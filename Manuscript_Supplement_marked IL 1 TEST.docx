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60518" w14:textId="77777777"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Fundamental restriction on epistasis detection 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10B628C9"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7EFD8CB7"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w:t>
      </w:r>
      <w:del w:id="4" w:author="Автор" w:date="2025-12-15T15:58:00Z">
        <w:r w:rsidDel="00B15B85">
          <w:rPr>
            <w:rFonts w:ascii="Times New Roman" w:eastAsia="Times New Roman" w:hAnsi="Times New Roman" w:cs="Times New Roman"/>
            <w:sz w:val="24"/>
            <w:szCs w:val="24"/>
          </w:rPr>
          <w:delText xml:space="preserve">(“adaptive landscape”) </w:delText>
        </w:r>
      </w:del>
      <w:r>
        <w:rPr>
          <w:rFonts w:ascii="Times New Roman" w:eastAsia="Times New Roman" w:hAnsi="Times New Roman" w:cs="Times New Roman"/>
          <w:sz w:val="24"/>
          <w:szCs w:val="24"/>
        </w:rPr>
        <w:t xml:space="preserve">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599D48C3" w14:textId="2CE343B9" w:rsidR="00435B03" w:rsidDel="00435B03" w:rsidRDefault="00435B03" w:rsidP="00435B03">
      <w:pPr>
        <w:spacing w:after="0" w:line="360" w:lineRule="auto"/>
        <w:jc w:val="both"/>
        <w:rPr>
          <w:del w:id="5" w:author="Автор" w:date="2025-12-03T10:16:00Z"/>
          <w:moveTo w:id="6" w:author="Автор" w:date="2025-12-03T10:16:00Z"/>
          <w:rFonts w:ascii="Times New Roman" w:eastAsia="Times New Roman" w:hAnsi="Times New Roman" w:cs="Times New Roman"/>
          <w:sz w:val="24"/>
          <w:szCs w:val="24"/>
        </w:rPr>
      </w:pPr>
      <w:ins w:id="7" w:author="Автор" w:date="2025-12-03T10:17:00Z">
        <w:r>
          <w:rPr>
            <w:rFonts w:ascii="Times New Roman" w:eastAsia="Times New Roman" w:hAnsi="Times New Roman" w:cs="Times New Roman"/>
            <w:sz w:val="24"/>
            <w:szCs w:val="24"/>
          </w:rPr>
          <w:tab/>
        </w:r>
      </w:ins>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ins w:id="8" w:author="Автор" w:date="2025-12-03T12:53:00Z">
        <w:r w:rsidR="00903C28" w:rsidRPr="00742F5B">
          <w:rPr>
            <w:rFonts w:ascii="Times New Roman" w:eastAsia="Times New Roman" w:hAnsi="Times New Roman" w:cs="Times New Roman"/>
            <w:sz w:val="24"/>
            <w:szCs w:val="24"/>
            <w:lang w:val="en-US"/>
            <w:rPrChange w:id="9" w:author="Автор" w:date="2025-12-03T12:53:00Z">
              <w:rPr>
                <w:rFonts w:ascii="Times New Roman" w:eastAsia="Times New Roman" w:hAnsi="Times New Roman" w:cs="Times New Roman"/>
                <w:sz w:val="24"/>
                <w:szCs w:val="24"/>
                <w:lang w:val="ru-RU"/>
              </w:rPr>
            </w:rPrChange>
          </w:rPr>
          <w:t xml:space="preserve">, </w:t>
        </w:r>
        <w:r w:rsidR="00903C28">
          <w:rPr>
            <w:rFonts w:ascii="Times New Roman" w:eastAsia="Times New Roman" w:hAnsi="Times New Roman" w:cs="Times New Roman"/>
            <w:sz w:val="24"/>
            <w:szCs w:val="24"/>
            <w:lang w:val="en-US"/>
          </w:rPr>
          <w:t xml:space="preserve">where </w:t>
        </w:r>
      </w:ins>
      <w:del w:id="10" w:author="Автор" w:date="2025-12-03T12:53:00Z">
        <w:r w:rsidR="00903C28" w:rsidRPr="00534DC8" w:rsidDel="00903C28">
          <w:rPr>
            <w:rFonts w:ascii="Times New Roman" w:eastAsia="Times New Roman" w:hAnsi="Times New Roman" w:cs="Times New Roman"/>
            <w:sz w:val="24"/>
            <w:szCs w:val="24"/>
          </w:rPr>
          <w:delText xml:space="preserve">Below </w:delText>
        </w:r>
      </w:del>
      <w:r w:rsidR="00903C28" w:rsidRPr="00534DC8">
        <w:rPr>
          <w:rFonts w:ascii="Times New Roman" w:eastAsia="Times New Roman" w:hAnsi="Times New Roman" w:cs="Times New Roman"/>
          <w:sz w:val="24"/>
          <w:szCs w:val="24"/>
        </w:rPr>
        <w:t xml:space="preserve">epistasis is defined </w:t>
      </w:r>
      <w:ins w:id="11" w:author="Автор" w:date="2025-12-03T12:54:00Z">
        <w:r w:rsidR="00903C28">
          <w:rPr>
            <w:rFonts w:ascii="Times New Roman" w:eastAsia="Times New Roman" w:hAnsi="Times New Roman" w:cs="Times New Roman"/>
            <w:sz w:val="24"/>
            <w:szCs w:val="24"/>
          </w:rPr>
          <w:t>with respect to</w:t>
        </w:r>
      </w:ins>
      <w:del w:id="12" w:author="Автор" w:date="2025-12-03T12:54:00Z">
        <w:r w:rsidR="00903C28" w:rsidRPr="00534DC8" w:rsidDel="00903C28">
          <w:rPr>
            <w:rFonts w:ascii="Times New Roman" w:eastAsia="Times New Roman" w:hAnsi="Times New Roman" w:cs="Times New Roman"/>
            <w:sz w:val="24"/>
            <w:szCs w:val="24"/>
          </w:rPr>
          <w:delText>for</w:delText>
        </w:r>
      </w:del>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ins w:id="13" w:author="Автор" w:date="2025-12-03T12:54:00Z">
        <w:r w:rsidR="008525E7">
          <w:rPr>
            <w:rFonts w:ascii="Times New Roman" w:eastAsia="Times New Roman" w:hAnsi="Times New Roman" w:cs="Times New Roman"/>
            <w:sz w:val="24"/>
            <w:szCs w:val="24"/>
          </w:rPr>
          <w:t>-</w:t>
        </w:r>
      </w:ins>
      <w:del w:id="14" w:author="Автор" w:date="2025-12-03T12:54:00Z">
        <w:r w:rsidR="00903C28" w:rsidRPr="00534DC8" w:rsidDel="008525E7">
          <w:rPr>
            <w:rFonts w:ascii="Times New Roman" w:eastAsia="Times New Roman" w:hAnsi="Times New Roman" w:cs="Times New Roman"/>
            <w:sz w:val="24"/>
            <w:szCs w:val="24"/>
          </w:rPr>
          <w:delText xml:space="preserve"> </w:delText>
        </w:r>
      </w:del>
      <w:r w:rsidR="00903C28" w:rsidRPr="00534DC8">
        <w:rPr>
          <w:rFonts w:ascii="Times New Roman" w:eastAsia="Times New Roman" w:hAnsi="Times New Roman" w:cs="Times New Roman"/>
          <w:sz w:val="24"/>
          <w:szCs w:val="24"/>
        </w:rPr>
        <w:t>host level</w:t>
      </w:r>
      <w:ins w:id="15" w:author="Автор" w:date="2025-12-03T12:54:00Z">
        <w:r w:rsidR="008525E7">
          <w:rPr>
            <w:rFonts w:ascii="Times New Roman" w:eastAsia="Times New Roman" w:hAnsi="Times New Roman" w:cs="Times New Roman"/>
            <w:sz w:val="24"/>
            <w:szCs w:val="24"/>
          </w:rPr>
          <w:t>s</w:t>
        </w:r>
      </w:ins>
      <w:r w:rsidR="00903C28" w:rsidRPr="00534DC8">
        <w:rPr>
          <w:rFonts w:ascii="Times New Roman" w:eastAsia="Times New Roman" w:hAnsi="Times New Roman" w:cs="Times New Roman"/>
          <w:sz w:val="24"/>
          <w:szCs w:val="24"/>
        </w:rPr>
        <w:t>.</w:t>
      </w:r>
      <w:ins w:id="16" w:author="Автор" w:date="2025-12-03T12:53:00Z">
        <w:r w:rsidR="00903C28" w:rsidRPr="00742F5B">
          <w:rPr>
            <w:rFonts w:ascii="Times New Roman" w:eastAsia="Times New Roman" w:hAnsi="Times New Roman" w:cs="Times New Roman"/>
            <w:sz w:val="24"/>
            <w:szCs w:val="24"/>
            <w:lang w:val="en-US"/>
            <w:rPrChange w:id="17" w:author="Автор" w:date="2025-12-03T12:53:00Z">
              <w:rPr>
                <w:rFonts w:ascii="Times New Roman" w:eastAsia="Times New Roman" w:hAnsi="Times New Roman" w:cs="Times New Roman"/>
                <w:sz w:val="24"/>
                <w:szCs w:val="24"/>
                <w:lang w:val="ru-RU"/>
              </w:rPr>
            </w:rPrChange>
          </w:rPr>
          <w:t xml:space="preserve"> </w:t>
        </w:r>
      </w:ins>
      <w:del w:id="18" w:author="Автор" w:date="2025-12-03T12:54:00Z">
        <w:r w:rsidR="0076272C" w:rsidDel="008525E7">
          <w:rPr>
            <w:rFonts w:ascii="Times New Roman" w:eastAsia="Times New Roman" w:hAnsi="Times New Roman" w:cs="Times New Roman"/>
            <w:sz w:val="24"/>
            <w:szCs w:val="24"/>
          </w:rPr>
          <w:delText>.</w:delText>
        </w:r>
      </w:del>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del w:id="19" w:author="Автор" w:date="2025-12-02T23:44:00Z">
        <w:r w:rsidR="0076272C" w:rsidDel="006510AC">
          <w:rPr>
            <w:rFonts w:ascii="Times New Roman" w:eastAsia="Times New Roman" w:hAnsi="Times New Roman" w:cs="Times New Roman"/>
            <w:sz w:val="24"/>
            <w:szCs w:val="24"/>
          </w:rPr>
          <w:delText xml:space="preserve">(26-29). </w:delText>
        </w:r>
      </w:del>
      <w:del w:id="20" w:author="Автор" w:date="2025-12-02T15:12:00Z">
        <w:r w:rsidR="0076272C" w:rsidDel="00FD6245">
          <w:rPr>
            <w:rFonts w:ascii="Times New Roman" w:eastAsia="Times New Roman" w:hAnsi="Times New Roman" w:cs="Times New Roman"/>
            <w:sz w:val="24"/>
            <w:szCs w:val="24"/>
          </w:rPr>
          <w:delText xml:space="preserve">The problem with all these approaches is that genetic linkage and indirect interactions create strong statistical, random associations between non-interacting pairs of genomic sites, and these “false-positive” pairs are much more numerous than the epistatic pairs. </w:delText>
        </w:r>
      </w:del>
      <w:ins w:id="21" w:author="Автор" w:date="2025-12-02T23:47:00Z">
        <w:r w:rsidR="006B3D86">
          <w:rPr>
            <w:rFonts w:ascii="Times New Roman" w:eastAsia="Times New Roman" w:hAnsi="Times New Roman" w:cs="Times New Roman"/>
            <w:sz w:val="24"/>
            <w:szCs w:val="24"/>
          </w:rPr>
          <w:t xml:space="preserve"> </w:t>
        </w:r>
      </w:ins>
      <w:moveToRangeStart w:id="22" w:author="Автор" w:date="2025-12-03T10:16:00Z" w:name="move215649398"/>
      <w:moveTo w:id="23" w:author="Автор" w:date="2025-12-03T10:16:00Z">
        <w:r>
          <w:rPr>
            <w:rFonts w:ascii="Times New Roman" w:eastAsia="Times New Roman" w:hAnsi="Times New Roman" w:cs="Times New Roman"/>
            <w:sz w:val="24"/>
            <w:szCs w:val="24"/>
          </w:rPr>
          <w:t xml:space="preserve">A popular method </w:t>
        </w:r>
        <w:del w:id="24" w:author="Автор" w:date="2025-12-06T23:55:00Z">
          <w:r w:rsidDel="00093E61">
            <w:rPr>
              <w:rFonts w:ascii="Times New Roman" w:eastAsia="Times New Roman" w:hAnsi="Times New Roman" w:cs="Times New Roman"/>
              <w:sz w:val="24"/>
              <w:szCs w:val="24"/>
            </w:rPr>
            <w:delText xml:space="preserve">is based on approximation </w:delText>
          </w:r>
        </w:del>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del w:id="25" w:author="Автор" w:date="2025-12-06T23:55:00Z">
          <w:r w:rsidRPr="00061E8D" w:rsidDel="00093E61">
            <w:rPr>
              <w:rStyle w:val="apple-converted-space"/>
              <w:rFonts w:ascii="Times New Roman" w:hAnsi="Times New Roman" w:cs="Times New Roman"/>
              <w:color w:val="000000"/>
              <w:sz w:val="24"/>
              <w:szCs w:val="24"/>
              <w:shd w:val="clear" w:color="auto" w:fill="FFFFFF"/>
              <w:lang w:val="en-US"/>
            </w:rPr>
            <w:delText>”, which</w:delText>
          </w:r>
        </w:del>
      </w:moveTo>
      <w:ins w:id="26" w:author="Автор" w:date="2025-12-06T23:55:00Z">
        <w:r w:rsidR="00093E61">
          <w:rPr>
            <w:rStyle w:val="apple-converted-space"/>
            <w:rFonts w:ascii="Times New Roman" w:hAnsi="Times New Roman" w:cs="Times New Roman"/>
            <w:color w:val="000000"/>
            <w:sz w:val="24"/>
            <w:szCs w:val="24"/>
            <w:shd w:val="clear" w:color="auto" w:fill="FFFFFF"/>
            <w:lang w:val="en-US"/>
          </w:rPr>
          <w:t>"</w:t>
        </w:r>
      </w:ins>
      <w:moveTo w:id="27" w:author="Автор" w:date="2025-12-03T10:16:00Z">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moveTo>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moveTo w:id="28" w:author="Автор" w:date="2025-12-03T10:16:00Z">
        <w:r>
          <w:rPr>
            <w:rFonts w:ascii="Times New Roman" w:eastAsia="Times New Roman" w:hAnsi="Times New Roman" w:cs="Times New Roman"/>
            <w:sz w:val="24"/>
            <w:szCs w:val="24"/>
          </w:rPr>
          <w:t>.</w:t>
        </w:r>
      </w:moveTo>
      <w:ins w:id="29" w:author="Автор" w:date="2025-12-03T10:16:00Z">
        <w:r>
          <w:rPr>
            <w:rFonts w:ascii="Times New Roman" w:eastAsia="Times New Roman" w:hAnsi="Times New Roman" w:cs="Times New Roman"/>
            <w:sz w:val="24"/>
            <w:szCs w:val="24"/>
          </w:rPr>
          <w:t xml:space="preserve"> </w:t>
        </w:r>
      </w:ins>
    </w:p>
    <w:moveToRangeEnd w:id="22"/>
    <w:p w14:paraId="15AE38F3" w14:textId="01FD43D3" w:rsidR="00B863EF" w:rsidRPr="00B863EF" w:rsidDel="006B3D86" w:rsidRDefault="00B863EF" w:rsidP="006B3D86">
      <w:pPr>
        <w:spacing w:after="0" w:line="360" w:lineRule="auto"/>
        <w:jc w:val="both"/>
        <w:rPr>
          <w:ins w:id="30" w:author="Автор" w:date="2025-12-02T15:05:00Z"/>
          <w:del w:id="31" w:author="Автор" w:date="2025-12-02T23:47:00Z"/>
          <w:rFonts w:ascii="Times New Roman" w:eastAsia="Times New Roman" w:hAnsi="Times New Roman" w:cs="Times New Roman"/>
          <w:sz w:val="24"/>
          <w:szCs w:val="24"/>
        </w:rPr>
      </w:pPr>
    </w:p>
    <w:p w14:paraId="4CC0ED62" w14:textId="52F9629B" w:rsidR="006B3D86" w:rsidRDefault="0076272C" w:rsidP="00435B03">
      <w:pPr>
        <w:spacing w:after="0" w:line="360" w:lineRule="auto"/>
        <w:jc w:val="both"/>
        <w:rPr>
          <w:rFonts w:ascii="Times New Roman" w:eastAsia="Times New Roman" w:hAnsi="Times New Roman" w:cs="Times New Roman"/>
          <w:sz w:val="24"/>
          <w:szCs w:val="24"/>
        </w:rPr>
      </w:pPr>
      <w:del w:id="32" w:author="Автор" w:date="2025-12-02T15:11:00Z">
        <w:r w:rsidDel="00FD6245">
          <w:rPr>
            <w:rFonts w:ascii="Times New Roman" w:eastAsia="Times New Roman" w:hAnsi="Times New Roman" w:cs="Times New Roman"/>
            <w:sz w:val="24"/>
            <w:szCs w:val="24"/>
          </w:rPr>
          <w:delText xml:space="preserve">The false-positive links arising due to indirect epistatic interactions can be eliminated based on the approximation </w:delText>
        </w:r>
        <w:r w:rsidRPr="00535229" w:rsidDel="00FD6245">
          <w:rPr>
            <w:rFonts w:ascii="Times New Roman" w:eastAsia="Times New Roman" w:hAnsi="Times New Roman" w:cs="Times New Roman"/>
            <w:sz w:val="24"/>
            <w:szCs w:val="24"/>
          </w:rPr>
          <w:delText xml:space="preserve">of </w:delText>
        </w:r>
      </w:del>
      <w:ins w:id="33" w:author="Автор" w:date="2025-12-02T14:56:00Z">
        <w:del w:id="34" w:author="Автор" w:date="2025-12-02T15:11:00Z">
          <w:r w:rsidR="00535229" w:rsidRPr="00742F5B" w:rsidDel="00FD6245">
            <w:rPr>
              <w:rStyle w:val="apple-converted-space"/>
              <w:rFonts w:ascii="Times New Roman" w:hAnsi="Times New Roman" w:cs="Times New Roman"/>
              <w:color w:val="000000"/>
              <w:sz w:val="24"/>
              <w:szCs w:val="24"/>
              <w:shd w:val="clear" w:color="auto" w:fill="FFFFFF"/>
              <w:lang w:val="en-US"/>
              <w:rPrChange w:id="35" w:author="Автор" w:date="2025-12-02T14:56:00Z">
                <w:rPr>
                  <w:rStyle w:val="apple-converted-space"/>
                  <w:rFonts w:ascii="Times New Roman" w:hAnsi="Times New Roman" w:cs="Times New Roman"/>
                  <w:color w:val="000000"/>
                  <w:sz w:val="20"/>
                  <w:szCs w:val="20"/>
                  <w:shd w:val="clear" w:color="auto" w:fill="FFFFFF"/>
                  <w:lang w:val="en-US"/>
                </w:rPr>
              </w:rPrChange>
            </w:rPr>
            <w:delText xml:space="preserve">“quasi-linkage equilibrium”, which assumes that recombination is rapid compared to allele frequency changes, and that population is large, so that recombination and the natural selection with epistasis are the dominant evolutionary factors, while the effects of genetic linkage are </w:delText>
          </w:r>
          <w:r w:rsidR="00535229" w:rsidRPr="00742F5B" w:rsidDel="00FD6245">
            <w:rPr>
              <w:rStyle w:val="apple-converted-space"/>
              <w:rFonts w:ascii="Times New Roman" w:hAnsi="Times New Roman" w:cs="Times New Roman"/>
              <w:color w:val="000000"/>
              <w:sz w:val="24"/>
              <w:szCs w:val="24"/>
              <w:shd w:val="clear" w:color="auto" w:fill="FFFFFF"/>
              <w:lang w:val="en-US"/>
              <w:rPrChange w:id="36" w:author="Автор" w:date="2025-12-02T14:56:00Z">
                <w:rPr>
                  <w:rStyle w:val="apple-converted-space"/>
                  <w:rFonts w:ascii="Times New Roman" w:hAnsi="Times New Roman" w:cs="Times New Roman"/>
                  <w:color w:val="000000"/>
                  <w:sz w:val="20"/>
                  <w:szCs w:val="20"/>
                  <w:shd w:val="clear" w:color="auto" w:fill="FFFFFF"/>
                  <w:lang w:val="en-US"/>
                </w:rPr>
              </w:rPrChange>
            </w:rPr>
            <w:lastRenderedPageBreak/>
            <w:delText>relatively small</w:delText>
          </w:r>
        </w:del>
      </w:ins>
      <w:del w:id="37" w:author="Автор" w:date="2025-12-02T15:11:00Z">
        <w:r w:rsidRPr="00535229" w:rsidDel="00FD6245">
          <w:rPr>
            <w:rFonts w:ascii="Times New Roman" w:eastAsia="Times New Roman" w:hAnsi="Times New Roman" w:cs="Times New Roman"/>
            <w:sz w:val="24"/>
            <w:szCs w:val="24"/>
          </w:rPr>
          <w:delText xml:space="preserve">“quasi-linkage equilibrium”, which assumes the limit of strong recombination and large population size and neglects genetic linkage effects  </w:delText>
        </w:r>
        <w:r w:rsidDel="00FD6245">
          <w:rPr>
            <w:rFonts w:ascii="Times New Roman" w:eastAsia="Times New Roman" w:hAnsi="Times New Roman" w:cs="Times New Roman"/>
            <w:sz w:val="24"/>
            <w:szCs w:val="24"/>
          </w:rPr>
          <w:delText xml:space="preserve">(30-33). </w:delText>
        </w:r>
      </w:del>
      <w:r>
        <w:rPr>
          <w:rFonts w:ascii="Times New Roman" w:eastAsia="Times New Roman" w:hAnsi="Times New Roman" w:cs="Times New Roman"/>
          <w:sz w:val="24"/>
          <w:szCs w:val="24"/>
        </w:rPr>
        <w:t>However, none of these methods enable reliable measurement of epistasis in asexual populations or in sexual populations at close loci</w:t>
      </w:r>
      <w:ins w:id="38" w:author="Автор" w:date="2025-12-02T23:48:00Z">
        <w:r w:rsidR="006B3D86">
          <w:rPr>
            <w:rFonts w:ascii="Times New Roman" w:eastAsia="Times New Roman" w:hAnsi="Times New Roman" w:cs="Times New Roman"/>
            <w:sz w:val="24"/>
            <w:szCs w:val="24"/>
          </w:rPr>
          <w:t xml:space="preserve"> </w:t>
        </w:r>
      </w:ins>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2FFA5BB8" w:rsidR="00B863EF" w:rsidRPr="00742F5B" w:rsidRDefault="006B3D86" w:rsidP="00742F5B">
      <w:pPr>
        <w:spacing w:after="0" w:line="360" w:lineRule="auto"/>
        <w:jc w:val="both"/>
        <w:rPr>
          <w:ins w:id="39" w:author="Автор" w:date="2025-12-02T15:08:00Z"/>
          <w:rFonts w:ascii="Times New Roman" w:eastAsia="Times New Roman" w:hAnsi="Times New Roman" w:cs="Times New Roman"/>
          <w:sz w:val="24"/>
          <w:szCs w:val="24"/>
          <w:rPrChange w:id="40" w:author="Автор" w:date="2025-12-02T15:08:00Z">
            <w:rPr>
              <w:ins w:id="41" w:author="Автор" w:date="2025-12-02T15:08:00Z"/>
              <w:rFonts w:ascii="Times New Roman" w:eastAsia="Times New Roman" w:hAnsi="Times New Roman" w:cs="Times New Roman"/>
              <w:sz w:val="24"/>
              <w:szCs w:val="24"/>
              <w:lang/>
            </w:rPr>
          </w:rPrChange>
        </w:rPr>
        <w:pPrChange w:id="42" w:author="Автор" w:date="2025-12-02T23:47:00Z">
          <w:pPr>
            <w:spacing w:after="0" w:line="360" w:lineRule="auto"/>
            <w:ind w:firstLine="720"/>
            <w:jc w:val="both"/>
          </w:pPr>
        </w:pPrChange>
      </w:pPr>
      <w:ins w:id="43" w:author="Автор" w:date="2025-12-02T23:47:00Z">
        <w:r>
          <w:rPr>
            <w:rFonts w:ascii="Times New Roman" w:eastAsia="Times New Roman" w:hAnsi="Times New Roman" w:cs="Times New Roman"/>
            <w:sz w:val="24"/>
            <w:szCs w:val="24"/>
          </w:rPr>
          <w:tab/>
        </w:r>
      </w:ins>
      <w:del w:id="44" w:author="Автор" w:date="2025-12-02T16:27:00Z">
        <w:r w:rsidR="0076272C" w:rsidDel="003F4C32">
          <w:rPr>
            <w:rFonts w:ascii="Times New Roman" w:eastAsia="Times New Roman" w:hAnsi="Times New Roman" w:cs="Times New Roman"/>
            <w:sz w:val="24"/>
            <w:szCs w:val="24"/>
          </w:rPr>
          <w:tab/>
          <w:delText xml:space="preserve"> </w:delText>
        </w:r>
      </w:del>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ins w:id="45" w:author="Автор" w:date="2025-12-02T15:09:00Z">
        <w:del w:id="46" w:author="Автор" w:date="2025-12-02T23:49:00Z">
          <w:r w:rsidR="00B863EF" w:rsidDel="00F32EEC">
            <w:rPr>
              <w:rFonts w:ascii="Times New Roman" w:eastAsia="Times New Roman" w:hAnsi="Times New Roman" w:cs="Times New Roman"/>
              <w:sz w:val="24"/>
              <w:szCs w:val="24"/>
            </w:rPr>
            <w:delText>, both experimentally and theoretically</w:delText>
          </w:r>
        </w:del>
      </w:ins>
      <w:ins w:id="47" w:author="Автор" w:date="2025-12-09T12:28:00Z">
        <w:r w:rsidR="00395CF5">
          <w:rPr>
            <w:rFonts w:ascii="Times New Roman" w:eastAsia="Times New Roman" w:hAnsi="Times New Roman" w:cs="Times New Roman"/>
            <w:sz w:val="24"/>
            <w:szCs w:val="24"/>
          </w:rPr>
          <w:t xml:space="preserve"> </w:t>
        </w:r>
      </w:ins>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del w:id="48" w:author="Автор" w:date="2025-12-15T14:01:00Z">
        <w:r w:rsidR="00F53701" w:rsidDel="00A824AD">
          <w:rPr>
            <w:rFonts w:ascii="Times New Roman" w:eastAsia="Times New Roman" w:hAnsi="Times New Roman" w:cs="Times New Roman"/>
            <w:sz w:val="24"/>
            <w:szCs w:val="24"/>
          </w:rPr>
          <w:delText>{Fisher, 1930 #98}</w:delText>
        </w:r>
      </w:del>
      <w:del w:id="49" w:author="Автор" w:date="2025-12-09T12:28:00Z">
        <w:r w:rsidR="0076272C" w:rsidDel="00395CF5">
          <w:rPr>
            <w:rFonts w:ascii="Times New Roman" w:eastAsia="Times New Roman" w:hAnsi="Times New Roman" w:cs="Times New Roman"/>
            <w:sz w:val="24"/>
            <w:szCs w:val="24"/>
          </w:rPr>
          <w:delText xml:space="preserve"> </w:delText>
        </w:r>
      </w:del>
      <w:ins w:id="50" w:author="Автор" w:date="2025-12-02T23:46:00Z">
        <w:del w:id="51" w:author="Автор" w:date="2025-12-09T12:28:00Z">
          <w:r w:rsidDel="00395CF5">
            <w:rPr>
              <w:rFonts w:ascii="Times New Roman" w:hAnsi="Times New Roman" w:cs="Times New Roman"/>
              <w:bCs/>
              <w:sz w:val="24"/>
              <w:szCs w:val="24"/>
              <w:lang w:val="en-US"/>
            </w:rPr>
            <w:fldChar w:fldCharType="begin"/>
          </w:r>
        </w:del>
      </w:ins>
      <w:del w:id="52" w:author="Автор" w:date="2025-12-09T12:28:00Z">
        <w:r w:rsidR="00435B03" w:rsidDel="00395CF5">
          <w:rPr>
            <w:rFonts w:ascii="Times New Roman" w:hAnsi="Times New Roman" w:cs="Times New Roman"/>
            <w:bCs/>
            <w:sz w:val="24"/>
            <w:szCs w:val="24"/>
            <w:lang w:val="en-US"/>
          </w:rPr>
          <w:delInstrText xml:space="preserve"> ADDIN EN.CITE &lt;EndNote&gt;&lt;Cite&gt;&lt;Author&gt;Fisher&lt;/Author&gt;&lt;Year&gt;1930&lt;/Year&gt;&lt;RecNum&gt;139&lt;/RecNum&gt;&lt;DisplayText&gt;[35]&lt;/DisplayText&gt;&lt;record&gt;&lt;rec-number&gt;139&lt;/rec-number&gt;&lt;foreign-keys&gt;&lt;key app="EN" db-id="desw09ddppdzr8ezzrk555vktr0505dpx2av" timestamp="0"&gt;139&lt;/key&gt;&lt;/foreign-keys&gt;&lt;ref-type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delInstrText>
        </w:r>
      </w:del>
      <w:ins w:id="53" w:author="Автор" w:date="2025-12-02T23:46:00Z">
        <w:del w:id="54" w:author="Автор" w:date="2025-12-09T12:28:00Z">
          <w:r w:rsidDel="00395CF5">
            <w:rPr>
              <w:rFonts w:ascii="Times New Roman" w:hAnsi="Times New Roman" w:cs="Times New Roman"/>
              <w:bCs/>
              <w:sz w:val="24"/>
              <w:szCs w:val="24"/>
              <w:lang w:val="en-US"/>
            </w:rPr>
            <w:fldChar w:fldCharType="separate"/>
          </w:r>
        </w:del>
      </w:ins>
      <w:del w:id="55" w:author="Автор" w:date="2025-12-09T12:28:00Z">
        <w:r w:rsidR="00435B03" w:rsidDel="00395CF5">
          <w:rPr>
            <w:rFonts w:ascii="Times New Roman" w:hAnsi="Times New Roman" w:cs="Times New Roman"/>
            <w:bCs/>
            <w:noProof/>
            <w:sz w:val="24"/>
            <w:szCs w:val="24"/>
            <w:lang w:val="en-US"/>
          </w:rPr>
          <w:delText>[35]</w:delText>
        </w:r>
      </w:del>
      <w:ins w:id="56" w:author="Автор" w:date="2025-12-02T23:46:00Z">
        <w:del w:id="57" w:author="Автор" w:date="2025-12-09T12:28:00Z">
          <w:r w:rsidDel="00395CF5">
            <w:rPr>
              <w:rFonts w:ascii="Times New Roman" w:hAnsi="Times New Roman" w:cs="Times New Roman"/>
              <w:bCs/>
              <w:sz w:val="24"/>
              <w:szCs w:val="24"/>
              <w:lang w:val="en-US"/>
            </w:rPr>
            <w:fldChar w:fldCharType="end"/>
          </w:r>
        </w:del>
      </w:ins>
      <w:del w:id="58" w:author="Автор" w:date="2025-12-02T23:46:00Z">
        <w:r w:rsidR="0076272C" w:rsidDel="006B3D86">
          <w:rPr>
            <w:rFonts w:ascii="Times New Roman" w:eastAsia="Times New Roman" w:hAnsi="Times New Roman" w:cs="Times New Roman"/>
            <w:sz w:val="24"/>
            <w:szCs w:val="24"/>
          </w:rPr>
          <w:delText>(37)</w:delText>
        </w:r>
      </w:del>
      <w:r w:rsidR="0076272C">
        <w:rPr>
          <w:rFonts w:ascii="Times New Roman" w:eastAsia="Times New Roman" w:hAnsi="Times New Roman" w:cs="Times New Roman"/>
          <w:sz w:val="24"/>
          <w:szCs w:val="24"/>
        </w:rPr>
        <w:t>.</w:t>
      </w:r>
      <w:ins w:id="59" w:author="Автор" w:date="2025-12-02T15:09:00Z">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ins>
      <w:del w:id="60" w:author="Автор" w:date="2025-12-02T15:09:00Z">
        <w:r w:rsidR="0076272C" w:rsidDel="00B863EF">
          <w:rPr>
            <w:rFonts w:ascii="Times New Roman" w:eastAsia="Times New Roman" w:hAnsi="Times New Roman" w:cs="Times New Roman"/>
            <w:sz w:val="24"/>
            <w:szCs w:val="24"/>
          </w:rPr>
          <w:delText xml:space="preserve"> </w:delText>
        </w:r>
      </w:del>
      <w:ins w:id="61" w:author="Автор" w:date="2025-12-02T15:08:00Z">
        <w:r w:rsidR="00B863EF" w:rsidRPr="00B863EF">
          <w:rPr>
            <w:rFonts w:ascii="Times New Roman" w:eastAsia="Times New Roman" w:hAnsi="Times New Roman" w:cs="Times New Roman"/>
            <w:sz w:val="24"/>
            <w:szCs w:val="24"/>
            <w:lang/>
          </w:rPr>
          <w:t xml:space="preserve">he effect of strong linkage between genomic sites has been discovered by Thomas Hunt Morgan </w:t>
        </w:r>
        <w:del w:id="62" w:author="Автор" w:date="2025-12-02T15:18:00Z">
          <w:r w:rsidR="00B863EF" w:rsidRPr="00B863EF" w:rsidDel="00655546">
            <w:rPr>
              <w:rFonts w:ascii="Times New Roman" w:eastAsia="Times New Roman" w:hAnsi="Times New Roman" w:cs="Times New Roman"/>
              <w:sz w:val="24"/>
              <w:szCs w:val="24"/>
              <w:lang/>
            </w:rPr>
            <w:delText xml:space="preserve">(Nobel prize in 1933) </w:delText>
          </w:r>
        </w:del>
        <w:r w:rsidR="00B863EF" w:rsidRPr="00B863EF">
          <w:rPr>
            <w:rFonts w:ascii="Times New Roman" w:eastAsia="Times New Roman" w:hAnsi="Times New Roman" w:cs="Times New Roman"/>
            <w:sz w:val="24"/>
            <w:szCs w:val="24"/>
            <w:lang/>
          </w:rPr>
          <w:t>who used the inter-dependent segregation of alleles in fruit flies to understand the role of chromosomes and sex</w:t>
        </w:r>
      </w:ins>
      <w:ins w:id="63" w:author="Автор" w:date="2025-12-03T11:55:00Z">
        <w:r w:rsidR="00C704E0">
          <w:rPr>
            <w:rFonts w:ascii="Times New Roman" w:eastAsia="Times New Roman" w:hAnsi="Times New Roman" w:cs="Times New Roman"/>
            <w:sz w:val="24"/>
            <w:szCs w:val="24"/>
            <w:lang/>
          </w:rPr>
          <w:t xml:space="preserve"> in inheritance</w:t>
        </w:r>
      </w:ins>
      <w:ins w:id="64" w:author="Автор" w:date="2025-12-02T15:08:00Z">
        <w:r w:rsidR="00B863EF" w:rsidRPr="00B863EF">
          <w:rPr>
            <w:rFonts w:ascii="Times New Roman" w:eastAsia="Times New Roman" w:hAnsi="Times New Roman" w:cs="Times New Roman"/>
            <w:sz w:val="24"/>
            <w:szCs w:val="24"/>
            <w:lang/>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del w:id="65" w:author="Автор" w:date="2025-12-15T14:01:00Z">
        <w:r w:rsidR="00F53701" w:rsidDel="000772D9">
          <w:rPr>
            <w:rFonts w:ascii="Times New Roman" w:eastAsia="Times New Roman" w:hAnsi="Times New Roman" w:cs="Times New Roman"/>
            <w:sz w:val="24"/>
            <w:szCs w:val="24"/>
            <w:lang w:val="en-US"/>
          </w:rPr>
          <w:delText>{Pedruzzi, 2019 #130}</w:delText>
        </w:r>
      </w:del>
      <w:del w:id="66" w:author="Автор" w:date="2025-12-09T12:28:00Z">
        <w:r w:rsidR="00395CF5" w:rsidDel="00395CF5">
          <w:rPr>
            <w:rFonts w:ascii="Times New Roman" w:eastAsia="Times New Roman" w:hAnsi="Times New Roman" w:cs="Times New Roman"/>
            <w:sz w:val="24"/>
            <w:szCs w:val="24"/>
            <w:lang w:val="en-US"/>
          </w:rPr>
          <w:delText>{Pedruzzi, 2019 #202}</w:delText>
        </w:r>
      </w:del>
      <w:ins w:id="67" w:author="Автор" w:date="2025-12-02T15:16:00Z">
        <w:del w:id="68" w:author="Автор" w:date="2025-12-03T00:26:00Z">
          <w:r w:rsidR="00247B71" w:rsidRPr="00247B71" w:rsidDel="00571015">
            <w:rPr>
              <w:rFonts w:ascii="Times New Roman" w:eastAsia="Times New Roman" w:hAnsi="Times New Roman" w:cs="Times New Roman"/>
              <w:sz w:val="24"/>
              <w:szCs w:val="24"/>
              <w:lang w:val="en-US"/>
            </w:rPr>
            <w:delText>{Pedruzzi, 2019 #202}</w:delText>
          </w:r>
        </w:del>
      </w:ins>
      <w:ins w:id="69" w:author="Автор" w:date="2025-12-02T15:08:00Z">
        <w:del w:id="70" w:author="Автор" w:date="2025-12-02T15:16:00Z">
          <w:r w:rsidR="00B863EF" w:rsidRPr="00B863EF" w:rsidDel="00247B71">
            <w:rPr>
              <w:rFonts w:ascii="Times New Roman" w:eastAsia="Times New Roman" w:hAnsi="Times New Roman" w:cs="Times New Roman"/>
              <w:sz w:val="24"/>
              <w:szCs w:val="24"/>
              <w:lang w:val="en-US"/>
            </w:rPr>
            <w:delText>[Pedruzzi 2019]</w:delText>
          </w:r>
        </w:del>
        <w:r w:rsidR="00B863EF" w:rsidRPr="00B863EF">
          <w:rPr>
            <w:rFonts w:ascii="Times New Roman" w:eastAsia="Times New Roman" w:hAnsi="Times New Roman" w:cs="Times New Roman"/>
            <w:sz w:val="24"/>
            <w:szCs w:val="24"/>
            <w:lang w:val="en-US"/>
          </w:rPr>
          <w:t xml:space="preserve">. Moreover, even very frequent recombination does not break up linkage effects in a sufficiently long genome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ins w:id="71" w:author="Автор" w:date="2025-12-09T12:31:00Z">
        <w:del w:id="72" w:author="Автор" w:date="2025-12-15T14:02:00Z">
          <w:r w:rsidR="008E3554" w:rsidRPr="008E3554" w:rsidDel="00461CCA">
            <w:rPr>
              <w:rFonts w:ascii="Times New Roman" w:eastAsia="Times New Roman" w:hAnsi="Times New Roman" w:cs="Times New Roman"/>
              <w:sz w:val="24"/>
              <w:szCs w:val="24"/>
              <w:lang w:val="en-US"/>
            </w:rPr>
            <w:delText>{Rouzine, 2023 #33}</w:delText>
          </w:r>
        </w:del>
      </w:ins>
      <w:del w:id="73" w:author="Автор" w:date="2025-12-09T12:31:00Z">
        <w:r w:rsidR="00E3739B" w:rsidDel="008E3554">
          <w:rPr>
            <w:rFonts w:ascii="Times New Roman" w:eastAsia="Times New Roman" w:hAnsi="Times New Roman" w:cs="Times New Roman"/>
            <w:sz w:val="24"/>
            <w:szCs w:val="24"/>
            <w:lang w:val="en-US"/>
          </w:rPr>
          <w:fldChar w:fldCharType="begin"/>
        </w:r>
        <w:r w:rsidR="00435B03" w:rsidDel="008E3554">
          <w:rPr>
            <w:rFonts w:ascii="Times New Roman" w:eastAsia="Times New Roman" w:hAnsi="Times New Roman" w:cs="Times New Roman"/>
            <w:sz w:val="24"/>
            <w:szCs w:val="24"/>
            <w:lang w:val="en-US"/>
          </w:rPr>
          <w:delInstrText xml:space="preserve"> ADDIN EN.CITE &lt;EndNote&gt;&lt;Cite&gt;&lt;Author&gt;Rouzine&lt;/Author&gt;&lt;Year&gt;2023&lt;/Year&gt;&lt;RecNum&gt;30&lt;/RecNum&gt;&lt;DisplayText&gt;[37]&lt;/DisplayText&gt;&lt;record&gt;&lt;rec-number&gt;30&lt;/rec-number&gt;&lt;foreign-keys&gt;&lt;key app="EN" db-id="aerzv5zv2sreauefafpxettywssttwpvwas0" timestamp="1764711012"&gt;30&lt;/key&gt;&lt;/foreign-keys&gt;&lt;ref-type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delInstrText>
        </w:r>
        <w:r w:rsidR="00E3739B" w:rsidDel="008E3554">
          <w:rPr>
            <w:rFonts w:ascii="Times New Roman" w:eastAsia="Times New Roman" w:hAnsi="Times New Roman" w:cs="Times New Roman"/>
            <w:sz w:val="24"/>
            <w:szCs w:val="24"/>
            <w:lang w:val="en-US"/>
          </w:rPr>
          <w:fldChar w:fldCharType="separate"/>
        </w:r>
        <w:r w:rsidR="00435B03" w:rsidDel="008E3554">
          <w:rPr>
            <w:rFonts w:ascii="Times New Roman" w:eastAsia="Times New Roman" w:hAnsi="Times New Roman" w:cs="Times New Roman"/>
            <w:noProof/>
            <w:sz w:val="24"/>
            <w:szCs w:val="24"/>
            <w:lang w:val="en-US"/>
          </w:rPr>
          <w:delText>[37]</w:delText>
        </w:r>
        <w:r w:rsidR="00E3739B" w:rsidDel="008E3554">
          <w:rPr>
            <w:rFonts w:ascii="Times New Roman" w:eastAsia="Times New Roman" w:hAnsi="Times New Roman" w:cs="Times New Roman"/>
            <w:sz w:val="24"/>
            <w:szCs w:val="24"/>
            <w:lang w:val="en-US"/>
          </w:rPr>
          <w:fldChar w:fldCharType="end"/>
        </w:r>
      </w:del>
      <w:ins w:id="74" w:author="Автор" w:date="2025-12-02T15:17:00Z">
        <w:del w:id="75" w:author="Автор" w:date="2025-12-03T00:30:00Z">
          <w:r w:rsidR="00655546" w:rsidRPr="00655546" w:rsidDel="00571015">
            <w:rPr>
              <w:rFonts w:ascii="Times New Roman" w:eastAsia="Times New Roman" w:hAnsi="Times New Roman" w:cs="Times New Roman"/>
              <w:sz w:val="24"/>
              <w:szCs w:val="24"/>
              <w:lang w:val="en-US"/>
            </w:rPr>
            <w:delText>{Rouzine, 2023 #32}</w:delText>
          </w:r>
        </w:del>
      </w:ins>
      <w:ins w:id="76" w:author="Автор" w:date="2025-12-02T15:08:00Z">
        <w:del w:id="77" w:author="Автор" w:date="2025-12-02T15:17:00Z">
          <w:r w:rsidR="00B863EF" w:rsidRPr="00B863EF" w:rsidDel="00655546">
            <w:rPr>
              <w:rFonts w:ascii="Times New Roman" w:eastAsia="Times New Roman" w:hAnsi="Times New Roman" w:cs="Times New Roman"/>
              <w:sz w:val="24"/>
              <w:szCs w:val="24"/>
              <w:lang w:val="en-US"/>
            </w:rPr>
            <w:delText>[Rouzine 2023]</w:delText>
          </w:r>
        </w:del>
        <w:r w:rsidR="00B863EF" w:rsidRPr="00B863EF">
          <w:rPr>
            <w:rFonts w:ascii="Times New Roman" w:eastAsia="Times New Roman" w:hAnsi="Times New Roman" w:cs="Times New Roman"/>
            <w:sz w:val="24"/>
            <w:szCs w:val="24"/>
            <w:lang w:val="en-US"/>
          </w:rPr>
          <w:t xml:space="preserve">. </w:t>
        </w:r>
      </w:ins>
      <w:ins w:id="78" w:author="Автор" w:date="2025-12-02T15:14:00Z">
        <w:del w:id="79" w:author="Автор" w:date="2025-12-03T10:14:00Z">
          <w:r w:rsidR="00FD6245" w:rsidDel="00AD43F8">
            <w:rPr>
              <w:rFonts w:ascii="Times New Roman" w:eastAsia="Times New Roman" w:hAnsi="Times New Roman" w:cs="Times New Roman"/>
              <w:sz w:val="24"/>
              <w:szCs w:val="24"/>
            </w:rPr>
            <w:delText xml:space="preserve">A popular method is based on approximation </w:delText>
          </w:r>
          <w:r w:rsidR="00FD6245" w:rsidRPr="00535229" w:rsidDel="00AD43F8">
            <w:rPr>
              <w:rFonts w:ascii="Times New Roman" w:eastAsia="Times New Roman" w:hAnsi="Times New Roman" w:cs="Times New Roman"/>
              <w:sz w:val="24"/>
              <w:szCs w:val="24"/>
            </w:rPr>
            <w:delText xml:space="preserve">of </w:delText>
          </w:r>
          <w:r w:rsidR="00FD6245" w:rsidRPr="00061E8D" w:rsidDel="00AD43F8">
            <w:rPr>
              <w:rStyle w:val="apple-converted-space"/>
              <w:rFonts w:ascii="Times New Roman" w:hAnsi="Times New Roman" w:cs="Times New Roman"/>
              <w:color w:val="000000"/>
              <w:sz w:val="24"/>
              <w:szCs w:val="24"/>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FD6245" w:rsidRPr="00535229" w:rsidDel="00AD43F8">
            <w:rPr>
              <w:rFonts w:ascii="Times New Roman" w:eastAsia="Times New Roman" w:hAnsi="Times New Roman" w:cs="Times New Roman"/>
              <w:sz w:val="24"/>
              <w:szCs w:val="24"/>
            </w:rPr>
            <w:delText xml:space="preserve">  </w:delText>
          </w:r>
        </w:del>
      </w:ins>
      <w:ins w:id="80" w:author="Автор" w:date="2025-12-02T23:45:00Z">
        <w:del w:id="81" w:author="Автор" w:date="2025-12-03T10:14:00Z">
          <w:r w:rsidR="006510AC" w:rsidDel="00AD43F8">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ZWNOdW0+MTU5PC9SZWNOdW0+PERpc3BsYXlUZXh0PlszNC0zN108L0Rpc3BsYXlUZXh0PjxyZWNv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del>
      </w:ins>
      <w:del w:id="82" w:author="Автор" w:date="2025-12-03T10:14:00Z">
        <w:r w:rsidR="00E3739B" w:rsidDel="00AD43F8">
          <w:rPr>
            <w:rFonts w:ascii="Times New Roman" w:hAnsi="Times New Roman" w:cs="Times New Roman"/>
            <w:bCs/>
            <w:sz w:val="24"/>
            <w:szCs w:val="24"/>
            <w:lang w:val="en-US"/>
          </w:rPr>
          <w:delInstrText xml:space="preserve"> ADDIN EN.CITE </w:delInstrText>
        </w:r>
        <w:r w:rsidR="00E3739B" w:rsidDel="00AD43F8">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ZWNOdW0+MTU5PC9SZWNOdW0+PERpc3BsYXlUZXh0PlszNC0zN108L0Rpc3BsYXlUZXh0PjxyZWNv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r w:rsidR="00E3739B" w:rsidDel="00AD43F8">
          <w:rPr>
            <w:rFonts w:ascii="Times New Roman" w:hAnsi="Times New Roman" w:cs="Times New Roman"/>
            <w:bCs/>
            <w:sz w:val="24"/>
            <w:szCs w:val="24"/>
            <w:lang w:val="en-US"/>
          </w:rPr>
          <w:delInstrText xml:space="preserve"> ADDIN EN.CITE.DATA </w:delInstrText>
        </w:r>
        <w:r w:rsidR="00E3739B" w:rsidDel="00AD43F8">
          <w:rPr>
            <w:rFonts w:ascii="Times New Roman" w:hAnsi="Times New Roman" w:cs="Times New Roman"/>
            <w:bCs/>
            <w:sz w:val="24"/>
            <w:szCs w:val="24"/>
            <w:lang w:val="en-US"/>
          </w:rPr>
        </w:r>
        <w:r w:rsidR="00E3739B" w:rsidDel="00AD43F8">
          <w:rPr>
            <w:rFonts w:ascii="Times New Roman" w:hAnsi="Times New Roman" w:cs="Times New Roman"/>
            <w:bCs/>
            <w:sz w:val="24"/>
            <w:szCs w:val="24"/>
            <w:lang w:val="en-US"/>
          </w:rPr>
          <w:fldChar w:fldCharType="end"/>
        </w:r>
      </w:del>
      <w:ins w:id="83" w:author="Автор" w:date="2025-12-02T23:45:00Z">
        <w:del w:id="84" w:author="Автор" w:date="2025-12-03T10:14:00Z">
          <w:r w:rsidR="006510AC" w:rsidDel="00AD43F8">
            <w:rPr>
              <w:rFonts w:ascii="Times New Roman" w:hAnsi="Times New Roman" w:cs="Times New Roman"/>
              <w:bCs/>
              <w:sz w:val="24"/>
              <w:szCs w:val="24"/>
              <w:lang w:val="en-US"/>
            </w:rPr>
          </w:r>
          <w:r w:rsidR="006510AC" w:rsidDel="00AD43F8">
            <w:rPr>
              <w:rFonts w:ascii="Times New Roman" w:hAnsi="Times New Roman" w:cs="Times New Roman"/>
              <w:bCs/>
              <w:sz w:val="24"/>
              <w:szCs w:val="24"/>
              <w:lang w:val="en-US"/>
            </w:rPr>
            <w:fldChar w:fldCharType="separate"/>
          </w:r>
        </w:del>
      </w:ins>
      <w:del w:id="85" w:author="Автор" w:date="2025-12-03T10:14:00Z">
        <w:r w:rsidR="00E3739B" w:rsidDel="00AD43F8">
          <w:rPr>
            <w:rFonts w:ascii="Times New Roman" w:hAnsi="Times New Roman" w:cs="Times New Roman"/>
            <w:bCs/>
            <w:noProof/>
            <w:sz w:val="24"/>
            <w:szCs w:val="24"/>
            <w:lang w:val="en-US"/>
          </w:rPr>
          <w:delText>[34-37]</w:delText>
        </w:r>
      </w:del>
      <w:ins w:id="86" w:author="Автор" w:date="2025-12-02T23:45:00Z">
        <w:del w:id="87" w:author="Автор" w:date="2025-12-03T10:14:00Z">
          <w:r w:rsidR="006510AC" w:rsidDel="00AD43F8">
            <w:rPr>
              <w:rFonts w:ascii="Times New Roman" w:hAnsi="Times New Roman" w:cs="Times New Roman"/>
              <w:bCs/>
              <w:sz w:val="24"/>
              <w:szCs w:val="24"/>
              <w:lang w:val="en-US"/>
            </w:rPr>
            <w:fldChar w:fldCharType="end"/>
          </w:r>
          <w:r w:rsidR="006510AC" w:rsidDel="00AD43F8">
            <w:rPr>
              <w:rFonts w:ascii="Times New Roman" w:eastAsia="Times New Roman" w:hAnsi="Times New Roman" w:cs="Times New Roman"/>
              <w:sz w:val="24"/>
              <w:szCs w:val="24"/>
            </w:rPr>
            <w:delText>.</w:delText>
          </w:r>
        </w:del>
      </w:ins>
      <w:ins w:id="88" w:author="Автор" w:date="2025-12-02T15:14:00Z">
        <w:del w:id="89" w:author="Автор" w:date="2025-12-03T10:14:00Z">
          <w:r w:rsidR="00FD6245" w:rsidDel="00AD43F8">
            <w:rPr>
              <w:rFonts w:ascii="Times New Roman" w:eastAsia="Times New Roman" w:hAnsi="Times New Roman" w:cs="Times New Roman"/>
              <w:sz w:val="24"/>
              <w:szCs w:val="24"/>
            </w:rPr>
            <w:delText xml:space="preserve">(30-33). </w:delText>
          </w:r>
        </w:del>
      </w:ins>
    </w:p>
    <w:p w14:paraId="78BFCA4E" w14:textId="5CE6E0FA" w:rsidR="00CD62A9" w:rsidDel="009F5FD0" w:rsidRDefault="00AD43F8" w:rsidP="00742F5B">
      <w:pPr>
        <w:spacing w:after="0" w:line="360" w:lineRule="auto"/>
        <w:jc w:val="both"/>
        <w:rPr>
          <w:ins w:id="90" w:author="Автор" w:date="2025-12-03T00:17:00Z"/>
          <w:del w:id="91" w:author="Автор" w:date="2025-12-07T00:00:00Z"/>
          <w:rFonts w:ascii="Times New Roman" w:eastAsia="Times New Roman" w:hAnsi="Times New Roman" w:cs="Times New Roman"/>
          <w:sz w:val="24"/>
          <w:szCs w:val="24"/>
        </w:rPr>
        <w:pPrChange w:id="92" w:author="Автор" w:date="2025-12-07T00:00:00Z">
          <w:pPr>
            <w:spacing w:after="0" w:line="360" w:lineRule="auto"/>
            <w:ind w:firstLine="720"/>
            <w:jc w:val="both"/>
          </w:pPr>
        </w:pPrChange>
      </w:pPr>
      <w:ins w:id="93" w:author="Автор" w:date="2025-12-03T10:14:00Z">
        <w:r>
          <w:rPr>
            <w:rFonts w:ascii="Times New Roman" w:eastAsia="Times New Roman" w:hAnsi="Times New Roman" w:cs="Times New Roman"/>
            <w:sz w:val="24"/>
            <w:szCs w:val="24"/>
          </w:rPr>
          <w:tab/>
        </w:r>
      </w:ins>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ins w:id="94" w:author="Автор" w:date="2025-12-15T14:02:00Z">
        <w:r w:rsidR="007A71E2">
          <w:rPr>
            <w:rFonts w:ascii="Times New Roman" w:eastAsia="Times New Roman" w:hAnsi="Times New Roman" w:cs="Times New Roman"/>
            <w:sz w:val="24"/>
            <w:szCs w:val="24"/>
            <w:lang w:val="en-US"/>
          </w:rPr>
          <w:t>.</w:t>
        </w:r>
      </w:ins>
      <w:del w:id="95" w:author="Автор" w:date="2025-12-15T14:02:00Z">
        <w:r w:rsidR="00F53701" w:rsidDel="007A71E2">
          <w:rPr>
            <w:rFonts w:ascii="Times New Roman" w:eastAsia="Times New Roman" w:hAnsi="Times New Roman" w:cs="Times New Roman"/>
            <w:sz w:val="24"/>
            <w:szCs w:val="24"/>
            <w:lang w:val="en-US"/>
          </w:rPr>
          <w:delText>{Pedruzzi, 2019 #130}</w:delText>
        </w:r>
      </w:del>
      <w:ins w:id="96" w:author="Автор" w:date="2025-12-02T23:46:00Z">
        <w:del w:id="97" w:author="Автор" w:date="2025-12-09T12:32:00Z">
          <w:r w:rsidR="006B3D86" w:rsidDel="008E3554">
            <w:rPr>
              <w:rFonts w:ascii="Times New Roman" w:eastAsia="Times New Roman" w:hAnsi="Times New Roman" w:cs="Times New Roman"/>
              <w:sz w:val="24"/>
              <w:szCs w:val="24"/>
            </w:rPr>
            <w:fldChar w:fldCharType="begin"/>
          </w:r>
        </w:del>
      </w:ins>
      <w:del w:id="98" w:author="Автор" w:date="2025-12-09T12:32:00Z">
        <w:r w:rsidR="00435B03" w:rsidDel="008E3554">
          <w:rPr>
            <w:rFonts w:ascii="Times New Roman" w:eastAsia="Times New Roman" w:hAnsi="Times New Roman" w:cs="Times New Roman"/>
            <w:sz w:val="24"/>
            <w:szCs w:val="24"/>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del>
      <w:ins w:id="99" w:author="Автор" w:date="2025-12-02T23:46:00Z">
        <w:del w:id="100" w:author="Автор" w:date="2025-12-09T12:32:00Z">
          <w:r w:rsidR="006B3D86" w:rsidDel="008E3554">
            <w:rPr>
              <w:rFonts w:ascii="Times New Roman" w:eastAsia="Times New Roman" w:hAnsi="Times New Roman" w:cs="Times New Roman"/>
              <w:sz w:val="24"/>
              <w:szCs w:val="24"/>
            </w:rPr>
            <w:fldChar w:fldCharType="separate"/>
          </w:r>
        </w:del>
      </w:ins>
      <w:del w:id="101" w:author="Автор" w:date="2025-12-09T12:32:00Z">
        <w:r w:rsidR="00435B03" w:rsidDel="008E3554">
          <w:rPr>
            <w:rFonts w:ascii="Times New Roman" w:eastAsia="Times New Roman" w:hAnsi="Times New Roman" w:cs="Times New Roman"/>
            <w:noProof/>
            <w:sz w:val="24"/>
            <w:szCs w:val="24"/>
          </w:rPr>
          <w:delText>[36]</w:delText>
        </w:r>
      </w:del>
      <w:ins w:id="102" w:author="Автор" w:date="2025-12-02T23:46:00Z">
        <w:del w:id="103" w:author="Автор" w:date="2025-12-09T12:32:00Z">
          <w:r w:rsidR="006B3D86" w:rsidDel="008E3554">
            <w:rPr>
              <w:rFonts w:ascii="Times New Roman" w:eastAsia="Times New Roman" w:hAnsi="Times New Roman" w:cs="Times New Roman"/>
              <w:sz w:val="24"/>
              <w:szCs w:val="24"/>
            </w:rPr>
            <w:fldChar w:fldCharType="end"/>
          </w:r>
        </w:del>
      </w:ins>
      <w:del w:id="104" w:author="Автор" w:date="2025-12-09T12:32:00Z">
        <w:r w:rsidR="0076272C" w:rsidDel="008E3554">
          <w:rPr>
            <w:rFonts w:ascii="Times New Roman" w:eastAsia="Times New Roman" w:hAnsi="Times New Roman" w:cs="Times New Roman"/>
            <w:sz w:val="24"/>
            <w:szCs w:val="24"/>
          </w:rPr>
          <w:delText>(38).</w:delText>
        </w:r>
      </w:del>
      <w:ins w:id="105" w:author="Автор" w:date="2025-12-02T23:47:00Z">
        <w:r w:rsidR="006B3D86">
          <w:rPr>
            <w:rFonts w:ascii="Times New Roman" w:eastAsia="Times New Roman" w:hAnsi="Times New Roman" w:cs="Times New Roman"/>
            <w:sz w:val="24"/>
            <w:szCs w:val="24"/>
          </w:rPr>
          <w:t xml:space="preserve"> </w:t>
        </w:r>
      </w:ins>
      <w:del w:id="106" w:author="Автор" w:date="2025-12-02T23:47:00Z">
        <w:r w:rsidR="0076272C" w:rsidDel="006B3D86">
          <w:rPr>
            <w:rFonts w:ascii="Times New Roman" w:eastAsia="Times New Roman" w:hAnsi="Times New Roman" w:cs="Times New Roman"/>
            <w:sz w:val="24"/>
            <w:szCs w:val="24"/>
          </w:rPr>
          <w:delText xml:space="preserve"> </w:delText>
        </w:r>
      </w:del>
      <w:r w:rsidR="0076272C">
        <w:rPr>
          <w:rFonts w:ascii="Times New Roman" w:eastAsia="Times New Roman" w:hAnsi="Times New Roman" w:cs="Times New Roman"/>
          <w:sz w:val="24"/>
          <w:szCs w:val="24"/>
        </w:rPr>
        <w:t>As a result, any measure of co-variance</w:t>
      </w:r>
      <w:del w:id="107" w:author="Автор" w:date="2025-12-02T23:47:00Z">
        <w:r w:rsidR="0076272C" w:rsidDel="006B3D86">
          <w:rPr>
            <w:rFonts w:ascii="Times New Roman" w:eastAsia="Times New Roman" w:hAnsi="Times New Roman" w:cs="Times New Roman"/>
            <w:sz w:val="24"/>
            <w:szCs w:val="24"/>
          </w:rPr>
          <w:delText>, or even the use of the entire tree</w:delText>
        </w:r>
      </w:del>
      <w:ins w:id="108" w:author="Автор" w:date="2025-12-02T15:15:00Z">
        <w:del w:id="109" w:author="Автор" w:date="2025-12-02T23:47:00Z">
          <w:r w:rsidR="00FD6245" w:rsidDel="006B3D86">
            <w:rPr>
              <w:rFonts w:ascii="Times New Roman" w:eastAsia="Times New Roman" w:hAnsi="Times New Roman" w:cs="Times New Roman"/>
              <w:sz w:val="24"/>
              <w:szCs w:val="24"/>
            </w:rPr>
            <w:delText xml:space="preserve"> </w:delText>
          </w:r>
          <w:r w:rsidR="00FD6245" w:rsidRPr="00C52B27" w:rsidDel="006B3D86">
            <w:rPr>
              <w:rFonts w:ascii="Times New Roman" w:eastAsia="Times New Roman" w:hAnsi="Times New Roman" w:cs="Times New Roman"/>
              <w:sz w:val="24"/>
              <w:szCs w:val="24"/>
            </w:rPr>
            <w:delText>{Kryazhimskiy, 2011 #171;Neverov, 2015 #172}</w:delText>
          </w:r>
        </w:del>
      </w:ins>
      <w:del w:id="110" w:author="Автор" w:date="2025-12-02T23:47:00Z">
        <w:r w:rsidR="0076272C" w:rsidDel="006B3D86">
          <w:rPr>
            <w:rFonts w:ascii="Times New Roman" w:eastAsia="Times New Roman" w:hAnsi="Times New Roman" w:cs="Times New Roman"/>
            <w:sz w:val="24"/>
            <w:szCs w:val="24"/>
          </w:rPr>
          <w:delText xml:space="preserve">, </w:delText>
        </w:r>
      </w:del>
      <w:ins w:id="111" w:author="Автор" w:date="2025-12-02T23:47:00Z">
        <w:r w:rsidR="006B3D86">
          <w:rPr>
            <w:rFonts w:ascii="Times New Roman" w:eastAsia="Times New Roman" w:hAnsi="Times New Roman" w:cs="Times New Roman"/>
            <w:sz w:val="24"/>
            <w:szCs w:val="24"/>
          </w:rPr>
          <w:t xml:space="preserve"> </w:t>
        </w:r>
      </w:ins>
      <w:r w:rsidR="0076272C">
        <w:rPr>
          <w:rFonts w:ascii="Times New Roman" w:eastAsia="Times New Roman" w:hAnsi="Times New Roman" w:cs="Times New Roman"/>
          <w:sz w:val="24"/>
          <w:szCs w:val="24"/>
        </w:rPr>
        <w:t xml:space="preserve">produces strong noise of random sign. </w:t>
      </w:r>
      <w:ins w:id="112" w:author="Автор" w:date="2025-12-02T23:47:00Z">
        <w:r w:rsidR="006B3D86">
          <w:rPr>
            <w:rFonts w:ascii="Times New Roman" w:eastAsia="Times New Roman" w:hAnsi="Times New Roman" w:cs="Times New Roman"/>
            <w:sz w:val="24"/>
            <w:szCs w:val="24"/>
          </w:rPr>
          <w:t>An</w:t>
        </w:r>
        <w:del w:id="113" w:author="Автор" w:date="2025-12-15T14:05:00Z">
          <w:r w:rsidR="006B3D86" w:rsidDel="00DD3CC6">
            <w:rPr>
              <w:rFonts w:ascii="Times New Roman" w:eastAsia="Times New Roman" w:hAnsi="Times New Roman" w:cs="Times New Roman"/>
              <w:sz w:val="24"/>
              <w:szCs w:val="24"/>
            </w:rPr>
            <w:delText>y</w:delText>
          </w:r>
        </w:del>
        <w:r w:rsidR="006B3D86">
          <w:rPr>
            <w:rFonts w:ascii="Times New Roman" w:eastAsia="Times New Roman" w:hAnsi="Times New Roman" w:cs="Times New Roman"/>
            <w:sz w:val="24"/>
            <w:szCs w:val="24"/>
          </w:rPr>
          <w:t xml:space="preserve"> attempt </w:t>
        </w:r>
        <w:del w:id="114" w:author="Автор" w:date="2025-12-15T14:05:00Z">
          <w:r w:rsidR="006B3D86" w:rsidDel="00DD3CC6">
            <w:rPr>
              <w:rFonts w:ascii="Times New Roman" w:eastAsia="Times New Roman" w:hAnsi="Times New Roman" w:cs="Times New Roman"/>
              <w:sz w:val="24"/>
              <w:szCs w:val="24"/>
            </w:rPr>
            <w:delText>to</w:delText>
          </w:r>
        </w:del>
      </w:ins>
      <w:ins w:id="115" w:author="Автор" w:date="2025-12-15T14:05:00Z">
        <w:r w:rsidR="00DD3CC6">
          <w:rPr>
            <w:rFonts w:ascii="Times New Roman" w:eastAsia="Times New Roman" w:hAnsi="Times New Roman" w:cs="Times New Roman"/>
            <w:sz w:val="24"/>
            <w:szCs w:val="24"/>
          </w:rPr>
          <w:t>at</w:t>
        </w:r>
      </w:ins>
      <w:ins w:id="116" w:author="Автор" w:date="2025-12-02T23:47:00Z">
        <w:r w:rsidR="006B3D86">
          <w:rPr>
            <w:rFonts w:ascii="Times New Roman" w:eastAsia="Times New Roman" w:hAnsi="Times New Roman" w:cs="Times New Roman"/>
            <w:sz w:val="24"/>
            <w:szCs w:val="24"/>
          </w:rPr>
          <w:t xml:space="preserve"> detect</w:t>
        </w:r>
      </w:ins>
      <w:ins w:id="117" w:author="Автор" w:date="2025-12-15T14:05:00Z">
        <w:r w:rsidR="00DD3CC6">
          <w:rPr>
            <w:rFonts w:ascii="Times New Roman" w:eastAsia="Times New Roman" w:hAnsi="Times New Roman" w:cs="Times New Roman"/>
            <w:sz w:val="24"/>
            <w:szCs w:val="24"/>
          </w:rPr>
          <w:t>ing</w:t>
        </w:r>
      </w:ins>
      <w:ins w:id="118" w:author="Автор" w:date="2025-12-02T23:47:00Z">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ins>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ins w:id="119" w:author="Автор" w:date="2025-12-02T23:47:00Z">
        <w:r w:rsidR="006B3D86">
          <w:rPr>
            <w:rFonts w:ascii="Times New Roman" w:eastAsia="Times New Roman" w:hAnsi="Times New Roman" w:cs="Times New Roman"/>
            <w:sz w:val="24"/>
            <w:szCs w:val="24"/>
          </w:rPr>
          <w:t xml:space="preserve">, or </w:t>
        </w:r>
      </w:ins>
      <w:ins w:id="120" w:author="Автор" w:date="2025-12-15T14:05:00Z">
        <w:r w:rsidR="00DD3CC6">
          <w:rPr>
            <w:rFonts w:ascii="Times New Roman" w:eastAsia="Times New Roman" w:hAnsi="Times New Roman" w:cs="Times New Roman"/>
            <w:sz w:val="24"/>
            <w:szCs w:val="24"/>
          </w:rPr>
          <w:t xml:space="preserve">by </w:t>
        </w:r>
      </w:ins>
      <w:ins w:id="121" w:author="Автор" w:date="2025-12-02T23:47:00Z">
        <w:del w:id="122" w:author="Автор" w:date="2025-12-09T12:33:00Z">
          <w:r w:rsidR="006B3D86" w:rsidDel="0002555E">
            <w:rPr>
              <w:rFonts w:ascii="Times New Roman" w:eastAsia="Times New Roman" w:hAnsi="Times New Roman" w:cs="Times New Roman"/>
              <w:sz w:val="24"/>
              <w:szCs w:val="24"/>
            </w:rPr>
            <w:delText xml:space="preserve">the </w:delText>
          </w:r>
        </w:del>
        <w:r w:rsidR="006B3D86">
          <w:rPr>
            <w:rFonts w:ascii="Times New Roman" w:eastAsia="Times New Roman" w:hAnsi="Times New Roman" w:cs="Times New Roman"/>
            <w:sz w:val="24"/>
            <w:szCs w:val="24"/>
          </w:rPr>
          <w:t xml:space="preserve">tree-based methods </w:t>
        </w:r>
      </w:ins>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del w:id="123" w:author="Автор" w:date="2025-12-09T12:33:00Z">
        <w:r w:rsidR="008E3554" w:rsidDel="008E3554">
          <w:rPr>
            <w:rFonts w:ascii="Times New Roman" w:eastAsia="Times New Roman" w:hAnsi="Times New Roman" w:cs="Times New Roman"/>
            <w:sz w:val="24"/>
            <w:szCs w:val="24"/>
          </w:rPr>
          <w:delText>{Kryazhimskiy, 2011 #31;Neverov, 2015 #32}</w:delText>
        </w:r>
      </w:del>
      <w:ins w:id="124" w:author="Автор" w:date="2025-12-02T23:47:00Z">
        <w:del w:id="125" w:author="Автор" w:date="2025-12-03T00:36:00Z">
          <w:r w:rsidR="006B3D86" w:rsidRPr="00C52B27" w:rsidDel="004E7B17">
            <w:rPr>
              <w:rFonts w:ascii="Times New Roman" w:eastAsia="Times New Roman" w:hAnsi="Times New Roman" w:cs="Times New Roman"/>
              <w:sz w:val="24"/>
              <w:szCs w:val="24"/>
            </w:rPr>
            <w:delText>Neverov, 2015 #172}</w:delText>
          </w:r>
        </w:del>
        <w:r w:rsidR="006B3D86">
          <w:rPr>
            <w:rFonts w:ascii="Times New Roman" w:eastAsia="Times New Roman" w:hAnsi="Times New Roman" w:cs="Times New Roman"/>
            <w:sz w:val="24"/>
            <w:szCs w:val="24"/>
          </w:rPr>
          <w:t xml:space="preserve"> faces the same problem, the overwhelming genetic linkage effects.</w:t>
        </w:r>
        <w:del w:id="126" w:author="Автор" w:date="2025-12-07T00:00:00Z">
          <w:r w:rsidR="006B3D86" w:rsidDel="009F5FD0">
            <w:rPr>
              <w:rFonts w:ascii="Times New Roman" w:eastAsia="Times New Roman" w:hAnsi="Times New Roman" w:cs="Times New Roman"/>
              <w:sz w:val="24"/>
              <w:szCs w:val="24"/>
            </w:rPr>
            <w:delText xml:space="preserve"> </w:delText>
          </w:r>
        </w:del>
        <w:r w:rsidR="006B3D86">
          <w:rPr>
            <w:rFonts w:ascii="Times New Roman" w:eastAsia="Times New Roman" w:hAnsi="Times New Roman" w:cs="Times New Roman"/>
            <w:sz w:val="24"/>
            <w:szCs w:val="24"/>
          </w:rPr>
          <w:t xml:space="preserve"> </w:t>
        </w:r>
      </w:ins>
      <w:moveFromRangeStart w:id="127" w:author="Автор" w:date="2025-12-03T10:16:00Z" w:name="move215649398"/>
      <w:moveFrom w:id="128" w:author="Автор" w:date="2025-12-03T10:16:00Z">
        <w:ins w:id="129" w:author="Автор" w:date="2025-12-03T10:14:00Z">
          <w:r w:rsidDel="00435B03">
            <w:rPr>
              <w:rFonts w:ascii="Times New Roman" w:eastAsia="Times New Roman" w:hAnsi="Times New Roman" w:cs="Times New Roman"/>
              <w:sz w:val="24"/>
              <w:szCs w:val="24"/>
            </w:rPr>
            <w:t xml:space="preserve">A popular method is based on approximation </w:t>
          </w:r>
          <w:r w:rsidRPr="00535229" w:rsidDel="00435B03">
            <w:rPr>
              <w:rFonts w:ascii="Times New Roman" w:eastAsia="Times New Roman" w:hAnsi="Times New Roman" w:cs="Times New Roman"/>
              <w:sz w:val="24"/>
              <w:szCs w:val="24"/>
            </w:rPr>
            <w:t xml:space="preserve">of </w:t>
          </w:r>
          <w:r w:rsidRPr="00061E8D" w:rsidDel="00435B03">
            <w:rPr>
              <w:rStyle w:val="apple-converted-space"/>
              <w:rFonts w:ascii="Times New Roman" w:hAnsi="Times New Roman" w:cs="Times New Roman"/>
              <w:color w:val="000000"/>
              <w:sz w:val="24"/>
              <w:szCs w:val="24"/>
              <w:shd w:val="clear" w:color="auto" w:fill="FFFFFF"/>
              <w:lang w:val="en-US"/>
            </w:rPr>
            <w: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sidDel="00435B03">
            <w:rPr>
              <w:rFonts w:ascii="Times New Roman" w:eastAsia="Times New Roman" w:hAnsi="Times New Roman" w:cs="Times New Roman"/>
              <w:sz w:val="24"/>
              <w:szCs w:val="24"/>
            </w:rPr>
            <w:t xml:space="preserve">  </w:t>
          </w:r>
          <w:r w:rsidDel="00435B03">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ZWNOdW0+MTU5PC9SZWNOdW0+PERpc3BsYXlUZXh0PlszNy00MF08L0Rpc3BsYXlUZXh0PjxyZWNv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ins>
        <w:r w:rsidR="00435B03" w:rsidDel="00435B03">
          <w:rPr>
            <w:rFonts w:ascii="Times New Roman" w:hAnsi="Times New Roman" w:cs="Times New Roman"/>
            <w:bCs/>
            <w:sz w:val="24"/>
            <w:szCs w:val="24"/>
            <w:lang w:val="en-US"/>
          </w:rPr>
          <w:instrText xml:space="preserve"> ADDIN EN.CITE </w:instrText>
        </w:r>
        <w:r w:rsidR="00435B03" w:rsidDel="00435B03">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ZWNOdW0+MTU5PC9SZWNOdW0+PERpc3BsYXlUZXh0PlszNy00MF08L0Rpc3BsYXlUZXh0PjxyZWNv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r w:rsidR="00435B03" w:rsidDel="00435B03">
          <w:rPr>
            <w:rFonts w:ascii="Times New Roman" w:hAnsi="Times New Roman" w:cs="Times New Roman"/>
            <w:bCs/>
            <w:sz w:val="24"/>
            <w:szCs w:val="24"/>
            <w:lang w:val="en-US"/>
          </w:rPr>
          <w:instrText xml:space="preserve"> ADDIN EN.CITE.DATA </w:instrText>
        </w:r>
      </w:moveFrom>
      <w:del w:id="130" w:author="Автор" w:date="2025-12-03T10:16:00Z">
        <w:r w:rsidR="00435B03" w:rsidDel="00435B03">
          <w:rPr>
            <w:rFonts w:ascii="Times New Roman" w:hAnsi="Times New Roman" w:cs="Times New Roman"/>
            <w:bCs/>
            <w:sz w:val="24"/>
            <w:szCs w:val="24"/>
            <w:lang w:val="en-US"/>
          </w:rPr>
        </w:r>
      </w:del>
      <w:moveFrom w:id="131" w:author="Автор" w:date="2025-12-03T10:16:00Z">
        <w:r w:rsidR="00435B03" w:rsidDel="00435B03">
          <w:rPr>
            <w:rFonts w:ascii="Times New Roman" w:hAnsi="Times New Roman" w:cs="Times New Roman"/>
            <w:bCs/>
            <w:sz w:val="24"/>
            <w:szCs w:val="24"/>
            <w:lang w:val="en-US"/>
          </w:rPr>
          <w:fldChar w:fldCharType="end"/>
        </w:r>
      </w:moveFrom>
      <w:ins w:id="132" w:author="Автор" w:date="2025-12-03T10:14:00Z">
        <w:del w:id="133" w:author="Автор" w:date="2025-12-03T10:16:00Z">
          <w:r w:rsidDel="00435B03">
            <w:rPr>
              <w:rFonts w:ascii="Times New Roman" w:hAnsi="Times New Roman" w:cs="Times New Roman"/>
              <w:bCs/>
              <w:sz w:val="24"/>
              <w:szCs w:val="24"/>
              <w:lang w:val="en-US"/>
            </w:rPr>
          </w:r>
        </w:del>
      </w:ins>
      <w:moveFrom w:id="134" w:author="Автор" w:date="2025-12-03T10:16:00Z">
        <w:ins w:id="135" w:author="Автор" w:date="2025-12-03T10:14:00Z">
          <w:r w:rsidDel="00435B03">
            <w:rPr>
              <w:rFonts w:ascii="Times New Roman" w:hAnsi="Times New Roman" w:cs="Times New Roman"/>
              <w:bCs/>
              <w:sz w:val="24"/>
              <w:szCs w:val="24"/>
              <w:lang w:val="en-US"/>
            </w:rPr>
            <w:fldChar w:fldCharType="separate"/>
          </w:r>
        </w:ins>
        <w:r w:rsidR="00435B03" w:rsidDel="00435B03">
          <w:rPr>
            <w:rFonts w:ascii="Times New Roman" w:hAnsi="Times New Roman" w:cs="Times New Roman"/>
            <w:bCs/>
            <w:noProof/>
            <w:sz w:val="24"/>
            <w:szCs w:val="24"/>
            <w:lang w:val="en-US"/>
          </w:rPr>
          <w:t>[37-40]</w:t>
        </w:r>
        <w:ins w:id="136" w:author="Автор" w:date="2025-12-03T10:14:00Z">
          <w:r w:rsidDel="00435B03">
            <w:rPr>
              <w:rFonts w:ascii="Times New Roman" w:hAnsi="Times New Roman" w:cs="Times New Roman"/>
              <w:bCs/>
              <w:sz w:val="24"/>
              <w:szCs w:val="24"/>
              <w:lang w:val="en-US"/>
            </w:rPr>
            <w:fldChar w:fldCharType="end"/>
          </w:r>
          <w:del w:id="137" w:author="Автор" w:date="2025-12-07T00:00:00Z">
            <w:r w:rsidDel="009F5FD0">
              <w:rPr>
                <w:rFonts w:ascii="Times New Roman" w:eastAsia="Times New Roman" w:hAnsi="Times New Roman" w:cs="Times New Roman"/>
                <w:sz w:val="24"/>
                <w:szCs w:val="24"/>
              </w:rPr>
              <w:delText>.</w:delText>
            </w:r>
          </w:del>
        </w:ins>
      </w:moveFrom>
      <w:moveFromRangeEnd w:id="127"/>
    </w:p>
    <w:p w14:paraId="418C2F57" w14:textId="583C14B2" w:rsidR="0087149A" w:rsidRDefault="0076272C" w:rsidP="00742F5B">
      <w:pPr>
        <w:spacing w:after="0" w:line="360" w:lineRule="auto"/>
        <w:jc w:val="both"/>
        <w:rPr>
          <w:rFonts w:ascii="Times New Roman" w:eastAsia="Times New Roman" w:hAnsi="Times New Roman" w:cs="Times New Roman"/>
          <w:sz w:val="24"/>
          <w:szCs w:val="24"/>
        </w:rPr>
        <w:pPrChange w:id="138" w:author="Автор" w:date="2025-12-07T00:00:00Z">
          <w:pPr>
            <w:tabs>
              <w:tab w:val="left" w:pos="7513"/>
            </w:tabs>
            <w:spacing w:after="0" w:line="360" w:lineRule="auto"/>
            <w:jc w:val="both"/>
          </w:pPr>
        </w:pPrChange>
      </w:pPr>
      <w:r>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del w:id="139" w:author="Автор" w:date="2025-12-06T23:56:00Z">
        <w:r w:rsidDel="007E68FB">
          <w:rPr>
            <w:rFonts w:ascii="Times New Roman" w:eastAsia="Times New Roman" w:hAnsi="Times New Roman" w:cs="Times New Roman"/>
            <w:sz w:val="24"/>
            <w:szCs w:val="24"/>
          </w:rPr>
          <w:delText xml:space="preserve">a method of 3-site haplotype </w:delText>
        </w:r>
      </w:del>
      <w:ins w:id="140" w:author="Автор" w:date="2025-12-06T23:56:00Z">
        <w:r w:rsidR="007E68FB">
          <w:rPr>
            <w:rFonts w:ascii="Times New Roman" w:eastAsia="Times New Roman" w:hAnsi="Times New Roman" w:cs="Times New Roman"/>
            <w:sz w:val="24"/>
            <w:szCs w:val="24"/>
          </w:rPr>
          <w:t xml:space="preserve">it was proposed to </w:t>
        </w:r>
      </w:ins>
      <w:del w:id="141" w:author="Автор" w:date="2025-12-06T23:56:00Z">
        <w:r w:rsidDel="007E68FB">
          <w:rPr>
            <w:rFonts w:ascii="Times New Roman" w:eastAsia="Times New Roman" w:hAnsi="Times New Roman" w:cs="Times New Roman"/>
            <w:sz w:val="24"/>
            <w:szCs w:val="24"/>
          </w:rPr>
          <w:delText xml:space="preserve">samples </w:delText>
        </w:r>
      </w:del>
      <w:ins w:id="142" w:author="Автор" w:date="2025-12-06T23:56:00Z">
        <w:r w:rsidR="007E68FB">
          <w:rPr>
            <w:rFonts w:ascii="Times New Roman" w:eastAsia="Times New Roman" w:hAnsi="Times New Roman" w:cs="Times New Roman"/>
            <w:sz w:val="24"/>
            <w:szCs w:val="24"/>
          </w:rPr>
          <w:t xml:space="preserve">use </w:t>
        </w:r>
      </w:ins>
      <w:r>
        <w:rPr>
          <w:rFonts w:ascii="Times New Roman" w:eastAsia="Times New Roman" w:hAnsi="Times New Roman" w:cs="Times New Roman"/>
          <w:sz w:val="24"/>
          <w:szCs w:val="24"/>
        </w:rPr>
        <w:t xml:space="preserve">only sequences with a majority allele at a </w:t>
      </w:r>
      <w:r>
        <w:rPr>
          <w:rFonts w:ascii="Times New Roman" w:eastAsia="Times New Roman" w:hAnsi="Times New Roman" w:cs="Times New Roman"/>
          <w:sz w:val="24"/>
          <w:szCs w:val="24"/>
        </w:rPr>
        <w:lastRenderedPageBreak/>
        <w:t xml:space="preserve">neighbor site of </w:t>
      </w:r>
      <w:del w:id="143" w:author="Автор" w:date="2025-12-06T23:57:00Z">
        <w:r w:rsidDel="007E68FB">
          <w:rPr>
            <w:rFonts w:ascii="Times New Roman" w:eastAsia="Times New Roman" w:hAnsi="Times New Roman" w:cs="Times New Roman"/>
            <w:sz w:val="24"/>
            <w:szCs w:val="24"/>
          </w:rPr>
          <w:delText xml:space="preserve">a </w:delText>
        </w:r>
      </w:del>
      <w:ins w:id="144" w:author="Автор" w:date="2025-12-06T23:57:00Z">
        <w:r w:rsidR="007E68FB">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measured </w:t>
      </w:r>
      <w:ins w:id="145" w:author="Автор" w:date="2025-12-06T23:57:00Z">
        <w:r w:rsidR="007E68FB">
          <w:rPr>
            <w:rFonts w:ascii="Times New Roman" w:eastAsia="Times New Roman" w:hAnsi="Times New Roman" w:cs="Times New Roman"/>
            <w:sz w:val="24"/>
            <w:szCs w:val="24"/>
          </w:rPr>
          <w:t xml:space="preserve">site </w:t>
        </w:r>
      </w:ins>
      <w:r>
        <w:rPr>
          <w:rFonts w:ascii="Times New Roman" w:eastAsia="Times New Roman" w:hAnsi="Times New Roman" w:cs="Times New Roman"/>
          <w:sz w:val="24"/>
          <w:szCs w:val="24"/>
        </w:rPr>
        <w:t>pair</w:t>
      </w:r>
      <w:del w:id="146" w:author="Автор" w:date="2025-12-06T23:57:00Z">
        <w:r w:rsidDel="007E68FB">
          <w:rPr>
            <w:rFonts w:ascii="Times New Roman" w:eastAsia="Times New Roman" w:hAnsi="Times New Roman" w:cs="Times New Roman"/>
            <w:sz w:val="24"/>
            <w:szCs w:val="24"/>
          </w:rPr>
          <w:delText xml:space="preserve"> of sites</w:delText>
        </w:r>
      </w:del>
      <w:ins w:id="147" w:author="Автор" w:date="2025-12-06T23:57:00Z">
        <w:r w:rsidR="007E68FB">
          <w:rPr>
            <w:rFonts w:ascii="Times New Roman" w:eastAsia="Times New Roman" w:hAnsi="Times New Roman" w:cs="Times New Roman"/>
            <w:sz w:val="24"/>
            <w:szCs w:val="24"/>
          </w:rPr>
          <w:t xml:space="preserve"> to </w:t>
        </w:r>
      </w:ins>
      <w:del w:id="148" w:author="Автор" w:date="2025-12-06T23:57:00Z">
        <w:r w:rsidDel="007E68FB">
          <w:rPr>
            <w:rFonts w:ascii="Times New Roman" w:eastAsia="Times New Roman" w:hAnsi="Times New Roman" w:cs="Times New Roman"/>
            <w:sz w:val="24"/>
            <w:szCs w:val="24"/>
          </w:rPr>
          <w:delText xml:space="preserve">, which </w:delText>
        </w:r>
      </w:del>
      <w:r>
        <w:rPr>
          <w:rFonts w:ascii="Times New Roman" w:eastAsia="Times New Roman" w:hAnsi="Times New Roman" w:cs="Times New Roman"/>
          <w:sz w:val="24"/>
          <w:szCs w:val="24"/>
        </w:rPr>
        <w:t>interrupt</w:t>
      </w:r>
      <w:del w:id="149" w:author="Автор" w:date="2025-12-06T23:57:00Z">
        <w:r w:rsidDel="007E68FB">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a path </w:t>
      </w:r>
      <w:ins w:id="150" w:author="Автор" w:date="2025-12-15T14:06:00Z">
        <w:r w:rsidR="00DD3CC6">
          <w:rPr>
            <w:rFonts w:ascii="Times New Roman" w:eastAsia="Times New Roman" w:hAnsi="Times New Roman" w:cs="Times New Roman"/>
            <w:sz w:val="24"/>
            <w:szCs w:val="24"/>
          </w:rPr>
          <w:t xml:space="preserve">along sites </w:t>
        </w:r>
      </w:ins>
      <w:del w:id="151" w:author="Автор" w:date="2025-12-06T23:57:00Z">
        <w:r w:rsidDel="007E68FB">
          <w:rPr>
            <w:rFonts w:ascii="Times New Roman" w:eastAsia="Times New Roman" w:hAnsi="Times New Roman" w:cs="Times New Roman"/>
            <w:sz w:val="24"/>
            <w:szCs w:val="24"/>
          </w:rPr>
          <w:delText xml:space="preserve">along interacting sites </w:delText>
        </w:r>
      </w:del>
      <w:r>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del w:id="152" w:author="Автор" w:date="2025-12-15T14:06:00Z">
        <w:r w:rsidR="00F53701" w:rsidDel="00DD3CC6">
          <w:rPr>
            <w:rFonts w:ascii="Times New Roman" w:hAnsi="Times New Roman" w:cs="Times New Roman"/>
            <w:bCs/>
            <w:sz w:val="24"/>
            <w:szCs w:val="24"/>
            <w:lang w:val="en-US"/>
          </w:rPr>
          <w:delText>{Pedruzzi, 2021 #108}</w:delText>
        </w:r>
      </w:del>
      <w:ins w:id="153" w:author="Автор" w:date="2025-12-09T12:34:00Z">
        <w:del w:id="154" w:author="Автор" w:date="2025-12-15T14:06:00Z">
          <w:r w:rsidR="0002555E" w:rsidRPr="0002555E" w:rsidDel="00DD3CC6">
            <w:rPr>
              <w:rFonts w:ascii="Times New Roman" w:hAnsi="Times New Roman" w:cs="Times New Roman"/>
              <w:bCs/>
              <w:sz w:val="24"/>
              <w:szCs w:val="24"/>
              <w:lang w:val="en-US"/>
            </w:rPr>
            <w:delText xml:space="preserve"> </w:delText>
          </w:r>
        </w:del>
      </w:ins>
      <w:del w:id="155" w:author="Автор" w:date="2025-12-09T12:34:00Z">
        <w:r w:rsidR="0002555E" w:rsidDel="0002555E">
          <w:rPr>
            <w:rFonts w:ascii="Times New Roman" w:hAnsi="Times New Roman" w:cs="Times New Roman"/>
            <w:bCs/>
            <w:sz w:val="24"/>
            <w:szCs w:val="24"/>
            <w:lang w:val="en-US"/>
          </w:rPr>
          <w:delText>{Pedruzzi, 2021 #214}</w:delText>
        </w:r>
      </w:del>
      <w:del w:id="156" w:author="Автор" w:date="2025-12-03T00:37:00Z">
        <w:r w:rsidDel="004E7B17">
          <w:rPr>
            <w:rFonts w:ascii="Times New Roman" w:eastAsia="Times New Roman" w:hAnsi="Times New Roman" w:cs="Times New Roman"/>
            <w:sz w:val="24"/>
            <w:szCs w:val="24"/>
          </w:rPr>
          <w:delText>(39)</w:delText>
        </w:r>
      </w:del>
      <w:r>
        <w:rPr>
          <w:rFonts w:ascii="Times New Roman" w:eastAsia="Times New Roman" w:hAnsi="Times New Roman" w:cs="Times New Roman"/>
          <w:sz w:val="24"/>
          <w:szCs w:val="24"/>
        </w:rPr>
        <w:t xml:space="preserve">. </w:t>
      </w:r>
      <w:del w:id="157" w:author="Автор" w:date="2025-12-06T23:57:00Z">
        <w:r w:rsidDel="009307F9">
          <w:rPr>
            <w:rFonts w:ascii="Times New Roman" w:eastAsia="Times New Roman" w:hAnsi="Times New Roman" w:cs="Times New Roman"/>
            <w:sz w:val="24"/>
            <w:szCs w:val="24"/>
          </w:rPr>
          <w:delText xml:space="preserve">By filtering sequences in this manner, one splits the genome into independent blocks. </w:delText>
        </w:r>
      </w:del>
    </w:p>
    <w:p w14:paraId="56D55D30" w14:textId="0BA97C0F" w:rsidR="002D736E" w:rsidDel="004A6B93" w:rsidRDefault="0076272C" w:rsidP="00101F13">
      <w:pPr>
        <w:spacing w:after="0" w:line="360" w:lineRule="auto"/>
        <w:jc w:val="both"/>
        <w:rPr>
          <w:del w:id="158" w:author="Автор" w:date="2025-12-02T14:24:00Z"/>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the present work, we test </w:t>
      </w:r>
      <w:ins w:id="159" w:author="Автор" w:date="2025-12-06T23:57:00Z">
        <w:r w:rsidR="00447911">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p>
    <w:p w14:paraId="3CF53417" w14:textId="77777777" w:rsidR="004A6B93" w:rsidDel="00447911" w:rsidRDefault="004A6B93" w:rsidP="00101F13">
      <w:pPr>
        <w:spacing w:after="0" w:line="360" w:lineRule="auto"/>
        <w:jc w:val="both"/>
        <w:rPr>
          <w:ins w:id="160" w:author="Автор" w:date="2025-12-03T11:53:00Z"/>
          <w:del w:id="161" w:author="Автор" w:date="2025-12-06T23:58:00Z"/>
          <w:rFonts w:ascii="Times New Roman" w:eastAsia="Times New Roman" w:hAnsi="Times New Roman" w:cs="Times New Roman"/>
          <w:sz w:val="24"/>
          <w:szCs w:val="24"/>
        </w:rPr>
      </w:pPr>
    </w:p>
    <w:p w14:paraId="7F42C4CB" w14:textId="0C7D4AD2" w:rsidR="00A8690C" w:rsidDel="004868F0" w:rsidRDefault="004A6B93">
      <w:pPr>
        <w:spacing w:after="0" w:line="360" w:lineRule="auto"/>
        <w:jc w:val="both"/>
        <w:rPr>
          <w:ins w:id="162" w:author="Автор" w:date="2025-12-02T22:04:00Z"/>
          <w:del w:id="163" w:author="Автор" w:date="2025-12-02T23:50:00Z"/>
          <w:rFonts w:ascii="Times New Roman" w:eastAsia="Times New Roman" w:hAnsi="Times New Roman" w:cs="Times New Roman"/>
          <w:sz w:val="24"/>
          <w:szCs w:val="24"/>
        </w:rPr>
      </w:pPr>
      <w:ins w:id="164" w:author="Автор" w:date="2025-12-03T11:53:00Z">
        <w:del w:id="165" w:author="Автор" w:date="2025-12-06T23:58:00Z">
          <w:r w:rsidDel="00447911">
            <w:rPr>
              <w:rFonts w:ascii="Times New Roman" w:eastAsia="Times New Roman" w:hAnsi="Times New Roman" w:cs="Times New Roman"/>
              <w:sz w:val="24"/>
              <w:szCs w:val="24"/>
            </w:rPr>
            <w:tab/>
          </w:r>
        </w:del>
      </w:ins>
      <w:ins w:id="166" w:author="Автор" w:date="2025-12-02T22:04:00Z">
        <w:del w:id="167" w:author="Автор" w:date="2025-12-02T23:50:00Z">
          <w:r w:rsidR="00A8690C" w:rsidDel="004868F0">
            <w:rPr>
              <w:rFonts w:ascii="Times New Roman" w:eastAsia="Times New Roman" w:hAnsi="Times New Roman" w:cs="Times New Roman"/>
              <w:sz w:val="24"/>
              <w:szCs w:val="24"/>
            </w:rPr>
            <w:tab/>
          </w:r>
          <w:r w:rsidR="00F56F71" w:rsidDel="004868F0">
            <w:rPr>
              <w:rFonts w:ascii="Times New Roman" w:eastAsia="Times New Roman" w:hAnsi="Times New Roman" w:cs="Times New Roman"/>
              <w:sz w:val="24"/>
              <w:szCs w:val="24"/>
            </w:rPr>
            <w:tab/>
          </w:r>
        </w:del>
      </w:ins>
    </w:p>
    <w:p w14:paraId="3A00FBD7" w14:textId="152812BE" w:rsidR="0087149A" w:rsidDel="002D736E" w:rsidRDefault="00F56F71">
      <w:pPr>
        <w:spacing w:after="0" w:line="360" w:lineRule="auto"/>
        <w:jc w:val="both"/>
        <w:rPr>
          <w:ins w:id="168" w:author="Автор" w:date="2025-12-02T14:22:00Z"/>
          <w:del w:id="169" w:author="Автор" w:date="2025-12-02T14:23:00Z"/>
          <w:rFonts w:ascii="Times New Roman" w:eastAsia="Times New Roman" w:hAnsi="Times New Roman" w:cs="Times New Roman"/>
          <w:sz w:val="24"/>
          <w:szCs w:val="24"/>
        </w:rPr>
      </w:pPr>
      <w:ins w:id="170" w:author="Автор" w:date="2025-12-02T22:04:00Z">
        <w:del w:id="171" w:author="Автор" w:date="2025-12-02T23:49:00Z">
          <w:r w:rsidDel="004868F0">
            <w:rPr>
              <w:rFonts w:ascii="Times New Roman" w:eastAsia="Times New Roman" w:hAnsi="Times New Roman" w:cs="Times New Roman"/>
              <w:sz w:val="24"/>
              <w:szCs w:val="24"/>
            </w:rPr>
            <w:tab/>
          </w:r>
        </w:del>
      </w:ins>
      <w:del w:id="172" w:author="Автор" w:date="2025-12-02T14:24:00Z">
        <w:r w:rsidR="0076272C" w:rsidDel="002D736E">
          <w:rPr>
            <w:rFonts w:ascii="Times New Roman" w:eastAsia="Times New Roman" w:hAnsi="Times New Roman" w:cs="Times New Roman"/>
            <w:sz w:val="24"/>
            <w:szCs w:val="24"/>
          </w:rPr>
          <w:delText xml:space="preserve">Our findings are compared with the previous studies in </w:delText>
        </w:r>
        <w:r w:rsidR="0076272C" w:rsidDel="002D736E">
          <w:rPr>
            <w:rFonts w:ascii="Times New Roman" w:eastAsia="Times New Roman" w:hAnsi="Times New Roman" w:cs="Times New Roman"/>
            <w:i/>
            <w:sz w:val="24"/>
            <w:szCs w:val="24"/>
          </w:rPr>
          <w:delText>Discussion</w:delText>
        </w:r>
        <w:r w:rsidR="0076272C" w:rsidDel="002D736E">
          <w:rPr>
            <w:rFonts w:ascii="Times New Roman" w:eastAsia="Times New Roman" w:hAnsi="Times New Roman" w:cs="Times New Roman"/>
            <w:sz w:val="24"/>
            <w:szCs w:val="24"/>
          </w:rPr>
          <w:delText>.</w:delText>
        </w:r>
      </w:del>
    </w:p>
    <w:p w14:paraId="45874FB1" w14:textId="65865389" w:rsidR="001A35A3" w:rsidRPr="001A35A3" w:rsidRDefault="00101F13" w:rsidP="002C66A8">
      <w:pPr>
        <w:spacing w:after="0" w:line="360" w:lineRule="auto"/>
        <w:jc w:val="both"/>
        <w:rPr>
          <w:ins w:id="173" w:author="Автор" w:date="2025-12-02T14:22:00Z"/>
          <w:rFonts w:ascii="Times New Roman" w:eastAsia="Times New Roman" w:hAnsi="Times New Roman" w:cs="Times New Roman"/>
          <w:bCs/>
          <w:sz w:val="24"/>
          <w:szCs w:val="24"/>
          <w:lang w:val="en-US"/>
        </w:rPr>
      </w:pPr>
      <w:ins w:id="174" w:author="Автор" w:date="2025-12-02T22:04:00Z">
        <w:del w:id="175" w:author="Автор" w:date="2025-12-06T23:58:00Z">
          <w:r w:rsidRPr="00101F13" w:rsidDel="002C66A8">
            <w:rPr>
              <w:rFonts w:ascii="Times New Roman" w:eastAsia="Times New Roman" w:hAnsi="Times New Roman" w:cs="Times New Roman"/>
              <w:sz w:val="24"/>
              <w:szCs w:val="24"/>
              <w:lang w:val="en-US"/>
            </w:rPr>
            <w:delText>Our</w:delText>
          </w:r>
        </w:del>
      </w:ins>
      <w:ins w:id="176" w:author="Автор" w:date="2025-12-06T23:58:00Z">
        <w:r w:rsidR="002C66A8">
          <w:rPr>
            <w:rFonts w:ascii="Times New Roman" w:eastAsia="Times New Roman" w:hAnsi="Times New Roman" w:cs="Times New Roman"/>
            <w:sz w:val="24"/>
            <w:szCs w:val="24"/>
          </w:rPr>
          <w:t>This</w:t>
        </w:r>
      </w:ins>
      <w:ins w:id="177" w:author="Автор" w:date="2025-12-02T22:04:00Z">
        <w:r w:rsidRPr="00101F13">
          <w:rPr>
            <w:rFonts w:ascii="Times New Roman" w:eastAsia="Times New Roman" w:hAnsi="Times New Roman" w:cs="Times New Roman"/>
            <w:sz w:val="24"/>
            <w:szCs w:val="24"/>
            <w:lang w:val="en-US"/>
          </w:rPr>
          <w:t xml:space="preserve"> approach differs from the </w:t>
        </w:r>
        <w:del w:id="178" w:author="Автор" w:date="2025-12-06T23:58:00Z">
          <w:r w:rsidDel="002C66A8">
            <w:rPr>
              <w:rFonts w:ascii="Times New Roman" w:eastAsia="Times New Roman" w:hAnsi="Times New Roman" w:cs="Times New Roman"/>
              <w:sz w:val="24"/>
              <w:szCs w:val="24"/>
              <w:lang w:val="en-US"/>
            </w:rPr>
            <w:delText xml:space="preserve">cited </w:delText>
          </w:r>
          <w:r w:rsidRPr="00101F13" w:rsidDel="002C66A8">
            <w:rPr>
              <w:rFonts w:ascii="Times New Roman" w:eastAsia="Times New Roman" w:hAnsi="Times New Roman" w:cs="Times New Roman"/>
              <w:sz w:val="24"/>
              <w:szCs w:val="24"/>
              <w:lang w:val="en-US"/>
            </w:rPr>
            <w:delText>previous studies</w:delText>
          </w:r>
        </w:del>
      </w:ins>
      <w:ins w:id="179" w:author="Автор" w:date="2025-12-06T23:58:00Z">
        <w:r w:rsidR="002C66A8">
          <w:rPr>
            <w:rFonts w:ascii="Times New Roman" w:eastAsia="Times New Roman" w:hAnsi="Times New Roman" w:cs="Times New Roman"/>
            <w:sz w:val="24"/>
            <w:szCs w:val="24"/>
            <w:lang w:val="en-US"/>
          </w:rPr>
          <w:t>alternative methods</w:t>
        </w:r>
      </w:ins>
      <w:ins w:id="180" w:author="Автор" w:date="2025-12-02T22:04:00Z">
        <w:r w:rsidRPr="00101F13">
          <w:rPr>
            <w:rFonts w:ascii="Times New Roman" w:eastAsia="Times New Roman" w:hAnsi="Times New Roman" w:cs="Times New Roman"/>
            <w:sz w:val="24"/>
            <w:szCs w:val="24"/>
            <w:lang w:val="en-US"/>
          </w:rPr>
          <w:t xml:space="preserve"> </w:t>
        </w:r>
      </w:ins>
      <w:ins w:id="181" w:author="Автор" w:date="2025-12-06T23:58:00Z">
        <w:del w:id="182" w:author="Автор" w:date="2025-12-06T23:58:00Z">
          <w:r w:rsidR="002C66A8" w:rsidDel="00136421">
            <w:rPr>
              <w:rFonts w:ascii="Times New Roman" w:eastAsia="Times New Roman" w:hAnsi="Times New Roman" w:cs="Times New Roman"/>
              <w:sz w:val="24"/>
              <w:szCs w:val="24"/>
              <w:lang w:val="en-US"/>
            </w:rPr>
            <w:delText xml:space="preserve">cited above </w:delText>
          </w:r>
        </w:del>
      </w:ins>
      <w:ins w:id="183" w:author="Автор" w:date="2025-12-02T22:04:00Z">
        <w:r w:rsidRPr="00101F13">
          <w:rPr>
            <w:rFonts w:ascii="Times New Roman" w:eastAsia="Times New Roman" w:hAnsi="Times New Roman" w:cs="Times New Roman"/>
            <w:sz w:val="24"/>
            <w:szCs w:val="24"/>
            <w:lang w:val="en-US"/>
          </w:rPr>
          <w:t>in the following respects.</w:t>
        </w:r>
      </w:ins>
      <w:ins w:id="184" w:author="Автор" w:date="2025-12-02T14:22:00Z">
        <w:del w:id="185" w:author="Автор" w:date="2025-12-02T22:04:00Z">
          <w:r w:rsidR="001A35A3" w:rsidRPr="001A35A3" w:rsidDel="00101F13">
            <w:rPr>
              <w:rFonts w:ascii="Times New Roman" w:eastAsia="Times New Roman" w:hAnsi="Times New Roman" w:cs="Times New Roman"/>
              <w:sz w:val="24"/>
              <w:szCs w:val="24"/>
              <w:lang w:val="en-US"/>
            </w:rPr>
            <w:delText>Our approach offers an advance on the previous studies, as follows</w:delText>
          </w:r>
        </w:del>
        <w:del w:id="186" w:author="Автор" w:date="2025-12-02T23:49:00Z">
          <w:r w:rsidR="001A35A3" w:rsidRPr="001A35A3" w:rsidDel="004868F0">
            <w:rPr>
              <w:rFonts w:ascii="Times New Roman" w:eastAsia="Times New Roman" w:hAnsi="Times New Roman" w:cs="Times New Roman"/>
              <w:sz w:val="24"/>
              <w:szCs w:val="24"/>
              <w:lang w:val="en-US"/>
            </w:rPr>
            <w:delText>.</w:delText>
          </w:r>
        </w:del>
        <w:r w:rsidR="001A35A3" w:rsidRPr="001A35A3">
          <w:rPr>
            <w:rFonts w:ascii="Times New Roman" w:eastAsia="Times New Roman" w:hAnsi="Times New Roman" w:cs="Times New Roman"/>
            <w:sz w:val="24"/>
            <w:szCs w:val="24"/>
            <w:lang w:val="en-US"/>
          </w:rPr>
          <w:t xml:space="preserve"> Firstly, it does not make </w:t>
        </w:r>
        <w:del w:id="187" w:author="Автор" w:date="2025-12-23T13:38:00Z">
          <w:r w:rsidR="001A35A3" w:rsidRPr="001A35A3" w:rsidDel="00C62EDA">
            <w:rPr>
              <w:rFonts w:ascii="Times New Roman" w:eastAsia="Times New Roman" w:hAnsi="Times New Roman" w:cs="Times New Roman"/>
              <w:sz w:val="24"/>
              <w:szCs w:val="24"/>
              <w:lang w:val="en-US"/>
            </w:rPr>
            <w:delText xml:space="preserve">any </w:delText>
          </w:r>
        </w:del>
      </w:ins>
      <w:ins w:id="188" w:author="Автор" w:date="2025-12-03T11:53:00Z">
        <w:del w:id="189" w:author="Автор" w:date="2025-12-23T13:38:00Z">
          <w:r w:rsidR="00807103" w:rsidDel="00C62EDA">
            <w:rPr>
              <w:rFonts w:ascii="Times New Roman" w:eastAsia="Times New Roman" w:hAnsi="Times New Roman" w:cs="Times New Roman"/>
              <w:sz w:val="24"/>
              <w:szCs w:val="24"/>
              <w:lang w:val="en-US"/>
            </w:rPr>
            <w:delText xml:space="preserve">strong </w:delText>
          </w:r>
        </w:del>
      </w:ins>
      <w:ins w:id="190" w:author="Автор" w:date="2025-12-02T14:22:00Z">
        <w:r w:rsidR="001A35A3" w:rsidRPr="001A35A3">
          <w:rPr>
            <w:rFonts w:ascii="Times New Roman" w:eastAsia="Times New Roman" w:hAnsi="Times New Roman" w:cs="Times New Roman"/>
            <w:sz w:val="24"/>
            <w:szCs w:val="24"/>
            <w:lang w:val="en-US"/>
          </w:rPr>
          <w:t>unrealistic assumptions regarding the evolutionary factors at play. Secondly, its accuracy is validated in a broad range of model parameters</w:t>
        </w:r>
      </w:ins>
      <w:ins w:id="191" w:author="Автор" w:date="2025-12-06T23:58:00Z">
        <w:r w:rsidR="00136421">
          <w:rPr>
            <w:rFonts w:ascii="Times New Roman" w:eastAsia="Times New Roman" w:hAnsi="Times New Roman" w:cs="Times New Roman"/>
            <w:sz w:val="24"/>
            <w:szCs w:val="24"/>
            <w:lang w:val="en-US"/>
          </w:rPr>
          <w:t xml:space="preserve"> on simulated sequences</w:t>
        </w:r>
      </w:ins>
      <w:ins w:id="192" w:author="Автор" w:date="2025-12-02T14:22:00Z">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del w:id="193" w:author="Автор" w:date="2025-12-03T20:20:00Z">
          <w:r w:rsidR="001A35A3" w:rsidRPr="001A35A3" w:rsidDel="0019511E">
            <w:rPr>
              <w:rFonts w:ascii="Times New Roman" w:eastAsia="Times New Roman" w:hAnsi="Times New Roman" w:cs="Times New Roman"/>
              <w:bCs/>
              <w:sz w:val="24"/>
              <w:szCs w:val="24"/>
              <w:lang w:val="en-US"/>
            </w:rPr>
            <w:delText>innovation</w:delText>
          </w:r>
        </w:del>
      </w:ins>
      <w:ins w:id="194" w:author="Автор" w:date="2025-12-03T20:20:00Z">
        <w:r w:rsidR="0019511E">
          <w:rPr>
            <w:rFonts w:ascii="Times New Roman" w:eastAsia="Times New Roman" w:hAnsi="Times New Roman" w:cs="Times New Roman"/>
            <w:bCs/>
            <w:sz w:val="24"/>
            <w:szCs w:val="24"/>
            <w:lang w:val="en-US"/>
          </w:rPr>
          <w:t>feature</w:t>
        </w:r>
      </w:ins>
      <w:ins w:id="195" w:author="Автор" w:date="2025-12-02T14:22:00Z">
        <w:r w:rsidR="001A35A3" w:rsidRPr="001A35A3">
          <w:rPr>
            <w:rFonts w:ascii="Times New Roman" w:eastAsia="Times New Roman" w:hAnsi="Times New Roman" w:cs="Times New Roman"/>
            <w:bCs/>
            <w:sz w:val="24"/>
            <w:szCs w:val="24"/>
            <w:lang w:val="en-US"/>
          </w:rPr>
          <w:t xml:space="preserve"> is the use of </w:t>
        </w:r>
        <w:del w:id="196" w:author="Автор" w:date="2025-12-07T00:00:00Z">
          <w:r w:rsidR="001A35A3" w:rsidRPr="001A35A3" w:rsidDel="00BF15E8">
            <w:rPr>
              <w:rFonts w:ascii="Times New Roman" w:eastAsia="Times New Roman" w:hAnsi="Times New Roman" w:cs="Times New Roman"/>
              <w:bCs/>
              <w:sz w:val="24"/>
              <w:szCs w:val="24"/>
              <w:lang w:val="en-US"/>
            </w:rPr>
            <w:delText>a</w:delText>
          </w:r>
        </w:del>
      </w:ins>
      <w:ins w:id="197" w:author="Автор" w:date="2025-12-07T00:00:00Z">
        <w:r w:rsidR="00BF15E8">
          <w:rPr>
            <w:rFonts w:ascii="Times New Roman" w:eastAsia="Times New Roman" w:hAnsi="Times New Roman" w:cs="Times New Roman"/>
            <w:bCs/>
            <w:sz w:val="24"/>
            <w:szCs w:val="24"/>
            <w:lang w:val="en-US"/>
          </w:rPr>
          <w:t>the</w:t>
        </w:r>
      </w:ins>
      <w:ins w:id="198" w:author="Автор" w:date="2025-12-02T14:22:00Z">
        <w:r w:rsidR="001A35A3" w:rsidRPr="001A35A3">
          <w:rPr>
            <w:rFonts w:ascii="Times New Roman" w:eastAsia="Times New Roman" w:hAnsi="Times New Roman" w:cs="Times New Roman"/>
            <w:bCs/>
            <w:sz w:val="24"/>
            <w:szCs w:val="24"/>
            <w:lang w:val="en-US"/>
          </w:rPr>
          <w:t xml:space="preserve"> conditional correlator</w:t>
        </w:r>
        <w:del w:id="199" w:author="Автор" w:date="2025-12-07T00:00:00Z">
          <w:r w:rsidR="001A35A3" w:rsidRPr="001A35A3" w:rsidDel="00BF15E8">
            <w:rPr>
              <w:rFonts w:ascii="Times New Roman" w:eastAsia="Times New Roman" w:hAnsi="Times New Roman" w:cs="Times New Roman"/>
              <w:bCs/>
              <w:sz w:val="24"/>
              <w:szCs w:val="24"/>
              <w:lang w:val="en-US"/>
            </w:rPr>
            <w:delText xml:space="preserve"> that enhances the detection accuracy near the epistatic magnitude of full compensation</w:delText>
          </w:r>
        </w:del>
        <w:r w:rsidR="001A35A3" w:rsidRPr="001A35A3">
          <w:rPr>
            <w:rFonts w:ascii="Times New Roman" w:eastAsia="Times New Roman" w:hAnsi="Times New Roman" w:cs="Times New Roman"/>
            <w:bCs/>
            <w:sz w:val="24"/>
            <w:szCs w:val="24"/>
            <w:lang w:val="en-US"/>
          </w:rPr>
          <w:t>.</w:t>
        </w:r>
      </w:ins>
      <w:ins w:id="200" w:author="Автор" w:date="2025-12-02T14:25:00Z">
        <w:r w:rsidR="0066708E">
          <w:rPr>
            <w:rFonts w:ascii="Times New Roman" w:eastAsia="Times New Roman" w:hAnsi="Times New Roman" w:cs="Times New Roman"/>
            <w:bCs/>
            <w:sz w:val="24"/>
            <w:szCs w:val="24"/>
            <w:lang w:val="en-US"/>
          </w:rPr>
          <w:t xml:space="preserve"> </w:t>
        </w:r>
        <w:del w:id="201" w:author="Автор" w:date="2025-12-02T23:49:00Z">
          <w:r w:rsidR="0066708E" w:rsidDel="00927A18">
            <w:rPr>
              <w:rFonts w:ascii="Times New Roman" w:eastAsia="Times New Roman" w:hAnsi="Times New Roman" w:cs="Times New Roman"/>
              <w:bCs/>
              <w:sz w:val="24"/>
              <w:szCs w:val="24"/>
              <w:lang w:val="en-US"/>
            </w:rPr>
            <w:delText>Th</w:delText>
          </w:r>
        </w:del>
      </w:ins>
      <w:ins w:id="202" w:author="Автор" w:date="2025-12-02T14:26:00Z">
        <w:del w:id="203" w:author="Автор" w:date="2025-12-02T23:49:00Z">
          <w:r w:rsidR="0066708E" w:rsidDel="00927A18">
            <w:rPr>
              <w:rFonts w:ascii="Times New Roman" w:eastAsia="Times New Roman" w:hAnsi="Times New Roman" w:cs="Times New Roman"/>
              <w:bCs/>
              <w:sz w:val="24"/>
              <w:szCs w:val="24"/>
              <w:lang w:val="en-US"/>
            </w:rPr>
            <w:delText>e th</w:delText>
          </w:r>
        </w:del>
      </w:ins>
      <w:ins w:id="204" w:author="Автор" w:date="2025-12-02T14:25:00Z">
        <w:del w:id="205" w:author="Автор" w:date="2025-12-02T23:49:00Z">
          <w:r w:rsidR="0066708E" w:rsidDel="00927A18">
            <w:rPr>
              <w:rFonts w:ascii="Times New Roman" w:eastAsia="Times New Roman" w:hAnsi="Times New Roman" w:cs="Times New Roman"/>
              <w:bCs/>
              <w:sz w:val="24"/>
              <w:szCs w:val="24"/>
              <w:lang w:val="en-US"/>
            </w:rPr>
            <w:delText xml:space="preserve">ree </w:delText>
          </w:r>
        </w:del>
      </w:ins>
      <w:ins w:id="206" w:author="Автор" w:date="2025-12-02T14:26:00Z">
        <w:del w:id="207" w:author="Автор" w:date="2025-12-02T23:49:00Z">
          <w:r w:rsidR="0066708E" w:rsidDel="00927A18">
            <w:rPr>
              <w:rFonts w:ascii="Times New Roman" w:eastAsia="Times New Roman" w:hAnsi="Times New Roman" w:cs="Times New Roman"/>
              <w:bCs/>
              <w:sz w:val="24"/>
              <w:szCs w:val="24"/>
              <w:lang w:val="en-US"/>
            </w:rPr>
            <w:delText xml:space="preserve">first </w:delText>
          </w:r>
        </w:del>
      </w:ins>
      <w:ins w:id="208" w:author="Автор" w:date="2025-12-02T14:25:00Z">
        <w:del w:id="209" w:author="Автор" w:date="2025-12-02T23:49:00Z">
          <w:r w:rsidR="0066708E" w:rsidDel="00927A18">
            <w:rPr>
              <w:rFonts w:ascii="Times New Roman" w:eastAsia="Times New Roman" w:hAnsi="Times New Roman" w:cs="Times New Roman"/>
              <w:bCs/>
              <w:sz w:val="24"/>
              <w:szCs w:val="24"/>
              <w:lang w:val="en-US"/>
            </w:rPr>
            <w:delText xml:space="preserve"> features </w:delText>
          </w:r>
        </w:del>
      </w:ins>
      <w:ins w:id="210" w:author="Автор" w:date="2025-12-02T14:26:00Z">
        <w:del w:id="211" w:author="Автор" w:date="2025-12-02T23:49:00Z">
          <w:r w:rsidR="0066708E" w:rsidDel="00927A18">
            <w:rPr>
              <w:rFonts w:ascii="Times New Roman" w:eastAsia="Times New Roman" w:hAnsi="Times New Roman" w:cs="Times New Roman"/>
              <w:bCs/>
              <w:sz w:val="24"/>
              <w:szCs w:val="24"/>
              <w:lang w:val="en-US"/>
            </w:rPr>
            <w:delText>are also compatible with other methods of detection, such as tree-based methods</w:delText>
          </w:r>
        </w:del>
      </w:ins>
      <w:ins w:id="212" w:author="Автор" w:date="2025-12-02T14:31:00Z">
        <w:del w:id="213" w:author="Автор" w:date="2025-12-02T23:49:00Z">
          <w:r w:rsidR="005876A5" w:rsidDel="00927A18">
            <w:rPr>
              <w:rFonts w:ascii="Times New Roman" w:eastAsia="Times New Roman" w:hAnsi="Times New Roman" w:cs="Times New Roman"/>
              <w:bCs/>
              <w:sz w:val="24"/>
              <w:szCs w:val="24"/>
              <w:lang w:val="en-US"/>
            </w:rPr>
            <w:delText xml:space="preserve"> </w:delText>
          </w:r>
        </w:del>
      </w:ins>
      <w:ins w:id="214" w:author="Автор" w:date="2025-12-02T14:44:00Z">
        <w:del w:id="215" w:author="Автор" w:date="2025-12-02T23:49:00Z">
          <w:r w:rsidR="00C52B27" w:rsidRPr="00C52B27" w:rsidDel="00927A18">
            <w:rPr>
              <w:rFonts w:ascii="Times New Roman" w:eastAsia="Times New Roman" w:hAnsi="Times New Roman" w:cs="Times New Roman"/>
              <w:bCs/>
              <w:sz w:val="24"/>
              <w:szCs w:val="24"/>
              <w:lang w:val="en-US"/>
            </w:rPr>
            <w:delText>{Kryazhimskiy, 2011 #171;Neverov, 2015 #172}</w:delText>
          </w:r>
        </w:del>
      </w:ins>
      <w:ins w:id="216" w:author="Автор" w:date="2025-12-02T14:26:00Z">
        <w:del w:id="217" w:author="Автор" w:date="2025-12-02T23:49:00Z">
          <w:r w:rsidR="0066708E" w:rsidDel="00927A18">
            <w:rPr>
              <w:rFonts w:ascii="Times New Roman" w:eastAsia="Times New Roman" w:hAnsi="Times New Roman" w:cs="Times New Roman"/>
              <w:bCs/>
              <w:sz w:val="24"/>
              <w:szCs w:val="24"/>
              <w:lang w:val="en-US"/>
            </w:rPr>
            <w:delText>.</w:delText>
          </w:r>
        </w:del>
      </w:ins>
    </w:p>
    <w:p w14:paraId="1B934F0B" w14:textId="77777777" w:rsidR="001A35A3" w:rsidRPr="00742F5B" w:rsidDel="001A35A3" w:rsidRDefault="001A35A3" w:rsidP="001A35A3">
      <w:pPr>
        <w:spacing w:after="0" w:line="360" w:lineRule="auto"/>
        <w:jc w:val="both"/>
        <w:rPr>
          <w:del w:id="218" w:author="Автор" w:date="2025-12-02T14:22:00Z"/>
          <w:rFonts w:ascii="Times New Roman" w:eastAsia="Times New Roman" w:hAnsi="Times New Roman" w:cs="Times New Roman"/>
          <w:sz w:val="24"/>
          <w:szCs w:val="24"/>
          <w:lang w:val="en-US"/>
          <w:rPrChange w:id="219" w:author="Автор" w:date="2025-12-02T14:22:00Z">
            <w:rPr>
              <w:del w:id="220" w:author="Автор" w:date="2025-12-02T14:22:00Z"/>
              <w:rFonts w:ascii="Times New Roman" w:eastAsia="Times New Roman" w:hAnsi="Times New Roman" w:cs="Times New Roman"/>
              <w:sz w:val="24"/>
              <w:szCs w:val="24"/>
            </w:rPr>
          </w:rPrChange>
        </w:rPr>
      </w:pPr>
    </w:p>
    <w:p w14:paraId="52CA3BC6" w14:textId="77777777" w:rsidR="0087149A" w:rsidRDefault="0087149A" w:rsidP="00742F5B">
      <w:pPr>
        <w:spacing w:line="360" w:lineRule="auto"/>
        <w:jc w:val="both"/>
        <w:rPr>
          <w:rFonts w:ascii="Times New Roman" w:eastAsia="Times New Roman" w:hAnsi="Times New Roman" w:cs="Times New Roman"/>
          <w:sz w:val="24"/>
          <w:szCs w:val="24"/>
        </w:rPr>
        <w:pPrChange w:id="221" w:author="Автор" w:date="2025-12-02T14:22:00Z">
          <w:pPr>
            <w:spacing w:line="360" w:lineRule="auto"/>
            <w:ind w:firstLine="708"/>
            <w:jc w:val="both"/>
          </w:pPr>
        </w:pPrChange>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1E27AA6E" w14:textId="2AF8CCE7" w:rsidR="0087149A" w:rsidDel="00157A64" w:rsidRDefault="0076272C">
      <w:pPr>
        <w:spacing w:after="0" w:line="360" w:lineRule="auto"/>
        <w:ind w:firstLine="708"/>
        <w:jc w:val="both"/>
        <w:rPr>
          <w:del w:id="222" w:author="Автор" w:date="2025-12-02T15:26:00Z"/>
          <w:rFonts w:ascii="Times New Roman" w:eastAsia="Times New Roman" w:hAnsi="Times New Roman" w:cs="Times New Roman"/>
          <w:b/>
          <w:sz w:val="24"/>
          <w:szCs w:val="24"/>
        </w:rPr>
      </w:pPr>
      <w:del w:id="223" w:author="Автор" w:date="2025-12-02T15:26:00Z">
        <w:r w:rsidDel="00157A64">
          <w:rPr>
            <w:rFonts w:ascii="Times New Roman" w:eastAsia="Times New Roman" w:hAnsi="Times New Roman" w:cs="Times New Roman"/>
            <w:b/>
            <w:sz w:val="24"/>
            <w:szCs w:val="24"/>
          </w:rPr>
          <w:delText xml:space="preserve">Detection method. </w:delText>
        </w:r>
        <w:r w:rsidDel="00157A64">
          <w:rPr>
            <w:rFonts w:ascii="Times New Roman" w:eastAsia="Times New Roman" w:hAnsi="Times New Roman" w:cs="Times New Roman"/>
            <w:sz w:val="24"/>
            <w:szCs w:val="24"/>
          </w:rPr>
          <w:delText xml:space="preserve">The method of detection of epistatic pairs upgraded from (39) consists of three stages, as follows. (i) Based on the binarized sequence data, a paired correlator, such as UFE (35) and Pearson coefficient, is calculated for each pair of genetically-diverse genomic sites (loci). Coefficients thus obtained are filtered using p-value and χ statistics for Pearson’s coefficient and a simple cutoff for UFE. Only locus pairs above this cutoff are left for further analysis, as the candidates for epistatic interaction. (ii) For each candidate pair, a set of new correlation coefficients is calculated, subject to the condition that a locus connected to the pair of interest carries the consensus allele. Based on the comparison between these correlators, one determines whether the candidate pair is epistatic or not, as described in </w:delText>
        </w:r>
        <w:r w:rsidDel="00157A64">
          <w:rPr>
            <w:rFonts w:ascii="Times New Roman" w:eastAsia="Times New Roman" w:hAnsi="Times New Roman" w:cs="Times New Roman"/>
            <w:i/>
            <w:sz w:val="24"/>
            <w:szCs w:val="24"/>
          </w:rPr>
          <w:delText>Methods</w:delText>
        </w:r>
        <w:r w:rsidDel="00157A64">
          <w:rPr>
            <w:rFonts w:ascii="Times New Roman" w:eastAsia="Times New Roman" w:hAnsi="Times New Roman" w:cs="Times New Roman"/>
            <w:sz w:val="24"/>
            <w:szCs w:val="24"/>
          </w:rPr>
          <w:delText>.</w:delText>
        </w:r>
      </w:del>
    </w:p>
    <w:p w14:paraId="72C1F255" w14:textId="26B29C69"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 test.</w:t>
      </w:r>
      <w:r>
        <w:rPr>
          <w:rFonts w:ascii="Times New Roman" w:eastAsia="Times New Roman" w:hAnsi="Times New Roman" w:cs="Times New Roman"/>
          <w:sz w:val="24"/>
          <w:szCs w:val="24"/>
        </w:rPr>
        <w:t xml:space="preserve"> </w:t>
      </w:r>
      <w:ins w:id="224" w:author="Автор" w:date="2025-12-02T15:26:00Z">
        <w:r w:rsidR="00157A64">
          <w:rPr>
            <w:rFonts w:ascii="Times New Roman" w:eastAsia="Times New Roman" w:hAnsi="Times New Roman" w:cs="Times New Roman"/>
            <w:sz w:val="24"/>
            <w:szCs w:val="24"/>
          </w:rPr>
          <w:t xml:space="preserve">The method of detection of epistatic pairs is described in </w:t>
        </w:r>
        <w:r w:rsidR="00157A64">
          <w:rPr>
            <w:rFonts w:ascii="Times New Roman" w:eastAsia="Times New Roman" w:hAnsi="Times New Roman" w:cs="Times New Roman"/>
            <w:i/>
            <w:sz w:val="24"/>
            <w:szCs w:val="24"/>
          </w:rPr>
          <w:t>Methods</w:t>
        </w:r>
        <w:r w:rsidR="00157A64">
          <w:rPr>
            <w:rFonts w:ascii="Times New Roman" w:eastAsia="Times New Roman" w:hAnsi="Times New Roman" w:cs="Times New Roman"/>
            <w:sz w:val="24"/>
            <w:szCs w:val="24"/>
          </w:rPr>
          <w:t>.</w:t>
        </w:r>
      </w:ins>
      <w:ins w:id="225" w:author="Автор" w:date="2025-12-02T15:27:00Z">
        <w:r w:rsidR="00157A6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To test </w:t>
      </w:r>
      <w:del w:id="226" w:author="Автор" w:date="2025-12-02T15:27:00Z">
        <w:r w:rsidDel="00157A64">
          <w:rPr>
            <w:rFonts w:ascii="Times New Roman" w:eastAsia="Times New Roman" w:hAnsi="Times New Roman" w:cs="Times New Roman"/>
            <w:sz w:val="24"/>
            <w:szCs w:val="24"/>
          </w:rPr>
          <w:delText xml:space="preserve">the </w:delText>
        </w:r>
      </w:del>
      <w:ins w:id="227" w:author="Автор" w:date="2025-12-02T15:27:00Z">
        <w:r w:rsidR="00157A64">
          <w:rPr>
            <w:rFonts w:ascii="Times New Roman" w:eastAsia="Times New Roman" w:hAnsi="Times New Roman" w:cs="Times New Roman"/>
            <w:sz w:val="24"/>
            <w:szCs w:val="24"/>
          </w:rPr>
          <w:t xml:space="preserve">its </w:t>
        </w:r>
      </w:ins>
      <w:r>
        <w:rPr>
          <w:rFonts w:ascii="Times New Roman" w:eastAsia="Times New Roman" w:hAnsi="Times New Roman" w:cs="Times New Roman"/>
          <w:sz w:val="24"/>
          <w:szCs w:val="24"/>
        </w:rPr>
        <w:t>accuracy</w:t>
      </w:r>
      <w:del w:id="228" w:author="Автор" w:date="2025-12-02T15:27:00Z">
        <w:r w:rsidDel="00596AF4">
          <w:rPr>
            <w:rFonts w:ascii="Times New Roman" w:eastAsia="Times New Roman" w:hAnsi="Times New Roman" w:cs="Times New Roman"/>
            <w:sz w:val="24"/>
            <w:szCs w:val="24"/>
          </w:rPr>
          <w:delText xml:space="preserve"> of this detection method</w:delText>
        </w:r>
      </w:del>
      <w:r>
        <w:rPr>
          <w:rFonts w:ascii="Times New Roman" w:eastAsia="Times New Roman" w:hAnsi="Times New Roman" w:cs="Times New Roman"/>
          <w:sz w:val="24"/>
          <w:szCs w:val="24"/>
        </w:rPr>
        <w:t xml:space="preserve">, artificial genomic sequences are obtained from the simulation of </w:t>
      </w:r>
      <w:ins w:id="229" w:author="Автор" w:date="2025-12-15T15:57:00Z">
        <w:r w:rsidR="005C4B74">
          <w:rPr>
            <w:rFonts w:ascii="Times New Roman" w:eastAsia="Times New Roman" w:hAnsi="Times New Roman" w:cs="Times New Roman"/>
            <w:sz w:val="24"/>
            <w:szCs w:val="24"/>
          </w:rPr>
          <w:t xml:space="preserve">the multi-site </w:t>
        </w:r>
      </w:ins>
      <w:r>
        <w:rPr>
          <w:rFonts w:ascii="Times New Roman" w:eastAsia="Times New Roman" w:hAnsi="Times New Roman" w:cs="Times New Roman"/>
          <w:sz w:val="24"/>
          <w:szCs w:val="24"/>
        </w:rPr>
        <w:t xml:space="preserve">evolution of a population by a Monte-Carlo algorithm with a set epistasis network </w:t>
      </w:r>
      <w:r>
        <w:rPr>
          <w:rFonts w:ascii="Times New Roman" w:eastAsia="Times New Roman" w:hAnsi="Times New Roman" w:cs="Times New Roman"/>
          <w:sz w:val="24"/>
          <w:szCs w:val="24"/>
        </w:rPr>
        <w:lastRenderedPageBreak/>
        <w:t>(</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w:t>
      </w:r>
      <w:del w:id="230" w:author="Автор" w:date="2025-12-02T23:51:00Z">
        <w:r w:rsidDel="001E5656">
          <w:rPr>
            <w:rFonts w:ascii="Times New Roman" w:eastAsia="Times New Roman" w:hAnsi="Times New Roman" w:cs="Times New Roman"/>
            <w:sz w:val="24"/>
            <w:szCs w:val="24"/>
          </w:rPr>
          <w:delText xml:space="preserve"> in UFE correlator (35)</w:delText>
        </w:r>
      </w:del>
      <w:r>
        <w:rPr>
          <w:rFonts w:ascii="Times New Roman" w:eastAsia="Times New Roman" w:hAnsi="Times New Roman" w:cs="Times New Roman"/>
          <w:sz w:val="24"/>
          <w:szCs w:val="24"/>
        </w:rPr>
        <w:t xml:space="preserve">,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36615" cy="6183641"/>
                    </a:xfrm>
                    <a:prstGeom prst="rect">
                      <a:avLst/>
                    </a:prstGeom>
                    <a:ln/>
                  </pic:spPr>
                </pic:pic>
              </a:graphicData>
            </a:graphic>
          </wp:inline>
        </w:drawing>
      </w:r>
    </w:p>
    <w:p w14:paraId="1D37C4A7" w14:textId="61C5D0CD"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ins w:id="231" w:author="Автор" w:date="2025-12-15T14:07:00Z">
        <w:r w:rsidR="002502EA" w:rsidRPr="002502EA" w:rsidDel="002502EA">
          <w:rPr>
            <w:rFonts w:ascii="Times New Roman" w:hAnsi="Times New Roman" w:cs="Times New Roman"/>
            <w:sz w:val="20"/>
            <w:szCs w:val="20"/>
            <w:lang w:val="en-US"/>
          </w:rPr>
          <w:t xml:space="preserve"> </w:t>
        </w:r>
      </w:ins>
      <w:del w:id="232" w:author="Автор" w:date="2025-12-15T14:07:00Z">
        <w:r w:rsidR="00F53701" w:rsidDel="002502EA">
          <w:rPr>
            <w:rFonts w:ascii="Times New Roman" w:hAnsi="Times New Roman" w:cs="Times New Roman"/>
            <w:sz w:val="20"/>
            <w:szCs w:val="20"/>
            <w:lang w:val="en-US"/>
          </w:rPr>
          <w:delText>{Pedruzzi, 2018 #129}</w:delText>
        </w:r>
      </w:del>
      <w:ins w:id="233" w:author="Автор" w:date="2025-12-02T23:50:00Z">
        <w:del w:id="234" w:author="Автор" w:date="2025-12-15T14:07:00Z">
          <w:r w:rsidR="00231D32" w:rsidRPr="00482808" w:rsidDel="002502EA">
            <w:rPr>
              <w:rFonts w:ascii="Times New Roman" w:hAnsi="Times New Roman" w:cs="Times New Roman"/>
              <w:sz w:val="20"/>
              <w:szCs w:val="20"/>
              <w:lang w:val="en-US"/>
            </w:rPr>
            <w:fldChar w:fldCharType="begin"/>
          </w:r>
        </w:del>
      </w:ins>
      <w:del w:id="235" w:author="Автор" w:date="2025-12-15T14:07:00Z">
        <w:r w:rsidR="00435B03" w:rsidDel="002502EA">
          <w:rPr>
            <w:rFonts w:ascii="Times New Roman" w:hAnsi="Times New Roman" w:cs="Times New Roman"/>
            <w:sz w:val="20"/>
            <w:szCs w:val="20"/>
            <w:lang w:val="en-US"/>
          </w:rPr>
          <w:delInstrText xml:space="preserve"> ADDIN EN.CITE &lt;EndNote&gt;&lt;Cite&gt;&lt;Author&gt;Pedruzzi&lt;/Author&gt;&lt;Year&gt;2018&lt;/Year&gt;&lt;RecNum&gt;156&lt;/RecNum&gt;&lt;DisplayText&gt;[38]&lt;/DisplayText&gt;&lt;record&gt;&lt;rec-number&gt;156&lt;/rec-number&gt;&lt;foreign-keys&gt;&lt;key app="EN" db-id="desw09ddppdzr8ezzrk555vktr0505dpx2av" timestamp="1544625278"&gt;156&lt;/key&gt;&lt;/foreign-keys&gt;&lt;ref-type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Biol&lt;/secondary-title&gt;&lt;/titles&gt;&lt;periodical&gt;&lt;full-title&gt;PLoS Comput Biol&lt;/full-title&gt;&lt;/periodical&gt;&lt;pages&gt;e1006426&lt;/pages&gt;&lt;volume&gt;14&lt;/volume&gt;&lt;number&gt;9&lt;/number&gt;&lt;keywords&gt;&lt;keyword&gt;Biological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delInstrText>
        </w:r>
      </w:del>
      <w:ins w:id="236" w:author="Автор" w:date="2025-12-02T23:50:00Z">
        <w:del w:id="237" w:author="Автор" w:date="2025-12-15T14:07:00Z">
          <w:r w:rsidR="00231D32" w:rsidRPr="00482808" w:rsidDel="002502EA">
            <w:rPr>
              <w:rFonts w:ascii="Times New Roman" w:hAnsi="Times New Roman" w:cs="Times New Roman"/>
              <w:sz w:val="20"/>
              <w:szCs w:val="20"/>
              <w:lang w:val="en-US"/>
            </w:rPr>
            <w:fldChar w:fldCharType="separate"/>
          </w:r>
        </w:del>
      </w:ins>
      <w:del w:id="238" w:author="Автор" w:date="2025-12-15T14:07:00Z">
        <w:r w:rsidR="00435B03" w:rsidDel="002502EA">
          <w:rPr>
            <w:rFonts w:ascii="Times New Roman" w:hAnsi="Times New Roman" w:cs="Times New Roman"/>
            <w:noProof/>
            <w:sz w:val="20"/>
            <w:szCs w:val="20"/>
            <w:lang w:val="en-US"/>
          </w:rPr>
          <w:delText>[38]</w:delText>
        </w:r>
      </w:del>
      <w:ins w:id="239" w:author="Автор" w:date="2025-12-02T23:50:00Z">
        <w:del w:id="240" w:author="Автор" w:date="2025-12-15T14:07:00Z">
          <w:r w:rsidR="00231D32" w:rsidRPr="00482808" w:rsidDel="002502EA">
            <w:rPr>
              <w:rFonts w:ascii="Times New Roman" w:hAnsi="Times New Roman" w:cs="Times New Roman"/>
              <w:sz w:val="20"/>
              <w:szCs w:val="20"/>
              <w:lang w:val="en-US"/>
            </w:rPr>
            <w:fldChar w:fldCharType="end"/>
          </w:r>
          <w:r w:rsidR="00231D32" w:rsidDel="002502EA">
            <w:rPr>
              <w:rFonts w:ascii="Times New Roman" w:hAnsi="Times New Roman" w:cs="Times New Roman"/>
              <w:sz w:val="20"/>
              <w:szCs w:val="20"/>
              <w:lang w:val="en-US"/>
            </w:rPr>
            <w:delText xml:space="preserve"> </w:delText>
          </w:r>
        </w:del>
      </w:ins>
      <w:del w:id="241" w:author="Автор" w:date="2025-12-02T23:50:00Z">
        <w:r w:rsidDel="00231D32">
          <w:rPr>
            <w:rFonts w:ascii="Times New Roman" w:eastAsia="Times New Roman" w:hAnsi="Times New Roman" w:cs="Times New Roman"/>
            <w:sz w:val="20"/>
            <w:szCs w:val="20"/>
          </w:rPr>
          <w:delText>(35)</w:delText>
        </w:r>
        <w:r w:rsidDel="00231D32">
          <w:rPr>
            <w:rFonts w:ascii="Times New Roman" w:eastAsia="Times New Roman" w:hAnsi="Times New Roman" w:cs="Times New Roman"/>
            <w:sz w:val="24"/>
            <w:szCs w:val="24"/>
          </w:rPr>
          <w:delText xml:space="preserve"> </w:delText>
        </w:r>
      </w:del>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ins w:id="242" w:author="Автор" w:date="2025-12-15T14:07:00Z">
        <w:r w:rsidR="002502EA" w:rsidRPr="002502EA" w:rsidDel="002502EA">
          <w:rPr>
            <w:rFonts w:ascii="Times New Roman" w:eastAsia="Times New Roman" w:hAnsi="Times New Roman" w:cs="Times New Roman"/>
            <w:color w:val="000000"/>
            <w:sz w:val="20"/>
            <w:szCs w:val="20"/>
          </w:rPr>
          <w:t xml:space="preserve"> </w:t>
        </w:r>
      </w:ins>
      <w:del w:id="243" w:author="Автор" w:date="2025-12-15T14:07:00Z">
        <w:r w:rsidR="00F53701" w:rsidDel="002502EA">
          <w:rPr>
            <w:rFonts w:ascii="Times New Roman" w:eastAsia="Times New Roman" w:hAnsi="Times New Roman" w:cs="Times New Roman"/>
            <w:color w:val="000000"/>
            <w:sz w:val="20"/>
            <w:szCs w:val="20"/>
          </w:rPr>
          <w:delText>{Pedruzzi, 2021 #108}</w:delText>
        </w:r>
      </w:del>
      <w:ins w:id="244" w:author="Автор" w:date="2025-12-02T23:50:00Z">
        <w:del w:id="245" w:author="Автор" w:date="2025-12-15T14:07:00Z">
          <w:r w:rsidR="00231D32" w:rsidDel="002502EA">
            <w:rPr>
              <w:rFonts w:ascii="Times New Roman" w:eastAsia="Times New Roman" w:hAnsi="Times New Roman" w:cs="Times New Roman"/>
              <w:color w:val="000000"/>
              <w:sz w:val="20"/>
              <w:szCs w:val="20"/>
            </w:rPr>
            <w:fldChar w:fldCharType="begin"/>
          </w:r>
        </w:del>
      </w:ins>
      <w:del w:id="246" w:author="Автор" w:date="2025-12-15T14:07:00Z">
        <w:r w:rsidR="00E3739B" w:rsidDel="002502EA">
          <w:rPr>
            <w:rFonts w:ascii="Times New Roman" w:eastAsia="Times New Roman" w:hAnsi="Times New Roman" w:cs="Times New Roman"/>
            <w:color w:val="000000"/>
            <w:sz w:val="20"/>
            <w:szCs w:val="20"/>
          </w:rPr>
          <w:delInstrText xml:space="preserve"> ADDIN EN.CITE &lt;EndNote&gt;&lt;Cite&gt;&lt;Author&gt;Pedruzzi&lt;/Author&gt;&lt;Year&gt;2021&lt;/Year&gt;&lt;RecNum&gt;214&lt;/RecNum&gt;&lt;DisplayText&gt;[41]&lt;/DisplayText&gt;&lt;record&gt;&lt;rec-number&gt;214&lt;/rec-number&gt;&lt;foreign-keys&gt;&lt;key app="EN" db-id="desw09ddppdzr8ezzrk555vktr0505dpx2av" timestamp="1751177494"&gt;214&lt;/key&gt;&lt;/foreign-keys&gt;&lt;ref-type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Pathog&lt;/full-title&gt;&lt;/periodical&gt;&lt;pages&gt;e1009669&lt;/pages&gt;&lt;volume&gt;17&lt;/volume&gt;&lt;number&gt;6&lt;/number&gt;&lt;edition&gt;20210621&lt;/edition&gt;&lt;keywords&gt;&lt;keyword&gt;*Algorithms&lt;/keyword&gt;&lt;keyword&gt;Biological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(Print)&amp;#xD;1553-7366 (Linking)&lt;/isbn&gt;&lt;accession-num&gt;34153082&lt;/accession-num&gt;&lt;urls&gt;&lt;related-urls&gt;&lt;url&gt;https://www.ncbi.nlm.nih.gov/pubmed/34153082&lt;/url&gt;&lt;/related-urls&gt;&lt;/urls&gt;&lt;custom1&gt;The authors have declared that no competing interests exist.&lt;/custom1&gt;&lt;custom2&gt;PMC8248644&lt;/custom2&gt;&lt;electronic-resource-num&gt;10.1371/journal.ppat.1009669&lt;/electronic-resource-num&gt;&lt;remote-database-name&gt;Medline&lt;/remote-database-name&gt;&lt;remote-database-provider&gt;NLM&lt;/remote-database-provider&gt;&lt;/record&gt;&lt;/Cite&gt;&lt;/EndNote&gt;</w:delInstrText>
        </w:r>
      </w:del>
      <w:ins w:id="247" w:author="Автор" w:date="2025-12-02T23:50:00Z">
        <w:del w:id="248" w:author="Автор" w:date="2025-12-15T14:07:00Z">
          <w:r w:rsidR="00231D32" w:rsidDel="002502EA">
            <w:rPr>
              <w:rFonts w:ascii="Times New Roman" w:eastAsia="Times New Roman" w:hAnsi="Times New Roman" w:cs="Times New Roman"/>
              <w:color w:val="000000"/>
              <w:sz w:val="20"/>
              <w:szCs w:val="20"/>
            </w:rPr>
            <w:fldChar w:fldCharType="separate"/>
          </w:r>
        </w:del>
      </w:ins>
      <w:del w:id="249" w:author="Автор" w:date="2025-12-15T14:07:00Z">
        <w:r w:rsidR="00E3739B" w:rsidDel="002502EA">
          <w:rPr>
            <w:rFonts w:ascii="Times New Roman" w:eastAsia="Times New Roman" w:hAnsi="Times New Roman" w:cs="Times New Roman"/>
            <w:color w:val="000000"/>
            <w:sz w:val="20"/>
            <w:szCs w:val="20"/>
          </w:rPr>
          <w:delText>[41]</w:delText>
        </w:r>
      </w:del>
      <w:ins w:id="250" w:author="Автор" w:date="2025-12-02T23:50:00Z">
        <w:del w:id="251" w:author="Автор" w:date="2025-12-15T14:07:00Z">
          <w:r w:rsidR="00231D32" w:rsidDel="002502EA">
            <w:rPr>
              <w:rFonts w:ascii="Times New Roman" w:eastAsia="Times New Roman" w:hAnsi="Times New Roman" w:cs="Times New Roman"/>
              <w:color w:val="000000"/>
              <w:sz w:val="20"/>
              <w:szCs w:val="20"/>
            </w:rPr>
            <w:fldChar w:fldCharType="end"/>
          </w:r>
          <w:r w:rsidR="00231D32" w:rsidDel="002502EA">
            <w:rPr>
              <w:rFonts w:ascii="Times New Roman" w:eastAsia="Times New Roman" w:hAnsi="Times New Roman" w:cs="Times New Roman"/>
              <w:color w:val="000000"/>
              <w:sz w:val="20"/>
              <w:szCs w:val="20"/>
            </w:rPr>
            <w:delText xml:space="preserve"> </w:delText>
          </w:r>
        </w:del>
      </w:ins>
      <w:del w:id="252" w:author="Автор" w:date="2025-12-02T23:50:00Z">
        <w:r w:rsidDel="00231D32">
          <w:rPr>
            <w:rFonts w:ascii="Times New Roman" w:eastAsia="Times New Roman" w:hAnsi="Times New Roman" w:cs="Times New Roman"/>
            <w:color w:val="000000"/>
            <w:sz w:val="20"/>
            <w:szCs w:val="20"/>
          </w:rPr>
          <w:delText xml:space="preserve">(39) </w:delText>
        </w:r>
      </w:del>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del w:id="253" w:author="Автор" w:date="2025-12-15T14:08:00Z">
        <w:r w:rsidDel="004D4EEA">
          <w:rPr>
            <w:rFonts w:ascii="Times New Roman" w:eastAsia="Times New Roman" w:hAnsi="Times New Roman" w:cs="Times New Roman"/>
            <w:color w:val="000000"/>
            <w:sz w:val="20"/>
            <w:szCs w:val="20"/>
          </w:rPr>
          <w:delText xml:space="preserve">bonds </w:delText>
        </w:r>
      </w:del>
      <w:ins w:id="254" w:author="Автор" w:date="2025-12-15T14:08:00Z">
        <w:r w:rsidR="004D4EEA">
          <w:rPr>
            <w:rFonts w:ascii="Times New Roman" w:eastAsia="Times New Roman" w:hAnsi="Times New Roman" w:cs="Times New Roman"/>
            <w:color w:val="000000"/>
            <w:sz w:val="20"/>
            <w:szCs w:val="20"/>
          </w:rPr>
          <w:t xml:space="preserve">links </w:t>
        </w:r>
      </w:ins>
      <w:ins w:id="255" w:author="Автор" w:date="2025-12-02T16:57:00Z">
        <w:r w:rsidR="00750649">
          <w:rPr>
            <w:rFonts w:ascii="Times New Roman" w:eastAsia="Times New Roman" w:hAnsi="Times New Roman" w:cs="Times New Roman"/>
            <w:color w:val="000000"/>
            <w:sz w:val="20"/>
            <w:szCs w:val="20"/>
          </w:rPr>
          <w:t xml:space="preserve">(interactions) </w:t>
        </w:r>
      </w:ins>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w:lastRenderedPageBreak/>
          <m:t>E=0.75</m:t>
        </m:r>
      </m:oMath>
      <w:r>
        <w:rPr>
          <w:rFonts w:ascii="Times New Roman" w:eastAsia="Times New Roman" w:hAnsi="Times New Roman" w:cs="Times New Roman"/>
          <w:color w:val="000000"/>
          <w:sz w:val="20"/>
          <w:szCs w:val="20"/>
        </w:rPr>
        <w:t xml:space="preserve"> is the threshold value of full compensation</w:t>
      </w:r>
      <w:del w:id="256" w:author="Автор" w:date="2025-12-15T14:08:00Z">
        <w:r w:rsidDel="00040928">
          <w:rPr>
            <w:rFonts w:ascii="Times New Roman" w:eastAsia="Times New Roman" w:hAnsi="Times New Roman" w:cs="Times New Roman"/>
            <w:color w:val="000000"/>
            <w:sz w:val="20"/>
            <w:szCs w:val="20"/>
          </w:rPr>
          <w:delText xml:space="preserve"> </w:delText>
        </w:r>
      </w:del>
      <w:r>
        <w:rPr>
          <w:rFonts w:ascii="Times New Roman" w:eastAsia="Times New Roman" w:hAnsi="Times New Roman" w:cs="Times New Roman"/>
          <w:color w:val="000000"/>
          <w:sz w:val="20"/>
          <w:szCs w:val="20"/>
        </w:rPr>
        <w:t xml:space="preserv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del w:id="257" w:author="Автор" w:date="2025-12-15T14:07:00Z">
        <w:r w:rsidR="00F53701" w:rsidDel="00040928">
          <w:rPr>
            <w:rFonts w:ascii="Times New Roman" w:hAnsi="Times New Roman" w:cs="Times New Roman"/>
            <w:sz w:val="20"/>
            <w:szCs w:val="20"/>
            <w:lang w:val="en-US"/>
          </w:rPr>
          <w:delText>{Pedruzzi, 2018 #129}</w:delText>
        </w:r>
      </w:del>
      <w:ins w:id="258" w:author="Автор" w:date="2025-12-09T12:34:00Z">
        <w:del w:id="259" w:author="Автор" w:date="2025-12-15T14:07:00Z">
          <w:r w:rsidR="00905F86" w:rsidRPr="00905F86" w:rsidDel="00040928">
            <w:rPr>
              <w:rFonts w:ascii="Times New Roman" w:hAnsi="Times New Roman" w:cs="Times New Roman"/>
              <w:sz w:val="20"/>
              <w:szCs w:val="20"/>
              <w:lang w:val="en-US"/>
            </w:rPr>
            <w:delText xml:space="preserve"> </w:delText>
          </w:r>
        </w:del>
      </w:ins>
      <w:del w:id="260" w:author="Автор" w:date="2025-12-09T12:34:00Z">
        <w:r w:rsidR="00905F86" w:rsidDel="00905F86">
          <w:rPr>
            <w:rFonts w:ascii="Times New Roman" w:hAnsi="Times New Roman" w:cs="Times New Roman"/>
            <w:sz w:val="20"/>
            <w:szCs w:val="20"/>
            <w:lang w:val="en-US"/>
          </w:rPr>
          <w:delText>{Pedruzzi, 2018 #156}</w:delText>
        </w:r>
      </w:del>
      <w:del w:id="261" w:author="Автор" w:date="2025-12-02T23:50:00Z">
        <w:r w:rsidDel="001E5656">
          <w:rPr>
            <w:rFonts w:ascii="Times New Roman" w:eastAsia="Times New Roman" w:hAnsi="Times New Roman" w:cs="Times New Roman"/>
            <w:sz w:val="20"/>
            <w:szCs w:val="20"/>
          </w:rPr>
          <w:delText>(35)</w:delText>
        </w:r>
      </w:del>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31F2A238" w:rsidR="0087149A" w:rsidRDefault="0076272C">
      <w:pPr>
        <w:spacing w:after="0" w:line="360" w:lineRule="auto"/>
        <w:ind w:firstLine="708"/>
        <w:jc w:val="both"/>
        <w:rPr>
          <w:ins w:id="262" w:author="Автор" w:date="2026-03-23T21:0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del w:id="263" w:author="Автор" w:date="2025-12-02T23:52:00Z">
        <w:r w:rsidDel="009827A8">
          <w:rPr>
            <w:rFonts w:ascii="Times New Roman" w:eastAsia="Times New Roman" w:hAnsi="Times New Roman" w:cs="Times New Roman"/>
            <w:sz w:val="24"/>
            <w:szCs w:val="24"/>
          </w:rPr>
          <w:delText xml:space="preserve">or </w:delText>
        </w:r>
      </w:del>
      <w:ins w:id="264" w:author="Автор" w:date="2025-12-02T23:52:00Z">
        <w:r w:rsidR="009827A8">
          <w:rPr>
            <w:rFonts w:ascii="Times New Roman" w:eastAsia="Times New Roman" w:hAnsi="Times New Roman" w:cs="Times New Roman"/>
            <w:sz w:val="24"/>
            <w:szCs w:val="24"/>
          </w:rPr>
          <w:t xml:space="preserve">and </w:t>
        </w:r>
      </w:ins>
      <w:r>
        <w:rPr>
          <w:rFonts w:ascii="Times New Roman" w:eastAsia="Times New Roman" w:hAnsi="Times New Roman" w:cs="Times New Roman"/>
          <w:sz w:val="24"/>
          <w:szCs w:val="24"/>
        </w:rPr>
        <w:t>UFE</w:t>
      </w:r>
      <w:ins w:id="265" w:author="Автор" w:date="2025-12-02T23:52:00Z">
        <w:r w:rsidR="009827A8">
          <w:rPr>
            <w:rFonts w:ascii="Times New Roman" w:eastAsia="Times New Roman" w:hAnsi="Times New Roman" w:cs="Times New Roman"/>
            <w:sz w:val="24"/>
            <w:szCs w:val="24"/>
          </w:rPr>
          <w:t xml:space="preserve"> </w:t>
        </w:r>
      </w:ins>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ins w:id="266" w:author="Автор" w:date="2025-12-15T14:08:00Z">
        <w:r w:rsidR="004D4EEA">
          <w:rPr>
            <w:rFonts w:ascii="Times New Roman" w:hAnsi="Times New Roman" w:cs="Times New Roman"/>
            <w:sz w:val="24"/>
            <w:szCs w:val="24"/>
            <w:lang w:val="en-US"/>
          </w:rPr>
          <w:t xml:space="preserve"> </w:t>
        </w:r>
      </w:ins>
      <w:del w:id="267" w:author="Автор" w:date="2025-12-15T14:08:00Z">
        <w:r w:rsidR="00F53701" w:rsidDel="004D4EEA">
          <w:rPr>
            <w:rFonts w:ascii="Times New Roman" w:hAnsi="Times New Roman" w:cs="Times New Roman"/>
            <w:sz w:val="24"/>
            <w:szCs w:val="24"/>
            <w:lang w:val="en-US"/>
          </w:rPr>
          <w:delText>{Pedruzzi, 2018 #129}</w:delText>
        </w:r>
      </w:del>
      <w:ins w:id="268" w:author="Автор" w:date="2025-12-02T23:52:00Z">
        <w:del w:id="269" w:author="Автор" w:date="2025-12-15T14:08:00Z">
          <w:r w:rsidR="009827A8" w:rsidDel="004D4EEA">
            <w:rPr>
              <w:rFonts w:ascii="Times New Roman" w:hAnsi="Times New Roman" w:cs="Times New Roman"/>
              <w:sz w:val="24"/>
              <w:szCs w:val="24"/>
              <w:lang w:val="en-US"/>
            </w:rPr>
            <w:fldChar w:fldCharType="begin"/>
          </w:r>
        </w:del>
      </w:ins>
      <w:del w:id="270" w:author="Автор" w:date="2025-12-15T14:08:00Z">
        <w:r w:rsidR="00435B03" w:rsidDel="004D4EEA">
          <w:rPr>
            <w:rFonts w:ascii="Times New Roman" w:hAnsi="Times New Roman" w:cs="Times New Roman"/>
            <w:sz w:val="24"/>
            <w:szCs w:val="24"/>
            <w:lang w:val="en-US"/>
          </w:rPr>
          <w:delInstrText xml:space="preserve"> ADDIN EN.CITE &lt;EndNote&gt;&lt;Cite&gt;&lt;Author&gt;Pedruzzi&lt;/Author&gt;&lt;Year&gt;2018&lt;/Year&gt;&lt;RecNum&gt;156&lt;/RecNum&gt;&lt;DisplayText&gt;[38]&lt;/DisplayText&gt;&lt;record&gt;&lt;rec-number&gt;156&lt;/rec-number&gt;&lt;foreign-keys&gt;&lt;key app="EN" db-id="desw09ddppdzr8ezzrk555vktr0505dpx2av" timestamp="1544625278"&gt;156&lt;/key&gt;&lt;/foreign-keys&gt;&lt;ref-type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Biol&lt;/secondary-title&gt;&lt;/titles&gt;&lt;periodical&gt;&lt;full-title&gt;PLoS Comput Biol&lt;/full-title&gt;&lt;/periodical&gt;&lt;pages&gt;e1006426&lt;/pages&gt;&lt;volume&gt;14&lt;/volume&gt;&lt;number&gt;9&lt;/number&gt;&lt;keywords&gt;&lt;keyword&gt;Biological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delInstrText>
        </w:r>
      </w:del>
      <w:ins w:id="271" w:author="Автор" w:date="2025-12-02T23:52:00Z">
        <w:del w:id="272" w:author="Автор" w:date="2025-12-15T14:08:00Z">
          <w:r w:rsidR="009827A8" w:rsidDel="004D4EEA">
            <w:rPr>
              <w:rFonts w:ascii="Times New Roman" w:hAnsi="Times New Roman" w:cs="Times New Roman"/>
              <w:sz w:val="24"/>
              <w:szCs w:val="24"/>
              <w:lang w:val="en-US"/>
            </w:rPr>
            <w:fldChar w:fldCharType="separate"/>
          </w:r>
        </w:del>
      </w:ins>
      <w:del w:id="273" w:author="Автор" w:date="2025-12-15T14:08:00Z">
        <w:r w:rsidR="00435B03" w:rsidDel="004D4EEA">
          <w:rPr>
            <w:rFonts w:ascii="Times New Roman" w:hAnsi="Times New Roman" w:cs="Times New Roman"/>
            <w:noProof/>
            <w:sz w:val="24"/>
            <w:szCs w:val="24"/>
            <w:lang w:val="en-US"/>
          </w:rPr>
          <w:delText>[38]</w:delText>
        </w:r>
      </w:del>
      <w:ins w:id="274" w:author="Автор" w:date="2025-12-02T23:52:00Z">
        <w:del w:id="275" w:author="Автор" w:date="2025-12-15T14:08:00Z">
          <w:r w:rsidR="009827A8" w:rsidDel="004D4EEA">
            <w:rPr>
              <w:rFonts w:ascii="Times New Roman" w:hAnsi="Times New Roman" w:cs="Times New Roman"/>
              <w:sz w:val="24"/>
              <w:szCs w:val="24"/>
              <w:lang w:val="en-US"/>
            </w:rPr>
            <w:fldChar w:fldCharType="end"/>
          </w:r>
        </w:del>
      </w:ins>
      <w:del w:id="276" w:author="Автор" w:date="2025-12-15T14:08:00Z">
        <w:r w:rsidDel="004D4EEA">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6D00A3D5" w14:textId="0A70ED92" w:rsidR="008F60D5" w:rsidRDefault="008F60D5" w:rsidP="00742F5B">
      <w:pPr>
        <w:spacing w:after="0" w:line="360" w:lineRule="auto"/>
        <w:jc w:val="both"/>
        <w:rPr>
          <w:ins w:id="277" w:author="Автор" w:date="2026-03-23T21:16:00Z"/>
          <w:rFonts w:ascii="Times New Roman" w:eastAsia="Times New Roman" w:hAnsi="Times New Roman" w:cs="Times New Roman"/>
          <w:sz w:val="24"/>
          <w:szCs w:val="24"/>
        </w:rPr>
      </w:pPr>
      <w:ins w:id="278" w:author="Автор" w:date="2026-03-23T21:08:00Z">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Additional test on</w:t>
        </w:r>
      </w:ins>
      <w:ins w:id="279" w:author="Автор" w:date="2026-03-23T21:09:00Z">
        <w:r>
          <w:rPr>
            <w:rFonts w:ascii="Times New Roman" w:eastAsia="Times New Roman" w:hAnsi="Times New Roman" w:cs="Times New Roman"/>
            <w:b/>
            <w:sz w:val="24"/>
            <w:szCs w:val="24"/>
          </w:rPr>
          <w:t xml:space="preserve"> monomorphous population</w:t>
        </w:r>
        <w:r w:rsidR="002C4707">
          <w:rPr>
            <w:rFonts w:ascii="Times New Roman" w:eastAsia="Times New Roman" w:hAnsi="Times New Roman" w:cs="Times New Roman"/>
            <w:b/>
            <w:sz w:val="24"/>
            <w:szCs w:val="24"/>
          </w:rPr>
          <w:t xml:space="preserve">. </w:t>
        </w:r>
        <w:r w:rsidR="002C4707">
          <w:rPr>
            <w:rFonts w:ascii="Times New Roman" w:eastAsia="Times New Roman" w:hAnsi="Times New Roman" w:cs="Times New Roman"/>
            <w:sz w:val="24"/>
            <w:szCs w:val="24"/>
          </w:rPr>
          <w:t>Since in real world</w:t>
        </w:r>
      </w:ins>
      <w:ins w:id="280" w:author="Автор" w:date="2026-03-23T21:10:00Z">
        <w:r w:rsidR="002C4707">
          <w:rPr>
            <w:rFonts w:ascii="Times New Roman" w:eastAsia="Times New Roman" w:hAnsi="Times New Roman" w:cs="Times New Roman"/>
            <w:sz w:val="24"/>
            <w:szCs w:val="24"/>
          </w:rPr>
          <w:t xml:space="preserve"> not all populations start their evolution as hi</w:t>
        </w:r>
      </w:ins>
      <w:ins w:id="281" w:author="Автор" w:date="2026-03-23T21:11:00Z">
        <w:r w:rsidR="002C4707">
          <w:rPr>
            <w:rFonts w:ascii="Times New Roman" w:eastAsia="Times New Roman" w:hAnsi="Times New Roman" w:cs="Times New Roman"/>
            <w:sz w:val="24"/>
            <w:szCs w:val="24"/>
          </w:rPr>
          <w:t xml:space="preserve">ghly polymorphous, we decided to make an additional simulation where initial allele </w:t>
        </w:r>
      </w:ins>
      <w:ins w:id="282" w:author="Автор" w:date="2026-03-23T21:12:00Z">
        <w:r w:rsidR="002C4707">
          <w:rPr>
            <w:rFonts w:ascii="Times New Roman" w:eastAsia="Times New Roman" w:hAnsi="Times New Roman" w:cs="Times New Roman"/>
            <w:sz w:val="24"/>
            <w:szCs w:val="24"/>
          </w:rPr>
          <w:t>frequency</w:t>
        </w:r>
      </w:ins>
      <w:ins w:id="283" w:author="Автор" w:date="2026-03-23T21:11:00Z">
        <w:r w:rsidR="002C4707">
          <w:rPr>
            <w:rFonts w:ascii="Times New Roman" w:eastAsia="Times New Roman" w:hAnsi="Times New Roman" w:cs="Times New Roman"/>
            <w:sz w:val="24"/>
            <w:szCs w:val="24"/>
          </w:rPr>
          <w:t xml:space="preserve"> </w:t>
        </w:r>
      </w:ins>
      <m:oMath>
        <m:sSub>
          <m:sSubPr>
            <m:ctrlPr>
              <w:ins w:id="284" w:author="Автор" w:date="2026-03-23T21:12:00Z">
                <w:rPr>
                  <w:rFonts w:ascii="Cambria Math" w:eastAsia="Times New Roman" w:hAnsi="Cambria Math" w:cs="Times New Roman"/>
                  <w:i/>
                  <w:sz w:val="24"/>
                  <w:szCs w:val="24"/>
                </w:rPr>
              </w:ins>
            </m:ctrlPr>
          </m:sSubPr>
          <m:e>
            <m:r>
              <w:ins w:id="285" w:author="Автор" w:date="2026-03-23T21:12:00Z">
                <w:rPr>
                  <w:rFonts w:ascii="Cambria Math" w:eastAsia="Times New Roman" w:hAnsi="Cambria Math" w:cs="Times New Roman"/>
                  <w:sz w:val="24"/>
                  <w:szCs w:val="24"/>
                </w:rPr>
                <m:t>f</m:t>
              </w:ins>
            </m:r>
          </m:e>
          <m:sub>
            <m:r>
              <w:ins w:id="286" w:author="Автор" w:date="2026-03-23T21:12:00Z">
                <w:rPr>
                  <w:rFonts w:ascii="Cambria Math" w:eastAsia="Times New Roman" w:hAnsi="Cambria Math" w:cs="Times New Roman"/>
                  <w:sz w:val="24"/>
                  <w:szCs w:val="24"/>
                </w:rPr>
                <m:t>0</m:t>
              </w:ins>
            </m:r>
          </m:sub>
        </m:sSub>
        <m:r>
          <w:ins w:id="287" w:author="Автор" w:date="2026-03-23T21:12:00Z">
            <w:rPr>
              <w:rFonts w:ascii="Cambria Math" w:eastAsia="Times New Roman" w:hAnsi="Cambria Math" w:cs="Times New Roman"/>
              <w:sz w:val="24"/>
              <w:szCs w:val="24"/>
            </w:rPr>
            <m:t>=0</m:t>
          </w:ins>
        </m:r>
      </m:oMath>
      <w:ins w:id="288" w:author="Автор" w:date="2026-03-23T21:12:00Z">
        <w:r w:rsidR="002C4707">
          <w:rPr>
            <w:rFonts w:ascii="Times New Roman" w:eastAsia="Times New Roman" w:hAnsi="Times New Roman" w:cs="Times New Roman"/>
            <w:sz w:val="24"/>
            <w:szCs w:val="24"/>
          </w:rPr>
          <w:t>, we also changed the epistatic network shape f</w:t>
        </w:r>
      </w:ins>
      <w:ins w:id="289" w:author="Автор" w:date="2026-03-23T21:13:00Z">
        <w:r w:rsidR="002C4707">
          <w:rPr>
            <w:rFonts w:ascii="Times New Roman" w:eastAsia="Times New Roman" w:hAnsi="Times New Roman" w:cs="Times New Roman"/>
            <w:sz w:val="24"/>
            <w:szCs w:val="24"/>
          </w:rPr>
          <w:t>rom isolated</w:t>
        </w:r>
      </w:ins>
      <w:ins w:id="290" w:author="Автор" w:date="2026-03-23T21:12:00Z">
        <w:r w:rsidR="002C4707">
          <w:rPr>
            <w:rFonts w:ascii="Times New Roman" w:eastAsia="Times New Roman" w:hAnsi="Times New Roman" w:cs="Times New Roman"/>
            <w:sz w:val="24"/>
            <w:szCs w:val="24"/>
          </w:rPr>
          <w:t xml:space="preserve"> dou</w:t>
        </w:r>
      </w:ins>
      <w:ins w:id="291" w:author="Автор" w:date="2026-03-23T21:13:00Z">
        <w:r w:rsidR="002C4707">
          <w:rPr>
            <w:rFonts w:ascii="Times New Roman" w:eastAsia="Times New Roman" w:hAnsi="Times New Roman" w:cs="Times New Roman"/>
            <w:sz w:val="24"/>
            <w:szCs w:val="24"/>
          </w:rPr>
          <w:t>b</w:t>
        </w:r>
      </w:ins>
      <w:ins w:id="292" w:author="Автор" w:date="2026-03-23T21:12:00Z">
        <w:r w:rsidR="002C4707">
          <w:rPr>
            <w:rFonts w:ascii="Times New Roman" w:eastAsia="Times New Roman" w:hAnsi="Times New Roman" w:cs="Times New Roman"/>
            <w:sz w:val="24"/>
            <w:szCs w:val="24"/>
          </w:rPr>
          <w:t>le ar</w:t>
        </w:r>
      </w:ins>
      <w:ins w:id="293" w:author="Автор" w:date="2026-03-23T21:13:00Z">
        <w:r w:rsidR="002C4707">
          <w:rPr>
            <w:rFonts w:ascii="Times New Roman" w:eastAsia="Times New Roman" w:hAnsi="Times New Roman" w:cs="Times New Roman"/>
            <w:sz w:val="24"/>
            <w:szCs w:val="24"/>
          </w:rPr>
          <w:t>cs to a star with 10 rays.</w:t>
        </w:r>
      </w:ins>
      <w:ins w:id="294" w:author="Автор" w:date="2026-03-23T21:14:00Z">
        <w:r w:rsidR="002C4707">
          <w:rPr>
            <w:rFonts w:ascii="Times New Roman" w:eastAsia="Times New Roman" w:hAnsi="Times New Roman" w:cs="Times New Roman"/>
            <w:sz w:val="24"/>
            <w:szCs w:val="24"/>
          </w:rPr>
          <w:t xml:space="preserve"> (see </w:t>
        </w:r>
        <w:r w:rsidR="002C4707" w:rsidRPr="00742F5B">
          <w:rPr>
            <w:rFonts w:ascii="Times New Roman" w:eastAsia="Times New Roman" w:hAnsi="Times New Roman" w:cs="Times New Roman"/>
            <w:i/>
            <w:sz w:val="24"/>
            <w:szCs w:val="24"/>
            <w:rPrChange w:id="295" w:author="Автор" w:date="2026-03-23T21:23:00Z">
              <w:rPr>
                <w:rFonts w:ascii="Times New Roman" w:eastAsia="Times New Roman" w:hAnsi="Times New Roman" w:cs="Times New Roman"/>
                <w:sz w:val="24"/>
                <w:szCs w:val="24"/>
              </w:rPr>
            </w:rPrChange>
          </w:rPr>
          <w:t>Methods</w:t>
        </w:r>
        <w:r w:rsidR="002C4707">
          <w:rPr>
            <w:rFonts w:ascii="Times New Roman" w:eastAsia="Times New Roman" w:hAnsi="Times New Roman" w:cs="Times New Roman"/>
            <w:sz w:val="24"/>
            <w:szCs w:val="24"/>
          </w:rPr>
          <w:t xml:space="preserve"> for the rest of the parameters). </w:t>
        </w:r>
      </w:ins>
      <w:ins w:id="296" w:author="Автор" w:date="2026-03-23T21:15:00Z">
        <w:r w:rsidR="002C4707">
          <w:rPr>
            <w:rFonts w:ascii="Times New Roman" w:eastAsia="Times New Roman" w:hAnsi="Times New Roman" w:cs="Times New Roman"/>
            <w:sz w:val="24"/>
            <w:szCs w:val="24"/>
          </w:rPr>
          <w:t>In this simulation scenario we acquired spontaneous symmetry change (due to epistatic network)</w:t>
        </w:r>
      </w:ins>
      <w:ins w:id="297" w:author="Автор" w:date="2026-03-23T21:16:00Z">
        <w:r w:rsidR="002C4707">
          <w:rPr>
            <w:rFonts w:ascii="Times New Roman" w:eastAsia="Times New Roman" w:hAnsi="Times New Roman" w:cs="Times New Roman"/>
            <w:sz w:val="24"/>
            <w:szCs w:val="24"/>
          </w:rPr>
          <w:t xml:space="preserve"> and then analyzed resulting data with our method.</w:t>
        </w:r>
      </w:ins>
    </w:p>
    <w:p w14:paraId="2956B5D5" w14:textId="020ECBF2" w:rsidR="002C4707" w:rsidRDefault="002C4707" w:rsidP="00742F5B">
      <w:pPr>
        <w:spacing w:after="0" w:line="360" w:lineRule="auto"/>
        <w:jc w:val="both"/>
        <w:rPr>
          <w:ins w:id="298" w:author="Автор" w:date="2026-03-23T21:17:00Z"/>
          <w:rFonts w:ascii="Times New Roman" w:eastAsia="Times New Roman" w:hAnsi="Times New Roman" w:cs="Times New Roman"/>
          <w:sz w:val="24"/>
          <w:szCs w:val="24"/>
        </w:rPr>
      </w:pPr>
      <w:ins w:id="299" w:author="Автор" w:date="2026-03-23T21:16:00Z">
        <w:r>
          <w:rPr>
            <w:rFonts w:ascii="Times New Roman" w:eastAsia="Times New Roman" w:hAnsi="Times New Roman" w:cs="Times New Roman"/>
            <w:sz w:val="24"/>
            <w:szCs w:val="24"/>
          </w:rPr>
          <w:tab/>
          <w:t>To do so, firstly, we draw a mutational</w:t>
        </w:r>
      </w:ins>
      <w:ins w:id="300" w:author="Автор" w:date="2026-03-23T21:17:00Z">
        <w:r>
          <w:rPr>
            <w:rFonts w:ascii="Times New Roman" w:eastAsia="Times New Roman" w:hAnsi="Times New Roman" w:cs="Times New Roman"/>
            <w:sz w:val="24"/>
            <w:szCs w:val="24"/>
          </w:rPr>
          <w:t xml:space="preserve"> spectrum of the dataset:</w:t>
        </w:r>
      </w:ins>
    </w:p>
    <w:p w14:paraId="0CB2B425" w14:textId="26CAD4C5" w:rsidR="002C4707" w:rsidRDefault="002C4707" w:rsidP="00742F5B">
      <w:pPr>
        <w:spacing w:after="0" w:line="360" w:lineRule="auto"/>
        <w:jc w:val="both"/>
        <w:rPr>
          <w:ins w:id="301" w:author="Автор" w:date="2026-03-23T21:27:00Z"/>
          <w:rFonts w:ascii="Times New Roman" w:eastAsia="Times New Roman" w:hAnsi="Times New Roman" w:cs="Times New Roman"/>
          <w:sz w:val="24"/>
          <w:szCs w:val="24"/>
        </w:rPr>
      </w:pPr>
      <w:ins w:id="302" w:author="Автор" w:date="2026-03-23T21:17:00Z">
        <w:r>
          <w:rPr>
            <w:rFonts w:ascii="Times New Roman" w:eastAsia="Times New Roman" w:hAnsi="Times New Roman" w:cs="Times New Roman"/>
            <w:noProof/>
            <w:sz w:val="24"/>
            <w:szCs w:val="24"/>
          </w:rPr>
          <w:drawing>
            <wp:inline distT="0" distB="0" distL="0" distR="0" wp14:anchorId="07F4408D" wp14:editId="3FCF0399">
              <wp:extent cx="5848350" cy="43910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ins>
    </w:p>
    <w:p w14:paraId="4E5144E9" w14:textId="66D2DD1A" w:rsidR="000018A6" w:rsidRPr="00742F5B" w:rsidRDefault="000018A6" w:rsidP="00742F5B">
      <w:pPr>
        <w:spacing w:after="0" w:line="360" w:lineRule="auto"/>
        <w:jc w:val="both"/>
        <w:rPr>
          <w:ins w:id="303" w:author="Автор" w:date="2026-03-23T21:19:00Z"/>
          <w:rFonts w:ascii="Times New Roman" w:eastAsia="Times New Roman" w:hAnsi="Times New Roman" w:cs="Times New Roman"/>
          <w:sz w:val="20"/>
          <w:szCs w:val="20"/>
          <w:rPrChange w:id="304" w:author="Автор" w:date="2026-03-23T21:27:00Z">
            <w:rPr>
              <w:ins w:id="305" w:author="Автор" w:date="2026-03-23T21:19:00Z"/>
              <w:rFonts w:ascii="Times New Roman" w:eastAsia="Times New Roman" w:hAnsi="Times New Roman" w:cs="Times New Roman"/>
              <w:sz w:val="24"/>
              <w:szCs w:val="24"/>
            </w:rPr>
          </w:rPrChange>
        </w:rPr>
      </w:pPr>
      <w:ins w:id="306" w:author="Автор" w:date="2026-03-23T21:27:00Z">
        <w:r>
          <w:rPr>
            <w:rFonts w:ascii="Times New Roman" w:eastAsia="Times New Roman" w:hAnsi="Times New Roman" w:cs="Times New Roman"/>
            <w:sz w:val="20"/>
            <w:szCs w:val="20"/>
          </w:rPr>
          <w:lastRenderedPageBreak/>
          <w:t>Figure  .</w:t>
        </w:r>
      </w:ins>
      <w:ins w:id="307" w:author="Автор" w:date="2026-03-23T21:28:00Z">
        <w:r w:rsidRPr="000018A6">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Mutational spectrum for simulated datase.</w:t>
        </w:r>
        <w:r>
          <w:rPr>
            <w:rFonts w:ascii="Times New Roman" w:eastAsia="Times New Roman" w:hAnsi="Times New Roman" w:cs="Times New Roman"/>
            <w:sz w:val="20"/>
            <w:szCs w:val="20"/>
          </w:rPr>
          <w:t xml:space="preserve"> Y–axis: number of sequences with a given number of differences (X–axis) from the initial all zero</w:t>
        </w:r>
      </w:ins>
      <w:ins w:id="308" w:author="Автор" w:date="2026-03-23T21:32:00Z">
        <w:r w:rsidR="005620C4">
          <w:rPr>
            <w:rFonts w:ascii="Times New Roman" w:eastAsia="Times New Roman" w:hAnsi="Times New Roman" w:cs="Times New Roman"/>
            <w:sz w:val="20"/>
            <w:szCs w:val="20"/>
          </w:rPr>
          <w:t>s</w:t>
        </w:r>
      </w:ins>
      <w:ins w:id="309" w:author="Автор" w:date="2026-03-23T21:28:00Z">
        <w:r>
          <w:rPr>
            <w:rFonts w:ascii="Times New Roman" w:eastAsia="Times New Roman" w:hAnsi="Times New Roman" w:cs="Times New Roman"/>
            <w:sz w:val="20"/>
            <w:szCs w:val="20"/>
          </w:rPr>
          <w:t xml:space="preserve"> sequence.</w:t>
        </w:r>
      </w:ins>
      <w:ins w:id="310" w:author="Автор" w:date="2026-03-23T21:29:00Z">
        <w:r>
          <w:rPr>
            <w:rFonts w:ascii="Times New Roman" w:eastAsia="Times New Roman" w:hAnsi="Times New Roman" w:cs="Times New Roman"/>
            <w:sz w:val="20"/>
            <w:szCs w:val="20"/>
          </w:rPr>
          <w:t xml:space="preserve"> Simulation parameters:</w:t>
        </w:r>
      </w:ins>
      <w:ins w:id="311" w:author="Автор" w:date="2026-03-23T21:30:00Z">
        <w:r w:rsidR="005620C4" w:rsidRPr="005620C4">
          <w:rPr>
            <w:rFonts w:ascii="Times New Roman" w:eastAsia="Times New Roman" w:hAnsi="Times New Roman" w:cs="Times New Roman"/>
            <w:color w:val="000000"/>
            <w:sz w:val="20"/>
            <w:szCs w:val="20"/>
          </w:rPr>
          <w:t xml:space="preserve"> </w:t>
        </w:r>
        <w:r w:rsidR="005620C4">
          <w:rPr>
            <w:rFonts w:ascii="Times New Roman" w:eastAsia="Times New Roman" w:hAnsi="Times New Roman" w:cs="Times New Roman"/>
            <w:color w:val="000000"/>
            <w:sz w:val="20"/>
            <w:szCs w:val="20"/>
          </w:rPr>
          <w:t xml:space="preserve">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005620C4">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005620C4">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m:t>
          </m:r>
        </m:oMath>
      </w:ins>
      <m:oMath>
        <m:r>
          <w:ins w:id="312" w:author="Автор" w:date="2026-03-23T21:35:00Z">
            <w:rPr>
              <w:rFonts w:ascii="Cambria Math" w:eastAsia="Cambria Math" w:hAnsi="Cambria Math" w:cs="Cambria Math"/>
              <w:color w:val="000000"/>
              <w:sz w:val="20"/>
              <w:szCs w:val="20"/>
            </w:rPr>
            <m:t>1</m:t>
          </w:ins>
        </m:r>
      </m:oMath>
      <w:ins w:id="313" w:author="Автор" w:date="2026-03-23T21:30:00Z">
        <w:r w:rsidR="005620C4">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 xml:space="preserve">t = </m:t>
          </m:r>
        </m:oMath>
      </w:ins>
      <m:oMath>
        <m:r>
          <w:ins w:id="314" w:author="Автор" w:date="2026-03-23T21:32:00Z">
            <w:rPr>
              <w:rFonts w:ascii="Cambria Math" w:eastAsia="Cambria Math" w:hAnsi="Cambria Math" w:cs="Cambria Math"/>
              <w:color w:val="000000"/>
              <w:sz w:val="20"/>
              <w:szCs w:val="20"/>
            </w:rPr>
            <m:t>15</m:t>
          </w:ins>
        </m:r>
        <m:r>
          <w:ins w:id="315" w:author="Автор" w:date="2026-03-23T21:30:00Z">
            <w:rPr>
              <w:rFonts w:ascii="Cambria Math" w:eastAsia="Cambria Math" w:hAnsi="Cambria Math" w:cs="Cambria Math"/>
              <w:color w:val="000000"/>
              <w:sz w:val="20"/>
              <w:szCs w:val="20"/>
            </w:rPr>
            <m:t>0</m:t>
          </w:ins>
        </m:r>
      </m:oMath>
      <w:ins w:id="316" w:author="Автор" w:date="2026-03-23T21:30:00Z">
        <w:r w:rsidR="005620C4">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ins>
      <w:ins w:id="317" w:author="Автор" w:date="2026-03-23T21:35:00Z">
        <w:r w:rsidR="005620C4">
          <w:rPr>
            <w:rFonts w:ascii="Times New Roman" w:eastAsia="Times New Roman" w:hAnsi="Times New Roman" w:cs="Times New Roman"/>
            <w:color w:val="000000"/>
            <w:sz w:val="20"/>
            <w:szCs w:val="20"/>
          </w:rPr>
          <w:t xml:space="preserve"> (changes i</w:t>
        </w:r>
      </w:ins>
      <w:ins w:id="318" w:author="Автор" w:date="2026-03-23T21:36:00Z">
        <w:r w:rsidR="005620C4">
          <w:rPr>
            <w:rFonts w:ascii="Times New Roman" w:eastAsia="Times New Roman" w:hAnsi="Times New Roman" w:cs="Times New Roman"/>
            <w:color w:val="000000"/>
            <w:sz w:val="20"/>
            <w:szCs w:val="20"/>
          </w:rPr>
          <w:t>t’s sign</w:t>
        </w:r>
      </w:ins>
      <w:ins w:id="319" w:author="Автор" w:date="2026-03-23T21:35:00Z">
        <w:r w:rsidR="005620C4">
          <w:rPr>
            <w:rFonts w:ascii="Times New Roman" w:eastAsia="Times New Roman" w:hAnsi="Times New Roman" w:cs="Times New Roman"/>
            <w:color w:val="000000"/>
            <w:sz w:val="20"/>
            <w:szCs w:val="20"/>
          </w:rPr>
          <w:t>)</w:t>
        </w:r>
      </w:ins>
      <w:ins w:id="320" w:author="Автор" w:date="2026-03-23T21:29:00Z">
        <w:r>
          <w:rPr>
            <w:rFonts w:ascii="Times New Roman" w:eastAsia="Times New Roman" w:hAnsi="Times New Roman" w:cs="Times New Roman"/>
            <w:sz w:val="20"/>
            <w:szCs w:val="20"/>
          </w:rPr>
          <w:t xml:space="preserve"> </w:t>
        </w:r>
      </w:ins>
      <w:ins w:id="321" w:author="Автор" w:date="2026-03-23T21:28:00Z">
        <w:r>
          <w:rPr>
            <w:rFonts w:ascii="Times New Roman" w:eastAsia="Times New Roman" w:hAnsi="Times New Roman" w:cs="Times New Roman"/>
            <w:sz w:val="20"/>
            <w:szCs w:val="20"/>
          </w:rPr>
          <w:t>.</w:t>
        </w:r>
        <w:bookmarkStart w:id="322" w:name="_GoBack"/>
        <w:bookmarkEnd w:id="322"/>
        <w:r>
          <w:rPr>
            <w:rFonts w:ascii="Times New Roman" w:eastAsia="Times New Roman" w:hAnsi="Times New Roman" w:cs="Times New Roman"/>
            <w:sz w:val="20"/>
            <w:szCs w:val="20"/>
          </w:rPr>
          <w:t xml:space="preserve">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ins>
    </w:p>
    <w:p w14:paraId="1B3711D8" w14:textId="2043F8E1" w:rsidR="000018A6" w:rsidRDefault="000018A6" w:rsidP="00742F5B">
      <w:pPr>
        <w:spacing w:after="0" w:line="360" w:lineRule="auto"/>
        <w:jc w:val="both"/>
        <w:rPr>
          <w:ins w:id="323" w:author="Автор" w:date="2026-03-23T21:26:00Z"/>
          <w:rFonts w:ascii="Times New Roman" w:eastAsia="Times New Roman" w:hAnsi="Times New Roman" w:cs="Times New Roman"/>
          <w:sz w:val="24"/>
          <w:szCs w:val="24"/>
        </w:rPr>
      </w:pPr>
      <w:ins w:id="324" w:author="Автор" w:date="2026-03-23T21:19:00Z">
        <w:r>
          <w:rPr>
            <w:rFonts w:ascii="Times New Roman" w:eastAsia="Times New Roman" w:hAnsi="Times New Roman" w:cs="Times New Roman"/>
            <w:sz w:val="24"/>
            <w:szCs w:val="24"/>
          </w:rPr>
          <w:t xml:space="preserve">Then we divided it into two </w:t>
        </w:r>
      </w:ins>
      <w:ins w:id="325" w:author="Автор" w:date="2026-03-23T21:20:00Z">
        <w:r>
          <w:rPr>
            <w:rFonts w:ascii="Times New Roman" w:eastAsia="Times New Roman" w:hAnsi="Times New Roman" w:cs="Times New Roman"/>
            <w:sz w:val="24"/>
            <w:szCs w:val="24"/>
          </w:rPr>
          <w:t>groups with boundaries on 6 and 2</w:t>
        </w:r>
      </w:ins>
      <w:ins w:id="326" w:author="Автор" w:date="2026-03-23T21:21:00Z">
        <w:r>
          <w:rPr>
            <w:rFonts w:ascii="Times New Roman" w:eastAsia="Times New Roman" w:hAnsi="Times New Roman" w:cs="Times New Roman"/>
            <w:sz w:val="24"/>
            <w:szCs w:val="24"/>
          </w:rPr>
          <w:t>2</w:t>
        </w:r>
      </w:ins>
      <w:ins w:id="327" w:author="Автор" w:date="2026-03-23T21:20:00Z">
        <w:r>
          <w:rPr>
            <w:rFonts w:ascii="Times New Roman" w:eastAsia="Times New Roman" w:hAnsi="Times New Roman" w:cs="Times New Roman"/>
            <w:sz w:val="24"/>
            <w:szCs w:val="24"/>
          </w:rPr>
          <w:t xml:space="preserve"> mutations</w:t>
        </w:r>
      </w:ins>
      <w:ins w:id="328" w:author="Автор" w:date="2026-03-23T21:22:00Z">
        <w:r>
          <w:rPr>
            <w:rFonts w:ascii="Times New Roman" w:eastAsia="Times New Roman" w:hAnsi="Times New Roman" w:cs="Times New Roman"/>
            <w:sz w:val="24"/>
            <w:szCs w:val="24"/>
          </w:rPr>
          <w:t xml:space="preserve">. (see </w:t>
        </w:r>
        <w:r w:rsidRPr="00742F5B">
          <w:rPr>
            <w:rFonts w:ascii="Times New Roman" w:eastAsia="Times New Roman" w:hAnsi="Times New Roman" w:cs="Times New Roman"/>
            <w:i/>
            <w:sz w:val="24"/>
            <w:szCs w:val="24"/>
            <w:rPrChange w:id="329" w:author="Автор" w:date="2026-03-23T21:22:00Z">
              <w:rPr>
                <w:rFonts w:ascii="Times New Roman" w:eastAsia="Times New Roman" w:hAnsi="Times New Roman" w:cs="Times New Roman"/>
                <w:sz w:val="24"/>
                <w:szCs w:val="24"/>
              </w:rPr>
            </w:rPrChange>
          </w:rPr>
          <w:t>Methods</w:t>
        </w:r>
        <w:r>
          <w:rPr>
            <w:rFonts w:ascii="Times New Roman" w:eastAsia="Times New Roman" w:hAnsi="Times New Roman" w:cs="Times New Roman"/>
            <w:sz w:val="24"/>
            <w:szCs w:val="24"/>
          </w:rPr>
          <w:t xml:space="preserve"> for details)</w:t>
        </w:r>
      </w:ins>
      <w:ins w:id="330" w:author="Автор" w:date="2026-03-23T21:24:00Z">
        <w:r>
          <w:rPr>
            <w:rFonts w:ascii="Times New Roman" w:eastAsia="Times New Roman" w:hAnsi="Times New Roman" w:cs="Times New Roman"/>
            <w:sz w:val="24"/>
            <w:szCs w:val="24"/>
          </w:rPr>
          <w:br/>
          <w:t xml:space="preserve">In the end we </w:t>
        </w:r>
      </w:ins>
      <w:ins w:id="331" w:author="Автор" w:date="2026-03-23T21:25:00Z">
        <w:r>
          <w:rPr>
            <w:rFonts w:ascii="Times New Roman" w:eastAsia="Times New Roman" w:hAnsi="Times New Roman" w:cs="Times New Roman"/>
            <w:sz w:val="24"/>
            <w:szCs w:val="24"/>
          </w:rPr>
          <w:t>acquired</w:t>
        </w:r>
      </w:ins>
      <w:ins w:id="332" w:author="Автор" w:date="2026-03-23T21:24:00Z">
        <w:r>
          <w:rPr>
            <w:rFonts w:ascii="Times New Roman" w:eastAsia="Times New Roman" w:hAnsi="Times New Roman" w:cs="Times New Roman"/>
            <w:sz w:val="24"/>
            <w:szCs w:val="24"/>
          </w:rPr>
          <w:t xml:space="preserve"> the error </w:t>
        </w:r>
      </w:ins>
      <w:ins w:id="333" w:author="Автор" w:date="2026-03-23T21:25:00Z">
        <w:r>
          <w:rPr>
            <w:rFonts w:ascii="Times New Roman" w:eastAsia="Times New Roman" w:hAnsi="Times New Roman" w:cs="Times New Roman"/>
            <w:sz w:val="24"/>
            <w:szCs w:val="24"/>
          </w:rPr>
          <w:t>heatmap</w:t>
        </w:r>
      </w:ins>
      <w:ins w:id="334" w:author="Автор" w:date="2026-03-23T21:24:00Z">
        <w:r>
          <w:rPr>
            <w:rFonts w:ascii="Times New Roman" w:eastAsia="Times New Roman" w:hAnsi="Times New Roman" w:cs="Times New Roman"/>
            <w:sz w:val="24"/>
            <w:szCs w:val="24"/>
          </w:rPr>
          <w:t xml:space="preserve"> which shows that we obtain the best results whe</w:t>
        </w:r>
      </w:ins>
      <w:ins w:id="335" w:author="Автор" w:date="2026-03-23T21:25:00Z">
        <w:r>
          <w:rPr>
            <w:rFonts w:ascii="Times New Roman" w:eastAsia="Times New Roman" w:hAnsi="Times New Roman" w:cs="Times New Roman"/>
            <w:sz w:val="24"/>
            <w:szCs w:val="24"/>
          </w:rPr>
          <w:t>n groups have relatively same size and taken in a equal amount, also small oversampling with boots</w:t>
        </w:r>
      </w:ins>
      <w:ins w:id="336" w:author="Автор" w:date="2026-03-23T21:26:00Z">
        <w:r>
          <w:rPr>
            <w:rFonts w:ascii="Times New Roman" w:eastAsia="Times New Roman" w:hAnsi="Times New Roman" w:cs="Times New Roman"/>
            <w:sz w:val="24"/>
            <w:szCs w:val="24"/>
          </w:rPr>
          <w:t>trapping benefits</w:t>
        </w:r>
      </w:ins>
      <w:ins w:id="337" w:author="Автор" w:date="2026-03-23T21:25:00Z">
        <w:r>
          <w:rPr>
            <w:rFonts w:ascii="Times New Roman" w:eastAsia="Times New Roman" w:hAnsi="Times New Roman" w:cs="Times New Roman"/>
            <w:sz w:val="24"/>
            <w:szCs w:val="24"/>
          </w:rPr>
          <w:t xml:space="preserve"> the result</w:t>
        </w:r>
      </w:ins>
      <w:ins w:id="338" w:author="Автор" w:date="2026-03-23T21:26:00Z">
        <w:r>
          <w:rPr>
            <w:rFonts w:ascii="Times New Roman" w:eastAsia="Times New Roman" w:hAnsi="Times New Roman" w:cs="Times New Roman"/>
            <w:sz w:val="24"/>
            <w:szCs w:val="24"/>
          </w:rPr>
          <w:t>s.</w:t>
        </w:r>
      </w:ins>
    </w:p>
    <w:p w14:paraId="6AAF9B90" w14:textId="25FD29E0" w:rsidR="000018A6" w:rsidRDefault="000018A6" w:rsidP="00742F5B">
      <w:pPr>
        <w:spacing w:after="0" w:line="360" w:lineRule="auto"/>
        <w:jc w:val="both"/>
        <w:rPr>
          <w:ins w:id="339" w:author="Автор" w:date="2026-03-23T21:32:00Z"/>
          <w:rFonts w:ascii="Times New Roman" w:eastAsia="Times New Roman" w:hAnsi="Times New Roman" w:cs="Times New Roman"/>
          <w:sz w:val="24"/>
          <w:szCs w:val="24"/>
        </w:rPr>
      </w:pPr>
      <w:ins w:id="340" w:author="Автор" w:date="2026-03-23T21:26:00Z">
        <w:r>
          <w:rPr>
            <w:rFonts w:ascii="Times New Roman" w:eastAsia="Times New Roman" w:hAnsi="Times New Roman" w:cs="Times New Roman"/>
            <w:noProof/>
            <w:sz w:val="24"/>
            <w:szCs w:val="24"/>
          </w:rPr>
          <w:drawing>
            <wp:inline distT="0" distB="0" distL="0" distR="0" wp14:anchorId="101E9EB8" wp14:editId="3EC74596">
              <wp:extent cx="5848350" cy="43910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ins>
    </w:p>
    <w:p w14:paraId="7C3C4D97" w14:textId="02098E63" w:rsidR="005620C4" w:rsidRPr="00742F5B" w:rsidRDefault="005620C4" w:rsidP="00742F5B">
      <w:pPr>
        <w:spacing w:after="0" w:line="360" w:lineRule="auto"/>
        <w:jc w:val="both"/>
        <w:rPr>
          <w:rFonts w:ascii="Times New Roman" w:eastAsia="Times New Roman" w:hAnsi="Times New Roman" w:cs="Times New Roman"/>
          <w:sz w:val="20"/>
          <w:szCs w:val="20"/>
          <w:rPrChange w:id="341" w:author="Автор" w:date="2026-03-23T21:33:00Z">
            <w:rPr>
              <w:rFonts w:ascii="Times New Roman" w:eastAsia="Times New Roman" w:hAnsi="Times New Roman" w:cs="Times New Roman"/>
              <w:sz w:val="24"/>
              <w:szCs w:val="24"/>
            </w:rPr>
          </w:rPrChange>
        </w:rPr>
        <w:pPrChange w:id="342" w:author="Автор" w:date="2026-03-23T21:08:00Z">
          <w:pPr>
            <w:spacing w:after="0" w:line="360" w:lineRule="auto"/>
            <w:ind w:firstLine="708"/>
            <w:jc w:val="both"/>
          </w:pPr>
        </w:pPrChange>
      </w:pPr>
      <w:ins w:id="343" w:author="Автор" w:date="2026-03-23T21:32:00Z">
        <w:r>
          <w:rPr>
            <w:rFonts w:ascii="Times New Roman" w:eastAsia="Times New Roman" w:hAnsi="Times New Roman" w:cs="Times New Roman"/>
            <w:sz w:val="20"/>
            <w:szCs w:val="20"/>
          </w:rPr>
          <w:t xml:space="preserve">Figure . </w:t>
        </w:r>
      </w:ins>
      <w:ins w:id="344" w:author="Автор" w:date="2026-03-23T21:33:00Z">
        <w:r>
          <w:rPr>
            <w:rFonts w:ascii="Times New Roman" w:eastAsia="Times New Roman" w:hAnsi="Times New Roman" w:cs="Times New Roman"/>
            <w:b/>
            <w:sz w:val="20"/>
            <w:szCs w:val="20"/>
          </w:rPr>
          <w:t>Error heatmap for simulated dataset.</w:t>
        </w:r>
        <w:r>
          <w:rPr>
            <w:rFonts w:ascii="Times New Roman" w:eastAsia="Times New Roman" w:hAnsi="Times New Roman" w:cs="Times New Roman"/>
            <w:sz w:val="20"/>
            <w:szCs w:val="20"/>
          </w:rPr>
          <w:t xml:space="preserve"> Parameters are the same as in Figure . Numbers in squares show number of err</w:t>
        </w:r>
      </w:ins>
      <w:ins w:id="345" w:author="Автор" w:date="2026-03-23T21:34:00Z">
        <w:r>
          <w:rPr>
            <w:rFonts w:ascii="Times New Roman" w:eastAsia="Times New Roman" w:hAnsi="Times New Roman" w:cs="Times New Roman"/>
            <w:sz w:val="20"/>
            <w:szCs w:val="20"/>
          </w:rPr>
          <w:t>ors (False positive + false negative), in a case of this dataset all errors are false negative, best result is 0, worst -</w:t>
        </w:r>
      </w:ins>
      <w:ins w:id="346" w:author="Автор" w:date="2026-03-23T21:35:00Z">
        <w:r>
          <w:rPr>
            <w:rFonts w:ascii="Times New Roman" w:eastAsia="Times New Roman" w:hAnsi="Times New Roman" w:cs="Times New Roman"/>
            <w:sz w:val="20"/>
            <w:szCs w:val="20"/>
          </w:rPr>
          <w:t xml:space="preserve"> </w:t>
        </w:r>
      </w:ins>
      <w:ins w:id="347" w:author="Автор" w:date="2026-03-23T21:34:00Z">
        <w:r>
          <w:rPr>
            <w:rFonts w:ascii="Times New Roman" w:eastAsia="Times New Roman" w:hAnsi="Times New Roman" w:cs="Times New Roman"/>
            <w:sz w:val="20"/>
            <w:szCs w:val="20"/>
          </w:rPr>
          <w:t>10 and above</w:t>
        </w:r>
      </w:ins>
      <w:ins w:id="348" w:author="Автор" w:date="2026-03-23T21:33:00Z">
        <w:r>
          <w:rPr>
            <w:rFonts w:ascii="Times New Roman" w:eastAsia="Times New Roman" w:hAnsi="Times New Roman" w:cs="Times New Roman"/>
            <w:sz w:val="20"/>
            <w:szCs w:val="20"/>
          </w:rPr>
          <w:t xml:space="preserve"> </w:t>
        </w:r>
      </w:ins>
    </w:p>
    <w:p w14:paraId="7DBA7D0C" w14:textId="77777777" w:rsidR="0087149A" w:rsidRDefault="0076272C">
      <w:pPr>
        <w:spacing w:after="0" w:line="360" w:lineRule="auto"/>
        <w:ind w:firstLine="709"/>
        <w:jc w:val="both"/>
      </w:pPr>
      <w:r>
        <w:rPr>
          <w:rFonts w:ascii="Times New Roman" w:eastAsia="Times New Roman" w:hAnsi="Times New Roman" w:cs="Times New Roman"/>
          <w:b/>
          <w:sz w:val="24"/>
          <w:szCs w:val="24"/>
        </w:rPr>
        <w:t xml:space="preserve">Results on epistasis detection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lastRenderedPageBreak/>
        <w:drawing>
          <wp:inline distT="0" distB="0" distL="0" distR="0" wp14:anchorId="4ED08713" wp14:editId="30DAC6BC">
            <wp:extent cx="4468696" cy="3114122"/>
            <wp:effectExtent l="0" t="0" r="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68696" cy="3114122"/>
                    </a:xfrm>
                    <a:prstGeom prst="rect">
                      <a:avLst/>
                    </a:prstGeom>
                    <a:ln/>
                  </pic:spPr>
                </pic:pic>
              </a:graphicData>
            </a:graphic>
          </wp:inline>
        </w:drawing>
      </w:r>
    </w:p>
    <w:p w14:paraId="492C7652" w14:textId="77777777"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 and 50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06A3515C"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ins w:id="349" w:author="Автор" w:date="2026-03-17T14:24:00Z">
        <w:r w:rsidR="001D360D">
          <w:rPr>
            <w:rFonts w:ascii="Times New Roman" w:eastAsia="Times New Roman" w:hAnsi="Times New Roman" w:cs="Times New Roman"/>
            <w:color w:val="000000"/>
            <w:sz w:val="24"/>
            <w:szCs w:val="24"/>
          </w:rPr>
          <w:t xml:space="preserve">, 1000 </w:t>
        </w:r>
      </w:ins>
      <w:ins w:id="350" w:author="Автор" w:date="2026-03-17T14:25:00Z">
        <w:r w:rsidR="0078018E">
          <w:rPr>
            <w:rFonts w:ascii="Times New Roman" w:eastAsia="Times New Roman" w:hAnsi="Times New Roman" w:cs="Times New Roman"/>
            <w:color w:val="000000"/>
            <w:sz w:val="24"/>
            <w:szCs w:val="24"/>
          </w:rPr>
          <w:t>from e</w:t>
        </w:r>
      </w:ins>
      <w:ins w:id="351" w:author="Автор" w:date="2026-03-17T14:24:00Z">
        <w:del w:id="352" w:author="Автор" w:date="2026-03-17T14:25:00Z">
          <w:r w:rsidR="001D360D" w:rsidDel="0078018E">
            <w:rPr>
              <w:rFonts w:ascii="Times New Roman" w:eastAsia="Times New Roman" w:hAnsi="Times New Roman" w:cs="Times New Roman"/>
              <w:color w:val="000000"/>
              <w:sz w:val="24"/>
              <w:szCs w:val="24"/>
            </w:rPr>
            <w:delText>e</w:delText>
          </w:r>
        </w:del>
        <w:r w:rsidR="001D360D">
          <w:rPr>
            <w:rFonts w:ascii="Times New Roman" w:eastAsia="Times New Roman" w:hAnsi="Times New Roman" w:cs="Times New Roman"/>
            <w:color w:val="000000"/>
            <w:sz w:val="24"/>
            <w:szCs w:val="24"/>
          </w:rPr>
          <w:t>ach</w:t>
        </w:r>
      </w:ins>
      <w:r>
        <w:rPr>
          <w:rFonts w:ascii="Times New Roman" w:eastAsia="Times New Roman" w:hAnsi="Times New Roman" w:cs="Times New Roman"/>
          <w:color w:val="000000"/>
          <w:sz w:val="24"/>
          <w:szCs w:val="24"/>
        </w:rPr>
        <w:t xml:space="preserve">: Africa, Asia, North America, Oceania, South America, for the period </w:t>
      </w:r>
      <w:del w:id="353" w:author="Автор" w:date="2026-03-17T14:27:00Z">
        <w:r w:rsidDel="0078018E">
          <w:rPr>
            <w:rFonts w:ascii="Times New Roman" w:eastAsia="Times New Roman" w:hAnsi="Times New Roman" w:cs="Times New Roman"/>
            <w:color w:val="000000"/>
            <w:sz w:val="24"/>
            <w:szCs w:val="24"/>
          </w:rPr>
          <w:delText xml:space="preserve">from </w:delText>
        </w:r>
      </w:del>
      <w:ins w:id="354" w:author="Автор" w:date="2026-03-17T14:27:00Z">
        <w:r w:rsidR="0078018E">
          <w:rPr>
            <w:rFonts w:ascii="Times New Roman" w:eastAsia="Times New Roman" w:hAnsi="Times New Roman" w:cs="Times New Roman"/>
            <w:color w:val="000000"/>
            <w:sz w:val="24"/>
            <w:szCs w:val="24"/>
          </w:rPr>
          <w:t xml:space="preserve">of one year, </w:t>
        </w:r>
      </w:ins>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669B210B">
            <wp:extent cx="5634056" cy="5787666"/>
            <wp:effectExtent l="0" t="0" r="0" b="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34056" cy="578766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598F3449"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3. Epistatic interactions for SARS-CoV-2 genome predicted for Dataset 1 for sequence groups I and II.</w:t>
      </w:r>
      <w:r>
        <w:rPr>
          <w:rFonts w:ascii="Times New Roman" w:eastAsia="Times New Roman" w:hAnsi="Times New Roman" w:cs="Times New Roman"/>
          <w:color w:val="000000"/>
          <w:sz w:val="20"/>
          <w:szCs w:val="20"/>
        </w:rPr>
        <w:t xml:space="preserve"> Central panel: the number of </w:t>
      </w:r>
      <w:ins w:id="355" w:author="Автор" w:date="2025-12-15T14:09:00Z">
        <w:r w:rsidR="004E6C9D">
          <w:rPr>
            <w:rFonts w:ascii="Times New Roman" w:eastAsia="Times New Roman" w:hAnsi="Times New Roman" w:cs="Times New Roman"/>
            <w:color w:val="000000"/>
            <w:sz w:val="20"/>
            <w:szCs w:val="20"/>
          </w:rPr>
          <w:t xml:space="preserve">epistatic </w:t>
        </w:r>
      </w:ins>
      <w:del w:id="356" w:author="Автор" w:date="2025-12-15T14:09:00Z">
        <w:r w:rsidDel="004E6C9D">
          <w:rPr>
            <w:rFonts w:ascii="Times New Roman" w:eastAsia="Times New Roman" w:hAnsi="Times New Roman" w:cs="Times New Roman"/>
            <w:color w:val="000000"/>
            <w:sz w:val="20"/>
            <w:szCs w:val="20"/>
          </w:rPr>
          <w:delText>bonds</w:delText>
        </w:r>
      </w:del>
      <w:ins w:id="357" w:author="Автор" w:date="2025-12-02T16:57:00Z">
        <w:del w:id="358" w:author="Автор" w:date="2025-12-15T14:09:00Z">
          <w:r w:rsidR="004F7EC4" w:rsidDel="004E6C9D">
            <w:rPr>
              <w:rFonts w:ascii="Times New Roman" w:eastAsia="Times New Roman" w:hAnsi="Times New Roman" w:cs="Times New Roman"/>
              <w:color w:val="000000"/>
              <w:sz w:val="20"/>
              <w:szCs w:val="20"/>
            </w:rPr>
            <w:delText xml:space="preserve"> (interactions)</w:delText>
          </w:r>
        </w:del>
      </w:ins>
      <w:ins w:id="359" w:author="Автор" w:date="2025-12-15T14:09:00Z">
        <w:r w:rsidR="004E6C9D">
          <w:rPr>
            <w:rFonts w:ascii="Times New Roman" w:eastAsia="Times New Roman" w:hAnsi="Times New Roman" w:cs="Times New Roman"/>
            <w:color w:val="000000"/>
            <w:sz w:val="20"/>
            <w:szCs w:val="20"/>
          </w:rPr>
          <w:t>links</w:t>
        </w:r>
      </w:ins>
      <w:r>
        <w:rPr>
          <w:rFonts w:ascii="Times New Roman" w:eastAsia="Times New Roman" w:hAnsi="Times New Roman" w:cs="Times New Roman"/>
          <w:color w:val="000000"/>
          <w:sz w:val="20"/>
          <w:szCs w:val="20"/>
        </w:rPr>
        <w:t xml:space="preserve"> shown by colormap on the right. X-axis and Y-axis: number of sequences sampled from group I and II in Fig. 2, respectively. A-D: Circular diagram of connections corresponding to sampling sizes shown in the central diagram by corresponding points drawn by software Circos</w:t>
      </w:r>
      <w:del w:id="360" w:author="Автор" w:date="2025-12-09T12:36:00Z">
        <w:r w:rsidDel="00EE0715">
          <w:rPr>
            <w:rFonts w:ascii="Times New Roman" w:eastAsia="Times New Roman" w:hAnsi="Times New Roman" w:cs="Times New Roman"/>
            <w:color w:val="000000"/>
            <w:sz w:val="20"/>
            <w:szCs w:val="20"/>
          </w:rPr>
          <w:delText xml:space="preserve"> (40)</w:delText>
        </w:r>
      </w:del>
      <w:r>
        <w:rPr>
          <w:rFonts w:ascii="Times New Roman" w:eastAsia="Times New Roman" w:hAnsi="Times New Roman" w:cs="Times New Roman"/>
          <w:color w:val="000000"/>
          <w:sz w:val="20"/>
          <w:szCs w:val="20"/>
        </w:rPr>
        <w:t xml:space="preserve">. The list of interacting pairs see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2086321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ins w:id="361" w:author="Автор" w:date="2025-12-02T16:57:00Z">
        <w:r w:rsidR="009F2839">
          <w:rPr>
            <w:rFonts w:ascii="Times New Roman" w:eastAsia="Times New Roman" w:hAnsi="Times New Roman" w:cs="Times New Roman"/>
            <w:sz w:val="24"/>
            <w:szCs w:val="24"/>
          </w:rPr>
          <w:t xml:space="preserve">epistastic </w:t>
        </w:r>
      </w:ins>
      <w:del w:id="362" w:author="Автор" w:date="2025-12-02T16:57:00Z">
        <w:r w:rsidDel="009F2839">
          <w:rPr>
            <w:rFonts w:ascii="Times New Roman" w:eastAsia="Times New Roman" w:hAnsi="Times New Roman" w:cs="Times New Roman"/>
            <w:sz w:val="24"/>
            <w:szCs w:val="24"/>
          </w:rPr>
          <w:delText xml:space="preserve">bonds </w:delText>
        </w:r>
      </w:del>
      <w:ins w:id="363" w:author="Автор" w:date="2025-12-02T16:57:00Z">
        <w:r w:rsidR="009F2839">
          <w:rPr>
            <w:rFonts w:ascii="Times New Roman" w:eastAsia="Times New Roman" w:hAnsi="Times New Roman" w:cs="Times New Roman"/>
            <w:sz w:val="24"/>
            <w:szCs w:val="24"/>
          </w:rPr>
          <w:t xml:space="preserve">interactions </w:t>
        </w:r>
      </w:ins>
      <w:r>
        <w:rPr>
          <w:rFonts w:ascii="Times New Roman" w:eastAsia="Times New Roman" w:hAnsi="Times New Roman" w:cs="Times New Roman"/>
          <w:sz w:val="24"/>
          <w:szCs w:val="24"/>
        </w:rPr>
        <w:t xml:space="preserve">found in Figs. 3 and 4 are the strongest </w:t>
      </w:r>
      <w:del w:id="364" w:author="Автор" w:date="2025-12-02T16:57:00Z">
        <w:r w:rsidDel="009F2839">
          <w:rPr>
            <w:rFonts w:ascii="Times New Roman" w:eastAsia="Times New Roman" w:hAnsi="Times New Roman" w:cs="Times New Roman"/>
            <w:sz w:val="24"/>
            <w:szCs w:val="24"/>
          </w:rPr>
          <w:delText xml:space="preserve">bonds </w:delText>
        </w:r>
      </w:del>
      <w:r>
        <w:rPr>
          <w:rFonts w:ascii="Times New Roman" w:eastAsia="Times New Roman" w:hAnsi="Times New Roman" w:cs="Times New Roman"/>
          <w:sz w:val="24"/>
          <w:szCs w:val="24"/>
        </w:rPr>
        <w:t xml:space="preserve">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w:t>
      </w:r>
      <w:r>
        <w:rPr>
          <w:rFonts w:ascii="Times New Roman" w:eastAsia="Times New Roman" w:hAnsi="Times New Roman" w:cs="Times New Roman"/>
          <w:sz w:val="24"/>
          <w:szCs w:val="24"/>
        </w:rPr>
        <w:lastRenderedPageBreak/>
        <w:t>obtain are consistent with the existence of several fitness valleys connecting large groups of virus variants.</w:t>
      </w:r>
    </w:p>
    <w:p w14:paraId="45922B5D" w14:textId="732303B6" w:rsidR="0087149A" w:rsidRDefault="0076272C">
      <w:pPr>
        <w:spacing w:after="0" w:line="360" w:lineRule="auto"/>
        <w:ind w:firstLine="709"/>
        <w:jc w:val="both"/>
        <w:rPr>
          <w:ins w:id="365" w:author="Автор" w:date="2026-03-17T14:29: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Dataset 2, the same procedure was repeated for 12,000 sequences from NCBI Virus database labeled </w:t>
      </w:r>
      <w:ins w:id="366" w:author="Автор" w:date="2026-03-17T14:25:00Z">
        <w:r w:rsidR="0078018E">
          <w:rPr>
            <w:rFonts w:ascii="Times New Roman" w:eastAsia="Times New Roman" w:hAnsi="Times New Roman" w:cs="Times New Roman"/>
            <w:sz w:val="24"/>
            <w:szCs w:val="24"/>
          </w:rPr>
          <w:t xml:space="preserve">either </w:t>
        </w:r>
      </w:ins>
      <w:r>
        <w:rPr>
          <w:rFonts w:ascii="Times New Roman" w:eastAsia="Times New Roman" w:hAnsi="Times New Roman" w:cs="Times New Roman"/>
          <w:sz w:val="24"/>
          <w:szCs w:val="24"/>
        </w:rPr>
        <w:t xml:space="preserve">B.1 </w:t>
      </w:r>
      <w:del w:id="367" w:author="Автор" w:date="2026-03-17T14:25:00Z">
        <w:r w:rsidDel="0078018E">
          <w:rPr>
            <w:rFonts w:ascii="Times New Roman" w:eastAsia="Times New Roman" w:hAnsi="Times New Roman" w:cs="Times New Roman"/>
            <w:sz w:val="24"/>
            <w:szCs w:val="24"/>
          </w:rPr>
          <w:delText xml:space="preserve">and </w:delText>
        </w:r>
      </w:del>
      <w:ins w:id="368" w:author="Автор" w:date="2026-03-17T14:25:00Z">
        <w:r w:rsidR="0078018E">
          <w:rPr>
            <w:rFonts w:ascii="Times New Roman" w:eastAsia="Times New Roman" w:hAnsi="Times New Roman" w:cs="Times New Roman"/>
            <w:sz w:val="24"/>
            <w:szCs w:val="24"/>
          </w:rPr>
          <w:t xml:space="preserve">or </w:t>
        </w:r>
      </w:ins>
      <w:r>
        <w:rPr>
          <w:rFonts w:ascii="Times New Roman" w:eastAsia="Times New Roman" w:hAnsi="Times New Roman" w:cs="Times New Roman"/>
          <w:sz w:val="24"/>
          <w:szCs w:val="24"/>
        </w:rPr>
        <w:t xml:space="preserve">B.1.1.7 (Alpha), </w:t>
      </w:r>
      <w:del w:id="369" w:author="Автор" w:date="2026-03-17T14:26:00Z">
        <w:r w:rsidDel="0078018E">
          <w:rPr>
            <w:rFonts w:ascii="Times New Roman" w:eastAsia="Times New Roman" w:hAnsi="Times New Roman" w:cs="Times New Roman"/>
            <w:sz w:val="24"/>
            <w:szCs w:val="24"/>
          </w:rPr>
          <w:delText>in equal numbers</w:delText>
        </w:r>
      </w:del>
      <w:ins w:id="370" w:author="Автор" w:date="2026-03-17T14:26:00Z">
        <w:r w:rsidR="0078018E">
          <w:rPr>
            <w:rFonts w:ascii="Times New Roman" w:eastAsia="Times New Roman" w:hAnsi="Times New Roman" w:cs="Times New Roman"/>
            <w:sz w:val="24"/>
            <w:szCs w:val="24"/>
          </w:rPr>
          <w:t>6000</w:t>
        </w:r>
      </w:ins>
      <w:r>
        <w:rPr>
          <w:rFonts w:ascii="Times New Roman" w:eastAsia="Times New Roman" w:hAnsi="Times New Roman" w:cs="Times New Roman"/>
          <w:sz w:val="24"/>
          <w:szCs w:val="24"/>
        </w:rPr>
        <w:t xml:space="preserve"> for each</w:t>
      </w:r>
      <w:ins w:id="371" w:author="Автор" w:date="2026-03-17T14:26:00Z">
        <w:r w:rsidR="0078018E">
          <w:rPr>
            <w:rFonts w:ascii="Times New Roman" w:eastAsia="Times New Roman" w:hAnsi="Times New Roman" w:cs="Times New Roman"/>
            <w:sz w:val="24"/>
            <w:szCs w:val="24"/>
          </w:rPr>
          <w:t xml:space="preserve"> strain</w:t>
        </w:r>
      </w:ins>
      <w:del w:id="372" w:author="Автор" w:date="2026-03-17T14:25:00Z">
        <w:r w:rsidDel="0078018E">
          <w:rPr>
            <w:rFonts w:ascii="Times New Roman" w:eastAsia="Times New Roman" w:hAnsi="Times New Roman" w:cs="Times New Roman"/>
            <w:sz w:val="24"/>
            <w:szCs w:val="24"/>
          </w:rPr>
          <w:delText xml:space="preserve"> label</w:delText>
        </w:r>
      </w:del>
      <w:r>
        <w:rPr>
          <w:rFonts w:ascii="Times New Roman" w:eastAsia="Times New Roman" w:hAnsi="Times New Roman" w:cs="Times New Roman"/>
          <w:sz w:val="24"/>
          <w:szCs w:val="24"/>
        </w:rPr>
        <w:t xml:space="preserve">. </w:t>
      </w:r>
      <w:ins w:id="373" w:author="Автор" w:date="2026-03-17T14:26:00Z">
        <w:r w:rsidR="0078018E">
          <w:rPr>
            <w:rFonts w:ascii="Times New Roman" w:eastAsia="Times New Roman" w:hAnsi="Times New Roman" w:cs="Times New Roman"/>
            <w:sz w:val="24"/>
            <w:szCs w:val="24"/>
          </w:rPr>
          <w:t>Geography</w:t>
        </w:r>
      </w:ins>
      <w:ins w:id="374" w:author="Автор" w:date="2026-03-17T14:27:00Z">
        <w:r w:rsidR="003141A2">
          <w:rPr>
            <w:rFonts w:ascii="Times New Roman" w:eastAsia="Times New Roman" w:hAnsi="Times New Roman" w:cs="Times New Roman"/>
            <w:sz w:val="24"/>
            <w:szCs w:val="24"/>
          </w:rPr>
          <w:t xml:space="preserve"> and </w:t>
        </w:r>
      </w:ins>
      <w:ins w:id="375" w:author="Автор" w:date="2026-03-17T14:28:00Z">
        <w:r w:rsidR="003141A2">
          <w:rPr>
            <w:rFonts w:ascii="Times New Roman" w:eastAsia="Times New Roman" w:hAnsi="Times New Roman" w:cs="Times New Roman"/>
            <w:sz w:val="24"/>
            <w:szCs w:val="24"/>
          </w:rPr>
          <w:t xml:space="preserve">sampling time </w:t>
        </w:r>
      </w:ins>
      <w:ins w:id="376" w:author="Автор" w:date="2026-03-17T14:26:00Z">
        <w:r w:rsidR="0078018E">
          <w:rPr>
            <w:rFonts w:ascii="Times New Roman" w:eastAsia="Times New Roman" w:hAnsi="Times New Roman" w:cs="Times New Roman"/>
            <w:sz w:val="24"/>
            <w:szCs w:val="24"/>
          </w:rPr>
          <w:t xml:space="preserve">was ignored. </w:t>
        </w:r>
      </w:ins>
      <w:r>
        <w:rPr>
          <w:rFonts w:ascii="Times New Roman" w:eastAsia="Times New Roman" w:hAnsi="Times New Roman" w:cs="Times New Roman"/>
          <w:sz w:val="24"/>
          <w:szCs w:val="24"/>
        </w:rPr>
        <w:t xml:space="preserve">In Dataset 3, we used 20,000 random sequences from the NCBI Virus database for the </w:t>
      </w:r>
      <w:ins w:id="377" w:author="Автор" w:date="2026-03-17T14:28:00Z">
        <w:r w:rsidR="003141A2">
          <w:rPr>
            <w:rFonts w:ascii="Times New Roman" w:eastAsia="Times New Roman" w:hAnsi="Times New Roman" w:cs="Times New Roman"/>
            <w:sz w:val="24"/>
            <w:szCs w:val="24"/>
          </w:rPr>
          <w:t xml:space="preserve">same </w:t>
        </w:r>
      </w:ins>
      <w:r>
        <w:rPr>
          <w:rFonts w:ascii="Times New Roman" w:eastAsia="Times New Roman" w:hAnsi="Times New Roman" w:cs="Times New Roman"/>
          <w:sz w:val="24"/>
          <w:szCs w:val="24"/>
        </w:rPr>
        <w:t>period</w:t>
      </w:r>
      <w:ins w:id="378" w:author="Автор" w:date="2026-03-17T14:28:00Z">
        <w:r w:rsidR="003141A2">
          <w:rPr>
            <w:rFonts w:ascii="Times New Roman" w:eastAsia="Times New Roman" w:hAnsi="Times New Roman" w:cs="Times New Roman"/>
            <w:sz w:val="24"/>
            <w:szCs w:val="24"/>
          </w:rPr>
          <w:t xml:space="preserve"> of one year as Dataset 1,</w:t>
        </w:r>
      </w:ins>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ins w:id="379" w:author="Автор" w:date="2026-03-17T14:29:00Z">
        <w:r w:rsidR="003141A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present in Dataset 1 but not Datasets 2 and 3</w:t>
      </w:r>
      <w:ins w:id="380" w:author="Автор" w:date="2026-03-17T14:29:00Z">
        <w:r w:rsidR="003141A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ins w:id="381" w:author="Автор" w:date="2025-12-03T00:12:00Z"/>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367786AC"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ins w:id="382" w:author="Автор" w:date="2025-12-09T12:37:00Z">
        <w:del w:id="383" w:author="Автор" w:date="2025-12-15T14:11:00Z">
          <w:r w:rsidR="00832F25" w:rsidRPr="00832F25" w:rsidDel="002A2D9A">
            <w:rPr>
              <w:rFonts w:ascii="Times New Roman" w:hAnsi="Times New Roman" w:cs="Times New Roman"/>
              <w:sz w:val="24"/>
              <w:szCs w:val="24"/>
              <w:lang w:val="en-US" w:bidi="en-US"/>
            </w:rPr>
            <w:delText>Pedruzzi, 2021 #108}</w:delText>
          </w:r>
        </w:del>
      </w:ins>
      <w:del w:id="384" w:author="Автор" w:date="2025-12-09T12:37:00Z">
        <w:r w:rsidR="00832F25" w:rsidDel="00832F25">
          <w:rPr>
            <w:rFonts w:ascii="Times New Roman" w:hAnsi="Times New Roman" w:cs="Times New Roman"/>
            <w:sz w:val="24"/>
            <w:szCs w:val="24"/>
            <w:lang w:val="en-US" w:bidi="en-US"/>
          </w:rPr>
          <w:delText>Pedruzzi, 2021 #214}</w:delText>
        </w:r>
      </w:del>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ins w:id="385" w:author="Автор" w:date="2025-12-15T14:12:00Z">
        <w:r w:rsidR="00E0129D">
          <w:rPr>
            <w:rFonts w:ascii="Times New Roman" w:hAnsi="Times New Roman" w:cs="Times New Roman"/>
            <w:sz w:val="24"/>
            <w:szCs w:val="24"/>
            <w:lang w:val="en-US" w:bidi="en-US"/>
          </w:rPr>
          <w:t xml:space="preserve">. </w:t>
        </w:r>
      </w:ins>
      <w:ins w:id="386" w:author="Автор" w:date="2025-12-09T12:38:00Z">
        <w:del w:id="387" w:author="Автор" w:date="2025-12-15T14:11:00Z">
          <w:r w:rsidR="00862383" w:rsidRPr="00832F25" w:rsidDel="00E0129D">
            <w:rPr>
              <w:rFonts w:ascii="Times New Roman" w:hAnsi="Times New Roman" w:cs="Times New Roman"/>
              <w:sz w:val="24"/>
              <w:szCs w:val="24"/>
              <w:lang w:val="en-US" w:bidi="en-US"/>
            </w:rPr>
            <w:delText>Pedruzzi, 2021 #108</w:delText>
          </w:r>
        </w:del>
      </w:ins>
      <w:del w:id="388" w:author="Автор" w:date="2025-12-15T14:11:00Z">
        <w:r w:rsidR="00862383" w:rsidDel="00E0129D">
          <w:rPr>
            <w:rFonts w:ascii="Times New Roman" w:hAnsi="Times New Roman" w:cs="Times New Roman"/>
            <w:sz w:val="24"/>
            <w:szCs w:val="24"/>
            <w:lang w:val="en-US" w:bidi="en-US"/>
          </w:rPr>
          <w:delText>Pedruzzi, 2021 #214}</w:delText>
        </w:r>
        <w:r w:rsidDel="00E0129D">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4219BB65"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del w:id="389" w:author="Автор" w:date="2025-12-15T14:12:00Z">
        <w:r w:rsidR="00F53701" w:rsidDel="00E0129D">
          <w:rPr>
            <w:rFonts w:ascii="Times New Roman" w:hAnsi="Times New Roman" w:cs="Times New Roman"/>
            <w:sz w:val="24"/>
            <w:szCs w:val="24"/>
            <w:lang w:val="en-US" w:bidi="en-US"/>
          </w:rPr>
          <w:delText>Batorsky, 2014 #111}</w:delText>
        </w:r>
      </w:del>
      <w:del w:id="390" w:author="Автор" w:date="2025-12-09T12:38:00Z">
        <w:r w:rsidR="00862383" w:rsidDel="00862383">
          <w:rPr>
            <w:rFonts w:ascii="Times New Roman" w:hAnsi="Times New Roman" w:cs="Times New Roman"/>
            <w:sz w:val="24"/>
            <w:szCs w:val="24"/>
            <w:lang w:val="en-US" w:bidi="en-US"/>
          </w:rPr>
          <w:delText>Batorsky, 2014 #170}</w:delText>
        </w:r>
      </w:del>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del w:id="391" w:author="Автор" w:date="2025-12-15T14:13:00Z">
        <w:r w:rsidR="00862383" w:rsidDel="002A2B25">
          <w:rPr>
            <w:rFonts w:ascii="Times New Roman" w:hAnsi="Times New Roman" w:cs="Times New Roman"/>
            <w:sz w:val="24"/>
            <w:szCs w:val="24"/>
            <w:lang w:val="en-US" w:bidi="en-US"/>
          </w:rPr>
          <w:delText>{Levin, 2000 #92}</w:delText>
        </w:r>
      </w:del>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del w:id="392" w:author="Автор" w:date="2025-12-15T14:13:00Z">
        <w:r w:rsidR="00F53701" w:rsidDel="00D45393">
          <w:rPr>
            <w:rFonts w:ascii="Times New Roman" w:hAnsi="Times New Roman" w:cs="Times New Roman"/>
            <w:sz w:val="24"/>
            <w:szCs w:val="24"/>
            <w:lang w:val="en-US" w:bidi="en-US"/>
          </w:rPr>
          <w:delText>{Smith, 2023 #36}</w:delText>
        </w:r>
      </w:del>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79BAC93C" w:rsidR="00F935B8" w:rsidRDefault="00F935B8">
      <w:pPr>
        <w:spacing w:after="0" w:line="360" w:lineRule="auto"/>
        <w:ind w:firstLine="709"/>
        <w:jc w:val="both"/>
        <w:rPr>
          <w:rFonts w:ascii="Times New Roman" w:eastAsia="Times New Roman" w:hAnsi="Times New Roman" w:cs="Times New Roman"/>
          <w:sz w:val="24"/>
          <w:szCs w:val="24"/>
        </w:rPr>
      </w:pPr>
      <w:ins w:id="393" w:author="Автор" w:date="2025-12-02T16:35:00Z">
        <w:r w:rsidRPr="00F935B8">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ins>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del w:id="394" w:author="Автор" w:date="2025-12-15T14:28:00Z">
        <w:r w:rsidR="00F53701" w:rsidDel="00875AB2">
          <w:rPr>
            <w:rFonts w:ascii="Times New Roman" w:eastAsia="Times New Roman" w:hAnsi="Times New Roman" w:cs="Times New Roman"/>
            <w:sz w:val="24"/>
            <w:szCs w:val="24"/>
            <w:lang w:val="en-US"/>
          </w:rPr>
          <w:delText>Marchi, 2021 #83}</w:delText>
        </w:r>
      </w:del>
      <w:ins w:id="395" w:author="Автор" w:date="2025-12-02T16:35:00Z">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lang/>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t</w:t>
        </w:r>
        <w:r w:rsidRPr="00F935B8">
          <w:rPr>
            <w:rFonts w:ascii="Times New Roman" w:eastAsia="Times New Roman" w:hAnsi="Times New Roman" w:cs="Times New Roman"/>
            <w:sz w:val="24"/>
            <w:szCs w:val="24"/>
            <w:lang/>
          </w:rPr>
          <w:t>he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ins>
      <w:ins w:id="396" w:author="Автор" w:date="2025-12-02T16:38:00Z">
        <w:r w:rsidR="001E7145">
          <w:rPr>
            <w:rFonts w:ascii="Times New Roman" w:eastAsia="Times New Roman" w:hAnsi="Times New Roman" w:cs="Times New Roman"/>
            <w:sz w:val="24"/>
            <w:szCs w:val="24"/>
            <w:lang w:val="en-US"/>
          </w:rPr>
          <w:t>s</w:t>
        </w:r>
      </w:ins>
      <w:ins w:id="397" w:author="Автор" w:date="2025-12-02T16:35:00Z">
        <w:r w:rsidRPr="00F935B8">
          <w:rPr>
            <w:rFonts w:ascii="Times New Roman" w:eastAsia="Times New Roman" w:hAnsi="Times New Roman" w:cs="Times New Roman"/>
            <w:sz w:val="24"/>
            <w:szCs w:val="24"/>
            <w:lang w:val="en-US"/>
          </w:rPr>
          <w:t>.</w:t>
        </w:r>
      </w:ins>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78540D0E"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del w:id="398" w:author="Автор" w:date="2025-12-15T14:50:00Z">
        <w:r w:rsidR="00F53701" w:rsidDel="001F204E">
          <w:rPr>
            <w:rFonts w:ascii="Times New Roman" w:eastAsia="Times New Roman" w:hAnsi="Times New Roman" w:cs="Times New Roman"/>
            <w:sz w:val="20"/>
            <w:szCs w:val="20"/>
          </w:rPr>
          <w:delText>{Rodriguez-Rivas, 2022 #107}</w:delText>
        </w:r>
      </w:del>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del w:id="399" w:author="Автор" w:date="2025-12-15T14:51:00Z">
        <w:r w:rsidR="00012969" w:rsidDel="001F204E">
          <w:rPr>
            <w:rFonts w:ascii="Times New Roman" w:eastAsia="Times New Roman" w:hAnsi="Times New Roman" w:cs="Times New Roman"/>
            <w:sz w:val="20"/>
            <w:szCs w:val="20"/>
          </w:rPr>
          <w:delText>{Zeng, 2020 #27}</w:delText>
        </w:r>
      </w:del>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5752EC07"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ins w:id="400" w:author="Автор" w:date="2025-12-09T16:26:00Z">
        <w:r w:rsidR="00C12928">
          <w:rPr>
            <w:rFonts w:ascii="Times New Roman" w:eastAsia="Times New Roman" w:hAnsi="Times New Roman" w:cs="Times New Roman"/>
            <w:sz w:val="24"/>
            <w:szCs w:val="24"/>
          </w:rPr>
          <w:t xml:space="preserve"> compared to changes </w:t>
        </w:r>
        <w:r w:rsidR="00C12928">
          <w:rPr>
            <w:rFonts w:ascii="Times New Roman" w:eastAsia="Times New Roman" w:hAnsi="Times New Roman" w:cs="Times New Roman"/>
            <w:sz w:val="24"/>
            <w:szCs w:val="24"/>
          </w:rPr>
          <w:lastRenderedPageBreak/>
          <w:t>in allelic frequency and</w:t>
        </w:r>
      </w:ins>
      <w:del w:id="401" w:author="Автор" w:date="2025-12-09T16:26:00Z">
        <w:r w:rsidDel="00C1292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 large population size</w:t>
      </w:r>
      <w:ins w:id="402" w:author="Автор" w:date="2025-12-09T16:26:00Z">
        <w:r w:rsidR="00C12928">
          <w:rPr>
            <w:rFonts w:ascii="Times New Roman" w:eastAsia="Times New Roman" w:hAnsi="Times New Roman" w:cs="Times New Roman"/>
            <w:sz w:val="24"/>
            <w:szCs w:val="24"/>
          </w:rPr>
          <w:t>.</w:t>
        </w:r>
      </w:ins>
      <w:del w:id="403" w:author="Автор" w:date="2025-12-09T16:26:00Z">
        <w:r w:rsidDel="00C1292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del w:id="404" w:author="Автор" w:date="2025-12-09T16:26:00Z">
        <w:r w:rsidDel="00C12928">
          <w:rPr>
            <w:rFonts w:ascii="Times New Roman" w:eastAsia="Times New Roman" w:hAnsi="Times New Roman" w:cs="Times New Roman"/>
            <w:sz w:val="24"/>
            <w:szCs w:val="24"/>
          </w:rPr>
          <w:delText xml:space="preserve">and </w:delText>
        </w:r>
      </w:del>
      <w:ins w:id="405" w:author="Автор" w:date="2025-12-09T16:26:00Z">
        <w:r w:rsidR="00C12928">
          <w:rPr>
            <w:rFonts w:ascii="Times New Roman" w:eastAsia="Times New Roman" w:hAnsi="Times New Roman" w:cs="Times New Roman"/>
            <w:sz w:val="24"/>
            <w:szCs w:val="24"/>
          </w:rPr>
          <w:t xml:space="preserve">In this limit, </w:t>
        </w:r>
      </w:ins>
      <w:ins w:id="406" w:author="Автор" w:date="2025-12-09T16:27:00Z">
        <w:r w:rsidR="00C12928">
          <w:rPr>
            <w:rFonts w:ascii="Times New Roman" w:eastAsia="Times New Roman" w:hAnsi="Times New Roman" w:cs="Times New Roman"/>
            <w:sz w:val="24"/>
            <w:szCs w:val="24"/>
          </w:rPr>
          <w:t xml:space="preserve">genetic </w:t>
        </w:r>
      </w:ins>
      <w:del w:id="407" w:author="Автор" w:date="2025-12-09T16:26:00Z">
        <w:r w:rsidDel="00C12928">
          <w:rPr>
            <w:rFonts w:ascii="Times New Roman" w:eastAsia="Times New Roman" w:hAnsi="Times New Roman" w:cs="Times New Roman"/>
            <w:sz w:val="24"/>
            <w:szCs w:val="24"/>
          </w:rPr>
          <w:delText xml:space="preserve">neglects </w:delText>
        </w:r>
      </w:del>
      <w:r>
        <w:rPr>
          <w:rFonts w:ascii="Times New Roman" w:eastAsia="Times New Roman" w:hAnsi="Times New Roman" w:cs="Times New Roman"/>
          <w:sz w:val="24"/>
          <w:szCs w:val="24"/>
        </w:rPr>
        <w:t>linkage effects</w:t>
      </w:r>
      <w:ins w:id="408" w:author="Автор" w:date="2025-12-09T16:26:00Z">
        <w:r w:rsidR="00C12928">
          <w:rPr>
            <w:rFonts w:ascii="Times New Roman" w:eastAsia="Times New Roman" w:hAnsi="Times New Roman" w:cs="Times New Roman"/>
            <w:sz w:val="24"/>
            <w:szCs w:val="24"/>
          </w:rPr>
          <w:t xml:space="preserve"> are negligible compared to epi</w:t>
        </w:r>
      </w:ins>
      <w:ins w:id="409" w:author="Автор" w:date="2025-12-09T16:27:00Z">
        <w:r w:rsidR="00C12928">
          <w:rPr>
            <w:rFonts w:ascii="Times New Roman" w:eastAsia="Times New Roman" w:hAnsi="Times New Roman" w:cs="Times New Roman"/>
            <w:sz w:val="24"/>
            <w:szCs w:val="24"/>
          </w:rPr>
          <w:t>stasis and recombination</w:t>
        </w:r>
      </w:ins>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ins w:id="410" w:author="Автор" w:date="2025-12-09T16:27:00Z">
        <w:r w:rsidR="00C12928">
          <w:rPr>
            <w:rFonts w:ascii="Times New Roman" w:eastAsia="Times New Roman" w:hAnsi="Times New Roman" w:cs="Times New Roman"/>
            <w:sz w:val="24"/>
            <w:szCs w:val="24"/>
          </w:rPr>
          <w:t xml:space="preserve"> out</w:t>
        </w:r>
      </w:ins>
      <w:r>
        <w:rPr>
          <w:rFonts w:ascii="Times New Roman" w:eastAsia="Times New Roman" w:hAnsi="Times New Roman" w:cs="Times New Roman"/>
          <w:sz w:val="24"/>
          <w:szCs w:val="24"/>
        </w:rPr>
        <w:t xml:space="preserve"> by averaging over </w:t>
      </w:r>
      <w:ins w:id="411" w:author="Автор" w:date="2025-12-09T16:27:00Z">
        <w:r w:rsidR="00C12928">
          <w:rPr>
            <w:rFonts w:ascii="Times New Roman" w:eastAsia="Times New Roman" w:hAnsi="Times New Roman" w:cs="Times New Roman"/>
            <w:sz w:val="24"/>
            <w:szCs w:val="24"/>
          </w:rPr>
          <w:t>well-</w:t>
        </w:r>
      </w:ins>
      <w:ins w:id="412" w:author="Автор" w:date="2025-12-09T14:12:00Z">
        <w:r w:rsidR="00A479C3">
          <w:rPr>
            <w:rFonts w:ascii="Times New Roman" w:eastAsia="Times New Roman" w:hAnsi="Times New Roman" w:cs="Times New Roman"/>
            <w:sz w:val="24"/>
            <w:szCs w:val="24"/>
            <w:lang w:val="en-US"/>
          </w:rPr>
          <w:t>balanced</w:t>
        </w:r>
        <w:r w:rsidR="00A479C3" w:rsidRPr="00742F5B">
          <w:rPr>
            <w:rFonts w:ascii="Times New Roman" w:eastAsia="Times New Roman" w:hAnsi="Times New Roman" w:cs="Times New Roman"/>
            <w:sz w:val="24"/>
            <w:szCs w:val="24"/>
            <w:lang w:val="en-US"/>
            <w:rPrChange w:id="413" w:author="Автор" w:date="2025-12-09T14:12:00Z">
              <w:rPr>
                <w:rFonts w:ascii="Times New Roman" w:eastAsia="Times New Roman" w:hAnsi="Times New Roman" w:cs="Times New Roman"/>
                <w:sz w:val="24"/>
                <w:szCs w:val="24"/>
                <w:lang w:val="ru-RU"/>
              </w:rPr>
            </w:rPrChange>
          </w:rPr>
          <w:t xml:space="preserve"> </w:t>
        </w:r>
      </w:ins>
      <w:r>
        <w:rPr>
          <w:rFonts w:ascii="Times New Roman" w:eastAsia="Times New Roman" w:hAnsi="Times New Roman" w:cs="Times New Roman"/>
          <w:sz w:val="24"/>
          <w:szCs w:val="24"/>
        </w:rPr>
        <w:t xml:space="preserve">independent populations and the use of 3-site haplotypes. Such cancellation </w:t>
      </w:r>
      <w:del w:id="414" w:author="Автор" w:date="2025-12-09T16:27:00Z">
        <w:r w:rsidDel="00C12928">
          <w:rPr>
            <w:rFonts w:ascii="Times New Roman" w:eastAsia="Times New Roman" w:hAnsi="Times New Roman" w:cs="Times New Roman"/>
            <w:sz w:val="24"/>
            <w:szCs w:val="24"/>
          </w:rPr>
          <w:delText xml:space="preserve">is </w:delText>
        </w:r>
      </w:del>
      <w:ins w:id="415" w:author="Автор" w:date="2025-12-09T16:27:00Z">
        <w:r w:rsidR="00C12928">
          <w:rPr>
            <w:rFonts w:ascii="Times New Roman" w:eastAsia="Times New Roman" w:hAnsi="Times New Roman" w:cs="Times New Roman"/>
            <w:sz w:val="24"/>
            <w:szCs w:val="24"/>
          </w:rPr>
          <w:t xml:space="preserve">was </w:t>
        </w:r>
      </w:ins>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12D6C633" w14:textId="27D8EC56" w:rsidR="003F5305" w:rsidRPr="00534DC8" w:rsidDel="00B21171" w:rsidRDefault="0076272C" w:rsidP="003F5305">
      <w:pPr>
        <w:spacing w:after="0" w:line="360" w:lineRule="auto"/>
        <w:ind w:firstLine="720"/>
        <w:jc w:val="both"/>
        <w:rPr>
          <w:ins w:id="416" w:author="Автор" w:date="2025-12-03T01:07:00Z"/>
          <w:del w:id="417" w:author="Автор" w:date="2025-12-09T12:17:00Z"/>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del w:id="418" w:author="Автор" w:date="2025-12-15T14:34:00Z">
        <w:r w:rsidR="00B26380" w:rsidRPr="00B26380" w:rsidDel="00050B99">
          <w:rPr>
            <w:rFonts w:ascii="Times New Roman" w:eastAsia="Times New Roman" w:hAnsi="Times New Roman" w:cs="Times New Roman"/>
            <w:sz w:val="24"/>
            <w:szCs w:val="24"/>
          </w:rPr>
          <w:delText xml:space="preserve"> </w:delText>
        </w:r>
      </w:del>
      <w:del w:id="419" w:author="Автор" w:date="2025-12-15T14:30:00Z">
        <w:r w:rsidR="00F53701" w:rsidDel="00B26380">
          <w:rPr>
            <w:rFonts w:ascii="Times New Roman" w:eastAsia="Times New Roman" w:hAnsi="Times New Roman" w:cs="Times New Roman"/>
            <w:sz w:val="24"/>
            <w:szCs w:val="24"/>
          </w:rPr>
          <w:delText>{Rodriguez-Rivas, 2022 #107}</w:delText>
        </w:r>
      </w:del>
      <w:del w:id="420" w:author="Автор" w:date="2025-12-09T12:26:00Z">
        <w:r w:rsidR="00012969" w:rsidDel="00395CF5">
          <w:rPr>
            <w:rFonts w:ascii="Times New Roman" w:eastAsia="Times New Roman" w:hAnsi="Times New Roman" w:cs="Times New Roman"/>
            <w:sz w:val="24"/>
            <w:szCs w:val="24"/>
          </w:rPr>
          <w:delText>{Rodriguez-Rivas, 2022 #107}</w:delText>
        </w:r>
      </w:del>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ins w:id="421" w:author="Автор" w:date="2025-12-09T14:13:00Z">
        <w:r w:rsidR="00A479C3">
          <w:rPr>
            <w:rFonts w:ascii="Times New Roman" w:eastAsia="Times New Roman" w:hAnsi="Times New Roman" w:cs="Times New Roman"/>
            <w:sz w:val="24"/>
            <w:szCs w:val="24"/>
          </w:rPr>
          <w:t>. They used “direct coupling analysis</w:t>
        </w:r>
        <w:del w:id="422" w:author="Автор" w:date="2025-12-09T16:28:00Z">
          <w:r w:rsidR="00A479C3" w:rsidDel="00C12928">
            <w:rPr>
              <w:rFonts w:ascii="Times New Roman" w:eastAsia="Times New Roman" w:hAnsi="Times New Roman" w:cs="Times New Roman"/>
              <w:sz w:val="24"/>
              <w:szCs w:val="24"/>
            </w:rPr>
            <w:delText xml:space="preserve"> approach</w:delText>
          </w:r>
        </w:del>
        <w:r w:rsidR="00A479C3">
          <w:rPr>
            <w:rFonts w:ascii="Times New Roman" w:eastAsia="Times New Roman" w:hAnsi="Times New Roman" w:cs="Times New Roman"/>
            <w:sz w:val="24"/>
            <w:szCs w:val="24"/>
          </w:rPr>
          <w:t>”, which</w:t>
        </w:r>
      </w:ins>
      <w:ins w:id="423" w:author="Автор" w:date="2025-12-09T14:14:00Z">
        <w:r w:rsidR="00A479C3">
          <w:rPr>
            <w:rFonts w:ascii="Times New Roman" w:eastAsia="Times New Roman" w:hAnsi="Times New Roman" w:cs="Times New Roman"/>
            <w:sz w:val="24"/>
            <w:szCs w:val="24"/>
          </w:rPr>
          <w:t xml:space="preserve"> postulates a statistical distribution of sequences </w:t>
        </w:r>
      </w:ins>
      <w:ins w:id="424" w:author="Автор" w:date="2025-12-23T13:41:00Z">
        <w:r w:rsidR="00C62EDA" w:rsidRPr="00742F5B">
          <w:rPr>
            <w:rFonts w:ascii="Times New Roman" w:eastAsia="Times New Roman" w:hAnsi="Times New Roman" w:cs="Times New Roman"/>
            <w:sz w:val="24"/>
            <w:szCs w:val="24"/>
            <w:lang w:val="en-US"/>
            <w:rPrChange w:id="425" w:author="Автор" w:date="2025-12-23T13:41:00Z">
              <w:rPr>
                <w:rFonts w:ascii="Times New Roman" w:eastAsia="Times New Roman" w:hAnsi="Times New Roman" w:cs="Times New Roman"/>
                <w:sz w:val="24"/>
                <w:szCs w:val="24"/>
                <w:lang w:val="ru-RU"/>
              </w:rPr>
            </w:rPrChange>
          </w:rPr>
          <w:t>(</w:t>
        </w:r>
        <w:r w:rsidR="00C62EDA">
          <w:rPr>
            <w:rFonts w:ascii="Times New Roman" w:eastAsia="Times New Roman" w:hAnsi="Times New Roman" w:cs="Times New Roman"/>
            <w:sz w:val="24"/>
            <w:szCs w:val="24"/>
            <w:lang w:val="en-US"/>
          </w:rPr>
          <w:t>usually,</w:t>
        </w:r>
        <w:r w:rsidR="00C62EDA" w:rsidRPr="00742F5B">
          <w:rPr>
            <w:rFonts w:ascii="Times New Roman" w:eastAsia="Times New Roman" w:hAnsi="Times New Roman" w:cs="Times New Roman"/>
            <w:sz w:val="24"/>
            <w:szCs w:val="24"/>
            <w:lang w:val="en-US"/>
            <w:rPrChange w:id="426" w:author="Автор" w:date="2025-12-23T13:41:00Z">
              <w:rPr>
                <w:rFonts w:ascii="Times New Roman" w:eastAsia="Times New Roman" w:hAnsi="Times New Roman" w:cs="Times New Roman"/>
                <w:sz w:val="24"/>
                <w:szCs w:val="24"/>
                <w:lang w:val="ru-RU"/>
              </w:rPr>
            </w:rPrChange>
          </w:rPr>
          <w:t xml:space="preserve"> </w:t>
        </w:r>
      </w:ins>
      <w:ins w:id="427" w:author="Автор" w:date="2025-12-09T14:14:00Z">
        <w:r w:rsidR="00A479C3">
          <w:rPr>
            <w:rFonts w:ascii="Times New Roman" w:eastAsia="Times New Roman" w:hAnsi="Times New Roman" w:cs="Times New Roman"/>
            <w:sz w:val="24"/>
            <w:szCs w:val="24"/>
          </w:rPr>
          <w:t>of a Gaussian form</w:t>
        </w:r>
      </w:ins>
      <w:ins w:id="428" w:author="Автор" w:date="2025-12-23T13:41:00Z">
        <w:r w:rsidR="00C62EDA">
          <w:rPr>
            <w:rFonts w:ascii="Times New Roman" w:eastAsia="Times New Roman" w:hAnsi="Times New Roman" w:cs="Times New Roman"/>
            <w:sz w:val="24"/>
            <w:szCs w:val="24"/>
          </w:rPr>
          <w:t>)</w:t>
        </w:r>
      </w:ins>
      <w:ins w:id="429" w:author="Автор" w:date="2025-12-09T14:14:00Z">
        <w:r w:rsidR="00A479C3">
          <w:rPr>
            <w:rFonts w:ascii="Times New Roman" w:eastAsia="Times New Roman" w:hAnsi="Times New Roman" w:cs="Times New Roman"/>
            <w:sz w:val="24"/>
            <w:szCs w:val="24"/>
          </w:rPr>
          <w:t xml:space="preserve"> </w:t>
        </w:r>
      </w:ins>
      <w:ins w:id="430" w:author="Автор" w:date="2025-12-09T14:16:00Z">
        <w:r w:rsidR="00A479C3">
          <w:rPr>
            <w:rFonts w:ascii="Times New Roman" w:eastAsia="Times New Roman" w:hAnsi="Times New Roman" w:cs="Times New Roman"/>
            <w:sz w:val="24"/>
            <w:szCs w:val="24"/>
          </w:rPr>
          <w:t>including</w:t>
        </w:r>
      </w:ins>
      <w:ins w:id="431" w:author="Автор" w:date="2025-12-09T14:14:00Z">
        <w:r w:rsidR="00A479C3">
          <w:rPr>
            <w:rFonts w:ascii="Times New Roman" w:eastAsia="Times New Roman" w:hAnsi="Times New Roman" w:cs="Times New Roman"/>
            <w:sz w:val="24"/>
            <w:szCs w:val="24"/>
          </w:rPr>
          <w:t xml:space="preserve"> individual effects</w:t>
        </w:r>
      </w:ins>
      <w:ins w:id="432" w:author="Автор" w:date="2025-12-09T14:16:00Z">
        <w:r w:rsidR="00A479C3">
          <w:rPr>
            <w:rFonts w:ascii="Times New Roman" w:eastAsia="Times New Roman" w:hAnsi="Times New Roman" w:cs="Times New Roman"/>
            <w:sz w:val="24"/>
            <w:szCs w:val="24"/>
          </w:rPr>
          <w:t xml:space="preserve"> of alleles</w:t>
        </w:r>
      </w:ins>
      <w:ins w:id="433" w:author="Автор" w:date="2025-12-09T14:14:00Z">
        <w:r w:rsidR="00A479C3">
          <w:rPr>
            <w:rFonts w:ascii="Times New Roman" w:eastAsia="Times New Roman" w:hAnsi="Times New Roman" w:cs="Times New Roman"/>
            <w:sz w:val="24"/>
            <w:szCs w:val="24"/>
          </w:rPr>
          <w:t xml:space="preserve"> and </w:t>
        </w:r>
      </w:ins>
      <w:ins w:id="434" w:author="Автор" w:date="2025-12-09T14:16:00Z">
        <w:r w:rsidR="00A479C3">
          <w:rPr>
            <w:rFonts w:ascii="Times New Roman" w:eastAsia="Times New Roman" w:hAnsi="Times New Roman" w:cs="Times New Roman"/>
            <w:sz w:val="24"/>
            <w:szCs w:val="24"/>
          </w:rPr>
          <w:t xml:space="preserve">their </w:t>
        </w:r>
      </w:ins>
      <w:ins w:id="435" w:author="Автор" w:date="2025-12-09T14:14:00Z">
        <w:r w:rsidR="00A479C3">
          <w:rPr>
            <w:rFonts w:ascii="Times New Roman" w:eastAsia="Times New Roman" w:hAnsi="Times New Roman" w:cs="Times New Roman"/>
            <w:sz w:val="24"/>
            <w:szCs w:val="24"/>
          </w:rPr>
          <w:t>pairwise interaction</w:t>
        </w:r>
      </w:ins>
      <w:ins w:id="436" w:author="Автор" w:date="2025-12-09T12:16:00Z">
        <w:del w:id="437" w:author="Автор" w:date="2025-12-09T14:14:00Z">
          <w:r w:rsidR="00167192" w:rsidDel="00A479C3">
            <w:rPr>
              <w:rFonts w:ascii="Times New Roman" w:eastAsia="Times New Roman" w:hAnsi="Times New Roman" w:cs="Times New Roman"/>
              <w:sz w:val="24"/>
              <w:szCs w:val="24"/>
            </w:rPr>
            <w:delText>.</w:delText>
          </w:r>
        </w:del>
      </w:ins>
      <w:del w:id="438" w:author="Автор" w:date="2025-12-09T14:14:00Z">
        <w:r w:rsidDel="00A479C3">
          <w:rPr>
            <w:rFonts w:ascii="Times New Roman" w:eastAsia="Times New Roman" w:hAnsi="Times New Roman" w:cs="Times New Roman"/>
            <w:sz w:val="24"/>
            <w:szCs w:val="24"/>
          </w:rPr>
          <w:delText xml:space="preserve">. </w:delText>
        </w:r>
      </w:del>
      <w:ins w:id="439" w:author="Автор" w:date="2025-12-03T01:07:00Z">
        <w:del w:id="440" w:author="Автор" w:date="2025-12-09T14:14:00Z">
          <w:r w:rsidR="003F5305" w:rsidDel="00A479C3">
            <w:rPr>
              <w:rFonts w:ascii="Times New Roman" w:hAnsi="Times New Roman" w:cs="Times New Roman"/>
              <w:color w:val="000000"/>
              <w:sz w:val="20"/>
              <w:szCs w:val="20"/>
              <w:shd w:val="clear" w:color="auto" w:fill="FFFFFF"/>
              <w:lang w:val="en-US"/>
            </w:rPr>
            <w:delText xml:space="preserve"> </w:delText>
          </w:r>
        </w:del>
      </w:ins>
      <w:ins w:id="441" w:author="Автор" w:date="2025-12-09T14:14:00Z">
        <w:r w:rsidR="00A479C3">
          <w:rPr>
            <w:rFonts w:ascii="Times New Roman" w:eastAsia="Times New Roman" w:hAnsi="Times New Roman" w:cs="Times New Roman"/>
            <w:sz w:val="24"/>
            <w:szCs w:val="24"/>
          </w:rPr>
          <w:t xml:space="preserve">. </w:t>
        </w:r>
      </w:ins>
      <w:ins w:id="442" w:author="Автор" w:date="2025-12-10T07:33:00Z">
        <w:del w:id="443" w:author="Автор" w:date="2025-12-23T13:41:00Z">
          <w:r w:rsidR="00847FD9" w:rsidDel="00C62EDA">
            <w:rPr>
              <w:rFonts w:ascii="Times New Roman" w:eastAsia="Times New Roman" w:hAnsi="Times New Roman" w:cs="Times New Roman"/>
              <w:sz w:val="24"/>
              <w:szCs w:val="24"/>
            </w:rPr>
            <w:delText>(</w:delText>
          </w:r>
        </w:del>
      </w:ins>
      <w:ins w:id="444" w:author="Автор" w:date="2025-12-09T14:20:00Z">
        <w:r w:rsidR="00AB2BF2">
          <w:rPr>
            <w:rFonts w:ascii="Times New Roman" w:eastAsia="Times New Roman" w:hAnsi="Times New Roman" w:cs="Times New Roman"/>
            <w:sz w:val="24"/>
            <w:szCs w:val="24"/>
          </w:rPr>
          <w:t>A</w:t>
        </w:r>
      </w:ins>
      <w:ins w:id="445" w:author="Автор" w:date="2025-12-09T14:15:00Z">
        <w:r w:rsidR="00A479C3">
          <w:rPr>
            <w:rFonts w:ascii="Times New Roman" w:eastAsia="Times New Roman" w:hAnsi="Times New Roman" w:cs="Times New Roman"/>
            <w:sz w:val="24"/>
            <w:szCs w:val="24"/>
          </w:rPr>
          <w:t xml:space="preserve"> physicist </w:t>
        </w:r>
      </w:ins>
      <w:ins w:id="446" w:author="Автор" w:date="2025-12-09T14:20:00Z">
        <w:r w:rsidR="00AB2BF2">
          <w:rPr>
            <w:rFonts w:ascii="Times New Roman" w:eastAsia="Times New Roman" w:hAnsi="Times New Roman" w:cs="Times New Roman"/>
            <w:sz w:val="24"/>
            <w:szCs w:val="24"/>
          </w:rPr>
          <w:t xml:space="preserve">would </w:t>
        </w:r>
      </w:ins>
      <w:ins w:id="447" w:author="Автор" w:date="2025-12-09T14:15:00Z">
        <w:r w:rsidR="00A479C3">
          <w:rPr>
            <w:rFonts w:ascii="Times New Roman" w:eastAsia="Times New Roman" w:hAnsi="Times New Roman" w:cs="Times New Roman"/>
            <w:sz w:val="24"/>
            <w:szCs w:val="24"/>
          </w:rPr>
          <w:t>recognize</w:t>
        </w:r>
      </w:ins>
      <w:ins w:id="448" w:author="Автор" w:date="2025-12-09T14:20:00Z">
        <w:r w:rsidR="00AB2BF2">
          <w:rPr>
            <w:rFonts w:ascii="Times New Roman" w:eastAsia="Times New Roman" w:hAnsi="Times New Roman" w:cs="Times New Roman"/>
            <w:sz w:val="24"/>
            <w:szCs w:val="24"/>
          </w:rPr>
          <w:t xml:space="preserve"> here</w:t>
        </w:r>
      </w:ins>
      <w:ins w:id="449" w:author="Автор" w:date="2025-12-09T14:15:00Z">
        <w:r w:rsidR="00A479C3">
          <w:rPr>
            <w:rFonts w:ascii="Times New Roman" w:eastAsia="Times New Roman" w:hAnsi="Times New Roman" w:cs="Times New Roman"/>
            <w:sz w:val="24"/>
            <w:szCs w:val="24"/>
          </w:rPr>
          <w:t xml:space="preserve"> the </w:t>
        </w:r>
      </w:ins>
      <w:ins w:id="450" w:author="Автор" w:date="2025-12-09T14:19:00Z">
        <w:r w:rsidR="00AB2BF2">
          <w:rPr>
            <w:rFonts w:ascii="Times New Roman" w:eastAsia="Times New Roman" w:hAnsi="Times New Roman" w:cs="Times New Roman"/>
            <w:sz w:val="24"/>
            <w:szCs w:val="24"/>
          </w:rPr>
          <w:t xml:space="preserve">Gibbs </w:t>
        </w:r>
        <w:del w:id="451" w:author="Автор" w:date="2025-12-09T16:34:00Z">
          <w:r w:rsidR="00AB2BF2" w:rsidDel="00651F13">
            <w:rPr>
              <w:rFonts w:ascii="Times New Roman" w:eastAsia="Times New Roman" w:hAnsi="Times New Roman" w:cs="Times New Roman"/>
              <w:sz w:val="24"/>
              <w:szCs w:val="24"/>
            </w:rPr>
            <w:delText>statistics</w:delText>
          </w:r>
        </w:del>
      </w:ins>
      <w:ins w:id="452" w:author="Автор" w:date="2025-12-09T16:34:00Z">
        <w:r w:rsidR="00651F13">
          <w:rPr>
            <w:rFonts w:ascii="Times New Roman" w:eastAsia="Times New Roman" w:hAnsi="Times New Roman" w:cs="Times New Roman"/>
            <w:sz w:val="24"/>
            <w:szCs w:val="24"/>
          </w:rPr>
          <w:t>di</w:t>
        </w:r>
      </w:ins>
      <w:ins w:id="453" w:author="Автор" w:date="2025-12-10T07:32:00Z">
        <w:r w:rsidR="008F6F21">
          <w:rPr>
            <w:rFonts w:ascii="Times New Roman" w:eastAsia="Times New Roman" w:hAnsi="Times New Roman" w:cs="Times New Roman"/>
            <w:sz w:val="24"/>
            <w:szCs w:val="24"/>
          </w:rPr>
          <w:t>s</w:t>
        </w:r>
      </w:ins>
      <w:ins w:id="454" w:author="Автор" w:date="2025-12-09T16:34:00Z">
        <w:r w:rsidR="00651F13">
          <w:rPr>
            <w:rFonts w:ascii="Times New Roman" w:eastAsia="Times New Roman" w:hAnsi="Times New Roman" w:cs="Times New Roman"/>
            <w:sz w:val="24"/>
            <w:szCs w:val="24"/>
          </w:rPr>
          <w:t>tribution</w:t>
        </w:r>
      </w:ins>
      <w:ins w:id="455" w:author="Автор" w:date="2025-12-09T14:15:00Z">
        <w:r w:rsidR="00A479C3">
          <w:rPr>
            <w:rFonts w:ascii="Times New Roman" w:eastAsia="Times New Roman" w:hAnsi="Times New Roman" w:cs="Times New Roman"/>
            <w:sz w:val="24"/>
            <w:szCs w:val="24"/>
          </w:rPr>
          <w:t xml:space="preserve"> </w:t>
        </w:r>
      </w:ins>
      <w:ins w:id="456" w:author="Автор" w:date="2025-12-09T14:19:00Z">
        <w:r w:rsidR="00AB2BF2">
          <w:rPr>
            <w:rFonts w:ascii="Times New Roman" w:eastAsia="Times New Roman" w:hAnsi="Times New Roman" w:cs="Times New Roman"/>
            <w:sz w:val="24"/>
            <w:szCs w:val="24"/>
          </w:rPr>
          <w:t>for</w:t>
        </w:r>
      </w:ins>
      <w:ins w:id="457" w:author="Автор" w:date="2025-12-09T14:15:00Z">
        <w:r w:rsidR="00A479C3">
          <w:rPr>
            <w:rFonts w:ascii="Times New Roman" w:eastAsia="Times New Roman" w:hAnsi="Times New Roman" w:cs="Times New Roman"/>
            <w:sz w:val="24"/>
            <w:szCs w:val="24"/>
          </w:rPr>
          <w:t xml:space="preserve"> the Onsager model of ferromagneti</w:t>
        </w:r>
      </w:ins>
      <w:ins w:id="458" w:author="Автор" w:date="2025-12-09T14:19:00Z">
        <w:r w:rsidR="00AB2BF2">
          <w:rPr>
            <w:rFonts w:ascii="Times New Roman" w:eastAsia="Times New Roman" w:hAnsi="Times New Roman" w:cs="Times New Roman"/>
            <w:sz w:val="24"/>
            <w:szCs w:val="24"/>
          </w:rPr>
          <w:t>sm</w:t>
        </w:r>
      </w:ins>
      <w:ins w:id="459" w:author="Автор" w:date="2025-12-09T14:20:00Z">
        <w:r w:rsidR="00AB2BF2">
          <w:rPr>
            <w:rFonts w:ascii="Times New Roman" w:eastAsia="Times New Roman" w:hAnsi="Times New Roman" w:cs="Times New Roman"/>
            <w:sz w:val="24"/>
            <w:szCs w:val="24"/>
          </w:rPr>
          <w:t>.</w:t>
        </w:r>
      </w:ins>
      <w:ins w:id="460" w:author="Автор" w:date="2025-12-10T07:33:00Z">
        <w:del w:id="461" w:author="Автор" w:date="2025-12-23T13:41:00Z">
          <w:r w:rsidR="00847FD9" w:rsidDel="00C62EDA">
            <w:rPr>
              <w:rFonts w:ascii="Times New Roman" w:eastAsia="Times New Roman" w:hAnsi="Times New Roman" w:cs="Times New Roman"/>
              <w:sz w:val="24"/>
              <w:szCs w:val="24"/>
            </w:rPr>
            <w:delText>)</w:delText>
          </w:r>
        </w:del>
      </w:ins>
      <w:ins w:id="462" w:author="Автор" w:date="2025-12-09T14:20:00Z">
        <w:r w:rsidR="00AB2BF2">
          <w:rPr>
            <w:rFonts w:ascii="Times New Roman" w:eastAsia="Times New Roman" w:hAnsi="Times New Roman" w:cs="Times New Roman"/>
            <w:sz w:val="24"/>
            <w:szCs w:val="24"/>
          </w:rPr>
          <w:t xml:space="preserve"> In population genetics, th</w:t>
        </w:r>
      </w:ins>
      <w:ins w:id="463" w:author="Автор" w:date="2025-12-09T14:21:00Z">
        <w:r w:rsidR="00AB2BF2">
          <w:rPr>
            <w:rFonts w:ascii="Times New Roman" w:eastAsia="Times New Roman" w:hAnsi="Times New Roman" w:cs="Times New Roman"/>
            <w:sz w:val="24"/>
            <w:szCs w:val="24"/>
          </w:rPr>
          <w:t>is</w:t>
        </w:r>
      </w:ins>
      <w:ins w:id="464" w:author="Автор" w:date="2025-12-09T14:20:00Z">
        <w:r w:rsidR="00AB2BF2">
          <w:rPr>
            <w:rFonts w:ascii="Times New Roman" w:eastAsia="Times New Roman" w:hAnsi="Times New Roman" w:cs="Times New Roman"/>
            <w:sz w:val="24"/>
            <w:szCs w:val="24"/>
          </w:rPr>
          <w:t xml:space="preserve"> Gaussian form </w:t>
        </w:r>
      </w:ins>
      <w:ins w:id="465" w:author="Автор" w:date="2025-12-09T14:16:00Z">
        <w:r w:rsidR="00A479C3">
          <w:rPr>
            <w:rFonts w:ascii="Times New Roman" w:eastAsia="Times New Roman" w:hAnsi="Times New Roman" w:cs="Times New Roman"/>
            <w:sz w:val="24"/>
            <w:szCs w:val="24"/>
          </w:rPr>
          <w:t>has</w:t>
        </w:r>
      </w:ins>
      <w:ins w:id="466" w:author="Автор" w:date="2025-12-09T14:17:00Z">
        <w:r w:rsidR="00AB2BF2">
          <w:rPr>
            <w:rFonts w:ascii="Times New Roman" w:eastAsia="Times New Roman" w:hAnsi="Times New Roman" w:cs="Times New Roman"/>
            <w:sz w:val="24"/>
            <w:szCs w:val="24"/>
          </w:rPr>
          <w:t xml:space="preserve"> </w:t>
        </w:r>
      </w:ins>
      <w:ins w:id="467" w:author="Автор" w:date="2025-12-09T14:20:00Z">
        <w:r w:rsidR="00AB2BF2">
          <w:rPr>
            <w:rFonts w:ascii="Times New Roman" w:eastAsia="Times New Roman" w:hAnsi="Times New Roman" w:cs="Times New Roman"/>
            <w:sz w:val="24"/>
            <w:szCs w:val="24"/>
          </w:rPr>
          <w:t>a</w:t>
        </w:r>
      </w:ins>
      <w:ins w:id="468" w:author="Автор" w:date="2025-12-09T14:17:00Z">
        <w:r w:rsidR="00AB2BF2">
          <w:rPr>
            <w:rFonts w:ascii="Times New Roman" w:eastAsia="Times New Roman" w:hAnsi="Times New Roman" w:cs="Times New Roman"/>
            <w:sz w:val="24"/>
            <w:szCs w:val="24"/>
          </w:rPr>
          <w:t xml:space="preserve"> justification </w:t>
        </w:r>
        <w:del w:id="469" w:author="Автор" w:date="2025-12-10T07:33:00Z">
          <w:r w:rsidR="00AB2BF2" w:rsidDel="006666A4">
            <w:rPr>
              <w:rFonts w:ascii="Times New Roman" w:eastAsia="Times New Roman" w:hAnsi="Times New Roman" w:cs="Times New Roman"/>
              <w:sz w:val="24"/>
              <w:szCs w:val="24"/>
            </w:rPr>
            <w:delText>only</w:delText>
          </w:r>
        </w:del>
      </w:ins>
      <w:ins w:id="470" w:author="Автор" w:date="2025-12-09T14:16:00Z">
        <w:del w:id="471" w:author="Автор" w:date="2025-12-10T07:33:00Z">
          <w:r w:rsidR="00A479C3" w:rsidDel="006666A4">
            <w:rPr>
              <w:rFonts w:ascii="Times New Roman" w:eastAsia="Times New Roman" w:hAnsi="Times New Roman" w:cs="Times New Roman"/>
              <w:sz w:val="24"/>
              <w:szCs w:val="24"/>
            </w:rPr>
            <w:delText xml:space="preserve"> </w:delText>
          </w:r>
        </w:del>
        <w:r w:rsidR="00A479C3">
          <w:rPr>
            <w:rFonts w:ascii="Times New Roman" w:eastAsia="Times New Roman" w:hAnsi="Times New Roman" w:cs="Times New Roman"/>
            <w:sz w:val="24"/>
            <w:szCs w:val="24"/>
          </w:rPr>
          <w:t xml:space="preserve">in the limit </w:t>
        </w:r>
      </w:ins>
      <w:ins w:id="472" w:author="Автор" w:date="2025-12-09T14:17:00Z">
        <w:r w:rsidR="00A479C3">
          <w:rPr>
            <w:rFonts w:ascii="Times New Roman" w:eastAsia="Times New Roman" w:hAnsi="Times New Roman" w:cs="Times New Roman"/>
            <w:sz w:val="24"/>
            <w:szCs w:val="24"/>
          </w:rPr>
          <w:t>of QLE</w:t>
        </w:r>
      </w:ins>
      <w:ins w:id="473" w:author="Автор" w:date="2025-12-09T14:15:00Z">
        <w:r w:rsidR="00A479C3">
          <w:rPr>
            <w:rFonts w:ascii="Times New Roman" w:eastAsia="Times New Roman" w:hAnsi="Times New Roman" w:cs="Times New Roman"/>
            <w:sz w:val="24"/>
            <w:szCs w:val="24"/>
          </w:rPr>
          <w:t xml:space="preserve"> </w:t>
        </w:r>
      </w:ins>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ins w:id="474" w:author="Автор" w:date="2025-12-09T14:17:00Z">
        <w:del w:id="475" w:author="Автор" w:date="2025-12-15T14:31:00Z">
          <w:r w:rsidR="00A479C3" w:rsidDel="00B26380">
            <w:rPr>
              <w:rFonts w:ascii="Times New Roman" w:eastAsia="Times New Roman" w:hAnsi="Times New Roman" w:cs="Times New Roman"/>
              <w:sz w:val="24"/>
              <w:szCs w:val="24"/>
            </w:rPr>
            <w:delText>Neher, 2011 #205}</w:delText>
          </w:r>
        </w:del>
        <w:r w:rsidR="00A479C3">
          <w:rPr>
            <w:rFonts w:ascii="Times New Roman" w:eastAsia="Times New Roman" w:hAnsi="Times New Roman" w:cs="Times New Roman"/>
            <w:sz w:val="24"/>
            <w:szCs w:val="24"/>
          </w:rPr>
          <w:t>.</w:t>
        </w:r>
      </w:ins>
      <w:ins w:id="476" w:author="Автор" w:date="2025-12-09T15:05:00Z">
        <w:r w:rsidR="00A16F07">
          <w:rPr>
            <w:rFonts w:ascii="Times New Roman" w:eastAsia="Times New Roman" w:hAnsi="Times New Roman" w:cs="Times New Roman"/>
            <w:sz w:val="24"/>
            <w:szCs w:val="24"/>
          </w:rPr>
          <w:t xml:space="preserve"> P</w:t>
        </w:r>
      </w:ins>
      <w:ins w:id="477" w:author="Автор" w:date="2025-12-09T14:17:00Z">
        <w:del w:id="478" w:author="Автор" w:date="2025-12-09T15:05:00Z">
          <w:r w:rsidR="00A479C3" w:rsidDel="00A16F07">
            <w:rPr>
              <w:rFonts w:ascii="Times New Roman" w:eastAsia="Times New Roman" w:hAnsi="Times New Roman" w:cs="Times New Roman"/>
              <w:sz w:val="24"/>
              <w:szCs w:val="24"/>
            </w:rPr>
            <w:delText xml:space="preserve"> </w:delText>
          </w:r>
        </w:del>
      </w:ins>
      <w:ins w:id="479" w:author="Автор" w:date="2025-12-09T15:04:00Z">
        <w:r w:rsidR="00A16F07">
          <w:rPr>
            <w:rFonts w:ascii="Times New Roman" w:eastAsia="Times New Roman" w:hAnsi="Times New Roman" w:cs="Times New Roman"/>
            <w:sz w:val="24"/>
            <w:szCs w:val="24"/>
          </w:rPr>
          <w:t xml:space="preserve">arameters of </w:t>
        </w:r>
      </w:ins>
      <w:ins w:id="480" w:author="Автор" w:date="2025-12-09T15:05:00Z">
        <w:r w:rsidR="00A16F07">
          <w:rPr>
            <w:rFonts w:ascii="Times New Roman" w:eastAsia="Times New Roman" w:hAnsi="Times New Roman" w:cs="Times New Roman"/>
            <w:sz w:val="24"/>
            <w:szCs w:val="24"/>
          </w:rPr>
          <w:t>the Gaussian are fit to sequence data using various approximations</w:t>
        </w:r>
      </w:ins>
      <w:ins w:id="481" w:author="Автор" w:date="2025-12-23T13:43:00Z">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ins>
      <w:ins w:id="482" w:author="Автор" w:date="2025-12-09T15:05:00Z">
        <w:r w:rsidR="00A16F07">
          <w:rPr>
            <w:rFonts w:ascii="Times New Roman" w:eastAsia="Times New Roman" w:hAnsi="Times New Roman" w:cs="Times New Roman"/>
            <w:sz w:val="24"/>
            <w:szCs w:val="24"/>
          </w:rPr>
          <w:t>.</w:t>
        </w:r>
        <w:del w:id="483" w:author="Автор" w:date="2025-12-09T16:34:00Z">
          <w:r w:rsidR="00A16F07" w:rsidDel="00651F13">
            <w:rPr>
              <w:rFonts w:ascii="Times New Roman" w:eastAsia="Times New Roman" w:hAnsi="Times New Roman" w:cs="Times New Roman"/>
              <w:sz w:val="24"/>
              <w:szCs w:val="24"/>
            </w:rPr>
            <w:delText xml:space="preserve"> </w:delText>
          </w:r>
        </w:del>
        <w:r w:rsidR="00A16F07">
          <w:rPr>
            <w:rFonts w:ascii="Times New Roman" w:eastAsia="Times New Roman" w:hAnsi="Times New Roman" w:cs="Times New Roman"/>
            <w:sz w:val="24"/>
            <w:szCs w:val="24"/>
          </w:rPr>
          <w:t xml:space="preserve"> </w:t>
        </w:r>
      </w:ins>
      <w:del w:id="484" w:author="Автор" w:date="2025-12-09T14:18:00Z">
        <w:r w:rsidDel="00AB2BF2">
          <w:rPr>
            <w:rFonts w:ascii="Times New Roman" w:eastAsia="Times New Roman" w:hAnsi="Times New Roman" w:cs="Times New Roman"/>
            <w:sz w:val="24"/>
            <w:szCs w:val="24"/>
          </w:rPr>
          <w:delText xml:space="preserve">Because they have a more distant common ancestor, the number of false-positive epistatic bonds due to genetic linkage is decreased, and very few bonds are left (Fig. 5C). </w:delText>
        </w:r>
      </w:del>
      <w:ins w:id="485" w:author="Автор" w:date="2025-12-03T01:07:00Z">
        <w:del w:id="486" w:author="Автор" w:date="2025-12-09T14:18:00Z">
          <w:r w:rsidR="003F5305" w:rsidDel="00AB2BF2">
            <w:rPr>
              <w:rFonts w:ascii="Times New Roman" w:eastAsia="Times New Roman" w:hAnsi="Times New Roman" w:cs="Times New Roman"/>
              <w:sz w:val="24"/>
              <w:szCs w:val="24"/>
            </w:rPr>
            <w:delText xml:space="preserve">. </w:delText>
          </w:r>
        </w:del>
        <w:del w:id="487" w:author="Автор" w:date="2025-12-09T14:21:00Z">
          <w:r w:rsidR="003F5305" w:rsidRPr="00534DC8" w:rsidDel="00AB2BF2">
            <w:rPr>
              <w:rFonts w:ascii="Times New Roman" w:eastAsia="Times New Roman" w:hAnsi="Times New Roman" w:cs="Times New Roman"/>
              <w:sz w:val="24"/>
              <w:szCs w:val="24"/>
            </w:rPr>
            <w:delText xml:space="preserve">The study </w:delText>
          </w:r>
        </w:del>
      </w:ins>
      <w:del w:id="488" w:author="Автор" w:date="2025-12-09T14:21:00Z">
        <w:r w:rsidR="00F53701" w:rsidDel="00AB2BF2">
          <w:rPr>
            <w:rFonts w:ascii="Times New Roman" w:eastAsia="Times New Roman" w:hAnsi="Times New Roman" w:cs="Times New Roman"/>
            <w:sz w:val="24"/>
            <w:szCs w:val="24"/>
          </w:rPr>
          <w:delText>{Rodriguez-Rivas, 2022 #107}</w:delText>
        </w:r>
      </w:del>
      <w:ins w:id="489" w:author="Автор" w:date="2025-12-09T14:21:00Z">
        <w:r w:rsidR="00AB2BF2">
          <w:rPr>
            <w:rFonts w:ascii="Times New Roman" w:eastAsia="Times New Roman" w:hAnsi="Times New Roman" w:cs="Times New Roman"/>
            <w:sz w:val="24"/>
            <w:szCs w:val="24"/>
          </w:rPr>
          <w:t>DCA</w:t>
        </w:r>
      </w:ins>
      <w:ins w:id="490" w:author="Автор" w:date="2025-12-09T16:35:00Z">
        <w:r w:rsidR="00D65C4C">
          <w:rPr>
            <w:rFonts w:ascii="Times New Roman" w:eastAsia="Times New Roman" w:hAnsi="Times New Roman" w:cs="Times New Roman"/>
            <w:sz w:val="24"/>
            <w:szCs w:val="24"/>
          </w:rPr>
          <w:t xml:space="preserve"> also</w:t>
        </w:r>
      </w:ins>
      <w:del w:id="491" w:author="Автор" w:date="2025-12-09T12:26:00Z">
        <w:r w:rsidR="00012969" w:rsidDel="00395CF5">
          <w:rPr>
            <w:rFonts w:ascii="Times New Roman" w:eastAsia="Times New Roman" w:hAnsi="Times New Roman" w:cs="Times New Roman"/>
            <w:sz w:val="24"/>
            <w:szCs w:val="24"/>
          </w:rPr>
          <w:delText>{Rodriguez-Rivas, 2022 #107}</w:delText>
        </w:r>
      </w:del>
      <w:ins w:id="492" w:author="Автор" w:date="2025-12-03T01:07:00Z">
        <w:r w:rsidR="003F5305" w:rsidRPr="00534DC8">
          <w:rPr>
            <w:rFonts w:ascii="Times New Roman" w:eastAsia="Times New Roman" w:hAnsi="Times New Roman" w:cs="Times New Roman"/>
            <w:sz w:val="24"/>
            <w:szCs w:val="24"/>
          </w:rPr>
          <w:t xml:space="preserve"> </w:t>
        </w:r>
        <w:del w:id="493" w:author="Автор" w:date="2025-12-09T12:16:00Z">
          <w:r w:rsidR="003F5305" w:rsidRPr="00534DC8" w:rsidDel="00316475">
            <w:rPr>
              <w:rFonts w:ascii="Times New Roman" w:eastAsia="Times New Roman" w:hAnsi="Times New Roman" w:cs="Times New Roman"/>
              <w:sz w:val="24"/>
              <w:szCs w:val="24"/>
            </w:rPr>
            <w:delText xml:space="preserve">also </w:delText>
          </w:r>
        </w:del>
        <w:r w:rsidR="003F5305" w:rsidRPr="00534DC8">
          <w:rPr>
            <w:rFonts w:ascii="Times New Roman" w:eastAsia="Times New Roman" w:hAnsi="Times New Roman" w:cs="Times New Roman"/>
            <w:sz w:val="24"/>
            <w:szCs w:val="24"/>
          </w:rPr>
          <w:t>include</w:t>
        </w:r>
      </w:ins>
      <w:ins w:id="494" w:author="Автор" w:date="2025-12-09T14:21:00Z">
        <w:r w:rsidR="00AB2BF2">
          <w:rPr>
            <w:rFonts w:ascii="Times New Roman" w:eastAsia="Times New Roman" w:hAnsi="Times New Roman" w:cs="Times New Roman"/>
            <w:sz w:val="24"/>
            <w:szCs w:val="24"/>
          </w:rPr>
          <w:t>s</w:t>
        </w:r>
      </w:ins>
      <w:ins w:id="495" w:author="Автор" w:date="2025-12-03T01:07:00Z">
        <w:del w:id="496" w:author="Автор" w:date="2025-12-09T14:21:00Z">
          <w:r w:rsidR="003F5305" w:rsidRPr="00534DC8" w:rsidDel="00AB2BF2">
            <w:rPr>
              <w:rFonts w:ascii="Times New Roman" w:eastAsia="Times New Roman" w:hAnsi="Times New Roman" w:cs="Times New Roman"/>
              <w:sz w:val="24"/>
              <w:szCs w:val="24"/>
            </w:rPr>
            <w:delText>d</w:delText>
          </w:r>
        </w:del>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del w:id="497" w:author="Автор" w:date="2025-12-09T14:19:00Z">
          <w:r w:rsidR="003F5305" w:rsidDel="00AB2BF2">
            <w:rPr>
              <w:rFonts w:ascii="Times New Roman" w:eastAsia="Times New Roman" w:hAnsi="Times New Roman" w:cs="Times New Roman"/>
              <w:bCs/>
              <w:sz w:val="24"/>
              <w:szCs w:val="24"/>
              <w:lang w:val="en-US"/>
            </w:rPr>
            <w:delText>method</w:delText>
          </w:r>
        </w:del>
      </w:ins>
      <w:ins w:id="498" w:author="Автор" w:date="2025-12-09T14:19:00Z">
        <w:r w:rsidR="00AB2BF2">
          <w:rPr>
            <w:rFonts w:ascii="Times New Roman" w:eastAsia="Times New Roman" w:hAnsi="Times New Roman" w:cs="Times New Roman"/>
            <w:bCs/>
            <w:sz w:val="24"/>
            <w:szCs w:val="24"/>
            <w:lang w:val="en-US"/>
          </w:rPr>
          <w:t>trick</w:t>
        </w:r>
      </w:ins>
      <w:ins w:id="499" w:author="Автор" w:date="2025-12-09T14:18:00Z">
        <w:r w:rsidR="00AB2BF2">
          <w:rPr>
            <w:rFonts w:ascii="Times New Roman" w:eastAsia="Times New Roman" w:hAnsi="Times New Roman" w:cs="Times New Roman"/>
            <w:bCs/>
            <w:sz w:val="24"/>
            <w:szCs w:val="24"/>
            <w:lang w:val="en-US"/>
          </w:rPr>
          <w:t xml:space="preserve"> </w:t>
        </w:r>
      </w:ins>
      <w:ins w:id="500" w:author="Автор" w:date="2025-12-09T14:21:00Z">
        <w:del w:id="501" w:author="Автор" w:date="2025-12-09T15:04:00Z">
          <w:r w:rsidR="00AB2BF2" w:rsidDel="00A16F07">
            <w:rPr>
              <w:rFonts w:ascii="Times New Roman" w:eastAsia="Times New Roman" w:hAnsi="Times New Roman" w:cs="Times New Roman"/>
              <w:bCs/>
              <w:sz w:val="24"/>
              <w:szCs w:val="24"/>
              <w:lang w:val="en-US"/>
            </w:rPr>
            <w:delText>s</w:delText>
          </w:r>
        </w:del>
      </w:ins>
      <w:ins w:id="502" w:author="Автор" w:date="2025-12-09T14:19:00Z">
        <w:r w:rsidR="00AB2BF2">
          <w:rPr>
            <w:rFonts w:ascii="Times New Roman" w:eastAsia="Times New Roman" w:hAnsi="Times New Roman" w:cs="Times New Roman"/>
            <w:bCs/>
            <w:sz w:val="24"/>
            <w:szCs w:val="24"/>
            <w:lang w:val="en-US"/>
          </w:rPr>
          <w:t>to</w:t>
        </w:r>
      </w:ins>
      <w:ins w:id="503" w:author="Автор" w:date="2025-12-03T01:07:00Z">
        <w:del w:id="504" w:author="Автор" w:date="2025-12-09T14:18:00Z">
          <w:r w:rsidR="003F5305" w:rsidRPr="00534DC8" w:rsidDel="00AB2BF2">
            <w:rPr>
              <w:rFonts w:ascii="Times New Roman" w:eastAsia="Times New Roman" w:hAnsi="Times New Roman" w:cs="Times New Roman"/>
              <w:bCs/>
              <w:sz w:val="24"/>
              <w:szCs w:val="24"/>
              <w:lang w:val="en-US"/>
            </w:rPr>
            <w:delText xml:space="preserve"> to</w:delText>
          </w:r>
        </w:del>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ins>
      <w:ins w:id="505" w:author="Автор" w:date="2025-12-09T12:17:00Z">
        <w:r w:rsidR="00B21171">
          <w:rPr>
            <w:rFonts w:ascii="Times New Roman" w:eastAsia="Times New Roman" w:hAnsi="Times New Roman" w:cs="Times New Roman"/>
            <w:sz w:val="24"/>
            <w:szCs w:val="24"/>
          </w:rPr>
          <w:t xml:space="preserve"> </w:t>
        </w:r>
      </w:ins>
      <w:ins w:id="506" w:author="Автор" w:date="2025-12-09T14:18:00Z">
        <w:r w:rsidR="00AB2BF2">
          <w:rPr>
            <w:rFonts w:ascii="Times New Roman" w:eastAsia="Times New Roman" w:hAnsi="Times New Roman" w:cs="Times New Roman"/>
            <w:sz w:val="24"/>
            <w:szCs w:val="24"/>
          </w:rPr>
          <w:t xml:space="preserve">As result, the number of false-positive epistatic bonds </w:t>
        </w:r>
      </w:ins>
      <w:ins w:id="507" w:author="Автор" w:date="2025-12-09T15:04:00Z">
        <w:r w:rsidR="00C24E90">
          <w:rPr>
            <w:rFonts w:ascii="Times New Roman" w:eastAsia="Times New Roman" w:hAnsi="Times New Roman" w:cs="Times New Roman"/>
            <w:sz w:val="24"/>
            <w:szCs w:val="24"/>
          </w:rPr>
          <w:t>d</w:t>
        </w:r>
      </w:ins>
      <w:ins w:id="508" w:author="Автор" w:date="2025-12-09T14:18:00Z">
        <w:del w:id="509" w:author="Автор" w:date="2025-12-09T15:04:00Z">
          <w:r w:rsidR="00AB2BF2" w:rsidDel="00C24E90">
            <w:rPr>
              <w:rFonts w:ascii="Times New Roman" w:eastAsia="Times New Roman" w:hAnsi="Times New Roman" w:cs="Times New Roman"/>
              <w:sz w:val="24"/>
              <w:szCs w:val="24"/>
            </w:rPr>
            <w:delText>d</w:delText>
          </w:r>
        </w:del>
        <w:r w:rsidR="00AB2BF2">
          <w:rPr>
            <w:rFonts w:ascii="Times New Roman" w:eastAsia="Times New Roman" w:hAnsi="Times New Roman" w:cs="Times New Roman"/>
            <w:sz w:val="24"/>
            <w:szCs w:val="24"/>
          </w:rPr>
          <w:t xml:space="preserve">ue to genetic linkage is </w:t>
        </w:r>
      </w:ins>
      <w:ins w:id="510" w:author="Автор" w:date="2025-12-09T14:22:00Z">
        <w:r w:rsidR="00AB2BF2">
          <w:rPr>
            <w:rFonts w:ascii="Times New Roman" w:eastAsia="Times New Roman" w:hAnsi="Times New Roman" w:cs="Times New Roman"/>
            <w:sz w:val="24"/>
            <w:szCs w:val="24"/>
          </w:rPr>
          <w:t>s</w:t>
        </w:r>
      </w:ins>
      <w:ins w:id="511" w:author="Автор" w:date="2025-12-09T14:21:00Z">
        <w:r w:rsidR="00AB2BF2">
          <w:rPr>
            <w:rFonts w:ascii="Times New Roman" w:eastAsia="Times New Roman" w:hAnsi="Times New Roman" w:cs="Times New Roman"/>
            <w:sz w:val="24"/>
            <w:szCs w:val="24"/>
          </w:rPr>
          <w:t xml:space="preserve">harply </w:t>
        </w:r>
      </w:ins>
      <w:ins w:id="512" w:author="Автор" w:date="2025-12-09T14:18:00Z">
        <w:r w:rsidR="00AB2BF2">
          <w:rPr>
            <w:rFonts w:ascii="Times New Roman" w:eastAsia="Times New Roman" w:hAnsi="Times New Roman" w:cs="Times New Roman"/>
            <w:sz w:val="24"/>
            <w:szCs w:val="24"/>
          </w:rPr>
          <w:t>decreased</w:t>
        </w:r>
        <w:del w:id="513" w:author="Автор" w:date="2025-12-09T15:04:00Z">
          <w:r w:rsidR="00AB2BF2" w:rsidDel="00A16F07">
            <w:rPr>
              <w:rFonts w:ascii="Times New Roman" w:eastAsia="Times New Roman" w:hAnsi="Times New Roman" w:cs="Times New Roman"/>
              <w:sz w:val="24"/>
              <w:szCs w:val="24"/>
            </w:rPr>
            <w:delText xml:space="preserve">, and </w:delText>
          </w:r>
        </w:del>
      </w:ins>
      <w:ins w:id="514" w:author="Автор" w:date="2025-12-09T14:22:00Z">
        <w:del w:id="515" w:author="Автор" w:date="2025-12-09T15:04:00Z">
          <w:r w:rsidR="00AB2BF2" w:rsidDel="00A16F07">
            <w:rPr>
              <w:rFonts w:ascii="Times New Roman" w:eastAsia="Times New Roman" w:hAnsi="Times New Roman" w:cs="Times New Roman"/>
              <w:sz w:val="24"/>
              <w:szCs w:val="24"/>
            </w:rPr>
            <w:delText>too</w:delText>
          </w:r>
        </w:del>
      </w:ins>
      <w:ins w:id="516" w:author="Автор" w:date="2025-12-09T14:18:00Z">
        <w:del w:id="517" w:author="Автор" w:date="2025-12-09T15:04:00Z">
          <w:r w:rsidR="00AB2BF2" w:rsidDel="00A16F07">
            <w:rPr>
              <w:rFonts w:ascii="Times New Roman" w:eastAsia="Times New Roman" w:hAnsi="Times New Roman" w:cs="Times New Roman"/>
              <w:sz w:val="24"/>
              <w:szCs w:val="24"/>
            </w:rPr>
            <w:delText xml:space="preserve"> few bonds are left</w:delText>
          </w:r>
        </w:del>
        <w:r w:rsidR="00AB2BF2">
          <w:rPr>
            <w:rFonts w:ascii="Times New Roman" w:eastAsia="Times New Roman" w:hAnsi="Times New Roman" w:cs="Times New Roman"/>
            <w:sz w:val="24"/>
            <w:szCs w:val="24"/>
          </w:rPr>
          <w:t xml:space="preserve"> (Fig. 5C).</w:t>
        </w:r>
      </w:ins>
      <w:ins w:id="518" w:author="Автор" w:date="2025-12-09T14:19:00Z">
        <w:r w:rsidR="00AB2BF2">
          <w:rPr>
            <w:rFonts w:ascii="Times New Roman" w:eastAsia="Times New Roman" w:hAnsi="Times New Roman" w:cs="Times New Roman"/>
            <w:sz w:val="24"/>
            <w:szCs w:val="24"/>
          </w:rPr>
          <w:t xml:space="preserve"> </w:t>
        </w:r>
      </w:ins>
    </w:p>
    <w:p w14:paraId="7B02072B" w14:textId="415814E7" w:rsidR="0087149A" w:rsidRPr="00A315BB" w:rsidDel="003F5305" w:rsidRDefault="0076272C">
      <w:pPr>
        <w:spacing w:after="0" w:line="360" w:lineRule="auto"/>
        <w:ind w:firstLine="720"/>
        <w:jc w:val="both"/>
        <w:rPr>
          <w:del w:id="519" w:author="Автор" w:date="2025-12-03T00:39:00Z"/>
          <w:rFonts w:ascii="Times New Roman" w:eastAsia="Times New Roman" w:hAnsi="Times New Roman" w:cs="Times New Roman"/>
          <w:sz w:val="24"/>
          <w:szCs w:val="24"/>
        </w:rPr>
      </w:pPr>
      <w:del w:id="520" w:author="Автор" w:date="2025-12-09T14:22:00Z">
        <w:r w:rsidDel="00AB2BF2">
          <w:rPr>
            <w:rFonts w:ascii="Times New Roman" w:eastAsia="Times New Roman" w:hAnsi="Times New Roman" w:cs="Times New Roman"/>
            <w:sz w:val="24"/>
            <w:szCs w:val="24"/>
          </w:rPr>
          <w:delText xml:space="preserve">However, </w:delText>
        </w:r>
      </w:del>
      <w:del w:id="521" w:author="Автор" w:date="2025-12-09T14:19:00Z">
        <w:r w:rsidDel="00AB2BF2">
          <w:rPr>
            <w:rFonts w:ascii="Times New Roman" w:eastAsia="Times New Roman" w:hAnsi="Times New Roman" w:cs="Times New Roman"/>
            <w:sz w:val="24"/>
            <w:szCs w:val="24"/>
          </w:rPr>
          <w:delText xml:space="preserve">this </w:delText>
        </w:r>
      </w:del>
      <w:ins w:id="522" w:author="Автор" w:date="2025-12-09T14:22:00Z">
        <w:r w:rsidR="00AB2BF2">
          <w:rPr>
            <w:rFonts w:ascii="Times New Roman" w:eastAsia="Times New Roman" w:hAnsi="Times New Roman" w:cs="Times New Roman"/>
            <w:bCs/>
            <w:sz w:val="24"/>
            <w:szCs w:val="24"/>
            <w:lang w:val="en-US"/>
          </w:rPr>
          <w:t>The</w:t>
        </w:r>
      </w:ins>
      <w:ins w:id="523" w:author="Автор" w:date="2025-12-09T14:19:00Z">
        <w:r w:rsidR="00AB2BF2">
          <w:rPr>
            <w:rFonts w:ascii="Times New Roman" w:eastAsia="Times New Roman" w:hAnsi="Times New Roman" w:cs="Times New Roman"/>
            <w:sz w:val="24"/>
            <w:szCs w:val="24"/>
          </w:rPr>
          <w:t xml:space="preserve"> DCA</w:t>
        </w:r>
        <w:del w:id="524" w:author="Автор" w:date="2025-12-15T14:32:00Z">
          <w:r w:rsidR="00AB2BF2" w:rsidDel="00081885">
            <w:rPr>
              <w:rFonts w:ascii="Times New Roman" w:eastAsia="Times New Roman" w:hAnsi="Times New Roman" w:cs="Times New Roman"/>
              <w:sz w:val="24"/>
              <w:szCs w:val="24"/>
            </w:rPr>
            <w:delText xml:space="preserve">-QLE </w:delText>
          </w:r>
        </w:del>
      </w:ins>
      <w:ins w:id="525" w:author="Автор" w:date="2025-12-15T14:32:00Z">
        <w:r w:rsidR="00081885">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approach </w:t>
      </w:r>
      <w:del w:id="526" w:author="Автор" w:date="2025-12-09T15:04:00Z">
        <w:r w:rsidDel="00C24E90">
          <w:rPr>
            <w:rFonts w:ascii="Times New Roman" w:eastAsia="Times New Roman" w:hAnsi="Times New Roman" w:cs="Times New Roman"/>
            <w:sz w:val="24"/>
            <w:szCs w:val="24"/>
          </w:rPr>
          <w:delText xml:space="preserve">creates </w:delText>
        </w:r>
      </w:del>
      <w:ins w:id="527" w:author="Автор" w:date="2025-12-09T15:04:00Z">
        <w:r w:rsidR="00C24E90">
          <w:rPr>
            <w:rFonts w:ascii="Times New Roman" w:eastAsia="Times New Roman" w:hAnsi="Times New Roman" w:cs="Times New Roman"/>
            <w:sz w:val="24"/>
            <w:szCs w:val="24"/>
          </w:rPr>
          <w:t xml:space="preserve">has </w:t>
        </w:r>
      </w:ins>
      <w:r>
        <w:rPr>
          <w:rFonts w:ascii="Times New Roman" w:eastAsia="Times New Roman" w:hAnsi="Times New Roman" w:cs="Times New Roman"/>
          <w:sz w:val="24"/>
          <w:szCs w:val="24"/>
        </w:rPr>
        <w:t>other problems</w:t>
      </w:r>
      <w:ins w:id="528" w:author="Автор" w:date="2025-12-09T14:22:00Z">
        <w:r w:rsidR="00AB2BF2">
          <w:rPr>
            <w:rFonts w:ascii="Times New Roman" w:eastAsia="Times New Roman" w:hAnsi="Times New Roman" w:cs="Times New Roman"/>
            <w:sz w:val="24"/>
            <w:szCs w:val="24"/>
          </w:rPr>
          <w:t xml:space="preserve"> as well</w:t>
        </w:r>
      </w:ins>
      <w:del w:id="529" w:author="Автор" w:date="2025-12-15T14:31:00Z">
        <w:r w:rsidDel="00081885">
          <w:rPr>
            <w:rFonts w:ascii="Times New Roman" w:eastAsia="Times New Roman" w:hAnsi="Times New Roman" w:cs="Times New Roman"/>
            <w:sz w:val="24"/>
            <w:szCs w:val="24"/>
          </w:rPr>
          <w:delText>.</w:delText>
        </w:r>
      </w:del>
      <w:ins w:id="530" w:author="Автор" w:date="2025-12-15T14:31:00Z">
        <w:r w:rsidR="00081885">
          <w:rPr>
            <w:rFonts w:ascii="Times New Roman" w:eastAsia="Times New Roman" w:hAnsi="Times New Roman" w:cs="Times New Roman"/>
            <w:sz w:val="24"/>
            <w:szCs w:val="24"/>
          </w:rPr>
          <w:t xml:space="preserve">. </w:t>
        </w:r>
      </w:ins>
      <w:ins w:id="531" w:author="Автор" w:date="2025-12-15T14:32:00Z">
        <w:r w:rsidR="00081885">
          <w:rPr>
            <w:rFonts w:ascii="Times New Roman" w:eastAsia="Times New Roman" w:hAnsi="Times New Roman" w:cs="Times New Roman"/>
            <w:sz w:val="24"/>
            <w:szCs w:val="24"/>
          </w:rPr>
          <w:t>Firstly,</w:t>
        </w:r>
      </w:ins>
      <w:del w:id="532" w:author="Автор" w:date="2025-12-15T14:31:00Z">
        <w:r w:rsidDel="00081885">
          <w:rPr>
            <w:rFonts w:ascii="Times New Roman" w:eastAsia="Times New Roman" w:hAnsi="Times New Roman" w:cs="Times New Roman"/>
            <w:sz w:val="24"/>
            <w:szCs w:val="24"/>
          </w:rPr>
          <w:delText xml:space="preserve"> </w:delText>
        </w:r>
      </w:del>
      <w:ins w:id="533" w:author="Автор" w:date="2025-12-15T14:31:00Z">
        <w:r w:rsidR="00081885">
          <w:rPr>
            <w:rFonts w:ascii="Times New Roman" w:eastAsia="Times New Roman" w:hAnsi="Times New Roman" w:cs="Times New Roman"/>
            <w:sz w:val="24"/>
            <w:szCs w:val="24"/>
          </w:rPr>
          <w:t xml:space="preserve"> </w:t>
        </w:r>
      </w:ins>
      <w:del w:id="534" w:author="Автор" w:date="2025-12-09T14:22:00Z">
        <w:r w:rsidDel="00D4242A">
          <w:rPr>
            <w:rFonts w:ascii="Times New Roman" w:eastAsia="Times New Roman" w:hAnsi="Times New Roman" w:cs="Times New Roman"/>
            <w:sz w:val="24"/>
            <w:szCs w:val="24"/>
          </w:rPr>
          <w:delText>Firstly, the</w:delText>
        </w:r>
      </w:del>
      <w:ins w:id="535" w:author="Автор" w:date="2025-12-09T14:22:00Z">
        <w:del w:id="536" w:author="Автор" w:date="2025-12-15T14:31:00Z">
          <w:r w:rsidR="00D4242A" w:rsidDel="00081885">
            <w:rPr>
              <w:rFonts w:ascii="Times New Roman" w:eastAsia="Times New Roman" w:hAnsi="Times New Roman" w:cs="Times New Roman"/>
              <w:sz w:val="24"/>
              <w:szCs w:val="24"/>
            </w:rPr>
            <w:delText>The</w:delText>
          </w:r>
        </w:del>
      </w:ins>
      <w:del w:id="537" w:author="Автор" w:date="2025-12-15T14:31:00Z">
        <w:r w:rsidDel="00081885">
          <w:rPr>
            <w:rFonts w:ascii="Times New Roman" w:eastAsia="Times New Roman" w:hAnsi="Times New Roman" w:cs="Times New Roman"/>
            <w:sz w:val="24"/>
            <w:szCs w:val="24"/>
          </w:rPr>
          <w:delText xml:space="preserve"> </w:delText>
        </w:r>
      </w:del>
      <w:del w:id="538" w:author="Автор" w:date="2025-12-09T12:16:00Z">
        <w:r w:rsidDel="00316475">
          <w:rPr>
            <w:rFonts w:ascii="Times New Roman" w:eastAsia="Times New Roman" w:hAnsi="Times New Roman" w:cs="Times New Roman"/>
            <w:sz w:val="24"/>
            <w:szCs w:val="24"/>
          </w:rPr>
          <w:delText xml:space="preserve">original </w:delText>
        </w:r>
      </w:del>
      <w:r>
        <w:rPr>
          <w:rFonts w:ascii="Times New Roman" w:eastAsia="Times New Roman" w:hAnsi="Times New Roman" w:cs="Times New Roman"/>
          <w:sz w:val="24"/>
          <w:szCs w:val="24"/>
        </w:rPr>
        <w:t>QLE</w:t>
      </w:r>
      <w:ins w:id="539" w:author="Автор" w:date="2025-12-09T12:16:00Z">
        <w:r w:rsidR="00316475">
          <w:rPr>
            <w:rFonts w:ascii="Times New Roman" w:eastAsia="Times New Roman" w:hAnsi="Times New Roman" w:cs="Times New Roman"/>
            <w:sz w:val="24"/>
            <w:szCs w:val="24"/>
          </w:rPr>
          <w:t xml:space="preserve"> approximation</w:t>
        </w:r>
      </w:ins>
      <w:ins w:id="540" w:author="Автор" w:date="2025-12-15T14:32:00Z">
        <w:r w:rsidR="00081885">
          <w:rPr>
            <w:rFonts w:ascii="Times New Roman" w:eastAsia="Times New Roman" w:hAnsi="Times New Roman" w:cs="Times New Roman"/>
            <w:sz w:val="24"/>
            <w:szCs w:val="24"/>
          </w:rPr>
          <w:t xml:space="preserve"> that lies at the basis of DCA</w:t>
        </w:r>
      </w:ins>
      <w:ins w:id="541" w:author="Автор" w:date="2025-12-09T12:16:00Z">
        <w:r w:rsidR="00316475">
          <w:rPr>
            <w:rFonts w:ascii="Times New Roman" w:eastAsia="Times New Roman" w:hAnsi="Times New Roman" w:cs="Times New Roman"/>
            <w:sz w:val="24"/>
            <w:szCs w:val="24"/>
          </w:rPr>
          <w:t xml:space="preserve"> </w:t>
        </w:r>
      </w:ins>
      <w:del w:id="542" w:author="Автор" w:date="2025-12-09T12:17:00Z">
        <w:r w:rsidDel="00316475">
          <w:rPr>
            <w:rFonts w:ascii="Times New Roman" w:eastAsia="Times New Roman" w:hAnsi="Times New Roman" w:cs="Times New Roman"/>
            <w:sz w:val="24"/>
            <w:szCs w:val="24"/>
          </w:rPr>
          <w:delText xml:space="preserve"> </w:delText>
        </w:r>
      </w:del>
      <w:del w:id="543" w:author="Автор" w:date="2025-12-15T14:31:00Z">
        <w:r w:rsidR="00862383" w:rsidDel="00081885">
          <w:rPr>
            <w:rFonts w:ascii="Times New Roman" w:eastAsia="Times New Roman" w:hAnsi="Times New Roman" w:cs="Times New Roman"/>
            <w:sz w:val="24"/>
            <w:szCs w:val="24"/>
          </w:rPr>
          <w:delText>{Kimura, 1965 #159;Neher, 2011 #205}</w:delText>
        </w:r>
        <w:r w:rsidR="00854946" w:rsidDel="00081885">
          <w:rPr>
            <w:rFonts w:ascii="Times New Roman" w:eastAsia="Times New Roman" w:hAnsi="Times New Roman" w:cs="Times New Roman"/>
            <w:sz w:val="24"/>
            <w:szCs w:val="24"/>
          </w:rPr>
          <w:delText xml:space="preserve"> </w:delText>
        </w:r>
      </w:del>
      <w:ins w:id="544" w:author="Автор" w:date="2025-12-09T12:17:00Z">
        <w:del w:id="545" w:author="Автор" w:date="2025-12-09T16:36:00Z">
          <w:r w:rsidR="00316475" w:rsidDel="00D65C4C">
            <w:rPr>
              <w:rFonts w:ascii="Times New Roman" w:eastAsia="Times New Roman" w:hAnsi="Times New Roman" w:cs="Times New Roman"/>
              <w:sz w:val="24"/>
              <w:szCs w:val="24"/>
            </w:rPr>
            <w:delText xml:space="preserve">that lies at the base of this approach </w:delText>
          </w:r>
        </w:del>
      </w:ins>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ins w:id="546" w:author="Автор" w:date="2025-12-09T16:37:00Z">
        <w:r w:rsidR="00D65C4C">
          <w:rPr>
            <w:rFonts w:ascii="Times New Roman" w:eastAsia="Times New Roman" w:hAnsi="Times New Roman" w:cs="Times New Roman"/>
            <w:sz w:val="24"/>
            <w:szCs w:val="24"/>
          </w:rPr>
          <w:t xml:space="preserve">an </w:t>
        </w:r>
      </w:ins>
      <w:r>
        <w:rPr>
          <w:rFonts w:ascii="Times New Roman" w:eastAsia="Times New Roman" w:hAnsi="Times New Roman" w:cs="Times New Roman"/>
          <w:sz w:val="24"/>
          <w:szCs w:val="24"/>
        </w:rPr>
        <w:t>approach assumes that pairwise interactions did not change for million years since the most recent common ancestor</w:t>
      </w:r>
      <w:ins w:id="547" w:author="Автор" w:date="2025-12-09T16:37:00Z">
        <w:r w:rsidR="00D65C4C">
          <w:rPr>
            <w:rFonts w:ascii="Times New Roman" w:eastAsia="Times New Roman" w:hAnsi="Times New Roman" w:cs="Times New Roman"/>
            <w:sz w:val="24"/>
            <w:szCs w:val="24"/>
          </w:rPr>
          <w:t xml:space="preserve"> of these species</w:t>
        </w:r>
      </w:ins>
      <w:del w:id="548" w:author="Автор" w:date="2025-12-09T16:37:00Z">
        <w:r w:rsidDel="00D65C4C">
          <w:rPr>
            <w:rFonts w:ascii="Times New Roman" w:eastAsia="Times New Roman" w:hAnsi="Times New Roman" w:cs="Times New Roman"/>
            <w:sz w:val="24"/>
            <w:szCs w:val="24"/>
          </w:rPr>
          <w:delText>, which is not plausible</w:delText>
        </w:r>
      </w:del>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del w:id="549" w:author="Автор" w:date="2025-12-02T23:59:00Z">
        <w:r w:rsidRPr="0045051E" w:rsidDel="00CE0DB0">
          <w:rPr>
            <w:rFonts w:ascii="Times New Roman" w:eastAsia="Times New Roman" w:hAnsi="Times New Roman" w:cs="Times New Roman"/>
            <w:sz w:val="24"/>
            <w:szCs w:val="24"/>
          </w:rPr>
          <w:delText xml:space="preserve">Thirdly, because in in QLE approach, all </w:delText>
        </w:r>
        <w:r w:rsidRPr="00742F5B" w:rsidDel="00CE0DB0">
          <w:rPr>
            <w:rFonts w:ascii="Times New Roman" w:eastAsia="Times New Roman" w:hAnsi="Times New Roman" w:cs="Times New Roman"/>
            <w:sz w:val="24"/>
            <w:szCs w:val="24"/>
            <w:rPrChange w:id="550" w:author="Автор" w:date="2025-12-23T13:44:00Z">
              <w:rPr>
                <w:rFonts w:ascii="Times New Roman" w:eastAsia="Times New Roman" w:hAnsi="Times New Roman" w:cs="Times New Roman"/>
                <w:i/>
                <w:sz w:val="24"/>
                <w:szCs w:val="24"/>
              </w:rPr>
            </w:rPrChange>
          </w:rPr>
          <w:delText>L</w:delText>
        </w:r>
        <w:r w:rsidRPr="00742F5B" w:rsidDel="00CE0DB0">
          <w:rPr>
            <w:rFonts w:ascii="Times New Roman" w:eastAsia="Times New Roman" w:hAnsi="Times New Roman" w:cs="Times New Roman"/>
            <w:sz w:val="24"/>
            <w:szCs w:val="24"/>
            <w:rPrChange w:id="551" w:author="Автор" w:date="2025-12-23T13:44:00Z">
              <w:rPr>
                <w:rFonts w:ascii="Times New Roman" w:eastAsia="Times New Roman" w:hAnsi="Times New Roman" w:cs="Times New Roman"/>
                <w:sz w:val="24"/>
                <w:szCs w:val="24"/>
                <w:vertAlign w:val="superscript"/>
              </w:rPr>
            </w:rPrChange>
          </w:rPr>
          <w:delText>2</w:delText>
        </w:r>
        <w:r w:rsidRPr="0045051E" w:rsidDel="00CE0DB0">
          <w:rPr>
            <w:rFonts w:ascii="Times New Roman" w:eastAsia="Times New Roman" w:hAnsi="Times New Roman" w:cs="Times New Roman"/>
            <w:sz w:val="24"/>
            <w:szCs w:val="24"/>
          </w:rPr>
          <w:delText>/2 coefficients of a large interaction matrix are fit to genomic data at once, the number of fitting parameters is large, which may cause unstable results due to even small errors. In contrast, our method uses data for one species, direct calculation instead of fitting, and works with one site pair at a time.</w:delText>
        </w:r>
      </w:del>
      <w:ins w:id="552" w:author="Автор" w:date="2025-12-02T15:51:00Z">
        <w:del w:id="553" w:author="Автор" w:date="2025-12-02T23:59:00Z">
          <w:r w:rsidR="00203E5E" w:rsidRPr="0045051E" w:rsidDel="00CE0DB0">
            <w:rPr>
              <w:rFonts w:ascii="Times New Roman" w:eastAsia="Times New Roman" w:hAnsi="Times New Roman" w:cs="Times New Roman"/>
              <w:sz w:val="24"/>
              <w:szCs w:val="24"/>
            </w:rPr>
            <w:delText xml:space="preserve"> </w:delText>
          </w:r>
        </w:del>
      </w:ins>
      <w:ins w:id="554" w:author="Автор" w:date="2025-12-02T15:52:00Z">
        <w:del w:id="555" w:author="Автор" w:date="2025-12-09T14:22:00Z">
          <w:r w:rsidR="00203E5E" w:rsidRPr="0045051E" w:rsidDel="00D4242A">
            <w:rPr>
              <w:rFonts w:ascii="Times New Roman" w:eastAsia="Times New Roman" w:hAnsi="Times New Roman" w:cs="Times New Roman"/>
              <w:sz w:val="24"/>
              <w:szCs w:val="24"/>
            </w:rPr>
            <w:delText>In additi</w:delText>
          </w:r>
        </w:del>
      </w:ins>
      <w:ins w:id="556" w:author="Автор" w:date="2025-12-02T15:53:00Z">
        <w:del w:id="557" w:author="Автор" w:date="2025-12-09T14:22:00Z">
          <w:r w:rsidR="00203E5E" w:rsidRPr="0045051E" w:rsidDel="00D4242A">
            <w:rPr>
              <w:rFonts w:ascii="Times New Roman" w:eastAsia="Times New Roman" w:hAnsi="Times New Roman" w:cs="Times New Roman"/>
              <w:sz w:val="24"/>
              <w:szCs w:val="24"/>
            </w:rPr>
            <w:delText>on</w:delText>
          </w:r>
        </w:del>
      </w:ins>
      <w:ins w:id="558" w:author="Автор" w:date="2025-12-02T15:52:00Z">
        <w:del w:id="559" w:author="Автор" w:date="2025-12-09T14:22:00Z">
          <w:r w:rsidR="00203E5E" w:rsidRPr="0045051E" w:rsidDel="00D4242A">
            <w:rPr>
              <w:rFonts w:ascii="Times New Roman" w:eastAsia="Times New Roman" w:hAnsi="Times New Roman" w:cs="Times New Roman"/>
              <w:sz w:val="24"/>
              <w:szCs w:val="24"/>
            </w:rPr>
            <w:delText>,</w:delText>
          </w:r>
        </w:del>
      </w:ins>
      <w:ins w:id="560" w:author="Автор" w:date="2025-12-09T12:06:00Z">
        <w:del w:id="561" w:author="Автор" w:date="2025-12-09T14:22:00Z">
          <w:r w:rsidR="00B872A7" w:rsidRPr="0045051E" w:rsidDel="00D4242A">
            <w:rPr>
              <w:rFonts w:ascii="Times New Roman" w:eastAsia="Times New Roman" w:hAnsi="Times New Roman" w:cs="Times New Roman"/>
              <w:sz w:val="24"/>
              <w:szCs w:val="24"/>
            </w:rPr>
            <w:delText>particular</w:delText>
          </w:r>
        </w:del>
      </w:ins>
      <w:ins w:id="562" w:author="Автор" w:date="2025-12-09T14:22:00Z">
        <w:r w:rsidR="00D4242A" w:rsidRPr="0045051E">
          <w:rPr>
            <w:rFonts w:ascii="Times New Roman" w:eastAsia="Times New Roman" w:hAnsi="Times New Roman" w:cs="Times New Roman"/>
            <w:sz w:val="24"/>
            <w:szCs w:val="24"/>
          </w:rPr>
          <w:t>Thirdly</w:t>
        </w:r>
      </w:ins>
      <w:ins w:id="563" w:author="Автор" w:date="2025-12-09T12:06:00Z">
        <w:r w:rsidR="00B872A7" w:rsidRPr="0045051E">
          <w:rPr>
            <w:rFonts w:ascii="Times New Roman" w:eastAsia="Times New Roman" w:hAnsi="Times New Roman" w:cs="Times New Roman"/>
            <w:sz w:val="24"/>
            <w:szCs w:val="24"/>
          </w:rPr>
          <w:t>,</w:t>
        </w:r>
      </w:ins>
      <w:ins w:id="564" w:author="Автор" w:date="2025-12-02T15:52:00Z">
        <w:r w:rsidR="00203E5E" w:rsidRPr="0045051E">
          <w:rPr>
            <w:rFonts w:ascii="Times New Roman" w:eastAsia="Times New Roman" w:hAnsi="Times New Roman" w:cs="Times New Roman"/>
            <w:sz w:val="24"/>
            <w:szCs w:val="24"/>
          </w:rPr>
          <w:t xml:space="preserve"> </w:t>
        </w:r>
        <w:r w:rsidR="00203E5E" w:rsidRPr="00742F5B">
          <w:rPr>
            <w:rFonts w:eastAsia="Times New Roman"/>
            <w:sz w:val="24"/>
            <w:szCs w:val="24"/>
            <w:rPrChange w:id="565" w:author="Автор" w:date="2025-12-23T13:44:00Z">
              <w:rPr>
                <w:rStyle w:val="apple-converted-space"/>
                <w:rFonts w:ascii="Times New Roman" w:hAnsi="Times New Roman" w:cs="Times New Roman"/>
                <w:color w:val="000000"/>
                <w:sz w:val="20"/>
                <w:szCs w:val="20"/>
                <w:shd w:val="clear" w:color="auto" w:fill="FFFFFF"/>
                <w:lang w:val="en-US"/>
              </w:rPr>
            </w:rPrChange>
          </w:rPr>
          <w:t>QLE</w:t>
        </w:r>
      </w:ins>
      <w:ins w:id="566" w:author="Автор" w:date="2025-12-15T14:32:00Z">
        <w:r w:rsidR="00081885" w:rsidRPr="00742F5B">
          <w:rPr>
            <w:rFonts w:ascii="Times New Roman" w:eastAsia="Times New Roman" w:hAnsi="Times New Roman" w:cs="Times New Roman"/>
            <w:sz w:val="24"/>
            <w:szCs w:val="24"/>
            <w:rPrChange w:id="567" w:author="Автор" w:date="2025-12-23T13:44:00Z">
              <w:rPr>
                <w:rFonts w:eastAsia="Times New Roman"/>
                <w:sz w:val="24"/>
                <w:szCs w:val="24"/>
              </w:rPr>
            </w:rPrChange>
          </w:rPr>
          <w:t xml:space="preserve"> </w:t>
        </w:r>
      </w:ins>
      <w:ins w:id="568" w:author="Автор" w:date="2025-12-09T15:02:00Z">
        <w:del w:id="569" w:author="Автор" w:date="2025-12-15T14:32:00Z">
          <w:r w:rsidR="00F9174A" w:rsidRPr="00742F5B" w:rsidDel="00081885">
            <w:rPr>
              <w:rFonts w:ascii="Times New Roman" w:eastAsia="Times New Roman" w:hAnsi="Times New Roman" w:cs="Times New Roman"/>
              <w:sz w:val="24"/>
              <w:szCs w:val="24"/>
              <w:rPrChange w:id="570" w:author="Автор" w:date="2025-12-23T13:44:00Z">
                <w:rPr>
                  <w:rFonts w:ascii="Times New Roman" w:eastAsia="Times New Roman" w:hAnsi="Times New Roman" w:cs="Times New Roman"/>
                  <w:sz w:val="24"/>
                  <w:szCs w:val="24"/>
                  <w:lang w:val="ru-RU"/>
                </w:rPr>
              </w:rPrChange>
            </w:rPr>
            <w:delText>,</w:delText>
          </w:r>
        </w:del>
      </w:ins>
      <w:ins w:id="571" w:author="Автор" w:date="2025-12-09T14:23:00Z">
        <w:del w:id="572" w:author="Автор" w:date="2025-12-15T14:32:00Z">
          <w:r w:rsidR="00306C71" w:rsidRPr="0045051E" w:rsidDel="00081885">
            <w:rPr>
              <w:rFonts w:ascii="Times New Roman" w:eastAsia="Times New Roman" w:hAnsi="Times New Roman" w:cs="Times New Roman"/>
              <w:sz w:val="24"/>
              <w:szCs w:val="24"/>
            </w:rPr>
            <w:delText xml:space="preserve"> on which DCA is based</w:delText>
          </w:r>
        </w:del>
      </w:ins>
      <w:ins w:id="573" w:author="Автор" w:date="2025-12-09T15:02:00Z">
        <w:del w:id="574" w:author="Автор" w:date="2025-12-15T14:32:00Z">
          <w:r w:rsidR="00F9174A" w:rsidRPr="00742F5B" w:rsidDel="00081885">
            <w:rPr>
              <w:rFonts w:ascii="Times New Roman" w:eastAsia="Times New Roman" w:hAnsi="Times New Roman" w:cs="Times New Roman"/>
              <w:sz w:val="24"/>
              <w:szCs w:val="24"/>
              <w:rPrChange w:id="575" w:author="Автор" w:date="2025-12-23T13:44:00Z">
                <w:rPr>
                  <w:rFonts w:ascii="Times New Roman" w:eastAsia="Times New Roman" w:hAnsi="Times New Roman" w:cs="Times New Roman"/>
                  <w:sz w:val="24"/>
                  <w:szCs w:val="24"/>
                  <w:lang w:val="ru-RU"/>
                </w:rPr>
              </w:rPrChange>
            </w:rPr>
            <w:delText>,</w:delText>
          </w:r>
        </w:del>
      </w:ins>
      <w:ins w:id="576" w:author="Автор" w:date="2025-12-02T15:52:00Z">
        <w:del w:id="577" w:author="Автор" w:date="2025-12-15T14:32:00Z">
          <w:r w:rsidR="00203E5E" w:rsidRPr="00742F5B" w:rsidDel="00081885">
            <w:rPr>
              <w:rFonts w:eastAsia="Times New Roman"/>
              <w:sz w:val="24"/>
              <w:szCs w:val="24"/>
              <w:rPrChange w:id="578"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w:delText>
          </w:r>
        </w:del>
        <w:r w:rsidR="00203E5E" w:rsidRPr="00742F5B">
          <w:rPr>
            <w:rFonts w:eastAsia="Times New Roman"/>
            <w:sz w:val="24"/>
            <w:szCs w:val="24"/>
            <w:rPrChange w:id="579"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does not </w:t>
        </w:r>
        <w:del w:id="580" w:author="Автор" w:date="2025-12-09T15:02:00Z">
          <w:r w:rsidR="00203E5E" w:rsidRPr="00742F5B" w:rsidDel="00F9174A">
            <w:rPr>
              <w:rFonts w:eastAsia="Times New Roman"/>
              <w:sz w:val="24"/>
              <w:szCs w:val="24"/>
              <w:rPrChange w:id="581"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apply to </w:delText>
          </w:r>
        </w:del>
      </w:ins>
      <w:ins w:id="582" w:author="Автор" w:date="2025-12-09T15:02:00Z">
        <w:r w:rsidR="00F9174A" w:rsidRPr="0045051E">
          <w:rPr>
            <w:rFonts w:ascii="Times New Roman" w:eastAsia="Times New Roman" w:hAnsi="Times New Roman" w:cs="Times New Roman"/>
            <w:sz w:val="24"/>
            <w:szCs w:val="24"/>
          </w:rPr>
          <w:t>work in</w:t>
        </w:r>
        <w:r w:rsidR="00F9174A" w:rsidRPr="00742F5B">
          <w:rPr>
            <w:rFonts w:ascii="Times New Roman" w:eastAsia="Times New Roman" w:hAnsi="Times New Roman" w:cs="Times New Roman"/>
            <w:sz w:val="24"/>
            <w:szCs w:val="24"/>
            <w:rPrChange w:id="583" w:author="Автор" w:date="2025-12-23T13:44:00Z">
              <w:rPr>
                <w:rFonts w:ascii="Times New Roman" w:eastAsia="Times New Roman" w:hAnsi="Times New Roman" w:cs="Times New Roman"/>
                <w:sz w:val="24"/>
                <w:szCs w:val="24"/>
                <w:lang w:val="ru-RU"/>
              </w:rPr>
            </w:rPrChange>
          </w:rPr>
          <w:t xml:space="preserve"> </w:t>
        </w:r>
      </w:ins>
      <w:ins w:id="584" w:author="Автор" w:date="2025-12-02T15:52:00Z">
        <w:r w:rsidR="00203E5E" w:rsidRPr="00742F5B">
          <w:rPr>
            <w:rFonts w:eastAsia="Times New Roman"/>
            <w:sz w:val="24"/>
            <w:szCs w:val="24"/>
            <w:rPrChange w:id="585" w:author="Автор" w:date="2025-12-23T13:44:00Z">
              <w:rPr>
                <w:rStyle w:val="apple-converted-space"/>
                <w:rFonts w:ascii="Times New Roman" w:hAnsi="Times New Roman" w:cs="Times New Roman"/>
                <w:color w:val="000000"/>
                <w:sz w:val="20"/>
                <w:szCs w:val="20"/>
                <w:shd w:val="clear" w:color="auto" w:fill="FFFFFF"/>
                <w:lang w:val="en-US"/>
              </w:rPr>
            </w:rPrChange>
          </w:rPr>
          <w:t>SARS CoV-2 evolution</w:t>
        </w:r>
      </w:ins>
      <w:ins w:id="586" w:author="Автор" w:date="2025-12-15T14:33:00Z">
        <w:r w:rsidR="00050B99" w:rsidRPr="0045051E">
          <w:rPr>
            <w:rFonts w:ascii="Times New Roman" w:eastAsia="Times New Roman" w:hAnsi="Times New Roman" w:cs="Times New Roman"/>
            <w:sz w:val="24"/>
            <w:szCs w:val="24"/>
          </w:rPr>
          <w:t xml:space="preserve">, because </w:t>
        </w:r>
      </w:ins>
      <w:ins w:id="587" w:author="Автор" w:date="2025-12-02T15:52:00Z">
        <w:del w:id="588" w:author="Автор" w:date="2025-12-15T14:33:00Z">
          <w:r w:rsidR="00203E5E" w:rsidRPr="00742F5B" w:rsidDel="00050B99">
            <w:rPr>
              <w:rFonts w:eastAsia="Times New Roman"/>
              <w:sz w:val="24"/>
              <w:szCs w:val="24"/>
              <w:rPrChange w:id="589" w:author="Автор" w:date="2025-12-23T13:44:00Z">
                <w:rPr>
                  <w:rStyle w:val="apple-converted-space"/>
                  <w:rFonts w:ascii="Times New Roman" w:hAnsi="Times New Roman" w:cs="Times New Roman"/>
                  <w:color w:val="000000"/>
                  <w:sz w:val="20"/>
                  <w:szCs w:val="20"/>
                  <w:shd w:val="clear" w:color="auto" w:fill="FFFFFF"/>
                  <w:lang w:val="en-US"/>
                </w:rPr>
              </w:rPrChange>
            </w:rPr>
            <w:delText>.</w:delText>
          </w:r>
        </w:del>
      </w:ins>
      <w:ins w:id="590" w:author="Автор" w:date="2025-12-15T14:33:00Z">
        <w:r w:rsidR="00050B99" w:rsidRPr="0045051E">
          <w:rPr>
            <w:rFonts w:ascii="Times New Roman" w:eastAsia="Times New Roman" w:hAnsi="Times New Roman" w:cs="Times New Roman"/>
            <w:sz w:val="24"/>
            <w:szCs w:val="24"/>
          </w:rPr>
          <w:t>l</w:t>
        </w:r>
      </w:ins>
      <w:ins w:id="591" w:author="Автор" w:date="2025-12-02T15:52:00Z">
        <w:del w:id="592" w:author="Автор" w:date="2025-12-15T14:33:00Z">
          <w:r w:rsidR="00203E5E" w:rsidRPr="00742F5B" w:rsidDel="00050B99">
            <w:rPr>
              <w:rFonts w:eastAsia="Times New Roman"/>
              <w:sz w:val="24"/>
              <w:szCs w:val="24"/>
              <w:rPrChange w:id="593"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L</w:delText>
          </w:r>
        </w:del>
        <w:r w:rsidR="00203E5E" w:rsidRPr="00742F5B">
          <w:rPr>
            <w:rFonts w:eastAsia="Times New Roman"/>
            <w:sz w:val="24"/>
            <w:szCs w:val="24"/>
            <w:rPrChange w:id="594"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inkage effects, </w:t>
        </w:r>
      </w:ins>
      <w:ins w:id="595" w:author="Автор" w:date="2025-12-09T15:02:00Z">
        <w:del w:id="596" w:author="Автор" w:date="2025-12-15T14:33:00Z">
          <w:r w:rsidR="00F57B46" w:rsidRPr="0045051E" w:rsidDel="00050B99">
            <w:rPr>
              <w:rFonts w:ascii="Times New Roman" w:eastAsia="Times New Roman" w:hAnsi="Times New Roman" w:cs="Times New Roman"/>
              <w:sz w:val="24"/>
              <w:szCs w:val="24"/>
            </w:rPr>
            <w:delText>which are</w:delText>
          </w:r>
        </w:del>
      </w:ins>
      <w:ins w:id="597" w:author="Автор" w:date="2025-12-15T14:33:00Z">
        <w:r w:rsidR="00050B99" w:rsidRPr="0045051E">
          <w:rPr>
            <w:rFonts w:ascii="Times New Roman" w:eastAsia="Times New Roman" w:hAnsi="Times New Roman" w:cs="Times New Roman"/>
            <w:sz w:val="24"/>
            <w:szCs w:val="24"/>
          </w:rPr>
          <w:t>which are</w:t>
        </w:r>
      </w:ins>
      <w:ins w:id="598" w:author="Автор" w:date="2025-12-09T15:02:00Z">
        <w:r w:rsidR="00F57B46" w:rsidRPr="0045051E">
          <w:rPr>
            <w:rFonts w:ascii="Times New Roman" w:eastAsia="Times New Roman" w:hAnsi="Times New Roman" w:cs="Times New Roman"/>
            <w:sz w:val="24"/>
            <w:szCs w:val="24"/>
          </w:rPr>
          <w:t xml:space="preserve"> </w:t>
        </w:r>
      </w:ins>
      <w:ins w:id="599" w:author="Автор" w:date="2025-12-02T15:52:00Z">
        <w:r w:rsidR="00203E5E" w:rsidRPr="00742F5B">
          <w:rPr>
            <w:rFonts w:eastAsia="Times New Roman"/>
            <w:sz w:val="24"/>
            <w:szCs w:val="24"/>
            <w:rPrChange w:id="600" w:author="Автор" w:date="2025-12-23T13:44:00Z">
              <w:rPr>
                <w:rStyle w:val="apple-converted-space"/>
                <w:rFonts w:ascii="Times New Roman" w:hAnsi="Times New Roman" w:cs="Times New Roman"/>
                <w:color w:val="000000"/>
                <w:sz w:val="20"/>
                <w:szCs w:val="20"/>
                <w:shd w:val="clear" w:color="auto" w:fill="FFFFFF"/>
                <w:lang w:val="en-US"/>
              </w:rPr>
            </w:rPrChange>
          </w:rPr>
          <w:t>negligible in QLE limit,</w:t>
        </w:r>
        <w:del w:id="601" w:author="Автор" w:date="2025-12-15T14:33:00Z">
          <w:r w:rsidR="00203E5E" w:rsidRPr="00742F5B" w:rsidDel="00050B99">
            <w:rPr>
              <w:rFonts w:eastAsia="Times New Roman"/>
              <w:sz w:val="24"/>
              <w:szCs w:val="24"/>
              <w:rPrChange w:id="602"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w:delText>
          </w:r>
        </w:del>
      </w:ins>
      <w:ins w:id="603" w:author="Автор" w:date="2025-12-09T16:38:00Z">
        <w:del w:id="604" w:author="Автор" w:date="2025-12-15T14:33:00Z">
          <w:r w:rsidR="003C4E3B" w:rsidRPr="0045051E" w:rsidDel="00050B99">
            <w:rPr>
              <w:rFonts w:ascii="Times New Roman" w:eastAsia="Times New Roman" w:hAnsi="Times New Roman" w:cs="Times New Roman"/>
              <w:sz w:val="24"/>
              <w:szCs w:val="24"/>
            </w:rPr>
            <w:delText>here</w:delText>
          </w:r>
        </w:del>
        <w:r w:rsidR="003C4E3B" w:rsidRPr="0045051E">
          <w:rPr>
            <w:rFonts w:ascii="Times New Roman" w:eastAsia="Times New Roman" w:hAnsi="Times New Roman" w:cs="Times New Roman"/>
            <w:sz w:val="24"/>
            <w:szCs w:val="24"/>
          </w:rPr>
          <w:t xml:space="preserve"> </w:t>
        </w:r>
      </w:ins>
      <w:ins w:id="605" w:author="Автор" w:date="2025-12-02T15:52:00Z">
        <w:r w:rsidR="00203E5E" w:rsidRPr="00742F5B">
          <w:rPr>
            <w:rFonts w:eastAsia="Times New Roman"/>
            <w:sz w:val="24"/>
            <w:szCs w:val="24"/>
            <w:rPrChange w:id="606"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are </w:t>
        </w:r>
        <w:del w:id="607" w:author="Автор" w:date="2025-12-09T12:15:00Z">
          <w:r w:rsidR="00203E5E" w:rsidRPr="00742F5B" w:rsidDel="00AB5E6D">
            <w:rPr>
              <w:rFonts w:eastAsia="Times New Roman"/>
              <w:sz w:val="24"/>
              <w:szCs w:val="24"/>
              <w:rPrChange w:id="608" w:author="Автор" w:date="2025-12-23T13:44:00Z">
                <w:rPr>
                  <w:rStyle w:val="apple-converted-space"/>
                  <w:rFonts w:ascii="Times New Roman" w:hAnsi="Times New Roman" w:cs="Times New Roman"/>
                  <w:color w:val="000000"/>
                  <w:sz w:val="20"/>
                  <w:szCs w:val="20"/>
                  <w:shd w:val="clear" w:color="auto" w:fill="FFFFFF"/>
                  <w:lang w:val="en-US"/>
                </w:rPr>
              </w:rPrChange>
            </w:rPr>
            <w:delText>rampant</w:delText>
          </w:r>
        </w:del>
      </w:ins>
      <w:ins w:id="609" w:author="Автор" w:date="2025-12-09T12:15:00Z">
        <w:r w:rsidR="00AB5E6D" w:rsidRPr="0045051E">
          <w:rPr>
            <w:rFonts w:ascii="Times New Roman" w:eastAsia="Times New Roman" w:hAnsi="Times New Roman" w:cs="Times New Roman"/>
            <w:sz w:val="24"/>
            <w:szCs w:val="24"/>
          </w:rPr>
          <w:t>strong</w:t>
        </w:r>
      </w:ins>
      <w:ins w:id="610" w:author="Автор" w:date="2025-12-15T14:33:00Z">
        <w:r w:rsidR="00050B99" w:rsidRPr="0045051E">
          <w:rPr>
            <w:rFonts w:ascii="Times New Roman" w:eastAsia="Times New Roman" w:hAnsi="Times New Roman" w:cs="Times New Roman"/>
            <w:sz w:val="24"/>
            <w:szCs w:val="24"/>
          </w:rPr>
          <w:t xml:space="preserve">. </w:t>
        </w:r>
      </w:ins>
      <w:ins w:id="611" w:author="Автор" w:date="2025-12-09T15:03:00Z">
        <w:del w:id="612" w:author="Автор" w:date="2025-12-15T14:35:00Z">
          <w:r w:rsidR="00F57B46" w:rsidRPr="0045051E" w:rsidDel="00050B99">
            <w:rPr>
              <w:rFonts w:ascii="Times New Roman" w:eastAsia="Times New Roman" w:hAnsi="Times New Roman" w:cs="Times New Roman"/>
              <w:sz w:val="24"/>
              <w:szCs w:val="24"/>
            </w:rPr>
            <w:delText>. They</w:delText>
          </w:r>
        </w:del>
      </w:ins>
      <w:ins w:id="613" w:author="Автор" w:date="2025-12-02T15:52:00Z">
        <w:del w:id="614" w:author="Автор" w:date="2025-12-15T14:35:00Z">
          <w:r w:rsidR="00203E5E" w:rsidRPr="00742F5B" w:rsidDel="00050B99">
            <w:rPr>
              <w:rFonts w:eastAsia="Times New Roman"/>
              <w:sz w:val="24"/>
              <w:szCs w:val="24"/>
              <w:rPrChange w:id="615"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and are</w:delText>
          </w:r>
        </w:del>
      </w:ins>
      <w:ins w:id="616" w:author="Автор" w:date="2025-12-09T15:03:00Z">
        <w:del w:id="617" w:author="Автор" w:date="2025-12-15T14:35:00Z">
          <w:r w:rsidR="00AE78CB" w:rsidRPr="0045051E" w:rsidDel="00050B99">
            <w:rPr>
              <w:rFonts w:ascii="Times New Roman" w:eastAsia="Times New Roman" w:hAnsi="Times New Roman" w:cs="Times New Roman"/>
              <w:sz w:val="24"/>
              <w:szCs w:val="24"/>
            </w:rPr>
            <w:delText xml:space="preserve"> </w:delText>
          </w:r>
        </w:del>
        <w:del w:id="618" w:author="Автор" w:date="2025-12-15T14:33:00Z">
          <w:r w:rsidR="00AE78CB" w:rsidRPr="0045051E" w:rsidDel="00050B99">
            <w:rPr>
              <w:rFonts w:ascii="Times New Roman" w:eastAsia="Times New Roman" w:hAnsi="Times New Roman" w:cs="Times New Roman"/>
              <w:sz w:val="24"/>
              <w:szCs w:val="24"/>
            </w:rPr>
            <w:delText>and</w:delText>
          </w:r>
        </w:del>
      </w:ins>
      <w:ins w:id="619" w:author="Автор" w:date="2025-12-02T15:52:00Z">
        <w:del w:id="620" w:author="Автор" w:date="2025-12-15T14:33:00Z">
          <w:r w:rsidR="00203E5E" w:rsidRPr="00742F5B" w:rsidDel="00050B99">
            <w:rPr>
              <w:rFonts w:eastAsia="Times New Roman"/>
              <w:sz w:val="24"/>
              <w:szCs w:val="24"/>
              <w:rPrChange w:id="621"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not </w:delText>
          </w:r>
        </w:del>
        <w:del w:id="622" w:author="Автор" w:date="2025-12-15T14:35:00Z">
          <w:r w:rsidR="00203E5E" w:rsidRPr="00742F5B" w:rsidDel="00050B99">
            <w:rPr>
              <w:rFonts w:eastAsia="Times New Roman"/>
              <w:sz w:val="24"/>
              <w:szCs w:val="24"/>
              <w:rPrChange w:id="623" w:author="Автор" w:date="2025-12-23T13:44:00Z">
                <w:rPr>
                  <w:rStyle w:val="apple-converted-space"/>
                  <w:rFonts w:ascii="Times New Roman" w:hAnsi="Times New Roman" w:cs="Times New Roman"/>
                  <w:color w:val="000000"/>
                  <w:sz w:val="20"/>
                  <w:szCs w:val="20"/>
                  <w:shd w:val="clear" w:color="auto" w:fill="FFFFFF"/>
                  <w:lang w:val="en-US"/>
                </w:rPr>
              </w:rPrChange>
            </w:rPr>
            <w:lastRenderedPageBreak/>
            <w:delText>broken down</w:delText>
          </w:r>
        </w:del>
      </w:ins>
      <w:ins w:id="624" w:author="Автор" w:date="2025-12-09T15:02:00Z">
        <w:del w:id="625" w:author="Автор" w:date="2025-12-15T14:35:00Z">
          <w:r w:rsidR="00F57B46" w:rsidRPr="0045051E" w:rsidDel="00050B99">
            <w:rPr>
              <w:rFonts w:ascii="Times New Roman" w:eastAsia="Times New Roman" w:hAnsi="Times New Roman" w:cs="Times New Roman"/>
              <w:sz w:val="24"/>
              <w:szCs w:val="24"/>
            </w:rPr>
            <w:delText>destroyed</w:delText>
          </w:r>
        </w:del>
      </w:ins>
      <w:ins w:id="626" w:author="Автор" w:date="2025-12-02T15:52:00Z">
        <w:del w:id="627" w:author="Автор" w:date="2025-12-15T14:35:00Z">
          <w:r w:rsidR="00203E5E" w:rsidRPr="00742F5B" w:rsidDel="00050B99">
            <w:rPr>
              <w:rFonts w:eastAsia="Times New Roman"/>
              <w:sz w:val="24"/>
              <w:szCs w:val="24"/>
              <w:rPrChange w:id="628"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by either </w:delText>
          </w:r>
        </w:del>
        <w:del w:id="629" w:author="Автор" w:date="2025-12-15T14:33:00Z">
          <w:r w:rsidR="00203E5E" w:rsidRPr="00742F5B" w:rsidDel="00050B99">
            <w:rPr>
              <w:rFonts w:eastAsia="Times New Roman"/>
              <w:sz w:val="24"/>
              <w:szCs w:val="24"/>
              <w:rPrChange w:id="630"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rare </w:delText>
          </w:r>
        </w:del>
        <w:del w:id="631" w:author="Автор" w:date="2025-12-15T14:35:00Z">
          <w:r w:rsidR="00203E5E" w:rsidRPr="00742F5B" w:rsidDel="00050B99">
            <w:rPr>
              <w:rFonts w:eastAsia="Times New Roman"/>
              <w:sz w:val="24"/>
              <w:szCs w:val="24"/>
              <w:rPrChange w:id="632"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mutation or </w:delText>
          </w:r>
        </w:del>
        <w:del w:id="633" w:author="Автор" w:date="2025-12-15T14:33:00Z">
          <w:r w:rsidR="00203E5E" w:rsidRPr="00742F5B" w:rsidDel="00050B99">
            <w:rPr>
              <w:rFonts w:eastAsia="Times New Roman"/>
              <w:sz w:val="24"/>
              <w:szCs w:val="24"/>
              <w:rPrChange w:id="634"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rare </w:delText>
          </w:r>
        </w:del>
        <w:del w:id="635" w:author="Автор" w:date="2025-12-15T14:35:00Z">
          <w:r w:rsidR="00203E5E" w:rsidRPr="00742F5B" w:rsidDel="00050B99">
            <w:rPr>
              <w:rFonts w:eastAsia="Times New Roman"/>
              <w:sz w:val="24"/>
              <w:szCs w:val="24"/>
              <w:rPrChange w:id="636" w:author="Автор" w:date="2025-12-23T13:44:00Z">
                <w:rPr>
                  <w:rStyle w:val="apple-converted-space"/>
                  <w:rFonts w:ascii="Times New Roman" w:hAnsi="Times New Roman" w:cs="Times New Roman"/>
                  <w:color w:val="000000"/>
                  <w:sz w:val="20"/>
                  <w:szCs w:val="20"/>
                  <w:shd w:val="clear" w:color="auto" w:fill="FFFFFF"/>
                  <w:lang w:val="en-US"/>
                </w:rPr>
              </w:rPrChange>
            </w:rPr>
            <w:delText>recombination. Recombination is weak, and</w:delText>
          </w:r>
        </w:del>
      </w:ins>
      <w:ins w:id="637" w:author="Автор" w:date="2025-12-09T15:03:00Z">
        <w:del w:id="638" w:author="Автор" w:date="2025-12-15T14:35:00Z">
          <w:r w:rsidR="00AE78CB" w:rsidRPr="0045051E" w:rsidDel="00050B99">
            <w:rPr>
              <w:rFonts w:ascii="Times New Roman" w:eastAsia="Times New Roman" w:hAnsi="Times New Roman" w:cs="Times New Roman"/>
              <w:sz w:val="24"/>
              <w:szCs w:val="24"/>
            </w:rPr>
            <w:delText xml:space="preserve">. </w:delText>
          </w:r>
        </w:del>
        <w:del w:id="639" w:author="Автор" w:date="2025-12-09T16:38:00Z">
          <w:r w:rsidR="00AE78CB" w:rsidRPr="0045051E" w:rsidDel="003C4E3B">
            <w:rPr>
              <w:rFonts w:ascii="Times New Roman" w:eastAsia="Times New Roman" w:hAnsi="Times New Roman" w:cs="Times New Roman"/>
              <w:sz w:val="24"/>
              <w:szCs w:val="24"/>
            </w:rPr>
            <w:delText>The</w:delText>
          </w:r>
        </w:del>
      </w:ins>
      <w:ins w:id="640" w:author="Автор" w:date="2025-12-09T16:38:00Z">
        <w:del w:id="641" w:author="Автор" w:date="2025-12-15T14:33:00Z">
          <w:r w:rsidR="003C4E3B" w:rsidRPr="0045051E" w:rsidDel="00050B99">
            <w:rPr>
              <w:rFonts w:ascii="Times New Roman" w:eastAsia="Times New Roman" w:hAnsi="Times New Roman" w:cs="Times New Roman"/>
              <w:sz w:val="24"/>
              <w:szCs w:val="24"/>
            </w:rPr>
            <w:delText>In addition</w:delText>
          </w:r>
        </w:del>
      </w:ins>
      <w:ins w:id="642" w:author="Автор" w:date="2025-12-15T14:33:00Z">
        <w:r w:rsidR="00050B99" w:rsidRPr="0045051E">
          <w:rPr>
            <w:rFonts w:ascii="Times New Roman" w:eastAsia="Times New Roman" w:hAnsi="Times New Roman" w:cs="Times New Roman"/>
            <w:sz w:val="24"/>
            <w:szCs w:val="24"/>
          </w:rPr>
          <w:t>Las</w:t>
        </w:r>
      </w:ins>
      <w:ins w:id="643" w:author="Автор" w:date="2025-12-15T14:34:00Z">
        <w:r w:rsidR="00050B99" w:rsidRPr="0045051E">
          <w:rPr>
            <w:rFonts w:ascii="Times New Roman" w:eastAsia="Times New Roman" w:hAnsi="Times New Roman" w:cs="Times New Roman"/>
            <w:sz w:val="24"/>
            <w:szCs w:val="24"/>
          </w:rPr>
          <w:t>tly</w:t>
        </w:r>
      </w:ins>
      <w:ins w:id="644" w:author="Автор" w:date="2025-12-09T16:38:00Z">
        <w:r w:rsidR="003C4E3B" w:rsidRPr="0045051E">
          <w:rPr>
            <w:rFonts w:ascii="Times New Roman" w:eastAsia="Times New Roman" w:hAnsi="Times New Roman" w:cs="Times New Roman"/>
            <w:sz w:val="24"/>
            <w:szCs w:val="24"/>
          </w:rPr>
          <w:t>, a</w:t>
        </w:r>
      </w:ins>
      <w:ins w:id="645" w:author="Автор" w:date="2025-12-02T15:52:00Z">
        <w:r w:rsidR="00203E5E" w:rsidRPr="00742F5B">
          <w:rPr>
            <w:rFonts w:eastAsia="Times New Roman"/>
            <w:sz w:val="24"/>
            <w:szCs w:val="24"/>
            <w:rPrChange w:id="646"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 population</w:t>
        </w:r>
      </w:ins>
      <w:ins w:id="647" w:author="Автор" w:date="2025-12-09T15:03:00Z">
        <w:r w:rsidR="00AE78CB" w:rsidRPr="0045051E">
          <w:rPr>
            <w:rFonts w:ascii="Times New Roman" w:eastAsia="Times New Roman" w:hAnsi="Times New Roman" w:cs="Times New Roman"/>
            <w:sz w:val="24"/>
            <w:szCs w:val="24"/>
          </w:rPr>
          <w:t xml:space="preserve"> of infected individuals</w:t>
        </w:r>
      </w:ins>
      <w:ins w:id="648" w:author="Автор" w:date="2025-12-02T15:52:00Z">
        <w:r w:rsidR="00203E5E" w:rsidRPr="00742F5B">
          <w:rPr>
            <w:rFonts w:eastAsia="Times New Roman"/>
            <w:sz w:val="24"/>
            <w:szCs w:val="24"/>
            <w:rPrChange w:id="649"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 is not as large as required for QLE to work.</w:t>
        </w:r>
      </w:ins>
      <w:ins w:id="650" w:author="Автор" w:date="2025-12-03T00:39:00Z">
        <w:r w:rsidR="00A87BD0" w:rsidRPr="00742F5B">
          <w:rPr>
            <w:rFonts w:ascii="Times New Roman" w:eastAsia="Times New Roman" w:hAnsi="Times New Roman" w:cs="Times New Roman"/>
            <w:sz w:val="24"/>
            <w:szCs w:val="24"/>
            <w:rPrChange w:id="651" w:author="Автор" w:date="2025-12-23T13:44:00Z">
              <w:rPr>
                <w:rFonts w:ascii="Times New Roman" w:eastAsia="Times New Roman" w:hAnsi="Times New Roman" w:cs="Times New Roman"/>
                <w:bCs/>
                <w:sz w:val="24"/>
                <w:szCs w:val="24"/>
                <w:lang w:val="en-US"/>
              </w:rPr>
            </w:rPrChange>
          </w:rPr>
          <w:t xml:space="preserve"> </w:t>
        </w:r>
      </w:ins>
    </w:p>
    <w:p w14:paraId="307B9776" w14:textId="77777777" w:rsidR="003F5305" w:rsidRPr="00A315BB" w:rsidRDefault="003F5305" w:rsidP="00AB2BF2">
      <w:pPr>
        <w:spacing w:after="0" w:line="360" w:lineRule="auto"/>
        <w:ind w:firstLine="720"/>
        <w:jc w:val="both"/>
        <w:rPr>
          <w:ins w:id="652" w:author="Автор" w:date="2025-12-03T01:08:00Z"/>
          <w:rFonts w:ascii="Times New Roman" w:eastAsia="Times New Roman" w:hAnsi="Times New Roman" w:cs="Times New Roman"/>
          <w:sz w:val="24"/>
          <w:szCs w:val="24"/>
        </w:rPr>
      </w:pPr>
    </w:p>
    <w:p w14:paraId="4E541421" w14:textId="55F048FE" w:rsidR="00365A8A" w:rsidRPr="00081885" w:rsidDel="003F5305" w:rsidRDefault="00750649" w:rsidP="00742F5B">
      <w:pPr>
        <w:spacing w:after="0" w:line="360" w:lineRule="auto"/>
        <w:ind w:firstLine="720"/>
        <w:jc w:val="both"/>
        <w:rPr>
          <w:ins w:id="653" w:author="Автор" w:date="2025-12-02T14:41:00Z"/>
          <w:del w:id="654" w:author="Автор" w:date="2025-12-03T01:07:00Z"/>
          <w:rFonts w:ascii="Times New Roman" w:eastAsia="Times New Roman" w:hAnsi="Times New Roman" w:cs="Times New Roman"/>
          <w:sz w:val="24"/>
          <w:szCs w:val="24"/>
        </w:rPr>
        <w:pPrChange w:id="655" w:author="Автор" w:date="2025-12-03T01:07:00Z">
          <w:pPr>
            <w:spacing w:after="0" w:line="360" w:lineRule="auto"/>
            <w:ind w:firstLine="709"/>
            <w:jc w:val="both"/>
          </w:pPr>
        </w:pPrChange>
      </w:pPr>
      <w:ins w:id="656" w:author="Автор" w:date="2025-12-02T16:55:00Z">
        <w:del w:id="657" w:author="Автор" w:date="2025-12-03T01:07:00Z">
          <w:r w:rsidRPr="00742F5B" w:rsidDel="003F5305">
            <w:rPr>
              <w:rFonts w:ascii="Times New Roman" w:eastAsia="Times New Roman" w:hAnsi="Times New Roman" w:cs="Times New Roman"/>
              <w:sz w:val="24"/>
              <w:szCs w:val="24"/>
              <w:rPrChange w:id="658" w:author="Автор" w:date="2025-12-09T16:25:00Z">
                <w:rPr>
                  <w:rFonts w:ascii="Times New Roman" w:eastAsia="Times New Roman" w:hAnsi="Times New Roman" w:cs="Times New Roman"/>
                  <w:bCs/>
                  <w:sz w:val="24"/>
                  <w:szCs w:val="24"/>
                  <w:lang w:val="en-US"/>
                </w:rPr>
              </w:rPrChange>
            </w:rPr>
            <w:delText>Ano</w:delText>
          </w:r>
        </w:del>
      </w:ins>
      <w:ins w:id="659" w:author="Автор" w:date="2025-12-02T16:56:00Z">
        <w:del w:id="660" w:author="Автор" w:date="2025-12-03T01:07:00Z">
          <w:r w:rsidRPr="00742F5B" w:rsidDel="003F5305">
            <w:rPr>
              <w:rFonts w:ascii="Times New Roman" w:eastAsia="Times New Roman" w:hAnsi="Times New Roman" w:cs="Times New Roman"/>
              <w:sz w:val="24"/>
              <w:szCs w:val="24"/>
              <w:rPrChange w:id="661" w:author="Автор" w:date="2025-12-09T16:25:00Z">
                <w:rPr>
                  <w:rFonts w:ascii="Times New Roman" w:eastAsia="Times New Roman" w:hAnsi="Times New Roman" w:cs="Times New Roman"/>
                  <w:bCs/>
                  <w:sz w:val="24"/>
                  <w:szCs w:val="24"/>
                  <w:lang w:val="en-US"/>
                </w:rPr>
              </w:rPrChange>
            </w:rPr>
            <w:delText>ther</w:delText>
          </w:r>
        </w:del>
      </w:ins>
      <w:ins w:id="662" w:author="Автор" w:date="2025-12-02T17:05:00Z">
        <w:del w:id="663" w:author="Автор" w:date="2025-12-03T01:07:00Z">
          <w:r w:rsidR="00C37312" w:rsidRPr="00742F5B" w:rsidDel="003F5305">
            <w:rPr>
              <w:rFonts w:ascii="Times New Roman" w:eastAsia="Times New Roman" w:hAnsi="Times New Roman" w:cs="Times New Roman"/>
              <w:sz w:val="24"/>
              <w:szCs w:val="24"/>
              <w:rPrChange w:id="664" w:author="Автор" w:date="2025-12-09T16:25:00Z">
                <w:rPr>
                  <w:rFonts w:ascii="Times New Roman" w:eastAsia="Times New Roman" w:hAnsi="Times New Roman" w:cs="Times New Roman"/>
                  <w:bCs/>
                  <w:sz w:val="24"/>
                  <w:szCs w:val="24"/>
                  <w:lang w:val="en-US"/>
                </w:rPr>
              </w:rPrChange>
            </w:rPr>
            <w:delText>, but</w:delText>
          </w:r>
        </w:del>
      </w:ins>
      <w:ins w:id="665" w:author="Автор" w:date="2025-12-03T00:14:00Z">
        <w:del w:id="666" w:author="Автор" w:date="2025-12-03T01:07:00Z">
          <w:r w:rsidR="00190BB7" w:rsidRPr="00742F5B" w:rsidDel="003F5305">
            <w:rPr>
              <w:rFonts w:ascii="Times New Roman" w:eastAsia="Times New Roman" w:hAnsi="Times New Roman" w:cs="Times New Roman"/>
              <w:sz w:val="24"/>
              <w:szCs w:val="24"/>
              <w:rPrChange w:id="667" w:author="Автор" w:date="2025-12-09T16:25:00Z">
                <w:rPr>
                  <w:rFonts w:ascii="Times New Roman" w:eastAsia="Times New Roman" w:hAnsi="Times New Roman" w:cs="Times New Roman"/>
                  <w:bCs/>
                  <w:sz w:val="24"/>
                  <w:szCs w:val="24"/>
                  <w:lang w:val="en-US"/>
                </w:rPr>
              </w:rPrChange>
            </w:rPr>
            <w:delText>The</w:delText>
          </w:r>
        </w:del>
      </w:ins>
      <w:ins w:id="668" w:author="Автор" w:date="2025-12-02T16:50:00Z">
        <w:del w:id="669" w:author="Автор" w:date="2025-12-03T01:07:00Z">
          <w:r w:rsidR="00365A8A" w:rsidRPr="00742F5B" w:rsidDel="003F5305">
            <w:rPr>
              <w:rFonts w:ascii="Times New Roman" w:eastAsia="Times New Roman" w:hAnsi="Times New Roman" w:cs="Times New Roman"/>
              <w:sz w:val="24"/>
              <w:szCs w:val="24"/>
              <w:rPrChange w:id="670" w:author="Автор" w:date="2025-12-09T16:25:00Z">
                <w:rPr>
                  <w:rFonts w:ascii="Times New Roman" w:hAnsi="Times New Roman" w:cs="Times New Roman"/>
                  <w:color w:val="000000"/>
                  <w:sz w:val="20"/>
                  <w:szCs w:val="20"/>
                  <w:shd w:val="clear" w:color="auto" w:fill="FFFFFF"/>
                </w:rPr>
              </w:rPrChange>
            </w:rPr>
            <w:delText xml:space="preserve"> </w:delText>
          </w:r>
        </w:del>
      </w:ins>
      <w:ins w:id="671" w:author="Автор" w:date="2025-12-03T00:16:00Z">
        <w:del w:id="672" w:author="Автор" w:date="2025-12-03T01:07:00Z">
          <w:r w:rsidR="00190BB7" w:rsidRPr="00742F5B" w:rsidDel="003F5305">
            <w:rPr>
              <w:rFonts w:ascii="Times New Roman" w:eastAsia="Times New Roman" w:hAnsi="Times New Roman" w:cs="Times New Roman"/>
              <w:sz w:val="24"/>
              <w:szCs w:val="24"/>
              <w:rPrChange w:id="673" w:author="Автор" w:date="2025-12-09T16:25:00Z">
                <w:rPr>
                  <w:rFonts w:ascii="Times New Roman" w:eastAsia="Times New Roman" w:hAnsi="Times New Roman" w:cs="Times New Roman"/>
                  <w:bCs/>
                  <w:sz w:val="24"/>
                  <w:szCs w:val="24"/>
                  <w:lang w:val="en-US"/>
                </w:rPr>
              </w:rPrChange>
            </w:rPr>
            <w:delText xml:space="preserve">DCA </w:delText>
          </w:r>
        </w:del>
      </w:ins>
      <w:ins w:id="674" w:author="Автор" w:date="2025-12-02T16:50:00Z">
        <w:del w:id="675" w:author="Автор" w:date="2025-12-03T01:07:00Z">
          <w:r w:rsidR="00365A8A" w:rsidRPr="00742F5B" w:rsidDel="003F5305">
            <w:rPr>
              <w:rFonts w:ascii="Times New Roman" w:eastAsia="Times New Roman" w:hAnsi="Times New Roman" w:cs="Times New Roman"/>
              <w:sz w:val="24"/>
              <w:szCs w:val="24"/>
              <w:rPrChange w:id="676" w:author="Автор" w:date="2025-12-09T16:25:00Z">
                <w:rPr>
                  <w:rFonts w:ascii="Times New Roman" w:hAnsi="Times New Roman" w:cs="Times New Roman"/>
                  <w:color w:val="000000"/>
                  <w:sz w:val="20"/>
                  <w:szCs w:val="20"/>
                  <w:shd w:val="clear" w:color="auto" w:fill="FFFFFF"/>
                </w:rPr>
              </w:rPrChange>
            </w:rPr>
            <w:delText>phenomenological approach</w:delText>
          </w:r>
        </w:del>
      </w:ins>
      <w:ins w:id="677" w:author="Автор" w:date="2025-12-02T16:56:00Z">
        <w:del w:id="678" w:author="Автор" w:date="2025-12-03T01:07:00Z">
          <w:r w:rsidRPr="00742F5B" w:rsidDel="003F5305">
            <w:rPr>
              <w:rFonts w:ascii="Times New Roman" w:eastAsia="Times New Roman" w:hAnsi="Times New Roman" w:cs="Times New Roman"/>
              <w:sz w:val="24"/>
              <w:szCs w:val="24"/>
              <w:rPrChange w:id="679" w:author="Автор" w:date="2025-12-09T16:25:00Z">
                <w:rPr>
                  <w:rFonts w:ascii="Times New Roman" w:eastAsia="Times New Roman" w:hAnsi="Times New Roman" w:cs="Times New Roman"/>
                  <w:bCs/>
                  <w:sz w:val="24"/>
                  <w:szCs w:val="24"/>
                  <w:lang w:val="en-US"/>
                </w:rPr>
              </w:rPrChange>
            </w:rPr>
            <w:delText xml:space="preserve"> </w:delText>
          </w:r>
        </w:del>
      </w:ins>
      <w:ins w:id="680" w:author="Автор" w:date="2025-12-03T00:15:00Z">
        <w:del w:id="681" w:author="Автор" w:date="2025-12-03T01:07:00Z">
          <w:r w:rsidR="00190BB7" w:rsidRPr="00742F5B" w:rsidDel="003F5305">
            <w:rPr>
              <w:rFonts w:ascii="Times New Roman" w:eastAsia="Times New Roman" w:hAnsi="Times New Roman" w:cs="Times New Roman"/>
              <w:sz w:val="24"/>
              <w:szCs w:val="24"/>
              <w:rPrChange w:id="682" w:author="Автор" w:date="2025-12-09T16:25:00Z">
                <w:rPr>
                  <w:rFonts w:ascii="Times New Roman" w:eastAsia="Times New Roman" w:hAnsi="Times New Roman" w:cs="Times New Roman"/>
                  <w:bCs/>
                  <w:sz w:val="24"/>
                  <w:szCs w:val="24"/>
                  <w:lang w:val="en-US"/>
                </w:rPr>
              </w:rPrChange>
            </w:rPr>
            <w:delText>study by</w:delText>
          </w:r>
        </w:del>
      </w:ins>
      <w:ins w:id="683" w:author="Автор" w:date="2025-12-03T00:14:00Z">
        <w:del w:id="684" w:author="Автор" w:date="2025-12-03T01:07:00Z">
          <w:r w:rsidR="00190BB7" w:rsidRPr="00742F5B" w:rsidDel="003F5305">
            <w:rPr>
              <w:rFonts w:ascii="Times New Roman" w:eastAsia="Times New Roman" w:hAnsi="Times New Roman" w:cs="Times New Roman"/>
              <w:sz w:val="24"/>
              <w:szCs w:val="24"/>
              <w:rPrChange w:id="685" w:author="Автор" w:date="2025-12-09T16:25:00Z">
                <w:rPr>
                  <w:rFonts w:ascii="Times New Roman" w:eastAsia="Times New Roman" w:hAnsi="Times New Roman" w:cs="Times New Roman"/>
                  <w:bCs/>
                  <w:sz w:val="24"/>
                  <w:szCs w:val="24"/>
                  <w:lang w:val="en-US"/>
                </w:rPr>
              </w:rPrChange>
            </w:rPr>
            <w:delText xml:space="preserve"> </w:delText>
          </w:r>
        </w:del>
      </w:ins>
      <w:ins w:id="686" w:author="Автор" w:date="2025-12-02T16:56:00Z">
        <w:del w:id="687" w:author="Автор" w:date="2025-12-03T01:07:00Z">
          <w:r w:rsidRPr="00742F5B" w:rsidDel="003F5305">
            <w:rPr>
              <w:rFonts w:ascii="Times New Roman" w:eastAsia="Times New Roman" w:hAnsi="Times New Roman" w:cs="Times New Roman"/>
              <w:sz w:val="24"/>
              <w:szCs w:val="24"/>
              <w:rPrChange w:id="688" w:author="Автор" w:date="2025-12-09T16:25:00Z">
                <w:rPr>
                  <w:rFonts w:ascii="Times New Roman" w:eastAsia="Times New Roman" w:hAnsi="Times New Roman" w:cs="Times New Roman"/>
                  <w:bCs/>
                  <w:sz w:val="24"/>
                  <w:szCs w:val="24"/>
                  <w:lang w:val="en-US"/>
                </w:rPr>
              </w:rPrChange>
            </w:rPr>
            <w:delText>is DCA</w:delText>
          </w:r>
        </w:del>
      </w:ins>
      <w:ins w:id="689" w:author="Автор" w:date="2025-12-02T16:50:00Z">
        <w:del w:id="690" w:author="Автор" w:date="2025-12-03T01:07:00Z">
          <w:r w:rsidR="00365A8A" w:rsidRPr="00742F5B" w:rsidDel="003F5305">
            <w:rPr>
              <w:rFonts w:ascii="Times New Roman" w:eastAsia="Times New Roman" w:hAnsi="Times New Roman" w:cs="Times New Roman"/>
              <w:sz w:val="24"/>
              <w:szCs w:val="24"/>
              <w:rPrChange w:id="691" w:author="Автор" w:date="2025-12-09T16:25:00Z">
                <w:rPr>
                  <w:rFonts w:ascii="Times New Roman" w:hAnsi="Times New Roman" w:cs="Times New Roman"/>
                  <w:color w:val="000000"/>
                  <w:sz w:val="20"/>
                  <w:szCs w:val="20"/>
                  <w:shd w:val="clear" w:color="auto" w:fill="FFFFFF"/>
                </w:rPr>
              </w:rPrChange>
            </w:rPr>
            <w:delText>. For example</w:delText>
          </w:r>
        </w:del>
      </w:ins>
      <w:ins w:id="692" w:author="Автор" w:date="2025-12-02T16:56:00Z">
        <w:del w:id="693" w:author="Автор" w:date="2025-12-03T01:07:00Z">
          <w:r w:rsidRPr="00742F5B" w:rsidDel="003F5305">
            <w:rPr>
              <w:rFonts w:ascii="Times New Roman" w:eastAsia="Times New Roman" w:hAnsi="Times New Roman" w:cs="Times New Roman"/>
              <w:sz w:val="24"/>
              <w:szCs w:val="24"/>
              <w:rPrChange w:id="694" w:author="Автор" w:date="2025-12-09T16:25:00Z">
                <w:rPr>
                  <w:rFonts w:ascii="Times New Roman" w:eastAsia="Times New Roman" w:hAnsi="Times New Roman" w:cs="Times New Roman"/>
                  <w:bCs/>
                  <w:sz w:val="24"/>
                  <w:szCs w:val="24"/>
                  <w:lang w:val="en-US"/>
                </w:rPr>
              </w:rPrChange>
            </w:rPr>
            <w:delText>,</w:delText>
          </w:r>
        </w:del>
      </w:ins>
      <w:ins w:id="695" w:author="Автор" w:date="2025-12-02T16:50:00Z">
        <w:del w:id="696" w:author="Автор" w:date="2025-12-03T01:07:00Z">
          <w:r w:rsidR="00365A8A" w:rsidRPr="00742F5B" w:rsidDel="003F5305">
            <w:rPr>
              <w:rFonts w:ascii="Times New Roman" w:eastAsia="Times New Roman" w:hAnsi="Times New Roman" w:cs="Times New Roman"/>
              <w:sz w:val="24"/>
              <w:szCs w:val="24"/>
              <w:rPrChange w:id="697" w:author="Автор" w:date="2025-12-09T16:25:00Z">
                <w:rPr>
                  <w:rFonts w:ascii="Times New Roman" w:hAnsi="Times New Roman" w:cs="Times New Roman"/>
                  <w:color w:val="000000"/>
                  <w:sz w:val="20"/>
                  <w:szCs w:val="20"/>
                  <w:shd w:val="clear" w:color="auto" w:fill="FFFFFF"/>
                </w:rPr>
              </w:rPrChange>
            </w:rPr>
            <w:delText xml:space="preserve"> </w:delText>
          </w:r>
        </w:del>
      </w:ins>
      <w:del w:id="698" w:author="Автор" w:date="2025-12-03T01:07:00Z">
        <w:r w:rsidR="00E3739B" w:rsidRPr="00742F5B" w:rsidDel="003F5305">
          <w:rPr>
            <w:rFonts w:ascii="Times New Roman" w:eastAsia="Times New Roman" w:hAnsi="Times New Roman" w:cs="Times New Roman"/>
            <w:sz w:val="24"/>
            <w:szCs w:val="24"/>
            <w:rPrChange w:id="699" w:author="Автор" w:date="2025-12-09T16:25:00Z">
              <w:rPr>
                <w:rFonts w:ascii="Times New Roman" w:eastAsia="Times New Roman" w:hAnsi="Times New Roman" w:cs="Times New Roman"/>
                <w:bCs/>
                <w:sz w:val="24"/>
                <w:szCs w:val="24"/>
                <w:lang w:val="en-US"/>
              </w:rPr>
            </w:rPrChange>
          </w:rPr>
          <w:fldChar w:fldCharType="begin">
            <w:fldData xml:space="preserve">PEVuZE5vdGU+PENpdGU+PEF1dGhvcj5Sb2RyaWd1ZXotUml2YXM8L0F1dGhvcj48WWVhcj4yMDIy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</w:fldData>
          </w:fldChar>
        </w:r>
        <w:r w:rsidR="00E3739B" w:rsidRPr="00742F5B" w:rsidDel="003F5305">
          <w:rPr>
            <w:rFonts w:ascii="Times New Roman" w:eastAsia="Times New Roman" w:hAnsi="Times New Roman" w:cs="Times New Roman"/>
            <w:sz w:val="24"/>
            <w:szCs w:val="24"/>
            <w:rPrChange w:id="700" w:author="Автор" w:date="2025-12-09T16:25:00Z">
              <w:rPr>
                <w:rFonts w:ascii="Times New Roman" w:eastAsia="Times New Roman" w:hAnsi="Times New Roman" w:cs="Times New Roman"/>
                <w:bCs/>
                <w:sz w:val="24"/>
                <w:szCs w:val="24"/>
                <w:lang w:val="en-US"/>
              </w:rPr>
            </w:rPrChange>
          </w:rPr>
          <w:delInstrText xml:space="preserve"> ADDIN EN.CITE </w:delInstrText>
        </w:r>
        <w:r w:rsidR="00E3739B" w:rsidRPr="00742F5B" w:rsidDel="003F5305">
          <w:rPr>
            <w:rFonts w:ascii="Times New Roman" w:eastAsia="Times New Roman" w:hAnsi="Times New Roman" w:cs="Times New Roman"/>
            <w:sz w:val="24"/>
            <w:szCs w:val="24"/>
            <w:rPrChange w:id="701" w:author="Автор" w:date="2025-12-09T16:25:00Z">
              <w:rPr>
                <w:rFonts w:ascii="Times New Roman" w:eastAsia="Times New Roman" w:hAnsi="Times New Roman" w:cs="Times New Roman"/>
                <w:bCs/>
                <w:sz w:val="24"/>
                <w:szCs w:val="24"/>
                <w:lang w:val="en-US"/>
              </w:rPr>
            </w:rPrChange>
          </w:rPr>
          <w:fldChar w:fldCharType="begin">
            <w:fldData xml:space="preserve">PEVuZE5vdGU+PENpdGU+PEF1dGhvcj5Sb2RyaWd1ZXotUml2YXM8L0F1dGhvcj48WWVhcj4yMDIy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</w:fldData>
          </w:fldChar>
        </w:r>
        <w:r w:rsidR="00E3739B" w:rsidRPr="00742F5B" w:rsidDel="003F5305">
          <w:rPr>
            <w:rFonts w:ascii="Times New Roman" w:eastAsia="Times New Roman" w:hAnsi="Times New Roman" w:cs="Times New Roman"/>
            <w:sz w:val="24"/>
            <w:szCs w:val="24"/>
            <w:rPrChange w:id="702" w:author="Автор" w:date="2025-12-09T16:25:00Z">
              <w:rPr>
                <w:rFonts w:ascii="Times New Roman" w:eastAsia="Times New Roman" w:hAnsi="Times New Roman" w:cs="Times New Roman"/>
                <w:bCs/>
                <w:sz w:val="24"/>
                <w:szCs w:val="24"/>
                <w:lang w:val="en-US"/>
              </w:rPr>
            </w:rPrChange>
          </w:rPr>
          <w:delInstrText xml:space="preserve"> ADDIN EN.CITE.DATA </w:delInstrText>
        </w:r>
        <w:r w:rsidR="00E3739B" w:rsidRPr="00742F5B" w:rsidDel="003F5305">
          <w:rPr>
            <w:rFonts w:ascii="Times New Roman" w:eastAsia="Times New Roman" w:hAnsi="Times New Roman" w:cs="Times New Roman"/>
            <w:sz w:val="24"/>
            <w:szCs w:val="24"/>
            <w:rPrChange w:id="703" w:author="Автор" w:date="2025-12-09T16:25:00Z">
              <w:rPr>
                <w:rFonts w:ascii="Times New Roman" w:eastAsia="Times New Roman" w:hAnsi="Times New Roman" w:cs="Times New Roman"/>
                <w:sz w:val="24"/>
                <w:szCs w:val="24"/>
              </w:rPr>
            </w:rPrChange>
          </w:rPr>
        </w:r>
        <w:r w:rsidR="00E3739B" w:rsidRPr="00742F5B" w:rsidDel="003F5305">
          <w:rPr>
            <w:rFonts w:ascii="Times New Roman" w:eastAsia="Times New Roman" w:hAnsi="Times New Roman" w:cs="Times New Roman"/>
            <w:sz w:val="24"/>
            <w:szCs w:val="24"/>
            <w:rPrChange w:id="704" w:author="Автор" w:date="2025-12-09T16:25:00Z">
              <w:rPr>
                <w:rFonts w:ascii="Times New Roman" w:eastAsia="Times New Roman" w:hAnsi="Times New Roman" w:cs="Times New Roman"/>
                <w:bCs/>
                <w:sz w:val="24"/>
                <w:szCs w:val="24"/>
                <w:lang w:val="en-US"/>
              </w:rPr>
            </w:rPrChange>
          </w:rPr>
          <w:fldChar w:fldCharType="end"/>
        </w:r>
        <w:r w:rsidR="00E3739B" w:rsidRPr="00742F5B" w:rsidDel="003F5305">
          <w:rPr>
            <w:rFonts w:ascii="Times New Roman" w:eastAsia="Times New Roman" w:hAnsi="Times New Roman" w:cs="Times New Roman"/>
            <w:sz w:val="24"/>
            <w:szCs w:val="24"/>
            <w:rPrChange w:id="705" w:author="Автор" w:date="2025-12-09T16:25:00Z">
              <w:rPr>
                <w:rFonts w:ascii="Times New Roman" w:eastAsia="Times New Roman" w:hAnsi="Times New Roman" w:cs="Times New Roman"/>
                <w:sz w:val="24"/>
                <w:szCs w:val="24"/>
              </w:rPr>
            </w:rPrChange>
          </w:rPr>
        </w:r>
        <w:r w:rsidR="00E3739B" w:rsidRPr="00742F5B" w:rsidDel="003F5305">
          <w:rPr>
            <w:rFonts w:ascii="Times New Roman" w:eastAsia="Times New Roman" w:hAnsi="Times New Roman" w:cs="Times New Roman"/>
            <w:sz w:val="24"/>
            <w:szCs w:val="24"/>
            <w:rPrChange w:id="706" w:author="Автор" w:date="2025-12-09T16:25:00Z">
              <w:rPr>
                <w:rFonts w:ascii="Times New Roman" w:eastAsia="Times New Roman" w:hAnsi="Times New Roman" w:cs="Times New Roman"/>
                <w:bCs/>
                <w:sz w:val="24"/>
                <w:szCs w:val="24"/>
                <w:lang w:val="en-US"/>
              </w:rPr>
            </w:rPrChange>
          </w:rPr>
          <w:fldChar w:fldCharType="separate"/>
        </w:r>
        <w:r w:rsidR="00E3739B" w:rsidRPr="00742F5B" w:rsidDel="003F5305">
          <w:rPr>
            <w:rFonts w:ascii="Times New Roman" w:eastAsia="Times New Roman" w:hAnsi="Times New Roman" w:cs="Times New Roman"/>
            <w:sz w:val="24"/>
            <w:szCs w:val="24"/>
            <w:rPrChange w:id="707" w:author="Автор" w:date="2025-12-09T16:25:00Z">
              <w:rPr>
                <w:rFonts w:ascii="Times New Roman" w:eastAsia="Times New Roman" w:hAnsi="Times New Roman" w:cs="Times New Roman"/>
                <w:bCs/>
                <w:noProof/>
                <w:sz w:val="24"/>
                <w:szCs w:val="24"/>
                <w:lang w:val="en-US"/>
              </w:rPr>
            </w:rPrChange>
          </w:rPr>
          <w:delText>[60]</w:delText>
        </w:r>
        <w:r w:rsidR="00E3739B" w:rsidRPr="00742F5B" w:rsidDel="003F5305">
          <w:rPr>
            <w:rFonts w:ascii="Times New Roman" w:eastAsia="Times New Roman" w:hAnsi="Times New Roman" w:cs="Times New Roman"/>
            <w:sz w:val="24"/>
            <w:szCs w:val="24"/>
            <w:rPrChange w:id="708" w:author="Автор" w:date="2025-12-09T16:25:00Z">
              <w:rPr>
                <w:rFonts w:ascii="Times New Roman" w:eastAsia="Times New Roman" w:hAnsi="Times New Roman" w:cs="Times New Roman"/>
                <w:bCs/>
                <w:sz w:val="24"/>
                <w:szCs w:val="24"/>
                <w:lang w:val="en-US"/>
              </w:rPr>
            </w:rPrChange>
          </w:rPr>
          <w:fldChar w:fldCharType="end"/>
        </w:r>
      </w:del>
      <w:ins w:id="709" w:author="Автор" w:date="2025-12-02T16:50:00Z">
        <w:del w:id="710" w:author="Автор" w:date="2025-12-03T01:07:00Z">
          <w:r w:rsidR="00365A8A" w:rsidRPr="00742F5B" w:rsidDel="003F5305">
            <w:rPr>
              <w:rFonts w:ascii="Times New Roman" w:eastAsia="Times New Roman" w:hAnsi="Times New Roman" w:cs="Times New Roman"/>
              <w:sz w:val="24"/>
              <w:szCs w:val="24"/>
              <w:rPrChange w:id="711" w:author="Автор" w:date="2025-12-09T16:25:00Z">
                <w:rPr>
                  <w:rFonts w:ascii="Times New Roman" w:hAnsi="Times New Roman" w:cs="Times New Roman"/>
                  <w:color w:val="000000"/>
                  <w:sz w:val="20"/>
                  <w:szCs w:val="20"/>
                  <w:shd w:val="clear" w:color="auto" w:fill="FFFFFF"/>
                </w:rPr>
              </w:rPrChange>
            </w:rPr>
            <w:delText xml:space="preserve"> </w:delText>
          </w:r>
        </w:del>
      </w:ins>
      <w:ins w:id="712" w:author="Автор" w:date="2025-12-03T00:39:00Z">
        <w:del w:id="713" w:author="Автор" w:date="2025-12-03T01:07:00Z">
          <w:r w:rsidR="00A87BD0" w:rsidRPr="00742F5B" w:rsidDel="003F5305">
            <w:rPr>
              <w:rFonts w:ascii="Times New Roman" w:eastAsia="Times New Roman" w:hAnsi="Times New Roman" w:cs="Times New Roman"/>
              <w:sz w:val="24"/>
              <w:szCs w:val="24"/>
              <w:rPrChange w:id="714" w:author="Автор" w:date="2025-12-09T16:25:00Z">
                <w:rPr>
                  <w:rFonts w:ascii="Times New Roman" w:eastAsia="Times New Roman" w:hAnsi="Times New Roman" w:cs="Times New Roman"/>
                  <w:bCs/>
                  <w:sz w:val="24"/>
                  <w:szCs w:val="24"/>
                  <w:lang w:val="en-US"/>
                </w:rPr>
              </w:rPrChange>
            </w:rPr>
            <w:delText xml:space="preserve">also </w:delText>
          </w:r>
        </w:del>
      </w:ins>
      <w:ins w:id="715" w:author="Автор" w:date="2025-12-03T00:14:00Z">
        <w:del w:id="716" w:author="Автор" w:date="2025-12-03T01:07:00Z">
          <w:r w:rsidR="00190BB7" w:rsidRPr="00742F5B" w:rsidDel="003F5305">
            <w:rPr>
              <w:rFonts w:ascii="Times New Roman" w:eastAsia="Times New Roman" w:hAnsi="Times New Roman" w:cs="Times New Roman"/>
              <w:sz w:val="24"/>
              <w:szCs w:val="24"/>
              <w:rPrChange w:id="717" w:author="Автор" w:date="2025-12-09T16:25:00Z">
                <w:rPr>
                  <w:rFonts w:ascii="Times New Roman" w:eastAsia="Times New Roman" w:hAnsi="Times New Roman" w:cs="Times New Roman"/>
                  <w:bCs/>
                  <w:sz w:val="24"/>
                  <w:szCs w:val="24"/>
                  <w:lang w:val="en-US"/>
                </w:rPr>
              </w:rPrChange>
            </w:rPr>
            <w:delText>included</w:delText>
          </w:r>
          <w:r w:rsidR="00190BB7" w:rsidRPr="00742F5B" w:rsidDel="003F5305">
            <w:rPr>
              <w:rFonts w:ascii="Times New Roman" w:eastAsia="Times New Roman" w:hAnsi="Times New Roman" w:cs="Times New Roman"/>
              <w:sz w:val="24"/>
              <w:szCs w:val="24"/>
              <w:rPrChange w:id="718" w:author="Автор" w:date="2025-12-15T14:33:00Z">
                <w:rPr>
                  <w:rFonts w:ascii="Times New Roman" w:eastAsia="Times New Roman" w:hAnsi="Times New Roman" w:cs="Times New Roman"/>
                  <w:bCs/>
                  <w:sz w:val="24"/>
                  <w:szCs w:val="24"/>
                  <w:lang w:val="en-US"/>
                </w:rPr>
              </w:rPrChange>
            </w:rPr>
            <w:delText xml:space="preserve"> </w:delText>
          </w:r>
        </w:del>
      </w:ins>
      <w:ins w:id="719" w:author="Автор" w:date="2025-12-02T16:50:00Z">
        <w:del w:id="720" w:author="Автор" w:date="2025-12-03T01:07:00Z">
          <w:r w:rsidR="00365A8A" w:rsidRPr="00742F5B" w:rsidDel="003F5305">
            <w:rPr>
              <w:rFonts w:ascii="Times New Roman" w:eastAsia="Times New Roman" w:hAnsi="Times New Roman" w:cs="Times New Roman"/>
              <w:sz w:val="24"/>
              <w:szCs w:val="24"/>
              <w:rPrChange w:id="721" w:author="Автор" w:date="2025-12-15T14:33:00Z">
                <w:rPr>
                  <w:rFonts w:ascii="Times New Roman" w:hAnsi="Times New Roman" w:cs="Times New Roman"/>
                  <w:color w:val="000000"/>
                  <w:sz w:val="20"/>
                  <w:szCs w:val="20"/>
                  <w:shd w:val="clear" w:color="auto" w:fill="FFFFFF"/>
                </w:rPr>
              </w:rPrChange>
            </w:rPr>
            <w:delText>down-weigh</w:delText>
          </w:r>
        </w:del>
      </w:ins>
      <w:ins w:id="722" w:author="Автор" w:date="2025-12-03T00:14:00Z">
        <w:del w:id="723" w:author="Автор" w:date="2025-12-03T01:07:00Z">
          <w:r w:rsidR="00190BB7" w:rsidRPr="00742F5B" w:rsidDel="003F5305">
            <w:rPr>
              <w:rFonts w:ascii="Times New Roman" w:eastAsia="Times New Roman" w:hAnsi="Times New Roman" w:cs="Times New Roman"/>
              <w:sz w:val="24"/>
              <w:szCs w:val="24"/>
              <w:rPrChange w:id="724" w:author="Автор" w:date="2025-12-15T14:33:00Z">
                <w:rPr>
                  <w:rFonts w:ascii="Times New Roman" w:eastAsia="Times New Roman" w:hAnsi="Times New Roman" w:cs="Times New Roman"/>
                  <w:bCs/>
                  <w:sz w:val="24"/>
                  <w:szCs w:val="24"/>
                  <w:lang w:val="en-US"/>
                </w:rPr>
              </w:rPrChange>
            </w:rPr>
            <w:delText>ing</w:delText>
          </w:r>
        </w:del>
      </w:ins>
      <w:ins w:id="725" w:author="Автор" w:date="2025-12-02T16:50:00Z">
        <w:del w:id="726" w:author="Автор" w:date="2025-12-03T01:07:00Z">
          <w:r w:rsidR="00365A8A" w:rsidRPr="00742F5B" w:rsidDel="003F5305">
            <w:rPr>
              <w:rFonts w:ascii="Times New Roman" w:eastAsia="Times New Roman" w:hAnsi="Times New Roman" w:cs="Times New Roman"/>
              <w:sz w:val="24"/>
              <w:szCs w:val="24"/>
              <w:rPrChange w:id="727" w:author="Автор" w:date="2025-12-15T14:33:00Z">
                <w:rPr>
                  <w:rFonts w:ascii="Times New Roman" w:hAnsi="Times New Roman" w:cs="Times New Roman"/>
                  <w:color w:val="000000"/>
                  <w:sz w:val="20"/>
                  <w:szCs w:val="20"/>
                  <w:shd w:val="clear" w:color="auto" w:fill="FFFFFF"/>
                </w:rPr>
              </w:rPrChange>
            </w:rPr>
            <w:delText xml:space="preserve"> sequences with over 80% identity, which is standard in the DCA literature as a crude attempt</w:delText>
          </w:r>
        </w:del>
      </w:ins>
      <w:ins w:id="728" w:author="Автор" w:date="2025-12-03T00:15:00Z">
        <w:del w:id="729" w:author="Автор" w:date="2025-12-03T01:07:00Z">
          <w:r w:rsidR="00190BB7" w:rsidRPr="00742F5B" w:rsidDel="003F5305">
            <w:rPr>
              <w:rFonts w:ascii="Times New Roman" w:eastAsia="Times New Roman" w:hAnsi="Times New Roman" w:cs="Times New Roman"/>
              <w:sz w:val="24"/>
              <w:szCs w:val="24"/>
              <w:rPrChange w:id="730" w:author="Автор" w:date="2025-12-15T14:33:00Z">
                <w:rPr>
                  <w:rFonts w:ascii="Times New Roman" w:eastAsia="Times New Roman" w:hAnsi="Times New Roman" w:cs="Times New Roman"/>
                  <w:bCs/>
                  <w:sz w:val="24"/>
                  <w:szCs w:val="24"/>
                  <w:lang w:val="en-US"/>
                </w:rPr>
              </w:rPrChange>
            </w:rPr>
            <w:delText>phenomenological method</w:delText>
          </w:r>
        </w:del>
      </w:ins>
      <w:ins w:id="731" w:author="Автор" w:date="2025-12-02T16:50:00Z">
        <w:del w:id="732" w:author="Автор" w:date="2025-12-03T01:07:00Z">
          <w:r w:rsidR="00365A8A" w:rsidRPr="00742F5B" w:rsidDel="003F5305">
            <w:rPr>
              <w:rFonts w:ascii="Times New Roman" w:eastAsia="Times New Roman" w:hAnsi="Times New Roman" w:cs="Times New Roman"/>
              <w:sz w:val="24"/>
              <w:szCs w:val="24"/>
              <w:rPrChange w:id="733" w:author="Автор" w:date="2025-12-15T14:33:00Z">
                <w:rPr>
                  <w:rFonts w:ascii="Times New Roman" w:hAnsi="Times New Roman" w:cs="Times New Roman"/>
                  <w:color w:val="000000"/>
                  <w:sz w:val="20"/>
                  <w:szCs w:val="20"/>
                  <w:shd w:val="clear" w:color="auto" w:fill="FFFFFF"/>
                </w:rPr>
              </w:rPrChange>
            </w:rPr>
            <w:delText xml:space="preserve"> to deal with the similar effects of random linkage</w:delText>
          </w:r>
        </w:del>
      </w:ins>
      <w:ins w:id="734" w:author="Автор" w:date="2025-12-02T17:04:00Z">
        <w:del w:id="735" w:author="Автор" w:date="2025-12-03T01:07:00Z">
          <w:r w:rsidR="00F35E51" w:rsidRPr="00742F5B" w:rsidDel="003F5305">
            <w:rPr>
              <w:rFonts w:ascii="Times New Roman" w:eastAsia="Times New Roman" w:hAnsi="Times New Roman" w:cs="Times New Roman"/>
              <w:sz w:val="24"/>
              <w:szCs w:val="24"/>
              <w:rPrChange w:id="736" w:author="Автор" w:date="2025-12-15T14:33:00Z">
                <w:rPr>
                  <w:rFonts w:ascii="Times New Roman" w:hAnsi="Times New Roman" w:cs="Times New Roman"/>
                  <w:color w:val="000000"/>
                  <w:sz w:val="20"/>
                  <w:szCs w:val="20"/>
                  <w:shd w:val="clear" w:color="auto" w:fill="FFFFFF"/>
                  <w:lang w:val="en-US"/>
                </w:rPr>
              </w:rPrChange>
            </w:rPr>
            <w:delText>. T</w:delText>
          </w:r>
          <w:r w:rsidR="00F35E51" w:rsidRPr="00742F5B" w:rsidDel="003F5305">
            <w:rPr>
              <w:rFonts w:ascii="Times New Roman" w:eastAsia="Times New Roman" w:hAnsi="Times New Roman" w:cs="Times New Roman"/>
              <w:sz w:val="24"/>
              <w:szCs w:val="24"/>
              <w:rPrChange w:id="737" w:author="Автор" w:date="2025-12-15T14:33:00Z">
                <w:rPr>
                  <w:rFonts w:ascii="Times New Roman" w:hAnsi="Times New Roman" w:cs="Times New Roman"/>
                  <w:color w:val="000000"/>
                  <w:sz w:val="20"/>
                  <w:szCs w:val="20"/>
                  <w:shd w:val="clear" w:color="auto" w:fill="FFFFFF"/>
                </w:rPr>
              </w:rPrChange>
            </w:rPr>
            <w:delText>he practical success of DCA is perplexing from a population genetic perspective</w:delText>
          </w:r>
          <w:r w:rsidR="00F35E51" w:rsidRPr="00742F5B" w:rsidDel="003F5305">
            <w:rPr>
              <w:rFonts w:ascii="Times New Roman" w:eastAsia="Times New Roman" w:hAnsi="Times New Roman" w:cs="Times New Roman"/>
              <w:sz w:val="24"/>
              <w:szCs w:val="24"/>
              <w:rPrChange w:id="738" w:author="Автор" w:date="2025-12-15T14:33:00Z">
                <w:rPr>
                  <w:rFonts w:ascii="Times New Roman" w:hAnsi="Times New Roman" w:cs="Times New Roman"/>
                  <w:color w:val="000000"/>
                  <w:sz w:val="20"/>
                  <w:szCs w:val="20"/>
                  <w:shd w:val="clear" w:color="auto" w:fill="FFFFFF"/>
                  <w:lang w:val="en-US"/>
                </w:rPr>
              </w:rPrChange>
            </w:rPr>
            <w:delText xml:space="preserve">. A possible explanation is given in {Qin, 2018 #32}. In </w:delText>
          </w:r>
        </w:del>
      </w:ins>
      <w:ins w:id="739" w:author="Автор" w:date="2025-12-02T16:50:00Z">
        <w:del w:id="740" w:author="Автор" w:date="2025-12-03T01:07:00Z">
          <w:r w:rsidR="00365A8A" w:rsidRPr="00742F5B" w:rsidDel="003F5305">
            <w:rPr>
              <w:rFonts w:ascii="Times New Roman" w:eastAsia="Times New Roman" w:hAnsi="Times New Roman" w:cs="Times New Roman"/>
              <w:sz w:val="24"/>
              <w:szCs w:val="24"/>
              <w:rPrChange w:id="741" w:author="Автор" w:date="2025-12-15T14:33:00Z">
                <w:rPr>
                  <w:rFonts w:ascii="Times New Roman" w:hAnsi="Times New Roman" w:cs="Times New Roman"/>
                  <w:color w:val="000000"/>
                  <w:sz w:val="20"/>
                  <w:szCs w:val="20"/>
                  <w:shd w:val="clear" w:color="auto" w:fill="FFFFFF"/>
                </w:rPr>
              </w:rPrChange>
            </w:rPr>
            <w:delText>.</w:delText>
          </w:r>
        </w:del>
      </w:ins>
      <w:ins w:id="742" w:author="Автор" w:date="2025-12-02T16:51:00Z">
        <w:del w:id="743" w:author="Автор" w:date="2025-12-03T01:07:00Z">
          <w:r w:rsidR="00365A8A" w:rsidRPr="00742F5B" w:rsidDel="003F5305">
            <w:rPr>
              <w:rFonts w:ascii="Times New Roman" w:eastAsia="Times New Roman" w:hAnsi="Times New Roman" w:cs="Times New Roman"/>
              <w:sz w:val="24"/>
              <w:szCs w:val="24"/>
              <w:rPrChange w:id="744" w:author="Автор" w:date="2025-12-15T14:33:00Z">
                <w:rPr>
                  <w:rFonts w:ascii="Times New Roman" w:hAnsi="Times New Roman" w:cs="Times New Roman"/>
                  <w:color w:val="000000"/>
                  <w:sz w:val="20"/>
                  <w:szCs w:val="20"/>
                  <w:shd w:val="clear" w:color="auto" w:fill="FFFFFF"/>
                </w:rPr>
              </w:rPrChange>
            </w:rPr>
            <w:delText xml:space="preserve"> </w:delText>
          </w:r>
          <w:r w:rsidR="00365A8A" w:rsidRPr="00742F5B" w:rsidDel="003F5305">
            <w:rPr>
              <w:rFonts w:ascii="Times New Roman" w:eastAsia="Times New Roman" w:hAnsi="Times New Roman" w:cs="Times New Roman"/>
              <w:sz w:val="24"/>
              <w:szCs w:val="24"/>
              <w:rPrChange w:id="745" w:author="Автор" w:date="2025-12-15T14:33:00Z">
                <w:rPr>
                  <w:rFonts w:ascii="Times New Roman" w:hAnsi="Times New Roman" w:cs="Times New Roman"/>
                  <w:color w:val="000000"/>
                  <w:sz w:val="20"/>
                  <w:szCs w:val="20"/>
                  <w:shd w:val="clear" w:color="auto" w:fill="FFFFFF"/>
                  <w:lang w:val="en-US"/>
                </w:rPr>
              </w:rPrChange>
            </w:rPr>
            <w:delText>In contrast to DCA, our method can compensate for linkage with any high accuracy, provided populations are sufficiently independent and numerous, and sampling is properly balanced.</w:delText>
          </w:r>
        </w:del>
      </w:ins>
      <w:ins w:id="746" w:author="Автор" w:date="2025-12-02T17:03:00Z">
        <w:del w:id="747" w:author="Автор" w:date="2025-12-03T01:07:00Z">
          <w:r w:rsidR="00F20CEA" w:rsidRPr="00742F5B" w:rsidDel="003F5305">
            <w:rPr>
              <w:rFonts w:ascii="Times New Roman" w:eastAsia="Times New Roman" w:hAnsi="Times New Roman" w:cs="Times New Roman"/>
              <w:sz w:val="24"/>
              <w:szCs w:val="24"/>
              <w:rPrChange w:id="748" w:author="Автор" w:date="2025-12-15T14:33:00Z">
                <w:rPr>
                  <w:rFonts w:ascii="Times New Roman" w:eastAsia="Times New Roman" w:hAnsi="Times New Roman" w:cs="Times New Roman"/>
                  <w:bCs/>
                  <w:sz w:val="24"/>
                  <w:szCs w:val="24"/>
                  <w:lang w:val="en-US"/>
                </w:rPr>
              </w:rPrChange>
            </w:rPr>
            <w:delText xml:space="preserve"> </w:delText>
          </w:r>
        </w:del>
      </w:ins>
    </w:p>
    <w:p w14:paraId="76E45170" w14:textId="641544DC" w:rsidR="001E5EAD" w:rsidRPr="001E5EAD" w:rsidRDefault="001E5EAD" w:rsidP="001E5EAD">
      <w:pPr>
        <w:spacing w:after="0" w:line="360" w:lineRule="auto"/>
        <w:ind w:firstLine="720"/>
        <w:jc w:val="both"/>
        <w:rPr>
          <w:ins w:id="749" w:author="Автор" w:date="2025-12-05T04:28:00Z"/>
          <w:rFonts w:ascii="Times New Roman" w:eastAsia="Times New Roman" w:hAnsi="Times New Roman" w:cs="Times New Roman"/>
          <w:bCs/>
          <w:sz w:val="24"/>
          <w:szCs w:val="24"/>
          <w:lang w:val="en-US"/>
        </w:rPr>
      </w:pPr>
      <w:ins w:id="750" w:author="Автор" w:date="2025-12-05T04:28:00Z">
        <w:r w:rsidRPr="00742F5B">
          <w:rPr>
            <w:rFonts w:ascii="Times New Roman" w:eastAsia="Times New Roman" w:hAnsi="Times New Roman" w:cs="Times New Roman"/>
            <w:sz w:val="24"/>
            <w:szCs w:val="24"/>
            <w:rPrChange w:id="751" w:author="Автор" w:date="2025-12-15T14:33:00Z">
              <w:rPr>
                <w:rFonts w:ascii="Times New Roman" w:eastAsia="Times New Roman" w:hAnsi="Times New Roman" w:cs="Times New Roman"/>
                <w:bCs/>
                <w:sz w:val="24"/>
                <w:szCs w:val="24"/>
                <w:lang w:val="en-US"/>
              </w:rPr>
            </w:rPrChange>
          </w:rPr>
          <w:t>Note that</w:t>
        </w:r>
        <w:r w:rsidRPr="003A23D7">
          <w:rPr>
            <w:rFonts w:ascii="Times New Roman" w:eastAsia="Times New Roman" w:hAnsi="Times New Roman" w:cs="Times New Roman"/>
            <w:bCs/>
            <w:sz w:val="24"/>
            <w:szCs w:val="24"/>
            <w:lang w:val="en-US"/>
          </w:rPr>
          <w:t xml:space="preserve"> the use of tree-based methods </w:t>
        </w:r>
        <w:del w:id="752" w:author="Автор" w:date="2025-12-09T12:21:00Z">
          <w:r w:rsidRPr="003A23D7" w:rsidDel="00012969">
            <w:rPr>
              <w:rFonts w:ascii="Times New Roman" w:eastAsia="Times New Roman" w:hAnsi="Times New Roman" w:cs="Times New Roman"/>
              <w:bCs/>
              <w:sz w:val="24"/>
              <w:szCs w:val="24"/>
              <w:lang w:val="en-US"/>
            </w:rPr>
            <w:delText xml:space="preserve">instead of pairwise correlations </w:delText>
          </w:r>
        </w:del>
      </w:ins>
      <w:del w:id="753" w:author="Автор" w:date="2025-12-15T23:21:00Z">
        <w:r w:rsidR="00EF6A49" w:rsidDel="00182B0E">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182B0E">
          <w:rPr>
            <w:rFonts w:ascii="Times New Roman" w:eastAsia="Times New Roman" w:hAnsi="Times New Roman" w:cs="Times New Roman"/>
            <w:bCs/>
            <w:sz w:val="24"/>
            <w:szCs w:val="24"/>
            <w:lang w:val="en-US"/>
          </w:rPr>
          <w:delInstrText xml:space="preserve"> ADDIN EN.CITE </w:delInstrText>
        </w:r>
        <w:r w:rsidR="00EF6A49" w:rsidDel="00182B0E">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182B0E">
          <w:rPr>
            <w:rFonts w:ascii="Times New Roman" w:eastAsia="Times New Roman" w:hAnsi="Times New Roman" w:cs="Times New Roman"/>
            <w:bCs/>
            <w:sz w:val="24"/>
            <w:szCs w:val="24"/>
            <w:lang w:val="en-US"/>
          </w:rPr>
          <w:delInstrText xml:space="preserve"> ADDIN EN.CITE.DATA </w:delInstrText>
        </w:r>
        <w:r w:rsidR="00EF6A49" w:rsidDel="00182B0E">
          <w:rPr>
            <w:rFonts w:ascii="Times New Roman" w:eastAsia="Times New Roman" w:hAnsi="Times New Roman" w:cs="Times New Roman"/>
            <w:bCs/>
            <w:sz w:val="24"/>
            <w:szCs w:val="24"/>
            <w:lang w:val="en-US"/>
          </w:rPr>
        </w:r>
        <w:r w:rsidR="00EF6A49" w:rsidDel="00182B0E">
          <w:rPr>
            <w:rFonts w:ascii="Times New Roman" w:eastAsia="Times New Roman" w:hAnsi="Times New Roman" w:cs="Times New Roman"/>
            <w:bCs/>
            <w:sz w:val="24"/>
            <w:szCs w:val="24"/>
            <w:lang w:val="en-US"/>
          </w:rPr>
          <w:fldChar w:fldCharType="end"/>
        </w:r>
        <w:r w:rsidR="00EF6A49" w:rsidDel="00182B0E">
          <w:rPr>
            <w:rFonts w:ascii="Times New Roman" w:eastAsia="Times New Roman" w:hAnsi="Times New Roman" w:cs="Times New Roman"/>
            <w:bCs/>
            <w:sz w:val="24"/>
            <w:szCs w:val="24"/>
            <w:lang w:val="en-US"/>
          </w:rPr>
        </w:r>
        <w:r w:rsidR="00EF6A49" w:rsidDel="00182B0E">
          <w:rPr>
            <w:rFonts w:ascii="Times New Roman" w:eastAsia="Times New Roman" w:hAnsi="Times New Roman" w:cs="Times New Roman"/>
            <w:bCs/>
            <w:sz w:val="24"/>
            <w:szCs w:val="24"/>
            <w:lang w:val="en-US"/>
          </w:rPr>
          <w:fldChar w:fldCharType="separate"/>
        </w:r>
        <w:r w:rsidR="00EF6A49" w:rsidDel="00182B0E">
          <w:rPr>
            <w:rFonts w:ascii="Times New Roman" w:eastAsia="Times New Roman" w:hAnsi="Times New Roman" w:cs="Times New Roman"/>
            <w:bCs/>
            <w:noProof/>
            <w:sz w:val="24"/>
            <w:szCs w:val="24"/>
            <w:lang w:val="en-US"/>
          </w:rPr>
          <w:delText>[37, 38]</w:delText>
        </w:r>
        <w:r w:rsidR="00EF6A49" w:rsidDel="00182B0E">
          <w:rPr>
            <w:rFonts w:ascii="Times New Roman" w:eastAsia="Times New Roman" w:hAnsi="Times New Roman" w:cs="Times New Roman"/>
            <w:bCs/>
            <w:sz w:val="24"/>
            <w:szCs w:val="24"/>
            <w:lang w:val="en-US"/>
          </w:rPr>
          <w:fldChar w:fldCharType="end"/>
        </w:r>
      </w:del>
      <w:ins w:id="754" w:author="Автор" w:date="2025-12-09T12:23:00Z">
        <w:del w:id="755" w:author="Автор" w:date="2025-12-15T23:21:00Z">
          <w:r w:rsidR="00012969" w:rsidRPr="003A23D7" w:rsidDel="00182B0E">
            <w:rPr>
              <w:rFonts w:ascii="Times New Roman" w:eastAsia="Times New Roman" w:hAnsi="Times New Roman" w:cs="Times New Roman"/>
              <w:bCs/>
              <w:sz w:val="24"/>
              <w:szCs w:val="24"/>
              <w:lang w:val="en-US"/>
            </w:rPr>
            <w:delText xml:space="preserve">{Kryazhimskiy, 2011 #171;Neverov, 2015 #172} </w:delText>
          </w:r>
        </w:del>
      </w:ins>
      <w:del w:id="756" w:author="Автор" w:date="2025-12-09T12:23:00Z">
        <w:r w:rsidR="00012969" w:rsidRPr="003A23D7" w:rsidDel="00012969">
          <w:rPr>
            <w:rFonts w:ascii="Times New Roman" w:eastAsia="Times New Roman" w:hAnsi="Times New Roman" w:cs="Times New Roman"/>
            <w:sz w:val="24"/>
            <w:szCs w:val="24"/>
            <w:lang/>
          </w:rPr>
          <w:delText>{Kryazhimskiy, 2011 #31;Neverov, 2015 #32}</w:delText>
        </w:r>
      </w:del>
      <w:ins w:id="757" w:author="Автор" w:date="2025-12-05T04:28:00Z">
        <w:del w:id="758" w:author="Автор" w:date="2025-12-09T12:23:00Z">
          <w:r w:rsidRPr="003A23D7" w:rsidDel="00012969">
            <w:rPr>
              <w:rFonts w:ascii="Times New Roman" w:eastAsia="Times New Roman" w:hAnsi="Times New Roman" w:cs="Times New Roman"/>
              <w:bCs/>
              <w:sz w:val="24"/>
              <w:szCs w:val="24"/>
              <w:lang/>
            </w:rPr>
            <w:delText xml:space="preserve"> </w:delText>
          </w:r>
        </w:del>
        <w:r w:rsidRPr="003A23D7">
          <w:rPr>
            <w:rFonts w:ascii="Times New Roman" w:eastAsia="Times New Roman" w:hAnsi="Times New Roman" w:cs="Times New Roman"/>
            <w:bCs/>
            <w:sz w:val="24"/>
            <w:szCs w:val="24"/>
            <w:lang/>
          </w:rPr>
          <w:t>does not automatically compensate</w:t>
        </w:r>
        <w:del w:id="759" w:author="Автор" w:date="2025-12-09T15:01:00Z">
          <w:r w:rsidRPr="003A23D7" w:rsidDel="00F9174A">
            <w:rPr>
              <w:rFonts w:ascii="Times New Roman" w:eastAsia="Times New Roman" w:hAnsi="Times New Roman" w:cs="Times New Roman"/>
              <w:bCs/>
              <w:sz w:val="24"/>
              <w:szCs w:val="24"/>
              <w:lang/>
            </w:rPr>
            <w:delText>s</w:delText>
          </w:r>
        </w:del>
        <w:r w:rsidRPr="003A23D7">
          <w:rPr>
            <w:rFonts w:ascii="Times New Roman" w:eastAsia="Times New Roman" w:hAnsi="Times New Roman" w:cs="Times New Roman"/>
            <w:bCs/>
            <w:sz w:val="24"/>
            <w:szCs w:val="24"/>
            <w:lang/>
          </w:rPr>
          <w:t xml:space="preserve"> for stro</w:t>
        </w:r>
        <w:r w:rsidRPr="001E5EAD">
          <w:rPr>
            <w:rFonts w:ascii="Times New Roman" w:eastAsia="Times New Roman" w:hAnsi="Times New Roman" w:cs="Times New Roman"/>
            <w:bCs/>
            <w:sz w:val="24"/>
            <w:szCs w:val="24"/>
            <w:lang/>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ins>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del w:id="760" w:author="Автор" w:date="2025-12-15T14:36:00Z">
        <w:r w:rsidR="00F53701" w:rsidDel="00F002B2">
          <w:rPr>
            <w:rFonts w:ascii="Times New Roman" w:eastAsia="Times New Roman" w:hAnsi="Times New Roman" w:cs="Times New Roman"/>
            <w:bCs/>
            <w:sz w:val="24"/>
            <w:szCs w:val="24"/>
            <w:lang w:val="en-US"/>
          </w:rPr>
          <w:delText>{Pedruzzi, 2019 #130}</w:delText>
        </w:r>
      </w:del>
      <w:del w:id="761" w:author="Автор" w:date="2025-12-09T12:25:00Z">
        <w:r w:rsidR="00395CF5" w:rsidDel="00395CF5">
          <w:rPr>
            <w:rFonts w:ascii="Times New Roman" w:eastAsia="Times New Roman" w:hAnsi="Times New Roman" w:cs="Times New Roman"/>
            <w:bCs/>
            <w:sz w:val="24"/>
            <w:szCs w:val="24"/>
            <w:lang w:val="en-US"/>
          </w:rPr>
          <w:delText>{Pedruzzi, 2019 #202}</w:delText>
        </w:r>
      </w:del>
      <w:ins w:id="762" w:author="Автор" w:date="2025-12-05T04:28:00Z">
        <w:r w:rsidRPr="001E5EAD">
          <w:rPr>
            <w:rFonts w:ascii="Times New Roman" w:eastAsia="Times New Roman" w:hAnsi="Times New Roman" w:cs="Times New Roman"/>
            <w:bCs/>
            <w:sz w:val="24"/>
            <w:szCs w:val="24"/>
            <w:lang w:val="en-US"/>
          </w:rPr>
          <w:t xml:space="preserve">. </w:t>
        </w:r>
        <w:del w:id="763" w:author="Автор" w:date="2025-12-09T14:24:00Z">
          <w:r w:rsidRPr="001E5EAD" w:rsidDel="00150B08">
            <w:rPr>
              <w:rFonts w:ascii="Times New Roman" w:eastAsia="Times New Roman" w:hAnsi="Times New Roman" w:cs="Times New Roman"/>
              <w:bCs/>
              <w:sz w:val="24"/>
              <w:szCs w:val="24"/>
              <w:lang w:val="en-US"/>
            </w:rPr>
            <w:delText>While the</w:delText>
          </w:r>
        </w:del>
      </w:ins>
      <w:ins w:id="764" w:author="Автор" w:date="2025-12-09T14:24:00Z">
        <w:r w:rsidR="00150B08">
          <w:rPr>
            <w:rFonts w:ascii="Times New Roman" w:eastAsia="Times New Roman" w:hAnsi="Times New Roman" w:cs="Times New Roman"/>
            <w:bCs/>
            <w:sz w:val="24"/>
            <w:szCs w:val="24"/>
            <w:lang w:val="en-US"/>
          </w:rPr>
          <w:t xml:space="preserve">To </w:t>
        </w:r>
      </w:ins>
      <w:ins w:id="765" w:author="Автор" w:date="2025-12-09T14:25:00Z">
        <w:del w:id="766" w:author="Автор" w:date="2025-12-15T14:36:00Z">
          <w:r w:rsidR="00F706D7" w:rsidDel="00565D3D">
            <w:rPr>
              <w:rFonts w:ascii="Times New Roman" w:eastAsia="Times New Roman" w:hAnsi="Times New Roman" w:cs="Times New Roman"/>
              <w:bCs/>
              <w:sz w:val="24"/>
              <w:szCs w:val="24"/>
              <w:lang w:val="en-US"/>
            </w:rPr>
            <w:delText>account for</w:delText>
          </w:r>
        </w:del>
      </w:ins>
      <w:ins w:id="767" w:author="Автор" w:date="2025-12-09T14:24:00Z">
        <w:del w:id="768" w:author="Автор" w:date="2025-12-15T14:36:00Z">
          <w:r w:rsidR="00150B08" w:rsidDel="00565D3D">
            <w:rPr>
              <w:rFonts w:ascii="Times New Roman" w:eastAsia="Times New Roman" w:hAnsi="Times New Roman" w:cs="Times New Roman"/>
              <w:bCs/>
              <w:sz w:val="24"/>
              <w:szCs w:val="24"/>
              <w:lang w:val="en-US"/>
            </w:rPr>
            <w:delText>counteract</w:delText>
          </w:r>
        </w:del>
      </w:ins>
      <w:ins w:id="769" w:author="Автор" w:date="2025-12-15T14:36:00Z">
        <w:r w:rsidR="00565D3D">
          <w:rPr>
            <w:rFonts w:ascii="Times New Roman" w:eastAsia="Times New Roman" w:hAnsi="Times New Roman" w:cs="Times New Roman"/>
            <w:bCs/>
            <w:sz w:val="24"/>
            <w:szCs w:val="24"/>
            <w:lang w:val="en-US"/>
          </w:rPr>
          <w:t>exclu</w:t>
        </w:r>
      </w:ins>
      <w:ins w:id="770" w:author="Автор" w:date="2025-12-15T14:37:00Z">
        <w:r w:rsidR="00565D3D">
          <w:rPr>
            <w:rFonts w:ascii="Times New Roman" w:eastAsia="Times New Roman" w:hAnsi="Times New Roman" w:cs="Times New Roman"/>
            <w:bCs/>
            <w:sz w:val="24"/>
            <w:szCs w:val="24"/>
            <w:lang w:val="en-US"/>
          </w:rPr>
          <w:t>de the effects of</w:t>
        </w:r>
      </w:ins>
      <w:ins w:id="771" w:author="Автор" w:date="2025-12-09T14:24:00Z">
        <w:r w:rsidR="00150B08">
          <w:rPr>
            <w:rFonts w:ascii="Times New Roman" w:eastAsia="Times New Roman" w:hAnsi="Times New Roman" w:cs="Times New Roman"/>
            <w:bCs/>
            <w:sz w:val="24"/>
            <w:szCs w:val="24"/>
            <w:lang w:val="en-US"/>
          </w:rPr>
          <w:t xml:space="preserve"> linkage, </w:t>
        </w:r>
      </w:ins>
      <w:ins w:id="772" w:author="Автор" w:date="2025-12-15T14:37:00Z">
        <w:del w:id="773" w:author="Автор" w:date="2025-12-15T23:21:00Z">
          <w:r w:rsidR="00565D3D" w:rsidDel="00182B0E">
            <w:rPr>
              <w:rFonts w:ascii="Times New Roman" w:eastAsia="Times New Roman" w:hAnsi="Times New Roman" w:cs="Times New Roman"/>
              <w:bCs/>
              <w:sz w:val="24"/>
              <w:szCs w:val="24"/>
              <w:lang w:val="en-US"/>
            </w:rPr>
            <w:delText xml:space="preserve">the </w:delText>
          </w:r>
        </w:del>
      </w:ins>
      <w:ins w:id="774" w:author="Автор" w:date="2025-12-09T14:24:00Z">
        <w:del w:id="775" w:author="Автор" w:date="2025-12-15T23:21:00Z">
          <w:r w:rsidR="00150B08" w:rsidDel="00182B0E">
            <w:rPr>
              <w:rFonts w:ascii="Times New Roman" w:eastAsia="Times New Roman" w:hAnsi="Times New Roman" w:cs="Times New Roman"/>
              <w:bCs/>
              <w:sz w:val="24"/>
              <w:szCs w:val="24"/>
              <w:lang w:val="en-US"/>
            </w:rPr>
            <w:delText>the</w:delText>
          </w:r>
        </w:del>
      </w:ins>
      <w:ins w:id="776" w:author="Автор" w:date="2025-12-05T04:28:00Z">
        <w:del w:id="777" w:author="Автор" w:date="2025-12-15T23:21:00Z">
          <w:r w:rsidRPr="001E5EAD" w:rsidDel="00182B0E">
            <w:rPr>
              <w:rFonts w:ascii="Times New Roman" w:eastAsia="Times New Roman" w:hAnsi="Times New Roman" w:cs="Times New Roman"/>
              <w:bCs/>
              <w:sz w:val="24"/>
              <w:szCs w:val="24"/>
              <w:lang w:val="en-US"/>
            </w:rPr>
            <w:delText xml:space="preserve"> studies</w:delText>
          </w:r>
        </w:del>
      </w:ins>
      <w:ins w:id="778" w:author="Автор" w:date="2025-12-09T14:24:00Z">
        <w:del w:id="779" w:author="Автор" w:date="2025-12-15T23:21:00Z">
          <w:r w:rsidR="00150B08" w:rsidDel="00182B0E">
            <w:rPr>
              <w:rFonts w:ascii="Times New Roman" w:eastAsia="Times New Roman" w:hAnsi="Times New Roman" w:cs="Times New Roman"/>
              <w:bCs/>
              <w:sz w:val="24"/>
              <w:szCs w:val="24"/>
              <w:lang w:val="en-US"/>
            </w:rPr>
            <w:delText xml:space="preserve"> of th</w:delText>
          </w:r>
        </w:del>
      </w:ins>
      <w:ins w:id="780" w:author="Автор" w:date="2025-12-10T07:30:00Z">
        <w:del w:id="781" w:author="Автор" w:date="2025-12-15T23:21:00Z">
          <w:r w:rsidR="001B1902" w:rsidDel="00182B0E">
            <w:rPr>
              <w:rFonts w:ascii="Times New Roman" w:eastAsia="Times New Roman" w:hAnsi="Times New Roman" w:cs="Times New Roman"/>
              <w:bCs/>
              <w:sz w:val="24"/>
              <w:szCs w:val="24"/>
              <w:lang w:val="ru-RU"/>
            </w:rPr>
            <w:delText>е</w:delText>
          </w:r>
        </w:del>
      </w:ins>
      <w:ins w:id="782" w:author="Автор" w:date="2025-12-09T14:24:00Z">
        <w:del w:id="783" w:author="Автор" w:date="2025-12-15T23:21:00Z">
          <w:r w:rsidR="00150B08" w:rsidDel="00182B0E">
            <w:rPr>
              <w:rFonts w:ascii="Times New Roman" w:eastAsia="Times New Roman" w:hAnsi="Times New Roman" w:cs="Times New Roman"/>
              <w:bCs/>
              <w:sz w:val="24"/>
              <w:szCs w:val="24"/>
              <w:lang w:val="en-US"/>
            </w:rPr>
            <w:delText>is team</w:delText>
          </w:r>
        </w:del>
      </w:ins>
      <w:ins w:id="784" w:author="Автор" w:date="2025-12-15T14:36:00Z">
        <w:del w:id="785" w:author="Автор" w:date="2025-12-15T23:21:00Z">
          <w:r w:rsidR="00F002B2" w:rsidDel="00182B0E">
            <w:rPr>
              <w:rFonts w:ascii="Times New Roman" w:eastAsia="Times New Roman" w:hAnsi="Times New Roman" w:cs="Times New Roman"/>
              <w:bCs/>
              <w:sz w:val="24"/>
              <w:szCs w:val="24"/>
              <w:lang w:val="en-US"/>
            </w:rPr>
            <w:delText>cited team</w:delText>
          </w:r>
        </w:del>
      </w:ins>
      <w:ins w:id="786" w:author="Автор" w:date="2025-12-15T23:21:00Z">
        <w:r w:rsidR="00182B0E">
          <w:rPr>
            <w:rFonts w:ascii="Times New Roman" w:eastAsia="Times New Roman" w:hAnsi="Times New Roman" w:cs="Times New Roman"/>
            <w:bCs/>
            <w:sz w:val="24"/>
            <w:szCs w:val="24"/>
            <w:lang w:val="en-US"/>
          </w:rPr>
          <w:t>one group</w:t>
        </w:r>
      </w:ins>
      <w:ins w:id="787" w:author="Автор" w:date="2025-12-05T04:28:00Z">
        <w:del w:id="788" w:author="Автор" w:date="2025-12-15T23:21:00Z">
          <w:r w:rsidRPr="001E5EAD" w:rsidDel="00DF6493">
            <w:rPr>
              <w:rFonts w:ascii="Times New Roman" w:eastAsia="Times New Roman" w:hAnsi="Times New Roman" w:cs="Times New Roman"/>
              <w:bCs/>
              <w:sz w:val="24"/>
              <w:szCs w:val="24"/>
              <w:lang w:val="en-US"/>
            </w:rPr>
            <w:delText xml:space="preserve"> </w:delText>
          </w:r>
        </w:del>
      </w:ins>
      <w:del w:id="789" w:author="Автор" w:date="2025-12-15T23:21:00Z">
        <w:r w:rsidR="00EF6A49" w:rsidDel="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DF6493">
          <w:rPr>
            <w:rFonts w:ascii="Times New Roman" w:eastAsia="Times New Roman" w:hAnsi="Times New Roman" w:cs="Times New Roman"/>
            <w:bCs/>
            <w:sz w:val="24"/>
            <w:szCs w:val="24"/>
            <w:lang w:val="en-US"/>
          </w:rPr>
          <w:delInstrText xml:space="preserve"> ADDIN EN.CITE </w:delInstrText>
        </w:r>
        <w:r w:rsidR="00EF6A49" w:rsidDel="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DF6493">
          <w:rPr>
            <w:rFonts w:ascii="Times New Roman" w:eastAsia="Times New Roman" w:hAnsi="Times New Roman" w:cs="Times New Roman"/>
            <w:bCs/>
            <w:sz w:val="24"/>
            <w:szCs w:val="24"/>
            <w:lang w:val="en-US"/>
          </w:rPr>
          <w:delInstrText xml:space="preserve"> ADDIN EN.CITE.DATA </w:delInstrText>
        </w:r>
        <w:r w:rsidR="00EF6A49" w:rsidDel="00DF6493">
          <w:rPr>
            <w:rFonts w:ascii="Times New Roman" w:eastAsia="Times New Roman" w:hAnsi="Times New Roman" w:cs="Times New Roman"/>
            <w:bCs/>
            <w:sz w:val="24"/>
            <w:szCs w:val="24"/>
            <w:lang w:val="en-US"/>
          </w:rPr>
        </w:r>
        <w:r w:rsidR="00EF6A49" w:rsidDel="00DF6493">
          <w:rPr>
            <w:rFonts w:ascii="Times New Roman" w:eastAsia="Times New Roman" w:hAnsi="Times New Roman" w:cs="Times New Roman"/>
            <w:bCs/>
            <w:sz w:val="24"/>
            <w:szCs w:val="24"/>
            <w:lang w:val="en-US"/>
          </w:rPr>
          <w:fldChar w:fldCharType="end"/>
        </w:r>
        <w:r w:rsidR="00EF6A49" w:rsidDel="00DF6493">
          <w:rPr>
            <w:rFonts w:ascii="Times New Roman" w:eastAsia="Times New Roman" w:hAnsi="Times New Roman" w:cs="Times New Roman"/>
            <w:bCs/>
            <w:sz w:val="24"/>
            <w:szCs w:val="24"/>
            <w:lang w:val="en-US"/>
          </w:rPr>
        </w:r>
        <w:r w:rsidR="00EF6A49" w:rsidDel="00DF6493">
          <w:rPr>
            <w:rFonts w:ascii="Times New Roman" w:eastAsia="Times New Roman" w:hAnsi="Times New Roman" w:cs="Times New Roman"/>
            <w:bCs/>
            <w:sz w:val="24"/>
            <w:szCs w:val="24"/>
            <w:lang w:val="en-US"/>
          </w:rPr>
          <w:fldChar w:fldCharType="separate"/>
        </w:r>
        <w:r w:rsidR="00EF6A49" w:rsidDel="00DF6493">
          <w:rPr>
            <w:rFonts w:ascii="Times New Roman" w:eastAsia="Times New Roman" w:hAnsi="Times New Roman" w:cs="Times New Roman"/>
            <w:bCs/>
            <w:noProof/>
            <w:sz w:val="24"/>
            <w:szCs w:val="24"/>
            <w:lang w:val="en-US"/>
          </w:rPr>
          <w:delText>[37, 38]</w:delText>
        </w:r>
        <w:r w:rsidR="00EF6A49" w:rsidDel="00DF6493">
          <w:rPr>
            <w:rFonts w:ascii="Times New Roman" w:eastAsia="Times New Roman" w:hAnsi="Times New Roman" w:cs="Times New Roman"/>
            <w:bCs/>
            <w:sz w:val="24"/>
            <w:szCs w:val="24"/>
            <w:lang w:val="en-US"/>
          </w:rPr>
          <w:fldChar w:fldCharType="end"/>
        </w:r>
      </w:del>
      <w:ins w:id="790" w:author="Автор" w:date="2025-12-15T14:36:00Z">
        <w:r w:rsidR="00F002B2" w:rsidRPr="003A23D7" w:rsidDel="00012969">
          <w:rPr>
            <w:rFonts w:ascii="Times New Roman" w:eastAsia="Times New Roman" w:hAnsi="Times New Roman" w:cs="Times New Roman"/>
            <w:bCs/>
            <w:sz w:val="24"/>
            <w:szCs w:val="24"/>
            <w:lang w:val="en-US"/>
          </w:rPr>
          <w:t xml:space="preserve"> </w:t>
        </w:r>
      </w:ins>
      <w:ins w:id="791" w:author="Автор" w:date="2025-12-09T12:24:00Z">
        <w:del w:id="792" w:author="Автор" w:date="2025-12-15T14:36:00Z">
          <w:r w:rsidR="00012969" w:rsidRPr="00012969" w:rsidDel="00F002B2">
            <w:rPr>
              <w:rFonts w:ascii="Times New Roman" w:eastAsia="Times New Roman" w:hAnsi="Times New Roman" w:cs="Times New Roman"/>
              <w:sz w:val="24"/>
              <w:szCs w:val="24"/>
              <w:lang/>
            </w:rPr>
            <w:delText>{Kryazhimskiy, 2011 #171;Neverov, 2015 #172}</w:delText>
          </w:r>
        </w:del>
      </w:ins>
      <w:del w:id="793" w:author="Автор" w:date="2025-12-09T12:24:00Z">
        <w:r w:rsidR="00012969" w:rsidDel="00012969">
          <w:rPr>
            <w:rFonts w:ascii="Times New Roman" w:eastAsia="Times New Roman" w:hAnsi="Times New Roman" w:cs="Times New Roman"/>
            <w:sz w:val="24"/>
            <w:szCs w:val="24"/>
            <w:lang/>
          </w:rPr>
          <w:delText>{Kryazhimskiy, 2011 #31;Neverov, 2015 #32}</w:delText>
        </w:r>
      </w:del>
      <w:ins w:id="794" w:author="Автор" w:date="2025-12-05T04:28:00Z">
        <w:del w:id="795" w:author="Автор" w:date="2025-12-15T14:37:00Z">
          <w:r w:rsidRPr="001E5EAD" w:rsidDel="00565D3D">
            <w:rPr>
              <w:rFonts w:ascii="Times New Roman" w:eastAsia="Times New Roman" w:hAnsi="Times New Roman" w:cs="Times New Roman"/>
              <w:bCs/>
              <w:sz w:val="24"/>
              <w:szCs w:val="24"/>
              <w:lang/>
            </w:rPr>
            <w:delText xml:space="preserve"> </w:delText>
          </w:r>
        </w:del>
      </w:ins>
      <w:ins w:id="796" w:author="Автор" w:date="2025-12-09T14:25:00Z">
        <w:r w:rsidR="00F706D7">
          <w:rPr>
            <w:rFonts w:ascii="Times New Roman" w:eastAsia="Times New Roman" w:hAnsi="Times New Roman" w:cs="Times New Roman"/>
            <w:bCs/>
            <w:sz w:val="24"/>
            <w:szCs w:val="24"/>
            <w:lang w:val="en-US"/>
          </w:rPr>
          <w:t>use</w:t>
        </w:r>
      </w:ins>
      <w:ins w:id="797" w:author="Автор" w:date="2025-12-15T23:21:00Z">
        <w:r w:rsidR="00182B0E">
          <w:rPr>
            <w:rFonts w:ascii="Times New Roman" w:eastAsia="Times New Roman" w:hAnsi="Times New Roman" w:cs="Times New Roman"/>
            <w:bCs/>
            <w:sz w:val="24"/>
            <w:szCs w:val="24"/>
            <w:lang w:val="en-US"/>
          </w:rPr>
          <w:t>d</w:t>
        </w:r>
      </w:ins>
      <w:ins w:id="798" w:author="Автор" w:date="2025-12-09T14:25:00Z">
        <w:del w:id="799" w:author="Автор" w:date="2025-12-15T14:36:00Z">
          <w:r w:rsidR="00F706D7" w:rsidDel="00F002B2">
            <w:rPr>
              <w:rFonts w:ascii="Times New Roman" w:eastAsia="Times New Roman" w:hAnsi="Times New Roman" w:cs="Times New Roman"/>
              <w:bCs/>
              <w:sz w:val="24"/>
              <w:szCs w:val="24"/>
              <w:lang w:val="en-US"/>
            </w:rPr>
            <w:delText>d</w:delText>
          </w:r>
        </w:del>
        <w:r w:rsidR="00F706D7">
          <w:rPr>
            <w:rFonts w:ascii="Times New Roman" w:eastAsia="Times New Roman" w:hAnsi="Times New Roman" w:cs="Times New Roman"/>
            <w:bCs/>
            <w:sz w:val="24"/>
            <w:szCs w:val="24"/>
            <w:lang w:val="en-US"/>
          </w:rPr>
          <w:t xml:space="preserve"> </w:t>
        </w:r>
      </w:ins>
      <w:ins w:id="800" w:author="Автор" w:date="2025-12-05T04:28:00Z">
        <w:del w:id="801" w:author="Автор" w:date="2025-12-09T14:24:00Z">
          <w:r w:rsidRPr="001E5EAD" w:rsidDel="00150B08">
            <w:rPr>
              <w:rFonts w:ascii="Times New Roman" w:eastAsia="Times New Roman" w:hAnsi="Times New Roman" w:cs="Times New Roman"/>
              <w:bCs/>
              <w:sz w:val="24"/>
              <w:szCs w:val="24"/>
              <w:lang w:val="en-US"/>
            </w:rPr>
            <w:delText>also use conditional correlations (</w:delText>
          </w:r>
        </w:del>
        <w:r w:rsidRPr="001E5EAD">
          <w:rPr>
            <w:rFonts w:ascii="Times New Roman" w:eastAsia="Times New Roman" w:hAnsi="Times New Roman" w:cs="Times New Roman"/>
            <w:bCs/>
            <w:sz w:val="24"/>
            <w:szCs w:val="24"/>
            <w:lang w:val="en-US"/>
          </w:rPr>
          <w:t>synonymous sites</w:t>
        </w:r>
        <w:del w:id="802" w:author="Автор" w:date="2025-12-09T14:24:00Z">
          <w:r w:rsidRPr="001E5EAD" w:rsidDel="00150B08">
            <w:rPr>
              <w:rFonts w:ascii="Times New Roman" w:eastAsia="Times New Roman" w:hAnsi="Times New Roman" w:cs="Times New Roman"/>
              <w:bCs/>
              <w:sz w:val="24"/>
              <w:szCs w:val="24"/>
              <w:lang w:val="en-US"/>
            </w:rPr>
            <w:delText>)</w:delText>
          </w:r>
        </w:del>
        <w:r w:rsidRPr="001E5EAD">
          <w:rPr>
            <w:rFonts w:ascii="Times New Roman" w:eastAsia="Times New Roman" w:hAnsi="Times New Roman" w:cs="Times New Roman"/>
            <w:bCs/>
            <w:sz w:val="24"/>
            <w:szCs w:val="24"/>
            <w:lang w:val="en-US"/>
          </w:rPr>
          <w:t xml:space="preserve"> as markers of linkage</w:t>
        </w:r>
      </w:ins>
      <w:ins w:id="803" w:author="Автор" w:date="2025-12-15T23:21:00Z">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ins>
      <w:ins w:id="804" w:author="Автор" w:date="2025-12-09T14:24:00Z">
        <w:r w:rsidR="00150B08">
          <w:rPr>
            <w:rFonts w:ascii="Times New Roman" w:eastAsia="Times New Roman" w:hAnsi="Times New Roman" w:cs="Times New Roman"/>
            <w:bCs/>
            <w:sz w:val="24"/>
            <w:szCs w:val="24"/>
            <w:lang w:val="en-US"/>
          </w:rPr>
          <w:t>. However,</w:t>
        </w:r>
      </w:ins>
      <w:ins w:id="805" w:author="Автор" w:date="2025-12-05T04:28:00Z">
        <w:del w:id="806" w:author="Автор" w:date="2025-12-09T14:24:00Z">
          <w:r w:rsidRPr="001E5EAD" w:rsidDel="00150B08">
            <w:rPr>
              <w:rFonts w:ascii="Times New Roman" w:eastAsia="Times New Roman" w:hAnsi="Times New Roman" w:cs="Times New Roman"/>
              <w:bCs/>
              <w:sz w:val="24"/>
              <w:szCs w:val="24"/>
              <w:lang w:val="en-US"/>
            </w:rPr>
            <w:delText>,</w:delText>
          </w:r>
        </w:del>
        <w:r w:rsidRPr="001E5EAD">
          <w:rPr>
            <w:rFonts w:ascii="Times New Roman" w:eastAsia="Times New Roman" w:hAnsi="Times New Roman" w:cs="Times New Roman"/>
            <w:bCs/>
            <w:sz w:val="24"/>
            <w:szCs w:val="24"/>
            <w:lang w:val="en-US"/>
          </w:rPr>
          <w:t xml:space="preserve"> the accuracy </w:t>
        </w:r>
      </w:ins>
      <w:ins w:id="807" w:author="Автор" w:date="2025-12-15T14:37:00Z">
        <w:r w:rsidR="00891CAF">
          <w:rPr>
            <w:rFonts w:ascii="Times New Roman" w:eastAsia="Times New Roman" w:hAnsi="Times New Roman" w:cs="Times New Roman"/>
            <w:bCs/>
            <w:sz w:val="24"/>
            <w:szCs w:val="24"/>
            <w:lang w:val="en-US"/>
          </w:rPr>
          <w:t xml:space="preserve">of this method </w:t>
        </w:r>
      </w:ins>
      <w:ins w:id="808" w:author="Автор" w:date="2025-12-05T04:28:00Z">
        <w:del w:id="809" w:author="Автор" w:date="2025-12-15T14:36:00Z">
          <w:r w:rsidRPr="001E5EAD" w:rsidDel="00F002B2">
            <w:rPr>
              <w:rFonts w:ascii="Times New Roman" w:eastAsia="Times New Roman" w:hAnsi="Times New Roman" w:cs="Times New Roman"/>
              <w:bCs/>
              <w:sz w:val="24"/>
              <w:szCs w:val="24"/>
              <w:lang w:val="en-US"/>
            </w:rPr>
            <w:delText xml:space="preserve">of their method </w:delText>
          </w:r>
        </w:del>
      </w:ins>
      <w:ins w:id="810" w:author="Автор" w:date="2025-12-09T14:24:00Z">
        <w:r w:rsidR="00150B08">
          <w:rPr>
            <w:rFonts w:ascii="Times New Roman" w:eastAsia="Times New Roman" w:hAnsi="Times New Roman" w:cs="Times New Roman"/>
            <w:bCs/>
            <w:sz w:val="24"/>
            <w:szCs w:val="24"/>
            <w:lang w:val="en-US"/>
          </w:rPr>
          <w:t>was</w:t>
        </w:r>
      </w:ins>
      <w:ins w:id="811" w:author="Автор" w:date="2025-12-05T04:28:00Z">
        <w:del w:id="812" w:author="Автор" w:date="2025-12-09T14:24:00Z">
          <w:r w:rsidRPr="001E5EAD" w:rsidDel="00150B08">
            <w:rPr>
              <w:rFonts w:ascii="Times New Roman" w:eastAsia="Times New Roman" w:hAnsi="Times New Roman" w:cs="Times New Roman"/>
              <w:bCs/>
              <w:sz w:val="24"/>
              <w:szCs w:val="24"/>
              <w:lang w:val="en-US"/>
            </w:rPr>
            <w:delText>is</w:delText>
          </w:r>
        </w:del>
        <w:r w:rsidRPr="001E5EAD">
          <w:rPr>
            <w:rFonts w:ascii="Times New Roman" w:eastAsia="Times New Roman" w:hAnsi="Times New Roman" w:cs="Times New Roman"/>
            <w:bCs/>
            <w:sz w:val="24"/>
            <w:szCs w:val="24"/>
            <w:lang w:val="en-US"/>
          </w:rPr>
          <w:t xml:space="preserve"> not tested </w:t>
        </w:r>
        <w:del w:id="813" w:author="Автор" w:date="2025-12-15T14:36:00Z">
          <w:r w:rsidRPr="001E5EAD" w:rsidDel="00F002B2">
            <w:rPr>
              <w:rFonts w:ascii="Times New Roman" w:eastAsia="Times New Roman" w:hAnsi="Times New Roman" w:cs="Times New Roman"/>
              <w:bCs/>
              <w:sz w:val="24"/>
              <w:szCs w:val="24"/>
              <w:lang w:val="en-US"/>
            </w:rPr>
            <w:delText>in</w:delText>
          </w:r>
        </w:del>
      </w:ins>
      <w:ins w:id="814" w:author="Автор" w:date="2025-12-15T14:36:00Z">
        <w:r w:rsidR="00F002B2">
          <w:rPr>
            <w:rFonts w:ascii="Times New Roman" w:eastAsia="Times New Roman" w:hAnsi="Times New Roman" w:cs="Times New Roman"/>
            <w:bCs/>
            <w:sz w:val="24"/>
            <w:szCs w:val="24"/>
            <w:lang w:val="en-US"/>
          </w:rPr>
          <w:t>in</w:t>
        </w:r>
      </w:ins>
      <w:ins w:id="815" w:author="Автор" w:date="2025-12-05T04:28:00Z">
        <w:r w:rsidRPr="001E5EAD">
          <w:rPr>
            <w:rFonts w:ascii="Times New Roman" w:eastAsia="Times New Roman" w:hAnsi="Times New Roman" w:cs="Times New Roman"/>
            <w:bCs/>
            <w:sz w:val="24"/>
            <w:szCs w:val="24"/>
            <w:lang w:val="en-US"/>
          </w:rPr>
          <w:t xml:space="preserve"> simulation</w:t>
        </w:r>
      </w:ins>
      <w:ins w:id="816" w:author="Автор" w:date="2025-12-05T04:30:00Z">
        <w:del w:id="817" w:author="Автор" w:date="2025-12-05T04:31:00Z">
          <w:r w:rsidR="00A56DCD" w:rsidDel="00B43181">
            <w:rPr>
              <w:rFonts w:ascii="Times New Roman" w:eastAsia="Times New Roman" w:hAnsi="Times New Roman" w:cs="Times New Roman"/>
              <w:bCs/>
              <w:sz w:val="24"/>
              <w:szCs w:val="24"/>
              <w:lang w:val="en-US"/>
            </w:rPr>
            <w:delText xml:space="preserve"> and there is no testing for sampling balance</w:delText>
          </w:r>
        </w:del>
      </w:ins>
      <w:ins w:id="818" w:author="Автор" w:date="2025-12-05T04:28:00Z">
        <w:r w:rsidRPr="001E5EAD">
          <w:rPr>
            <w:rFonts w:ascii="Times New Roman" w:eastAsia="Times New Roman" w:hAnsi="Times New Roman" w:cs="Times New Roman"/>
            <w:bCs/>
            <w:sz w:val="24"/>
            <w:szCs w:val="24"/>
            <w:lang w:val="en-US"/>
          </w:rPr>
          <w:t xml:space="preserve">. </w:t>
        </w:r>
        <w:del w:id="819" w:author="Автор" w:date="2025-12-05T04:30:00Z">
          <w:r w:rsidRPr="001E5EAD" w:rsidDel="00A56DCD">
            <w:rPr>
              <w:rFonts w:ascii="Times New Roman" w:eastAsia="Times New Roman" w:hAnsi="Times New Roman" w:cs="Times New Roman"/>
              <w:bCs/>
              <w:sz w:val="24"/>
              <w:szCs w:val="24"/>
              <w:lang w:val="en-US"/>
            </w:rPr>
            <w:delText>The solution used in the present work is averaging, in a balanced fashion, over a number of quasi-independent populations and testing for the accuracy on simulated sequences.</w:delText>
          </w:r>
        </w:del>
      </w:ins>
    </w:p>
    <w:p w14:paraId="3BF5D0F8" w14:textId="5513E27A" w:rsidR="00C52B27" w:rsidRPr="00742F5B" w:rsidDel="001E5EAD" w:rsidRDefault="00C52B27" w:rsidP="00742F5B">
      <w:pPr>
        <w:spacing w:after="0" w:line="360" w:lineRule="auto"/>
        <w:ind w:firstLine="720"/>
        <w:jc w:val="both"/>
        <w:rPr>
          <w:del w:id="820" w:author="Автор" w:date="2025-12-05T04:28:00Z"/>
          <w:rFonts w:ascii="Times New Roman" w:eastAsia="Times New Roman" w:hAnsi="Times New Roman" w:cs="Times New Roman"/>
          <w:bCs/>
          <w:sz w:val="24"/>
          <w:szCs w:val="24"/>
          <w:lang w:val="en-US"/>
          <w:rPrChange w:id="821" w:author="Автор" w:date="2025-12-02T14:41:00Z">
            <w:rPr>
              <w:del w:id="822" w:author="Автор" w:date="2025-12-05T04:28:00Z"/>
              <w:rFonts w:ascii="Times New Roman" w:eastAsia="Times New Roman" w:hAnsi="Times New Roman" w:cs="Times New Roman"/>
              <w:i/>
              <w:sz w:val="24"/>
              <w:szCs w:val="24"/>
            </w:rPr>
          </w:rPrChange>
        </w:rPr>
        <w:pPrChange w:id="823" w:author="Автор" w:date="2025-12-03T01:07:00Z">
          <w:pPr>
            <w:spacing w:after="0" w:line="360" w:lineRule="auto"/>
            <w:ind w:firstLine="709"/>
            <w:jc w:val="both"/>
          </w:pPr>
        </w:pPrChange>
      </w:pPr>
      <w:ins w:id="824" w:author="Автор" w:date="2025-12-02T14:41:00Z">
        <w:del w:id="825" w:author="Автор" w:date="2025-12-05T04:28:00Z">
          <w:r w:rsidRPr="00742F5B" w:rsidDel="001E5EAD">
            <w:rPr>
              <w:rFonts w:ascii="Times New Roman" w:eastAsia="Times New Roman" w:hAnsi="Times New Roman" w:cs="Times New Roman"/>
              <w:bCs/>
              <w:sz w:val="24"/>
              <w:szCs w:val="24"/>
              <w:lang w:val="en-US"/>
              <w:rPrChange w:id="826" w:author="Автор" w:date="2025-12-02T14:41:00Z">
                <w:rPr>
                  <w:rFonts w:ascii="Times New Roman" w:eastAsia="Times New Roman" w:hAnsi="Times New Roman" w:cs="Times New Roman"/>
                  <w:bCs/>
                  <w:i/>
                  <w:sz w:val="24"/>
                  <w:szCs w:val="24"/>
                  <w:lang w:val="en-US"/>
                </w:rPr>
              </w:rPrChange>
            </w:rPr>
            <w:delText>Note that the use of t</w:delText>
          </w:r>
          <w:r w:rsidRPr="00742F5B" w:rsidDel="001E5EAD">
            <w:rPr>
              <w:rFonts w:ascii="Times New Roman" w:eastAsia="Times New Roman" w:hAnsi="Times New Roman" w:cs="Times New Roman"/>
              <w:bCs/>
              <w:sz w:val="24"/>
              <w:szCs w:val="24"/>
              <w:lang w:val="en-US"/>
              <w:rPrChange w:id="827" w:author="Автор" w:date="2025-12-02T16:51:00Z">
                <w:rPr>
                  <w:rFonts w:ascii="Times New Roman" w:eastAsia="Times New Roman" w:hAnsi="Times New Roman" w:cs="Times New Roman"/>
                  <w:bCs/>
                  <w:i/>
                  <w:sz w:val="24"/>
                  <w:szCs w:val="24"/>
                  <w:lang/>
                </w:rPr>
              </w:rPrChange>
            </w:rPr>
            <w:delText xml:space="preserve">ree-based methods </w:delText>
          </w:r>
        </w:del>
      </w:ins>
      <w:ins w:id="828" w:author="Автор" w:date="2025-12-02T14:43:00Z">
        <w:del w:id="829" w:author="Автор" w:date="2025-12-05T04:28:00Z">
          <w:r w:rsidRPr="00C52B27" w:rsidDel="001E5EAD">
            <w:rPr>
              <w:rFonts w:ascii="Times New Roman" w:eastAsia="Times New Roman" w:hAnsi="Times New Roman" w:cs="Times New Roman"/>
              <w:bCs/>
              <w:sz w:val="24"/>
              <w:szCs w:val="24"/>
              <w:lang w:val="en-US"/>
            </w:rPr>
            <w:delText>{Kryazhimskiy, 2011 #171;Neverov, 2015 #172}</w:delText>
          </w:r>
        </w:del>
      </w:ins>
      <w:ins w:id="830" w:author="Автор" w:date="2025-12-02T14:41:00Z">
        <w:del w:id="831" w:author="Автор" w:date="2025-12-05T04:28:00Z">
          <w:r w:rsidRPr="00742F5B" w:rsidDel="001E5EAD">
            <w:rPr>
              <w:rFonts w:ascii="Times New Roman" w:eastAsia="Times New Roman" w:hAnsi="Times New Roman" w:cs="Times New Roman"/>
              <w:bCs/>
              <w:sz w:val="24"/>
              <w:szCs w:val="24"/>
              <w:lang w:val="en-US"/>
              <w:rPrChange w:id="832" w:author="Автор" w:date="2025-12-02T16:51:00Z">
                <w:rPr>
                  <w:rFonts w:ascii="Times New Roman" w:eastAsia="Times New Roman" w:hAnsi="Times New Roman" w:cs="Times New Roman"/>
                  <w:bCs/>
                  <w:i/>
                  <w:sz w:val="24"/>
                  <w:szCs w:val="24"/>
                  <w:lang/>
                </w:rPr>
              </w:rPrChange>
            </w:rPr>
            <w:delText xml:space="preserve"> instead of pairwise correlations </w:delText>
          </w:r>
        </w:del>
      </w:ins>
      <w:ins w:id="833" w:author="Автор" w:date="2025-12-02T14:54:00Z">
        <w:del w:id="834" w:author="Автор" w:date="2025-12-05T04:28:00Z">
          <w:r w:rsidR="00694FF2" w:rsidDel="001E5EAD">
            <w:rPr>
              <w:rFonts w:ascii="Times New Roman" w:eastAsia="Times New Roman" w:hAnsi="Times New Roman" w:cs="Times New Roman"/>
              <w:bCs/>
              <w:sz w:val="24"/>
              <w:szCs w:val="24"/>
              <w:lang w:val="en-US"/>
            </w:rPr>
            <w:delText xml:space="preserve">and using neutral mutations as markers of linkage </w:delText>
          </w:r>
        </w:del>
      </w:ins>
      <w:del w:id="835" w:author="Автор" w:date="2025-12-05T04:28:00Z">
        <w:r w:rsidR="00E3739B"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435B03" w:rsidDel="001E5EAD">
          <w:rPr>
            <w:rFonts w:ascii="Times New Roman" w:eastAsia="Times New Roman" w:hAnsi="Times New Roman" w:cs="Times New Roman"/>
            <w:sz w:val="24"/>
            <w:szCs w:val="24"/>
          </w:rPr>
          <w:delInstrText xml:space="preserve"> ADDIN EN.CITE </w:delInstrText>
        </w:r>
        <w:r w:rsidR="00435B03"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435B03" w:rsidDel="001E5EAD">
          <w:rPr>
            <w:rFonts w:ascii="Times New Roman" w:eastAsia="Times New Roman" w:hAnsi="Times New Roman" w:cs="Times New Roman"/>
            <w:sz w:val="24"/>
            <w:szCs w:val="24"/>
          </w:rPr>
          <w:delInstrText xml:space="preserve"> ADDIN EN.CITE.DATA </w:delInstrText>
        </w:r>
        <w:r w:rsidR="00435B03" w:rsidDel="001E5EAD">
          <w:rPr>
            <w:rFonts w:ascii="Times New Roman" w:eastAsia="Times New Roman" w:hAnsi="Times New Roman" w:cs="Times New Roman"/>
            <w:sz w:val="24"/>
            <w:szCs w:val="24"/>
          </w:rPr>
        </w:r>
        <w:r w:rsidR="00435B03" w:rsidDel="001E5EAD">
          <w:rPr>
            <w:rFonts w:ascii="Times New Roman" w:eastAsia="Times New Roman" w:hAnsi="Times New Roman" w:cs="Times New Roman"/>
            <w:sz w:val="24"/>
            <w:szCs w:val="24"/>
          </w:rPr>
          <w:fldChar w:fldCharType="end"/>
        </w:r>
        <w:r w:rsidR="00E3739B" w:rsidDel="001E5EAD">
          <w:rPr>
            <w:rFonts w:ascii="Times New Roman" w:eastAsia="Times New Roman" w:hAnsi="Times New Roman" w:cs="Times New Roman"/>
            <w:sz w:val="24"/>
            <w:szCs w:val="24"/>
          </w:rPr>
        </w:r>
        <w:r w:rsidR="00E3739B" w:rsidDel="001E5EAD">
          <w:rPr>
            <w:rFonts w:ascii="Times New Roman" w:eastAsia="Times New Roman" w:hAnsi="Times New Roman" w:cs="Times New Roman"/>
            <w:sz w:val="24"/>
            <w:szCs w:val="24"/>
          </w:rPr>
          <w:fldChar w:fldCharType="separate"/>
        </w:r>
        <w:r w:rsidR="00435B03" w:rsidDel="001E5EAD">
          <w:rPr>
            <w:rFonts w:ascii="Times New Roman" w:eastAsia="Times New Roman" w:hAnsi="Times New Roman" w:cs="Times New Roman"/>
            <w:noProof/>
            <w:sz w:val="24"/>
            <w:szCs w:val="24"/>
          </w:rPr>
          <w:delText>[39, 40]</w:delText>
        </w:r>
        <w:r w:rsidR="00E3739B" w:rsidDel="001E5EAD">
          <w:rPr>
            <w:rFonts w:ascii="Times New Roman" w:eastAsia="Times New Roman" w:hAnsi="Times New Roman" w:cs="Times New Roman"/>
            <w:sz w:val="24"/>
            <w:szCs w:val="24"/>
          </w:rPr>
          <w:fldChar w:fldCharType="end"/>
        </w:r>
      </w:del>
      <w:ins w:id="836" w:author="Автор" w:date="2025-12-02T14:54:00Z">
        <w:del w:id="837" w:author="Автор" w:date="2025-12-05T04:28:00Z">
          <w:r w:rsidR="00271A3E" w:rsidRPr="00C52B27" w:rsidDel="001E5EAD">
            <w:rPr>
              <w:rFonts w:ascii="Times New Roman" w:eastAsia="Times New Roman" w:hAnsi="Times New Roman" w:cs="Times New Roman"/>
              <w:bCs/>
              <w:sz w:val="24"/>
              <w:szCs w:val="24"/>
              <w:lang w:val="en-US"/>
            </w:rPr>
            <w:delText>{Kryazhimskiy, 2011 #171;Neverov, 2015 #172}</w:delText>
          </w:r>
          <w:r w:rsidR="00271A3E" w:rsidRPr="00061E8D" w:rsidDel="001E5EAD">
            <w:rPr>
              <w:rFonts w:ascii="Times New Roman" w:eastAsia="Times New Roman" w:hAnsi="Times New Roman" w:cs="Times New Roman"/>
              <w:bCs/>
              <w:sz w:val="24"/>
              <w:szCs w:val="24"/>
              <w:lang/>
            </w:rPr>
            <w:delText xml:space="preserve"> </w:delText>
          </w:r>
        </w:del>
      </w:ins>
      <w:ins w:id="838" w:author="Автор" w:date="2025-12-02T14:41:00Z">
        <w:del w:id="839" w:author="Автор" w:date="2025-12-05T04:28:00Z">
          <w:r w:rsidRPr="00742F5B" w:rsidDel="001E5EAD">
            <w:rPr>
              <w:rFonts w:ascii="Times New Roman" w:eastAsia="Times New Roman" w:hAnsi="Times New Roman" w:cs="Times New Roman"/>
              <w:bCs/>
              <w:sz w:val="24"/>
              <w:szCs w:val="24"/>
              <w:lang/>
              <w:rPrChange w:id="840" w:author="Автор" w:date="2025-12-02T14:41:00Z">
                <w:rPr>
                  <w:rFonts w:ascii="Times New Roman" w:eastAsia="Times New Roman" w:hAnsi="Times New Roman" w:cs="Times New Roman"/>
                  <w:bCs/>
                  <w:i/>
                  <w:sz w:val="24"/>
                  <w:szCs w:val="24"/>
                  <w:lang/>
                </w:rPr>
              </w:rPrChange>
            </w:rPr>
            <w:delText xml:space="preserve">does not automatically compensates for strong linkage effects. </w:delText>
          </w:r>
          <w:r w:rsidRPr="00742F5B" w:rsidDel="001E5EAD">
            <w:rPr>
              <w:rFonts w:ascii="Times New Roman" w:eastAsia="Times New Roman" w:hAnsi="Times New Roman" w:cs="Times New Roman"/>
              <w:bCs/>
              <w:sz w:val="24"/>
              <w:szCs w:val="24"/>
              <w:lang w:val="en-US"/>
              <w:rPrChange w:id="841" w:author="Автор" w:date="2025-12-02T14:41:00Z">
                <w:rPr>
                  <w:rFonts w:ascii="Times New Roman" w:eastAsia="Times New Roman" w:hAnsi="Times New Roman" w:cs="Times New Roman"/>
                  <w:bCs/>
                  <w:i/>
                  <w:sz w:val="24"/>
                  <w:szCs w:val="24"/>
                  <w:lang w:val="en-US"/>
                </w:rPr>
              </w:rPrChange>
            </w:rPr>
            <w:delText>This is because, in the absence of sufficiently strong recombination, all sequences in one single population are very similar to their MRCA, and MRCAs for different independent populations are diverging from each other in genetic space. This process</w:delText>
          </w:r>
        </w:del>
      </w:ins>
      <w:ins w:id="842" w:author="Автор" w:date="2025-12-02T14:46:00Z">
        <w:del w:id="843" w:author="Автор" w:date="2025-12-05T04:28:00Z">
          <w:r w:rsidR="00401A76" w:rsidDel="001E5EAD">
            <w:rPr>
              <w:rFonts w:ascii="Times New Roman" w:eastAsia="Times New Roman" w:hAnsi="Times New Roman" w:cs="Times New Roman"/>
              <w:bCs/>
              <w:sz w:val="24"/>
              <w:szCs w:val="24"/>
              <w:lang w:val="en-US"/>
            </w:rPr>
            <w:delText xml:space="preserve"> was demonstrated to be</w:delText>
          </w:r>
        </w:del>
      </w:ins>
      <w:ins w:id="844" w:author="Автор" w:date="2025-12-02T14:41:00Z">
        <w:del w:id="845" w:author="Автор" w:date="2025-12-05T04:28:00Z">
          <w:r w:rsidRPr="00742F5B" w:rsidDel="001E5EAD">
            <w:rPr>
              <w:rFonts w:ascii="Times New Roman" w:eastAsia="Times New Roman" w:hAnsi="Times New Roman" w:cs="Times New Roman"/>
              <w:bCs/>
              <w:sz w:val="24"/>
              <w:szCs w:val="24"/>
              <w:lang w:val="en-US"/>
              <w:rPrChange w:id="846" w:author="Автор" w:date="2025-12-02T14:41:00Z">
                <w:rPr>
                  <w:rFonts w:ascii="Times New Roman" w:eastAsia="Times New Roman" w:hAnsi="Times New Roman" w:cs="Times New Roman"/>
                  <w:bCs/>
                  <w:i/>
                  <w:sz w:val="24"/>
                  <w:szCs w:val="24"/>
                  <w:lang w:val="en-US"/>
                </w:rPr>
              </w:rPrChange>
            </w:rPr>
            <w:delText xml:space="preserve"> is responsible for very strong linkage effects the one </w:delText>
          </w:r>
        </w:del>
      </w:ins>
      <w:del w:id="847" w:author="Автор" w:date="2025-12-05T04:28:00Z">
        <w:r w:rsidR="00E3739B" w:rsidDel="001E5EAD">
          <w:rPr>
            <w:rFonts w:ascii="Times New Roman" w:eastAsia="Times New Roman" w:hAnsi="Times New Roman" w:cs="Times New Roman"/>
            <w:bCs/>
            <w:sz w:val="24"/>
            <w:szCs w:val="24"/>
            <w:lang w:val="en-US"/>
          </w:rPr>
          <w:fldChar w:fldCharType="begin"/>
        </w:r>
        <w:r w:rsidR="00435B03" w:rsidDel="001E5EAD">
          <w:rPr>
            <w:rFonts w:ascii="Times New Roman" w:eastAsia="Times New Roman" w:hAnsi="Times New Roman" w:cs="Times New Roman"/>
            <w:bCs/>
            <w:sz w:val="24"/>
            <w:szCs w:val="24"/>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00E3739B" w:rsidDel="001E5EAD">
          <w:rPr>
            <w:rFonts w:ascii="Times New Roman" w:eastAsia="Times New Roman" w:hAnsi="Times New Roman" w:cs="Times New Roman"/>
            <w:bCs/>
            <w:sz w:val="24"/>
            <w:szCs w:val="24"/>
            <w:lang w:val="en-US"/>
          </w:rPr>
          <w:fldChar w:fldCharType="separate"/>
        </w:r>
        <w:r w:rsidR="00435B03" w:rsidDel="001E5EAD">
          <w:rPr>
            <w:rFonts w:ascii="Times New Roman" w:eastAsia="Times New Roman" w:hAnsi="Times New Roman" w:cs="Times New Roman"/>
            <w:bCs/>
            <w:noProof/>
            <w:sz w:val="24"/>
            <w:szCs w:val="24"/>
            <w:lang w:val="en-US"/>
          </w:rPr>
          <w:delText>[36]</w:delText>
        </w:r>
        <w:r w:rsidR="00E3739B" w:rsidDel="001E5EAD">
          <w:rPr>
            <w:rFonts w:ascii="Times New Roman" w:eastAsia="Times New Roman" w:hAnsi="Times New Roman" w:cs="Times New Roman"/>
            <w:bCs/>
            <w:sz w:val="24"/>
            <w:szCs w:val="24"/>
            <w:lang w:val="en-US"/>
          </w:rPr>
          <w:fldChar w:fldCharType="end"/>
        </w:r>
      </w:del>
      <w:ins w:id="848" w:author="Автор" w:date="2025-12-02T14:41:00Z">
        <w:del w:id="849" w:author="Автор" w:date="2025-12-05T04:28:00Z">
          <w:r w:rsidRPr="00742F5B" w:rsidDel="001E5EAD">
            <w:rPr>
              <w:rFonts w:ascii="Times New Roman" w:eastAsia="Times New Roman" w:hAnsi="Times New Roman" w:cs="Times New Roman"/>
              <w:bCs/>
              <w:sz w:val="24"/>
              <w:szCs w:val="24"/>
              <w:lang w:val="en-US"/>
              <w:rPrChange w:id="850" w:author="Автор" w:date="2025-12-02T14:41:00Z">
                <w:rPr>
                  <w:rFonts w:ascii="Times New Roman" w:eastAsia="Times New Roman" w:hAnsi="Times New Roman" w:cs="Times New Roman"/>
                  <w:bCs/>
                  <w:i/>
                  <w:sz w:val="24"/>
                  <w:szCs w:val="24"/>
                  <w:lang w:val="en-US"/>
                </w:rPr>
              </w:rPrChange>
            </w:rPr>
            <w:delText xml:space="preserve">[Pedruzzi 2019]. </w:delText>
          </w:r>
          <w:r w:rsidRPr="00742F5B" w:rsidDel="001E5EAD">
            <w:rPr>
              <w:rFonts w:ascii="Times New Roman" w:eastAsia="Times New Roman" w:hAnsi="Times New Roman" w:cs="Times New Roman"/>
              <w:bCs/>
              <w:sz w:val="24"/>
              <w:szCs w:val="24"/>
              <w:lang/>
              <w:rPrChange w:id="851" w:author="Автор" w:date="2025-12-02T14:41:00Z">
                <w:rPr>
                  <w:rFonts w:ascii="Times New Roman" w:eastAsia="Times New Roman" w:hAnsi="Times New Roman" w:cs="Times New Roman"/>
                  <w:bCs/>
                  <w:i/>
                  <w:sz w:val="24"/>
                  <w:szCs w:val="24"/>
                  <w:lang/>
                </w:rPr>
              </w:rPrChange>
            </w:rPr>
            <w:delText>Therefore, the use of a tree for a single population does not lift the fundamental restriction on epistasis de</w:delText>
          </w:r>
        </w:del>
      </w:ins>
      <w:ins w:id="852" w:author="Автор" w:date="2025-12-02T14:53:00Z">
        <w:del w:id="853" w:author="Автор" w:date="2025-12-05T04:28:00Z">
          <w:r w:rsidR="00694FF2" w:rsidDel="001E5EAD">
            <w:rPr>
              <w:rFonts w:ascii="Times New Roman" w:eastAsia="Times New Roman" w:hAnsi="Times New Roman" w:cs="Times New Roman"/>
              <w:bCs/>
              <w:sz w:val="24"/>
              <w:szCs w:val="24"/>
              <w:lang w:val="en-US"/>
            </w:rPr>
            <w:delText>t</w:delText>
          </w:r>
        </w:del>
      </w:ins>
      <w:ins w:id="854" w:author="Автор" w:date="2025-12-02T14:41:00Z">
        <w:del w:id="855" w:author="Автор" w:date="2025-12-05T04:28:00Z">
          <w:r w:rsidRPr="00742F5B" w:rsidDel="001E5EAD">
            <w:rPr>
              <w:rFonts w:ascii="Times New Roman" w:eastAsia="Times New Roman" w:hAnsi="Times New Roman" w:cs="Times New Roman"/>
              <w:bCs/>
              <w:sz w:val="24"/>
              <w:szCs w:val="24"/>
              <w:lang/>
              <w:rPrChange w:id="856" w:author="Автор" w:date="2025-12-02T14:41:00Z">
                <w:rPr>
                  <w:rFonts w:ascii="Times New Roman" w:eastAsia="Times New Roman" w:hAnsi="Times New Roman" w:cs="Times New Roman"/>
                  <w:bCs/>
                  <w:i/>
                  <w:sz w:val="24"/>
                  <w:szCs w:val="24"/>
                  <w:lang/>
                </w:rPr>
              </w:rPrChange>
            </w:rPr>
            <w:delText xml:space="preserve">rection. </w:delText>
          </w:r>
          <w:r w:rsidRPr="00742F5B" w:rsidDel="001E5EAD">
            <w:rPr>
              <w:rFonts w:ascii="Times New Roman" w:eastAsia="Times New Roman" w:hAnsi="Times New Roman" w:cs="Times New Roman"/>
              <w:bCs/>
              <w:sz w:val="24"/>
              <w:szCs w:val="24"/>
              <w:lang w:val="en-US"/>
              <w:rPrChange w:id="857" w:author="Автор" w:date="2025-12-02T14:41:00Z">
                <w:rPr>
                  <w:rFonts w:ascii="Times New Roman" w:eastAsia="Times New Roman" w:hAnsi="Times New Roman" w:cs="Times New Roman"/>
                  <w:bCs/>
                  <w:i/>
                  <w:sz w:val="24"/>
                  <w:szCs w:val="24"/>
                  <w:lang w:val="en-US"/>
                </w:rPr>
              </w:rPrChange>
            </w:rPr>
            <w:delText>The only real solution is averaging</w:delText>
          </w:r>
        </w:del>
      </w:ins>
      <w:ins w:id="858" w:author="Автор" w:date="2025-12-05T04:03:00Z">
        <w:del w:id="859" w:author="Автор" w:date="2025-12-05T04:28:00Z">
          <w:r w:rsidR="000F7FF0" w:rsidDel="001E5EAD">
            <w:rPr>
              <w:rFonts w:ascii="Times New Roman" w:eastAsia="Times New Roman" w:hAnsi="Times New Roman" w:cs="Times New Roman"/>
              <w:bCs/>
              <w:sz w:val="24"/>
              <w:szCs w:val="24"/>
              <w:lang w:val="en-US"/>
            </w:rPr>
            <w:delText>, in a balanced fashion,</w:delText>
          </w:r>
        </w:del>
      </w:ins>
      <w:ins w:id="860" w:author="Автор" w:date="2025-12-02T14:41:00Z">
        <w:del w:id="861" w:author="Автор" w:date="2025-12-05T04:28:00Z">
          <w:r w:rsidRPr="00742F5B" w:rsidDel="001E5EAD">
            <w:rPr>
              <w:rFonts w:ascii="Times New Roman" w:eastAsia="Times New Roman" w:hAnsi="Times New Roman" w:cs="Times New Roman"/>
              <w:bCs/>
              <w:sz w:val="24"/>
              <w:szCs w:val="24"/>
              <w:lang w:val="en-US"/>
              <w:rPrChange w:id="862" w:author="Автор" w:date="2025-12-02T14:41:00Z">
                <w:rPr>
                  <w:rFonts w:ascii="Times New Roman" w:eastAsia="Times New Roman" w:hAnsi="Times New Roman" w:cs="Times New Roman"/>
                  <w:bCs/>
                  <w:i/>
                  <w:sz w:val="24"/>
                  <w:szCs w:val="24"/>
                  <w:lang w:val="en-US"/>
                </w:rPr>
              </w:rPrChange>
            </w:rPr>
            <w:delText xml:space="preserve"> over a number of (quasi) independent populations to cancel out linkage</w:delText>
          </w:r>
        </w:del>
      </w:ins>
      <w:ins w:id="863" w:author="Автор" w:date="2025-12-02T14:46:00Z">
        <w:del w:id="864" w:author="Автор" w:date="2025-12-05T04:28:00Z">
          <w:r w:rsidR="00401A76" w:rsidDel="001E5EAD">
            <w:rPr>
              <w:rFonts w:ascii="Times New Roman" w:eastAsia="Times New Roman" w:hAnsi="Times New Roman" w:cs="Times New Roman"/>
              <w:bCs/>
              <w:sz w:val="24"/>
              <w:szCs w:val="24"/>
              <w:lang w:val="en-US"/>
            </w:rPr>
            <w:delText xml:space="preserve"> and</w:delText>
          </w:r>
        </w:del>
      </w:ins>
      <w:ins w:id="865" w:author="Автор" w:date="2025-12-05T04:04:00Z">
        <w:del w:id="866" w:author="Автор" w:date="2025-12-05T04:28:00Z">
          <w:r w:rsidR="000F7FF0" w:rsidDel="001E5EAD">
            <w:rPr>
              <w:rFonts w:ascii="Times New Roman" w:eastAsia="Times New Roman" w:hAnsi="Times New Roman" w:cs="Times New Roman"/>
              <w:bCs/>
              <w:sz w:val="24"/>
              <w:szCs w:val="24"/>
              <w:lang w:val="en-US"/>
            </w:rPr>
            <w:delText>,</w:delText>
          </w:r>
        </w:del>
      </w:ins>
      <w:ins w:id="867" w:author="Автор" w:date="2025-12-02T14:46:00Z">
        <w:del w:id="868" w:author="Автор" w:date="2025-12-05T04:28:00Z">
          <w:r w:rsidR="00401A76" w:rsidDel="001E5EAD">
            <w:rPr>
              <w:rFonts w:ascii="Times New Roman" w:eastAsia="Times New Roman" w:hAnsi="Times New Roman" w:cs="Times New Roman"/>
              <w:bCs/>
              <w:sz w:val="24"/>
              <w:szCs w:val="24"/>
              <w:lang w:val="en-US"/>
            </w:rPr>
            <w:delText xml:space="preserve"> using additional techniques to enhance the accuracy</w:delText>
          </w:r>
        </w:del>
      </w:ins>
      <w:ins w:id="869" w:author="Автор" w:date="2025-12-05T04:04:00Z">
        <w:del w:id="870" w:author="Автор" w:date="2025-12-05T04:28:00Z">
          <w:r w:rsidR="000F7FF0" w:rsidDel="001E5EAD">
            <w:rPr>
              <w:rFonts w:ascii="Times New Roman" w:eastAsia="Times New Roman" w:hAnsi="Times New Roman" w:cs="Times New Roman"/>
              <w:bCs/>
              <w:sz w:val="24"/>
              <w:szCs w:val="24"/>
              <w:lang w:val="en-US"/>
            </w:rPr>
            <w:delText xml:space="preserve">, </w:delText>
          </w:r>
        </w:del>
      </w:ins>
      <w:ins w:id="871" w:author="Автор" w:date="2025-12-05T04:05:00Z">
        <w:del w:id="872" w:author="Автор" w:date="2025-12-05T04:28:00Z">
          <w:r w:rsidR="00E330A9" w:rsidDel="001E5EAD">
            <w:rPr>
              <w:rFonts w:ascii="Times New Roman" w:eastAsia="Times New Roman" w:hAnsi="Times New Roman" w:cs="Times New Roman"/>
              <w:bCs/>
              <w:sz w:val="24"/>
              <w:szCs w:val="24"/>
              <w:lang w:val="en-US"/>
            </w:rPr>
            <w:delText>s</w:delText>
          </w:r>
        </w:del>
      </w:ins>
      <w:ins w:id="873" w:author="Автор" w:date="2025-12-05T04:06:00Z">
        <w:del w:id="874" w:author="Автор" w:date="2025-12-05T04:28:00Z">
          <w:r w:rsidR="00E330A9" w:rsidDel="001E5EAD">
            <w:rPr>
              <w:rFonts w:ascii="Times New Roman" w:eastAsia="Times New Roman" w:hAnsi="Times New Roman" w:cs="Times New Roman"/>
              <w:bCs/>
              <w:sz w:val="24"/>
              <w:szCs w:val="24"/>
              <w:lang w:val="en-US"/>
            </w:rPr>
            <w:delText xml:space="preserve">uch conditional correlation, </w:delText>
          </w:r>
        </w:del>
      </w:ins>
      <w:ins w:id="875" w:author="Автор" w:date="2025-12-05T04:04:00Z">
        <w:del w:id="876" w:author="Автор" w:date="2025-12-05T04:28:00Z">
          <w:r w:rsidR="000F7FF0" w:rsidDel="001E5EAD">
            <w:rPr>
              <w:rFonts w:ascii="Times New Roman" w:eastAsia="Times New Roman" w:hAnsi="Times New Roman" w:cs="Times New Roman"/>
              <w:bCs/>
              <w:sz w:val="24"/>
              <w:szCs w:val="24"/>
              <w:lang w:val="en-US"/>
            </w:rPr>
            <w:delText>and testing for accuracy on simulated sequences, as is done here</w:delText>
          </w:r>
        </w:del>
      </w:ins>
      <w:ins w:id="877" w:author="Автор" w:date="2025-12-02T14:41:00Z">
        <w:del w:id="878" w:author="Автор" w:date="2025-12-05T04:28:00Z">
          <w:r w:rsidRPr="00742F5B" w:rsidDel="001E5EAD">
            <w:rPr>
              <w:rFonts w:ascii="Times New Roman" w:eastAsia="Times New Roman" w:hAnsi="Times New Roman" w:cs="Times New Roman"/>
              <w:bCs/>
              <w:sz w:val="24"/>
              <w:szCs w:val="24"/>
              <w:lang w:val="en-US"/>
              <w:rPrChange w:id="879" w:author="Автор" w:date="2025-12-02T14:41:00Z">
                <w:rPr>
                  <w:rFonts w:ascii="Times New Roman" w:eastAsia="Times New Roman" w:hAnsi="Times New Roman" w:cs="Times New Roman"/>
                  <w:bCs/>
                  <w:i/>
                  <w:sz w:val="24"/>
                  <w:szCs w:val="24"/>
                  <w:lang w:val="en-US"/>
                </w:rPr>
              </w:rPrChange>
            </w:rPr>
            <w:delText xml:space="preserve">. </w:delText>
          </w:r>
        </w:del>
      </w:ins>
      <w:ins w:id="880" w:author="Автор" w:date="2025-12-05T04:05:00Z">
        <w:del w:id="881" w:author="Автор" w:date="2025-12-05T04:28:00Z">
          <w:r w:rsidR="000F7FF0" w:rsidDel="001E5EAD">
            <w:rPr>
              <w:rFonts w:ascii="Times New Roman" w:eastAsia="Times New Roman" w:hAnsi="Times New Roman" w:cs="Times New Roman"/>
              <w:bCs/>
              <w:sz w:val="24"/>
              <w:szCs w:val="24"/>
              <w:lang w:val="en-US"/>
            </w:rPr>
            <w:delText xml:space="preserve">While the studies </w:delText>
          </w:r>
          <w:r w:rsidR="000F7FF0"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0F7FF0" w:rsidDel="001E5EAD">
            <w:rPr>
              <w:rFonts w:ascii="Times New Roman" w:eastAsia="Times New Roman" w:hAnsi="Times New Roman" w:cs="Times New Roman"/>
              <w:sz w:val="24"/>
              <w:szCs w:val="24"/>
            </w:rPr>
            <w:delInstrText xml:space="preserve"> ADDIN EN.CITE </w:delInstrText>
          </w:r>
          <w:r w:rsidR="000F7FF0"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0F7FF0" w:rsidDel="001E5EAD">
            <w:rPr>
              <w:rFonts w:ascii="Times New Roman" w:eastAsia="Times New Roman" w:hAnsi="Times New Roman" w:cs="Times New Roman"/>
              <w:sz w:val="24"/>
              <w:szCs w:val="24"/>
            </w:rPr>
            <w:delInstrText xml:space="preserve"> ADDIN EN.CITE.DATA </w:delInstrText>
          </w:r>
          <w:r w:rsidR="000F7FF0" w:rsidDel="001E5EAD">
            <w:rPr>
              <w:rFonts w:ascii="Times New Roman" w:eastAsia="Times New Roman" w:hAnsi="Times New Roman" w:cs="Times New Roman"/>
              <w:sz w:val="24"/>
              <w:szCs w:val="24"/>
            </w:rPr>
          </w:r>
          <w:r w:rsidR="000F7FF0" w:rsidDel="001E5EAD">
            <w:rPr>
              <w:rFonts w:ascii="Times New Roman" w:eastAsia="Times New Roman" w:hAnsi="Times New Roman" w:cs="Times New Roman"/>
              <w:sz w:val="24"/>
              <w:szCs w:val="24"/>
            </w:rPr>
            <w:fldChar w:fldCharType="end"/>
          </w:r>
          <w:r w:rsidR="000F7FF0" w:rsidDel="001E5EAD">
            <w:rPr>
              <w:rFonts w:ascii="Times New Roman" w:eastAsia="Times New Roman" w:hAnsi="Times New Roman" w:cs="Times New Roman"/>
              <w:sz w:val="24"/>
              <w:szCs w:val="24"/>
            </w:rPr>
          </w:r>
          <w:r w:rsidR="000F7FF0" w:rsidDel="001E5EAD">
            <w:rPr>
              <w:rFonts w:ascii="Times New Roman" w:eastAsia="Times New Roman" w:hAnsi="Times New Roman" w:cs="Times New Roman"/>
              <w:sz w:val="24"/>
              <w:szCs w:val="24"/>
            </w:rPr>
            <w:fldChar w:fldCharType="separate"/>
          </w:r>
          <w:r w:rsidR="000F7FF0" w:rsidDel="001E5EAD">
            <w:rPr>
              <w:rFonts w:ascii="Times New Roman" w:eastAsia="Times New Roman" w:hAnsi="Times New Roman" w:cs="Times New Roman"/>
              <w:noProof/>
              <w:sz w:val="24"/>
              <w:szCs w:val="24"/>
            </w:rPr>
            <w:delText>[39, 40]</w:delText>
          </w:r>
          <w:r w:rsidR="000F7FF0" w:rsidDel="001E5EAD">
            <w:rPr>
              <w:rFonts w:ascii="Times New Roman" w:eastAsia="Times New Roman" w:hAnsi="Times New Roman" w:cs="Times New Roman"/>
              <w:sz w:val="24"/>
              <w:szCs w:val="24"/>
            </w:rPr>
            <w:fldChar w:fldCharType="end"/>
          </w:r>
          <w:r w:rsidR="000F7FF0" w:rsidRPr="00061E8D" w:rsidDel="001E5EAD">
            <w:rPr>
              <w:rFonts w:ascii="Times New Roman" w:eastAsia="Times New Roman" w:hAnsi="Times New Roman" w:cs="Times New Roman"/>
              <w:bCs/>
              <w:sz w:val="24"/>
              <w:szCs w:val="24"/>
              <w:lang/>
            </w:rPr>
            <w:delText xml:space="preserve"> </w:delText>
          </w:r>
          <w:r w:rsidR="000F7FF0" w:rsidDel="001E5EAD">
            <w:rPr>
              <w:rFonts w:ascii="Times New Roman" w:eastAsia="Times New Roman" w:hAnsi="Times New Roman" w:cs="Times New Roman"/>
              <w:bCs/>
              <w:sz w:val="24"/>
              <w:szCs w:val="24"/>
              <w:lang w:val="en-US"/>
            </w:rPr>
            <w:delText xml:space="preserve">also use a third-site correlator in the form of checking for </w:delText>
          </w:r>
        </w:del>
      </w:ins>
      <w:ins w:id="882" w:author="Автор" w:date="2025-12-05T04:06:00Z">
        <w:del w:id="883" w:author="Автор" w:date="2025-12-05T04:28:00Z">
          <w:r w:rsidR="00E330A9" w:rsidDel="001E5EAD">
            <w:rPr>
              <w:rFonts w:ascii="Times New Roman" w:eastAsia="Times New Roman" w:hAnsi="Times New Roman" w:cs="Times New Roman"/>
              <w:bCs/>
              <w:sz w:val="24"/>
              <w:szCs w:val="24"/>
              <w:lang w:val="en-US"/>
            </w:rPr>
            <w:delText>(</w:delText>
          </w:r>
        </w:del>
      </w:ins>
      <w:ins w:id="884" w:author="Автор" w:date="2025-12-05T04:05:00Z">
        <w:del w:id="885" w:author="Автор" w:date="2025-12-05T04:28:00Z">
          <w:r w:rsidR="000F7FF0" w:rsidDel="001E5EAD">
            <w:rPr>
              <w:rFonts w:ascii="Times New Roman" w:eastAsia="Times New Roman" w:hAnsi="Times New Roman" w:cs="Times New Roman"/>
              <w:bCs/>
              <w:sz w:val="24"/>
              <w:szCs w:val="24"/>
              <w:lang w:val="en-US"/>
            </w:rPr>
            <w:delText>synonymous alleles</w:delText>
          </w:r>
        </w:del>
      </w:ins>
      <w:ins w:id="886" w:author="Автор" w:date="2025-12-05T04:06:00Z">
        <w:del w:id="887" w:author="Автор" w:date="2025-12-05T04:28:00Z">
          <w:r w:rsidR="00E330A9" w:rsidDel="001E5EAD">
            <w:rPr>
              <w:rFonts w:ascii="Times New Roman" w:eastAsia="Times New Roman" w:hAnsi="Times New Roman" w:cs="Times New Roman"/>
              <w:bCs/>
              <w:sz w:val="24"/>
              <w:szCs w:val="24"/>
              <w:lang w:val="en-US"/>
            </w:rPr>
            <w:delText>)</w:delText>
          </w:r>
        </w:del>
      </w:ins>
      <w:ins w:id="888" w:author="Автор" w:date="2025-12-05T04:12:00Z">
        <w:del w:id="889" w:author="Автор" w:date="2025-12-05T04:28:00Z">
          <w:r w:rsidR="00FE20AF" w:rsidDel="001E5EAD">
            <w:rPr>
              <w:rFonts w:ascii="Times New Roman" w:eastAsia="Times New Roman" w:hAnsi="Times New Roman" w:cs="Times New Roman"/>
              <w:bCs/>
              <w:sz w:val="24"/>
              <w:szCs w:val="24"/>
              <w:lang w:val="en-US"/>
            </w:rPr>
            <w:delText xml:space="preserve"> as markers of </w:delText>
          </w:r>
          <w:r w:rsidR="00FE20AF" w:rsidDel="001E5EAD">
            <w:rPr>
              <w:rFonts w:ascii="Times New Roman" w:eastAsia="Times New Roman" w:hAnsi="Times New Roman" w:cs="Times New Roman"/>
              <w:bCs/>
              <w:sz w:val="24"/>
              <w:szCs w:val="24"/>
              <w:lang w:val="en-US"/>
            </w:rPr>
            <w:lastRenderedPageBreak/>
            <w:delText>linkage</w:delText>
          </w:r>
        </w:del>
      </w:ins>
      <w:ins w:id="890" w:author="Автор" w:date="2025-12-05T04:05:00Z">
        <w:del w:id="891" w:author="Автор" w:date="2025-12-05T04:28:00Z">
          <w:r w:rsidR="000F7FF0" w:rsidDel="001E5EAD">
            <w:rPr>
              <w:rFonts w:ascii="Times New Roman" w:eastAsia="Times New Roman" w:hAnsi="Times New Roman" w:cs="Times New Roman"/>
              <w:bCs/>
              <w:sz w:val="24"/>
              <w:szCs w:val="24"/>
              <w:lang w:val="en-US"/>
            </w:rPr>
            <w:delText xml:space="preserve">, they do not test the accuracy </w:delText>
          </w:r>
        </w:del>
      </w:ins>
      <w:ins w:id="892" w:author="Автор" w:date="2025-12-05T04:11:00Z">
        <w:del w:id="893" w:author="Автор" w:date="2025-12-05T04:28:00Z">
          <w:r w:rsidR="00FE20AF" w:rsidDel="001E5EAD">
            <w:rPr>
              <w:rFonts w:ascii="Times New Roman" w:eastAsia="Times New Roman" w:hAnsi="Times New Roman" w:cs="Times New Roman"/>
              <w:bCs/>
              <w:sz w:val="24"/>
              <w:szCs w:val="24"/>
              <w:lang w:val="en-US"/>
            </w:rPr>
            <w:delText xml:space="preserve">was not tested </w:delText>
          </w:r>
        </w:del>
      </w:ins>
      <w:ins w:id="894" w:author="Автор" w:date="2025-12-05T04:05:00Z">
        <w:del w:id="895" w:author="Автор" w:date="2025-12-05T04:28:00Z">
          <w:r w:rsidR="000F7FF0" w:rsidDel="001E5EAD">
            <w:rPr>
              <w:rFonts w:ascii="Times New Roman" w:eastAsia="Times New Roman" w:hAnsi="Times New Roman" w:cs="Times New Roman"/>
              <w:bCs/>
              <w:sz w:val="24"/>
              <w:szCs w:val="24"/>
              <w:lang w:val="en-US"/>
            </w:rPr>
            <w:delText>in simulation.</w:delText>
          </w:r>
        </w:del>
      </w:ins>
      <w:ins w:id="896" w:author="Автор" w:date="2025-12-05T04:07:00Z">
        <w:del w:id="897" w:author="Автор" w:date="2025-12-05T04:28:00Z">
          <w:r w:rsidR="00714998" w:rsidDel="001E5EAD">
            <w:rPr>
              <w:rFonts w:ascii="Times New Roman" w:eastAsia="Times New Roman" w:hAnsi="Times New Roman" w:cs="Times New Roman"/>
              <w:bCs/>
              <w:sz w:val="24"/>
              <w:szCs w:val="24"/>
              <w:lang w:val="en-US"/>
            </w:rPr>
            <w:delText xml:space="preserve"> </w:delText>
          </w:r>
          <w:r w:rsidR="00714998" w:rsidRPr="00534DC8" w:rsidDel="001E5EAD">
            <w:rPr>
              <w:rFonts w:ascii="Times New Roman" w:eastAsia="Times New Roman" w:hAnsi="Times New Roman" w:cs="Times New Roman"/>
              <w:bCs/>
              <w:sz w:val="24"/>
              <w:szCs w:val="24"/>
              <w:lang w:val="en-US"/>
            </w:rPr>
            <w:delText>Th</w:delText>
          </w:r>
        </w:del>
      </w:ins>
      <w:ins w:id="898" w:author="Автор" w:date="2025-12-05T04:15:00Z">
        <w:del w:id="899" w:author="Автор" w:date="2025-12-05T04:28:00Z">
          <w:r w:rsidR="001401ED" w:rsidDel="001E5EAD">
            <w:rPr>
              <w:rFonts w:ascii="Times New Roman" w:eastAsia="Times New Roman" w:hAnsi="Times New Roman" w:cs="Times New Roman"/>
              <w:bCs/>
              <w:sz w:val="24"/>
              <w:szCs w:val="24"/>
              <w:lang w:val="en-US"/>
            </w:rPr>
            <w:delText>us, the</w:delText>
          </w:r>
        </w:del>
      </w:ins>
      <w:ins w:id="900" w:author="Автор" w:date="2025-12-05T04:07:00Z">
        <w:del w:id="901" w:author="Автор" w:date="2025-12-05T04:28:00Z">
          <w:r w:rsidR="00714998" w:rsidRPr="00534DC8" w:rsidDel="001E5EAD">
            <w:rPr>
              <w:rFonts w:ascii="Times New Roman" w:eastAsia="Times New Roman" w:hAnsi="Times New Roman" w:cs="Times New Roman"/>
              <w:bCs/>
              <w:sz w:val="24"/>
              <w:szCs w:val="24"/>
              <w:lang w:val="en-US"/>
            </w:rPr>
            <w:delText>e only real solution is averaging</w:delText>
          </w:r>
          <w:r w:rsidR="00714998" w:rsidDel="001E5EAD">
            <w:rPr>
              <w:rFonts w:ascii="Times New Roman" w:eastAsia="Times New Roman" w:hAnsi="Times New Roman" w:cs="Times New Roman"/>
              <w:bCs/>
              <w:sz w:val="24"/>
              <w:szCs w:val="24"/>
              <w:lang w:val="en-US"/>
            </w:rPr>
            <w:delText>, in a balanced fashion,</w:delText>
          </w:r>
          <w:r w:rsidR="00714998" w:rsidRPr="00534DC8" w:rsidDel="001E5EAD">
            <w:rPr>
              <w:rFonts w:ascii="Times New Roman" w:eastAsia="Times New Roman" w:hAnsi="Times New Roman" w:cs="Times New Roman"/>
              <w:bCs/>
              <w:sz w:val="24"/>
              <w:szCs w:val="24"/>
              <w:lang w:val="en-US"/>
            </w:rPr>
            <w:delText xml:space="preserve"> over a number of (quasi) independent populations to cancel out linkage</w:delText>
          </w:r>
          <w:r w:rsidR="00714998" w:rsidDel="001E5EAD">
            <w:rPr>
              <w:rFonts w:ascii="Times New Roman" w:eastAsia="Times New Roman" w:hAnsi="Times New Roman" w:cs="Times New Roman"/>
              <w:bCs/>
              <w:sz w:val="24"/>
              <w:szCs w:val="24"/>
              <w:lang w:val="en-US"/>
            </w:rPr>
            <w:delText>, using additional techniques to enhance the accuracy, such conditional correlation</w:delText>
          </w:r>
        </w:del>
      </w:ins>
      <w:ins w:id="902" w:author="Автор" w:date="2025-12-05T04:11:00Z">
        <w:del w:id="903" w:author="Автор" w:date="2025-12-05T04:28:00Z">
          <w:r w:rsidR="00FE20AF" w:rsidDel="001E5EAD">
            <w:rPr>
              <w:rFonts w:ascii="Times New Roman" w:eastAsia="Times New Roman" w:hAnsi="Times New Roman" w:cs="Times New Roman"/>
              <w:bCs/>
              <w:sz w:val="24"/>
              <w:szCs w:val="24"/>
              <w:lang w:val="en-US"/>
            </w:rPr>
            <w:delText xml:space="preserve"> at additional sites</w:delText>
          </w:r>
        </w:del>
      </w:ins>
      <w:ins w:id="904" w:author="Автор" w:date="2025-12-05T04:07:00Z">
        <w:del w:id="905" w:author="Автор" w:date="2025-12-05T04:28:00Z">
          <w:r w:rsidR="00714998" w:rsidDel="001E5EAD">
            <w:rPr>
              <w:rFonts w:ascii="Times New Roman" w:eastAsia="Times New Roman" w:hAnsi="Times New Roman" w:cs="Times New Roman"/>
              <w:bCs/>
              <w:sz w:val="24"/>
              <w:szCs w:val="24"/>
              <w:lang w:val="en-US"/>
            </w:rPr>
            <w:delText>, and testing for accuracy on simulated sequences, as is done here</w:delText>
          </w:r>
          <w:r w:rsidR="00714998" w:rsidRPr="00534DC8" w:rsidDel="001E5EAD">
            <w:rPr>
              <w:rFonts w:ascii="Times New Roman" w:eastAsia="Times New Roman" w:hAnsi="Times New Roman" w:cs="Times New Roman"/>
              <w:bCs/>
              <w:sz w:val="24"/>
              <w:szCs w:val="24"/>
              <w:lang w:val="en-US"/>
            </w:rPr>
            <w:delText>.</w:delText>
          </w:r>
        </w:del>
      </w:ins>
    </w:p>
    <w:p w14:paraId="17D9E586" w14:textId="21A04C8C"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del w:id="906" w:author="Автор" w:date="2025-12-09T14:26:00Z">
        <w:r w:rsidRPr="0076272C" w:rsidDel="005209BB">
          <w:rPr>
            <w:rFonts w:ascii="Times New Roman" w:eastAsia="Times New Roman" w:hAnsi="Times New Roman" w:cs="Times New Roman"/>
            <w:sz w:val="24"/>
            <w:szCs w:val="24"/>
          </w:rPr>
          <w:delText xml:space="preserve">demonstrates </w:delText>
        </w:r>
      </w:del>
      <w:ins w:id="907" w:author="Автор" w:date="2025-12-09T14:26:00Z">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ins>
      <w:r w:rsidRPr="0076272C">
        <w:rPr>
          <w:rFonts w:ascii="Times New Roman" w:eastAsia="Times New Roman" w:hAnsi="Times New Roman" w:cs="Times New Roman"/>
          <w:sz w:val="24"/>
          <w:szCs w:val="24"/>
        </w:rPr>
        <w:t>the existence of fundamental limitations on epistasis detection due to genetic linkage</w:t>
      </w:r>
      <w:del w:id="908" w:author="Автор" w:date="2025-12-05T04:29:00Z">
        <w:r w:rsidRPr="0076272C" w:rsidDel="003201A0">
          <w:rPr>
            <w:rFonts w:ascii="Times New Roman" w:eastAsia="Times New Roman" w:hAnsi="Times New Roman" w:cs="Times New Roman"/>
            <w:sz w:val="24"/>
            <w:szCs w:val="24"/>
          </w:rPr>
          <w:delText xml:space="preserve"> that the mainstream QLE approximation ignores</w:delText>
        </w:r>
      </w:del>
      <w:r w:rsidRPr="0076272C">
        <w:rPr>
          <w:rFonts w:ascii="Times New Roman" w:eastAsia="Times New Roman" w:hAnsi="Times New Roman" w:cs="Times New Roman"/>
          <w:sz w:val="24"/>
          <w:szCs w:val="24"/>
        </w:rPr>
        <w:t xml:space="preserve">. Within this limitation, a </w:t>
      </w:r>
      <w:del w:id="909" w:author="Автор" w:date="2025-12-05T04:29:00Z">
        <w:r w:rsidRPr="0076272C" w:rsidDel="001B0976">
          <w:rPr>
            <w:rFonts w:ascii="Times New Roman" w:eastAsia="Times New Roman" w:hAnsi="Times New Roman" w:cs="Times New Roman"/>
            <w:sz w:val="24"/>
            <w:szCs w:val="24"/>
          </w:rPr>
          <w:delText>three-site</w:delText>
        </w:r>
      </w:del>
      <w:ins w:id="910" w:author="Автор" w:date="2025-12-05T04:29:00Z">
        <w:r w:rsidR="001B0976">
          <w:rPr>
            <w:rFonts w:ascii="Times New Roman" w:eastAsia="Times New Roman" w:hAnsi="Times New Roman" w:cs="Times New Roman"/>
            <w:sz w:val="24"/>
            <w:szCs w:val="24"/>
          </w:rPr>
          <w:t>conditional</w:t>
        </w:r>
      </w:ins>
      <w:r w:rsidRPr="0076272C">
        <w:rPr>
          <w:rFonts w:ascii="Times New Roman" w:eastAsia="Times New Roman" w:hAnsi="Times New Roman" w:cs="Times New Roman"/>
          <w:sz w:val="24"/>
          <w:szCs w:val="24"/>
        </w:rPr>
        <w:t xml:space="preserve"> correlation method combined with </w:t>
      </w:r>
      <w:del w:id="911" w:author="Автор" w:date="2025-12-09T14:25:00Z">
        <w:r w:rsidRPr="0076272C" w:rsidDel="005209BB">
          <w:rPr>
            <w:rFonts w:ascii="Times New Roman" w:eastAsia="Times New Roman" w:hAnsi="Times New Roman" w:cs="Times New Roman"/>
            <w:sz w:val="24"/>
            <w:szCs w:val="24"/>
          </w:rPr>
          <w:delText xml:space="preserve">equal </w:delText>
        </w:r>
      </w:del>
      <w:ins w:id="912" w:author="Автор" w:date="2025-12-09T14:25:00Z">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ins>
      <w:r w:rsidRPr="0076272C">
        <w:rPr>
          <w:rFonts w:ascii="Times New Roman" w:eastAsia="Times New Roman" w:hAnsi="Times New Roman" w:cs="Times New Roman"/>
          <w:sz w:val="24"/>
          <w:szCs w:val="24"/>
        </w:rPr>
        <w:t xml:space="preserve">sampling from quasi-independent populations </w:t>
      </w:r>
      <w:ins w:id="913" w:author="Автор" w:date="2025-12-05T04:16:00Z">
        <w:r w:rsidR="00620D41">
          <w:rPr>
            <w:rFonts w:ascii="Times New Roman" w:eastAsia="Times New Roman" w:hAnsi="Times New Roman" w:cs="Times New Roman"/>
            <w:sz w:val="24"/>
            <w:szCs w:val="24"/>
          </w:rPr>
          <w:t xml:space="preserve">and </w:t>
        </w:r>
        <w:del w:id="914" w:author="Автор" w:date="2025-12-09T14:25:00Z">
          <w:r w:rsidR="00620D41" w:rsidDel="005209BB">
            <w:rPr>
              <w:rFonts w:ascii="Times New Roman" w:eastAsia="Times New Roman" w:hAnsi="Times New Roman" w:cs="Times New Roman"/>
              <w:sz w:val="24"/>
              <w:szCs w:val="24"/>
            </w:rPr>
            <w:delText xml:space="preserve">accuracy </w:delText>
          </w:r>
        </w:del>
        <w:r w:rsidR="00620D41">
          <w:rPr>
            <w:rFonts w:ascii="Times New Roman" w:eastAsia="Times New Roman" w:hAnsi="Times New Roman" w:cs="Times New Roman"/>
            <w:sz w:val="24"/>
            <w:szCs w:val="24"/>
          </w:rPr>
          <w:t xml:space="preserve">testing </w:t>
        </w:r>
      </w:ins>
      <w:ins w:id="915" w:author="Автор" w:date="2025-12-09T14:25:00Z">
        <w:r w:rsidR="005209BB">
          <w:rPr>
            <w:rFonts w:ascii="Times New Roman" w:eastAsia="Times New Roman" w:hAnsi="Times New Roman" w:cs="Times New Roman"/>
            <w:sz w:val="24"/>
            <w:szCs w:val="24"/>
          </w:rPr>
          <w:t xml:space="preserve">the accuracy </w:t>
        </w:r>
      </w:ins>
      <w:ins w:id="916" w:author="Автор" w:date="2025-12-05T04:30:00Z">
        <w:r w:rsidR="00691F57">
          <w:rPr>
            <w:rFonts w:ascii="Times New Roman" w:eastAsia="Times New Roman" w:hAnsi="Times New Roman" w:cs="Times New Roman"/>
            <w:sz w:val="24"/>
            <w:szCs w:val="24"/>
          </w:rPr>
          <w:t xml:space="preserve">in simulation </w:t>
        </w:r>
      </w:ins>
      <w:r w:rsidRPr="0076272C">
        <w:rPr>
          <w:rFonts w:ascii="Times New Roman" w:eastAsia="Times New Roman" w:hAnsi="Times New Roman" w:cs="Times New Roman"/>
          <w:sz w:val="24"/>
          <w:szCs w:val="24"/>
        </w:rPr>
        <w:t xml:space="preserve">allows </w:t>
      </w:r>
      <w:ins w:id="917" w:author="Автор" w:date="2025-12-05T04:30:00Z">
        <w:r w:rsidR="004F6E6D">
          <w:rPr>
            <w:rFonts w:ascii="Times New Roman" w:eastAsia="Times New Roman" w:hAnsi="Times New Roman" w:cs="Times New Roman"/>
            <w:sz w:val="24"/>
            <w:szCs w:val="24"/>
          </w:rPr>
          <w:t xml:space="preserve">the </w:t>
        </w:r>
      </w:ins>
      <w:del w:id="918" w:author="Автор" w:date="2025-12-05T04:29:00Z">
        <w:r w:rsidRPr="0076272C" w:rsidDel="00FC42D9">
          <w:rPr>
            <w:rFonts w:ascii="Times New Roman" w:eastAsia="Times New Roman" w:hAnsi="Times New Roman" w:cs="Times New Roman"/>
            <w:sz w:val="24"/>
            <w:szCs w:val="24"/>
          </w:rPr>
          <w:delText xml:space="preserve">reliable </w:delText>
        </w:r>
      </w:del>
      <w:ins w:id="919" w:author="Автор" w:date="2025-12-05T04:29:00Z">
        <w:del w:id="920" w:author="Автор" w:date="2025-12-05T04:29:00Z">
          <w:r w:rsidR="00FC42D9" w:rsidDel="00A170E0">
            <w:rPr>
              <w:rFonts w:ascii="Times New Roman" w:eastAsia="Times New Roman" w:hAnsi="Times New Roman" w:cs="Times New Roman"/>
              <w:sz w:val="24"/>
              <w:szCs w:val="24"/>
            </w:rPr>
            <w:delText>better</w:delText>
          </w:r>
          <w:r w:rsidR="00FC42D9" w:rsidRPr="0076272C" w:rsidDel="00A170E0">
            <w:rPr>
              <w:rFonts w:ascii="Times New Roman" w:eastAsia="Times New Roman" w:hAnsi="Times New Roman" w:cs="Times New Roman"/>
              <w:sz w:val="24"/>
              <w:szCs w:val="24"/>
            </w:rPr>
            <w:delText xml:space="preserve"> </w:delText>
          </w:r>
        </w:del>
      </w:ins>
      <w:ins w:id="921" w:author="Автор" w:date="2025-12-10T07:31:00Z">
        <w:r w:rsidR="00A72EB3">
          <w:rPr>
            <w:rFonts w:ascii="Times New Roman" w:eastAsia="Times New Roman" w:hAnsi="Times New Roman" w:cs="Times New Roman"/>
            <w:sz w:val="24"/>
            <w:szCs w:val="24"/>
          </w:rPr>
          <w:t xml:space="preserve">testable </w:t>
        </w:r>
      </w:ins>
      <w:ins w:id="922" w:author="Автор" w:date="2025-12-05T04:29:00Z">
        <w:del w:id="923" w:author="Автор" w:date="2025-12-10T07:31:00Z">
          <w:r w:rsidR="00A170E0" w:rsidDel="001B1902">
            <w:rPr>
              <w:rFonts w:ascii="Times New Roman" w:eastAsia="Times New Roman" w:hAnsi="Times New Roman" w:cs="Times New Roman"/>
              <w:sz w:val="24"/>
              <w:szCs w:val="24"/>
            </w:rPr>
            <w:delText xml:space="preserve">testable </w:delText>
          </w:r>
        </w:del>
      </w:ins>
      <w:r w:rsidRPr="0076272C">
        <w:rPr>
          <w:rFonts w:ascii="Times New Roman" w:eastAsia="Times New Roman" w:hAnsi="Times New Roman" w:cs="Times New Roman"/>
          <w:sz w:val="24"/>
          <w:szCs w:val="24"/>
        </w:rPr>
        <w:t>detection of strong epistatic links</w:t>
      </w:r>
      <w:del w:id="924" w:author="Автор" w:date="2025-12-05T04:29:00Z">
        <w:r w:rsidRPr="0076272C" w:rsidDel="00FC42D9">
          <w:rPr>
            <w:rFonts w:ascii="Times New Roman" w:eastAsia="Times New Roman" w:hAnsi="Times New Roman" w:cs="Times New Roman"/>
            <w:sz w:val="24"/>
            <w:szCs w:val="24"/>
          </w:rPr>
          <w:delText xml:space="preserve"> against the background noise of genetic linkage</w:delText>
        </w:r>
      </w:del>
      <w:r w:rsidRPr="0076272C">
        <w:rPr>
          <w:rFonts w:ascii="Times New Roman" w:eastAsia="Times New Roman" w:hAnsi="Times New Roman" w:cs="Times New Roman"/>
          <w:sz w:val="24"/>
          <w:szCs w:val="24"/>
        </w:rPr>
        <w:t>.</w:t>
      </w:r>
      <w:ins w:id="925" w:author="Автор" w:date="2025-12-09T14:25:00Z">
        <w:r w:rsidR="005209BB">
          <w:rPr>
            <w:rFonts w:ascii="Times New Roman" w:eastAsia="Times New Roman" w:hAnsi="Times New Roman" w:cs="Times New Roman"/>
            <w:sz w:val="24"/>
            <w:szCs w:val="24"/>
          </w:rPr>
          <w:t xml:space="preserve"> </w:t>
        </w:r>
        <w:del w:id="926" w:author="Автор" w:date="2025-12-09T14:26:00Z">
          <w:r w:rsidR="005209BB" w:rsidDel="00673BDA">
            <w:rPr>
              <w:rFonts w:ascii="Times New Roman" w:eastAsia="Times New Roman" w:hAnsi="Times New Roman" w:cs="Times New Roman"/>
              <w:sz w:val="24"/>
              <w:szCs w:val="24"/>
            </w:rPr>
            <w:delText>These con</w:delText>
          </w:r>
        </w:del>
      </w:ins>
      <w:ins w:id="927" w:author="Автор" w:date="2025-12-09T14:26:00Z">
        <w:del w:id="928" w:author="Автор" w:date="2025-12-09T14:26:00Z">
          <w:r w:rsidR="000A7332" w:rsidDel="00673BDA">
            <w:rPr>
              <w:rFonts w:ascii="Times New Roman" w:eastAsia="Times New Roman" w:hAnsi="Times New Roman" w:cs="Times New Roman"/>
              <w:sz w:val="24"/>
              <w:szCs w:val="24"/>
            </w:rPr>
            <w:delText>cl</w:delText>
          </w:r>
        </w:del>
      </w:ins>
      <w:ins w:id="929" w:author="Автор" w:date="2025-12-09T14:25:00Z">
        <w:del w:id="930" w:author="Автор" w:date="2025-12-09T14:26:00Z">
          <w:r w:rsidR="005209BB" w:rsidDel="00673BDA">
            <w:rPr>
              <w:rFonts w:ascii="Times New Roman" w:eastAsia="Times New Roman" w:hAnsi="Times New Roman" w:cs="Times New Roman"/>
              <w:sz w:val="24"/>
              <w:szCs w:val="24"/>
            </w:rPr>
            <w:delText>lcusions are  more gener</w:delText>
          </w:r>
        </w:del>
      </w:ins>
      <w:ins w:id="931" w:author="Автор" w:date="2025-12-09T14:26:00Z">
        <w:del w:id="932" w:author="Автор" w:date="2025-12-09T14:26:00Z">
          <w:r w:rsidR="005209BB" w:rsidDel="00673BDA">
            <w:rPr>
              <w:rFonts w:ascii="Times New Roman" w:eastAsia="Times New Roman" w:hAnsi="Times New Roman" w:cs="Times New Roman"/>
              <w:sz w:val="24"/>
              <w:szCs w:val="24"/>
            </w:rPr>
            <w:delText>a</w:delText>
          </w:r>
        </w:del>
      </w:ins>
      <w:ins w:id="933" w:author="Автор" w:date="2025-12-09T14:25:00Z">
        <w:del w:id="934" w:author="Автор" w:date="2025-12-09T14:26:00Z">
          <w:r w:rsidR="005209BB" w:rsidDel="00673BDA">
            <w:rPr>
              <w:rFonts w:ascii="Times New Roman" w:eastAsia="Times New Roman" w:hAnsi="Times New Roman" w:cs="Times New Roman"/>
              <w:sz w:val="24"/>
              <w:szCs w:val="24"/>
            </w:rPr>
            <w:delText>l</w:delText>
          </w:r>
        </w:del>
      </w:ins>
      <w:ins w:id="935" w:author="Автор" w:date="2025-12-09T14:26:00Z">
        <w:del w:id="936" w:author="Автор" w:date="2025-12-09T14:26:00Z">
          <w:r w:rsidR="005209BB" w:rsidDel="00673BDA">
            <w:rPr>
              <w:rFonts w:ascii="Times New Roman" w:eastAsia="Times New Roman" w:hAnsi="Times New Roman" w:cs="Times New Roman"/>
              <w:sz w:val="24"/>
              <w:szCs w:val="24"/>
            </w:rPr>
            <w:delText xml:space="preserve"> than the specific method of conditional correlations used.</w:delText>
          </w:r>
        </w:del>
      </w:ins>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078748CC"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ins w:id="937" w:author="Автор" w:date="2025-12-15T14:38:00Z">
        <w:del w:id="938" w:author="Автор" w:date="2025-12-15T14:38:00Z">
          <w:r w:rsidR="00891CAF" w:rsidRPr="00891CAF" w:rsidDel="006363C9">
            <w:rPr>
              <w:rFonts w:ascii="Times New Roman" w:eastAsia="Times New Roman" w:hAnsi="Times New Roman" w:cs="Times New Roman"/>
              <w:color w:val="000000"/>
              <w:sz w:val="24"/>
              <w:szCs w:val="24"/>
            </w:rPr>
            <w:delText xml:space="preserve"> </w:delText>
          </w:r>
        </w:del>
      </w:ins>
      <w:del w:id="939" w:author="Автор" w:date="2025-12-15T14:38:00Z">
        <w:r w:rsidR="00C46D0B" w:rsidDel="00891CAF">
          <w:rPr>
            <w:rFonts w:ascii="Times New Roman" w:eastAsia="Times New Roman" w:hAnsi="Times New Roman" w:cs="Times New Roman"/>
            <w:color w:val="000000"/>
            <w:sz w:val="24"/>
            <w:szCs w:val="24"/>
          </w:rPr>
          <w:delText>Pedruzzi, 2018 #156}</w:delText>
        </w:r>
      </w:del>
      <w:del w:id="940" w:author="Автор" w:date="2025-12-03T00:00:00Z">
        <w:r w:rsidDel="0071539E">
          <w:rPr>
            <w:rFonts w:ascii="Times New Roman" w:eastAsia="Times New Roman" w:hAnsi="Times New Roman" w:cs="Times New Roman"/>
            <w:color w:val="000000"/>
            <w:sz w:val="24"/>
            <w:szCs w:val="24"/>
          </w:rPr>
          <w:delText>(35, 60)</w:delText>
        </w:r>
      </w:del>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5E223532"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r>
          <w:ins w:id="941" w:author="Автор" w:date="2025-12-15T14:39:00Z">
            <w:rPr>
              <w:rFonts w:ascii="Cambria Math" w:eastAsia="Cambria Math" w:hAnsi="Cambria Math" w:cs="Cambria Math"/>
            </w:rPr>
            <m:t>-</m:t>
          </w:ins>
        </m:r>
        <m:r>
          <w:del w:id="942" w:author="Автор" w:date="2025-12-09T14:32:00Z">
            <w:rPr>
              <w:rFonts w:ascii="Cambria Math" w:eastAsia="Cambria Math" w:hAnsi="Cambria Math" w:cs="Cambria Math"/>
            </w:rPr>
            <m:t>-</m:t>
          </w:del>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8F60D5">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78FC2C54"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del w:id="943" w:author="Автор" w:date="2025-12-09T14:32:00Z">
        <w:r w:rsidDel="004A5170">
          <w:rPr>
            <w:rFonts w:ascii="Times New Roman" w:eastAsia="Times New Roman" w:hAnsi="Times New Roman" w:cs="Times New Roman"/>
            <w:sz w:val="24"/>
            <w:szCs w:val="24"/>
          </w:rPr>
          <w:delText xml:space="preserve">costs </w:delText>
        </w:r>
      </w:del>
      <w:ins w:id="944" w:author="Автор" w:date="2025-12-09T14:32:00Z">
        <w:del w:id="945" w:author="Автор" w:date="2025-12-15T14:39:00Z">
          <w:r w:rsidR="004A5170" w:rsidDel="006363C9">
            <w:rPr>
              <w:rFonts w:ascii="Times New Roman" w:eastAsia="Times New Roman" w:hAnsi="Times New Roman" w:cs="Times New Roman"/>
              <w:sz w:val="24"/>
              <w:szCs w:val="24"/>
            </w:rPr>
            <w:delText>gains</w:delText>
          </w:r>
        </w:del>
      </w:ins>
      <w:ins w:id="946" w:author="Автор" w:date="2025-12-15T14:39:00Z">
        <w:r w:rsidR="006363C9">
          <w:rPr>
            <w:rFonts w:ascii="Times New Roman" w:eastAsia="Times New Roman" w:hAnsi="Times New Roman" w:cs="Times New Roman"/>
            <w:sz w:val="24"/>
            <w:szCs w:val="24"/>
          </w:rPr>
          <w:t>costs</w:t>
        </w:r>
      </w:ins>
      <w:ins w:id="947" w:author="Автор" w:date="2025-12-09T14:32:00Z">
        <w:r w:rsidR="004A517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of two </w:t>
      </w:r>
      <w:del w:id="948" w:author="Автор" w:date="2025-12-09T14:32:00Z">
        <w:r w:rsidDel="004A5170">
          <w:rPr>
            <w:rFonts w:ascii="Times New Roman" w:eastAsia="Times New Roman" w:hAnsi="Times New Roman" w:cs="Times New Roman"/>
            <w:sz w:val="24"/>
            <w:szCs w:val="24"/>
          </w:rPr>
          <w:delText xml:space="preserve">deleterious </w:delText>
        </w:r>
      </w:del>
      <w:ins w:id="949" w:author="Автор" w:date="2025-12-09T14:32:00Z">
        <w:del w:id="950" w:author="Автор" w:date="2025-12-15T14:39:00Z">
          <w:r w:rsidR="004A5170" w:rsidDel="006363C9">
            <w:rPr>
              <w:rFonts w:ascii="Times New Roman" w:eastAsia="Times New Roman" w:hAnsi="Times New Roman" w:cs="Times New Roman"/>
              <w:sz w:val="24"/>
              <w:szCs w:val="24"/>
            </w:rPr>
            <w:delText>beneficial</w:delText>
          </w:r>
        </w:del>
      </w:ins>
      <w:ins w:id="951" w:author="Автор" w:date="2025-12-15T14:39:00Z">
        <w:r w:rsidR="006363C9">
          <w:rPr>
            <w:rFonts w:ascii="Times New Roman" w:eastAsia="Times New Roman" w:hAnsi="Times New Roman" w:cs="Times New Roman"/>
            <w:sz w:val="24"/>
            <w:szCs w:val="24"/>
          </w:rPr>
          <w:t>deleterious</w:t>
        </w:r>
      </w:ins>
      <w:ins w:id="952" w:author="Автор" w:date="2025-12-09T14:32:00Z">
        <w:r w:rsidR="004A517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mutations</w:t>
      </w:r>
      <w:del w:id="953" w:author="Автор" w:date="2025-12-09T14:32:00Z">
        <w:r w:rsidDel="004A5170">
          <w:rPr>
            <w:rFonts w:ascii="Times New Roman" w:eastAsia="Times New Roman" w:hAnsi="Times New Roman" w:cs="Times New Roman"/>
            <w:sz w:val="24"/>
            <w:szCs w:val="24"/>
          </w:rPr>
          <w:delText xml:space="preserve"> that are partially compensated by each other</w:delText>
        </w:r>
      </w:del>
      <w:del w:id="954" w:author="Автор" w:date="2025-12-09T14:36:00Z">
        <w:r w:rsidDel="00FC430C">
          <w:rPr>
            <w:rFonts w:ascii="Times New Roman" w:eastAsia="Times New Roman" w:hAnsi="Times New Roman" w:cs="Times New Roman"/>
            <w:sz w:val="24"/>
            <w:szCs w:val="24"/>
          </w:rPr>
          <w:delText>. By definition</w:delText>
        </w:r>
      </w:del>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del w:id="955" w:author="Автор" w:date="2025-12-09T14:33:00Z">
        <w:r w:rsidDel="004A5170">
          <w:rPr>
            <w:rFonts w:ascii="Times New Roman" w:eastAsia="Times New Roman" w:hAnsi="Times New Roman" w:cs="Times New Roman"/>
            <w:sz w:val="24"/>
            <w:szCs w:val="24"/>
          </w:rPr>
          <w:delText>degree of compensation of deleterious alleles</w:delText>
        </w:r>
      </w:del>
      <w:ins w:id="956" w:author="Автор" w:date="2025-12-09T14:33:00Z">
        <w:del w:id="957" w:author="Автор" w:date="2025-12-09T14:36:00Z">
          <w:r w:rsidR="004A5170" w:rsidDel="00FC430C">
            <w:rPr>
              <w:rFonts w:ascii="Times New Roman" w:eastAsia="Times New Roman" w:hAnsi="Times New Roman" w:cs="Times New Roman"/>
              <w:sz w:val="24"/>
              <w:szCs w:val="24"/>
            </w:rPr>
            <w:delText>dimensionless</w:delText>
          </w:r>
        </w:del>
      </w:ins>
      <w:ins w:id="958" w:author="Автор" w:date="2025-12-09T14:36:00Z">
        <w:del w:id="959" w:author="Автор" w:date="2025-12-15T14:39:00Z">
          <w:r w:rsidR="00FC430C" w:rsidDel="006363C9">
            <w:rPr>
              <w:rFonts w:ascii="Times New Roman" w:eastAsia="Times New Roman" w:hAnsi="Times New Roman" w:cs="Times New Roman"/>
              <w:sz w:val="24"/>
              <w:szCs w:val="24"/>
            </w:rPr>
            <w:delText>scaled</w:delText>
          </w:r>
        </w:del>
      </w:ins>
      <w:ins w:id="960" w:author="Автор" w:date="2025-12-09T14:33:00Z">
        <w:del w:id="961" w:author="Автор" w:date="2025-12-15T14:39:00Z">
          <w:r w:rsidR="004A5170" w:rsidDel="006363C9">
            <w:rPr>
              <w:rFonts w:ascii="Times New Roman" w:eastAsia="Times New Roman" w:hAnsi="Times New Roman" w:cs="Times New Roman"/>
              <w:sz w:val="24"/>
              <w:szCs w:val="24"/>
            </w:rPr>
            <w:delText xml:space="preserve"> epistasis magnitude</w:delText>
          </w:r>
        </w:del>
      </w:ins>
      <w:ins w:id="962" w:author="Автор" w:date="2025-12-15T14:39:00Z">
        <w:r w:rsidR="006363C9">
          <w:rPr>
            <w:rFonts w:ascii="Times New Roman" w:eastAsia="Times New Roman" w:hAnsi="Times New Roman" w:cs="Times New Roman"/>
            <w:sz w:val="24"/>
            <w:szCs w:val="24"/>
          </w:rPr>
          <w:t>compensation degree</w:t>
        </w:r>
      </w:ins>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del w:id="963" w:author="Автор" w:date="2025-12-09T14:33:00Z">
        <w:r w:rsidDel="004A5170">
          <w:rPr>
            <w:rFonts w:ascii="Times New Roman" w:eastAsia="Times New Roman" w:hAnsi="Times New Roman" w:cs="Times New Roman"/>
            <w:sz w:val="24"/>
            <w:szCs w:val="24"/>
          </w:rPr>
          <w:delText xml:space="preserve">Values </w:delText>
        </w:r>
        <m:oMath>
          <m:r>
            <w:rPr>
              <w:rFonts w:ascii="Cambria Math" w:eastAsia="Cambria Math" w:hAnsi="Cambria Math" w:cs="Cambria Math"/>
              <w:sz w:val="24"/>
              <w:szCs w:val="24"/>
            </w:rPr>
            <m:t>E = 0</m:t>
          </m:r>
        </m:oMath>
        <w:r w:rsidDel="004A5170">
          <w:rPr>
            <w:rFonts w:ascii="Times New Roman" w:eastAsia="Times New Roman" w:hAnsi="Times New Roman" w:cs="Times New Roman"/>
            <w:sz w:val="24"/>
            <w:szCs w:val="24"/>
          </w:rPr>
          <w:delText xml:space="preserve"> and</w:delText>
        </w:r>
        <m:oMath>
          <m:r>
            <w:rPr>
              <w:rFonts w:ascii="Cambria Math" w:eastAsia="Cambria Math" w:hAnsi="Cambria Math" w:cs="Cambria Math"/>
              <w:sz w:val="24"/>
              <w:szCs w:val="24"/>
            </w:rPr>
            <m:t xml:space="preserve"> 1</m:t>
          </m:r>
        </m:oMath>
        <w:r w:rsidDel="004A5170">
          <w:rPr>
            <w:rFonts w:ascii="Times New Roman" w:eastAsia="Times New Roman" w:hAnsi="Times New Roman" w:cs="Times New Roman"/>
            <w:sz w:val="24"/>
            <w:szCs w:val="24"/>
          </w:rPr>
          <w:delText xml:space="preserve"> represents no epistasis and full compensation, respectively. </w:delText>
        </w:r>
      </w:del>
    </w:p>
    <w:p w14:paraId="10F30062" w14:textId="3DABFA37" w:rsidR="00192CCC" w:rsidRDefault="0076272C">
      <w:pPr>
        <w:pBdr>
          <w:top w:val="nil"/>
          <w:left w:val="nil"/>
          <w:bottom w:val="nil"/>
          <w:right w:val="nil"/>
          <w:between w:val="nil"/>
        </w:pBdr>
        <w:spacing w:after="0" w:line="360" w:lineRule="auto"/>
        <w:jc w:val="both"/>
        <w:rPr>
          <w:ins w:id="964" w:author="Автор" w:date="2025-12-09T14:35: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del w:id="965" w:author="Автор" w:date="2025-12-09T14:33:00Z">
        <w:r w:rsidDel="00192CCC">
          <w:rPr>
            <w:rFonts w:ascii="Times New Roman" w:eastAsia="Times New Roman" w:hAnsi="Times New Roman" w:cs="Times New Roman"/>
            <w:color w:val="000000"/>
            <w:sz w:val="24"/>
            <w:szCs w:val="24"/>
          </w:rPr>
          <w:delText xml:space="preserve">deleterious </w:delText>
        </w:r>
      </w:del>
      <w:ins w:id="966" w:author="Автор" w:date="2025-12-09T14:34:00Z">
        <w:r w:rsidR="00192CCC">
          <w:rPr>
            <w:rFonts w:ascii="Times New Roman" w:eastAsia="Times New Roman" w:hAnsi="Times New Roman" w:cs="Times New Roman"/>
            <w:color w:val="000000"/>
            <w:sz w:val="24"/>
            <w:szCs w:val="24"/>
          </w:rPr>
          <w:t xml:space="preserve">deleterious </w:t>
        </w:r>
      </w:ins>
      <w:r>
        <w:rPr>
          <w:rFonts w:ascii="Times New Roman" w:eastAsia="Times New Roman" w:hAnsi="Times New Roman" w:cs="Times New Roman"/>
          <w:color w:val="000000"/>
          <w:sz w:val="24"/>
          <w:szCs w:val="24"/>
        </w:rPr>
        <w:t>alleles</w:t>
      </w:r>
      <w:del w:id="967" w:author="Автор" w:date="2025-12-09T14:33:00Z">
        <w:r w:rsidDel="00192CCC">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ins w:id="968" w:author="Автор" w:date="2025-12-09T14:34:00Z">
        <w:r w:rsidR="00192CCC">
          <w:rPr>
            <w:rFonts w:ascii="Times New Roman" w:eastAsia="Times New Roman" w:hAnsi="Times New Roman" w:cs="Times New Roman"/>
            <w:color w:val="000000"/>
            <w:sz w:val="24"/>
            <w:szCs w:val="24"/>
          </w:rPr>
          <w:t xml:space="preserve"> </w:t>
        </w:r>
        <w:del w:id="969" w:author="Автор" w:date="2025-12-09T14:35:00Z">
          <w:r w:rsidR="00192CCC" w:rsidDel="00BB6F54">
            <w:rPr>
              <w:rFonts w:ascii="Times New Roman" w:eastAsia="Times New Roman" w:hAnsi="Times New Roman" w:cs="Times New Roman"/>
              <w:color w:val="000000"/>
              <w:sz w:val="24"/>
              <w:szCs w:val="24"/>
            </w:rPr>
            <w:delText xml:space="preserve">ler </w:delText>
          </w:r>
        </w:del>
      </w:ins>
      <w:ins w:id="970" w:author="Автор" w:date="2025-12-09T14:35:00Z">
        <w:r w:rsidR="00BB6F54">
          <w:rPr>
            <w:rFonts w:ascii="Times New Roman" w:eastAsia="Times New Roman" w:hAnsi="Times New Roman" w:cs="Times New Roman"/>
            <w:color w:val="000000"/>
            <w:sz w:val="24"/>
            <w:szCs w:val="24"/>
          </w:rPr>
          <w:t xml:space="preserve">per </w:t>
        </w:r>
      </w:ins>
      <w:ins w:id="971" w:author="Автор" w:date="2025-12-09T14:34:00Z">
        <w:r w:rsidR="00192CCC">
          <w:rPr>
            <w:rFonts w:ascii="Times New Roman" w:eastAsia="Times New Roman" w:hAnsi="Times New Roman" w:cs="Times New Roman"/>
            <w:color w:val="000000"/>
            <w:sz w:val="24"/>
            <w:szCs w:val="24"/>
          </w:rPr>
          <w:t>genome</w:t>
        </w:r>
      </w:ins>
      <w:del w:id="972" w:author="Автор" w:date="2025-12-09T14:34:00Z">
        <w:r w:rsidDel="00192CCC">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 xml:space="preserve">fixed selection </w:t>
      </w:r>
      <w:r>
        <w:rPr>
          <w:rFonts w:ascii="Times New Roman" w:eastAsia="Times New Roman" w:hAnsi="Times New Roman" w:cs="Times New Roman"/>
          <w:color w:val="000000"/>
          <w:sz w:val="24"/>
          <w:szCs w:val="24"/>
        </w:rPr>
        <w:lastRenderedPageBreak/>
        <w:t>coefficient</w:t>
      </w:r>
      <w:del w:id="973" w:author="Автор" w:date="2025-12-09T14:34:00Z">
        <w:r w:rsidDel="00192CCC">
          <w:rPr>
            <w:rFonts w:ascii="Times New Roman" w:eastAsia="Times New Roman" w:hAnsi="Times New Roman" w:cs="Times New Roman"/>
            <w:color w:val="000000"/>
            <w:sz w:val="24"/>
            <w:szCs w:val="24"/>
          </w:rPr>
          <w:delText>,</w:delText>
        </w:r>
      </w:del>
      <m:oMath>
        <m:r>
          <w:rPr>
            <w:rFonts w:ascii="Cambria Math" w:eastAsia="Cambria Math" w:hAnsi="Cambria Math" w:cs="Cambria Math"/>
            <w:color w:val="000000"/>
            <w:sz w:val="24"/>
            <w:szCs w:val="24"/>
          </w:rPr>
          <m:t xml:space="preserve"> </m:t>
        </m:r>
        <m:sSub>
          <m:sSubPr>
            <m:ctrlPr>
              <w:ins w:id="974" w:author="Автор" w:date="2025-12-09T14:34:00Z">
                <w:rPr>
                  <w:rFonts w:ascii="Cambria Math" w:eastAsia="Cambria Math" w:hAnsi="Cambria Math" w:cs="Cambria Math"/>
                </w:rPr>
              </w:ins>
            </m:ctrlPr>
          </m:sSubPr>
          <m:e>
            <m:r>
              <w:ins w:id="975" w:author="Автор" w:date="2025-12-09T14:34:00Z">
                <w:rPr>
                  <w:rFonts w:ascii="Cambria Math" w:eastAsia="Cambria Math" w:hAnsi="Cambria Math" w:cs="Cambria Math"/>
                </w:rPr>
                <m:t>s</m:t>
              </w:ins>
            </m:r>
          </m:e>
          <m:sub>
            <m:r>
              <w:ins w:id="976" w:author="Автор" w:date="2025-12-09T14:34:00Z">
                <w:rPr>
                  <w:rFonts w:ascii="Cambria Math" w:eastAsia="Cambria Math" w:hAnsi="Cambria Math" w:cs="Cambria Math"/>
                </w:rPr>
                <m:t>i</m:t>
              </w:ins>
            </m:r>
          </m:sub>
        </m:sSub>
        <m:r>
          <w:ins w:id="977" w:author="Автор" w:date="2025-12-09T14:34:00Z">
            <w:rPr>
              <w:rFonts w:ascii="Cambria Math" w:eastAsia="Cambria Math" w:hAnsi="Cambria Math" w:cs="Cambria Math"/>
              <w:color w:val="000000"/>
              <w:sz w:val="24"/>
              <w:szCs w:val="24"/>
            </w:rPr>
            <m:t>≡</m:t>
          </w:ins>
        </m:r>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ins w:id="978" w:author="Автор" w:date="2025-12-09T14:34:00Z">
        <w:r w:rsidR="00192CCC">
          <w:rPr>
            <w:rFonts w:ascii="Times New Roman" w:eastAsia="Times New Roman" w:hAnsi="Times New Roman" w:cs="Times New Roman"/>
            <w:color w:val="000000"/>
            <w:sz w:val="24"/>
            <w:szCs w:val="24"/>
          </w:rPr>
          <w:t xml:space="preserve"> </w:t>
        </w:r>
      </w:ins>
      <w:del w:id="979" w:author="Автор" w:date="2025-12-09T14:34:00Z">
        <w:r w:rsidDel="00192CCC">
          <w:rPr>
            <w:rFonts w:ascii="Times New Roman" w:eastAsia="Times New Roman" w:hAnsi="Times New Roman" w:cs="Times New Roman"/>
            <w:color w:val="000000"/>
            <w:sz w:val="24"/>
            <w:szCs w:val="24"/>
          </w:rPr>
          <w:delText xml:space="preserve"> </w:delText>
        </w:r>
        <w:r w:rsidRPr="00192CCC" w:rsidDel="00192CCC">
          <w:rPr>
            <w:rFonts w:ascii="Times New Roman" w:eastAsia="Times New Roman" w:hAnsi="Times New Roman" w:cs="Times New Roman"/>
            <w:color w:val="000000"/>
            <w:sz w:val="24"/>
            <w:szCs w:val="24"/>
          </w:rPr>
          <w:delText>of</w:delText>
        </w:r>
      </w:del>
      <m:oMath>
        <m:r>
          <w:ins w:id="980" w:author="Автор" w:date="2025-12-09T14:34:00Z">
            <m:rPr>
              <m:sty m:val="p"/>
            </m:rPr>
            <w:rPr>
              <w:rFonts w:ascii="Cambria Math" w:eastAsia="Times New Roman" w:hAnsi="Cambria Math" w:cs="Times New Roman"/>
              <w:color w:val="000000"/>
              <w:sz w:val="24"/>
              <w:szCs w:val="24"/>
            </w:rPr>
            <m:t>size</m:t>
          </w:ins>
        </m:r>
        <m:r>
          <w:del w:id="981" w:author="Автор" w:date="2025-12-09T14:34:00Z">
            <w:rPr>
              <w:rFonts w:ascii="Cambria Math" w:eastAsia="Cambria Math" w:hAnsi="Cambria Math" w:cs="Cambria Math"/>
              <w:color w:val="000000"/>
              <w:sz w:val="24"/>
              <w:szCs w:val="24"/>
            </w:rPr>
            <m:t xml:space="preserve"> </m:t>
          </w:del>
        </m:r>
        <m:r>
          <w:ins w:id="982" w:author="Автор" w:date="2025-12-09T14:34:00Z">
            <w:rPr>
              <w:rFonts w:ascii="Cambria Math" w:eastAsia="Cambria Math" w:hAnsi="Cambria Math" w:cs="Cambria Math"/>
              <w:color w:val="000000"/>
              <w:sz w:val="24"/>
              <w:szCs w:val="24"/>
            </w:rPr>
            <m:t xml:space="preserve"> </m:t>
          </w:ins>
        </m:r>
        <m:r>
          <w:rPr>
            <w:rFonts w:ascii="Cambria Math" w:eastAsia="Cambria Math" w:hAnsi="Cambria Math" w:cs="Cambria Math"/>
            <w:color w:val="000000"/>
            <w:sz w:val="24"/>
            <w:szCs w:val="24"/>
          </w:rPr>
          <m:t>N=1000</m:t>
        </m:r>
      </m:oMath>
      <w:r>
        <w:rPr>
          <w:rFonts w:ascii="Times New Roman" w:eastAsia="Times New Roman" w:hAnsi="Times New Roman" w:cs="Times New Roman"/>
          <w:color w:val="000000"/>
          <w:sz w:val="24"/>
          <w:szCs w:val="24"/>
        </w:rPr>
        <w:t xml:space="preserve"> individuals and</w:t>
      </w:r>
      <w:ins w:id="983" w:author="Автор" w:date="2025-12-09T14:34:00Z">
        <w:r w:rsidR="00192CCC">
          <w:rPr>
            <w:rFonts w:ascii="Times New Roman" w:eastAsia="Times New Roman" w:hAnsi="Times New Roman" w:cs="Times New Roman"/>
            <w:color w:val="000000"/>
            <w:sz w:val="24"/>
            <w:szCs w:val="24"/>
          </w:rPr>
          <w:t xml:space="preserve"> genome length</w:t>
        </w:r>
      </w:ins>
      <m:oMath>
        <m:r>
          <w:del w:id="984" w:author="Автор" w:date="2025-12-09T14:34:00Z">
            <w:rPr>
              <w:rFonts w:ascii="Cambria Math" w:eastAsia="Cambria Math" w:hAnsi="Cambria Math" w:cs="Cambria Math"/>
              <w:color w:val="000000"/>
              <w:sz w:val="24"/>
              <w:szCs w:val="24"/>
            </w:rPr>
            <m:t xml:space="preserve"> </m:t>
          </w:del>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742F5B">
      <w:pPr>
        <w:pBdr>
          <w:top w:val="nil"/>
          <w:left w:val="nil"/>
          <w:bottom w:val="nil"/>
          <w:right w:val="nil"/>
          <w:between w:val="nil"/>
        </w:pBdr>
        <w:spacing w:after="0" w:line="360" w:lineRule="auto"/>
        <w:ind w:firstLine="720"/>
        <w:jc w:val="both"/>
        <w:rPr>
          <w:ins w:id="985" w:author="Автор" w:date="2025-12-03T00:00:00Z"/>
        </w:rPr>
        <w:pPrChange w:id="986" w:author="Автор" w:date="2025-12-09T14:35:00Z">
          <w:pPr>
            <w:pBdr>
              <w:top w:val="nil"/>
              <w:left w:val="nil"/>
              <w:bottom w:val="nil"/>
              <w:right w:val="nil"/>
              <w:between w:val="nil"/>
            </w:pBdr>
            <w:spacing w:after="0" w:line="360" w:lineRule="auto"/>
            <w:jc w:val="both"/>
          </w:pPr>
        </w:pPrChange>
      </w:pPr>
      <w:ins w:id="987" w:author="Автор" w:date="2025-12-09T14:35:00Z">
        <w:r>
          <w:rPr>
            <w:rFonts w:ascii="Times New Roman" w:eastAsia="Times New Roman" w:hAnsi="Times New Roman" w:cs="Times New Roman"/>
            <w:color w:val="000000"/>
            <w:sz w:val="24"/>
            <w:szCs w:val="24"/>
          </w:rPr>
          <w:t xml:space="preserve">The </w:t>
        </w:r>
      </w:ins>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r w:rsidR="00051F17">
        <w:fldChar w:fldCharType="begin"/>
      </w:r>
      <w:r w:rsidR="00051F17">
        <w:instrText xml:space="preserve"> HYPERLINK "https://github.com/FireFrog17/Fundamental-restriction-on-epistasis-detection-and-fitness-valleys-in-virus-evolution-Data" </w:instrText>
      </w:r>
      <w:r w:rsidR="00051F17">
        <w:fldChar w:fldCharType="separate"/>
      </w:r>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r w:rsidR="00051F17">
        <w:rPr>
          <w:rStyle w:val="a4"/>
          <w:rFonts w:ascii="Times New Roman" w:eastAsia="Times New Roman" w:hAnsi="Times New Roman" w:cs="Times New Roman"/>
          <w:sz w:val="24"/>
          <w:szCs w:val="24"/>
        </w:rPr>
        <w:fldChar w:fldCharType="end"/>
      </w:r>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8F60D5">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8F60D5">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simulation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ins w:id="988" w:author="Автор" w:date="2025-12-02T16:18:00Z"/>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5E99327" w:rsidR="00545794" w:rsidRPr="00742F5B" w:rsidRDefault="00545794" w:rsidP="00545794">
      <w:pPr>
        <w:spacing w:after="0" w:line="360" w:lineRule="auto"/>
        <w:ind w:firstLine="709"/>
        <w:jc w:val="both"/>
        <w:rPr>
          <w:rFonts w:ascii="Times New Roman" w:eastAsia="Times New Roman" w:hAnsi="Times New Roman" w:cs="Times New Roman"/>
          <w:sz w:val="24"/>
          <w:szCs w:val="24"/>
          <w:lang w:val="en-US"/>
          <w:rPrChange w:id="989" w:author="Автор" w:date="2025-12-02T16:18:00Z">
            <w:rPr>
              <w:rFonts w:ascii="Times New Roman" w:eastAsia="Times New Roman" w:hAnsi="Times New Roman" w:cs="Times New Roman"/>
              <w:sz w:val="24"/>
              <w:szCs w:val="24"/>
            </w:rPr>
          </w:rPrChange>
        </w:rPr>
      </w:pPr>
      <w:ins w:id="990" w:author="Автор" w:date="2025-12-02T16:18:00Z">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del w:id="991" w:author="Автор" w:date="2025-12-15T14:40:00Z">
          <w:r w:rsidRPr="00545794" w:rsidDel="006363C9">
            <w:rPr>
              <w:rFonts w:ascii="Times New Roman" w:eastAsia="Times New Roman" w:hAnsi="Times New Roman" w:cs="Times New Roman"/>
              <w:sz w:val="24"/>
              <w:szCs w:val="24"/>
              <w:lang w:val="en-US"/>
            </w:rPr>
            <w:delText>Secondly, our p</w:delText>
          </w:r>
        </w:del>
      </w:ins>
      <w:ins w:id="992" w:author="Автор" w:date="2025-12-15T14:40:00Z">
        <w:r w:rsidR="006363C9">
          <w:rPr>
            <w:rFonts w:ascii="Times New Roman" w:eastAsia="Times New Roman" w:hAnsi="Times New Roman" w:cs="Times New Roman"/>
            <w:sz w:val="24"/>
            <w:szCs w:val="24"/>
            <w:lang w:val="en-US"/>
          </w:rPr>
          <w:t>Also, p</w:t>
        </w:r>
      </w:ins>
      <w:ins w:id="993" w:author="Автор" w:date="2025-12-02T16:18:00Z">
        <w:r w:rsidRPr="00545794">
          <w:rPr>
            <w:rFonts w:ascii="Times New Roman" w:eastAsia="Times New Roman" w:hAnsi="Times New Roman" w:cs="Times New Roman"/>
            <w:sz w:val="24"/>
            <w:szCs w:val="24"/>
            <w:lang w:val="en-US"/>
          </w:rPr>
          <w:t xml:space="preserve">revious experience with hemagglutinin data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del w:id="994" w:author="Автор" w:date="2025-12-15T14:40:00Z">
        <w:r w:rsidR="00F53701" w:rsidDel="006363C9">
          <w:rPr>
            <w:rFonts w:ascii="Times New Roman" w:eastAsia="Times New Roman" w:hAnsi="Times New Roman" w:cs="Times New Roman"/>
            <w:sz w:val="24"/>
            <w:szCs w:val="24"/>
            <w:lang w:val="en-US"/>
          </w:rPr>
          <w:delText>{Pedruzzi, 2021 #108}</w:delText>
        </w:r>
      </w:del>
      <w:ins w:id="995" w:author="Автор" w:date="2025-12-02T16:18:00Z">
        <w:r w:rsidRPr="00545794">
          <w:rPr>
            <w:rFonts w:ascii="Times New Roman" w:eastAsia="Times New Roman" w:hAnsi="Times New Roman" w:cs="Times New Roman"/>
            <w:sz w:val="24"/>
            <w:szCs w:val="24"/>
            <w:lang w:val="en-US"/>
          </w:rPr>
          <w:t xml:space="preserve"> </w:t>
        </w:r>
        <w:del w:id="996" w:author="Автор" w:date="2025-12-15T14:41:00Z">
          <w:r w:rsidRPr="00545794" w:rsidDel="006363C9">
            <w:rPr>
              <w:rFonts w:ascii="Times New Roman" w:eastAsia="Times New Roman" w:hAnsi="Times New Roman" w:cs="Times New Roman"/>
              <w:sz w:val="24"/>
              <w:szCs w:val="24"/>
              <w:lang w:val="en-US"/>
            </w:rPr>
            <w:delText>shows</w:delText>
          </w:r>
        </w:del>
      </w:ins>
      <w:ins w:id="997" w:author="Автор" w:date="2025-12-15T14:41:00Z">
        <w:r w:rsidR="006363C9">
          <w:rPr>
            <w:rFonts w:ascii="Times New Roman" w:eastAsia="Times New Roman" w:hAnsi="Times New Roman" w:cs="Times New Roman"/>
            <w:sz w:val="24"/>
            <w:szCs w:val="24"/>
            <w:lang w:val="en-US"/>
          </w:rPr>
          <w:t>demonstrates</w:t>
        </w:r>
      </w:ins>
      <w:ins w:id="998" w:author="Автор" w:date="2025-12-02T16:18:00Z">
        <w:r w:rsidRPr="00545794">
          <w:rPr>
            <w:rFonts w:ascii="Times New Roman" w:eastAsia="Times New Roman" w:hAnsi="Times New Roman" w:cs="Times New Roman"/>
            <w:sz w:val="24"/>
            <w:szCs w:val="24"/>
            <w:lang w:val="en-US"/>
          </w:rPr>
          <w:t xml:space="preserve"> that </w:t>
        </w:r>
        <w:del w:id="999" w:author="Автор" w:date="2025-12-15T14:40:00Z">
          <w:r w:rsidRPr="00545794" w:rsidDel="006363C9">
            <w:rPr>
              <w:rFonts w:ascii="Times New Roman" w:eastAsia="Times New Roman" w:hAnsi="Times New Roman" w:cs="Times New Roman"/>
              <w:sz w:val="24"/>
              <w:szCs w:val="24"/>
              <w:lang w:val="en-US"/>
            </w:rPr>
            <w:delText>this</w:delText>
          </w:r>
        </w:del>
      </w:ins>
      <w:ins w:id="1000" w:author="Автор" w:date="2025-12-15T14:41:00Z">
        <w:r w:rsidR="006363C9">
          <w:rPr>
            <w:rFonts w:ascii="Times New Roman" w:eastAsia="Times New Roman" w:hAnsi="Times New Roman" w:cs="Times New Roman"/>
            <w:sz w:val="24"/>
            <w:szCs w:val="24"/>
            <w:lang w:val="en-US"/>
          </w:rPr>
          <w:t>combining sequences from different dates</w:t>
        </w:r>
      </w:ins>
      <w:ins w:id="1001" w:author="Автор" w:date="2025-12-02T16:18:00Z">
        <w:r w:rsidRPr="00545794">
          <w:rPr>
            <w:rFonts w:ascii="Times New Roman" w:eastAsia="Times New Roman" w:hAnsi="Times New Roman" w:cs="Times New Roman"/>
            <w:sz w:val="24"/>
            <w:szCs w:val="24"/>
            <w:lang w:val="en-US"/>
          </w:rPr>
          <w:t xml:space="preserve"> is </w:t>
        </w:r>
        <w:del w:id="1002" w:author="Автор" w:date="2025-12-15T14:41:00Z">
          <w:r w:rsidRPr="00545794" w:rsidDel="006363C9">
            <w:rPr>
              <w:rFonts w:ascii="Times New Roman" w:eastAsia="Times New Roman" w:hAnsi="Times New Roman" w:cs="Times New Roman"/>
              <w:sz w:val="24"/>
              <w:szCs w:val="24"/>
              <w:lang w:val="en-US"/>
            </w:rPr>
            <w:delText xml:space="preserve">not the problem, but </w:delText>
          </w:r>
        </w:del>
        <w:r w:rsidRPr="00545794">
          <w:rPr>
            <w:rFonts w:ascii="Times New Roman" w:eastAsia="Times New Roman" w:hAnsi="Times New Roman" w:cs="Times New Roman"/>
            <w:sz w:val="24"/>
            <w:szCs w:val="24"/>
            <w:lang w:val="en-US"/>
          </w:rPr>
          <w:t xml:space="preserve">an advantage, because </w:t>
        </w:r>
      </w:ins>
      <w:ins w:id="1003" w:author="Автор" w:date="2025-12-15T14:41:00Z">
        <w:r w:rsidR="006363C9">
          <w:rPr>
            <w:rFonts w:ascii="Times New Roman" w:eastAsia="Times New Roman" w:hAnsi="Times New Roman" w:cs="Times New Roman"/>
            <w:sz w:val="24"/>
            <w:szCs w:val="24"/>
            <w:lang w:val="en-US"/>
          </w:rPr>
          <w:t>one</w:t>
        </w:r>
      </w:ins>
      <w:ins w:id="1004" w:author="Автор" w:date="2025-12-02T16:18:00Z">
        <w:del w:id="1005" w:author="Автор" w:date="2025-12-15T14:41:00Z">
          <w:r w:rsidRPr="00545794" w:rsidDel="006363C9">
            <w:rPr>
              <w:rFonts w:ascii="Times New Roman" w:eastAsia="Times New Roman" w:hAnsi="Times New Roman" w:cs="Times New Roman"/>
              <w:sz w:val="24"/>
              <w:szCs w:val="24"/>
              <w:lang w:val="en-US"/>
            </w:rPr>
            <w:delText>we</w:delText>
          </w:r>
        </w:del>
        <w:r w:rsidRPr="00545794">
          <w:rPr>
            <w:rFonts w:ascii="Times New Roman" w:eastAsia="Times New Roman" w:hAnsi="Times New Roman" w:cs="Times New Roman"/>
            <w:sz w:val="24"/>
            <w:szCs w:val="24"/>
            <w:lang w:val="en-US"/>
          </w:rPr>
          <w:t xml:space="preserve"> </w:t>
        </w:r>
        <w:del w:id="1006" w:author="Автор" w:date="2025-12-15T14:41:00Z">
          <w:r w:rsidRPr="00545794" w:rsidDel="006363C9">
            <w:rPr>
              <w:rFonts w:ascii="Times New Roman" w:eastAsia="Times New Roman" w:hAnsi="Times New Roman" w:cs="Times New Roman"/>
              <w:sz w:val="24"/>
              <w:szCs w:val="24"/>
              <w:lang w:val="en-US"/>
            </w:rPr>
            <w:delText xml:space="preserve">can </w:delText>
          </w:r>
        </w:del>
        <w:r w:rsidRPr="00545794">
          <w:rPr>
            <w:rFonts w:ascii="Times New Roman" w:eastAsia="Times New Roman" w:hAnsi="Times New Roman" w:cs="Times New Roman"/>
            <w:sz w:val="24"/>
            <w:szCs w:val="24"/>
            <w:lang w:val="en-US"/>
          </w:rPr>
          <w:t>compare</w:t>
        </w:r>
      </w:ins>
      <w:ins w:id="1007" w:author="Автор" w:date="2025-12-15T14:41:00Z">
        <w:r w:rsidR="006363C9">
          <w:rPr>
            <w:rFonts w:ascii="Times New Roman" w:eastAsia="Times New Roman" w:hAnsi="Times New Roman" w:cs="Times New Roman"/>
            <w:sz w:val="24"/>
            <w:szCs w:val="24"/>
            <w:lang w:val="en-US"/>
          </w:rPr>
          <w:t>s</w:t>
        </w:r>
      </w:ins>
      <w:ins w:id="1008" w:author="Автор" w:date="2025-12-02T16:18:00Z">
        <w:r w:rsidRPr="00545794">
          <w:rPr>
            <w:rFonts w:ascii="Times New Roman" w:eastAsia="Times New Roman" w:hAnsi="Times New Roman" w:cs="Times New Roman"/>
            <w:sz w:val="24"/>
            <w:szCs w:val="24"/>
            <w:lang w:val="en-US"/>
          </w:rPr>
          <w:t xml:space="preserve"> earlier and later strains and thus find</w:t>
        </w:r>
      </w:ins>
      <w:ins w:id="1009" w:author="Автор" w:date="2025-12-15T14:41:00Z">
        <w:r w:rsidR="006363C9">
          <w:rPr>
            <w:rFonts w:ascii="Times New Roman" w:eastAsia="Times New Roman" w:hAnsi="Times New Roman" w:cs="Times New Roman"/>
            <w:sz w:val="24"/>
            <w:szCs w:val="24"/>
            <w:lang w:val="en-US"/>
          </w:rPr>
          <w:t>s</w:t>
        </w:r>
      </w:ins>
      <w:ins w:id="1010" w:author="Автор" w:date="2025-12-02T16:18:00Z">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ins w:id="1011" w:author="Автор" w:date="2025-12-15T14:42:00Z">
        <w:r w:rsidR="006363C9" w:rsidRPr="006363C9" w:rsidDel="006363C9">
          <w:rPr>
            <w:rFonts w:ascii="Times New Roman" w:eastAsia="Times New Roman" w:hAnsi="Times New Roman" w:cs="Times New Roman"/>
            <w:sz w:val="24"/>
            <w:szCs w:val="24"/>
            <w:lang w:val="en-US"/>
          </w:rPr>
          <w:t xml:space="preserve"> </w:t>
        </w:r>
      </w:ins>
      <w:del w:id="1012" w:author="Автор" w:date="2025-12-15T14:42:00Z">
        <w:r w:rsidR="00C46D0B" w:rsidDel="006363C9">
          <w:rPr>
            <w:rFonts w:ascii="Times New Roman" w:eastAsia="Times New Roman" w:hAnsi="Times New Roman" w:cs="Times New Roman"/>
            <w:sz w:val="24"/>
            <w:szCs w:val="24"/>
            <w:lang w:val="en-US"/>
          </w:rPr>
          <w:delText>{Lagunov, 2025 #33}</w:delText>
        </w:r>
      </w:del>
      <w:ins w:id="1013" w:author="Автор" w:date="2025-12-02T16:23:00Z">
        <w:del w:id="1014" w:author="Автор" w:date="2025-12-03T00:47:00Z">
          <w:r w:rsidR="00557C49" w:rsidRPr="00557C49" w:rsidDel="000F22EE">
            <w:rPr>
              <w:rFonts w:ascii="Times New Roman" w:eastAsia="Times New Roman" w:hAnsi="Times New Roman" w:cs="Times New Roman"/>
              <w:sz w:val="24"/>
              <w:szCs w:val="24"/>
              <w:lang w:val="en-US"/>
            </w:rPr>
            <w:delText>{Lagunov, 2025 #31}</w:delText>
          </w:r>
        </w:del>
      </w:ins>
      <w:ins w:id="1015" w:author="Автор" w:date="2025-12-02T16:18:00Z">
        <w:r w:rsidRPr="00545794">
          <w:rPr>
            <w:rFonts w:ascii="Times New Roman" w:eastAsia="Times New Roman" w:hAnsi="Times New Roman" w:cs="Times New Roman"/>
            <w:sz w:val="24"/>
            <w:szCs w:val="24"/>
            <w:lang w:val="en-US"/>
          </w:rPr>
          <w:t>.</w:t>
        </w:r>
      </w:ins>
    </w:p>
    <w:p w14:paraId="7DBA8D28" w14:textId="3453A15B" w:rsidR="0087149A" w:rsidRPr="00742F5B" w:rsidRDefault="0076272C">
      <w:pPr>
        <w:spacing w:after="0" w:line="360" w:lineRule="auto"/>
        <w:ind w:firstLine="709"/>
        <w:jc w:val="both"/>
        <w:rPr>
          <w:rFonts w:ascii="Times New Roman" w:eastAsia="Times New Roman" w:hAnsi="Times New Roman" w:cs="Times New Roman"/>
          <w:sz w:val="20"/>
          <w:szCs w:val="20"/>
          <w:lang w:val="en-US"/>
          <w:rPrChange w:id="1016" w:author="Автор" w:date="2025-12-02T15:34:00Z">
            <w:rPr>
              <w:rFonts w:ascii="Times New Roman" w:eastAsia="Times New Roman" w:hAnsi="Times New Roman" w:cs="Times New Roman"/>
              <w:sz w:val="20"/>
              <w:szCs w:val="20"/>
            </w:rPr>
          </w:rPrChange>
        </w:rPr>
      </w:pPr>
      <w:r>
        <w:rPr>
          <w:rFonts w:ascii="Times New Roman" w:eastAsia="Times New Roman" w:hAnsi="Times New Roman" w:cs="Times New Roman"/>
          <w:sz w:val="24"/>
          <w:szCs w:val="24"/>
        </w:rPr>
        <w:lastRenderedPageBreak/>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del w:id="1017" w:author="Автор" w:date="2025-12-03T00:01:00Z">
        <w:r w:rsidDel="0071539E">
          <w:rPr>
            <w:rFonts w:ascii="Times New Roman" w:eastAsia="Times New Roman" w:hAnsi="Times New Roman" w:cs="Times New Roman"/>
            <w:sz w:val="24"/>
            <w:szCs w:val="24"/>
          </w:rPr>
          <w:delText>(61)</w:delText>
        </w:r>
      </w:del>
      <w:r>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ins w:id="1018" w:author="Автор" w:date="2025-12-02T15:34:00Z">
        <w:r w:rsidR="00BE537C" w:rsidRPr="00742F5B">
          <w:rPr>
            <w:rFonts w:ascii="Times New Roman" w:eastAsia="Times New Roman" w:hAnsi="Times New Roman" w:cs="Times New Roman"/>
            <w:sz w:val="24"/>
            <w:szCs w:val="24"/>
            <w:rPrChange w:id="1019" w:author="Автор" w:date="2025-12-02T15:35:00Z">
              <w:rPr>
                <w:rFonts w:ascii="Times New Roman" w:hAnsi="Times New Roman" w:cs="Times New Roman"/>
                <w:color w:val="000000"/>
                <w:sz w:val="20"/>
                <w:szCs w:val="20"/>
                <w:shd w:val="clear" w:color="auto" w:fill="FFFFFF"/>
                <w:lang w:val="en-US"/>
              </w:rPr>
            </w:rPrChange>
          </w:rPr>
          <w:t>We put the monomorphism threshold at two values (Table 1) and ma</w:t>
        </w:r>
      </w:ins>
      <w:ins w:id="1020" w:author="Автор" w:date="2025-12-02T15:35:00Z">
        <w:r w:rsidR="00B67E12">
          <w:rPr>
            <w:rFonts w:ascii="Times New Roman" w:eastAsia="Times New Roman" w:hAnsi="Times New Roman" w:cs="Times New Roman"/>
            <w:sz w:val="24"/>
            <w:szCs w:val="24"/>
          </w:rPr>
          <w:t>ke</w:t>
        </w:r>
      </w:ins>
      <w:ins w:id="1021" w:author="Автор" w:date="2025-12-02T15:34:00Z">
        <w:del w:id="1022" w:author="Автор" w:date="2025-12-02T15:35:00Z">
          <w:r w:rsidR="00BE537C" w:rsidRPr="00742F5B" w:rsidDel="00B67E12">
            <w:rPr>
              <w:rFonts w:ascii="Times New Roman" w:eastAsia="Times New Roman" w:hAnsi="Times New Roman" w:cs="Times New Roman"/>
              <w:sz w:val="24"/>
              <w:szCs w:val="24"/>
              <w:rPrChange w:id="1023" w:author="Автор" w:date="2025-12-02T15:35:00Z">
                <w:rPr>
                  <w:rFonts w:ascii="Times New Roman" w:hAnsi="Times New Roman" w:cs="Times New Roman"/>
                  <w:color w:val="000000"/>
                  <w:sz w:val="20"/>
                  <w:szCs w:val="20"/>
                  <w:shd w:val="clear" w:color="auto" w:fill="FFFFFF"/>
                  <w:lang w:val="en-US"/>
                </w:rPr>
              </w:rPrChange>
            </w:rPr>
            <w:delText>de</w:delText>
          </w:r>
        </w:del>
        <w:r w:rsidR="00BE537C" w:rsidRPr="00742F5B">
          <w:rPr>
            <w:rFonts w:ascii="Times New Roman" w:eastAsia="Times New Roman" w:hAnsi="Times New Roman" w:cs="Times New Roman"/>
            <w:sz w:val="24"/>
            <w:szCs w:val="24"/>
            <w:rPrChange w:id="1024" w:author="Автор" w:date="2025-12-02T15:35:00Z">
              <w:rPr>
                <w:rFonts w:ascii="Times New Roman" w:hAnsi="Times New Roman" w:cs="Times New Roman"/>
                <w:color w:val="000000"/>
                <w:sz w:val="20"/>
                <w:szCs w:val="20"/>
                <w:shd w:val="clear" w:color="auto" w:fill="FFFFFF"/>
                <w:lang w:val="en-US"/>
              </w:rPr>
            </w:rPrChange>
          </w:rPr>
          <w:t xml:space="preserve"> sure that the choice does not affect final results</w:t>
        </w:r>
      </w:ins>
      <w:ins w:id="1025" w:author="Автор" w:date="2025-12-02T15:36:00Z">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ins>
      <w:ins w:id="1026" w:author="Автор" w:date="2025-12-02T15:34:00Z">
        <w:r w:rsidR="00BE537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26B956C"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del w:id="1027" w:author="Автор" w:date="2025-12-02T16:17:00Z">
        <w:r w:rsidDel="00545794">
          <w:rPr>
            <w:rFonts w:ascii="Times New Roman" w:eastAsia="Times New Roman" w:hAnsi="Times New Roman" w:cs="Times New Roman"/>
            <w:b/>
            <w:color w:val="000000"/>
            <w:sz w:val="24"/>
            <w:szCs w:val="24"/>
          </w:rPr>
          <w:delText>Preparing genomic data.</w:delText>
        </w:r>
        <w:r w:rsidDel="00545794">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3F093899"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ins w:id="1028" w:author="Автор" w:date="2025-12-02T15:28:00Z">
        <w:r w:rsidR="007E084A">
          <w:rPr>
            <w:rFonts w:ascii="Times New Roman" w:eastAsia="Times New Roman" w:hAnsi="Times New Roman" w:cs="Times New Roman"/>
            <w:color w:val="000000"/>
            <w:sz w:val="24"/>
            <w:szCs w:val="24"/>
          </w:rPr>
          <w:t xml:space="preserve">the </w:t>
        </w:r>
      </w:ins>
      <w:del w:id="1029" w:author="Автор" w:date="2025-12-02T15:28:00Z">
        <w:r w:rsidDel="007E084A">
          <w:rPr>
            <w:rFonts w:ascii="Times New Roman" w:eastAsia="Times New Roman" w:hAnsi="Times New Roman" w:cs="Times New Roman"/>
            <w:color w:val="000000"/>
            <w:sz w:val="24"/>
            <w:szCs w:val="24"/>
          </w:rPr>
          <w:delText xml:space="preserve">Universal </w:delText>
        </w:r>
      </w:del>
      <w:ins w:id="1030" w:author="Автор" w:date="2025-12-02T15:28:00Z">
        <w:r w:rsidR="007E084A">
          <w:rPr>
            <w:rFonts w:ascii="Times New Roman" w:eastAsia="Times New Roman" w:hAnsi="Times New Roman" w:cs="Times New Roman"/>
            <w:color w:val="000000"/>
            <w:sz w:val="24"/>
            <w:szCs w:val="24"/>
          </w:rPr>
          <w:t>universal f</w:t>
        </w:r>
      </w:ins>
      <w:del w:id="1031" w:author="Автор" w:date="2025-12-02T15:28:00Z">
        <w:r w:rsidDel="007E084A">
          <w:rPr>
            <w:rFonts w:ascii="Times New Roman" w:eastAsia="Times New Roman" w:hAnsi="Times New Roman" w:cs="Times New Roman"/>
            <w:color w:val="000000"/>
            <w:sz w:val="24"/>
            <w:szCs w:val="24"/>
          </w:rPr>
          <w:delText>F</w:delText>
        </w:r>
      </w:del>
      <w:r>
        <w:rPr>
          <w:rFonts w:ascii="Times New Roman" w:eastAsia="Times New Roman" w:hAnsi="Times New Roman" w:cs="Times New Roman"/>
          <w:color w:val="000000"/>
          <w:sz w:val="24"/>
          <w:szCs w:val="24"/>
        </w:rPr>
        <w:t xml:space="preserve">ootprint of </w:t>
      </w:r>
      <w:ins w:id="1032" w:author="Автор" w:date="2025-12-02T15:28:00Z">
        <w:r w:rsidR="007E084A">
          <w:rPr>
            <w:rFonts w:ascii="Times New Roman" w:eastAsia="Times New Roman" w:hAnsi="Times New Roman" w:cs="Times New Roman"/>
            <w:color w:val="000000"/>
            <w:sz w:val="24"/>
            <w:szCs w:val="24"/>
          </w:rPr>
          <w:t>e</w:t>
        </w:r>
      </w:ins>
      <w:del w:id="1033" w:author="Автор" w:date="2025-12-02T15:28:00Z">
        <w:r w:rsidDel="007E084A">
          <w:rPr>
            <w:rFonts w:ascii="Times New Roman" w:eastAsia="Times New Roman" w:hAnsi="Times New Roman" w:cs="Times New Roman"/>
            <w:color w:val="000000"/>
            <w:sz w:val="24"/>
            <w:szCs w:val="24"/>
          </w:rPr>
          <w:delText>E</w:delText>
        </w:r>
      </w:del>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del w:id="1034" w:author="Автор" w:date="2025-12-15T14:42:00Z">
        <w:r w:rsidR="00C46D0B" w:rsidDel="006363C9">
          <w:rPr>
            <w:rFonts w:ascii="Times New Roman" w:hAnsi="Times New Roman" w:cs="Times New Roman"/>
            <w:bCs/>
            <w:sz w:val="24"/>
            <w:szCs w:val="24"/>
            <w:lang w:val="en-US"/>
          </w:rPr>
          <w:delText>{Pedruzzi, 2018 #156}</w:delText>
        </w:r>
      </w:del>
      <w:del w:id="1035" w:author="Автор" w:date="2025-12-03T00:01:00Z">
        <w:r w:rsidDel="004D53FB">
          <w:rPr>
            <w:rFonts w:ascii="Times New Roman" w:eastAsia="Times New Roman" w:hAnsi="Times New Roman" w:cs="Times New Roman"/>
            <w:sz w:val="24"/>
            <w:szCs w:val="24"/>
          </w:rPr>
          <w:delText>(35)</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ins w:id="1036" w:author="Автор" w:date="2025-12-02T15:19:00Z">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oMath>
      </w:ins>
      <m:oMath>
        <m:r>
          <m:rPr>
            <m:sty m:val="p"/>
          </m:rPr>
          <w:rPr>
            <w:rFonts w:ascii="Cambria Math" w:eastAsia="Times New Roman" w:hAnsi="Cambria Math" w:cs="Times New Roman"/>
            <w:color w:val="000000"/>
            <w:sz w:val="24"/>
            <w:szCs w:val="24"/>
          </w:rPr>
          <m:t>log</m:t>
        </m:r>
        <m:r>
          <w:del w:id="1037" w:author="Автор" w:date="2025-12-02T15:30:00Z">
            <m:rPr>
              <m:sty m:val="p"/>
            </m:rPr>
            <w:rPr>
              <w:rFonts w:ascii="Cambria Math" w:eastAsia="Times New Roman" w:hAnsi="Cambria Math" w:cs="Times New Roman"/>
              <w:color w:val="000000"/>
              <w:sz w:val="24"/>
              <w:szCs w:val="24"/>
            </w:rPr>
            <m:t>⁡</m:t>
          </w:del>
        </m:r>
        <m:d>
          <m:dPr>
            <m:ctrlPr>
              <w:ins w:id="1038" w:author="Автор" w:date="2025-12-02T15:22:00Z">
                <w:rPr>
                  <w:rFonts w:ascii="Cambria Math" w:eastAsia="Times New Roman" w:hAnsi="Cambria Math" w:cs="Times New Roman"/>
                  <w:i/>
                  <w:color w:val="000000"/>
                  <w:sz w:val="24"/>
                  <w:szCs w:val="24"/>
                </w:rPr>
              </w:ins>
            </m:ctrlPr>
          </m:dPr>
          <m:e>
            <m:f>
              <m:fPr>
                <m:ctrlPr>
                  <w:ins w:id="1039" w:author="Автор" w:date="2025-12-02T15:22:00Z">
                    <w:rPr>
                      <w:rFonts w:ascii="Cambria Math" w:eastAsia="Times New Roman" w:hAnsi="Cambria Math" w:cs="Times New Roman"/>
                      <w:i/>
                      <w:color w:val="000000"/>
                      <w:sz w:val="24"/>
                      <w:szCs w:val="24"/>
                    </w:rPr>
                  </w:ins>
                </m:ctrlPr>
              </m:fPr>
              <m:num>
                <m:sSub>
                  <m:sSubPr>
                    <m:ctrlPr>
                      <w:ins w:id="1040" w:author="Автор" w:date="2025-12-02T15:22:00Z">
                        <w:rPr>
                          <w:rFonts w:ascii="Cambria Math" w:eastAsia="Times New Roman" w:hAnsi="Cambria Math" w:cs="Times New Roman"/>
                          <w:i/>
                          <w:color w:val="000000"/>
                          <w:sz w:val="24"/>
                          <w:szCs w:val="24"/>
                        </w:rPr>
                      </w:ins>
                    </m:ctrlPr>
                  </m:sSubPr>
                  <m:e>
                    <m:r>
                      <w:ins w:id="1041" w:author="Автор" w:date="2025-12-02T15:22:00Z">
                        <w:rPr>
                          <w:rFonts w:ascii="Cambria Math" w:eastAsia="Times New Roman" w:hAnsi="Cambria Math" w:cs="Times New Roman"/>
                          <w:color w:val="000000"/>
                          <w:sz w:val="24"/>
                          <w:szCs w:val="24"/>
                        </w:rPr>
                        <m:t>f</m:t>
                      </w:ins>
                    </m:r>
                  </m:e>
                  <m:sub>
                    <m:r>
                      <w:ins w:id="1042" w:author="Автор" w:date="2025-12-02T15:22:00Z">
                        <w:rPr>
                          <w:rFonts w:ascii="Cambria Math" w:eastAsia="Times New Roman" w:hAnsi="Cambria Math" w:cs="Times New Roman"/>
                          <w:color w:val="000000"/>
                          <w:sz w:val="24"/>
                          <w:szCs w:val="24"/>
                        </w:rPr>
                        <m:t>11</m:t>
                      </w:ins>
                    </m:r>
                  </m:sub>
                </m:sSub>
              </m:num>
              <m:den>
                <m:sSub>
                  <m:sSubPr>
                    <m:ctrlPr>
                      <w:ins w:id="1043" w:author="Автор" w:date="2025-12-02T15:22:00Z">
                        <w:rPr>
                          <w:rFonts w:ascii="Cambria Math" w:eastAsia="Times New Roman" w:hAnsi="Cambria Math" w:cs="Times New Roman"/>
                          <w:i/>
                          <w:color w:val="000000"/>
                          <w:sz w:val="24"/>
                          <w:szCs w:val="24"/>
                        </w:rPr>
                      </w:ins>
                    </m:ctrlPr>
                  </m:sSubPr>
                  <m:e>
                    <m:r>
                      <w:ins w:id="1044" w:author="Автор" w:date="2025-12-02T15:22:00Z">
                        <w:rPr>
                          <w:rFonts w:ascii="Cambria Math" w:eastAsia="Times New Roman" w:hAnsi="Cambria Math" w:cs="Times New Roman"/>
                          <w:color w:val="000000"/>
                          <w:sz w:val="24"/>
                          <w:szCs w:val="24"/>
                        </w:rPr>
                        <m:t>f</m:t>
                      </w:ins>
                    </m:r>
                  </m:e>
                  <m:sub>
                    <m:r>
                      <w:ins w:id="1045" w:author="Автор" w:date="2025-12-02T15:22:00Z">
                        <w:rPr>
                          <w:rFonts w:ascii="Cambria Math" w:eastAsia="Times New Roman" w:hAnsi="Cambria Math" w:cs="Times New Roman"/>
                          <w:color w:val="000000"/>
                          <w:sz w:val="24"/>
                          <w:szCs w:val="24"/>
                        </w:rPr>
                        <m:t>00</m:t>
                      </w:ins>
                    </m:r>
                  </m:sub>
                </m:sSub>
              </m:den>
            </m:f>
          </m:e>
        </m:d>
        <m:r>
          <w:ins w:id="1046" w:author="Автор" w:date="2025-12-02T15:19:00Z">
            <w:del w:id="1047" w:author="Автор" w:date="2025-12-02T15:22:00Z">
              <w:rPr>
                <w:rFonts w:ascii="Cambria Math" w:eastAsia="Times New Roman" w:hAnsi="Cambria Math" w:cs="Times New Roman"/>
                <w:color w:val="000000"/>
                <w:sz w:val="24"/>
                <w:szCs w:val="24"/>
              </w:rPr>
              <m:t>(</m:t>
            </w:del>
          </w:ins>
        </m:r>
        <m:f>
          <m:fPr>
            <m:ctrlPr>
              <w:ins w:id="1048" w:author="Автор" w:date="2025-12-02T15:20:00Z">
                <w:del w:id="1049" w:author="Автор" w:date="2025-12-02T15:22:00Z">
                  <w:rPr>
                    <w:rFonts w:ascii="Cambria Math" w:eastAsia="Times New Roman" w:hAnsi="Cambria Math" w:cs="Times New Roman"/>
                    <w:i/>
                    <w:color w:val="000000"/>
                    <w:sz w:val="24"/>
                    <w:szCs w:val="24"/>
                  </w:rPr>
                </w:del>
              </w:ins>
            </m:ctrlPr>
          </m:fPr>
          <m:num/>
          <m:den/>
        </m:f>
        <m:r>
          <w:ins w:id="1050" w:author="Автор" w:date="2025-12-02T15:20:00Z">
            <w:del w:id="1051" w:author="Автор" w:date="2025-12-02T15:22:00Z">
              <w:rPr>
                <w:rFonts w:ascii="Cambria Math" w:eastAsia="Times New Roman" w:hAnsi="Cambria Math" w:cs="Times New Roman"/>
                <w:color w:val="000000"/>
                <w:sz w:val="24"/>
                <w:szCs w:val="24"/>
              </w:rPr>
              <m:t>)</m:t>
            </w:del>
          </w:ins>
        </m:r>
        <m:r>
          <w:ins w:id="1052" w:author="Автор" w:date="2025-12-02T15:20:00Z">
            <w:rPr>
              <w:rFonts w:ascii="Cambria Math" w:eastAsia="Times New Roman" w:hAnsi="Cambria Math" w:cs="Times New Roman"/>
              <w:color w:val="000000"/>
              <w:sz w:val="24"/>
              <w:szCs w:val="24"/>
            </w:rPr>
            <m:t>/</m:t>
          </w:ins>
        </m:r>
        <m:r>
          <m:rPr>
            <m:sty m:val="p"/>
          </m:rPr>
          <w:rPr>
            <w:rFonts w:ascii="Cambria Math" w:eastAsia="Times New Roman" w:hAnsi="Cambria Math" w:cs="Times New Roman"/>
            <w:color w:val="000000"/>
            <w:sz w:val="24"/>
            <w:szCs w:val="24"/>
          </w:rPr>
          <m:t>log</m:t>
        </m:r>
        <m:r>
          <w:del w:id="1053" w:author="Автор" w:date="2025-12-02T15:23:00Z">
            <m:rPr>
              <m:sty m:val="p"/>
            </m:rPr>
            <w:rPr>
              <w:rFonts w:ascii="Cambria Math" w:eastAsia="Times New Roman" w:hAnsi="Cambria Math" w:cs="Times New Roman"/>
              <w:color w:val="000000"/>
              <w:sz w:val="24"/>
              <w:szCs w:val="24"/>
            </w:rPr>
            <m:t>⁡</m:t>
          </w:del>
        </m:r>
        <m:r>
          <w:ins w:id="1054" w:author="Автор" w:date="2025-12-02T15:20:00Z">
            <w:del w:id="1055" w:author="Автор" w:date="2025-12-02T15:22:00Z">
              <w:rPr>
                <w:rFonts w:ascii="Cambria Math" w:eastAsia="Times New Roman" w:hAnsi="Cambria Math" w:cs="Times New Roman"/>
                <w:color w:val="000000"/>
                <w:sz w:val="24"/>
                <w:szCs w:val="24"/>
              </w:rPr>
              <m:t>(</m:t>
            </w:del>
          </w:ins>
        </m:r>
        <m:d>
          <m:dPr>
            <m:ctrlPr>
              <w:ins w:id="1056" w:author="Автор" w:date="2025-12-02T15:22:00Z">
                <w:rPr>
                  <w:rFonts w:ascii="Cambria Math" w:eastAsia="Times New Roman" w:hAnsi="Cambria Math" w:cs="Times New Roman"/>
                  <w:i/>
                  <w:color w:val="000000"/>
                  <w:sz w:val="24"/>
                  <w:szCs w:val="24"/>
                </w:rPr>
              </w:ins>
            </m:ctrlPr>
          </m:dPr>
          <m:e>
            <m:f>
              <m:fPr>
                <m:ctrlPr>
                  <w:ins w:id="1057" w:author="Автор" w:date="2025-12-02T15:22:00Z">
                    <w:rPr>
                      <w:rFonts w:ascii="Cambria Math" w:eastAsia="Times New Roman" w:hAnsi="Cambria Math" w:cs="Times New Roman"/>
                      <w:i/>
                      <w:color w:val="000000"/>
                      <w:sz w:val="24"/>
                      <w:szCs w:val="24"/>
                    </w:rPr>
                  </w:ins>
                </m:ctrlPr>
              </m:fPr>
              <m:num>
                <m:sSub>
                  <m:sSubPr>
                    <m:ctrlPr>
                      <w:ins w:id="1058" w:author="Автор" w:date="2025-12-02T15:22:00Z">
                        <w:rPr>
                          <w:rFonts w:ascii="Cambria Math" w:eastAsia="Times New Roman" w:hAnsi="Cambria Math" w:cs="Times New Roman"/>
                          <w:i/>
                          <w:color w:val="000000"/>
                          <w:sz w:val="24"/>
                          <w:szCs w:val="24"/>
                        </w:rPr>
                      </w:ins>
                    </m:ctrlPr>
                  </m:sSubPr>
                  <m:e>
                    <m:r>
                      <w:ins w:id="1059" w:author="Автор" w:date="2025-12-02T15:22:00Z">
                        <w:rPr>
                          <w:rFonts w:ascii="Cambria Math" w:eastAsia="Times New Roman" w:hAnsi="Cambria Math" w:cs="Times New Roman"/>
                          <w:color w:val="000000"/>
                          <w:sz w:val="24"/>
                          <w:szCs w:val="24"/>
                        </w:rPr>
                        <m:t>f</m:t>
                      </w:ins>
                    </m:r>
                  </m:e>
                  <m:sub>
                    <m:r>
                      <w:ins w:id="1060" w:author="Автор" w:date="2025-12-02T15:22:00Z">
                        <w:rPr>
                          <w:rFonts w:ascii="Cambria Math" w:eastAsia="Times New Roman" w:hAnsi="Cambria Math" w:cs="Times New Roman"/>
                          <w:color w:val="000000"/>
                          <w:sz w:val="24"/>
                          <w:szCs w:val="24"/>
                        </w:rPr>
                        <m:t>01</m:t>
                      </w:ins>
                    </m:r>
                  </m:sub>
                </m:sSub>
                <m:sSub>
                  <m:sSubPr>
                    <m:ctrlPr>
                      <w:ins w:id="1061" w:author="Автор" w:date="2025-12-02T15:22:00Z">
                        <w:rPr>
                          <w:rFonts w:ascii="Cambria Math" w:eastAsia="Times New Roman" w:hAnsi="Cambria Math" w:cs="Times New Roman"/>
                          <w:i/>
                          <w:color w:val="000000"/>
                          <w:sz w:val="24"/>
                          <w:szCs w:val="24"/>
                        </w:rPr>
                      </w:ins>
                    </m:ctrlPr>
                  </m:sSubPr>
                  <m:e>
                    <m:r>
                      <w:ins w:id="1062" w:author="Автор" w:date="2025-12-02T15:22:00Z">
                        <w:rPr>
                          <w:rFonts w:ascii="Cambria Math" w:eastAsia="Times New Roman" w:hAnsi="Cambria Math" w:cs="Times New Roman"/>
                          <w:color w:val="000000"/>
                          <w:sz w:val="24"/>
                          <w:szCs w:val="24"/>
                        </w:rPr>
                        <m:t>f</m:t>
                      </w:ins>
                    </m:r>
                  </m:e>
                  <m:sub>
                    <m:r>
                      <w:ins w:id="1063" w:author="Автор" w:date="2025-12-02T15:22:00Z">
                        <w:rPr>
                          <w:rFonts w:ascii="Cambria Math" w:eastAsia="Times New Roman" w:hAnsi="Cambria Math" w:cs="Times New Roman"/>
                          <w:color w:val="000000"/>
                          <w:sz w:val="24"/>
                          <w:szCs w:val="24"/>
                        </w:rPr>
                        <m:t>10</m:t>
                      </w:ins>
                    </m:r>
                  </m:sub>
                </m:sSub>
              </m:num>
              <m:den>
                <m:sSubSup>
                  <m:sSubSupPr>
                    <m:ctrlPr>
                      <w:ins w:id="1064" w:author="Автор" w:date="2025-12-02T15:22:00Z">
                        <w:rPr>
                          <w:rFonts w:ascii="Cambria Math" w:eastAsia="Times New Roman" w:hAnsi="Cambria Math" w:cs="Times New Roman"/>
                          <w:i/>
                          <w:color w:val="000000"/>
                          <w:sz w:val="24"/>
                          <w:szCs w:val="24"/>
                        </w:rPr>
                      </w:ins>
                    </m:ctrlPr>
                  </m:sSubSupPr>
                  <m:e>
                    <m:r>
                      <w:ins w:id="1065" w:author="Автор" w:date="2025-12-02T15:22:00Z">
                        <w:rPr>
                          <w:rFonts w:ascii="Cambria Math" w:eastAsia="Times New Roman" w:hAnsi="Cambria Math" w:cs="Times New Roman"/>
                          <w:color w:val="000000"/>
                          <w:sz w:val="24"/>
                          <w:szCs w:val="24"/>
                        </w:rPr>
                        <m:t>f</m:t>
                      </w:ins>
                    </m:r>
                  </m:e>
                  <m:sub>
                    <m:r>
                      <w:ins w:id="1066" w:author="Автор" w:date="2025-12-02T15:22:00Z">
                        <w:rPr>
                          <w:rFonts w:ascii="Cambria Math" w:eastAsia="Times New Roman" w:hAnsi="Cambria Math" w:cs="Times New Roman"/>
                          <w:color w:val="000000"/>
                          <w:sz w:val="24"/>
                          <w:szCs w:val="24"/>
                        </w:rPr>
                        <m:t>00</m:t>
                      </w:ins>
                    </m:r>
                  </m:sub>
                  <m:sup>
                    <m:r>
                      <w:ins w:id="1067" w:author="Автор" w:date="2025-12-02T15:22:00Z">
                        <w:rPr>
                          <w:rFonts w:ascii="Cambria Math" w:eastAsia="Times New Roman" w:hAnsi="Cambria Math" w:cs="Times New Roman"/>
                          <w:color w:val="000000"/>
                          <w:sz w:val="24"/>
                          <w:szCs w:val="24"/>
                        </w:rPr>
                        <m:t>2</m:t>
                      </w:ins>
                    </m:r>
                  </m:sup>
                </m:sSubSup>
              </m:den>
            </m:f>
          </m:e>
        </m:d>
        <m:f>
          <m:fPr>
            <m:ctrlPr>
              <w:ins w:id="1068" w:author="Автор" w:date="2025-12-02T15:20:00Z">
                <w:del w:id="1069" w:author="Автор" w:date="2025-12-02T15:22:00Z">
                  <w:rPr>
                    <w:rFonts w:ascii="Cambria Math" w:eastAsia="Times New Roman" w:hAnsi="Cambria Math" w:cs="Times New Roman"/>
                    <w:i/>
                    <w:color w:val="000000"/>
                    <w:sz w:val="24"/>
                    <w:szCs w:val="24"/>
                  </w:rPr>
                </w:del>
              </w:ins>
            </m:ctrlPr>
          </m:fPr>
          <m:num/>
          <m:den/>
        </m:f>
        <m:r>
          <w:ins w:id="1070" w:author="Автор" w:date="2025-12-02T15:20:00Z">
            <w:del w:id="1071" w:author="Автор" w:date="2025-12-02T15:22:00Z">
              <w:rPr>
                <w:rFonts w:ascii="Cambria Math" w:eastAsia="Times New Roman" w:hAnsi="Cambria Math" w:cs="Times New Roman"/>
                <w:color w:val="000000"/>
                <w:sz w:val="24"/>
                <w:szCs w:val="24"/>
              </w:rPr>
              <m:t>)</m:t>
            </w:del>
          </w:ins>
        </m:r>
        <m:r>
          <w:ins w:id="1072" w:author="Автор" w:date="2025-12-02T15:20:00Z">
            <w:rPr>
              <w:rFonts w:ascii="Cambria Math" w:eastAsia="Times New Roman" w:hAnsi="Cambria Math" w:cs="Times New Roman"/>
              <w:color w:val="000000"/>
              <w:sz w:val="24"/>
              <w:szCs w:val="24"/>
            </w:rPr>
            <m:t>.</m:t>
          </w:ins>
        </m:r>
      </m:oMath>
      <w:ins w:id="1073" w:author="Автор" w:date="2025-12-02T15:20:00Z">
        <w:r w:rsidR="00655546">
          <w:rPr>
            <w:rFonts w:ascii="Times New Roman" w:eastAsia="Times New Roman" w:hAnsi="Times New Roman" w:cs="Times New Roman"/>
            <w:color w:val="000000"/>
            <w:sz w:val="24"/>
            <w:szCs w:val="24"/>
          </w:rPr>
          <w:t xml:space="preserve"> </w:t>
        </w:r>
      </w:ins>
      <w:del w:id="1074" w:author="Автор" w:date="2025-12-02T15:19:00Z">
        <w:r w:rsidDel="00655546">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ins w:id="1075" w:author="Автор" w:date="2025-12-02T15:23:00Z">
        <w:r w:rsidR="00161711">
          <w:rPr>
            <w:rFonts w:ascii="Times New Roman" w:eastAsia="Times New Roman" w:hAnsi="Times New Roman" w:cs="Times New Roman"/>
            <w:color w:val="000000"/>
            <w:sz w:val="24"/>
            <w:szCs w:val="24"/>
          </w:rPr>
          <w:t>re-</w:t>
        </w:r>
      </w:ins>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ins w:id="1076" w:author="Автор" w:date="2025-12-15T14:42:00Z">
        <w:del w:id="1077" w:author="Автор" w:date="2025-12-15T14:42:00Z">
          <w:r w:rsidR="006363C9" w:rsidRPr="006363C9" w:rsidDel="00EC66E4">
            <w:rPr>
              <w:rFonts w:ascii="Times New Roman" w:hAnsi="Times New Roman" w:cs="Times New Roman"/>
              <w:bCs/>
              <w:sz w:val="24"/>
              <w:szCs w:val="24"/>
              <w:lang w:val="en-US"/>
            </w:rPr>
            <w:delText xml:space="preserve"> </w:delText>
          </w:r>
        </w:del>
      </w:ins>
      <w:del w:id="1078" w:author="Автор" w:date="2025-12-15T14:42:00Z">
        <w:r w:rsidR="00C46D0B" w:rsidDel="006363C9">
          <w:rPr>
            <w:rFonts w:ascii="Times New Roman" w:hAnsi="Times New Roman" w:cs="Times New Roman"/>
            <w:bCs/>
            <w:sz w:val="24"/>
            <w:szCs w:val="24"/>
            <w:lang w:val="en-US"/>
          </w:rPr>
          <w:delText>{Pedruzzi, 2021 #214}</w:delText>
        </w:r>
      </w:del>
      <w:del w:id="1079" w:author="Автор" w:date="2025-12-03T00:02:00Z">
        <w:r w:rsidDel="00F51558">
          <w:rPr>
            <w:rFonts w:ascii="Times New Roman" w:eastAsia="Times New Roman" w:hAnsi="Times New Roman" w:cs="Times New Roman"/>
            <w:sz w:val="24"/>
            <w:szCs w:val="24"/>
          </w:rPr>
          <w:delText>(39)</w:delText>
        </w:r>
      </w:del>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742F5B">
      <w:pPr>
        <w:pBdr>
          <w:top w:val="nil"/>
          <w:left w:val="nil"/>
          <w:bottom w:val="nil"/>
          <w:right w:val="nil"/>
          <w:between w:val="nil"/>
        </w:pBdr>
        <w:spacing w:after="0" w:line="360" w:lineRule="auto"/>
        <w:ind w:firstLine="709"/>
        <w:jc w:val="both"/>
        <w:rPr>
          <w:ins w:id="1080" w:author="Автор" w:date="2025-12-02T15:45:00Z"/>
          <w:rFonts w:ascii="Times New Roman" w:eastAsia="Times New Roman" w:hAnsi="Times New Roman" w:cs="Times New Roman"/>
          <w:color w:val="000000"/>
          <w:sz w:val="24"/>
          <w:szCs w:val="24"/>
        </w:rPr>
        <w:pPrChange w:id="1081" w:author="Автор" w:date="2025-12-02T15:47:00Z">
          <w:pPr>
            <w:pBdr>
              <w:top w:val="nil"/>
              <w:left w:val="nil"/>
              <w:bottom w:val="nil"/>
              <w:right w:val="nil"/>
              <w:between w:val="nil"/>
            </w:pBdr>
            <w:spacing w:line="360" w:lineRule="auto"/>
            <w:ind w:firstLine="708"/>
            <w:jc w:val="both"/>
          </w:pPr>
        </w:pPrChange>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ins w:id="1082" w:author="Автор" w:date="2025-12-02T16:42:00Z"/>
          <w:rFonts w:ascii="Times New Roman" w:eastAsia="Times New Roman" w:hAnsi="Times New Roman" w:cs="Times New Roman"/>
          <w:color w:val="000000"/>
          <w:sz w:val="24"/>
          <w:szCs w:val="24"/>
        </w:rPr>
      </w:pPr>
      <w:ins w:id="1083" w:author="Автор" w:date="2025-12-02T15:45:00Z">
        <w:r w:rsidRPr="00742F5B">
          <w:rPr>
            <w:rFonts w:ascii="Times New Roman" w:eastAsia="Times New Roman" w:hAnsi="Times New Roman" w:cs="Times New Roman"/>
            <w:b/>
            <w:color w:val="000000"/>
            <w:sz w:val="24"/>
            <w:szCs w:val="24"/>
            <w:rPrChange w:id="1084" w:author="Автор" w:date="2025-12-03T00:19:00Z">
              <w:rPr>
                <w:rFonts w:ascii="Times New Roman" w:eastAsia="Times New Roman" w:hAnsi="Times New Roman" w:cs="Times New Roman"/>
                <w:color w:val="000000"/>
                <w:sz w:val="24"/>
                <w:szCs w:val="24"/>
              </w:rPr>
            </w:rPrChange>
          </w:rPr>
          <w:t>Assumptions and approximati</w:t>
        </w:r>
      </w:ins>
      <w:ins w:id="1085" w:author="Автор" w:date="2025-12-02T15:46:00Z">
        <w:r w:rsidRPr="00742F5B">
          <w:rPr>
            <w:rFonts w:ascii="Times New Roman" w:eastAsia="Times New Roman" w:hAnsi="Times New Roman" w:cs="Times New Roman"/>
            <w:b/>
            <w:color w:val="000000"/>
            <w:sz w:val="24"/>
            <w:szCs w:val="24"/>
            <w:rPrChange w:id="1086" w:author="Автор" w:date="2025-12-03T00:19:00Z">
              <w:rPr>
                <w:rFonts w:ascii="Times New Roman" w:eastAsia="Times New Roman" w:hAnsi="Times New Roman" w:cs="Times New Roman"/>
                <w:color w:val="000000"/>
                <w:sz w:val="24"/>
                <w:szCs w:val="24"/>
              </w:rPr>
            </w:rPrChange>
          </w:rPr>
          <w:t>ons</w:t>
        </w:r>
        <w:r w:rsidRPr="00742F5B">
          <w:rPr>
            <w:rFonts w:ascii="Times New Roman" w:eastAsia="Times New Roman" w:hAnsi="Times New Roman" w:cs="Times New Roman"/>
            <w:i/>
            <w:color w:val="000000"/>
            <w:sz w:val="24"/>
            <w:szCs w:val="24"/>
            <w:rPrChange w:id="1087" w:author="Автор" w:date="2025-12-02T15:55:00Z">
              <w:rPr>
                <w:rFonts w:ascii="Times New Roman" w:eastAsia="Times New Roman" w:hAnsi="Times New Roman" w:cs="Times New Roman"/>
                <w:color w:val="000000"/>
                <w:sz w:val="24"/>
                <w:szCs w:val="24"/>
              </w:rPr>
            </w:rPrChange>
          </w:rPr>
          <w:t>.</w:t>
        </w:r>
        <w:r>
          <w:rPr>
            <w:rFonts w:ascii="Times New Roman" w:eastAsia="Times New Roman" w:hAnsi="Times New Roman" w:cs="Times New Roman"/>
            <w:color w:val="000000"/>
            <w:sz w:val="24"/>
            <w:szCs w:val="24"/>
          </w:rPr>
          <w:t xml:space="preserve"> The method </w:t>
        </w:r>
      </w:ins>
      <w:ins w:id="1088" w:author="Автор" w:date="2025-12-02T15:56:00Z">
        <w:r w:rsidR="001C746C">
          <w:rPr>
            <w:rFonts w:ascii="Times New Roman" w:eastAsia="Times New Roman" w:hAnsi="Times New Roman" w:cs="Times New Roman"/>
            <w:color w:val="000000"/>
            <w:sz w:val="24"/>
            <w:szCs w:val="24"/>
          </w:rPr>
          <w:t>implies</w:t>
        </w:r>
      </w:ins>
      <w:ins w:id="1089" w:author="Автор" w:date="2025-12-02T15:46:00Z">
        <w:r>
          <w:rPr>
            <w:rFonts w:ascii="Times New Roman" w:eastAsia="Times New Roman" w:hAnsi="Times New Roman" w:cs="Times New Roman"/>
            <w:color w:val="000000"/>
            <w:sz w:val="24"/>
            <w:szCs w:val="24"/>
          </w:rPr>
          <w:t xml:space="preserve"> the weak selection limit</w:t>
        </w:r>
      </w:ins>
      <w:ins w:id="1090" w:author="Автор" w:date="2025-12-02T15:56:00Z">
        <w:r w:rsidR="001C746C">
          <w:rPr>
            <w:rFonts w:ascii="Times New Roman" w:eastAsia="Times New Roman" w:hAnsi="Times New Roman" w:cs="Times New Roman"/>
            <w:color w:val="000000"/>
            <w:sz w:val="24"/>
            <w:szCs w:val="24"/>
          </w:rPr>
          <w:t>,</w:t>
        </w:r>
      </w:ins>
      <w:ins w:id="1091" w:author="Автор" w:date="2025-12-02T15:46:00Z">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Change w:id="1092" w:author="Автор" w:date="2025-12-02T15:56:00Z">
                <w:rPr>
                  <w:rFonts w:ascii="Cambria Math" w:hAnsi="Cambria Math"/>
                  <w:color w:val="000000"/>
                  <w:shd w:val="clear" w:color="auto" w:fill="FFFFFF"/>
                  <w:lang w:val="en-US"/>
                </w:rPr>
              </w:rPrChange>
            </w:rPr>
            <m:t>max(1/</m:t>
          </m:r>
          <m:r>
            <w:rPr>
              <w:rFonts w:ascii="Cambria Math" w:eastAsia="Times New Roman" w:hAnsi="Cambria Math" w:cs="Times New Roman"/>
              <w:color w:val="000000"/>
              <w:sz w:val="24"/>
              <w:szCs w:val="24"/>
              <w:rPrChange w:id="1093" w:author="Автор" w:date="2025-12-02T15:56:00Z">
                <w:rPr>
                  <w:rFonts w:ascii="Cambria Math" w:hAnsi="Cambria Math"/>
                  <w:color w:val="000000"/>
                  <w:shd w:val="clear" w:color="auto" w:fill="FFFFFF"/>
                  <w:lang w:val="en-US"/>
                </w:rPr>
              </w:rPrChange>
            </w:rPr>
            <m:t>N</m:t>
          </m:r>
          <m:r>
            <m:rPr>
              <m:sty m:val="p"/>
            </m:rPr>
            <w:rPr>
              <w:rFonts w:ascii="Cambria Math" w:eastAsia="Times New Roman" w:hAnsi="Cambria Math" w:cs="Times New Roman"/>
              <w:color w:val="000000"/>
              <w:sz w:val="24"/>
              <w:szCs w:val="24"/>
              <w:rPrChange w:id="1094" w:author="Автор" w:date="2025-12-02T15:56:00Z">
                <w:rPr>
                  <w:rFonts w:ascii="Cambria Math" w:hAnsi="Cambria Math"/>
                  <w:color w:val="000000"/>
                  <w:shd w:val="clear" w:color="auto" w:fill="FFFFFF"/>
                  <w:lang w:val="en-US"/>
                </w:rPr>
              </w:rPrChange>
            </w:rPr>
            <m:t xml:space="preserve">,  </m:t>
          </m:r>
        </m:oMath>
      </w:ins>
      <m:oMath>
        <m:r>
          <w:ins w:id="1095" w:author="Автор" w:date="2025-12-02T15:47:00Z">
            <m:rPr>
              <m:sty m:val="p"/>
            </m:rPr>
            <w:rPr>
              <w:rFonts w:ascii="Cambria Math" w:eastAsia="Times New Roman" w:hAnsi="Cambria Math" w:cs="Times New Roman"/>
              <w:color w:val="000000"/>
              <w:sz w:val="24"/>
              <w:szCs w:val="24"/>
              <w:rPrChange w:id="1096" w:author="Автор" w:date="2025-12-02T15:56:00Z">
                <w:rPr>
                  <w:rFonts w:ascii="Cambria Math" w:hAnsi="Cambria Math"/>
                  <w:color w:val="000000"/>
                  <w:shd w:val="clear" w:color="auto" w:fill="FFFFFF"/>
                  <w:lang w:val="en-US"/>
                </w:rPr>
              </w:rPrChange>
            </w:rPr>
            <m:t>μ</m:t>
          </w:ins>
        </m:r>
        <m:r>
          <w:ins w:id="1097" w:author="Автор" w:date="2025-12-02T15:46:00Z">
            <m:rPr>
              <m:sty m:val="p"/>
            </m:rPr>
            <w:rPr>
              <w:rFonts w:ascii="Cambria Math" w:eastAsia="Times New Roman" w:hAnsi="Cambria Math" w:cs="Times New Roman"/>
              <w:color w:val="000000"/>
              <w:sz w:val="24"/>
              <w:szCs w:val="24"/>
              <w:rPrChange w:id="1098" w:author="Автор" w:date="2025-12-02T15:56:00Z">
                <w:rPr>
                  <w:rFonts w:ascii="Cambria Math" w:hAnsi="Cambria Math"/>
                  <w:color w:val="000000"/>
                  <w:shd w:val="clear" w:color="auto" w:fill="FFFFFF"/>
                  <w:lang w:val="en-US"/>
                </w:rPr>
              </w:rPrChange>
            </w:rPr>
            <m:t xml:space="preserve">) ≪ </m:t>
          </w:ins>
        </m:r>
        <m:r>
          <w:ins w:id="1099" w:author="Автор" w:date="2025-12-02T15:46:00Z">
            <w:rPr>
              <w:rFonts w:ascii="Cambria Math" w:eastAsia="Times New Roman" w:hAnsi="Cambria Math" w:cs="Times New Roman"/>
              <w:color w:val="000000"/>
              <w:sz w:val="24"/>
              <w:szCs w:val="24"/>
              <w:rPrChange w:id="1100" w:author="Автор" w:date="2025-12-02T15:56:00Z">
                <w:rPr>
                  <w:rFonts w:ascii="Cambria Math" w:hAnsi="Cambria Math"/>
                  <w:color w:val="000000"/>
                  <w:shd w:val="clear" w:color="auto" w:fill="FFFFFF"/>
                  <w:lang w:val="en-US"/>
                </w:rPr>
              </w:rPrChange>
            </w:rPr>
            <m:t>s</m:t>
          </w:ins>
        </m:r>
        <m:r>
          <w:ins w:id="1101" w:author="Автор" w:date="2025-12-02T15:46:00Z">
            <m:rPr>
              <m:sty m:val="p"/>
            </m:rPr>
            <w:rPr>
              <w:rFonts w:ascii="Cambria Math" w:eastAsia="Times New Roman" w:hAnsi="Cambria Math" w:cs="Times New Roman"/>
              <w:color w:val="000000"/>
              <w:sz w:val="24"/>
              <w:szCs w:val="24"/>
              <w:rPrChange w:id="1102" w:author="Автор" w:date="2025-12-02T15:56:00Z">
                <w:rPr>
                  <w:rFonts w:ascii="Cambria Math" w:hAnsi="Cambria Math"/>
                  <w:color w:val="000000"/>
                  <w:shd w:val="clear" w:color="auto" w:fill="FFFFFF"/>
                  <w:lang w:val="en-US"/>
                </w:rPr>
              </w:rPrChange>
            </w:rPr>
            <m:t xml:space="preserve"> ≪ 1</m:t>
          </w:ins>
        </m:r>
      </m:oMath>
      <w:ins w:id="1103" w:author="Автор" w:date="2025-12-02T15:56:00Z">
        <w:r w:rsidR="001C746C" w:rsidRPr="00742F5B">
          <w:rPr>
            <w:rFonts w:ascii="Times New Roman" w:eastAsia="Times New Roman" w:hAnsi="Times New Roman" w:cs="Times New Roman"/>
            <w:color w:val="000000"/>
            <w:sz w:val="24"/>
            <w:szCs w:val="24"/>
            <w:rPrChange w:id="1104" w:author="Автор" w:date="2025-12-02T15:56:00Z">
              <w:rPr>
                <w:rFonts w:ascii="Times New Roman" w:eastAsia="Times New Roman" w:hAnsi="Times New Roman" w:cs="Times New Roman"/>
                <w:color w:val="000000"/>
                <w:shd w:val="clear" w:color="auto" w:fill="FFFFFF"/>
                <w:lang w:val="en-US"/>
              </w:rPr>
            </w:rPrChange>
          </w:rPr>
          <w:t>, and</w:t>
        </w:r>
      </w:ins>
      <w:ins w:id="1105" w:author="Автор" w:date="2025-12-02T15:55:00Z">
        <w:r w:rsidR="001C746C" w:rsidRPr="00742F5B">
          <w:rPr>
            <w:rFonts w:ascii="Times New Roman" w:eastAsia="Times New Roman" w:hAnsi="Times New Roman" w:cs="Times New Roman"/>
            <w:color w:val="000000"/>
            <w:sz w:val="24"/>
            <w:szCs w:val="24"/>
            <w:rPrChange w:id="1106" w:author="Автор" w:date="2025-12-02T15:56:00Z">
              <w:rPr>
                <w:rFonts w:ascii="Times New Roman" w:eastAsia="Times New Roman" w:hAnsi="Times New Roman" w:cs="Times New Roman"/>
                <w:color w:val="000000"/>
                <w:shd w:val="clear" w:color="auto" w:fill="FFFFFF"/>
                <w:lang w:val="en-US"/>
              </w:rPr>
            </w:rPrChange>
          </w:rPr>
          <w:t xml:space="preserve"> is appropriate in the travelling wave regime, when many mutations at </w:t>
        </w:r>
        <w:r w:rsidR="001C746C" w:rsidRPr="00742F5B">
          <w:rPr>
            <w:rFonts w:ascii="Times New Roman" w:eastAsia="Times New Roman" w:hAnsi="Times New Roman" w:cs="Times New Roman"/>
            <w:color w:val="000000"/>
            <w:sz w:val="24"/>
            <w:szCs w:val="24"/>
            <w:rPrChange w:id="1107" w:author="Автор" w:date="2025-12-02T15:56:00Z">
              <w:rPr>
                <w:rFonts w:ascii="Times New Roman" w:eastAsia="Times New Roman" w:hAnsi="Times New Roman" w:cs="Times New Roman"/>
                <w:color w:val="000000"/>
                <w:shd w:val="clear" w:color="auto" w:fill="FFFFFF"/>
                <w:lang w:val="en-US"/>
              </w:rPr>
            </w:rPrChange>
          </w:rPr>
          <w:lastRenderedPageBreak/>
          <w:t xml:space="preserve">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m:t>
          </m:r>
          <m:r>
            <w:rPr>
              <w:rFonts w:ascii="Cambria Math" w:eastAsia="Times New Roman" w:hAnsi="Cambria Math" w:cs="Times New Roman"/>
              <w:color w:val="000000"/>
              <w:sz w:val="24"/>
              <w:szCs w:val="24"/>
              <w:rPrChange w:id="1108" w:author="Автор" w:date="2025-12-02T15:56:00Z">
                <w:rPr>
                  <w:rFonts w:ascii="Cambria Math" w:eastAsia="Times New Roman" w:hAnsi="Cambria Math" w:cs="Times New Roman"/>
                  <w:color w:val="000000"/>
                  <w:shd w:val="clear" w:color="auto" w:fill="FFFFFF"/>
                  <w:lang/>
                </w:rPr>
              </w:rPrChange>
            </w:rPr>
            <m:t>μL</m:t>
          </m:r>
        </m:oMath>
      </w:ins>
      <m:oMath>
        <m:r>
          <w:ins w:id="1109" w:author="Автор" w:date="2025-12-02T15:57:00Z">
            <m:rPr>
              <m:sty m:val="p"/>
            </m:rPr>
            <w:rPr>
              <w:rFonts w:ascii="Cambria Math" w:eastAsia="Times New Roman" w:hAnsi="Cambria Math" w:cs="Times New Roman"/>
              <w:color w:val="000000"/>
              <w:sz w:val="24"/>
              <w:szCs w:val="24"/>
            </w:rPr>
            <m:t xml:space="preserve">≫1 </m:t>
          </w:ins>
        </m:r>
      </m:oMath>
      <w:ins w:id="1110" w:author="Автор" w:date="2025-12-02T15:55:00Z">
        <w:r w:rsidR="001C746C" w:rsidRPr="00742F5B">
          <w:rPr>
            <w:rFonts w:ascii="Times New Roman" w:eastAsia="Times New Roman" w:hAnsi="Times New Roman" w:cs="Times New Roman"/>
            <w:color w:val="000000"/>
            <w:sz w:val="24"/>
            <w:szCs w:val="24"/>
            <w:rPrChange w:id="1111" w:author="Автор" w:date="2025-12-02T15:56:00Z">
              <w:rPr>
                <w:rFonts w:ascii="Times New Roman" w:eastAsia="Times New Roman" w:hAnsi="Times New Roman" w:cs="Times New Roman"/>
                <w:color w:val="000000"/>
                <w:shd w:val="clear" w:color="auto" w:fill="FFFFFF"/>
                <w:lang w:val="en-US"/>
              </w:rPr>
            </w:rPrChange>
          </w:rPr>
          <w:t xml:space="preserve"> and </w:t>
        </w:r>
      </w:ins>
      <w:ins w:id="1112" w:author="Автор" w:date="2025-12-02T15:57:00Z">
        <w:r w:rsidR="001C746C">
          <w:rPr>
            <w:rFonts w:ascii="Times New Roman" w:eastAsia="Times New Roman" w:hAnsi="Times New Roman" w:cs="Times New Roman"/>
            <w:color w:val="000000"/>
            <w:sz w:val="24"/>
            <w:szCs w:val="24"/>
          </w:rPr>
          <w:t>on</w:t>
        </w:r>
      </w:ins>
      <w:ins w:id="1113" w:author="Автор" w:date="2025-12-02T15:55:00Z">
        <w:r w:rsidR="001C746C" w:rsidRPr="00742F5B">
          <w:rPr>
            <w:rFonts w:ascii="Times New Roman" w:eastAsia="Times New Roman" w:hAnsi="Times New Roman" w:cs="Times New Roman"/>
            <w:color w:val="000000"/>
            <w:sz w:val="24"/>
            <w:szCs w:val="24"/>
            <w:rPrChange w:id="1114" w:author="Автор" w:date="2025-12-02T15:56:00Z">
              <w:rPr>
                <w:rFonts w:ascii="Times New Roman" w:eastAsia="Times New Roman" w:hAnsi="Times New Roman" w:cs="Times New Roman"/>
                <w:color w:val="000000"/>
                <w:shd w:val="clear" w:color="auto" w:fill="FFFFFF"/>
                <w:lang w:val="en-US"/>
              </w:rPr>
            </w:rPrChange>
          </w:rPr>
          <w:t xml:space="preserve"> time</w:t>
        </w:r>
      </w:ins>
      <w:ins w:id="1115" w:author="Автор" w:date="2025-12-02T15:57:00Z">
        <w:r w:rsidR="001C746C">
          <w:rPr>
            <w:rFonts w:ascii="Times New Roman" w:eastAsia="Times New Roman" w:hAnsi="Times New Roman" w:cs="Times New Roman"/>
            <w:color w:val="000000"/>
            <w:sz w:val="24"/>
            <w:szCs w:val="24"/>
          </w:rPr>
          <w:t xml:space="preserve"> scales</w:t>
        </w:r>
      </w:ins>
      <w:ins w:id="1116" w:author="Автор" w:date="2025-12-02T15:55:00Z">
        <w:r w:rsidR="001C746C" w:rsidRPr="00742F5B">
          <w:rPr>
            <w:rFonts w:ascii="Times New Roman" w:eastAsia="Times New Roman" w:hAnsi="Times New Roman" w:cs="Times New Roman"/>
            <w:color w:val="000000"/>
            <w:sz w:val="24"/>
            <w:szCs w:val="24"/>
            <w:rPrChange w:id="1117" w:author="Автор" w:date="2025-12-02T15:56:00Z">
              <w:rPr>
                <w:rFonts w:ascii="Times New Roman" w:eastAsia="Times New Roman" w:hAnsi="Times New Roman" w:cs="Times New Roman"/>
                <w:color w:val="000000"/>
                <w:shd w:val="clear" w:color="auto" w:fill="FFFFFF"/>
                <w:lang w:val="en-US"/>
              </w:rPr>
            </w:rPrChange>
          </w:rPr>
          <w:t xml:space="preserve"> l</w:t>
        </w:r>
      </w:ins>
      <w:ins w:id="1118" w:author="Автор" w:date="2025-12-02T15:57:00Z">
        <w:r w:rsidR="001C746C">
          <w:rPr>
            <w:rFonts w:ascii="Times New Roman" w:eastAsia="Times New Roman" w:hAnsi="Times New Roman" w:cs="Times New Roman"/>
            <w:color w:val="000000"/>
            <w:sz w:val="24"/>
            <w:szCs w:val="24"/>
          </w:rPr>
          <w:t>onger</w:t>
        </w:r>
      </w:ins>
      <w:ins w:id="1119" w:author="Автор" w:date="2025-12-02T15:55:00Z">
        <w:r w:rsidR="001C746C" w:rsidRPr="00742F5B">
          <w:rPr>
            <w:rFonts w:ascii="Times New Roman" w:eastAsia="Times New Roman" w:hAnsi="Times New Roman" w:cs="Times New Roman"/>
            <w:color w:val="000000"/>
            <w:sz w:val="24"/>
            <w:szCs w:val="24"/>
            <w:rPrChange w:id="1120" w:author="Автор" w:date="2025-12-02T15:56:00Z">
              <w:rPr>
                <w:rFonts w:ascii="Times New Roman" w:eastAsia="Times New Roman" w:hAnsi="Times New Roman" w:cs="Times New Roman"/>
                <w:color w:val="000000"/>
                <w:shd w:val="clear" w:color="auto" w:fill="FFFFFF"/>
                <w:lang w:val="en-US"/>
              </w:rPr>
            </w:rPrChange>
          </w:rPr>
          <w:t xml:space="preserve"> than </w:t>
        </w:r>
        <m:oMath>
          <m:r>
            <w:rPr>
              <w:rFonts w:ascii="Cambria Math" w:eastAsia="Times New Roman" w:hAnsi="Cambria Math" w:cs="Times New Roman"/>
              <w:color w:val="000000"/>
              <w:sz w:val="24"/>
              <w:szCs w:val="24"/>
            </w:rPr>
            <m:t>1/s</m:t>
          </m:r>
        </m:oMath>
      </w:ins>
      <m:oMath>
        <m:r>
          <w:ins w:id="1121" w:author="Автор" w:date="2025-12-02T15:56:00Z">
            <w:rPr>
              <w:rFonts w:ascii="Cambria Math" w:eastAsia="Times New Roman" w:hAnsi="Cambria Math" w:cs="Times New Roman"/>
              <w:color w:val="000000"/>
              <w:sz w:val="24"/>
              <w:szCs w:val="24"/>
            </w:rPr>
            <m:t>.</m:t>
          </w:ins>
        </m:r>
      </m:oMath>
      <w:ins w:id="1122" w:author="Автор" w:date="2025-12-02T16:09:00Z">
        <w:r w:rsidR="00915E75">
          <w:rPr>
            <w:rFonts w:ascii="Times New Roman" w:eastAsia="Times New Roman" w:hAnsi="Times New Roman" w:cs="Times New Roman"/>
            <w:color w:val="000000"/>
            <w:sz w:val="24"/>
            <w:szCs w:val="24"/>
          </w:rPr>
          <w:t xml:space="preserve"> </w:t>
        </w:r>
      </w:ins>
    </w:p>
    <w:p w14:paraId="7E9CCA22" w14:textId="5F025899" w:rsidR="007E5343" w:rsidRDefault="00915E75" w:rsidP="00557C49">
      <w:pPr>
        <w:pBdr>
          <w:top w:val="nil"/>
          <w:left w:val="nil"/>
          <w:bottom w:val="nil"/>
          <w:right w:val="nil"/>
          <w:between w:val="nil"/>
        </w:pBdr>
        <w:spacing w:after="0" w:line="360" w:lineRule="auto"/>
        <w:ind w:firstLine="709"/>
        <w:jc w:val="both"/>
        <w:rPr>
          <w:ins w:id="1123" w:author="Автор" w:date="2025-12-02T16:42:00Z"/>
          <w:rFonts w:ascii="Times New Roman" w:eastAsia="Times New Roman" w:hAnsi="Times New Roman" w:cs="Times New Roman"/>
          <w:color w:val="000000"/>
          <w:sz w:val="24"/>
          <w:szCs w:val="24"/>
          <w:lang w:val="en-US"/>
        </w:rPr>
      </w:pPr>
      <w:ins w:id="1124" w:author="Автор" w:date="2025-12-02T16:09:00Z">
        <w:r>
          <w:rPr>
            <w:rFonts w:ascii="Times New Roman" w:eastAsia="Times New Roman" w:hAnsi="Times New Roman" w:cs="Times New Roman"/>
            <w:color w:val="000000"/>
            <w:sz w:val="24"/>
            <w:szCs w:val="24"/>
            <w:lang w:val="en-US"/>
          </w:rPr>
          <w:t>Next,</w:t>
        </w:r>
      </w:ins>
      <w:ins w:id="1125" w:author="Автор" w:date="2025-12-02T16:10:00Z">
        <w:r>
          <w:rPr>
            <w:rFonts w:ascii="Times New Roman" w:eastAsia="Times New Roman" w:hAnsi="Times New Roman" w:cs="Times New Roman"/>
            <w:color w:val="000000"/>
            <w:sz w:val="24"/>
            <w:szCs w:val="24"/>
            <w:lang w:val="en-US"/>
          </w:rPr>
          <w:t xml:space="preserve"> the</w:t>
        </w:r>
      </w:ins>
      <w:ins w:id="1126" w:author="Автор" w:date="2025-12-02T16:09:00Z">
        <w:r w:rsidRPr="00915E75">
          <w:rPr>
            <w:rFonts w:ascii="Times New Roman" w:eastAsia="Times New Roman" w:hAnsi="Times New Roman" w:cs="Times New Roman"/>
            <w:color w:val="000000"/>
            <w:sz w:val="24"/>
            <w:szCs w:val="24"/>
            <w:lang w:val="en-US"/>
          </w:rPr>
          <w:t xml:space="preserve"> fluctuations of mutation rate along the genome</w:t>
        </w:r>
      </w:ins>
      <w:ins w:id="1127" w:author="Автор" w:date="2025-12-02T16:13:00Z">
        <w:r w:rsidR="008A7AEC">
          <w:rPr>
            <w:rFonts w:ascii="Times New Roman" w:eastAsia="Times New Roman" w:hAnsi="Times New Roman" w:cs="Times New Roman"/>
            <w:color w:val="000000"/>
            <w:sz w:val="24"/>
            <w:szCs w:val="24"/>
            <w:lang w:val="en-US"/>
          </w:rPr>
          <w:t xml:space="preserve">, </w:t>
        </w:r>
      </w:ins>
      <w:ins w:id="1128" w:author="Автор" w:date="2025-12-03T00:59:00Z">
        <w:r w:rsidR="00880ED6">
          <w:rPr>
            <w:rFonts w:ascii="Times New Roman" w:eastAsia="Times New Roman" w:hAnsi="Times New Roman" w:cs="Times New Roman"/>
            <w:color w:val="000000"/>
            <w:sz w:val="24"/>
            <w:szCs w:val="24"/>
            <w:lang w:val="en-US"/>
          </w:rPr>
          <w:t xml:space="preserve">which are </w:t>
        </w:r>
      </w:ins>
      <w:ins w:id="1129" w:author="Автор" w:date="2025-12-02T16:13:00Z">
        <w:del w:id="1130" w:author="Автор" w:date="2025-12-03T00:59:00Z">
          <w:r w:rsidR="008A7AEC" w:rsidDel="00880ED6">
            <w:rPr>
              <w:rFonts w:ascii="Times New Roman" w:eastAsia="Times New Roman" w:hAnsi="Times New Roman" w:cs="Times New Roman"/>
              <w:color w:val="000000"/>
              <w:sz w:val="24"/>
              <w:szCs w:val="24"/>
              <w:lang w:val="en-US"/>
            </w:rPr>
            <w:delText xml:space="preserve">which are </w:delText>
          </w:r>
        </w:del>
        <w:r w:rsidR="008A7AEC">
          <w:rPr>
            <w:rFonts w:ascii="Times New Roman" w:eastAsia="Times New Roman" w:hAnsi="Times New Roman" w:cs="Times New Roman"/>
            <w:color w:val="000000"/>
            <w:sz w:val="24"/>
            <w:szCs w:val="24"/>
            <w:lang w:val="en-US"/>
          </w:rPr>
          <w:t>typically strong for RNA viruses</w:t>
        </w:r>
      </w:ins>
      <w:ins w:id="1131" w:author="Автор" w:date="2025-12-02T16:15:00Z">
        <w:r w:rsidR="00545794">
          <w:rPr>
            <w:rFonts w:ascii="Times New Roman" w:eastAsia="Times New Roman" w:hAnsi="Times New Roman" w:cs="Times New Roman"/>
            <w:color w:val="000000"/>
            <w:sz w:val="24"/>
            <w:szCs w:val="24"/>
            <w:lang w:val="en-US"/>
          </w:rPr>
          <w:t>,</w:t>
        </w:r>
      </w:ins>
      <w:ins w:id="1132" w:author="Автор" w:date="2025-12-02T16:09:00Z">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ins>
      <w:ins w:id="1133" w:author="Автор" w:date="2025-12-03T00:59:00Z">
        <w:r w:rsidR="00880ED6">
          <w:rPr>
            <w:rFonts w:ascii="Times New Roman" w:eastAsia="Times New Roman" w:hAnsi="Times New Roman" w:cs="Times New Roman"/>
            <w:color w:val="000000"/>
            <w:sz w:val="24"/>
            <w:szCs w:val="24"/>
            <w:lang w:val="en-US"/>
          </w:rPr>
          <w:t>arithm</w:t>
        </w:r>
      </w:ins>
      <w:ins w:id="1134" w:author="Автор" w:date="2025-12-02T16:09:00Z">
        <w:r w:rsidRPr="00915E75">
          <w:rPr>
            <w:rFonts w:ascii="Times New Roman" w:eastAsia="Times New Roman" w:hAnsi="Times New Roman" w:cs="Times New Roman"/>
            <w:color w:val="000000"/>
            <w:sz w:val="24"/>
            <w:szCs w:val="24"/>
            <w:lang w:val="en-US"/>
          </w:rPr>
          <w:t xml:space="preserve"> </w:t>
        </w:r>
      </w:ins>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del w:id="1135" w:author="Автор" w:date="2025-12-15T14:43:00Z">
        <w:r w:rsidR="00C46D0B" w:rsidDel="00EC66E4">
          <w:rPr>
            <w:rFonts w:ascii="Times New Roman" w:eastAsia="Times New Roman" w:hAnsi="Times New Roman" w:cs="Times New Roman"/>
            <w:color w:val="000000"/>
            <w:sz w:val="24"/>
            <w:szCs w:val="24"/>
            <w:lang w:val="en-US"/>
          </w:rPr>
          <w:delText>{Rouzine, 2020 #193}</w:delText>
        </w:r>
      </w:del>
      <w:ins w:id="1136" w:author="Автор" w:date="2025-12-02T16:09:00Z">
        <w:r w:rsidRPr="00915E75">
          <w:rPr>
            <w:rFonts w:ascii="Times New Roman" w:eastAsia="Times New Roman" w:hAnsi="Times New Roman" w:cs="Times New Roman"/>
            <w:color w:val="000000"/>
            <w:sz w:val="24"/>
            <w:szCs w:val="24"/>
            <w:lang w:val="en-US"/>
          </w:rPr>
          <w:t xml:space="preserve">. </w:t>
        </w:r>
      </w:ins>
    </w:p>
    <w:p w14:paraId="479D5984" w14:textId="5D410BAC" w:rsidR="007E5343" w:rsidRDefault="00915E75" w:rsidP="00557C49">
      <w:pPr>
        <w:pBdr>
          <w:top w:val="nil"/>
          <w:left w:val="nil"/>
          <w:bottom w:val="nil"/>
          <w:right w:val="nil"/>
          <w:between w:val="nil"/>
        </w:pBdr>
        <w:spacing w:after="0" w:line="360" w:lineRule="auto"/>
        <w:ind w:firstLine="709"/>
        <w:jc w:val="both"/>
        <w:rPr>
          <w:ins w:id="1137" w:author="Автор" w:date="2025-12-02T16:42:00Z"/>
          <w:rFonts w:ascii="Times New Roman" w:hAnsi="Times New Roman" w:cs="Times New Roman"/>
          <w:color w:val="000000"/>
          <w:sz w:val="20"/>
          <w:szCs w:val="20"/>
          <w:lang w:val="en-US"/>
        </w:rPr>
      </w:pPr>
      <w:ins w:id="1138" w:author="Автор" w:date="2025-12-02T16:09:00Z">
        <w:r w:rsidRPr="00915E75">
          <w:rPr>
            <w:rFonts w:ascii="Times New Roman" w:eastAsia="Times New Roman" w:hAnsi="Times New Roman" w:cs="Times New Roman"/>
            <w:color w:val="000000"/>
            <w:sz w:val="24"/>
            <w:szCs w:val="24"/>
            <w:lang w:val="en-US"/>
          </w:rPr>
          <w:t>Recombination is relatively rare</w:t>
        </w:r>
      </w:ins>
      <w:ins w:id="1139" w:author="Автор" w:date="2025-12-03T00:02:00Z">
        <w:r w:rsidR="00E52F66">
          <w:rPr>
            <w:rFonts w:ascii="Times New Roman" w:eastAsia="Times New Roman" w:hAnsi="Times New Roman" w:cs="Times New Roman"/>
            <w:color w:val="000000"/>
            <w:sz w:val="24"/>
            <w:szCs w:val="24"/>
            <w:lang w:val="en-US"/>
          </w:rPr>
          <w:t xml:space="preserve"> in SARS-CoV-2</w:t>
        </w:r>
      </w:ins>
      <w:ins w:id="1140" w:author="Автор" w:date="2025-12-02T16:09:00Z">
        <w:r w:rsidRPr="00915E75">
          <w:rPr>
            <w:rFonts w:ascii="Times New Roman" w:eastAsia="Times New Roman" w:hAnsi="Times New Roman" w:cs="Times New Roman"/>
            <w:color w:val="000000"/>
            <w:sz w:val="24"/>
            <w:szCs w:val="24"/>
            <w:lang w:val="en-US"/>
          </w:rPr>
          <w:t xml:space="preserve">, </w:t>
        </w:r>
        <w:del w:id="1141" w:author="Автор" w:date="2025-12-03T00:02:00Z">
          <w:r w:rsidRPr="00915E75" w:rsidDel="00E52F66">
            <w:rPr>
              <w:rFonts w:ascii="Times New Roman" w:eastAsia="Times New Roman" w:hAnsi="Times New Roman" w:cs="Times New Roman"/>
              <w:color w:val="000000"/>
              <w:sz w:val="24"/>
              <w:szCs w:val="24"/>
              <w:lang w:val="en-US"/>
            </w:rPr>
            <w:delText>as</w:delText>
          </w:r>
        </w:del>
      </w:ins>
      <w:ins w:id="1142" w:author="Автор" w:date="2025-12-03T00:02:00Z">
        <w:r w:rsidR="00E52F66">
          <w:rPr>
            <w:rFonts w:ascii="Times New Roman" w:eastAsia="Times New Roman" w:hAnsi="Times New Roman" w:cs="Times New Roman"/>
            <w:color w:val="000000"/>
            <w:sz w:val="24"/>
            <w:szCs w:val="24"/>
            <w:lang w:val="en-US"/>
          </w:rPr>
          <w:t>because</w:t>
        </w:r>
      </w:ins>
      <w:ins w:id="1143" w:author="Автор" w:date="2025-12-02T16:09:00Z">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ins>
      <w:ins w:id="1144" w:author="Автор" w:date="2025-12-03T00:03:00Z">
        <w:r w:rsidR="00E52F66">
          <w:rPr>
            <w:rFonts w:ascii="Times New Roman" w:eastAsia="Times New Roman" w:hAnsi="Times New Roman" w:cs="Times New Roman"/>
            <w:color w:val="000000"/>
            <w:sz w:val="24"/>
            <w:szCs w:val="24"/>
            <w:lang w:val="en-US"/>
          </w:rPr>
          <w:t>, as estimated before for another virus</w:t>
        </w:r>
      </w:ins>
      <w:ins w:id="1145" w:author="Автор" w:date="2025-12-02T16:09:00Z">
        <w:r w:rsidRPr="00915E75">
          <w:rPr>
            <w:rFonts w:ascii="Times New Roman" w:eastAsia="Times New Roman" w:hAnsi="Times New Roman" w:cs="Times New Roman"/>
            <w:color w:val="000000"/>
            <w:sz w:val="24"/>
            <w:szCs w:val="24"/>
            <w:lang w:val="en-US"/>
          </w:rPr>
          <w:t xml:space="preserve"> </w:t>
        </w:r>
      </w:ins>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ins w:id="1146" w:author="Автор" w:date="2025-12-02T16:09:00Z">
        <w:r>
          <w:rPr>
            <w:rFonts w:ascii="Times New Roman" w:eastAsia="Times New Roman" w:hAnsi="Times New Roman" w:cs="Times New Roman"/>
            <w:color w:val="000000"/>
            <w:sz w:val="24"/>
            <w:szCs w:val="24"/>
            <w:lang w:val="en-US"/>
          </w:rPr>
          <w:t>.</w:t>
        </w:r>
      </w:ins>
      <w:ins w:id="1147" w:author="Автор" w:date="2025-12-02T16:29:00Z">
        <w:r w:rsidR="003F4C32">
          <w:rPr>
            <w:rFonts w:ascii="Times New Roman" w:eastAsia="Times New Roman" w:hAnsi="Times New Roman" w:cs="Times New Roman"/>
            <w:color w:val="000000"/>
            <w:sz w:val="24"/>
            <w:szCs w:val="24"/>
            <w:lang w:val="en-US"/>
          </w:rPr>
          <w:t xml:space="preserve"> </w:t>
        </w:r>
      </w:ins>
      <w:ins w:id="1148" w:author="Автор" w:date="2025-12-02T16:41:00Z">
        <w:r w:rsidR="001E7145" w:rsidRPr="00742F5B">
          <w:rPr>
            <w:rFonts w:ascii="Times New Roman" w:eastAsia="Times New Roman" w:hAnsi="Times New Roman" w:cs="Times New Roman"/>
            <w:color w:val="000000"/>
            <w:sz w:val="24"/>
            <w:szCs w:val="24"/>
            <w:lang w:val="en-US"/>
            <w:rPrChange w:id="1149" w:author="Автор" w:date="2025-12-02T16:42:00Z">
              <w:rPr>
                <w:rFonts w:ascii="Times New Roman" w:hAnsi="Times New Roman" w:cs="Times New Roman"/>
                <w:color w:val="000000"/>
                <w:sz w:val="20"/>
                <w:szCs w:val="20"/>
                <w:lang w:val="en-US"/>
              </w:rPr>
            </w:rPrChange>
          </w:rPr>
          <w:t xml:space="preserve">Multiplicity of infection is incorporated into an effective recombination rate measurable directly from genomic data </w:t>
        </w:r>
      </w:ins>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del w:id="1150" w:author="Автор" w:date="2025-12-15T14:44:00Z">
        <w:r w:rsidR="00C46D0B" w:rsidDel="00C44020">
          <w:rPr>
            <w:rFonts w:ascii="Times New Roman" w:eastAsia="Times New Roman" w:hAnsi="Times New Roman" w:cs="Times New Roman"/>
            <w:color w:val="000000"/>
            <w:sz w:val="24"/>
            <w:szCs w:val="24"/>
            <w:lang w:val="en-US"/>
          </w:rPr>
          <w:delText>Neher, 2010 #150}</w:delText>
        </w:r>
      </w:del>
      <w:ins w:id="1151" w:author="Автор" w:date="2025-12-02T16:41:00Z">
        <w:r w:rsidR="001E7145" w:rsidRPr="00742F5B">
          <w:rPr>
            <w:rFonts w:ascii="Times New Roman" w:eastAsia="Times New Roman" w:hAnsi="Times New Roman" w:cs="Times New Roman"/>
            <w:color w:val="000000"/>
            <w:sz w:val="24"/>
            <w:szCs w:val="24"/>
            <w:lang w:val="en-US"/>
            <w:rPrChange w:id="1152" w:author="Автор" w:date="2025-12-02T16:42:00Z">
              <w:rPr>
                <w:rFonts w:ascii="Times New Roman" w:hAnsi="Times New Roman" w:cs="Times New Roman"/>
                <w:color w:val="000000"/>
                <w:sz w:val="20"/>
                <w:szCs w:val="20"/>
                <w:lang w:val="en-US"/>
              </w:rPr>
            </w:rPrChange>
          </w:rPr>
          <w:t>.</w:t>
        </w:r>
        <w:r w:rsidR="001E7145">
          <w:rPr>
            <w:rFonts w:ascii="Times New Roman" w:hAnsi="Times New Roman" w:cs="Times New Roman"/>
            <w:color w:val="000000"/>
            <w:sz w:val="20"/>
            <w:szCs w:val="20"/>
            <w:lang w:val="en-US"/>
          </w:rPr>
          <w:t xml:space="preserve"> </w:t>
        </w:r>
      </w:ins>
    </w:p>
    <w:p w14:paraId="05980B95" w14:textId="53E7524C" w:rsidR="00653793" w:rsidDel="00653793" w:rsidRDefault="003F4C32" w:rsidP="00742F5B">
      <w:pPr>
        <w:pBdr>
          <w:top w:val="nil"/>
          <w:left w:val="nil"/>
          <w:bottom w:val="nil"/>
          <w:right w:val="nil"/>
          <w:between w:val="nil"/>
        </w:pBdr>
        <w:spacing w:after="0" w:line="360" w:lineRule="auto"/>
        <w:ind w:firstLine="709"/>
        <w:jc w:val="both"/>
        <w:rPr>
          <w:del w:id="1153" w:author="Автор" w:date="2025-12-02T15:47:00Z"/>
          <w:rFonts w:ascii="Times New Roman" w:eastAsia="Times New Roman" w:hAnsi="Times New Roman" w:cs="Times New Roman"/>
          <w:color w:val="000000"/>
          <w:sz w:val="24"/>
          <w:szCs w:val="24"/>
        </w:rPr>
        <w:pPrChange w:id="1154" w:author="Автор" w:date="2025-12-02T15:47:00Z">
          <w:pPr>
            <w:pBdr>
              <w:top w:val="nil"/>
              <w:left w:val="nil"/>
              <w:bottom w:val="nil"/>
              <w:right w:val="nil"/>
              <w:between w:val="nil"/>
            </w:pBdr>
            <w:spacing w:line="360" w:lineRule="auto"/>
            <w:ind w:firstLine="708"/>
            <w:jc w:val="both"/>
          </w:pPr>
        </w:pPrChange>
      </w:pPr>
      <w:ins w:id="1155" w:author="Автор" w:date="2025-12-02T16:30:00Z">
        <w:r>
          <w:rPr>
            <w:rFonts w:ascii="Times New Roman" w:eastAsia="Times New Roman" w:hAnsi="Times New Roman" w:cs="Times New Roman"/>
            <w:color w:val="000000"/>
            <w:sz w:val="24"/>
            <w:szCs w:val="24"/>
            <w:lang w:val="en-US"/>
          </w:rPr>
          <w:t xml:space="preserve">Also, here </w:t>
        </w:r>
      </w:ins>
      <w:ins w:id="1156" w:author="Автор" w:date="2025-12-02T16:29:00Z">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ins>
      <w:ins w:id="1157" w:author="Автор" w:date="2025-12-03T00:03:00Z">
        <w:r w:rsidR="00BE0056">
          <w:rPr>
            <w:rFonts w:ascii="Times New Roman" w:eastAsia="Times New Roman" w:hAnsi="Times New Roman" w:cs="Times New Roman"/>
            <w:color w:val="000000"/>
            <w:sz w:val="24"/>
            <w:szCs w:val="24"/>
            <w:lang w:val="en-US"/>
          </w:rPr>
          <w:t xml:space="preserve"> conflicts</w:t>
        </w:r>
      </w:ins>
      <w:ins w:id="1158" w:author="Автор" w:date="2025-12-02T16:29:00Z">
        <w:r w:rsidRPr="003F4C32">
          <w:rPr>
            <w:rFonts w:ascii="Times New Roman" w:eastAsia="Times New Roman" w:hAnsi="Times New Roman" w:cs="Times New Roman"/>
            <w:color w:val="000000"/>
            <w:sz w:val="24"/>
            <w:szCs w:val="24"/>
            <w:lang w:val="en-US"/>
          </w:rPr>
          <w:t xml:space="preserve"> are possible </w:t>
        </w:r>
      </w:ins>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del w:id="1159" w:author="Автор" w:date="2025-12-15T14:44:00Z">
        <w:r w:rsidR="00F53701" w:rsidDel="00C44020">
          <w:rPr>
            <w:rFonts w:ascii="Times New Roman" w:eastAsia="Times New Roman" w:hAnsi="Times New Roman" w:cs="Times New Roman"/>
            <w:color w:val="000000"/>
            <w:sz w:val="24"/>
            <w:szCs w:val="24"/>
            <w:lang w:val="en-US"/>
          </w:rPr>
          <w:delText>{Rast, 2016 #115}</w:delText>
        </w:r>
      </w:del>
      <w:ins w:id="1160" w:author="Автор" w:date="2025-12-03T00:53:00Z">
        <w:del w:id="1161" w:author="Автор" w:date="2025-12-03T00:58:00Z">
          <w:r w:rsidR="0063337E" w:rsidDel="00880ED6">
            <w:rPr>
              <w:rFonts w:ascii="Times New Roman" w:eastAsia="Times New Roman" w:hAnsi="Times New Roman" w:cs="Times New Roman"/>
              <w:color w:val="000000"/>
              <w:sz w:val="24"/>
              <w:szCs w:val="24"/>
              <w:lang w:val="en-US"/>
            </w:rPr>
            <w:delText>{</w:delText>
          </w:r>
        </w:del>
      </w:ins>
      <w:del w:id="1162" w:author="Автор" w:date="2025-12-03T00:58:00Z">
        <w:r w:rsidR="00E3739B" w:rsidDel="00880ED6">
          <w:rPr>
            <w:rFonts w:ascii="Times New Roman" w:eastAsia="Times New Roman" w:hAnsi="Times New Roman" w:cs="Times New Roman"/>
            <w:color w:val="000000"/>
            <w:sz w:val="24"/>
            <w:szCs w:val="24"/>
            <w:lang w:val="en-US"/>
          </w:rPr>
          <w:delText>{Rouzine, 2025 #11}</w:delText>
        </w:r>
      </w:del>
      <w:ins w:id="1163" w:author="Автор" w:date="2025-12-02T16:29:00Z">
        <w:del w:id="1164" w:author="Автор" w:date="2025-12-03T00:58:00Z">
          <w:r w:rsidRPr="003F4C32" w:rsidDel="00880ED6">
            <w:rPr>
              <w:rFonts w:ascii="Times New Roman" w:eastAsia="Times New Roman" w:hAnsi="Times New Roman" w:cs="Times New Roman"/>
              <w:color w:val="000000"/>
              <w:sz w:val="24"/>
              <w:szCs w:val="24"/>
              <w:lang w:val="en-US"/>
            </w:rPr>
            <w:delText xml:space="preserve">. For chronic infections, such as HIV in patients and between patients, they have been studied </w:delText>
          </w:r>
        </w:del>
      </w:ins>
      <w:del w:id="1165" w:author="Автор" w:date="2025-12-03T00:58:00Z">
        <w:r w:rsidR="00E3739B" w:rsidDel="00880ED6">
          <w:rPr>
            <w:rFonts w:ascii="Times New Roman" w:eastAsia="Times New Roman" w:hAnsi="Times New Roman" w:cs="Times New Roman"/>
            <w:color w:val="000000"/>
            <w:sz w:val="24"/>
            <w:szCs w:val="24"/>
            <w:lang w:val="en-US"/>
          </w:rPr>
          <w:delText>{Rast, 2016 #115</w:delText>
        </w:r>
      </w:del>
      <w:ins w:id="1166" w:author="Автор" w:date="2025-12-03T00:53:00Z">
        <w:del w:id="1167" w:author="Автор" w:date="2025-12-03T00:58:00Z">
          <w:r w:rsidR="00E3739B" w:rsidDel="00880ED6">
            <w:rPr>
              <w:rFonts w:ascii="Times New Roman" w:eastAsia="Times New Roman" w:hAnsi="Times New Roman" w:cs="Times New Roman"/>
              <w:color w:val="000000"/>
              <w:sz w:val="24"/>
              <w:szCs w:val="24"/>
              <w:lang w:val="en-US"/>
            </w:rPr>
            <w:delText xml:space="preserve">; </w:delText>
          </w:r>
        </w:del>
      </w:ins>
      <w:del w:id="1168" w:author="Автор" w:date="2025-12-03T00:58:00Z">
        <w:r w:rsidR="00E3739B" w:rsidDel="00880ED6">
          <w:rPr>
            <w:rFonts w:ascii="Times New Roman" w:eastAsia="Times New Roman" w:hAnsi="Times New Roman" w:cs="Times New Roman"/>
            <w:color w:val="000000"/>
            <w:sz w:val="24"/>
            <w:szCs w:val="24"/>
            <w:lang w:val="en-US"/>
          </w:rPr>
          <w:delText>}</w:delText>
        </w:r>
      </w:del>
      <w:ins w:id="1169" w:author="Автор" w:date="2025-12-03T00:53:00Z">
        <w:del w:id="1170" w:author="Автор" w:date="2025-12-03T00:58:00Z">
          <w:r w:rsidR="00E3739B" w:rsidDel="00880ED6">
            <w:rPr>
              <w:rFonts w:ascii="Times New Roman" w:eastAsia="Times New Roman" w:hAnsi="Times New Roman" w:cs="Times New Roman"/>
              <w:color w:val="000000"/>
              <w:sz w:val="24"/>
              <w:szCs w:val="24"/>
              <w:lang w:val="en-US"/>
            </w:rPr>
            <w:delText>Rouzine, 2025 #11}</w:delText>
          </w:r>
        </w:del>
      </w:ins>
      <w:ins w:id="1171" w:author="Автор" w:date="2025-12-02T16:29:00Z">
        <w:r w:rsidRPr="003F4C32">
          <w:rPr>
            <w:rFonts w:ascii="Times New Roman" w:eastAsia="Times New Roman" w:hAnsi="Times New Roman" w:cs="Times New Roman"/>
            <w:color w:val="000000"/>
            <w:sz w:val="24"/>
            <w:szCs w:val="24"/>
            <w:lang w:val="en-US"/>
          </w:rPr>
          <w:t>.</w:t>
        </w:r>
      </w:ins>
    </w:p>
    <w:p w14:paraId="5C20BEF6" w14:textId="77777777" w:rsidR="00653793" w:rsidRDefault="00653793" w:rsidP="00742F5B">
      <w:pPr>
        <w:pBdr>
          <w:top w:val="nil"/>
          <w:left w:val="nil"/>
          <w:bottom w:val="nil"/>
          <w:right w:val="nil"/>
          <w:between w:val="nil"/>
        </w:pBdr>
        <w:spacing w:after="0" w:line="360" w:lineRule="auto"/>
        <w:ind w:firstLine="709"/>
        <w:jc w:val="both"/>
        <w:rPr>
          <w:ins w:id="1172" w:author="Автор" w:date="2025-12-02T15:47:00Z"/>
          <w:rFonts w:ascii="Times New Roman" w:eastAsia="Times New Roman" w:hAnsi="Times New Roman" w:cs="Times New Roman"/>
          <w:color w:val="000000"/>
          <w:sz w:val="24"/>
          <w:szCs w:val="24"/>
        </w:rPr>
        <w:pPrChange w:id="1173" w:author="Автор" w:date="2025-12-02T15:47:00Z">
          <w:pPr>
            <w:pBdr>
              <w:top w:val="nil"/>
              <w:left w:val="nil"/>
              <w:bottom w:val="nil"/>
              <w:right w:val="nil"/>
              <w:between w:val="nil"/>
            </w:pBdr>
            <w:spacing w:line="360" w:lineRule="auto"/>
            <w:ind w:firstLine="708"/>
            <w:jc w:val="both"/>
          </w:pPr>
        </w:pPrChange>
      </w:pP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A.A. Makashov and S.V. Lagunov for technical help and discussion. We are grateful to A. I. Pikhulya, D. A. Gorshkova, E. A. Vigovskaya, and E. I. Stroganova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13"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lastRenderedPageBreak/>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Carlborg, L. Jacobsson, P. Ahgren,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Zuk, E. Hechter, S. R. Sunyaev, E. S. Lander, The mystery of missing heritability: Genetic interactions create phantom heritability. </w:t>
      </w:r>
      <w:r>
        <w:rPr>
          <w:i/>
          <w:color w:val="000000"/>
        </w:rPr>
        <w:t>Proc Natl Acad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r>
        <w:rPr>
          <w:i/>
          <w:color w:val="000000"/>
        </w:rPr>
        <w:t>Theor Popul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Ballana, R. Badia, B. Clotet,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Regoes, R. Antia, The role of compensatory mutations in the emergence of drug resistance. </w:t>
      </w:r>
      <w:r>
        <w:rPr>
          <w:i/>
          <w:color w:val="000000"/>
        </w:rPr>
        <w:t>PLoS Comput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Piana, P. Carloni, U. Rothlisberger,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Nat Commun</w:t>
      </w:r>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J Virol</w:t>
      </w:r>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Rouzine, J. M. Coffin, Search for the mechanism of genetic variation in the pro gene of human immunodeficiency virus. </w:t>
      </w:r>
      <w:r>
        <w:rPr>
          <w:i/>
          <w:color w:val="000000"/>
        </w:rPr>
        <w:t>J Virol</w:t>
      </w:r>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Rouzine,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A. M. Carabelli</w:t>
      </w:r>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Tedla, R. A. Bull, Evolution of the SARS-CoV-2 omicron variants BA.1 to BA.5: Implications for immune escape and transmission. </w:t>
      </w:r>
      <w:r>
        <w:rPr>
          <w:i/>
          <w:color w:val="000000"/>
        </w:rPr>
        <w:t>Rev Med Virol</w:t>
      </w:r>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Cobey, D. B. Larremore, Y. H. Grad, M. Lipsitch,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Yewdell,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Rouzine, G. Rozhnova, Evolutionary implications of SARS-CoV-2 vaccination for the future design of vaccination strategies. </w:t>
      </w:r>
      <w:r>
        <w:rPr>
          <w:i/>
          <w:color w:val="000000"/>
        </w:rPr>
        <w:t>Commun Med (Lond)</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A. Moulana</w:t>
      </w:r>
      <w:r>
        <w:rPr>
          <w:i/>
          <w:color w:val="000000"/>
        </w:rPr>
        <w:t xml:space="preserve"> et al.</w:t>
      </w:r>
      <w:r>
        <w:rPr>
          <w:color w:val="000000"/>
        </w:rPr>
        <w:t xml:space="preserve">, Compensatory epistasis maintains ACE2 affinity in SARS-CoV-2 Omicron BA.1. </w:t>
      </w:r>
      <w:r>
        <w:rPr>
          <w:i/>
          <w:color w:val="000000"/>
        </w:rPr>
        <w:t>Nat Commun</w:t>
      </w:r>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A. K. Reuschl</w:t>
      </w:r>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Nat Ecol Evol</w:t>
      </w:r>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IEEE/ACM Trans Comput Biol Bioinform</w:t>
      </w:r>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Detecting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r>
        <w:rPr>
          <w:i/>
          <w:color w:val="000000"/>
        </w:rPr>
        <w:t>PLoS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Weigt, R. A. White, H. Szurmant, J. A. Hoch, T. Hwa, Identification of direct residue contacts in protein-protein interaction by message passing. </w:t>
      </w:r>
      <w:r>
        <w:rPr>
          <w:i/>
          <w:color w:val="000000"/>
        </w:rPr>
        <w:t>Proc Natl Acad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Neher, B. I. Shraiman,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Kaczorowski, J. P. Barton, A. K. Chakraborty, M. R. McKay, Fitness landscape of the human immunodeficiency virus envelope protein that is targeted by antibodies. </w:t>
      </w:r>
      <w:r>
        <w:rPr>
          <w:i/>
          <w:color w:val="000000"/>
        </w:rPr>
        <w:t>Proc Natl Acad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Hemani,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Pedruzzi, A. Barlukova, I. M. Rouzine, Evolutionary footprint of epistasis. </w:t>
      </w:r>
      <w:r>
        <w:rPr>
          <w:i/>
          <w:color w:val="000000"/>
        </w:rPr>
        <w:t>PLoS Comput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Neverov, S. Kryazhimskiy, J. B. Plotkin, G. A. Bazykin, Coordinated Evolution of Influenza A Surface Proteins. </w:t>
      </w:r>
      <w:r>
        <w:rPr>
          <w:i/>
          <w:color w:val="000000"/>
        </w:rPr>
        <w:t>PLoS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The genetical theory of natural  selection</w:t>
      </w:r>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Pedruzzi, I. M. Rouzine, Epistasis detectably alters correlations between genomic sites in a narrow parameter window. </w:t>
      </w:r>
      <w:r>
        <w:rPr>
          <w:i/>
          <w:color w:val="000000"/>
        </w:rPr>
        <w:t>PLoS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Pedruzzi, I. M. Rouzine, An evolution-based high-fidelity method of epistasis measurement: Theory and application to influenza. </w:t>
      </w:r>
      <w:r>
        <w:rPr>
          <w:i/>
          <w:color w:val="000000"/>
        </w:rPr>
        <w:t>PLoS Pathog</w:t>
      </w:r>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M. Krzywinski</w:t>
      </w:r>
      <w:r>
        <w:rPr>
          <w:i/>
          <w:color w:val="000000"/>
        </w:rPr>
        <w:t xml:space="preserve"> et al.</w:t>
      </w:r>
      <w:r>
        <w:rPr>
          <w:color w:val="000000"/>
        </w:rPr>
        <w:t xml:space="preserve">, Circos: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Chappey,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r>
        <w:rPr>
          <w:i/>
          <w:color w:val="000000"/>
        </w:rPr>
        <w:t>PLoS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Kryazhimskiy, J. Dushoff, G. A. Bazykin, J. B. Plotkin, Prevalence of epistasis in the evolution of influenza A surface proteins. </w:t>
      </w:r>
      <w:r>
        <w:rPr>
          <w:i/>
          <w:color w:val="000000"/>
        </w:rPr>
        <w:t>PLoS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r>
        <w:rPr>
          <w:i/>
          <w:color w:val="000000"/>
        </w:rPr>
        <w:t>PLoS Comput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Batorsky, R. A. Sergeev, I. M. Rouzine, The route of HIV escape from immune response targeting multiple sites is determined by the cost-benefit tradeoff of escape mutations. </w:t>
      </w:r>
      <w:r>
        <w:rPr>
          <w:i/>
          <w:color w:val="000000"/>
        </w:rPr>
        <w:t>PLoS Comput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r>
        <w:rPr>
          <w:i/>
          <w:color w:val="000000"/>
        </w:rPr>
        <w:t>Evol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Rouzine,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Rouzine,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14"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Rouzine,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Rouzine,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Rouzine, G. Rozhnova, Antigenic evolution of viruses in host populations. </w:t>
      </w:r>
      <w:r>
        <w:rPr>
          <w:i/>
          <w:color w:val="000000"/>
        </w:rPr>
        <w:t>PLoS Pathog</w:t>
      </w:r>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Evolutionary Theory: Mathematical And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Felsenstein,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Rouzine, J. Wakeley, J. M. Coffin, The solitary wave of asexual evolution. </w:t>
      </w:r>
      <w:r>
        <w:rPr>
          <w:i/>
          <w:color w:val="000000"/>
        </w:rPr>
        <w:t>Proc Natl Acad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The fate of competing beneficial mutations in an asexual population. </w:t>
      </w:r>
      <w:r>
        <w:rPr>
          <w:i/>
          <w:color w:val="000000"/>
        </w:rPr>
        <w:t>Genetica</w:t>
      </w:r>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Weigt, Epistatic models predict mutable sites in SARS-CoV-2 proteins and epitopes. </w:t>
      </w:r>
      <w:r>
        <w:rPr>
          <w:i/>
          <w:color w:val="000000"/>
        </w:rPr>
        <w:t>Proc Natl Acad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Dichio, E. Rodríguez Horta, K. Thorell, E. Aurell,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R. Batorsky</w:t>
      </w:r>
      <w:r>
        <w:rPr>
          <w:i/>
          <w:color w:val="000000"/>
        </w:rPr>
        <w:t xml:space="preserve"> et al.</w:t>
      </w:r>
      <w:r>
        <w:rPr>
          <w:color w:val="000000"/>
        </w:rPr>
        <w:t xml:space="preserve">, Estimate of effective recombination rate and average selection coefficient for HIV in chronic infection. </w:t>
      </w:r>
      <w:r>
        <w:rPr>
          <w:i/>
          <w:color w:val="000000"/>
        </w:rPr>
        <w:t>Proc Natl Acad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Katoh, J. Rozewicki, K. D. Yamada, MAFFT online service: multiple sequence alignment, interactive sequence choice and visualization. </w:t>
      </w:r>
      <w:r>
        <w:rPr>
          <w:i/>
          <w:color w:val="000000"/>
        </w:rPr>
        <w:t>Brief Bioinform</w:t>
      </w:r>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174" w:name="_htypwhcwfavg" w:colFirst="0" w:colLast="0"/>
      <w:bookmarkEnd w:id="1174"/>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  –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175" w:name="_5t6f0pgamd8t" w:colFirst="0" w:colLast="0"/>
      <w:bookmarkEnd w:id="1175"/>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742F5B">
        <w:rPr>
          <w:noProof/>
          <w:lang w:val="fr-FR"/>
          <w:rPrChange w:id="1176" w:author="Автор" w:date="2025-12-23T13:38:00Z">
            <w:rPr>
              <w:noProof/>
            </w:rPr>
          </w:rPrChange>
        </w:rPr>
        <w:t>9.</w:t>
      </w:r>
      <w:r w:rsidRPr="00742F5B">
        <w:rPr>
          <w:noProof/>
          <w:lang w:val="fr-FR"/>
          <w:rPrChange w:id="1177" w:author="Автор" w:date="2025-12-23T13:38:00Z">
            <w:rPr>
              <w:noProof/>
            </w:rPr>
          </w:rPrChange>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742F5B">
        <w:rPr>
          <w:noProof/>
          <w:lang w:val="fr-FR"/>
          <w:rPrChange w:id="1178" w:author="Автор" w:date="2025-12-23T13:38:00Z">
            <w:rPr>
              <w:noProof/>
            </w:rPr>
          </w:rPrChange>
        </w:rPr>
        <w:t>11.</w:t>
      </w:r>
      <w:r w:rsidRPr="00742F5B">
        <w:rPr>
          <w:noProof/>
          <w:lang w:val="fr-FR"/>
          <w:rPrChange w:id="1179" w:author="Автор" w:date="2025-12-23T13:38:00Z">
            <w:rPr>
              <w:noProof/>
            </w:rPr>
          </w:rPrChange>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742F5B">
        <w:rPr>
          <w:noProof/>
          <w:lang w:val="fr-FR"/>
          <w:rPrChange w:id="1180" w:author="Автор" w:date="2025-12-23T13:38:00Z">
            <w:rPr>
              <w:noProof/>
            </w:rPr>
          </w:rPrChange>
        </w:rPr>
        <w:t>22.</w:t>
      </w:r>
      <w:r w:rsidRPr="00742F5B">
        <w:rPr>
          <w:noProof/>
          <w:lang w:val="fr-FR"/>
          <w:rPrChange w:id="1181" w:author="Автор" w:date="2025-12-23T13:38:00Z">
            <w:rPr>
              <w:noProof/>
            </w:rPr>
          </w:rPrChange>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8F60D5" w:rsidP="003A1EA6">
      <w:pPr>
        <w:pStyle w:val="EndNoteBibliography"/>
        <w:spacing w:after="0"/>
        <w:rPr>
          <w:noProof/>
        </w:rPr>
      </w:pPr>
      <w:hyperlink r:id="rId22"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742F5B">
        <w:rPr>
          <w:noProof/>
          <w:lang w:val="fr-FR"/>
          <w:rPrChange w:id="1182" w:author="Автор" w:date="2025-12-23T13:38:00Z">
            <w:rPr>
              <w:noProof/>
            </w:rPr>
          </w:rPrChange>
        </w:rPr>
        <w:t>41.</w:t>
      </w:r>
      <w:r w:rsidRPr="00742F5B">
        <w:rPr>
          <w:noProof/>
          <w:lang w:val="fr-FR"/>
          <w:rPrChange w:id="1183" w:author="Автор" w:date="2025-12-23T13:38:00Z">
            <w:rPr>
              <w:noProof/>
            </w:rPr>
          </w:rPrChange>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742F5B">
        <w:rPr>
          <w:noProof/>
          <w:lang w:val="fr-FR"/>
          <w:rPrChange w:id="1184" w:author="Автор" w:date="2025-12-23T13:38:00Z">
            <w:rPr>
              <w:noProof/>
            </w:rPr>
          </w:rPrChange>
        </w:rPr>
        <w:t>42.</w:t>
      </w:r>
      <w:r w:rsidRPr="00742F5B">
        <w:rPr>
          <w:noProof/>
          <w:lang w:val="fr-FR"/>
          <w:rPrChange w:id="1185" w:author="Автор" w:date="2025-12-23T13:38:00Z">
            <w:rPr>
              <w:noProof/>
            </w:rPr>
          </w:rPrChange>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23"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24"/>
      <w:footerReference w:type="default" r:id="rId25"/>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F38A8E" w14:textId="77777777" w:rsidR="00E301A7" w:rsidRDefault="00E301A7" w:rsidP="00403B5C">
      <w:pPr>
        <w:spacing w:after="0" w:line="240" w:lineRule="auto"/>
      </w:pPr>
      <w:r>
        <w:separator/>
      </w:r>
    </w:p>
  </w:endnote>
  <w:endnote w:type="continuationSeparator" w:id="0">
    <w:p w14:paraId="4564E62A" w14:textId="77777777" w:rsidR="00E301A7" w:rsidRDefault="00E301A7"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5620C4" w:rsidRDefault="005620C4"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5620C4" w:rsidRDefault="005620C4"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5620C4" w:rsidRDefault="005620C4"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5620C4" w:rsidRDefault="005620C4"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41D1FA" w14:textId="77777777" w:rsidR="00E301A7" w:rsidRDefault="00E301A7" w:rsidP="00403B5C">
      <w:pPr>
        <w:spacing w:after="0" w:line="240" w:lineRule="auto"/>
      </w:pPr>
      <w:r>
        <w:separator/>
      </w:r>
    </w:p>
  </w:footnote>
  <w:footnote w:type="continuationSeparator" w:id="0">
    <w:p w14:paraId="359E55BD" w14:textId="77777777" w:rsidR="00E301A7" w:rsidRDefault="00E301A7" w:rsidP="00403B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trackRevisions/>
  <w:defaultTabStop w:val="72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555E"/>
    <w:rsid w:val="00040928"/>
    <w:rsid w:val="0005018A"/>
    <w:rsid w:val="00050B99"/>
    <w:rsid w:val="00051F17"/>
    <w:rsid w:val="000704EE"/>
    <w:rsid w:val="000772D9"/>
    <w:rsid w:val="00081885"/>
    <w:rsid w:val="00093E61"/>
    <w:rsid w:val="000A7332"/>
    <w:rsid w:val="000B7415"/>
    <w:rsid w:val="000E1076"/>
    <w:rsid w:val="000E3942"/>
    <w:rsid w:val="000E77EB"/>
    <w:rsid w:val="000F22EE"/>
    <w:rsid w:val="000F6DF9"/>
    <w:rsid w:val="000F7FF0"/>
    <w:rsid w:val="00101F13"/>
    <w:rsid w:val="00136421"/>
    <w:rsid w:val="001401ED"/>
    <w:rsid w:val="00144B10"/>
    <w:rsid w:val="00150B08"/>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746C"/>
    <w:rsid w:val="001D21CF"/>
    <w:rsid w:val="001D360D"/>
    <w:rsid w:val="001E5656"/>
    <w:rsid w:val="001E5EAD"/>
    <w:rsid w:val="001E7145"/>
    <w:rsid w:val="001F204E"/>
    <w:rsid w:val="00203E5E"/>
    <w:rsid w:val="00221F9E"/>
    <w:rsid w:val="00231D32"/>
    <w:rsid w:val="00244C24"/>
    <w:rsid w:val="00247B71"/>
    <w:rsid w:val="002502EA"/>
    <w:rsid w:val="0026796C"/>
    <w:rsid w:val="00270598"/>
    <w:rsid w:val="00271A3E"/>
    <w:rsid w:val="0028747D"/>
    <w:rsid w:val="002A2B25"/>
    <w:rsid w:val="002A2D9A"/>
    <w:rsid w:val="002B2E45"/>
    <w:rsid w:val="002C11AB"/>
    <w:rsid w:val="002C240E"/>
    <w:rsid w:val="002C4707"/>
    <w:rsid w:val="002C66A8"/>
    <w:rsid w:val="002D736E"/>
    <w:rsid w:val="002E47E3"/>
    <w:rsid w:val="002F5C3B"/>
    <w:rsid w:val="00306C71"/>
    <w:rsid w:val="003141A2"/>
    <w:rsid w:val="00316475"/>
    <w:rsid w:val="003201A0"/>
    <w:rsid w:val="003319E3"/>
    <w:rsid w:val="00365A8A"/>
    <w:rsid w:val="00365CCC"/>
    <w:rsid w:val="00367C63"/>
    <w:rsid w:val="00395CF5"/>
    <w:rsid w:val="003A1EA6"/>
    <w:rsid w:val="003A23D7"/>
    <w:rsid w:val="003C3D3C"/>
    <w:rsid w:val="003C4E3B"/>
    <w:rsid w:val="003F2820"/>
    <w:rsid w:val="003F4C32"/>
    <w:rsid w:val="003F5305"/>
    <w:rsid w:val="00401A76"/>
    <w:rsid w:val="00403B5C"/>
    <w:rsid w:val="00404A22"/>
    <w:rsid w:val="0043143B"/>
    <w:rsid w:val="00435B03"/>
    <w:rsid w:val="00447911"/>
    <w:rsid w:val="0045051E"/>
    <w:rsid w:val="00461CCA"/>
    <w:rsid w:val="004868F0"/>
    <w:rsid w:val="00495DC9"/>
    <w:rsid w:val="004A5170"/>
    <w:rsid w:val="004A6B93"/>
    <w:rsid w:val="004D4EEA"/>
    <w:rsid w:val="004D53FB"/>
    <w:rsid w:val="004E6C9D"/>
    <w:rsid w:val="004E7B17"/>
    <w:rsid w:val="004F6E6D"/>
    <w:rsid w:val="004F7EC4"/>
    <w:rsid w:val="00517989"/>
    <w:rsid w:val="005209BB"/>
    <w:rsid w:val="00527497"/>
    <w:rsid w:val="00533F85"/>
    <w:rsid w:val="00535229"/>
    <w:rsid w:val="00544C36"/>
    <w:rsid w:val="00545794"/>
    <w:rsid w:val="00547091"/>
    <w:rsid w:val="00557C49"/>
    <w:rsid w:val="005620C4"/>
    <w:rsid w:val="00565D3D"/>
    <w:rsid w:val="00571015"/>
    <w:rsid w:val="005876A5"/>
    <w:rsid w:val="005877C3"/>
    <w:rsid w:val="00596AF4"/>
    <w:rsid w:val="005A5655"/>
    <w:rsid w:val="005C4B74"/>
    <w:rsid w:val="005F4A99"/>
    <w:rsid w:val="00613CD6"/>
    <w:rsid w:val="00620645"/>
    <w:rsid w:val="00620D41"/>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6272C"/>
    <w:rsid w:val="0078018E"/>
    <w:rsid w:val="007A71E2"/>
    <w:rsid w:val="007E084A"/>
    <w:rsid w:val="007E5343"/>
    <w:rsid w:val="007E61EB"/>
    <w:rsid w:val="007E68FB"/>
    <w:rsid w:val="007E76DC"/>
    <w:rsid w:val="007F0FC0"/>
    <w:rsid w:val="00807103"/>
    <w:rsid w:val="00832F25"/>
    <w:rsid w:val="008343EE"/>
    <w:rsid w:val="00836521"/>
    <w:rsid w:val="00847FD9"/>
    <w:rsid w:val="008504C0"/>
    <w:rsid w:val="008525E7"/>
    <w:rsid w:val="008548FD"/>
    <w:rsid w:val="00854946"/>
    <w:rsid w:val="008606E0"/>
    <w:rsid w:val="00862383"/>
    <w:rsid w:val="0087149A"/>
    <w:rsid w:val="00875AB2"/>
    <w:rsid w:val="008766D7"/>
    <w:rsid w:val="00880ED6"/>
    <w:rsid w:val="00891CAF"/>
    <w:rsid w:val="008A352D"/>
    <w:rsid w:val="008A7AEC"/>
    <w:rsid w:val="008A7F46"/>
    <w:rsid w:val="008B3193"/>
    <w:rsid w:val="008B73A5"/>
    <w:rsid w:val="008D006D"/>
    <w:rsid w:val="008D1F85"/>
    <w:rsid w:val="008E3554"/>
    <w:rsid w:val="008F24A0"/>
    <w:rsid w:val="008F60D5"/>
    <w:rsid w:val="008F6F21"/>
    <w:rsid w:val="00903C28"/>
    <w:rsid w:val="00905F86"/>
    <w:rsid w:val="00915E75"/>
    <w:rsid w:val="00924FE5"/>
    <w:rsid w:val="00927A18"/>
    <w:rsid w:val="009307F9"/>
    <w:rsid w:val="009413C4"/>
    <w:rsid w:val="00975958"/>
    <w:rsid w:val="009827A8"/>
    <w:rsid w:val="00982D9E"/>
    <w:rsid w:val="00993F6F"/>
    <w:rsid w:val="009F2839"/>
    <w:rsid w:val="009F5D33"/>
    <w:rsid w:val="009F5FD0"/>
    <w:rsid w:val="00A007CF"/>
    <w:rsid w:val="00A02D48"/>
    <w:rsid w:val="00A056E5"/>
    <w:rsid w:val="00A13279"/>
    <w:rsid w:val="00A16F07"/>
    <w:rsid w:val="00A170E0"/>
    <w:rsid w:val="00A315BB"/>
    <w:rsid w:val="00A32AB0"/>
    <w:rsid w:val="00A417DA"/>
    <w:rsid w:val="00A45DF9"/>
    <w:rsid w:val="00A479C3"/>
    <w:rsid w:val="00A50832"/>
    <w:rsid w:val="00A56DCD"/>
    <w:rsid w:val="00A72EB3"/>
    <w:rsid w:val="00A824AD"/>
    <w:rsid w:val="00A8690C"/>
    <w:rsid w:val="00A87BD0"/>
    <w:rsid w:val="00AA1A88"/>
    <w:rsid w:val="00AB2BF2"/>
    <w:rsid w:val="00AB5E6D"/>
    <w:rsid w:val="00AC30E2"/>
    <w:rsid w:val="00AD43F8"/>
    <w:rsid w:val="00AE78CB"/>
    <w:rsid w:val="00B046D4"/>
    <w:rsid w:val="00B113EE"/>
    <w:rsid w:val="00B15B85"/>
    <w:rsid w:val="00B21171"/>
    <w:rsid w:val="00B26380"/>
    <w:rsid w:val="00B310A3"/>
    <w:rsid w:val="00B43181"/>
    <w:rsid w:val="00B67E12"/>
    <w:rsid w:val="00B72207"/>
    <w:rsid w:val="00B833CB"/>
    <w:rsid w:val="00B863EF"/>
    <w:rsid w:val="00B872A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A6AFA"/>
    <w:rsid w:val="00CC2C32"/>
    <w:rsid w:val="00CC5EE8"/>
    <w:rsid w:val="00CC751C"/>
    <w:rsid w:val="00CD62A9"/>
    <w:rsid w:val="00CE0DB0"/>
    <w:rsid w:val="00CE1FFD"/>
    <w:rsid w:val="00D03890"/>
    <w:rsid w:val="00D4242A"/>
    <w:rsid w:val="00D45393"/>
    <w:rsid w:val="00D65C4C"/>
    <w:rsid w:val="00D7018D"/>
    <w:rsid w:val="00D71EE0"/>
    <w:rsid w:val="00D72BC0"/>
    <w:rsid w:val="00D90F91"/>
    <w:rsid w:val="00DD08D2"/>
    <w:rsid w:val="00DD3CC6"/>
    <w:rsid w:val="00DF6493"/>
    <w:rsid w:val="00E0129D"/>
    <w:rsid w:val="00E07455"/>
    <w:rsid w:val="00E21D7E"/>
    <w:rsid w:val="00E2390C"/>
    <w:rsid w:val="00E301A7"/>
    <w:rsid w:val="00E330A9"/>
    <w:rsid w:val="00E35B27"/>
    <w:rsid w:val="00E3739B"/>
    <w:rsid w:val="00E44D47"/>
    <w:rsid w:val="00E44E47"/>
    <w:rsid w:val="00E52F66"/>
    <w:rsid w:val="00E97715"/>
    <w:rsid w:val="00EC09B4"/>
    <w:rsid w:val="00EC196E"/>
    <w:rsid w:val="00EC317A"/>
    <w:rsid w:val="00EC66E4"/>
    <w:rsid w:val="00EE0715"/>
    <w:rsid w:val="00EF6A49"/>
    <w:rsid w:val="00F002B2"/>
    <w:rsid w:val="00F20CEA"/>
    <w:rsid w:val="00F23D21"/>
    <w:rsid w:val="00F32EEC"/>
    <w:rsid w:val="00F3397C"/>
    <w:rsid w:val="00F355BC"/>
    <w:rsid w:val="00F35E51"/>
    <w:rsid w:val="00F51558"/>
    <w:rsid w:val="00F53701"/>
    <w:rsid w:val="00F56F71"/>
    <w:rsid w:val="00F57B46"/>
    <w:rsid w:val="00F606DB"/>
    <w:rsid w:val="00F65873"/>
    <w:rsid w:val="00F706D7"/>
    <w:rsid w:val="00F9174A"/>
    <w:rsid w:val="00F924C6"/>
    <w:rsid w:val="00F935B8"/>
    <w:rsid w:val="00F9660E"/>
    <w:rsid w:val="00FC42D9"/>
    <w:rsid w:val="00FC430C"/>
    <w:rsid w:val="00FC442F"/>
    <w:rsid w:val="00FD2514"/>
    <w:rsid w:val="00FD6245"/>
    <w:rsid w:val="00FE20AF"/>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FireFrog17/Fundamental-restriction-on-epistasis-detection-and-fitness-valleys-in-virus-evolution-Data"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www.biorxiv.org/content/10.1101/2025.11.26.690712v1"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515/9783110697384" TargetMode="External"/><Relationship Id="rId22" Type="http://schemas.openxmlformats.org/officeDocument/2006/relationships/hyperlink" Target="https://www.nature.com/articles/nrg374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20206</Words>
  <Characters>115179</Characters>
  <Application>Microsoft Office Word</Application>
  <DocSecurity>0</DocSecurity>
  <Lines>959</Lines>
  <Paragraphs>270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135115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2025-08-18T11:19:00Z</dcterms:created>
  <dcterms:modified xsi:type="dcterms:W3CDTF">2026-03-23T18:40:00Z</dcterms:modified>
  <cp:version>04.2000</cp:version>
</cp:coreProperties>
</file>