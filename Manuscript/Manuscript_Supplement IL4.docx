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CCDD68" w14:textId="77777777" w:rsidR="005F40F7" w:rsidRDefault="0076272C">
      <w:pPr>
        <w:spacing w:line="360" w:lineRule="auto"/>
        <w:jc w:val="center"/>
        <w:rPr>
          <w:ins w:id="0" w:author="Автор" w:date="2026-03-24T13:36:00Z"/>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Fundamental restriction on epistasis detection </w:t>
      </w:r>
    </w:p>
    <w:p w14:paraId="5C960518" w14:textId="77AE38FB" w:rsidR="0087149A" w:rsidRDefault="0076272C">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and fitness valleys in virus evolution</w:t>
      </w:r>
    </w:p>
    <w:p w14:paraId="024E4B94" w14:textId="77777777" w:rsidR="0087149A" w:rsidRDefault="0076272C">
      <w:pPr>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Likhachev</w:t>
      </w:r>
      <w:proofErr w:type="spellEnd"/>
      <w:r>
        <w:rPr>
          <w:rFonts w:ascii="Times New Roman" w:eastAsia="Times New Roman" w:hAnsi="Times New Roman" w:cs="Times New Roman"/>
          <w:sz w:val="24"/>
          <w:szCs w:val="24"/>
        </w:rPr>
        <w:t xml:space="preserve"> I.V. &amp; </w:t>
      </w:r>
      <w:proofErr w:type="spellStart"/>
      <w:r>
        <w:rPr>
          <w:rFonts w:ascii="Times New Roman" w:eastAsia="Times New Roman" w:hAnsi="Times New Roman" w:cs="Times New Roman"/>
          <w:sz w:val="24"/>
          <w:szCs w:val="24"/>
        </w:rPr>
        <w:t>Rouzine</w:t>
      </w:r>
      <w:proofErr w:type="spellEnd"/>
      <w:r>
        <w:rPr>
          <w:rFonts w:ascii="Times New Roman" w:eastAsia="Times New Roman" w:hAnsi="Times New Roman" w:cs="Times New Roman"/>
          <w:sz w:val="24"/>
          <w:szCs w:val="24"/>
        </w:rPr>
        <w:t xml:space="preserve"> I.M.*</w:t>
      </w:r>
    </w:p>
    <w:p w14:paraId="10B628C9" w14:textId="77777777" w:rsidR="0087149A" w:rsidRDefault="0076272C">
      <w:pPr>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Sechenov</w:t>
      </w:r>
      <w:proofErr w:type="spellEnd"/>
      <w:r>
        <w:rPr>
          <w:rFonts w:ascii="Times New Roman" w:eastAsia="Times New Roman" w:hAnsi="Times New Roman" w:cs="Times New Roman"/>
          <w:sz w:val="24"/>
          <w:szCs w:val="24"/>
        </w:rPr>
        <w:t xml:space="preserve"> Institute of Evolutionary Physiology and Biochemistry</w:t>
      </w:r>
    </w:p>
    <w:p w14:paraId="37476D75" w14:textId="77777777" w:rsidR="0087149A" w:rsidRDefault="0076272C">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Russian Academy of Sciences, St Petersburg, Russia</w:t>
      </w:r>
    </w:p>
    <w:p w14:paraId="4A3EE218" w14:textId="77777777" w:rsidR="0087149A" w:rsidRDefault="0087149A">
      <w:pPr>
        <w:spacing w:line="360" w:lineRule="auto"/>
        <w:jc w:val="center"/>
        <w:rPr>
          <w:rFonts w:ascii="Times New Roman" w:eastAsia="Times New Roman" w:hAnsi="Times New Roman" w:cs="Times New Roman"/>
          <w:sz w:val="24"/>
          <w:szCs w:val="24"/>
        </w:rPr>
      </w:pPr>
    </w:p>
    <w:p w14:paraId="69747C39" w14:textId="77777777" w:rsidR="0087149A" w:rsidRDefault="0076272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p>
    <w:p w14:paraId="34CE77D1" w14:textId="36E53D54" w:rsidR="0087149A" w:rsidRDefault="0076272C">
      <w:pPr>
        <w:spacing w:line="360" w:lineRule="auto"/>
        <w:jc w:val="both"/>
        <w:rPr>
          <w:rFonts w:ascii="Times New Roman" w:eastAsia="Times New Roman" w:hAnsi="Times New Roman" w:cs="Times New Roman"/>
          <w:sz w:val="24"/>
          <w:szCs w:val="24"/>
        </w:rPr>
      </w:pPr>
      <w:bookmarkStart w:id="1" w:name="lnsckkfvqiem" w:colFirst="0" w:colLast="0"/>
      <w:bookmarkStart w:id="2" w:name="o1rntmh8698a" w:colFirst="0" w:colLast="0"/>
      <w:bookmarkStart w:id="3" w:name="via2le7xob24" w:colFirst="0" w:colLast="0"/>
      <w:bookmarkStart w:id="4" w:name="wcdjqore1275" w:colFirst="0" w:colLast="0"/>
      <w:bookmarkEnd w:id="1"/>
      <w:bookmarkEnd w:id="2"/>
      <w:bookmarkEnd w:id="3"/>
      <w:bookmarkEnd w:id="4"/>
      <w:r>
        <w:rPr>
          <w:rFonts w:ascii="Times New Roman" w:eastAsia="Times New Roman" w:hAnsi="Times New Roman" w:cs="Times New Roman"/>
          <w:sz w:val="24"/>
          <w:szCs w:val="24"/>
        </w:rPr>
        <w:t>Probabilistic prognosis of virus evolution, vital for the design of effective vaccines and antiviral drugs, requires the knowledge of adapti</w:t>
      </w:r>
      <w:r w:rsidRPr="0076272C">
        <w:rPr>
          <w:rFonts w:ascii="Times New Roman" w:eastAsia="Times New Roman" w:hAnsi="Times New Roman" w:cs="Times New Roman"/>
          <w:sz w:val="24"/>
          <w:szCs w:val="24"/>
        </w:rPr>
        <w:t>ve landscape including epistatic interactions. Although epistatic interactions can, in principle, be inferred from abundant sequencing data, fundamental limitations on their detection imposed by genetic linkage between evolving sites obscure their signature and require averaging over many independent populations.</w:t>
      </w:r>
      <w:r>
        <w:rPr>
          <w:rFonts w:ascii="Times New Roman" w:eastAsia="Times New Roman" w:hAnsi="Times New Roman" w:cs="Times New Roman"/>
          <w:sz w:val="24"/>
          <w:szCs w:val="24"/>
        </w:rPr>
        <w:t xml:space="preserve"> We probe the limits of detection based on </w:t>
      </w:r>
      <w:r w:rsidR="00680B1F" w:rsidRPr="00680B1F">
        <w:rPr>
          <w:rFonts w:ascii="Times New Roman" w:eastAsia="Times New Roman" w:hAnsi="Times New Roman" w:cs="Times New Roman"/>
          <w:sz w:val="24"/>
          <w:szCs w:val="24"/>
        </w:rPr>
        <w:t>pairwise correlations conditioned on the state of a third site</w:t>
      </w:r>
      <w:r w:rsidR="00680B1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on synthetic sequences </w:t>
      </w:r>
      <w:r w:rsidR="000E77EB">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volved </w:t>
      </w:r>
      <w:r w:rsidR="00495DC9">
        <w:rPr>
          <w:rFonts w:ascii="Times New Roman" w:eastAsia="Times New Roman" w:hAnsi="Times New Roman" w:cs="Times New Roman"/>
          <w:sz w:val="24"/>
          <w:szCs w:val="24"/>
        </w:rPr>
        <w:t xml:space="preserve">in </w:t>
      </w:r>
      <w:r>
        <w:rPr>
          <w:rFonts w:ascii="Times New Roman" w:eastAsia="Times New Roman" w:hAnsi="Times New Roman" w:cs="Times New Roman"/>
          <w:sz w:val="24"/>
          <w:szCs w:val="24"/>
        </w:rPr>
        <w:t>a Monte Carlo algorithm with known epistatic pairs. Results demonstrate that the detection error decreases with the number of independent populations and increases with the sequence length. The accuracy is enhanced by moderate recombination and is maximal, when epistasis magnitude approaches the point of full compensation. The method is applied to several thousands of sequences of SARS-CoV-2 sampled in three different ways. Results obtained under equal sampling from world regions imply the existence of fitness valleys connecting groups of viral variants.</w:t>
      </w:r>
    </w:p>
    <w:p w14:paraId="6FD74FFC" w14:textId="77777777" w:rsidR="0087149A" w:rsidRDefault="0087149A">
      <w:pPr>
        <w:spacing w:line="360" w:lineRule="auto"/>
        <w:rPr>
          <w:rFonts w:ascii="Times New Roman" w:eastAsia="Times New Roman" w:hAnsi="Times New Roman" w:cs="Times New Roman"/>
          <w:b/>
          <w:sz w:val="24"/>
          <w:szCs w:val="24"/>
        </w:rPr>
      </w:pPr>
    </w:p>
    <w:p w14:paraId="32246631" w14:textId="77777777" w:rsidR="0087149A" w:rsidRDefault="007627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Keywords: </w:t>
      </w:r>
      <w:r>
        <w:rPr>
          <w:rFonts w:ascii="Times New Roman" w:eastAsia="Times New Roman" w:hAnsi="Times New Roman" w:cs="Times New Roman"/>
          <w:sz w:val="24"/>
          <w:szCs w:val="24"/>
        </w:rPr>
        <w:t>epistasis, epistasis detection, genetic linkage, respiratory virus, virus evolution, mathematical model</w:t>
      </w:r>
    </w:p>
    <w:p w14:paraId="39713227" w14:textId="77777777" w:rsidR="0087149A" w:rsidRDefault="0087149A">
      <w:pPr>
        <w:spacing w:line="360" w:lineRule="auto"/>
        <w:rPr>
          <w:rFonts w:ascii="Times New Roman" w:eastAsia="Times New Roman" w:hAnsi="Times New Roman" w:cs="Times New Roman"/>
          <w:sz w:val="24"/>
          <w:szCs w:val="24"/>
        </w:rPr>
      </w:pPr>
    </w:p>
    <w:p w14:paraId="469DDF87" w14:textId="77777777" w:rsidR="0087149A" w:rsidRDefault="007627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Correspondence should be addressed to: igor.rouzine@iephb.ru</w:t>
      </w:r>
    </w:p>
    <w:p w14:paraId="31952452" w14:textId="77777777" w:rsidR="0087149A" w:rsidRDefault="0076272C">
      <w:pPr>
        <w:rPr>
          <w:rFonts w:ascii="Times New Roman" w:eastAsia="Times New Roman" w:hAnsi="Times New Roman" w:cs="Times New Roman"/>
          <w:sz w:val="24"/>
          <w:szCs w:val="24"/>
        </w:rPr>
      </w:pPr>
      <w:r>
        <w:br w:type="page"/>
      </w:r>
    </w:p>
    <w:p w14:paraId="419F354E" w14:textId="77777777" w:rsidR="0087149A" w:rsidRDefault="0076272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SIGNIFICANCE </w:t>
      </w:r>
    </w:p>
    <w:p w14:paraId="13CCD12C" w14:textId="02C5873A" w:rsidR="0087149A" w:rsidRDefault="0076272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few epistatic pairs of genomic sites hide in genomic data among numerous random correlations caused by common phylogenetic history. We test a method of epistasis detection designed to compensate for this noise. The accuracy is tested using synthetic sequences generated by a Monte Carlo algorithm with known epistatic pairs. The method is applied to several thousands of sequences of SARS-CoV-2 sampled in three different ways. Results obtained under equal sampling from world regions imply the existence of fitness valleys connecting groups of viral variants.</w:t>
      </w:r>
    </w:p>
    <w:p w14:paraId="338144AD" w14:textId="77777777" w:rsidR="0087149A" w:rsidRDefault="0087149A">
      <w:pPr>
        <w:spacing w:line="360" w:lineRule="auto"/>
        <w:rPr>
          <w:rFonts w:ascii="Times New Roman" w:eastAsia="Times New Roman" w:hAnsi="Times New Roman" w:cs="Times New Roman"/>
          <w:sz w:val="24"/>
          <w:szCs w:val="24"/>
        </w:rPr>
      </w:pPr>
    </w:p>
    <w:p w14:paraId="01346377" w14:textId="77777777" w:rsidR="0087149A" w:rsidRDefault="0087149A">
      <w:pPr>
        <w:spacing w:line="360" w:lineRule="auto"/>
        <w:rPr>
          <w:rFonts w:ascii="Times New Roman" w:eastAsia="Times New Roman" w:hAnsi="Times New Roman" w:cs="Times New Roman"/>
          <w:sz w:val="24"/>
          <w:szCs w:val="24"/>
        </w:rPr>
      </w:pPr>
    </w:p>
    <w:p w14:paraId="51D86BB3" w14:textId="77777777" w:rsidR="0087149A" w:rsidRDefault="0076272C">
      <w:pPr>
        <w:rPr>
          <w:rFonts w:ascii="Times New Roman" w:eastAsia="Times New Roman" w:hAnsi="Times New Roman" w:cs="Times New Roman"/>
          <w:sz w:val="24"/>
          <w:szCs w:val="24"/>
        </w:rPr>
      </w:pPr>
      <w:r>
        <w:br w:type="page"/>
      </w:r>
    </w:p>
    <w:p w14:paraId="76A896F4" w14:textId="77777777" w:rsidR="0087149A" w:rsidRDefault="0087149A">
      <w:pPr>
        <w:spacing w:line="360" w:lineRule="auto"/>
        <w:rPr>
          <w:rFonts w:ascii="Times New Roman" w:eastAsia="Times New Roman" w:hAnsi="Times New Roman" w:cs="Times New Roman"/>
          <w:sz w:val="24"/>
          <w:szCs w:val="24"/>
        </w:rPr>
      </w:pPr>
    </w:p>
    <w:p w14:paraId="3CB40DA5" w14:textId="77777777" w:rsidR="0087149A" w:rsidRDefault="0076272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p w14:paraId="627C4848" w14:textId="57B57751" w:rsidR="0087149A" w:rsidRDefault="0076272C">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Elucidating the connection between genotype and phenotype remains a challenging problem. Most traits in organisms are coded by several genomic sites, whose combined effect on the phenotype is not a sum of their effects, but also includes site-site interaction termed “epistasis”. </w:t>
      </w:r>
      <w:proofErr w:type="gramStart"/>
      <w:r>
        <w:rPr>
          <w:rFonts w:ascii="Times New Roman" w:eastAsia="Times New Roman" w:hAnsi="Times New Roman" w:cs="Times New Roman"/>
          <w:sz w:val="24"/>
          <w:szCs w:val="24"/>
        </w:rPr>
        <w:t>Epistasis  is</w:t>
      </w:r>
      <w:proofErr w:type="gramEnd"/>
      <w:r>
        <w:rPr>
          <w:rFonts w:ascii="Times New Roman" w:eastAsia="Times New Roman" w:hAnsi="Times New Roman" w:cs="Times New Roman"/>
          <w:sz w:val="24"/>
          <w:szCs w:val="24"/>
        </w:rPr>
        <w:t xml:space="preserve"> responsible for a significant fraction of genetic </w:t>
      </w:r>
      <w:r w:rsidR="002B2E45">
        <w:rPr>
          <w:rFonts w:ascii="Times New Roman" w:eastAsia="Times New Roman" w:hAnsi="Times New Roman" w:cs="Times New Roman"/>
          <w:sz w:val="24"/>
          <w:szCs w:val="24"/>
        </w:rPr>
        <w:t xml:space="preserve">inheritance </w:t>
      </w:r>
      <w:r w:rsidR="00EF6A49">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EF6A49">
        <w:rPr>
          <w:rFonts w:ascii="Times New Roman" w:eastAsia="Times New Roman" w:hAnsi="Times New Roman" w:cs="Times New Roman"/>
          <w:sz w:val="24"/>
          <w:szCs w:val="24"/>
        </w:rPr>
        <w:instrText xml:space="preserve"> ADDIN EN.CITE </w:instrText>
      </w:r>
      <w:r w:rsidR="00EF6A49">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EF6A49">
        <w:rPr>
          <w:rFonts w:ascii="Times New Roman" w:eastAsia="Times New Roman" w:hAnsi="Times New Roman" w:cs="Times New Roman"/>
          <w:sz w:val="24"/>
          <w:szCs w:val="24"/>
        </w:rPr>
        <w:instrText xml:space="preserve"> ADDIN EN.CITE.DATA </w:instrText>
      </w:r>
      <w:r w:rsidR="00EF6A49">
        <w:rPr>
          <w:rFonts w:ascii="Times New Roman" w:eastAsia="Times New Roman" w:hAnsi="Times New Roman" w:cs="Times New Roman"/>
          <w:sz w:val="24"/>
          <w:szCs w:val="24"/>
        </w:rPr>
      </w:r>
      <w:r w:rsidR="00EF6A49">
        <w:rPr>
          <w:rFonts w:ascii="Times New Roman" w:eastAsia="Times New Roman" w:hAnsi="Times New Roman" w:cs="Times New Roman"/>
          <w:sz w:val="24"/>
          <w:szCs w:val="24"/>
        </w:rPr>
        <w:fldChar w:fldCharType="end"/>
      </w:r>
      <w:r w:rsidR="00EF6A49">
        <w:rPr>
          <w:rFonts w:ascii="Times New Roman" w:eastAsia="Times New Roman" w:hAnsi="Times New Roman" w:cs="Times New Roman"/>
          <w:sz w:val="24"/>
          <w:szCs w:val="24"/>
        </w:rPr>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[1, 2]</w:t>
      </w:r>
      <w:r w:rsidR="00EF6A49">
        <w:rPr>
          <w:rFonts w:ascii="Times New Roman" w:eastAsia="Times New Roman" w:hAnsi="Times New Roman" w:cs="Times New Roman"/>
          <w:sz w:val="24"/>
          <w:szCs w:val="24"/>
        </w:rPr>
        <w:fldChar w:fldCharType="end"/>
      </w:r>
      <w:r w:rsidR="002B2E45">
        <w:rPr>
          <w:rFonts w:ascii="Times New Roman" w:eastAsia="Times New Roman" w:hAnsi="Times New Roman" w:cs="Times New Roman"/>
          <w:sz w:val="24"/>
          <w:szCs w:val="24"/>
        </w:rPr>
        <w:t xml:space="preserve">. </w:t>
      </w:r>
      <w:r w:rsidRPr="00A32AB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In pathogens, epistasis facilitates the development of drug resistance and immune escape and impedes reversion of drug-resistant mutations </w:t>
      </w:r>
      <w:r w:rsidR="00EF6A49">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[3-7]</w:t>
      </w:r>
      <w:r w:rsidR="00EF6A49">
        <w:rPr>
          <w:rFonts w:ascii="Times New Roman" w:hAnsi="Times New Roman" w:cs="Times New Roman"/>
          <w:bCs/>
          <w:sz w:val="24"/>
          <w:szCs w:val="24"/>
          <w:lang w:val="en-US"/>
        </w:rPr>
        <w:fldChar w:fldCharType="end"/>
      </w:r>
      <w:r w:rsidR="001D21C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Mutations in epitopes assisted by epistasis help a pathogen to escape the cytotoxic immune response in the host, when viral replication capacity lowered by an escape mutation is gradually restored later by compensatory mutations </w:t>
      </w:r>
      <w:r w:rsidR="00EF6A49">
        <w:rPr>
          <w:rFonts w:ascii="Times New Roman" w:hAnsi="Times New Roman" w:cs="Times New Roman"/>
          <w:bCs/>
          <w:sz w:val="24"/>
          <w:szCs w:val="24"/>
          <w:lang w:val="en-US"/>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[8-11]</w:t>
      </w:r>
      <w:r w:rsidR="00EF6A49">
        <w:rPr>
          <w:rFonts w:ascii="Times New Roman" w:hAnsi="Times New Roman" w:cs="Times New Roman"/>
          <w:bCs/>
          <w:sz w:val="24"/>
          <w:szCs w:val="24"/>
          <w:lang w:val="en-US"/>
        </w:rPr>
        <w:fldChar w:fldCharType="end"/>
      </w:r>
      <w:r w:rsidR="001D21C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This process, termed fitness valley, is thought to be responsible for the high diversity and rapid HIV evolution in untreated patients </w:t>
      </w:r>
      <w:r w:rsidR="00533F85">
        <w:rPr>
          <w:rFonts w:ascii="Times New Roman" w:hAnsi="Times New Roman" w:cs="Times New Roman"/>
          <w:bCs/>
          <w:sz w:val="24"/>
          <w:szCs w:val="24"/>
          <w:lang w:val="en-US"/>
        </w:rPr>
        <w:fldChar w:fldCharType="begin"/>
      </w:r>
      <w:r w:rsidR="00533F85">
        <w:rPr>
          <w:rFonts w:ascii="Times New Roman" w:hAnsi="Times New Roman" w:cs="Times New Roman"/>
          <w:bCs/>
          <w:sz w:val="24"/>
          <w:szCs w:val="24"/>
          <w:lang w:val="en-US"/>
        </w:rPr>
        <w:instrText xml:space="preserve"> ADDIN EN.CITE &lt;EndNote&gt;&lt;Cite&gt;&lt;Author&gt;Rouzine&lt;/Author&gt;&lt;Year&gt;1999&lt;/Year&gt;&lt;RecNum&gt;1253&lt;/RecNum&gt;&lt;DisplayText&gt;[12]&lt;/DisplayText&gt;&lt;record&gt;&lt;rec-number&gt;1253&lt;/rec-number&gt;&lt;foreign-keys&gt;&lt;key app="EN" db-id="z5v2e0v5r25tt5e00v35f59hst2ra25srwwd" timestamp="1765292521"&gt;1253&lt;/key&gt;&lt;/foreign-keys&gt;&lt;ref-type name="Journal Article"&gt;17&lt;/ref-type&gt;&lt;contributors&gt;&lt;authors&gt;&lt;author&gt;Rouzine, I. M.&lt;/author&gt;&lt;author&gt;Coffin, J. M.&lt;/author&gt;&lt;/authors&gt;&lt;/contributors&gt;&lt;auth-address&gt;Department of Molecular Biology and Microbiology, School of Medicine, Tufts University, Boston, Massachusetts 02111, USA. irouzine@emerald.tufts.edu&lt;/auth-address&gt;&lt;titles&gt;&lt;title&gt;Search for the mechanism of genetic variation in the pro gene of human immunodeficiency virus&lt;/title&gt;&lt;secondary-title&gt;J Virol&lt;/secondary-title&gt;&lt;/titles&gt;&lt;pages&gt;8167-78&lt;/pages&gt;&lt;volume&gt;73&lt;/volume&gt;&lt;number&gt;10&lt;/number&gt;&lt;edition&gt;1999/09/11&lt;/edition&gt;&lt;keywords&gt;&lt;keyword&gt;Base Sequence&lt;/keyword&gt;&lt;keyword&gt;Evolution, Molecular&lt;/keyword&gt;&lt;keyword&gt;*Genes, Viral&lt;/keyword&gt;&lt;keyword&gt;*Genetic Variation&lt;/keyword&gt;&lt;keyword&gt;HIV Protease/*genetics&lt;/keyword&gt;&lt;keyword&gt;HIV-1/*genetics&lt;/keyword&gt;&lt;keyword&gt;Humans&lt;/keyword&gt;&lt;keyword&gt;Models, Genetic&lt;/keyword&gt;&lt;keyword&gt;Molecular Sequence Data&lt;/keyword&gt;&lt;/keywords&gt;&lt;dates&gt;&lt;year&gt;1999&lt;/year&gt;&lt;pub-dates&gt;&lt;date&gt;Oct&lt;/date&gt;&lt;/pub-dates&gt;&lt;/dates&gt;&lt;isbn&gt;0022-538X (Print)&amp;#xD;0022-538X (Linking)&lt;/isbn&gt;&lt;accession-num&gt;10482567&lt;/accession-num&gt;&lt;urls&gt;&lt;related-urls&gt;&lt;url&gt;https://www.ncbi.nlm.nih.gov/pubmed/10482567&lt;/url&gt;&lt;/related-urls&gt;&lt;/urls&gt;&lt;custom2&gt;PMC112834&lt;/custom2&gt;&lt;electronic-resource-num&gt;10.1128/JVI.73.10.8167-8178.1999&lt;/electronic-resource-num&gt;&lt;/record&gt;&lt;/Cite&gt;&lt;/EndNote&gt;</w:instrText>
      </w:r>
      <w:r w:rsidR="00533F85">
        <w:rPr>
          <w:rFonts w:ascii="Times New Roman" w:hAnsi="Times New Roman" w:cs="Times New Roman"/>
          <w:bCs/>
          <w:sz w:val="24"/>
          <w:szCs w:val="24"/>
          <w:lang w:val="en-US"/>
        </w:rPr>
        <w:fldChar w:fldCharType="separate"/>
      </w:r>
      <w:r w:rsidR="00533F85">
        <w:rPr>
          <w:rFonts w:ascii="Times New Roman" w:hAnsi="Times New Roman" w:cs="Times New Roman"/>
          <w:bCs/>
          <w:noProof/>
          <w:sz w:val="24"/>
          <w:szCs w:val="24"/>
          <w:lang w:val="en-US"/>
        </w:rPr>
        <w:t>[12]</w:t>
      </w:r>
      <w:r w:rsidR="00533F85">
        <w:rPr>
          <w:rFonts w:ascii="Times New Roman" w:hAnsi="Times New Roman" w:cs="Times New Roman"/>
          <w:bCs/>
          <w:sz w:val="24"/>
          <w:szCs w:val="24"/>
          <w:lang w:val="en-US"/>
        </w:rPr>
        <w:fldChar w:fldCharType="end"/>
      </w:r>
      <w:r w:rsidR="001D21CF">
        <w:rPr>
          <w:rFonts w:ascii="Times New Roman" w:hAnsi="Times New Roman" w:cs="Times New Roman"/>
          <w:bCs/>
          <w:sz w:val="24"/>
          <w:szCs w:val="24"/>
          <w:lang w:val="en-US"/>
        </w:rPr>
        <w:t>.</w:t>
      </w:r>
      <w:r w:rsidR="008D1F85">
        <w:rPr>
          <w:rFonts w:ascii="Times New Roman" w:hAnsi="Times New Roman" w:cs="Times New Roman"/>
          <w:bCs/>
          <w:sz w:val="24"/>
          <w:szCs w:val="24"/>
          <w:lang w:val="en-US"/>
        </w:rPr>
        <w:t xml:space="preserve"> </w:t>
      </w:r>
    </w:p>
    <w:p w14:paraId="050B1F31" w14:textId="12D2611D" w:rsidR="00191392" w:rsidRDefault="0076272C" w:rsidP="006B3D86">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Epistasis is also implicated in the evolution of variants of SARS-CoV-2 </w:t>
      </w:r>
      <w:r w:rsidR="00533F85">
        <w:rPr>
          <w:rFonts w:ascii="Times New Roman" w:hAnsi="Times New Roman" w:cs="Times New Roman"/>
          <w:bCs/>
          <w:sz w:val="24"/>
          <w:szCs w:val="24"/>
          <w:lang w:val="en-US"/>
        </w:rPr>
        <w:fldChar w:fldCharType="begin"/>
      </w:r>
      <w:r w:rsidR="00533F85">
        <w:rPr>
          <w:rFonts w:ascii="Times New Roman" w:hAnsi="Times New Roman" w:cs="Times New Roman"/>
          <w:bCs/>
          <w:sz w:val="24"/>
          <w:szCs w:val="24"/>
          <w:lang w:val="en-US"/>
        </w:rPr>
        <w:instrText xml:space="preserve"> ADDIN EN.CITE &lt;EndNote&gt;&lt;Cite&gt;&lt;Author&gt;Rouzine&lt;/Author&gt;&lt;Year&gt;2025&lt;/Year&gt;&lt;RecNum&gt;63&lt;/RecNum&gt;&lt;DisplayText&gt;[13]&lt;/DisplayText&gt;&lt;record&gt;&lt;rec-number&gt;63&lt;/rec-number&gt;&lt;foreign-keys&gt;&lt;key app="EN" db-id="z5v2e0v5r25tt5e00v35f59hst2ra25srwwd" timestamp="1765292193"&gt;63&lt;/key&gt;&lt;/foreign-keys&gt;&lt;ref-type name="Journal Article"&gt;17&lt;/ref-type&gt;&lt;contributors&gt;&lt;authors&gt;&lt;author&gt;Rouzine, I. M.&lt;/author&gt;&lt;/authors&gt;&lt;/contributors&gt;&lt;auth-address&gt;Sechenov Institute of Evolutionary Physiology and Biochemistry, Russian Academy of Sciences, St. Petersburg 194223, Russia.&lt;/auth-address&gt;&lt;titles&gt;&lt;title&gt;Evolutionary Mechanisms of the Emergence of the Variants of Concern of SARS-CoV-2&lt;/title&gt;&lt;secondary-title&gt;Viruses&lt;/secondary-title&gt;&lt;/titles&gt;&lt;volume&gt;17&lt;/volume&gt;&lt;number&gt;2&lt;/number&gt;&lt;edition&gt;20250130&lt;/edition&gt;&lt;keywords&gt;&lt;keyword&gt;Humans&lt;/keyword&gt;&lt;keyword&gt;*SARS-CoV-2/genetics/pathogenicity&lt;/keyword&gt;&lt;keyword&gt;*COVID-19/virology/transmission/epidemiology&lt;/keyword&gt;&lt;keyword&gt;*Evolution, Molecular&lt;/keyword&gt;&lt;keyword&gt;Virulence&lt;/keyword&gt;&lt;keyword&gt;Models, Theoretical&lt;/keyword&gt;&lt;keyword&gt;chronic infection&lt;/keyword&gt;&lt;keyword&gt;compensatory mutation&lt;/keyword&gt;&lt;keyword&gt;immunosuppressed patient&lt;/keyword&gt;&lt;keyword&gt;primary mutation&lt;/keyword&gt;&lt;keyword&gt;recombination&lt;/keyword&gt;&lt;/keywords&gt;&lt;dates&gt;&lt;year&gt;2025&lt;/year&gt;&lt;pub-dates&gt;&lt;date&gt;Jan 30&lt;/date&gt;&lt;/pub-dates&gt;&lt;/dates&gt;&lt;isbn&gt;1999-4915 (Electronic)&amp;#xD;1999-4915 (Linking)&lt;/isbn&gt;&lt;accession-num&gt;40006952&lt;/accession-num&gt;&lt;urls&gt;&lt;related-urls&gt;&lt;url&gt;https://www.ncbi.nlm.nih.gov/pubmed/40006952&lt;/url&gt;&lt;/related-urls&gt;&lt;/urls&gt;&lt;custom1&gt;The author declares no conflict of interests.&lt;/custom1&gt;&lt;custom2&gt;PMC11861269&lt;/custom2&gt;&lt;electronic-resource-num&gt;10.3390/v17020197&lt;/electronic-resource-num&gt;&lt;remote-database-name&gt;Medline&lt;/remote-database-name&gt;&lt;remote-database-provider&gt;NLM&lt;/remote-database-provider&gt;&lt;/record&gt;&lt;/Cite&gt;&lt;/EndNote&gt;</w:instrText>
      </w:r>
      <w:r w:rsidR="00533F85">
        <w:rPr>
          <w:rFonts w:ascii="Times New Roman" w:hAnsi="Times New Roman" w:cs="Times New Roman"/>
          <w:bCs/>
          <w:sz w:val="24"/>
          <w:szCs w:val="24"/>
          <w:lang w:val="en-US"/>
        </w:rPr>
        <w:fldChar w:fldCharType="separate"/>
      </w:r>
      <w:r w:rsidR="00533F85">
        <w:rPr>
          <w:rFonts w:ascii="Times New Roman" w:hAnsi="Times New Roman" w:cs="Times New Roman"/>
          <w:bCs/>
          <w:noProof/>
          <w:sz w:val="24"/>
          <w:szCs w:val="24"/>
          <w:lang w:val="en-US"/>
        </w:rPr>
        <w:t>[13]</w:t>
      </w:r>
      <w:r w:rsidR="00533F85">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Some mutations in neutralizing antibody-binding regions that help SARS-CoV-2 to escape immune recognition during transmission </w:t>
      </w:r>
      <w:r w:rsidR="00EF6A49">
        <w:rPr>
          <w:rFonts w:ascii="Times New Roman" w:hAnsi="Times New Roman" w:cs="Times New Roman"/>
          <w:bCs/>
          <w:sz w:val="24"/>
          <w:szCs w:val="24"/>
          <w:lang w:val="en-US" w:bidi="en-US"/>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EF6A49">
        <w:rPr>
          <w:rFonts w:ascii="Times New Roman" w:hAnsi="Times New Roman" w:cs="Times New Roman"/>
          <w:bCs/>
          <w:sz w:val="24"/>
          <w:szCs w:val="24"/>
          <w:lang w:val="en-US" w:bidi="en-US"/>
        </w:rPr>
        <w:instrText xml:space="preserve"> ADDIN EN.CITE </w:instrText>
      </w:r>
      <w:r w:rsidR="00EF6A49">
        <w:rPr>
          <w:rFonts w:ascii="Times New Roman" w:hAnsi="Times New Roman" w:cs="Times New Roman"/>
          <w:bCs/>
          <w:sz w:val="24"/>
          <w:szCs w:val="24"/>
          <w:lang w:val="en-US" w:bidi="en-US"/>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EF6A49">
        <w:rPr>
          <w:rFonts w:ascii="Times New Roman" w:hAnsi="Times New Roman" w:cs="Times New Roman"/>
          <w:bCs/>
          <w:sz w:val="24"/>
          <w:szCs w:val="24"/>
          <w:lang w:val="en-US" w:bidi="en-US"/>
        </w:rPr>
        <w:instrText xml:space="preserve"> ADDIN EN.CITE.DATA </w:instrText>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end"/>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separate"/>
      </w:r>
      <w:r w:rsidR="00EF6A49">
        <w:rPr>
          <w:rFonts w:ascii="Times New Roman" w:hAnsi="Times New Roman" w:cs="Times New Roman"/>
          <w:bCs/>
          <w:noProof/>
          <w:sz w:val="24"/>
          <w:szCs w:val="24"/>
          <w:lang w:val="en-US" w:bidi="en-US"/>
        </w:rPr>
        <w:t>[14-18]</w:t>
      </w:r>
      <w:r w:rsidR="00EF6A49">
        <w:rPr>
          <w:rFonts w:ascii="Times New Roman" w:hAnsi="Times New Roman" w:cs="Times New Roman"/>
          <w:bCs/>
          <w:sz w:val="24"/>
          <w:szCs w:val="24"/>
          <w:lang w:val="en-US" w:bidi="en-US"/>
        </w:rPr>
        <w:fldChar w:fldCharType="end"/>
      </w:r>
      <w:r w:rsidR="009F5D33">
        <w:rPr>
          <w:rFonts w:ascii="Times New Roman" w:hAnsi="Times New Roman" w:cs="Times New Roman"/>
          <w:bCs/>
          <w:sz w:val="24"/>
          <w:szCs w:val="24"/>
          <w:lang w:val="en-US" w:bidi="en-US"/>
        </w:rPr>
        <w:t xml:space="preserve"> </w:t>
      </w:r>
      <w:r>
        <w:rPr>
          <w:rFonts w:ascii="Times New Roman" w:eastAsia="Times New Roman" w:hAnsi="Times New Roman" w:cs="Times New Roman"/>
          <w:sz w:val="24"/>
          <w:szCs w:val="24"/>
        </w:rPr>
        <w:t xml:space="preserve">negatively affect the function of receptor binding, and have to be compensated elsewhere </w:t>
      </w:r>
      <w:r w:rsidR="00EF6A49">
        <w:rPr>
          <w:rFonts w:ascii="Times New Roman" w:hAnsi="Times New Roman" w:cs="Times New Roman"/>
          <w:bCs/>
          <w:sz w:val="24"/>
          <w:szCs w:val="24"/>
          <w:lang w:val="en-US" w:bidi="en-US"/>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EF6A49">
        <w:rPr>
          <w:rFonts w:ascii="Times New Roman" w:hAnsi="Times New Roman" w:cs="Times New Roman"/>
          <w:bCs/>
          <w:sz w:val="24"/>
          <w:szCs w:val="24"/>
          <w:lang w:val="en-US" w:bidi="en-US"/>
        </w:rPr>
        <w:instrText xml:space="preserve"> ADDIN EN.CITE </w:instrText>
      </w:r>
      <w:r w:rsidR="00EF6A49">
        <w:rPr>
          <w:rFonts w:ascii="Times New Roman" w:hAnsi="Times New Roman" w:cs="Times New Roman"/>
          <w:bCs/>
          <w:sz w:val="24"/>
          <w:szCs w:val="24"/>
          <w:lang w:val="en-US" w:bidi="en-US"/>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EF6A49">
        <w:rPr>
          <w:rFonts w:ascii="Times New Roman" w:hAnsi="Times New Roman" w:cs="Times New Roman"/>
          <w:bCs/>
          <w:sz w:val="24"/>
          <w:szCs w:val="24"/>
          <w:lang w:val="en-US" w:bidi="en-US"/>
        </w:rPr>
        <w:instrText xml:space="preserve"> ADDIN EN.CITE.DATA </w:instrText>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end"/>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separate"/>
      </w:r>
      <w:r w:rsidR="00EF6A49">
        <w:rPr>
          <w:rFonts w:ascii="Times New Roman" w:hAnsi="Times New Roman" w:cs="Times New Roman"/>
          <w:bCs/>
          <w:noProof/>
          <w:sz w:val="24"/>
          <w:szCs w:val="24"/>
          <w:lang w:val="en-US" w:bidi="en-US"/>
        </w:rPr>
        <w:t>[19]</w:t>
      </w:r>
      <w:r w:rsidR="00EF6A49">
        <w:rPr>
          <w:rFonts w:ascii="Times New Roman" w:hAnsi="Times New Roman" w:cs="Times New Roman"/>
          <w:bCs/>
          <w:sz w:val="24"/>
          <w:szCs w:val="24"/>
          <w:lang w:val="en-US" w:bidi="en-US"/>
        </w:rPr>
        <w:fldChar w:fldCharType="end"/>
      </w:r>
      <w:r>
        <w:rPr>
          <w:rFonts w:ascii="Times New Roman" w:eastAsia="Times New Roman" w:hAnsi="Times New Roman" w:cs="Times New Roman"/>
          <w:sz w:val="24"/>
          <w:szCs w:val="24"/>
        </w:rPr>
        <w:t xml:space="preserve">. The tradeoff between antibody escape and transmissibility has been inferred in immunocompromised patients </w:t>
      </w:r>
      <w:r w:rsidR="00EF6A49">
        <w:rPr>
          <w:rFonts w:ascii="Times New Roman" w:hAnsi="Times New Roman" w:cs="Times New Roman"/>
          <w:bCs/>
          <w:sz w:val="24"/>
          <w:szCs w:val="24"/>
          <w:lang w:val="en-US" w:bidi="en-US"/>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bCs/>
          <w:sz w:val="24"/>
          <w:szCs w:val="24"/>
          <w:lang w:val="en-US" w:bidi="en-US"/>
        </w:rPr>
        <w:instrText xml:space="preserve"> ADDIN EN.CITE </w:instrText>
      </w:r>
      <w:r w:rsidR="00EF6A49">
        <w:rPr>
          <w:rFonts w:ascii="Times New Roman" w:hAnsi="Times New Roman" w:cs="Times New Roman"/>
          <w:bCs/>
          <w:sz w:val="24"/>
          <w:szCs w:val="24"/>
          <w:lang w:val="en-US" w:bidi="en-US"/>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bCs/>
          <w:sz w:val="24"/>
          <w:szCs w:val="24"/>
          <w:lang w:val="en-US" w:bidi="en-US"/>
        </w:rPr>
        <w:instrText xml:space="preserve"> ADDIN EN.CITE.DATA </w:instrText>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end"/>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separate"/>
      </w:r>
      <w:r w:rsidR="00EF6A49">
        <w:rPr>
          <w:rFonts w:ascii="Times New Roman" w:hAnsi="Times New Roman" w:cs="Times New Roman"/>
          <w:bCs/>
          <w:noProof/>
          <w:sz w:val="24"/>
          <w:szCs w:val="24"/>
          <w:lang w:val="en-US" w:bidi="en-US"/>
        </w:rPr>
        <w:t>[20]</w:t>
      </w:r>
      <w:r w:rsidR="00EF6A49">
        <w:rPr>
          <w:rFonts w:ascii="Times New Roman" w:hAnsi="Times New Roman" w:cs="Times New Roman"/>
          <w:bCs/>
          <w:sz w:val="24"/>
          <w:szCs w:val="24"/>
          <w:lang w:val="en-US" w:bidi="en-US"/>
        </w:rPr>
        <w:fldChar w:fldCharType="end"/>
      </w:r>
      <w:r>
        <w:rPr>
          <w:rFonts w:ascii="Times New Roman" w:eastAsia="Times New Roman" w:hAnsi="Times New Roman" w:cs="Times New Roman"/>
          <w:sz w:val="24"/>
          <w:szCs w:val="24"/>
        </w:rPr>
        <w:t xml:space="preserve">. The same is likely true for mutations conferring escape from innate responses to SARS-CoV-2 </w:t>
      </w:r>
      <w:r w:rsidR="00EF6A49">
        <w:rPr>
          <w:rFonts w:ascii="Times New Roman" w:hAnsi="Times New Roman" w:cs="Times New Roman"/>
          <w:bCs/>
          <w:sz w:val="24"/>
          <w:szCs w:val="24"/>
          <w:lang w:val="en-US" w:bidi="en-US"/>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ZXM+PHBhZ2VzPjQ4Ny00OTU8L3BhZ2VzPjx2b2x1bWU+NjAyPC92b2x1bWU+PG51bWJlcj43ODk3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</w:fldData>
        </w:fldChar>
      </w:r>
      <w:r w:rsidR="00EF6A49">
        <w:rPr>
          <w:rFonts w:ascii="Times New Roman" w:hAnsi="Times New Roman" w:cs="Times New Roman"/>
          <w:bCs/>
          <w:sz w:val="24"/>
          <w:szCs w:val="24"/>
          <w:lang w:val="en-US" w:bidi="en-US"/>
        </w:rPr>
        <w:instrText xml:space="preserve"> ADDIN EN.CITE </w:instrText>
      </w:r>
      <w:r w:rsidR="00EF6A49">
        <w:rPr>
          <w:rFonts w:ascii="Times New Roman" w:hAnsi="Times New Roman" w:cs="Times New Roman"/>
          <w:bCs/>
          <w:sz w:val="24"/>
          <w:szCs w:val="24"/>
          <w:lang w:val="en-US" w:bidi="en-US"/>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ZXM+PHBhZ2VzPjQ4Ny00OTU8L3BhZ2VzPjx2b2x1bWU+NjAyPC92b2x1bWU+PG51bWJlcj43ODk3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</w:fldData>
        </w:fldChar>
      </w:r>
      <w:r w:rsidR="00EF6A49">
        <w:rPr>
          <w:rFonts w:ascii="Times New Roman" w:hAnsi="Times New Roman" w:cs="Times New Roman"/>
          <w:bCs/>
          <w:sz w:val="24"/>
          <w:szCs w:val="24"/>
          <w:lang w:val="en-US" w:bidi="en-US"/>
        </w:rPr>
        <w:instrText xml:space="preserve"> ADDIN EN.CITE.DATA </w:instrText>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end"/>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separate"/>
      </w:r>
      <w:r w:rsidR="00EF6A49">
        <w:rPr>
          <w:rFonts w:ascii="Times New Roman" w:hAnsi="Times New Roman" w:cs="Times New Roman"/>
          <w:bCs/>
          <w:noProof/>
          <w:sz w:val="24"/>
          <w:szCs w:val="24"/>
          <w:lang w:val="en-US" w:bidi="en-US"/>
        </w:rPr>
        <w:t>[21, 22]</w:t>
      </w:r>
      <w:r w:rsidR="00EF6A49">
        <w:rPr>
          <w:rFonts w:ascii="Times New Roman" w:hAnsi="Times New Roman" w:cs="Times New Roman"/>
          <w:bCs/>
          <w:sz w:val="24"/>
          <w:szCs w:val="24"/>
          <w:lang w:val="en-US" w:bidi="en-US"/>
        </w:rPr>
        <w:fldChar w:fldCharType="end"/>
      </w:r>
      <w:r w:rsidR="00191392">
        <w:rPr>
          <w:rFonts w:ascii="Times New Roman" w:eastAsia="Times New Roman" w:hAnsi="Times New Roman" w:cs="Times New Roman"/>
          <w:sz w:val="24"/>
          <w:szCs w:val="24"/>
        </w:rPr>
        <w:tab/>
      </w:r>
    </w:p>
    <w:p w14:paraId="4CC0ED62" w14:textId="7E200E5C" w:rsidR="006B3D86" w:rsidRDefault="00435B03" w:rsidP="00435B03">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76272C">
        <w:rPr>
          <w:rFonts w:ascii="Times New Roman" w:eastAsia="Times New Roman" w:hAnsi="Times New Roman" w:cs="Times New Roman"/>
          <w:sz w:val="24"/>
          <w:szCs w:val="24"/>
        </w:rPr>
        <w:t xml:space="preserve">While pairwise epistasis can be measured from the free energy of binding </w:t>
      </w:r>
      <w:r w:rsidR="00EF6A49">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[23]</w:t>
      </w:r>
      <w:r w:rsidR="00EF6A49">
        <w:rPr>
          <w:rFonts w:ascii="Times New Roman" w:hAnsi="Times New Roman" w:cs="Times New Roman"/>
          <w:bCs/>
          <w:sz w:val="24"/>
          <w:szCs w:val="24"/>
          <w:lang w:val="en-US"/>
        </w:rPr>
        <w:fldChar w:fldCharType="end"/>
      </w:r>
      <w:r w:rsidR="006510AC">
        <w:rPr>
          <w:rFonts w:ascii="Times New Roman" w:hAnsi="Times New Roman" w:cs="Times New Roman"/>
          <w:bCs/>
          <w:sz w:val="24"/>
          <w:szCs w:val="24"/>
          <w:lang w:val="en-US"/>
        </w:rPr>
        <w:t xml:space="preserve"> </w:t>
      </w:r>
      <w:r w:rsidR="002E47E3">
        <w:rPr>
          <w:rFonts w:ascii="Times New Roman" w:hAnsi="Times New Roman" w:cs="Times New Roman"/>
          <w:bCs/>
          <w:sz w:val="24"/>
          <w:szCs w:val="24"/>
          <w:lang w:val="en-US"/>
        </w:rPr>
        <w:t xml:space="preserve">and </w:t>
      </w:r>
      <w:r w:rsidR="0076272C">
        <w:rPr>
          <w:rFonts w:ascii="Times New Roman" w:eastAsia="Times New Roman" w:hAnsi="Times New Roman" w:cs="Times New Roman"/>
          <w:sz w:val="24"/>
          <w:szCs w:val="24"/>
        </w:rPr>
        <w:t xml:space="preserve">in culture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&lt;EndNote&gt;&lt;Cite&gt;&lt;Author&gt;Lyons&lt;/Author&gt;&lt;Year&gt;2020&lt;/Year&gt;&lt;RecNum&gt;1825&lt;/RecNum&gt;&lt;DisplayText&gt;[24]&lt;/DisplayText&gt;&lt;record&gt;&lt;rec-number&gt;1825&lt;/rec-number&gt;&lt;foreign-keys&gt;&lt;key app="EN" db-id="z5v2e0v5r25tt5e00v35f59hst2ra25srwwd" timestamp="1765799301"&gt;1825&lt;/key&gt;&lt;/foreign-keys&gt;&lt;ref-type name="Journal Article"&gt;17&lt;/ref-type&gt;&lt;contributors&gt;&lt;authors&gt;&lt;author&gt;Lyons, D. M.&lt;/author&gt;&lt;author&gt;Zou, Z.&lt;/author&gt;&lt;author&gt;Xu, H.&lt;/author&gt;&lt;author&gt;Zhang, J.&lt;/author&gt;&lt;/authors&gt;&lt;/contributors&gt;&lt;auth-address&gt;Department of Ecology and Evolutionary Biology, University of Michigan, Ann Arbor, MI, USA.&amp;#xD;Department of Ecology and Evolutionary Biology, University of Michigan, Ann Arbor, MI, USA. jianzhi@umich.edu.&lt;/auth-address&gt;&lt;titles&gt;&lt;title&gt;Idiosyncratic epistasis creates universals in mutational effects and evolutionary trajectories&lt;/title&gt;&lt;secondary-title&gt;Nat Ecol Evol&lt;/secondary-title&gt;&lt;/titles&gt;&lt;periodical&gt;&lt;full-title&gt;Nat Ecol Evol&lt;/full-title&gt;&lt;/periodical&gt;&lt;pages&gt;1685-1693&lt;/pages&gt;&lt;volume&gt;4&lt;/volume&gt;&lt;number&gt;12&lt;/number&gt;&lt;edition&gt;20200907&lt;/edition&gt;&lt;keywords&gt;&lt;keyword&gt;Biological Evolution&lt;/keyword&gt;&lt;keyword&gt;*Epistasis, Genetic&lt;/keyword&gt;&lt;keyword&gt;*Genetic Fitness&lt;/keyword&gt;&lt;keyword&gt;Genotype&lt;/keyword&gt;&lt;keyword&gt;Mutation&lt;/keyword&gt;&lt;/keywords&gt;&lt;dates&gt;&lt;year&gt;2020&lt;/year&gt;&lt;pub-dates&gt;&lt;date&gt;Dec&lt;/date&gt;&lt;/pub-dates&gt;&lt;/dates&gt;&lt;isbn&gt;2397-334X (Electronic)&amp;#xD;2397-334X (Linking)&lt;/isbn&gt;&lt;accession-num&gt;32895516&lt;/accession-num&gt;&lt;urls&gt;&lt;related-urls&gt;&lt;url&gt;https://www.ncbi.nlm.nih.gov/pubmed/32895516&lt;/url&gt;&lt;/related-urls&gt;&lt;/urls&gt;&lt;custom2&gt;PMC7710555&lt;/custom2&gt;&lt;electronic-resource-num&gt;10.1038/s41559-020-01286-y&lt;/electronic-resource-num&gt;&lt;remote-database-name&gt;Medline&lt;/remote-database-name&gt;&lt;remote-database-provider&gt;NLM&lt;/remote-database-provider&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[24]</w:t>
      </w:r>
      <w:r w:rsidR="00EF6A49">
        <w:rPr>
          <w:rFonts w:ascii="Times New Roman" w:hAnsi="Times New Roman" w:cs="Times New Roman"/>
          <w:bCs/>
          <w:sz w:val="24"/>
          <w:szCs w:val="24"/>
          <w:lang w:val="en-US"/>
        </w:rPr>
        <w:fldChar w:fldCharType="end"/>
      </w:r>
      <w:r w:rsidR="0076272C">
        <w:rPr>
          <w:rFonts w:ascii="Times New Roman" w:eastAsia="Times New Roman" w:hAnsi="Times New Roman" w:cs="Times New Roman"/>
          <w:sz w:val="24"/>
          <w:szCs w:val="24"/>
        </w:rPr>
        <w:t>, these results cannot be transferred directly to the biological levels of an organism or population</w:t>
      </w:r>
      <w:r w:rsidR="00903C28" w:rsidRPr="00FC4B93">
        <w:rPr>
          <w:rFonts w:ascii="Times New Roman" w:eastAsia="Times New Roman" w:hAnsi="Times New Roman" w:cs="Times New Roman"/>
          <w:sz w:val="24"/>
          <w:szCs w:val="24"/>
          <w:lang w:val="en-US"/>
        </w:rPr>
        <w:t xml:space="preserve">, </w:t>
      </w:r>
      <w:r w:rsidR="00903C28">
        <w:rPr>
          <w:rFonts w:ascii="Times New Roman" w:eastAsia="Times New Roman" w:hAnsi="Times New Roman" w:cs="Times New Roman"/>
          <w:sz w:val="24"/>
          <w:szCs w:val="24"/>
          <w:lang w:val="en-US"/>
        </w:rPr>
        <w:t xml:space="preserve">where </w:t>
      </w:r>
      <w:r w:rsidR="00903C28" w:rsidRPr="00534DC8">
        <w:rPr>
          <w:rFonts w:ascii="Times New Roman" w:eastAsia="Times New Roman" w:hAnsi="Times New Roman" w:cs="Times New Roman"/>
          <w:sz w:val="24"/>
          <w:szCs w:val="24"/>
        </w:rPr>
        <w:t xml:space="preserve">epistasis is defined </w:t>
      </w:r>
      <w:r w:rsidR="00903C28">
        <w:rPr>
          <w:rFonts w:ascii="Times New Roman" w:eastAsia="Times New Roman" w:hAnsi="Times New Roman" w:cs="Times New Roman"/>
          <w:sz w:val="24"/>
          <w:szCs w:val="24"/>
        </w:rPr>
        <w:t>with respect to</w:t>
      </w:r>
      <w:r w:rsidR="00903C28" w:rsidRPr="00534DC8">
        <w:rPr>
          <w:rFonts w:ascii="Times New Roman" w:eastAsia="Times New Roman" w:hAnsi="Times New Roman" w:cs="Times New Roman"/>
          <w:sz w:val="24"/>
          <w:szCs w:val="24"/>
        </w:rPr>
        <w:t xml:space="preserve"> fitness, i.e. </w:t>
      </w:r>
      <w:r w:rsidR="00903C28">
        <w:rPr>
          <w:rFonts w:ascii="Times New Roman" w:eastAsia="Times New Roman" w:hAnsi="Times New Roman" w:cs="Times New Roman"/>
          <w:sz w:val="24"/>
          <w:szCs w:val="24"/>
        </w:rPr>
        <w:t xml:space="preserve">the </w:t>
      </w:r>
      <w:r w:rsidR="00903C28" w:rsidRPr="00534DC8">
        <w:rPr>
          <w:rFonts w:ascii="Times New Roman" w:eastAsia="Times New Roman" w:hAnsi="Times New Roman" w:cs="Times New Roman"/>
          <w:sz w:val="24"/>
          <w:szCs w:val="24"/>
        </w:rPr>
        <w:t>reproduction number at the within-host or between</w:t>
      </w:r>
      <w:r w:rsidR="008525E7">
        <w:rPr>
          <w:rFonts w:ascii="Times New Roman" w:eastAsia="Times New Roman" w:hAnsi="Times New Roman" w:cs="Times New Roman"/>
          <w:sz w:val="24"/>
          <w:szCs w:val="24"/>
        </w:rPr>
        <w:t>-</w:t>
      </w:r>
      <w:r w:rsidR="00903C28" w:rsidRPr="00534DC8">
        <w:rPr>
          <w:rFonts w:ascii="Times New Roman" w:eastAsia="Times New Roman" w:hAnsi="Times New Roman" w:cs="Times New Roman"/>
          <w:sz w:val="24"/>
          <w:szCs w:val="24"/>
        </w:rPr>
        <w:t>host level</w:t>
      </w:r>
      <w:r w:rsidR="008525E7">
        <w:rPr>
          <w:rFonts w:ascii="Times New Roman" w:eastAsia="Times New Roman" w:hAnsi="Times New Roman" w:cs="Times New Roman"/>
          <w:sz w:val="24"/>
          <w:szCs w:val="24"/>
        </w:rPr>
        <w:t>s</w:t>
      </w:r>
      <w:r w:rsidR="00903C28" w:rsidRPr="00534DC8">
        <w:rPr>
          <w:rFonts w:ascii="Times New Roman" w:eastAsia="Times New Roman" w:hAnsi="Times New Roman" w:cs="Times New Roman"/>
          <w:sz w:val="24"/>
          <w:szCs w:val="24"/>
        </w:rPr>
        <w:t>.</w:t>
      </w:r>
      <w:r w:rsidR="00903C28" w:rsidRPr="00FC4B93">
        <w:rPr>
          <w:rFonts w:ascii="Times New Roman" w:eastAsia="Times New Roman" w:hAnsi="Times New Roman" w:cs="Times New Roman"/>
          <w:sz w:val="24"/>
          <w:szCs w:val="24"/>
          <w:lang w:val="en-US"/>
        </w:rPr>
        <w:t xml:space="preserve"> </w:t>
      </w:r>
      <w:r w:rsidR="0076272C">
        <w:rPr>
          <w:rFonts w:ascii="Times New Roman" w:eastAsia="Times New Roman" w:hAnsi="Times New Roman" w:cs="Times New Roman"/>
          <w:sz w:val="24"/>
          <w:szCs w:val="24"/>
        </w:rPr>
        <w:t xml:space="preserve"> Therefore, a large number of approaches has been proposed to measure epistasis directly from genomic data </w:t>
      </w:r>
      <w:r w:rsidR="00EF6A49">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[25-27]</w:t>
      </w:r>
      <w:r w:rsidR="00EF6A49">
        <w:rPr>
          <w:rFonts w:ascii="Times New Roman" w:hAnsi="Times New Roman" w:cs="Times New Roman"/>
          <w:bCs/>
          <w:sz w:val="24"/>
          <w:szCs w:val="24"/>
          <w:lang w:val="en-US"/>
        </w:rPr>
        <w:fldChar w:fldCharType="end"/>
      </w:r>
      <w:r w:rsidR="006510AC">
        <w:rPr>
          <w:rFonts w:ascii="Times New Roman" w:eastAsia="Times New Roman" w:hAnsi="Times New Roman" w:cs="Times New Roman"/>
          <w:sz w:val="24"/>
          <w:szCs w:val="24"/>
        </w:rPr>
        <w:t>.</w:t>
      </w:r>
      <w:r w:rsidR="006B3D8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 popular method </w:t>
      </w:r>
      <w:r w:rsidRPr="00535229">
        <w:rPr>
          <w:rFonts w:ascii="Times New Roman" w:eastAsia="Times New Roman" w:hAnsi="Times New Roman" w:cs="Times New Roman"/>
          <w:sz w:val="24"/>
          <w:szCs w:val="24"/>
        </w:rPr>
        <w:t xml:space="preserve">of </w:t>
      </w:r>
      <w:r w:rsidRPr="00061E8D">
        <w:rPr>
          <w:rStyle w:val="apple-converted-space"/>
          <w:rFonts w:ascii="Times New Roman" w:hAnsi="Times New Roman" w:cs="Times New Roman"/>
          <w:color w:val="000000"/>
          <w:sz w:val="24"/>
          <w:szCs w:val="24"/>
          <w:shd w:val="clear" w:color="auto" w:fill="FFFFFF"/>
          <w:lang w:val="en-US"/>
        </w:rPr>
        <w:t>“quasi-linkage equilibrium</w:t>
      </w:r>
      <w:r w:rsidR="00093E61">
        <w:rPr>
          <w:rStyle w:val="apple-converted-space"/>
          <w:rFonts w:ascii="Times New Roman" w:hAnsi="Times New Roman" w:cs="Times New Roman"/>
          <w:color w:val="000000"/>
          <w:sz w:val="24"/>
          <w:szCs w:val="24"/>
          <w:shd w:val="clear" w:color="auto" w:fill="FFFFFF"/>
          <w:lang w:val="en-US"/>
        </w:rPr>
        <w:t>"</w:t>
      </w:r>
      <w:r w:rsidRPr="00061E8D">
        <w:rPr>
          <w:rStyle w:val="apple-converted-space"/>
          <w:rFonts w:ascii="Times New Roman" w:hAnsi="Times New Roman" w:cs="Times New Roman"/>
          <w:color w:val="000000"/>
          <w:sz w:val="24"/>
          <w:szCs w:val="24"/>
          <w:shd w:val="clear" w:color="auto" w:fill="FFFFFF"/>
          <w:lang w:val="en-US"/>
        </w:rPr>
        <w:t xml:space="preserve"> assumes that recombination is rapid compared to allele frequency changes, and that population is large, so that recombination and the natural selection with epistasis are the dominant evolutionary factors, while the effects of genetic linkage are relatively small</w:t>
      </w:r>
      <w:r w:rsidRPr="00535229">
        <w:rPr>
          <w:rFonts w:ascii="Times New Roman" w:eastAsia="Times New Roman" w:hAnsi="Times New Roman" w:cs="Times New Roman"/>
          <w:sz w:val="24"/>
          <w:szCs w:val="24"/>
        </w:rPr>
        <w:t xml:space="preserve">  </w:t>
      </w:r>
      <w:r w:rsidR="00EF6A49">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[28-31]</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w:t>
      </w:r>
      <w:r w:rsidR="0076272C">
        <w:rPr>
          <w:rFonts w:ascii="Times New Roman" w:eastAsia="Times New Roman" w:hAnsi="Times New Roman" w:cs="Times New Roman"/>
          <w:sz w:val="24"/>
          <w:szCs w:val="24"/>
        </w:rPr>
        <w:t>However, none of these methods enable reliable measurement of epistasis in asexual populations or in sexual populations at close loci</w:t>
      </w:r>
      <w:r w:rsidR="006B3D86">
        <w:rPr>
          <w:rFonts w:ascii="Times New Roman" w:eastAsia="Times New Roman" w:hAnsi="Times New Roman" w:cs="Times New Roman"/>
          <w:sz w:val="24"/>
          <w:szCs w:val="24"/>
        </w:rPr>
        <w:t xml:space="preserve">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[32]</w:t>
      </w:r>
      <w:r w:rsidR="00EF6A49">
        <w:rPr>
          <w:rFonts w:ascii="Times New Roman" w:eastAsia="Times New Roman" w:hAnsi="Times New Roman" w:cs="Times New Roman"/>
          <w:sz w:val="24"/>
          <w:szCs w:val="24"/>
        </w:rPr>
        <w:fldChar w:fldCharType="end"/>
      </w:r>
      <w:r w:rsidR="006B3D86">
        <w:rPr>
          <w:rFonts w:ascii="Times New Roman" w:hAnsi="Times New Roman" w:cs="Times New Roman"/>
          <w:bCs/>
          <w:sz w:val="24"/>
          <w:szCs w:val="24"/>
          <w:lang w:val="en-US"/>
        </w:rPr>
        <w:t>.</w:t>
      </w:r>
    </w:p>
    <w:p w14:paraId="0B0E1689" w14:textId="7D59DEF1" w:rsidR="00B863EF" w:rsidRPr="00742F5B" w:rsidRDefault="006B3D86" w:rsidP="00FC4B93">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76272C">
        <w:rPr>
          <w:rFonts w:ascii="Times New Roman" w:eastAsia="Times New Roman" w:hAnsi="Times New Roman" w:cs="Times New Roman"/>
          <w:sz w:val="24"/>
          <w:szCs w:val="24"/>
        </w:rPr>
        <w:t>About a century ago, it was realized that the evolution of a population is strongly affected by the fact that the fates of alleles at different loci are linked unless separated by recombination</w:t>
      </w:r>
      <w:r w:rsidR="00395CF5">
        <w:rPr>
          <w:rFonts w:ascii="Times New Roman" w:eastAsia="Times New Roman" w:hAnsi="Times New Roman" w:cs="Times New Roman"/>
          <w:sz w:val="24"/>
          <w:szCs w:val="24"/>
        </w:rPr>
        <w:t xml:space="preserve">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[33]</w:t>
      </w:r>
      <w:r w:rsidR="00EF6A49">
        <w:rPr>
          <w:rFonts w:ascii="Times New Roman" w:eastAsia="Times New Roman" w:hAnsi="Times New Roman" w:cs="Times New Roman"/>
          <w:sz w:val="24"/>
          <w:szCs w:val="24"/>
        </w:rPr>
        <w:fldChar w:fldCharType="end"/>
      </w:r>
      <w:r w:rsidR="0076272C">
        <w:rPr>
          <w:rFonts w:ascii="Times New Roman" w:eastAsia="Times New Roman" w:hAnsi="Times New Roman" w:cs="Times New Roman"/>
          <w:sz w:val="24"/>
          <w:szCs w:val="24"/>
        </w:rPr>
        <w:t>.</w:t>
      </w:r>
      <w:r w:rsidR="00B863EF">
        <w:rPr>
          <w:rFonts w:ascii="Times New Roman" w:eastAsia="Times New Roman" w:hAnsi="Times New Roman" w:cs="Times New Roman"/>
          <w:sz w:val="24"/>
          <w:szCs w:val="24"/>
          <w:lang w:val="en-US"/>
        </w:rPr>
        <w:t xml:space="preserve"> Empirically, </w:t>
      </w:r>
      <w:r w:rsidR="00B863EF">
        <w:rPr>
          <w:rFonts w:ascii="Times New Roman" w:eastAsia="Times New Roman" w:hAnsi="Times New Roman" w:cs="Times New Roman"/>
          <w:sz w:val="24"/>
          <w:szCs w:val="24"/>
        </w:rPr>
        <w:t>t</w:t>
      </w:r>
      <w:r w:rsidR="00B863EF" w:rsidRPr="00B863EF">
        <w:rPr>
          <w:rFonts w:ascii="Times New Roman" w:eastAsia="Times New Roman" w:hAnsi="Times New Roman" w:cs="Times New Roman"/>
          <w:sz w:val="24"/>
          <w:szCs w:val="24"/>
        </w:rPr>
        <w:t>he effect of strong linkage between genomic sites has been discovered by Thomas Hunt Morgan who used the inter-dependent segregation of alleles in fruit flies to understand the role of chromosomes and sex</w:t>
      </w:r>
      <w:r w:rsidR="00C704E0">
        <w:rPr>
          <w:rFonts w:ascii="Times New Roman" w:eastAsia="Times New Roman" w:hAnsi="Times New Roman" w:cs="Times New Roman"/>
          <w:sz w:val="24"/>
          <w:szCs w:val="24"/>
        </w:rPr>
        <w:t xml:space="preserve"> in inheritance</w:t>
      </w:r>
      <w:r w:rsidR="00B863EF" w:rsidRPr="00B863EF">
        <w:rPr>
          <w:rFonts w:ascii="Times New Roman" w:eastAsia="Times New Roman" w:hAnsi="Times New Roman" w:cs="Times New Roman"/>
          <w:sz w:val="24"/>
          <w:szCs w:val="24"/>
        </w:rPr>
        <w:t xml:space="preserve">. </w:t>
      </w:r>
      <w:r w:rsidR="00B863EF" w:rsidRPr="00B863EF">
        <w:rPr>
          <w:rFonts w:ascii="Times New Roman" w:eastAsia="Times New Roman" w:hAnsi="Times New Roman" w:cs="Times New Roman"/>
          <w:sz w:val="24"/>
          <w:szCs w:val="24"/>
          <w:lang w:val="en-US"/>
        </w:rPr>
        <w:t xml:space="preserve">Since then, a large body of experiment and modeling demonstrated that linkage changes evolutionary properties drastically. In the absence of recombination, common phylogeny makes all sequences very similar to their MRCA </w:t>
      </w:r>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[34]</w:t>
      </w:r>
      <w:r w:rsidR="00EF6A49">
        <w:rPr>
          <w:rFonts w:ascii="Times New Roman" w:eastAsia="Times New Roman" w:hAnsi="Times New Roman" w:cs="Times New Roman"/>
          <w:sz w:val="24"/>
          <w:szCs w:val="24"/>
          <w:lang w:val="en-US"/>
        </w:rPr>
        <w:fldChar w:fldCharType="end"/>
      </w:r>
      <w:r w:rsidR="00B863EF" w:rsidRPr="00B863EF">
        <w:rPr>
          <w:rFonts w:ascii="Times New Roman" w:eastAsia="Times New Roman" w:hAnsi="Times New Roman" w:cs="Times New Roman"/>
          <w:sz w:val="24"/>
          <w:szCs w:val="24"/>
          <w:lang w:val="en-US"/>
        </w:rPr>
        <w:t xml:space="preserve">. Moreover, </w:t>
      </w:r>
      <w:r w:rsidR="00B863EF" w:rsidRPr="00B863EF">
        <w:rPr>
          <w:rFonts w:ascii="Times New Roman" w:eastAsia="Times New Roman" w:hAnsi="Times New Roman" w:cs="Times New Roman"/>
          <w:sz w:val="24"/>
          <w:szCs w:val="24"/>
          <w:lang w:val="en-US"/>
        </w:rPr>
        <w:lastRenderedPageBreak/>
        <w:t xml:space="preserve">even very frequent recombination does not break up linkage effects in a sufficiently long genome </w:t>
      </w:r>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&lt;EndNote&gt;&lt;Cite&gt;&lt;Author&gt;Rouzine&lt;/Author&gt;&lt;Year&gt;2023&lt;/Year&gt;&lt;RecNum&gt;32&lt;/RecNum&gt;&lt;DisplayText&gt;[35]&lt;/DisplayText&gt;&lt;record&gt;&lt;rec-number&gt;32&lt;/rec-number&gt;&lt;foreign-keys&gt;&lt;key app="EN" db-id="z5v2e0v5r25tt5e00v35f59hst2ra25srwwd" timestamp="1765292078"&gt;32&lt;/key&gt;&lt;/foreign-keys&gt;&lt;ref-type name="Journal Article"&gt;17&lt;/ref-type&gt;&lt;contributors&gt;&lt;authors&gt;&lt;author&gt;Rouzine, I. M.&lt;/author&gt;&lt;/authors&gt;&lt;/contributors&gt;&lt;auth-address&gt;Sechenov Institute of Evolutionary Physiology and Biochemistry, Russian Academy of Sciences, Saint-Petersburg, Russia, 194223. igor.rouzine@iephb.ru.&lt;/auth-address&gt;&lt;titles&gt;&lt;title&gt;Long-range linkage effects in adapting sexual populations&lt;/title&gt;&lt;secondary-title&gt;Sci Rep&lt;/secondary-title&gt;&lt;/titles&gt;&lt;pages&gt;12492&lt;/pages&gt;&lt;volume&gt;13&lt;/volume&gt;&lt;number&gt;1&lt;/number&gt;&lt;edition&gt;20230801&lt;/edition&gt;&lt;keywords&gt;&lt;keyword&gt;Humans&lt;/keyword&gt;&lt;keyword&gt;*covid-19&lt;/keyword&gt;&lt;keyword&gt;SARS-CoV-2&lt;/keyword&gt;&lt;keyword&gt;Genome&lt;/keyword&gt;&lt;keyword&gt;Computer Simulation&lt;/keyword&gt;&lt;keyword&gt;Mutation&lt;/keyword&gt;&lt;/keywords&gt;&lt;dates&gt;&lt;year&gt;2023&lt;/year&gt;&lt;pub-dates&gt;&lt;date&gt;Aug 1&lt;/date&gt;&lt;/pub-dates&gt;&lt;/dates&gt;&lt;isbn&gt;2045-2322 (Electronic)&amp;#xD;2045-2322 (Linking)&lt;/isbn&gt;&lt;accession-num&gt;37528175&lt;/accession-num&gt;&lt;urls&gt;&lt;related-urls&gt;&lt;url&gt;https://www.ncbi.nlm.nih.gov/pubmed/37528175&lt;/url&gt;&lt;/related-urls&gt;&lt;/urls&gt;&lt;custom1&gt;The author declares no competing interests.&lt;/custom1&gt;&lt;custom2&gt;PMC10393966&lt;/custom2&gt;&lt;electronic-resource-num&gt;10.1038/s41598-023-39392-z&lt;/electronic-resource-num&gt;&lt;remote-database-name&gt;Medline&lt;/remote-database-name&gt;&lt;remote-database-provider&gt;NLM&lt;/remote-database-provider&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[35]</w:t>
      </w:r>
      <w:r w:rsidR="00EF6A49">
        <w:rPr>
          <w:rFonts w:ascii="Times New Roman" w:eastAsia="Times New Roman" w:hAnsi="Times New Roman" w:cs="Times New Roman"/>
          <w:sz w:val="24"/>
          <w:szCs w:val="24"/>
          <w:lang w:val="en-US"/>
        </w:rPr>
        <w:fldChar w:fldCharType="end"/>
      </w:r>
      <w:r w:rsidR="00B863EF" w:rsidRPr="00B863EF">
        <w:rPr>
          <w:rFonts w:ascii="Times New Roman" w:eastAsia="Times New Roman" w:hAnsi="Times New Roman" w:cs="Times New Roman"/>
          <w:sz w:val="24"/>
          <w:szCs w:val="24"/>
          <w:lang w:val="en-US"/>
        </w:rPr>
        <w:t xml:space="preserve">. </w:t>
      </w:r>
    </w:p>
    <w:p w14:paraId="418C2F57" w14:textId="02452DD2" w:rsidR="0087149A" w:rsidRDefault="00AD43F8" w:rsidP="00B7138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76272C">
        <w:rPr>
          <w:rFonts w:ascii="Times New Roman" w:eastAsia="Times New Roman" w:hAnsi="Times New Roman" w:cs="Times New Roman"/>
          <w:sz w:val="24"/>
          <w:szCs w:val="24"/>
        </w:rPr>
        <w:t xml:space="preserve">The increasingly dominant effect of linkage over epistasis in allelic associations originates from the genetic divergence of independent populations in time. All sequences in a population are similar to their most recent common ancestor, which moves away from the origin along a stochastic trajectory </w:t>
      </w:r>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[34]</w:t>
      </w:r>
      <w:r w:rsidR="00EF6A49">
        <w:rPr>
          <w:rFonts w:ascii="Times New Roman" w:eastAsia="Times New Roman" w:hAnsi="Times New Roman" w:cs="Times New Roman"/>
          <w:sz w:val="24"/>
          <w:szCs w:val="24"/>
          <w:lang w:val="en-US"/>
        </w:rPr>
        <w:fldChar w:fldCharType="end"/>
      </w:r>
      <w:r w:rsidR="007A71E2">
        <w:rPr>
          <w:rFonts w:ascii="Times New Roman" w:eastAsia="Times New Roman" w:hAnsi="Times New Roman" w:cs="Times New Roman"/>
          <w:sz w:val="24"/>
          <w:szCs w:val="24"/>
          <w:lang w:val="en-US"/>
        </w:rPr>
        <w:t>.</w:t>
      </w:r>
      <w:r w:rsidR="006B3D86">
        <w:rPr>
          <w:rFonts w:ascii="Times New Roman" w:eastAsia="Times New Roman" w:hAnsi="Times New Roman" w:cs="Times New Roman"/>
          <w:sz w:val="24"/>
          <w:szCs w:val="24"/>
        </w:rPr>
        <w:t xml:space="preserve"> </w:t>
      </w:r>
      <w:r w:rsidR="0076272C">
        <w:rPr>
          <w:rFonts w:ascii="Times New Roman" w:eastAsia="Times New Roman" w:hAnsi="Times New Roman" w:cs="Times New Roman"/>
          <w:sz w:val="24"/>
          <w:szCs w:val="24"/>
        </w:rPr>
        <w:t>As a result, any measure of co-variance</w:t>
      </w:r>
      <w:r w:rsidR="006B3D86">
        <w:rPr>
          <w:rFonts w:ascii="Times New Roman" w:eastAsia="Times New Roman" w:hAnsi="Times New Roman" w:cs="Times New Roman"/>
          <w:sz w:val="24"/>
          <w:szCs w:val="24"/>
        </w:rPr>
        <w:t xml:space="preserve"> </w:t>
      </w:r>
      <w:r w:rsidR="0076272C">
        <w:rPr>
          <w:rFonts w:ascii="Times New Roman" w:eastAsia="Times New Roman" w:hAnsi="Times New Roman" w:cs="Times New Roman"/>
          <w:sz w:val="24"/>
          <w:szCs w:val="24"/>
        </w:rPr>
        <w:t xml:space="preserve">produces strong noise of random sign. </w:t>
      </w:r>
      <w:r w:rsidR="006B3D86">
        <w:rPr>
          <w:rFonts w:ascii="Times New Roman" w:eastAsia="Times New Roman" w:hAnsi="Times New Roman" w:cs="Times New Roman"/>
          <w:sz w:val="24"/>
          <w:szCs w:val="24"/>
        </w:rPr>
        <w:t xml:space="preserve">An attempt </w:t>
      </w:r>
      <w:r w:rsidR="00DD3CC6">
        <w:rPr>
          <w:rFonts w:ascii="Times New Roman" w:eastAsia="Times New Roman" w:hAnsi="Times New Roman" w:cs="Times New Roman"/>
          <w:sz w:val="24"/>
          <w:szCs w:val="24"/>
        </w:rPr>
        <w:t>at</w:t>
      </w:r>
      <w:r w:rsidR="006B3D86">
        <w:rPr>
          <w:rFonts w:ascii="Times New Roman" w:eastAsia="Times New Roman" w:hAnsi="Times New Roman" w:cs="Times New Roman"/>
          <w:sz w:val="24"/>
          <w:szCs w:val="24"/>
        </w:rPr>
        <w:t xml:space="preserve"> detect</w:t>
      </w:r>
      <w:r w:rsidR="00DD3CC6">
        <w:rPr>
          <w:rFonts w:ascii="Times New Roman" w:eastAsia="Times New Roman" w:hAnsi="Times New Roman" w:cs="Times New Roman"/>
          <w:sz w:val="24"/>
          <w:szCs w:val="24"/>
        </w:rPr>
        <w:t>ing</w:t>
      </w:r>
      <w:r w:rsidR="006B3D86">
        <w:rPr>
          <w:rFonts w:ascii="Times New Roman" w:eastAsia="Times New Roman" w:hAnsi="Times New Roman" w:cs="Times New Roman"/>
          <w:sz w:val="24"/>
          <w:szCs w:val="24"/>
        </w:rPr>
        <w:t xml:space="preserve"> epistasis, whether by using covariance measures, such as Pearson coefficient, mutual entropy, universal footprint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[36]</w:t>
      </w:r>
      <w:r w:rsidR="00EF6A49">
        <w:rPr>
          <w:rFonts w:ascii="Times New Roman" w:hAnsi="Times New Roman" w:cs="Times New Roman"/>
          <w:bCs/>
          <w:sz w:val="24"/>
          <w:szCs w:val="24"/>
          <w:lang w:val="en-US"/>
        </w:rPr>
        <w:fldChar w:fldCharType="end"/>
      </w:r>
      <w:r w:rsidR="006B3D86">
        <w:rPr>
          <w:rFonts w:ascii="Times New Roman" w:eastAsia="Times New Roman" w:hAnsi="Times New Roman" w:cs="Times New Roman"/>
          <w:sz w:val="24"/>
          <w:szCs w:val="24"/>
        </w:rPr>
        <w:t xml:space="preserve">, or </w:t>
      </w:r>
      <w:r w:rsidR="00DD3CC6">
        <w:rPr>
          <w:rFonts w:ascii="Times New Roman" w:eastAsia="Times New Roman" w:hAnsi="Times New Roman" w:cs="Times New Roman"/>
          <w:sz w:val="24"/>
          <w:szCs w:val="24"/>
        </w:rPr>
        <w:t xml:space="preserve">by </w:t>
      </w:r>
      <w:r w:rsidR="006B3D86">
        <w:rPr>
          <w:rFonts w:ascii="Times New Roman" w:eastAsia="Times New Roman" w:hAnsi="Times New Roman" w:cs="Times New Roman"/>
          <w:sz w:val="24"/>
          <w:szCs w:val="24"/>
        </w:rPr>
        <w:t xml:space="preserve">tree-based methods </w:t>
      </w:r>
      <w:r w:rsidR="00EF6A49">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eastAsia="Times New Roman" w:hAnsi="Times New Roman" w:cs="Times New Roman"/>
          <w:bCs/>
          <w:sz w:val="24"/>
          <w:szCs w:val="24"/>
          <w:lang w:val="en-US"/>
        </w:rPr>
        <w:instrText xml:space="preserve"> ADDIN EN.CITE </w:instrText>
      </w:r>
      <w:r w:rsidR="00EF6A49">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eastAsia="Times New Roman" w:hAnsi="Times New Roman" w:cs="Times New Roman"/>
          <w:bCs/>
          <w:sz w:val="24"/>
          <w:szCs w:val="24"/>
          <w:lang w:val="en-US"/>
        </w:rPr>
        <w:instrText xml:space="preserve"> ADDIN EN.CITE.DATA </w:instrText>
      </w:r>
      <w:r w:rsidR="00EF6A49">
        <w:rPr>
          <w:rFonts w:ascii="Times New Roman" w:eastAsia="Times New Roman" w:hAnsi="Times New Roman" w:cs="Times New Roman"/>
          <w:bCs/>
          <w:sz w:val="24"/>
          <w:szCs w:val="24"/>
          <w:lang w:val="en-US"/>
        </w:rPr>
      </w:r>
      <w:r w:rsidR="00EF6A49">
        <w:rPr>
          <w:rFonts w:ascii="Times New Roman" w:eastAsia="Times New Roman" w:hAnsi="Times New Roman" w:cs="Times New Roman"/>
          <w:bCs/>
          <w:sz w:val="24"/>
          <w:szCs w:val="24"/>
          <w:lang w:val="en-US"/>
        </w:rPr>
        <w:fldChar w:fldCharType="end"/>
      </w:r>
      <w:r w:rsidR="00EF6A49">
        <w:rPr>
          <w:rFonts w:ascii="Times New Roman" w:eastAsia="Times New Roman" w:hAnsi="Times New Roman" w:cs="Times New Roman"/>
          <w:bCs/>
          <w:sz w:val="24"/>
          <w:szCs w:val="24"/>
          <w:lang w:val="en-US"/>
        </w:rPr>
      </w:r>
      <w:r w:rsidR="00EF6A49">
        <w:rPr>
          <w:rFonts w:ascii="Times New Roman" w:eastAsia="Times New Roman" w:hAnsi="Times New Roman" w:cs="Times New Roman"/>
          <w:bCs/>
          <w:sz w:val="24"/>
          <w:szCs w:val="24"/>
          <w:lang w:val="en-US"/>
        </w:rPr>
        <w:fldChar w:fldCharType="separate"/>
      </w:r>
      <w:r w:rsidR="00EF6A49">
        <w:rPr>
          <w:rFonts w:ascii="Times New Roman" w:eastAsia="Times New Roman" w:hAnsi="Times New Roman" w:cs="Times New Roman"/>
          <w:bCs/>
          <w:noProof/>
          <w:sz w:val="24"/>
          <w:szCs w:val="24"/>
          <w:lang w:val="en-US"/>
        </w:rPr>
        <w:t>[37, 38]</w:t>
      </w:r>
      <w:r w:rsidR="00EF6A49">
        <w:rPr>
          <w:rFonts w:ascii="Times New Roman" w:eastAsia="Times New Roman" w:hAnsi="Times New Roman" w:cs="Times New Roman"/>
          <w:bCs/>
          <w:sz w:val="24"/>
          <w:szCs w:val="24"/>
          <w:lang w:val="en-US"/>
        </w:rPr>
        <w:fldChar w:fldCharType="end"/>
      </w:r>
      <w:r w:rsidR="006B3D86">
        <w:rPr>
          <w:rFonts w:ascii="Times New Roman" w:eastAsia="Times New Roman" w:hAnsi="Times New Roman" w:cs="Times New Roman"/>
          <w:sz w:val="24"/>
          <w:szCs w:val="24"/>
        </w:rPr>
        <w:t xml:space="preserve"> faces the same problem, the overwhelming genetic linkage effects. </w:t>
      </w:r>
      <w:r w:rsidR="0076272C">
        <w:rPr>
          <w:rFonts w:ascii="Times New Roman" w:eastAsia="Times New Roman" w:hAnsi="Times New Roman" w:cs="Times New Roman"/>
          <w:sz w:val="24"/>
          <w:szCs w:val="24"/>
        </w:rPr>
        <w:t xml:space="preserve">The only way to resolve this issue is to average the haplotype frequencies over many independent populations evolving under similar conditions. To decrease the required number of populations, </w:t>
      </w:r>
      <w:r w:rsidR="007E68FB">
        <w:rPr>
          <w:rFonts w:ascii="Times New Roman" w:eastAsia="Times New Roman" w:hAnsi="Times New Roman" w:cs="Times New Roman"/>
          <w:sz w:val="24"/>
          <w:szCs w:val="24"/>
        </w:rPr>
        <w:t xml:space="preserve">it was proposed to use </w:t>
      </w:r>
      <w:r w:rsidR="0076272C">
        <w:rPr>
          <w:rFonts w:ascii="Times New Roman" w:eastAsia="Times New Roman" w:hAnsi="Times New Roman" w:cs="Times New Roman"/>
          <w:sz w:val="24"/>
          <w:szCs w:val="24"/>
        </w:rPr>
        <w:t xml:space="preserve">only sequences with a majority allele at a neighbor site of </w:t>
      </w:r>
      <w:r w:rsidR="007E68FB">
        <w:rPr>
          <w:rFonts w:ascii="Times New Roman" w:eastAsia="Times New Roman" w:hAnsi="Times New Roman" w:cs="Times New Roman"/>
          <w:sz w:val="24"/>
          <w:szCs w:val="24"/>
        </w:rPr>
        <w:t xml:space="preserve">the </w:t>
      </w:r>
      <w:r w:rsidR="0076272C">
        <w:rPr>
          <w:rFonts w:ascii="Times New Roman" w:eastAsia="Times New Roman" w:hAnsi="Times New Roman" w:cs="Times New Roman"/>
          <w:sz w:val="24"/>
          <w:szCs w:val="24"/>
        </w:rPr>
        <w:t xml:space="preserve">measured </w:t>
      </w:r>
      <w:r w:rsidR="007E68FB">
        <w:rPr>
          <w:rFonts w:ascii="Times New Roman" w:eastAsia="Times New Roman" w:hAnsi="Times New Roman" w:cs="Times New Roman"/>
          <w:sz w:val="24"/>
          <w:szCs w:val="24"/>
        </w:rPr>
        <w:t xml:space="preserve">site </w:t>
      </w:r>
      <w:r w:rsidR="0076272C">
        <w:rPr>
          <w:rFonts w:ascii="Times New Roman" w:eastAsia="Times New Roman" w:hAnsi="Times New Roman" w:cs="Times New Roman"/>
          <w:sz w:val="24"/>
          <w:szCs w:val="24"/>
        </w:rPr>
        <w:t>pair</w:t>
      </w:r>
      <w:r w:rsidR="007E68FB">
        <w:rPr>
          <w:rFonts w:ascii="Times New Roman" w:eastAsia="Times New Roman" w:hAnsi="Times New Roman" w:cs="Times New Roman"/>
          <w:sz w:val="24"/>
          <w:szCs w:val="24"/>
        </w:rPr>
        <w:t xml:space="preserve"> to </w:t>
      </w:r>
      <w:r w:rsidR="0076272C">
        <w:rPr>
          <w:rFonts w:ascii="Times New Roman" w:eastAsia="Times New Roman" w:hAnsi="Times New Roman" w:cs="Times New Roman"/>
          <w:sz w:val="24"/>
          <w:szCs w:val="24"/>
        </w:rPr>
        <w:t xml:space="preserve">interrupt a path </w:t>
      </w:r>
      <w:r w:rsidR="00DD3CC6">
        <w:rPr>
          <w:rFonts w:ascii="Times New Roman" w:eastAsia="Times New Roman" w:hAnsi="Times New Roman" w:cs="Times New Roman"/>
          <w:sz w:val="24"/>
          <w:szCs w:val="24"/>
        </w:rPr>
        <w:t xml:space="preserve">along sites </w:t>
      </w:r>
      <w:r w:rsidR="0076272C">
        <w:rPr>
          <w:rFonts w:ascii="Times New Roman" w:eastAsia="Times New Roman" w:hAnsi="Times New Roman" w:cs="Times New Roman"/>
          <w:sz w:val="24"/>
          <w:szCs w:val="24"/>
        </w:rPr>
        <w:t xml:space="preserve">that creates a false-positive interaction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[39]</w:t>
      </w:r>
      <w:r w:rsidR="00EF6A49">
        <w:rPr>
          <w:rFonts w:ascii="Times New Roman" w:hAnsi="Times New Roman" w:cs="Times New Roman"/>
          <w:bCs/>
          <w:sz w:val="24"/>
          <w:szCs w:val="24"/>
          <w:lang w:val="en-US"/>
        </w:rPr>
        <w:fldChar w:fldCharType="end"/>
      </w:r>
      <w:r w:rsidR="0076272C">
        <w:rPr>
          <w:rFonts w:ascii="Times New Roman" w:eastAsia="Times New Roman" w:hAnsi="Times New Roman" w:cs="Times New Roman"/>
          <w:sz w:val="24"/>
          <w:szCs w:val="24"/>
        </w:rPr>
        <w:t xml:space="preserve">. </w:t>
      </w:r>
    </w:p>
    <w:p w14:paraId="45874FB1" w14:textId="639594A7" w:rsidR="001A35A3" w:rsidRPr="001A35A3" w:rsidRDefault="0076272C" w:rsidP="002C66A8">
      <w:pPr>
        <w:spacing w:after="0" w:line="36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sz w:val="24"/>
          <w:szCs w:val="24"/>
        </w:rPr>
        <w:tab/>
        <w:t xml:space="preserve">In the present work, we test </w:t>
      </w:r>
      <w:r w:rsidR="00447911">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fidelity of this detection technique using Monte-Carlo simulation in a broad range of parameters.  Then, we apply the method to real virus sequences from the adapting world population of SARS–CoV-2 sampled in three different ways to predict the strongest epistatic links. </w:t>
      </w:r>
      <w:r w:rsidR="002C66A8">
        <w:rPr>
          <w:rFonts w:ascii="Times New Roman" w:eastAsia="Times New Roman" w:hAnsi="Times New Roman" w:cs="Times New Roman"/>
          <w:sz w:val="24"/>
          <w:szCs w:val="24"/>
        </w:rPr>
        <w:t>This</w:t>
      </w:r>
      <w:r w:rsidR="00101F13" w:rsidRPr="00101F13">
        <w:rPr>
          <w:rFonts w:ascii="Times New Roman" w:eastAsia="Times New Roman" w:hAnsi="Times New Roman" w:cs="Times New Roman"/>
          <w:sz w:val="24"/>
          <w:szCs w:val="24"/>
          <w:lang w:val="en-US"/>
        </w:rPr>
        <w:t xml:space="preserve"> approach differs from the </w:t>
      </w:r>
      <w:r w:rsidR="002C66A8">
        <w:rPr>
          <w:rFonts w:ascii="Times New Roman" w:eastAsia="Times New Roman" w:hAnsi="Times New Roman" w:cs="Times New Roman"/>
          <w:sz w:val="24"/>
          <w:szCs w:val="24"/>
          <w:lang w:val="en-US"/>
        </w:rPr>
        <w:t>alternative methods</w:t>
      </w:r>
      <w:r w:rsidR="00101F13" w:rsidRPr="00101F13">
        <w:rPr>
          <w:rFonts w:ascii="Times New Roman" w:eastAsia="Times New Roman" w:hAnsi="Times New Roman" w:cs="Times New Roman"/>
          <w:sz w:val="24"/>
          <w:szCs w:val="24"/>
          <w:lang w:val="en-US"/>
        </w:rPr>
        <w:t xml:space="preserve"> in the following respects.</w:t>
      </w:r>
      <w:r w:rsidR="001A35A3" w:rsidRPr="001A35A3">
        <w:rPr>
          <w:rFonts w:ascii="Times New Roman" w:eastAsia="Times New Roman" w:hAnsi="Times New Roman" w:cs="Times New Roman"/>
          <w:sz w:val="24"/>
          <w:szCs w:val="24"/>
          <w:lang w:val="en-US"/>
        </w:rPr>
        <w:t xml:space="preserve"> Firstly, it does not make unrealistic assumptions regarding the evolutionary factors at play. Secondly, its accuracy is validated in a broad range of model parameters</w:t>
      </w:r>
      <w:r w:rsidR="00136421">
        <w:rPr>
          <w:rFonts w:ascii="Times New Roman" w:eastAsia="Times New Roman" w:hAnsi="Times New Roman" w:cs="Times New Roman"/>
          <w:sz w:val="24"/>
          <w:szCs w:val="24"/>
          <w:lang w:val="en-US"/>
        </w:rPr>
        <w:t xml:space="preserve"> on simulated sequences</w:t>
      </w:r>
      <w:r w:rsidR="001A35A3" w:rsidRPr="001A35A3">
        <w:rPr>
          <w:rFonts w:ascii="Times New Roman" w:eastAsia="Times New Roman" w:hAnsi="Times New Roman" w:cs="Times New Roman"/>
          <w:sz w:val="24"/>
          <w:szCs w:val="24"/>
          <w:lang w:val="en-US"/>
        </w:rPr>
        <w:t xml:space="preserve">, using a generic model of population genetics of the Wright Fisher type. Thirdly, the application to data is focused on well-balanced sampling between sequences related to major variants. </w:t>
      </w:r>
      <w:r w:rsidR="001A35A3" w:rsidRPr="001A35A3">
        <w:rPr>
          <w:rFonts w:ascii="Times New Roman" w:eastAsia="Times New Roman" w:hAnsi="Times New Roman" w:cs="Times New Roman"/>
          <w:bCs/>
          <w:sz w:val="24"/>
          <w:szCs w:val="24"/>
          <w:lang w:val="en-US"/>
        </w:rPr>
        <w:t xml:space="preserve">The fourth </w:t>
      </w:r>
      <w:r w:rsidR="0019511E">
        <w:rPr>
          <w:rFonts w:ascii="Times New Roman" w:eastAsia="Times New Roman" w:hAnsi="Times New Roman" w:cs="Times New Roman"/>
          <w:bCs/>
          <w:sz w:val="24"/>
          <w:szCs w:val="24"/>
          <w:lang w:val="en-US"/>
        </w:rPr>
        <w:t>feature</w:t>
      </w:r>
      <w:r w:rsidR="001A35A3" w:rsidRPr="001A35A3">
        <w:rPr>
          <w:rFonts w:ascii="Times New Roman" w:eastAsia="Times New Roman" w:hAnsi="Times New Roman" w:cs="Times New Roman"/>
          <w:bCs/>
          <w:sz w:val="24"/>
          <w:szCs w:val="24"/>
          <w:lang w:val="en-US"/>
        </w:rPr>
        <w:t xml:space="preserve"> is the use of </w:t>
      </w:r>
      <w:r w:rsidR="00BF15E8">
        <w:rPr>
          <w:rFonts w:ascii="Times New Roman" w:eastAsia="Times New Roman" w:hAnsi="Times New Roman" w:cs="Times New Roman"/>
          <w:bCs/>
          <w:sz w:val="24"/>
          <w:szCs w:val="24"/>
          <w:lang w:val="en-US"/>
        </w:rPr>
        <w:t>the</w:t>
      </w:r>
      <w:r w:rsidR="001A35A3" w:rsidRPr="001A35A3">
        <w:rPr>
          <w:rFonts w:ascii="Times New Roman" w:eastAsia="Times New Roman" w:hAnsi="Times New Roman" w:cs="Times New Roman"/>
          <w:bCs/>
          <w:sz w:val="24"/>
          <w:szCs w:val="24"/>
          <w:lang w:val="en-US"/>
        </w:rPr>
        <w:t xml:space="preserve"> conditional correlator.</w:t>
      </w:r>
      <w:r w:rsidR="0066708E">
        <w:rPr>
          <w:rFonts w:ascii="Times New Roman" w:eastAsia="Times New Roman" w:hAnsi="Times New Roman" w:cs="Times New Roman"/>
          <w:bCs/>
          <w:sz w:val="24"/>
          <w:szCs w:val="24"/>
          <w:lang w:val="en-US"/>
        </w:rPr>
        <w:t xml:space="preserve"> </w:t>
      </w:r>
    </w:p>
    <w:p w14:paraId="52CA3BC6" w14:textId="77777777" w:rsidR="0087149A" w:rsidRDefault="0087149A" w:rsidP="00FC4B93">
      <w:pPr>
        <w:spacing w:line="360" w:lineRule="auto"/>
        <w:jc w:val="both"/>
        <w:rPr>
          <w:rFonts w:ascii="Times New Roman" w:eastAsia="Times New Roman" w:hAnsi="Times New Roman" w:cs="Times New Roman"/>
          <w:sz w:val="24"/>
          <w:szCs w:val="24"/>
        </w:rPr>
      </w:pPr>
    </w:p>
    <w:p w14:paraId="3363FE83" w14:textId="77777777" w:rsidR="0087149A" w:rsidRPr="0076272C" w:rsidRDefault="0076272C">
      <w:pPr>
        <w:spacing w:line="360" w:lineRule="auto"/>
        <w:jc w:val="center"/>
        <w:rPr>
          <w:rFonts w:ascii="Times New Roman" w:eastAsia="Times New Roman" w:hAnsi="Times New Roman" w:cs="Times New Roman"/>
          <w:sz w:val="24"/>
          <w:szCs w:val="24"/>
        </w:rPr>
      </w:pPr>
      <w:r w:rsidRPr="0076272C">
        <w:rPr>
          <w:rFonts w:ascii="Times New Roman" w:eastAsia="Times New Roman" w:hAnsi="Times New Roman" w:cs="Times New Roman"/>
          <w:sz w:val="24"/>
          <w:szCs w:val="24"/>
        </w:rPr>
        <w:t xml:space="preserve">RESULTS </w:t>
      </w:r>
    </w:p>
    <w:p w14:paraId="55D74CE5" w14:textId="4CA4227D" w:rsidR="003A5E2B" w:rsidRPr="00B7138F" w:rsidRDefault="003A5E2B">
      <w:pPr>
        <w:spacing w:after="0" w:line="360" w:lineRule="auto"/>
        <w:ind w:firstLine="708"/>
        <w:jc w:val="both"/>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rPr>
        <w:t>Detection method</w:t>
      </w:r>
      <w:r w:rsidRPr="0081136A">
        <w:rPr>
          <w:rFonts w:ascii="Times New Roman" w:eastAsia="Times New Roman" w:hAnsi="Times New Roman" w:cs="Times New Roman"/>
          <w:b/>
          <w:sz w:val="24"/>
          <w:szCs w:val="24"/>
        </w:rPr>
        <w:t>.</w:t>
      </w:r>
      <w:r w:rsidRPr="00B7138F">
        <w:rPr>
          <w:rFonts w:ascii="Times New Roman" w:eastAsia="Times New Roman" w:hAnsi="Times New Roman" w:cs="Times New Roman"/>
          <w:bCs/>
          <w:sz w:val="24"/>
          <w:szCs w:val="24"/>
        </w:rPr>
        <w:t xml:space="preserve">  </w:t>
      </w:r>
      <w:r w:rsidR="00BA65D7" w:rsidRPr="00BA65D7">
        <w:rPr>
          <w:rFonts w:ascii="Times New Roman" w:eastAsia="Times New Roman" w:hAnsi="Times New Roman" w:cs="Times New Roman"/>
          <w:bCs/>
          <w:sz w:val="24"/>
          <w:szCs w:val="24"/>
        </w:rPr>
        <w:t>The method is based on the calculation of U</w:t>
      </w:r>
      <w:r w:rsidR="00575CB2">
        <w:rPr>
          <w:rFonts w:ascii="Times New Roman" w:eastAsia="Times New Roman" w:hAnsi="Times New Roman" w:cs="Times New Roman"/>
          <w:bCs/>
          <w:sz w:val="24"/>
          <w:szCs w:val="24"/>
        </w:rPr>
        <w:t>niversal Footprint</w:t>
      </w:r>
      <w:r w:rsidR="00BA65D7" w:rsidRPr="00BA65D7">
        <w:rPr>
          <w:rFonts w:ascii="Times New Roman" w:eastAsia="Times New Roman" w:hAnsi="Times New Roman" w:cs="Times New Roman"/>
          <w:bCs/>
          <w:sz w:val="24"/>
          <w:szCs w:val="24"/>
        </w:rPr>
        <w:t xml:space="preserve"> correlator between pairs of loci</w:t>
      </w:r>
      <w:r w:rsidR="00575CB2">
        <w:rPr>
          <w:rFonts w:ascii="Times New Roman" w:eastAsia="Times New Roman" w:hAnsi="Times New Roman" w:cs="Times New Roman"/>
          <w:bCs/>
          <w:sz w:val="24"/>
          <w:szCs w:val="24"/>
        </w:rPr>
        <w:t xml:space="preserve"> </w:t>
      </w:r>
      <w:r w:rsidR="00575CB2" w:rsidRPr="00BA65D7">
        <w:rPr>
          <w:rFonts w:ascii="Times New Roman" w:eastAsia="Times New Roman" w:hAnsi="Times New Roman" w:cs="Times New Roman"/>
          <w:bCs/>
          <w:sz w:val="24"/>
          <w:szCs w:val="24"/>
        </w:rPr>
        <w:t>[Pedruzzi</w:t>
      </w:r>
      <w:r w:rsidR="00575CB2">
        <w:rPr>
          <w:rFonts w:ascii="Times New Roman" w:eastAsia="Times New Roman" w:hAnsi="Times New Roman" w:cs="Times New Roman"/>
          <w:bCs/>
          <w:sz w:val="24"/>
          <w:szCs w:val="24"/>
        </w:rPr>
        <w:t>2018</w:t>
      </w:r>
      <w:r w:rsidR="00575CB2" w:rsidRPr="00BA65D7">
        <w:rPr>
          <w:rFonts w:ascii="Times New Roman" w:eastAsia="Times New Roman" w:hAnsi="Times New Roman" w:cs="Times New Roman"/>
          <w:bCs/>
          <w:sz w:val="24"/>
          <w:szCs w:val="24"/>
        </w:rPr>
        <w:t>]</w:t>
      </w:r>
      <w:r w:rsidR="00BA65D7" w:rsidRPr="00BA65D7">
        <w:rPr>
          <w:rFonts w:ascii="Times New Roman" w:eastAsia="Times New Roman" w:hAnsi="Times New Roman" w:cs="Times New Roman"/>
          <w:bCs/>
          <w:sz w:val="24"/>
          <w:szCs w:val="24"/>
        </w:rPr>
        <w:t>. This correlator</w:t>
      </w:r>
      <w:r w:rsidR="0081136A">
        <w:rPr>
          <w:rFonts w:ascii="Times New Roman" w:eastAsia="Times New Roman" w:hAnsi="Times New Roman" w:cs="Times New Roman"/>
          <w:bCs/>
          <w:sz w:val="24"/>
          <w:szCs w:val="24"/>
        </w:rPr>
        <w:t>, expressed in terms of haplotype frequencies</w:t>
      </w:r>
      <w:r w:rsidR="00BA65D7" w:rsidRPr="00BA65D7">
        <w:rPr>
          <w:rFonts w:ascii="Times New Roman" w:eastAsia="Times New Roman" w:hAnsi="Times New Roman" w:cs="Times New Roman"/>
          <w:bCs/>
          <w:sz w:val="24"/>
          <w:szCs w:val="24"/>
        </w:rPr>
        <w:t xml:space="preserve"> by applying the second law of thermodynamics to a multi-locus evolutionary model</w:t>
      </w:r>
      <w:r w:rsidR="0081136A">
        <w:rPr>
          <w:rFonts w:ascii="Times New Roman" w:eastAsia="Times New Roman" w:hAnsi="Times New Roman" w:cs="Times New Roman"/>
          <w:bCs/>
          <w:sz w:val="24"/>
          <w:szCs w:val="24"/>
        </w:rPr>
        <w:t>, depends only on epistasis magnitude and its topology, but not on any other evolutionary parameters.</w:t>
      </w:r>
      <w:r w:rsidR="00BA65D7" w:rsidRPr="00BA65D7">
        <w:rPr>
          <w:rFonts w:ascii="Times New Roman" w:eastAsia="Times New Roman" w:hAnsi="Times New Roman" w:cs="Times New Roman"/>
          <w:bCs/>
          <w:sz w:val="24"/>
          <w:szCs w:val="24"/>
        </w:rPr>
        <w:t xml:space="preserve"> The method takes a set of binarized sequences as initial data</w:t>
      </w:r>
      <w:r w:rsidR="0081136A">
        <w:rPr>
          <w:rFonts w:ascii="Times New Roman" w:eastAsia="Times New Roman" w:hAnsi="Times New Roman" w:cs="Times New Roman"/>
          <w:bCs/>
          <w:sz w:val="24"/>
          <w:szCs w:val="24"/>
        </w:rPr>
        <w:t xml:space="preserve">. We employ </w:t>
      </w:r>
      <w:r w:rsidR="00BA65D7" w:rsidRPr="00BA65D7">
        <w:rPr>
          <w:rFonts w:ascii="Times New Roman" w:eastAsia="Times New Roman" w:hAnsi="Times New Roman" w:cs="Times New Roman"/>
          <w:bCs/>
          <w:sz w:val="24"/>
          <w:szCs w:val="24"/>
        </w:rPr>
        <w:t>parallel computing</w:t>
      </w:r>
      <w:r w:rsidR="0081136A">
        <w:rPr>
          <w:rFonts w:ascii="Times New Roman" w:eastAsia="Times New Roman" w:hAnsi="Times New Roman" w:cs="Times New Roman"/>
          <w:bCs/>
          <w:sz w:val="24"/>
          <w:szCs w:val="24"/>
        </w:rPr>
        <w:t xml:space="preserve"> on 10,000 processors of GPU</w:t>
      </w:r>
      <w:r w:rsidR="00BA65D7" w:rsidRPr="00BA65D7">
        <w:rPr>
          <w:rFonts w:ascii="Times New Roman" w:eastAsia="Times New Roman" w:hAnsi="Times New Roman" w:cs="Times New Roman"/>
          <w:bCs/>
          <w:sz w:val="24"/>
          <w:szCs w:val="24"/>
        </w:rPr>
        <w:t xml:space="preserve"> to increase performance. To improve detection accuracy</w:t>
      </w:r>
      <w:r w:rsidR="007600E9">
        <w:rPr>
          <w:rFonts w:ascii="Times New Roman" w:eastAsia="Times New Roman" w:hAnsi="Times New Roman" w:cs="Times New Roman"/>
          <w:bCs/>
          <w:sz w:val="24"/>
          <w:szCs w:val="24"/>
        </w:rPr>
        <w:t xml:space="preserve"> near the point of full compensation</w:t>
      </w:r>
      <w:r w:rsidR="00BA65D7" w:rsidRPr="00BA65D7">
        <w:rPr>
          <w:rFonts w:ascii="Times New Roman" w:eastAsia="Times New Roman" w:hAnsi="Times New Roman" w:cs="Times New Roman"/>
          <w:bCs/>
          <w:sz w:val="24"/>
          <w:szCs w:val="24"/>
        </w:rPr>
        <w:t xml:space="preserve">, an additional correlator </w:t>
      </w:r>
      <w:r w:rsidR="007600E9" w:rsidRPr="00BA65D7">
        <w:rPr>
          <w:rFonts w:ascii="Times New Roman" w:eastAsia="Times New Roman" w:hAnsi="Times New Roman" w:cs="Times New Roman"/>
          <w:bCs/>
          <w:sz w:val="24"/>
          <w:szCs w:val="24"/>
        </w:rPr>
        <w:t>condition</w:t>
      </w:r>
      <w:r w:rsidR="007600E9">
        <w:rPr>
          <w:rFonts w:ascii="Times New Roman" w:eastAsia="Times New Roman" w:hAnsi="Times New Roman" w:cs="Times New Roman"/>
          <w:bCs/>
          <w:sz w:val="24"/>
          <w:szCs w:val="24"/>
        </w:rPr>
        <w:t xml:space="preserve">ed on an allele at a third locus </w:t>
      </w:r>
      <w:r w:rsidR="00BA65D7" w:rsidRPr="00BA65D7">
        <w:rPr>
          <w:rFonts w:ascii="Times New Roman" w:eastAsia="Times New Roman" w:hAnsi="Times New Roman" w:cs="Times New Roman"/>
          <w:bCs/>
          <w:sz w:val="24"/>
          <w:szCs w:val="24"/>
        </w:rPr>
        <w:t xml:space="preserve">is calculated. Based on the relationship between </w:t>
      </w:r>
      <w:r w:rsidR="007600E9">
        <w:rPr>
          <w:rFonts w:ascii="Times New Roman" w:eastAsia="Times New Roman" w:hAnsi="Times New Roman" w:cs="Times New Roman"/>
          <w:bCs/>
          <w:sz w:val="24"/>
          <w:szCs w:val="24"/>
        </w:rPr>
        <w:t>the two correlators, an</w:t>
      </w:r>
      <w:r w:rsidR="00BA65D7" w:rsidRPr="00BA65D7">
        <w:rPr>
          <w:rFonts w:ascii="Times New Roman" w:eastAsia="Times New Roman" w:hAnsi="Times New Roman" w:cs="Times New Roman"/>
          <w:bCs/>
          <w:sz w:val="24"/>
          <w:szCs w:val="24"/>
        </w:rPr>
        <w:t xml:space="preserve"> epistatic </w:t>
      </w:r>
      <w:r w:rsidR="007600E9">
        <w:rPr>
          <w:rFonts w:ascii="Times New Roman" w:eastAsia="Times New Roman" w:hAnsi="Times New Roman" w:cs="Times New Roman"/>
          <w:bCs/>
          <w:sz w:val="24"/>
          <w:szCs w:val="24"/>
        </w:rPr>
        <w:t>interaction</w:t>
      </w:r>
      <w:r w:rsidR="00BA65D7" w:rsidRPr="00BA65D7">
        <w:rPr>
          <w:rFonts w:ascii="Times New Roman" w:eastAsia="Times New Roman" w:hAnsi="Times New Roman" w:cs="Times New Roman"/>
          <w:bCs/>
          <w:sz w:val="24"/>
          <w:szCs w:val="24"/>
        </w:rPr>
        <w:t xml:space="preserve"> between the two loci is inferred.</w:t>
      </w:r>
      <w:r w:rsidRPr="00FC4B93">
        <w:rPr>
          <w:rFonts w:ascii="Times New Roman" w:eastAsia="Times New Roman" w:hAnsi="Times New Roman" w:cs="Times New Roman"/>
          <w:b/>
          <w:sz w:val="24"/>
          <w:szCs w:val="24"/>
          <w:lang w:val="en-US"/>
        </w:rPr>
        <w:t xml:space="preserve"> </w:t>
      </w:r>
      <w:r w:rsidR="00575CB2">
        <w:rPr>
          <w:rFonts w:ascii="Times New Roman" w:eastAsia="Times New Roman" w:hAnsi="Times New Roman" w:cs="Times New Roman"/>
          <w:sz w:val="24"/>
          <w:szCs w:val="24"/>
        </w:rPr>
        <w:t xml:space="preserve">The details are described in </w:t>
      </w:r>
      <w:r w:rsidR="00575CB2" w:rsidRPr="0042315E">
        <w:rPr>
          <w:rFonts w:ascii="Times New Roman" w:eastAsia="Times New Roman" w:hAnsi="Times New Roman" w:cs="Times New Roman"/>
          <w:i/>
          <w:sz w:val="24"/>
          <w:szCs w:val="24"/>
        </w:rPr>
        <w:t>Methods</w:t>
      </w:r>
      <w:r w:rsidR="00575CB2">
        <w:rPr>
          <w:rFonts w:ascii="Times New Roman" w:eastAsia="Times New Roman" w:hAnsi="Times New Roman" w:cs="Times New Roman"/>
          <w:i/>
          <w:sz w:val="24"/>
          <w:szCs w:val="24"/>
        </w:rPr>
        <w:t>.</w:t>
      </w:r>
    </w:p>
    <w:p w14:paraId="72C1F255" w14:textId="3301061B" w:rsidR="0087149A" w:rsidRDefault="0076272C" w:rsidP="00157A64">
      <w:pPr>
        <w:spacing w:after="0" w:line="360" w:lineRule="auto"/>
        <w:ind w:firstLine="70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Accuracy test</w:t>
      </w:r>
      <w:r w:rsidR="002C744F">
        <w:rPr>
          <w:rFonts w:ascii="Times New Roman" w:eastAsia="Times New Roman" w:hAnsi="Times New Roman" w:cs="Times New Roman"/>
          <w:b/>
          <w:sz w:val="24"/>
          <w:szCs w:val="24"/>
        </w:rPr>
        <w:t xml:space="preserve"> 1</w:t>
      </w:r>
      <w:r w:rsidR="002C744F" w:rsidRPr="00FC4B93">
        <w:rPr>
          <w:rFonts w:ascii="Times New Roman" w:eastAsia="Times New Roman" w:hAnsi="Times New Roman" w:cs="Times New Roman"/>
          <w:b/>
          <w:sz w:val="24"/>
          <w:szCs w:val="24"/>
          <w:lang w:val="en-US"/>
        </w:rPr>
        <w:t xml:space="preserve">: </w:t>
      </w:r>
      <w:r w:rsidR="002C744F">
        <w:rPr>
          <w:rFonts w:ascii="Times New Roman" w:eastAsia="Times New Roman" w:hAnsi="Times New Roman" w:cs="Times New Roman"/>
          <w:b/>
          <w:sz w:val="24"/>
          <w:szCs w:val="24"/>
          <w:lang w:val="en-US"/>
        </w:rPr>
        <w:t xml:space="preserve">the case of standing variation. </w:t>
      </w:r>
      <w:r>
        <w:rPr>
          <w:rFonts w:ascii="Times New Roman" w:eastAsia="Times New Roman" w:hAnsi="Times New Roman" w:cs="Times New Roman"/>
          <w:sz w:val="24"/>
          <w:szCs w:val="24"/>
        </w:rPr>
        <w:t xml:space="preserve">To test </w:t>
      </w:r>
      <w:r w:rsidR="002C744F">
        <w:rPr>
          <w:rFonts w:ascii="Times New Roman" w:eastAsia="Times New Roman" w:hAnsi="Times New Roman" w:cs="Times New Roman"/>
          <w:sz w:val="24"/>
          <w:szCs w:val="24"/>
        </w:rPr>
        <w:t>the</w:t>
      </w:r>
      <w:r w:rsidR="00157A6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accuracy</w:t>
      </w:r>
      <w:r w:rsidR="005F40F7">
        <w:rPr>
          <w:rFonts w:ascii="Times New Roman" w:eastAsia="Times New Roman" w:hAnsi="Times New Roman" w:cs="Times New Roman"/>
          <w:sz w:val="24"/>
          <w:szCs w:val="24"/>
        </w:rPr>
        <w:t xml:space="preserve"> of the detection method</w:t>
      </w:r>
      <w:r>
        <w:rPr>
          <w:rFonts w:ascii="Times New Roman" w:eastAsia="Times New Roman" w:hAnsi="Times New Roman" w:cs="Times New Roman"/>
          <w:sz w:val="24"/>
          <w:szCs w:val="24"/>
        </w:rPr>
        <w:t xml:space="preserve">, artificial genomic sequences are obtained from the simulation of </w:t>
      </w:r>
      <w:r w:rsidR="005C4B74">
        <w:rPr>
          <w:rFonts w:ascii="Times New Roman" w:eastAsia="Times New Roman" w:hAnsi="Times New Roman" w:cs="Times New Roman"/>
          <w:sz w:val="24"/>
          <w:szCs w:val="24"/>
        </w:rPr>
        <w:t xml:space="preserve">the multi-site </w:t>
      </w:r>
      <w:r>
        <w:rPr>
          <w:rFonts w:ascii="Times New Roman" w:eastAsia="Times New Roman" w:hAnsi="Times New Roman" w:cs="Times New Roman"/>
          <w:sz w:val="24"/>
          <w:szCs w:val="24"/>
        </w:rPr>
        <w:t xml:space="preserve">evolution of a </w:t>
      </w:r>
      <w:r w:rsidR="005F40F7">
        <w:rPr>
          <w:rFonts w:ascii="Times New Roman" w:eastAsia="Times New Roman" w:hAnsi="Times New Roman" w:cs="Times New Roman"/>
          <w:sz w:val="24"/>
          <w:szCs w:val="24"/>
        </w:rPr>
        <w:t xml:space="preserve">genetically-diverse </w:t>
      </w:r>
      <w:r>
        <w:rPr>
          <w:rFonts w:ascii="Times New Roman" w:eastAsia="Times New Roman" w:hAnsi="Times New Roman" w:cs="Times New Roman"/>
          <w:sz w:val="24"/>
          <w:szCs w:val="24"/>
        </w:rPr>
        <w:t>population by a Monte-Carlo algorithm with a set epistasis network (</w:t>
      </w:r>
      <w:r>
        <w:rPr>
          <w:rFonts w:ascii="Times New Roman" w:eastAsia="Times New Roman" w:hAnsi="Times New Roman" w:cs="Times New Roman"/>
          <w:i/>
          <w:sz w:val="24"/>
          <w:szCs w:val="24"/>
        </w:rPr>
        <w:t>Methods</w:t>
      </w:r>
      <w:r>
        <w:rPr>
          <w:rFonts w:ascii="Times New Roman" w:eastAsia="Times New Roman" w:hAnsi="Times New Roman" w:cs="Times New Roman"/>
          <w:sz w:val="24"/>
          <w:szCs w:val="24"/>
        </w:rPr>
        <w:t xml:space="preserve">). The input parameters are chosen in a range representative for several viruses (Table 1 in </w:t>
      </w:r>
      <w:r>
        <w:rPr>
          <w:rFonts w:ascii="Times New Roman" w:eastAsia="Times New Roman" w:hAnsi="Times New Roman" w:cs="Times New Roman"/>
          <w:i/>
          <w:sz w:val="24"/>
          <w:szCs w:val="24"/>
        </w:rPr>
        <w:t>Methods</w:t>
      </w: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The predicted links are compared with the true links set in the algorithm. The error of detection is defined as the number of false-positive and false-negative interactions among predicted interactions divided by the number of true interactions. The error is calculated as a function of several parameters: genome length (total locus number), the number of independent populations used for averaging haplotype frequencies, the magnitude of epistasis, recombination probability, and the average crossover number (Fig. 1). </w:t>
      </w:r>
    </w:p>
    <w:p w14:paraId="157AA5CF" w14:textId="5DB2A546" w:rsidR="0087149A" w:rsidRDefault="00AC30E2">
      <w:pPr>
        <w:pBdr>
          <w:top w:val="nil"/>
          <w:left w:val="nil"/>
          <w:bottom w:val="nil"/>
          <w:right w:val="nil"/>
          <w:between w:val="nil"/>
        </w:pBdr>
        <w:spacing w:after="0" w:line="240" w:lineRule="auto"/>
        <w:rPr>
          <w:i/>
          <w:color w:val="000000"/>
        </w:rPr>
      </w:pPr>
      <w:r>
        <w:rPr>
          <w:noProof/>
        </w:rPr>
        <w:drawing>
          <wp:inline distT="0" distB="0" distL="0" distR="0" wp14:anchorId="297B4978" wp14:editId="79BE4EAA">
            <wp:extent cx="5936615" cy="6183641"/>
            <wp:effectExtent l="0" t="0" r="0" b="0"/>
            <wp:docPr id="177593579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36615" cy="6183641"/>
                    </a:xfrm>
                    <a:prstGeom prst="rect">
                      <a:avLst/>
                    </a:prstGeom>
                    <a:ln/>
                  </pic:spPr>
                </pic:pic>
              </a:graphicData>
            </a:graphic>
          </wp:inline>
        </w:drawing>
      </w:r>
    </w:p>
    <w:p w14:paraId="1D37C4A7" w14:textId="02A152E8" w:rsidR="0087149A" w:rsidRDefault="0076272C">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Figure 1. The error of detection of epistatic interactions</w:t>
      </w:r>
      <w:r w:rsidR="005F40F7">
        <w:rPr>
          <w:rFonts w:ascii="Times New Roman" w:eastAsia="Times New Roman" w:hAnsi="Times New Roman" w:cs="Times New Roman"/>
          <w:b/>
          <w:color w:val="000000"/>
          <w:sz w:val="20"/>
          <w:szCs w:val="20"/>
        </w:rPr>
        <w:t xml:space="preserve"> for the case of standing variation (Test1)</w:t>
      </w:r>
      <w:r>
        <w:rPr>
          <w:rFonts w:ascii="Times New Roman" w:eastAsia="Times New Roman" w:hAnsi="Times New Roman" w:cs="Times New Roman"/>
          <w:b/>
          <w:color w:val="000000"/>
          <w:sz w:val="20"/>
          <w:szCs w:val="20"/>
        </w:rPr>
        <w:t>.</w:t>
      </w:r>
      <w:r>
        <w:rPr>
          <w:rFonts w:ascii="Times New Roman" w:eastAsia="Times New Roman" w:hAnsi="Times New Roman" w:cs="Times New Roman"/>
          <w:color w:val="000000"/>
          <w:sz w:val="20"/>
          <w:szCs w:val="20"/>
        </w:rPr>
        <w:t xml:space="preserve"> The length of the sequence is plotted on the X–axis, and the number of runs is plotted on the Y-axis of each panel. The values inside the squares defined by color map on the right correspond to the sum of the false positive and false negative interactions </w:t>
      </w:r>
      <w:r>
        <w:rPr>
          <w:rFonts w:ascii="Times New Roman" w:eastAsia="Times New Roman" w:hAnsi="Times New Roman" w:cs="Times New Roman"/>
          <w:color w:val="000000"/>
          <w:sz w:val="20"/>
          <w:szCs w:val="20"/>
        </w:rPr>
        <w:lastRenderedPageBreak/>
        <w:t xml:space="preserve">divided by the number of true interactions. Detection is carried out using the universal footprint of epistasis (UFE) </w:t>
      </w:r>
      <w:r w:rsidR="00EF6A49">
        <w:rPr>
          <w:rFonts w:ascii="Times New Roman" w:hAnsi="Times New Roman" w:cs="Times New Roman"/>
          <w:sz w:val="20"/>
          <w:szCs w:val="20"/>
          <w:lang w:val="en-US"/>
        </w:rPr>
        <w:fldChar w:fldCharType="begin"/>
      </w:r>
      <w:r w:rsidR="00EF6A49">
        <w:rPr>
          <w:rFonts w:ascii="Times New Roman" w:hAnsi="Times New Roman" w:cs="Times New Roman"/>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sz w:val="20"/>
          <w:szCs w:val="20"/>
          <w:lang w:val="en-US"/>
        </w:rPr>
        <w:fldChar w:fldCharType="separate"/>
      </w:r>
      <w:r w:rsidR="00EF6A49">
        <w:rPr>
          <w:rFonts w:ascii="Times New Roman" w:hAnsi="Times New Roman" w:cs="Times New Roman"/>
          <w:noProof/>
          <w:sz w:val="20"/>
          <w:szCs w:val="20"/>
          <w:lang w:val="en-US"/>
        </w:rPr>
        <w:t>[36]</w:t>
      </w:r>
      <w:r w:rsidR="00EF6A49">
        <w:rPr>
          <w:rFonts w:ascii="Times New Roman" w:hAnsi="Times New Roman" w:cs="Times New Roman"/>
          <w:sz w:val="20"/>
          <w:szCs w:val="20"/>
          <w:lang w:val="en-US"/>
        </w:rPr>
        <w:fldChar w:fldCharType="end"/>
      </w:r>
      <w:r w:rsidR="002502EA" w:rsidRPr="002502EA" w:rsidDel="002502EA">
        <w:rPr>
          <w:rFonts w:ascii="Times New Roman" w:hAnsi="Times New Roman" w:cs="Times New Roman"/>
          <w:sz w:val="20"/>
          <w:szCs w:val="20"/>
          <w:lang w:val="en-US"/>
        </w:rPr>
        <w:t xml:space="preserve"> </w:t>
      </w:r>
      <w:r>
        <w:rPr>
          <w:rFonts w:ascii="Times New Roman" w:eastAsia="Times New Roman" w:hAnsi="Times New Roman" w:cs="Times New Roman"/>
          <w:color w:val="000000"/>
          <w:sz w:val="20"/>
          <w:szCs w:val="20"/>
        </w:rPr>
        <w:t xml:space="preserve">and three-site haplotype method </w:t>
      </w:r>
      <w:r w:rsidR="00EF6A49">
        <w:rPr>
          <w:rFonts w:ascii="Times New Roman" w:eastAsia="Times New Roman" w:hAnsi="Times New Roman" w:cs="Times New Roman"/>
          <w:color w:val="000000"/>
          <w:sz w:val="20"/>
          <w:szCs w:val="20"/>
        </w:rPr>
        <w:fldChar w:fldCharType="begin"/>
      </w:r>
      <w:r w:rsidR="00EF6A49">
        <w:rPr>
          <w:rFonts w:ascii="Times New Roman" w:eastAsia="Times New Roman" w:hAnsi="Times New Roman" w:cs="Times New Roman"/>
          <w:color w:val="000000"/>
          <w:sz w:val="20"/>
          <w:szCs w:val="20"/>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EF6A49">
        <w:rPr>
          <w:rFonts w:ascii="Times New Roman" w:eastAsia="Times New Roman" w:hAnsi="Times New Roman" w:cs="Times New Roman"/>
          <w:color w:val="000000"/>
          <w:sz w:val="20"/>
          <w:szCs w:val="20"/>
        </w:rPr>
        <w:fldChar w:fldCharType="separate"/>
      </w:r>
      <w:r w:rsidR="00EF6A49">
        <w:rPr>
          <w:rFonts w:ascii="Times New Roman" w:eastAsia="Times New Roman" w:hAnsi="Times New Roman" w:cs="Times New Roman"/>
          <w:noProof/>
          <w:color w:val="000000"/>
          <w:sz w:val="20"/>
          <w:szCs w:val="20"/>
        </w:rPr>
        <w:t>[39]</w:t>
      </w:r>
      <w:r w:rsidR="00EF6A49">
        <w:rPr>
          <w:rFonts w:ascii="Times New Roman" w:eastAsia="Times New Roman" w:hAnsi="Times New Roman" w:cs="Times New Roman"/>
          <w:color w:val="000000"/>
          <w:sz w:val="20"/>
          <w:szCs w:val="20"/>
        </w:rPr>
        <w:fldChar w:fldCharType="end"/>
      </w:r>
      <w:r w:rsidR="002502EA" w:rsidRPr="002502EA" w:rsidDel="002502EA">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w:t>
      </w:r>
      <w:r>
        <w:rPr>
          <w:rFonts w:ascii="Times New Roman" w:eastAsia="Times New Roman" w:hAnsi="Times New Roman" w:cs="Times New Roman"/>
          <w:i/>
          <w:color w:val="000000"/>
          <w:sz w:val="20"/>
          <w:szCs w:val="20"/>
        </w:rPr>
        <w:t>Methods</w:t>
      </w:r>
      <w:r>
        <w:rPr>
          <w:rFonts w:ascii="Times New Roman" w:eastAsia="Times New Roman" w:hAnsi="Times New Roman" w:cs="Times New Roman"/>
          <w:color w:val="000000"/>
          <w:sz w:val="20"/>
          <w:szCs w:val="20"/>
        </w:rPr>
        <w:t>). All values greater than 1 are set to have the same red color as values equal to 1.</w:t>
      </w:r>
      <w:r>
        <w:rPr>
          <w:color w:val="000000"/>
        </w:rPr>
        <w:t xml:space="preserve"> </w:t>
      </w:r>
      <w:r>
        <w:rPr>
          <w:rFonts w:ascii="Times New Roman" w:eastAsia="Times New Roman" w:hAnsi="Times New Roman" w:cs="Times New Roman"/>
          <w:color w:val="000000"/>
          <w:sz w:val="20"/>
          <w:szCs w:val="20"/>
        </w:rPr>
        <w:t>Testing of the method was conducted on the sequences generated by Monte Carlo simulation (</w:t>
      </w:r>
      <w:r>
        <w:rPr>
          <w:rFonts w:ascii="Times New Roman" w:eastAsia="Times New Roman" w:hAnsi="Times New Roman" w:cs="Times New Roman"/>
          <w:i/>
          <w:color w:val="000000"/>
          <w:sz w:val="20"/>
          <w:szCs w:val="20"/>
        </w:rPr>
        <w:t>Methods</w:t>
      </w:r>
      <w:r>
        <w:rPr>
          <w:rFonts w:ascii="Times New Roman" w:eastAsia="Times New Roman" w:hAnsi="Times New Roman" w:cs="Times New Roman"/>
          <w:color w:val="000000"/>
          <w:sz w:val="20"/>
          <w:szCs w:val="20"/>
        </w:rPr>
        <w:t xml:space="preserve">) with variable parameters (shown): probability of recombination </w:t>
      </w:r>
      <m:oMath>
        <m:r>
          <w:rPr>
            <w:rFonts w:ascii="Cambria Math" w:eastAsia="Cambria Math" w:hAnsi="Cambria Math" w:cs="Cambria Math"/>
            <w:color w:val="000000"/>
            <w:sz w:val="20"/>
            <w:szCs w:val="20"/>
          </w:rPr>
          <m:t>r</m:t>
        </m:r>
      </m:oMath>
      <w:r>
        <w:rPr>
          <w:rFonts w:ascii="Times New Roman" w:eastAsia="Times New Roman" w:hAnsi="Times New Roman" w:cs="Times New Roman"/>
          <w:color w:val="000000"/>
          <w:sz w:val="20"/>
          <w:szCs w:val="20"/>
        </w:rPr>
        <w:t xml:space="preserve">, number of crossovers </w:t>
      </w:r>
      <m:oMath>
        <m:r>
          <w:rPr>
            <w:rFonts w:ascii="Cambria Math" w:eastAsia="Cambria Math" w:hAnsi="Cambria Math" w:cs="Cambria Math"/>
            <w:color w:val="000000"/>
            <w:sz w:val="20"/>
            <w:szCs w:val="20"/>
          </w:rPr>
          <m:t>M</m:t>
        </m:r>
      </m:oMath>
      <w:r>
        <w:rPr>
          <w:rFonts w:ascii="Times New Roman" w:eastAsia="Times New Roman" w:hAnsi="Times New Roman" w:cs="Times New Roman"/>
          <w:color w:val="000000"/>
          <w:sz w:val="20"/>
          <w:szCs w:val="20"/>
        </w:rPr>
        <w:t xml:space="preserve">, strength of the epistatic interaction </w:t>
      </w:r>
      <m:oMath>
        <m:r>
          <w:rPr>
            <w:rFonts w:ascii="Cambria Math" w:eastAsia="Cambria Math" w:hAnsi="Cambria Math" w:cs="Cambria Math"/>
            <w:color w:val="000000"/>
            <w:sz w:val="20"/>
            <w:szCs w:val="20"/>
          </w:rPr>
          <m:t>E</m:t>
        </m:r>
      </m:oMath>
      <w:r>
        <w:rPr>
          <w:rFonts w:ascii="Times New Roman" w:eastAsia="Times New Roman" w:hAnsi="Times New Roman" w:cs="Times New Roman"/>
          <w:color w:val="000000"/>
          <w:sz w:val="20"/>
          <w:szCs w:val="20"/>
        </w:rPr>
        <w:t xml:space="preserve">. The topology of the epistatic </w:t>
      </w:r>
      <w:r w:rsidR="004D4EEA">
        <w:rPr>
          <w:rFonts w:ascii="Times New Roman" w:eastAsia="Times New Roman" w:hAnsi="Times New Roman" w:cs="Times New Roman"/>
          <w:color w:val="000000"/>
          <w:sz w:val="20"/>
          <w:szCs w:val="20"/>
        </w:rPr>
        <w:t xml:space="preserve">links </w:t>
      </w:r>
      <w:r w:rsidR="00750649">
        <w:rPr>
          <w:rFonts w:ascii="Times New Roman" w:eastAsia="Times New Roman" w:hAnsi="Times New Roman" w:cs="Times New Roman"/>
          <w:color w:val="000000"/>
          <w:sz w:val="20"/>
          <w:szCs w:val="20"/>
        </w:rPr>
        <w:t xml:space="preserve">(interactions) </w:t>
      </w:r>
      <w:r>
        <w:rPr>
          <w:rFonts w:ascii="Times New Roman" w:eastAsia="Times New Roman" w:hAnsi="Times New Roman" w:cs="Times New Roman"/>
          <w:color w:val="000000"/>
          <w:sz w:val="20"/>
          <w:szCs w:val="20"/>
        </w:rPr>
        <w:t xml:space="preserve">comprises isolated double arches, for which </w:t>
      </w:r>
      <m:oMath>
        <m:r>
          <w:rPr>
            <w:rFonts w:ascii="Cambria Math" w:eastAsia="Cambria Math" w:hAnsi="Cambria Math" w:cs="Cambria Math"/>
            <w:color w:val="000000"/>
            <w:sz w:val="20"/>
            <w:szCs w:val="20"/>
          </w:rPr>
          <m:t>E=0.75</m:t>
        </m:r>
      </m:oMath>
      <w:r>
        <w:rPr>
          <w:rFonts w:ascii="Times New Roman" w:eastAsia="Times New Roman" w:hAnsi="Times New Roman" w:cs="Times New Roman"/>
          <w:color w:val="000000"/>
          <w:sz w:val="20"/>
          <w:szCs w:val="20"/>
        </w:rPr>
        <w:t xml:space="preserve"> is the threshold value of full compensation </w:t>
      </w:r>
      <w:r w:rsidR="00EF6A49">
        <w:rPr>
          <w:rFonts w:ascii="Times New Roman" w:hAnsi="Times New Roman" w:cs="Times New Roman"/>
          <w:sz w:val="20"/>
          <w:szCs w:val="20"/>
          <w:lang w:val="en-US"/>
        </w:rPr>
        <w:fldChar w:fldCharType="begin"/>
      </w:r>
      <w:r w:rsidR="00EF6A49">
        <w:rPr>
          <w:rFonts w:ascii="Times New Roman" w:hAnsi="Times New Roman" w:cs="Times New Roman"/>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sz w:val="20"/>
          <w:szCs w:val="20"/>
          <w:lang w:val="en-US"/>
        </w:rPr>
        <w:fldChar w:fldCharType="separate"/>
      </w:r>
      <w:r w:rsidR="00EF6A49">
        <w:rPr>
          <w:rFonts w:ascii="Times New Roman" w:hAnsi="Times New Roman" w:cs="Times New Roman"/>
          <w:noProof/>
          <w:sz w:val="20"/>
          <w:szCs w:val="20"/>
          <w:lang w:val="en-US"/>
        </w:rPr>
        <w:t>[36]</w:t>
      </w:r>
      <w:r w:rsidR="00EF6A49">
        <w:rPr>
          <w:rFonts w:ascii="Times New Roman" w:hAnsi="Times New Roman" w:cs="Times New Roman"/>
          <w:sz w:val="20"/>
          <w:szCs w:val="20"/>
          <w:lang w:val="en-US"/>
        </w:rPr>
        <w:fldChar w:fldCharType="end"/>
      </w:r>
      <w:r>
        <w:rPr>
          <w:rFonts w:ascii="Times New Roman" w:eastAsia="Times New Roman" w:hAnsi="Times New Roman" w:cs="Times New Roman"/>
          <w:color w:val="000000"/>
          <w:sz w:val="20"/>
          <w:szCs w:val="20"/>
        </w:rPr>
        <w:t xml:space="preserve">. Fixed parameters: initial allele frequency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0</m:t>
            </m:r>
          </m:sub>
        </m:sSub>
        <m:r>
          <w:rPr>
            <w:rFonts w:ascii="Cambria Math" w:eastAsia="Cambria Math" w:hAnsi="Cambria Math" w:cs="Cambria Math"/>
            <w:color w:val="000000"/>
            <w:sz w:val="20"/>
            <w:szCs w:val="20"/>
          </w:rPr>
          <m:t>= 0.45</m:t>
        </m:r>
      </m:oMath>
      <w:r>
        <w:rPr>
          <w:rFonts w:ascii="Times New Roman" w:eastAsia="Times New Roman" w:hAnsi="Times New Roman" w:cs="Times New Roman"/>
          <w:color w:val="000000"/>
          <w:sz w:val="20"/>
          <w:szCs w:val="20"/>
        </w:rPr>
        <w:t xml:space="preserve">, population size </w:t>
      </w:r>
      <m:oMath>
        <m:r>
          <w:rPr>
            <w:rFonts w:ascii="Cambria Math" w:eastAsia="Cambria Math" w:hAnsi="Cambria Math" w:cs="Cambria Math"/>
            <w:color w:val="000000"/>
            <w:sz w:val="20"/>
            <w:szCs w:val="20"/>
          </w:rPr>
          <m:t>N = 1000</m:t>
        </m:r>
      </m:oMath>
      <w:r>
        <w:rPr>
          <w:rFonts w:ascii="Times New Roman" w:eastAsia="Times New Roman" w:hAnsi="Times New Roman" w:cs="Times New Roman"/>
          <w:color w:val="000000"/>
          <w:sz w:val="20"/>
          <w:szCs w:val="20"/>
        </w:rPr>
        <w:t xml:space="preserve">, mutation rate per genome </w:t>
      </w:r>
      <m:oMath>
        <m:r>
          <w:rPr>
            <w:rFonts w:ascii="Cambria Math" w:eastAsia="Cambria Math" w:hAnsi="Cambria Math" w:cs="Cambria Math"/>
            <w:color w:val="000000"/>
            <w:sz w:val="20"/>
            <w:szCs w:val="20"/>
          </w:rPr>
          <m:t>μL = 0.07</m:t>
        </m:r>
      </m:oMath>
      <w:r>
        <w:rPr>
          <w:rFonts w:ascii="Times New Roman" w:eastAsia="Times New Roman" w:hAnsi="Times New Roman" w:cs="Times New Roman"/>
          <w:color w:val="000000"/>
          <w:sz w:val="20"/>
          <w:szCs w:val="20"/>
        </w:rPr>
        <w:t xml:space="preserve">, simulation time in generations </w:t>
      </w:r>
      <m:oMath>
        <m:r>
          <w:rPr>
            <w:rFonts w:ascii="Cambria Math" w:eastAsia="Cambria Math" w:hAnsi="Cambria Math" w:cs="Cambria Math"/>
            <w:color w:val="000000"/>
            <w:sz w:val="20"/>
            <w:szCs w:val="20"/>
          </w:rPr>
          <m:t>t = 30</m:t>
        </m:r>
      </m:oMath>
      <w:r>
        <w:rPr>
          <w:rFonts w:ascii="Times New Roman" w:eastAsia="Times New Roman" w:hAnsi="Times New Roman" w:cs="Times New Roman"/>
          <w:color w:val="000000"/>
          <w:sz w:val="20"/>
          <w:szCs w:val="20"/>
        </w:rPr>
        <w:t xml:space="preserve">, selection coefficient </w:t>
      </w:r>
      <m:oMath>
        <m:r>
          <w:rPr>
            <w:rFonts w:ascii="Cambria Math" w:eastAsia="Cambria Math" w:hAnsi="Cambria Math" w:cs="Cambria Math"/>
            <w:color w:val="000000"/>
            <w:sz w:val="20"/>
            <w:szCs w:val="20"/>
          </w:rPr>
          <m:t>s = 0.1</m:t>
        </m:r>
      </m:oMath>
      <w:r>
        <w:rPr>
          <w:rFonts w:ascii="Times New Roman" w:eastAsia="Times New Roman" w:hAnsi="Times New Roman" w:cs="Times New Roman"/>
          <w:color w:val="000000"/>
          <w:sz w:val="20"/>
          <w:szCs w:val="20"/>
        </w:rPr>
        <w:t xml:space="preserve">. Results for </w:t>
      </w:r>
      <m:oMath>
        <m:r>
          <w:rPr>
            <w:rFonts w:ascii="Cambria Math" w:eastAsia="Cambria Math" w:hAnsi="Cambria Math" w:cs="Cambria Math"/>
            <w:color w:val="000000"/>
            <w:sz w:val="20"/>
            <w:szCs w:val="20"/>
          </w:rPr>
          <m:t>M=1</m:t>
        </m:r>
      </m:oMath>
      <w:r>
        <w:rPr>
          <w:rFonts w:ascii="Times New Roman" w:eastAsia="Times New Roman" w:hAnsi="Times New Roman" w:cs="Times New Roman"/>
          <w:color w:val="000000"/>
          <w:sz w:val="20"/>
          <w:szCs w:val="20"/>
        </w:rPr>
        <w:t xml:space="preserve"> are shown in Figure S1. Variant without recombination is shown in Figure S2.  Results using Pearson coefficient, with and without recombination, are in Figs. S3 and S4.            </w:t>
      </w:r>
    </w:p>
    <w:p w14:paraId="7F7FF4F5" w14:textId="77777777" w:rsidR="0087149A" w:rsidRDefault="0087149A">
      <w:pPr>
        <w:spacing w:after="0" w:line="360" w:lineRule="auto"/>
        <w:ind w:firstLine="1"/>
        <w:jc w:val="both"/>
        <w:rPr>
          <w:rFonts w:ascii="Times New Roman" w:eastAsia="Times New Roman" w:hAnsi="Times New Roman" w:cs="Times New Roman"/>
          <w:sz w:val="24"/>
          <w:szCs w:val="24"/>
        </w:rPr>
      </w:pPr>
    </w:p>
    <w:p w14:paraId="6AE56758" w14:textId="02B93714" w:rsidR="0087149A" w:rsidRDefault="0076272C">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expected, the accuracy of epistasis detection increases with the number of independent populations used for averaging and the magnitude of epistasis, and decreases with the genome length, as long as recombination is infrequent or absent. While modest recombination significantly improves the accuracy of detection by compensating linkage effects eclipsing epistasis, very frequent recombination counteracts associations of alleles caused by epistasis and so impairs detection (Fig. 1). Analogous procedure was carried out using Pearson coefficient </w:t>
      </w:r>
      <w:r w:rsidR="009827A8">
        <w:rPr>
          <w:rFonts w:ascii="Times New Roman" w:eastAsia="Times New Roman" w:hAnsi="Times New Roman" w:cs="Times New Roman"/>
          <w:sz w:val="24"/>
          <w:szCs w:val="24"/>
        </w:rPr>
        <w:t xml:space="preserve">and </w:t>
      </w:r>
      <w:r>
        <w:rPr>
          <w:rFonts w:ascii="Times New Roman" w:eastAsia="Times New Roman" w:hAnsi="Times New Roman" w:cs="Times New Roman"/>
          <w:sz w:val="24"/>
          <w:szCs w:val="24"/>
        </w:rPr>
        <w:t>UFE</w:t>
      </w:r>
      <w:r w:rsidR="009827A8">
        <w:rPr>
          <w:rFonts w:ascii="Times New Roman" w:eastAsia="Times New Roman" w:hAnsi="Times New Roman" w:cs="Times New Roman"/>
          <w:sz w:val="24"/>
          <w:szCs w:val="24"/>
        </w:rPr>
        <w:t xml:space="preserve"> </w:t>
      </w:r>
      <w:r w:rsidR="00EF6A49">
        <w:rPr>
          <w:rFonts w:ascii="Times New Roman" w:hAnsi="Times New Roman" w:cs="Times New Roman"/>
          <w:sz w:val="24"/>
          <w:szCs w:val="24"/>
          <w:lang w:val="en-US"/>
        </w:rPr>
        <w:fldChar w:fldCharType="begin"/>
      </w:r>
      <w:r w:rsidR="00EF6A49">
        <w:rPr>
          <w:rFonts w:ascii="Times New Roman" w:hAnsi="Times New Roman" w:cs="Times New Roman"/>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sz w:val="24"/>
          <w:szCs w:val="24"/>
          <w:lang w:val="en-US"/>
        </w:rPr>
        <w:fldChar w:fldCharType="separate"/>
      </w:r>
      <w:r w:rsidR="00EF6A49">
        <w:rPr>
          <w:rFonts w:ascii="Times New Roman" w:hAnsi="Times New Roman" w:cs="Times New Roman"/>
          <w:noProof/>
          <w:sz w:val="24"/>
          <w:szCs w:val="24"/>
          <w:lang w:val="en-US"/>
        </w:rPr>
        <w:t>[36]</w:t>
      </w:r>
      <w:r w:rsidR="00EF6A49">
        <w:rPr>
          <w:rFonts w:ascii="Times New Roman" w:hAnsi="Times New Roman" w:cs="Times New Roman"/>
          <w:sz w:val="24"/>
          <w:szCs w:val="24"/>
          <w:lang w:val="en-US"/>
        </w:rPr>
        <w:fldChar w:fldCharType="end"/>
      </w:r>
      <w:r w:rsidR="004D4EEA">
        <w:rPr>
          <w:rFonts w:ascii="Times New Roman" w:hAnsi="Times New Roman" w:cs="Times New Roman"/>
          <w:sz w:val="24"/>
          <w:szCs w:val="24"/>
          <w:lang w:val="en-US"/>
        </w:rPr>
        <w:t xml:space="preserve"> </w:t>
      </w:r>
      <w:r>
        <w:rPr>
          <w:rFonts w:ascii="Times New Roman" w:eastAsia="Times New Roman" w:hAnsi="Times New Roman" w:cs="Times New Roman"/>
          <w:sz w:val="24"/>
          <w:szCs w:val="24"/>
        </w:rPr>
        <w:t>in the absence of recombination (</w:t>
      </w:r>
      <w:r>
        <w:rPr>
          <w:rFonts w:ascii="Times New Roman" w:eastAsia="Times New Roman" w:hAnsi="Times New Roman" w:cs="Times New Roman"/>
          <w:i/>
          <w:sz w:val="24"/>
          <w:szCs w:val="24"/>
        </w:rPr>
        <w:t xml:space="preserve">Supplement, </w:t>
      </w:r>
      <w:r>
        <w:rPr>
          <w:rFonts w:ascii="Times New Roman" w:eastAsia="Times New Roman" w:hAnsi="Times New Roman" w:cs="Times New Roman"/>
          <w:sz w:val="24"/>
          <w:szCs w:val="24"/>
        </w:rPr>
        <w:t>Figs. S2-S4).</w:t>
      </w:r>
    </w:p>
    <w:p w14:paraId="38AF0FC6" w14:textId="55531658" w:rsidR="000237D1" w:rsidRDefault="008F60D5" w:rsidP="00742F5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2C744F">
        <w:rPr>
          <w:rFonts w:ascii="Times New Roman" w:eastAsia="Times New Roman" w:hAnsi="Times New Roman" w:cs="Times New Roman"/>
          <w:b/>
          <w:sz w:val="24"/>
          <w:szCs w:val="24"/>
        </w:rPr>
        <w:t>Accuracy</w:t>
      </w:r>
      <w:r>
        <w:rPr>
          <w:rFonts w:ascii="Times New Roman" w:eastAsia="Times New Roman" w:hAnsi="Times New Roman" w:cs="Times New Roman"/>
          <w:b/>
          <w:sz w:val="24"/>
          <w:szCs w:val="24"/>
        </w:rPr>
        <w:t xml:space="preserve"> test</w:t>
      </w:r>
      <w:r w:rsidR="002C744F">
        <w:rPr>
          <w:rFonts w:ascii="Times New Roman" w:eastAsia="Times New Roman" w:hAnsi="Times New Roman" w:cs="Times New Roman"/>
          <w:b/>
          <w:sz w:val="24"/>
          <w:szCs w:val="24"/>
        </w:rPr>
        <w:t xml:space="preserve"> 2:</w:t>
      </w:r>
      <w:r>
        <w:rPr>
          <w:rFonts w:ascii="Times New Roman" w:eastAsia="Times New Roman" w:hAnsi="Times New Roman" w:cs="Times New Roman"/>
          <w:b/>
          <w:sz w:val="24"/>
          <w:szCs w:val="24"/>
        </w:rPr>
        <w:t xml:space="preserve"> </w:t>
      </w:r>
      <w:r w:rsidR="002C744F">
        <w:rPr>
          <w:rFonts w:ascii="Times New Roman" w:eastAsia="Times New Roman" w:hAnsi="Times New Roman" w:cs="Times New Roman"/>
          <w:b/>
          <w:sz w:val="24"/>
          <w:szCs w:val="24"/>
        </w:rPr>
        <w:t>initial</w:t>
      </w:r>
      <w:r w:rsidR="005F40F7">
        <w:rPr>
          <w:rFonts w:ascii="Times New Roman" w:eastAsia="Times New Roman" w:hAnsi="Times New Roman" w:cs="Times New Roman"/>
          <w:b/>
          <w:sz w:val="24"/>
          <w:szCs w:val="24"/>
        </w:rPr>
        <w:t>ly</w:t>
      </w:r>
      <w:r w:rsidR="002C744F">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monomorphous</w:t>
      </w:r>
      <w:proofErr w:type="spellEnd"/>
      <w:r>
        <w:rPr>
          <w:rFonts w:ascii="Times New Roman" w:eastAsia="Times New Roman" w:hAnsi="Times New Roman" w:cs="Times New Roman"/>
          <w:b/>
          <w:sz w:val="24"/>
          <w:szCs w:val="24"/>
        </w:rPr>
        <w:t xml:space="preserve"> population</w:t>
      </w:r>
      <w:r w:rsidR="002C744F">
        <w:rPr>
          <w:rFonts w:ascii="Times New Roman" w:eastAsia="Times New Roman" w:hAnsi="Times New Roman" w:cs="Times New Roman"/>
          <w:b/>
          <w:sz w:val="24"/>
          <w:szCs w:val="24"/>
        </w:rPr>
        <w:t xml:space="preserve"> with fitness valley</w:t>
      </w:r>
      <w:r w:rsidR="002C4707">
        <w:rPr>
          <w:rFonts w:ascii="Times New Roman" w:eastAsia="Times New Roman" w:hAnsi="Times New Roman" w:cs="Times New Roman"/>
          <w:b/>
          <w:sz w:val="24"/>
          <w:szCs w:val="24"/>
        </w:rPr>
        <w:t xml:space="preserve">. </w:t>
      </w:r>
      <w:r w:rsidR="005F40F7">
        <w:rPr>
          <w:rFonts w:ascii="Times New Roman" w:eastAsia="Times New Roman" w:hAnsi="Times New Roman" w:cs="Times New Roman"/>
          <w:sz w:val="24"/>
          <w:szCs w:val="24"/>
        </w:rPr>
        <w:t>I</w:t>
      </w:r>
      <w:r w:rsidR="002C4707">
        <w:rPr>
          <w:rFonts w:ascii="Times New Roman" w:eastAsia="Times New Roman" w:hAnsi="Times New Roman" w:cs="Times New Roman"/>
          <w:sz w:val="24"/>
          <w:szCs w:val="24"/>
        </w:rPr>
        <w:t>n real world</w:t>
      </w:r>
      <w:r w:rsidR="005F40F7">
        <w:rPr>
          <w:rFonts w:ascii="Times New Roman" w:eastAsia="Times New Roman" w:hAnsi="Times New Roman" w:cs="Times New Roman"/>
          <w:sz w:val="24"/>
          <w:szCs w:val="24"/>
        </w:rPr>
        <w:t>,</w:t>
      </w:r>
      <w:r w:rsidR="002C4707">
        <w:rPr>
          <w:rFonts w:ascii="Times New Roman" w:eastAsia="Times New Roman" w:hAnsi="Times New Roman" w:cs="Times New Roman"/>
          <w:sz w:val="24"/>
          <w:szCs w:val="24"/>
        </w:rPr>
        <w:t xml:space="preserve"> not all populations </w:t>
      </w:r>
      <w:r w:rsidR="000237D1">
        <w:rPr>
          <w:rFonts w:ascii="Times New Roman" w:eastAsia="Times New Roman" w:hAnsi="Times New Roman" w:cs="Times New Roman"/>
          <w:sz w:val="24"/>
          <w:szCs w:val="24"/>
        </w:rPr>
        <w:t>are</w:t>
      </w:r>
      <w:r w:rsidR="002C4707">
        <w:rPr>
          <w:rFonts w:ascii="Times New Roman" w:eastAsia="Times New Roman" w:hAnsi="Times New Roman" w:cs="Times New Roman"/>
          <w:sz w:val="24"/>
          <w:szCs w:val="24"/>
        </w:rPr>
        <w:t xml:space="preserve"> polymorphous</w:t>
      </w:r>
      <w:r w:rsidR="000237D1">
        <w:rPr>
          <w:rFonts w:ascii="Times New Roman" w:eastAsia="Times New Roman" w:hAnsi="Times New Roman" w:cs="Times New Roman"/>
          <w:sz w:val="24"/>
          <w:szCs w:val="24"/>
        </w:rPr>
        <w:t xml:space="preserve"> in the beginning of evolution. Therefore,</w:t>
      </w:r>
      <w:r w:rsidR="002C4707">
        <w:rPr>
          <w:rFonts w:ascii="Times New Roman" w:eastAsia="Times New Roman" w:hAnsi="Times New Roman" w:cs="Times New Roman"/>
          <w:sz w:val="24"/>
          <w:szCs w:val="24"/>
        </w:rPr>
        <w:t xml:space="preserve"> we </w:t>
      </w:r>
      <w:r w:rsidR="000237D1">
        <w:rPr>
          <w:rFonts w:ascii="Times New Roman" w:eastAsia="Times New Roman" w:hAnsi="Times New Roman" w:cs="Times New Roman"/>
          <w:sz w:val="24"/>
          <w:szCs w:val="24"/>
        </w:rPr>
        <w:t xml:space="preserve">carried out an </w:t>
      </w:r>
      <w:r w:rsidR="002C4707">
        <w:rPr>
          <w:rFonts w:ascii="Times New Roman" w:eastAsia="Times New Roman" w:hAnsi="Times New Roman" w:cs="Times New Roman"/>
          <w:sz w:val="24"/>
          <w:szCs w:val="24"/>
        </w:rPr>
        <w:t>additional simulation</w:t>
      </w:r>
      <w:r w:rsidR="000237D1">
        <w:rPr>
          <w:rFonts w:ascii="Times New Roman" w:eastAsia="Times New Roman" w:hAnsi="Times New Roman" w:cs="Times New Roman"/>
          <w:sz w:val="24"/>
          <w:szCs w:val="24"/>
        </w:rPr>
        <w:t xml:space="preserve"> test with </w:t>
      </w:r>
      <w:r w:rsidR="002C4707">
        <w:rPr>
          <w:rFonts w:ascii="Times New Roman" w:eastAsia="Times New Roman" w:hAnsi="Times New Roman" w:cs="Times New Roman"/>
          <w:sz w:val="24"/>
          <w:szCs w:val="24"/>
        </w:rPr>
        <w:t>initial allel</w:t>
      </w:r>
      <w:r w:rsidR="000237D1">
        <w:rPr>
          <w:rFonts w:ascii="Times New Roman" w:eastAsia="Times New Roman" w:hAnsi="Times New Roman" w:cs="Times New Roman"/>
          <w:sz w:val="24"/>
          <w:szCs w:val="24"/>
        </w:rPr>
        <w:t>ic</w:t>
      </w:r>
      <w:r w:rsidR="002C4707">
        <w:rPr>
          <w:rFonts w:ascii="Times New Roman" w:eastAsia="Times New Roman" w:hAnsi="Times New Roman" w:cs="Times New Roman"/>
          <w:sz w:val="24"/>
          <w:szCs w:val="24"/>
        </w:rPr>
        <w:t xml:space="preserve"> frequency</w:t>
      </w:r>
      <w:r w:rsidR="000237D1">
        <w:rPr>
          <w:rFonts w:ascii="Times New Roman" w:eastAsia="Times New Roman" w:hAnsi="Times New Roman" w:cs="Times New Roman"/>
          <w:sz w:val="24"/>
          <w:szCs w:val="24"/>
        </w:rPr>
        <w:t xml:space="preserve"> at each locus</w:t>
      </w:r>
      <w:r w:rsidR="002C4707">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=0</m:t>
        </m:r>
      </m:oMath>
      <w:r w:rsidR="000237D1">
        <w:rPr>
          <w:rFonts w:ascii="Times New Roman" w:eastAsia="Times New Roman" w:hAnsi="Times New Roman" w:cs="Times New Roman"/>
          <w:sz w:val="24"/>
          <w:szCs w:val="24"/>
        </w:rPr>
        <w:t>. The</w:t>
      </w:r>
      <w:r w:rsidR="002C4707">
        <w:rPr>
          <w:rFonts w:ascii="Times New Roman" w:eastAsia="Times New Roman" w:hAnsi="Times New Roman" w:cs="Times New Roman"/>
          <w:sz w:val="24"/>
          <w:szCs w:val="24"/>
        </w:rPr>
        <w:t xml:space="preserve"> epistatic network </w:t>
      </w:r>
      <w:r w:rsidR="000237D1">
        <w:rPr>
          <w:rFonts w:ascii="Times New Roman" w:eastAsia="Times New Roman" w:hAnsi="Times New Roman" w:cs="Times New Roman"/>
          <w:sz w:val="24"/>
          <w:szCs w:val="24"/>
        </w:rPr>
        <w:t>was changed</w:t>
      </w:r>
      <w:r w:rsidR="002C4707">
        <w:rPr>
          <w:rFonts w:ascii="Times New Roman" w:eastAsia="Times New Roman" w:hAnsi="Times New Roman" w:cs="Times New Roman"/>
          <w:sz w:val="24"/>
          <w:szCs w:val="24"/>
        </w:rPr>
        <w:t xml:space="preserve"> from </w:t>
      </w:r>
      <w:r w:rsidR="000237D1">
        <w:rPr>
          <w:rFonts w:ascii="Times New Roman" w:eastAsia="Times New Roman" w:hAnsi="Times New Roman" w:cs="Times New Roman"/>
          <w:sz w:val="24"/>
          <w:szCs w:val="24"/>
        </w:rPr>
        <w:t xml:space="preserve">the </w:t>
      </w:r>
      <w:r w:rsidR="002C4707">
        <w:rPr>
          <w:rFonts w:ascii="Times New Roman" w:eastAsia="Times New Roman" w:hAnsi="Times New Roman" w:cs="Times New Roman"/>
          <w:sz w:val="24"/>
          <w:szCs w:val="24"/>
        </w:rPr>
        <w:t xml:space="preserve">isolated double arcs to a </w:t>
      </w:r>
      <w:r w:rsidR="00114B32">
        <w:rPr>
          <w:rFonts w:ascii="Times New Roman" w:eastAsia="Times New Roman" w:hAnsi="Times New Roman" w:cs="Times New Roman"/>
          <w:sz w:val="24"/>
          <w:szCs w:val="24"/>
        </w:rPr>
        <w:t xml:space="preserve">single </w:t>
      </w:r>
      <w:r w:rsidR="002C4707">
        <w:rPr>
          <w:rFonts w:ascii="Times New Roman" w:eastAsia="Times New Roman" w:hAnsi="Times New Roman" w:cs="Times New Roman"/>
          <w:sz w:val="24"/>
          <w:szCs w:val="24"/>
        </w:rPr>
        <w:t xml:space="preserve">star </w:t>
      </w:r>
      <w:r w:rsidR="00114B32">
        <w:rPr>
          <w:rFonts w:ascii="Times New Roman" w:eastAsia="Times New Roman" w:hAnsi="Times New Roman" w:cs="Times New Roman"/>
          <w:sz w:val="24"/>
          <w:szCs w:val="24"/>
        </w:rPr>
        <w:t xml:space="preserve">comprising one deleterious allele </w:t>
      </w:r>
      <w:proofErr w:type="gramStart"/>
      <w:r w:rsidR="00114B32">
        <w:rPr>
          <w:rFonts w:ascii="Times New Roman" w:eastAsia="Times New Roman" w:hAnsi="Times New Roman" w:cs="Times New Roman"/>
          <w:sz w:val="24"/>
          <w:szCs w:val="24"/>
        </w:rPr>
        <w:t xml:space="preserve">and  </w:t>
      </w:r>
      <w:r w:rsidR="002C4707">
        <w:rPr>
          <w:rFonts w:ascii="Times New Roman" w:eastAsia="Times New Roman" w:hAnsi="Times New Roman" w:cs="Times New Roman"/>
          <w:sz w:val="24"/>
          <w:szCs w:val="24"/>
        </w:rPr>
        <w:t>10</w:t>
      </w:r>
      <w:proofErr w:type="gramEnd"/>
      <w:r w:rsidR="002C4707">
        <w:rPr>
          <w:rFonts w:ascii="Times New Roman" w:eastAsia="Times New Roman" w:hAnsi="Times New Roman" w:cs="Times New Roman"/>
          <w:sz w:val="24"/>
          <w:szCs w:val="24"/>
        </w:rPr>
        <w:t xml:space="preserve"> rays</w:t>
      </w:r>
      <w:r w:rsidR="00114B32">
        <w:rPr>
          <w:rFonts w:ascii="Times New Roman" w:eastAsia="Times New Roman" w:hAnsi="Times New Roman" w:cs="Times New Roman"/>
          <w:sz w:val="24"/>
          <w:szCs w:val="24"/>
        </w:rPr>
        <w:t xml:space="preserve"> with comp</w:t>
      </w:r>
      <w:r w:rsidR="007E5406">
        <w:rPr>
          <w:rFonts w:ascii="Times New Roman" w:eastAsia="Times New Roman" w:hAnsi="Times New Roman" w:cs="Times New Roman"/>
          <w:sz w:val="24"/>
          <w:szCs w:val="24"/>
        </w:rPr>
        <w:t>en</w:t>
      </w:r>
      <w:r w:rsidR="00114B32">
        <w:rPr>
          <w:rFonts w:ascii="Times New Roman" w:eastAsia="Times New Roman" w:hAnsi="Times New Roman" w:cs="Times New Roman"/>
          <w:sz w:val="24"/>
          <w:szCs w:val="24"/>
        </w:rPr>
        <w:t>satory alleles</w:t>
      </w:r>
      <w:r w:rsidR="002C4707">
        <w:rPr>
          <w:rFonts w:ascii="Times New Roman" w:eastAsia="Times New Roman" w:hAnsi="Times New Roman" w:cs="Times New Roman"/>
          <w:sz w:val="24"/>
          <w:szCs w:val="24"/>
        </w:rPr>
        <w:t xml:space="preserve">. </w:t>
      </w:r>
      <w:r w:rsidR="000237D1">
        <w:rPr>
          <w:rFonts w:ascii="Times New Roman" w:eastAsia="Times New Roman" w:hAnsi="Times New Roman" w:cs="Times New Roman"/>
          <w:sz w:val="24"/>
          <w:szCs w:val="24"/>
        </w:rPr>
        <w:t>Recombination is absent.</w:t>
      </w:r>
      <w:r w:rsidR="002C4707">
        <w:rPr>
          <w:rFonts w:ascii="Times New Roman" w:eastAsia="Times New Roman" w:hAnsi="Times New Roman" w:cs="Times New Roman"/>
          <w:sz w:val="24"/>
          <w:szCs w:val="24"/>
        </w:rPr>
        <w:t xml:space="preserve"> </w:t>
      </w:r>
    </w:p>
    <w:p w14:paraId="26F1B8FE" w14:textId="29F731A3" w:rsidR="004144AC" w:rsidRDefault="004144AC" w:rsidP="00B7138F">
      <w:pPr>
        <w:spacing w:after="0" w:line="360" w:lineRule="auto"/>
        <w:jc w:val="center"/>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drawing>
          <wp:inline distT="0" distB="0" distL="0" distR="0" wp14:anchorId="61BF421B" wp14:editId="4C35D1E7">
            <wp:extent cx="5181599" cy="3886199"/>
            <wp:effectExtent l="0" t="0" r="635"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181599" cy="3886199"/>
                    </a:xfrm>
                    <a:prstGeom prst="rect">
                      <a:avLst/>
                    </a:prstGeom>
                    <a:noFill/>
                    <a:ln>
                      <a:noFill/>
                    </a:ln>
                  </pic:spPr>
                </pic:pic>
              </a:graphicData>
            </a:graphic>
          </wp:inline>
        </w:drawing>
      </w:r>
    </w:p>
    <w:p w14:paraId="546517E4" w14:textId="79D5481E" w:rsidR="004144AC" w:rsidRDefault="004144AC" w:rsidP="00742F5B">
      <w:pPr>
        <w:spacing w:after="0" w:line="360" w:lineRule="auto"/>
        <w:jc w:val="both"/>
        <w:rPr>
          <w:rFonts w:ascii="Times New Roman" w:eastAsia="Times New Roman" w:hAnsi="Times New Roman" w:cs="Times New Roman"/>
          <w:sz w:val="20"/>
          <w:szCs w:val="20"/>
        </w:rPr>
      </w:pPr>
      <w:commentRangeStart w:id="5"/>
      <w:commentRangeStart w:id="6"/>
      <w:r>
        <w:rPr>
          <w:rFonts w:ascii="Times New Roman" w:eastAsia="Times New Roman" w:hAnsi="Times New Roman" w:cs="Times New Roman"/>
          <w:sz w:val="20"/>
          <w:szCs w:val="20"/>
        </w:rPr>
        <w:t xml:space="preserve">Figure </w:t>
      </w:r>
      <w:r w:rsidR="006019E7">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w:t>
      </w:r>
      <w:commentRangeEnd w:id="5"/>
      <w:r w:rsidR="008F041B">
        <w:rPr>
          <w:rStyle w:val="af"/>
        </w:rPr>
        <w:commentReference w:id="5"/>
      </w:r>
      <w:commentRangeEnd w:id="6"/>
      <w:r w:rsidR="00466C3B">
        <w:rPr>
          <w:rStyle w:val="af"/>
        </w:rPr>
        <w:commentReference w:id="6"/>
      </w:r>
      <w:r w:rsidR="006219B0">
        <w:rPr>
          <w:rFonts w:ascii="Times New Roman" w:eastAsia="Times New Roman" w:hAnsi="Times New Roman" w:cs="Times New Roman"/>
          <w:b/>
          <w:sz w:val="20"/>
          <w:szCs w:val="20"/>
        </w:rPr>
        <w:t>Monte Carlo simulation of the evolutionary dynamics of a population with a fitness valley.</w:t>
      </w:r>
      <w:r w:rsidR="006219B0">
        <w:rPr>
          <w:rFonts w:ascii="Times New Roman" w:eastAsia="Times New Roman" w:hAnsi="Times New Roman" w:cs="Times New Roman"/>
          <w:sz w:val="20"/>
          <w:szCs w:val="20"/>
        </w:rPr>
        <w:t xml:space="preserve"> X-axis: Time in generations.</w:t>
      </w:r>
      <w:r>
        <w:rPr>
          <w:rFonts w:ascii="Times New Roman" w:eastAsia="Times New Roman" w:hAnsi="Times New Roman" w:cs="Times New Roman"/>
          <w:sz w:val="20"/>
          <w:szCs w:val="20"/>
        </w:rPr>
        <w:t xml:space="preserve"> </w:t>
      </w:r>
      <w:r w:rsidR="006219B0">
        <w:rPr>
          <w:rFonts w:ascii="Times New Roman" w:eastAsia="Times New Roman" w:hAnsi="Times New Roman" w:cs="Times New Roman"/>
          <w:sz w:val="20"/>
          <w:szCs w:val="20"/>
        </w:rPr>
        <w:t>Y axis: Average numbers of the alleles of different classes (shown) per genome. P</w:t>
      </w:r>
      <w:r>
        <w:rPr>
          <w:rFonts w:ascii="Times New Roman" w:eastAsia="Times New Roman" w:hAnsi="Times New Roman" w:cs="Times New Roman"/>
          <w:sz w:val="20"/>
          <w:szCs w:val="20"/>
        </w:rPr>
        <w:t>arameters:</w:t>
      </w:r>
      <w:r w:rsidRPr="005620C4">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 xml:space="preserve">initial allele </w:t>
      </w:r>
      <w:r>
        <w:rPr>
          <w:rFonts w:ascii="Times New Roman" w:eastAsia="Times New Roman" w:hAnsi="Times New Roman" w:cs="Times New Roman"/>
          <w:color w:val="000000"/>
          <w:sz w:val="20"/>
          <w:szCs w:val="20"/>
        </w:rPr>
        <w:lastRenderedPageBreak/>
        <w:t xml:space="preserve">frequency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0</m:t>
            </m:r>
          </m:sub>
        </m:sSub>
        <m:r>
          <w:rPr>
            <w:rFonts w:ascii="Cambria Math" w:eastAsia="Cambria Math" w:hAnsi="Cambria Math" w:cs="Cambria Math"/>
            <w:color w:val="000000"/>
            <w:sz w:val="20"/>
            <w:szCs w:val="20"/>
          </w:rPr>
          <m:t>= 0</m:t>
        </m:r>
      </m:oMath>
      <w:r>
        <w:rPr>
          <w:rFonts w:ascii="Times New Roman" w:eastAsia="Times New Roman" w:hAnsi="Times New Roman" w:cs="Times New Roman"/>
          <w:color w:val="000000"/>
          <w:sz w:val="20"/>
          <w:szCs w:val="20"/>
        </w:rPr>
        <w:t xml:space="preserve">, population size </w:t>
      </w:r>
      <m:oMath>
        <m:r>
          <w:rPr>
            <w:rFonts w:ascii="Cambria Math" w:eastAsia="Cambria Math" w:hAnsi="Cambria Math" w:cs="Cambria Math"/>
            <w:color w:val="000000"/>
            <w:sz w:val="20"/>
            <w:szCs w:val="20"/>
          </w:rPr>
          <m:t>N = 1000</m:t>
        </m:r>
      </m:oMath>
      <w:r>
        <w:rPr>
          <w:rFonts w:ascii="Times New Roman" w:eastAsia="Times New Roman" w:hAnsi="Times New Roman" w:cs="Times New Roman"/>
          <w:color w:val="000000"/>
          <w:sz w:val="20"/>
          <w:szCs w:val="20"/>
        </w:rPr>
        <w:t xml:space="preserve">, mutation rate per genome </w:t>
      </w:r>
      <m:oMath>
        <m:r>
          <w:rPr>
            <w:rFonts w:ascii="Cambria Math" w:eastAsia="Cambria Math" w:hAnsi="Cambria Math" w:cs="Cambria Math"/>
            <w:color w:val="000000"/>
            <w:sz w:val="20"/>
            <w:szCs w:val="20"/>
          </w:rPr>
          <m:t>μL = 0.1</m:t>
        </m:r>
      </m:oMath>
      <w:del w:id="7" w:author="Автор" w:date="2026-04-07T14:31:00Z">
        <w:r w:rsidR="006219B0" w:rsidDel="00A27D66">
          <w:rPr>
            <w:rFonts w:ascii="Times New Roman" w:eastAsia="Times New Roman" w:hAnsi="Times New Roman" w:cs="Times New Roman"/>
            <w:color w:val="000000"/>
            <w:sz w:val="20"/>
            <w:szCs w:val="20"/>
          </w:rPr>
          <w:delText>.</w:delText>
        </w:r>
      </w:del>
      <w:ins w:id="8" w:author="Автор" w:date="2026-04-06T19:39:00Z">
        <w:r w:rsidR="00B7138F">
          <w:rPr>
            <w:rFonts w:ascii="Times New Roman" w:eastAsia="Times New Roman" w:hAnsi="Times New Roman" w:cs="Times New Roman"/>
            <w:color w:val="000000"/>
            <w:sz w:val="20"/>
            <w:szCs w:val="20"/>
          </w:rPr>
          <w:t>,</w:t>
        </w:r>
        <w:del w:id="9" w:author="Автор" w:date="2026-04-07T14:30:00Z">
          <w:r w:rsidR="00B7138F" w:rsidRPr="00B7138F" w:rsidDel="00A27D66">
            <w:rPr>
              <w:rFonts w:ascii="Times New Roman" w:eastAsia="Times New Roman" w:hAnsi="Times New Roman" w:cs="Times New Roman"/>
              <w:color w:val="000000"/>
              <w:sz w:val="20"/>
              <w:szCs w:val="20"/>
            </w:rPr>
            <w:delText xml:space="preserve"> </w:delText>
          </w:r>
        </w:del>
        <w:r w:rsidR="00B7138F">
          <w:rPr>
            <w:rFonts w:ascii="Times New Roman" w:eastAsia="Times New Roman" w:hAnsi="Times New Roman" w:cs="Times New Roman"/>
            <w:color w:val="000000"/>
            <w:sz w:val="20"/>
            <w:szCs w:val="20"/>
          </w:rPr>
          <w:t xml:space="preserve">10% of the alleles are </w:t>
        </w:r>
      </w:ins>
      <w:ins w:id="10" w:author="Автор" w:date="2026-04-07T14:30:00Z">
        <w:r w:rsidR="00A27D66">
          <w:rPr>
            <w:rFonts w:ascii="Times New Roman" w:eastAsia="Times New Roman" w:hAnsi="Times New Roman" w:cs="Times New Roman"/>
            <w:color w:val="000000"/>
            <w:sz w:val="20"/>
            <w:szCs w:val="20"/>
          </w:rPr>
          <w:t>beneficial</w:t>
        </w:r>
      </w:ins>
      <w:ins w:id="11" w:author="Автор" w:date="2026-04-06T19:39:00Z">
        <w:del w:id="12" w:author="Автор" w:date="2026-04-07T14:30:00Z">
          <w:r w:rsidR="00B7138F" w:rsidDel="00A27D66">
            <w:rPr>
              <w:rFonts w:ascii="Times New Roman" w:eastAsia="Times New Roman" w:hAnsi="Times New Roman" w:cs="Times New Roman"/>
              <w:color w:val="000000"/>
              <w:sz w:val="20"/>
              <w:szCs w:val="20"/>
            </w:rPr>
            <w:delText>advantageous</w:delText>
          </w:r>
        </w:del>
      </w:ins>
      <w:ins w:id="13" w:author="Автор" w:date="2026-04-07T14:25:00Z">
        <w:r w:rsidR="00E130A8">
          <w:rPr>
            <w:rFonts w:ascii="Times New Roman" w:eastAsia="Times New Roman" w:hAnsi="Times New Roman" w:cs="Times New Roman"/>
            <w:color w:val="000000"/>
            <w:sz w:val="20"/>
            <w:szCs w:val="20"/>
          </w:rPr>
          <w:t>,</w:t>
        </w:r>
      </w:ins>
      <w:ins w:id="14" w:author="Автор" w:date="2026-04-06T19:39:00Z">
        <w:del w:id="15" w:author="Автор" w:date="2026-04-07T14:31:00Z">
          <w:r w:rsidR="00B7138F" w:rsidDel="00A27D66">
            <w:rPr>
              <w:rFonts w:ascii="Times New Roman" w:eastAsia="Times New Roman" w:hAnsi="Times New Roman" w:cs="Times New Roman"/>
              <w:color w:val="000000"/>
              <w:sz w:val="20"/>
              <w:szCs w:val="20"/>
            </w:rPr>
            <w:delText xml:space="preserve"> other</w:delText>
          </w:r>
        </w:del>
        <w:r w:rsidR="00B7138F">
          <w:rPr>
            <w:rFonts w:ascii="Times New Roman" w:eastAsia="Times New Roman" w:hAnsi="Times New Roman" w:cs="Times New Roman"/>
            <w:color w:val="000000"/>
            <w:sz w:val="20"/>
            <w:szCs w:val="20"/>
          </w:rPr>
          <w:t xml:space="preserve"> 90% are deleterious</w:t>
        </w:r>
      </w:ins>
      <w:r>
        <w:rPr>
          <w:rFonts w:ascii="Times New Roman" w:eastAsia="Times New Roman" w:hAnsi="Times New Roman" w:cs="Times New Roman"/>
          <w:color w:val="000000"/>
          <w:sz w:val="20"/>
          <w:szCs w:val="20"/>
        </w:rPr>
        <w:t xml:space="preserve"> </w:t>
      </w:r>
      <w:ins w:id="16" w:author="Автор" w:date="2026-04-06T19:39:00Z">
        <w:r w:rsidR="00B7138F">
          <w:rPr>
            <w:rFonts w:ascii="Times New Roman" w:eastAsia="Times New Roman" w:hAnsi="Times New Roman" w:cs="Times New Roman"/>
            <w:color w:val="000000"/>
            <w:sz w:val="20"/>
            <w:szCs w:val="20"/>
          </w:rPr>
          <w:t>with</w:t>
        </w:r>
        <w:del w:id="17" w:author="Автор" w:date="2026-04-07T14:31:00Z">
          <w:r w:rsidR="00B7138F" w:rsidDel="00A27D66">
            <w:rPr>
              <w:rFonts w:ascii="Times New Roman" w:eastAsia="Times New Roman" w:hAnsi="Times New Roman" w:cs="Times New Roman"/>
              <w:color w:val="000000"/>
              <w:sz w:val="20"/>
              <w:szCs w:val="20"/>
            </w:rPr>
            <w:delText xml:space="preserve"> </w:delText>
          </w:r>
        </w:del>
      </w:ins>
      <w:ins w:id="18" w:author="Автор" w:date="2026-04-06T19:40:00Z">
        <w:del w:id="19" w:author="Автор" w:date="2026-04-07T14:31:00Z">
          <w:r w:rsidR="00B7138F" w:rsidDel="00A27D66">
            <w:rPr>
              <w:rFonts w:ascii="Times New Roman" w:eastAsia="Times New Roman" w:hAnsi="Times New Roman" w:cs="Times New Roman"/>
              <w:color w:val="000000"/>
              <w:sz w:val="20"/>
              <w:szCs w:val="20"/>
            </w:rPr>
            <w:delText>module of</w:delText>
          </w:r>
        </w:del>
        <w:r w:rsidR="00B7138F">
          <w:rPr>
            <w:rFonts w:ascii="Times New Roman" w:eastAsia="Times New Roman" w:hAnsi="Times New Roman" w:cs="Times New Roman"/>
            <w:color w:val="000000"/>
            <w:sz w:val="20"/>
            <w:szCs w:val="20"/>
          </w:rPr>
          <w:t xml:space="preserve"> </w:t>
        </w:r>
      </w:ins>
      <w:commentRangeStart w:id="20"/>
      <w:commentRangeStart w:id="21"/>
      <w:r>
        <w:rPr>
          <w:rFonts w:ascii="Times New Roman" w:eastAsia="Times New Roman" w:hAnsi="Times New Roman" w:cs="Times New Roman"/>
          <w:color w:val="000000"/>
          <w:sz w:val="20"/>
          <w:szCs w:val="20"/>
        </w:rPr>
        <w:t xml:space="preserve">selection coefficient </w:t>
      </w:r>
      <m:oMath>
        <m:r>
          <w:rPr>
            <w:rFonts w:ascii="Cambria Math" w:eastAsia="Cambria Math" w:hAnsi="Cambria Math" w:cs="Cambria Math"/>
            <w:color w:val="000000"/>
            <w:sz w:val="20"/>
            <w:szCs w:val="20"/>
          </w:rPr>
          <m:t>s = 0.1</m:t>
        </m:r>
      </m:oMath>
      <w:r>
        <w:rPr>
          <w:rFonts w:ascii="Times New Roman" w:eastAsia="Times New Roman" w:hAnsi="Times New Roman" w:cs="Times New Roman"/>
          <w:color w:val="000000"/>
          <w:sz w:val="20"/>
          <w:szCs w:val="20"/>
        </w:rPr>
        <w:t xml:space="preserve"> </w:t>
      </w:r>
      <w:del w:id="22" w:author="Автор" w:date="2026-04-06T19:39:00Z">
        <w:r w:rsidDel="00B7138F">
          <w:rPr>
            <w:rFonts w:ascii="Times New Roman" w:eastAsia="Times New Roman" w:hAnsi="Times New Roman" w:cs="Times New Roman"/>
            <w:sz w:val="20"/>
            <w:szCs w:val="20"/>
          </w:rPr>
          <w:delText xml:space="preserve"> </w:delText>
        </w:r>
      </w:del>
      <w:r>
        <w:rPr>
          <w:rFonts w:ascii="Times New Roman" w:eastAsia="Times New Roman" w:hAnsi="Times New Roman" w:cs="Times New Roman"/>
          <w:sz w:val="20"/>
          <w:szCs w:val="20"/>
        </w:rPr>
        <w:t>. Epistati</w:t>
      </w:r>
      <w:r w:rsidR="006219B0">
        <w:rPr>
          <w:rFonts w:ascii="Times New Roman" w:eastAsia="Times New Roman" w:hAnsi="Times New Roman" w:cs="Times New Roman"/>
          <w:sz w:val="20"/>
          <w:szCs w:val="20"/>
        </w:rPr>
        <w:t>c</w:t>
      </w:r>
      <w:r>
        <w:rPr>
          <w:rFonts w:ascii="Times New Roman" w:eastAsia="Times New Roman" w:hAnsi="Times New Roman" w:cs="Times New Roman"/>
          <w:sz w:val="20"/>
          <w:szCs w:val="20"/>
        </w:rPr>
        <w:t xml:space="preserve"> network represents a</w:t>
      </w:r>
      <w:del w:id="23" w:author="Автор" w:date="2026-04-06T19:42:00Z">
        <w:r w:rsidDel="00B313E7">
          <w:rPr>
            <w:rFonts w:ascii="Times New Roman" w:eastAsia="Times New Roman" w:hAnsi="Times New Roman" w:cs="Times New Roman"/>
            <w:sz w:val="20"/>
            <w:szCs w:val="20"/>
          </w:rPr>
          <w:delText xml:space="preserve"> </w:delText>
        </w:r>
      </w:del>
      <w:ins w:id="24" w:author="Автор" w:date="2026-04-06T19:41:00Z">
        <w:r w:rsidR="00B7138F">
          <w:rPr>
            <w:rFonts w:ascii="Times New Roman" w:eastAsia="Times New Roman" w:hAnsi="Times New Roman" w:cs="Times New Roman"/>
            <w:sz w:val="20"/>
            <w:szCs w:val="20"/>
          </w:rPr>
          <w:t xml:space="preserve"> </w:t>
        </w:r>
      </w:ins>
      <w:r>
        <w:rPr>
          <w:rFonts w:ascii="Times New Roman" w:eastAsia="Times New Roman" w:hAnsi="Times New Roman" w:cs="Times New Roman"/>
          <w:sz w:val="20"/>
          <w:szCs w:val="20"/>
        </w:rPr>
        <w:t>sta</w:t>
      </w:r>
      <w:ins w:id="25" w:author="Автор" w:date="2026-04-06T19:41:00Z">
        <w:r w:rsidR="00B7138F">
          <w:rPr>
            <w:rFonts w:ascii="Times New Roman" w:eastAsia="Times New Roman" w:hAnsi="Times New Roman" w:cs="Times New Roman"/>
            <w:sz w:val="20"/>
            <w:szCs w:val="20"/>
          </w:rPr>
          <w:t xml:space="preserve">r with </w:t>
        </w:r>
      </w:ins>
      <w:ins w:id="26" w:author="Автор" w:date="2026-04-07T14:33:00Z">
        <w:r w:rsidR="00A27D66">
          <w:rPr>
            <w:rFonts w:ascii="Times New Roman" w:eastAsia="Times New Roman" w:hAnsi="Times New Roman" w:cs="Times New Roman"/>
            <w:sz w:val="20"/>
            <w:szCs w:val="20"/>
          </w:rPr>
          <w:t>the</w:t>
        </w:r>
      </w:ins>
      <w:ins w:id="27" w:author="Автор" w:date="2026-04-06T19:41:00Z">
        <w:del w:id="28" w:author="Автор" w:date="2026-04-07T14:33:00Z">
          <w:r w:rsidR="00B7138F" w:rsidDel="00A27D66">
            <w:rPr>
              <w:rFonts w:ascii="Times New Roman" w:eastAsia="Times New Roman" w:hAnsi="Times New Roman" w:cs="Times New Roman"/>
              <w:sz w:val="20"/>
              <w:szCs w:val="20"/>
            </w:rPr>
            <w:delText>one</w:delText>
          </w:r>
        </w:del>
        <w:r w:rsidR="00B7138F">
          <w:rPr>
            <w:rFonts w:ascii="Times New Roman" w:eastAsia="Times New Roman" w:hAnsi="Times New Roman" w:cs="Times New Roman"/>
            <w:sz w:val="20"/>
            <w:szCs w:val="20"/>
          </w:rPr>
          <w:t xml:space="preserve"> primary </w:t>
        </w:r>
      </w:ins>
      <w:ins w:id="29" w:author="Автор" w:date="2026-04-07T14:33:00Z">
        <w:r w:rsidR="00A27D66">
          <w:rPr>
            <w:rFonts w:ascii="Times New Roman" w:eastAsia="Times New Roman" w:hAnsi="Times New Roman" w:cs="Times New Roman"/>
            <w:sz w:val="20"/>
            <w:szCs w:val="20"/>
          </w:rPr>
          <w:t>allele</w:t>
        </w:r>
      </w:ins>
      <w:ins w:id="30" w:author="Автор" w:date="2026-04-06T19:41:00Z">
        <w:del w:id="31" w:author="Автор" w:date="2026-04-07T14:33:00Z">
          <w:r w:rsidR="00B7138F" w:rsidDel="00A27D66">
            <w:rPr>
              <w:rFonts w:ascii="Times New Roman" w:eastAsia="Times New Roman" w:hAnsi="Times New Roman" w:cs="Times New Roman"/>
              <w:sz w:val="20"/>
              <w:szCs w:val="20"/>
            </w:rPr>
            <w:delText>mutation</w:delText>
          </w:r>
        </w:del>
        <w:r w:rsidR="00B7138F">
          <w:rPr>
            <w:rFonts w:ascii="Times New Roman" w:eastAsia="Times New Roman" w:hAnsi="Times New Roman" w:cs="Times New Roman"/>
            <w:sz w:val="20"/>
            <w:szCs w:val="20"/>
          </w:rPr>
          <w:t xml:space="preserve"> </w:t>
        </w:r>
      </w:ins>
      <w:ins w:id="32" w:author="Автор" w:date="2026-04-07T14:33:00Z">
        <w:r w:rsidR="00A27D66">
          <w:rPr>
            <w:rFonts w:ascii="Times New Roman" w:eastAsia="Times New Roman" w:hAnsi="Times New Roman" w:cs="Times New Roman"/>
            <w:sz w:val="20"/>
            <w:szCs w:val="20"/>
          </w:rPr>
          <w:t>in t</w:t>
        </w:r>
      </w:ins>
      <w:ins w:id="33" w:author="Автор" w:date="2026-04-07T14:34:00Z">
        <w:del w:id="34" w:author="Автор" w:date="2026-04-13T17:25:00Z">
          <w:r w:rsidR="00A27D66" w:rsidDel="002A5C35">
            <w:rPr>
              <w:rFonts w:ascii="Times New Roman" w:eastAsia="Times New Roman" w:hAnsi="Times New Roman" w:cs="Times New Roman"/>
              <w:sz w:val="20"/>
              <w:szCs w:val="20"/>
            </w:rPr>
            <w:delText xml:space="preserve"> </w:delText>
          </w:r>
        </w:del>
      </w:ins>
      <w:ins w:id="35" w:author="Автор" w:date="2026-04-07T14:33:00Z">
        <w:r w:rsidR="00A27D66">
          <w:rPr>
            <w:rFonts w:ascii="Times New Roman" w:eastAsia="Times New Roman" w:hAnsi="Times New Roman" w:cs="Times New Roman"/>
            <w:sz w:val="20"/>
            <w:szCs w:val="20"/>
          </w:rPr>
          <w:t>he center</w:t>
        </w:r>
      </w:ins>
      <w:ins w:id="36" w:author="Автор" w:date="2026-04-06T19:41:00Z">
        <w:del w:id="37" w:author="Автор" w:date="2026-04-07T14:33:00Z">
          <w:r w:rsidR="00B7138F" w:rsidDel="00A27D66">
            <w:rPr>
              <w:rFonts w:ascii="Times New Roman" w:eastAsia="Times New Roman" w:hAnsi="Times New Roman" w:cs="Times New Roman"/>
              <w:sz w:val="20"/>
              <w:szCs w:val="20"/>
            </w:rPr>
            <w:delText>on its peak</w:delText>
          </w:r>
        </w:del>
      </w:ins>
      <w:ins w:id="38" w:author="Автор" w:date="2026-04-06T19:42:00Z">
        <w:r w:rsidR="00B313E7">
          <w:rPr>
            <w:rFonts w:ascii="Times New Roman" w:eastAsia="Times New Roman" w:hAnsi="Times New Roman" w:cs="Times New Roman"/>
            <w:sz w:val="20"/>
            <w:szCs w:val="20"/>
          </w:rPr>
          <w:t xml:space="preserve"> and ten compensatory mutations as </w:t>
        </w:r>
      </w:ins>
      <w:ins w:id="39" w:author="Автор" w:date="2026-04-07T14:33:00Z">
        <w:r w:rsidR="00A27D66">
          <w:rPr>
            <w:rFonts w:ascii="Times New Roman" w:eastAsia="Times New Roman" w:hAnsi="Times New Roman" w:cs="Times New Roman"/>
            <w:sz w:val="20"/>
            <w:szCs w:val="20"/>
          </w:rPr>
          <w:t>the</w:t>
        </w:r>
      </w:ins>
      <w:ins w:id="40" w:author="Автор" w:date="2026-04-06T19:42:00Z">
        <w:del w:id="41" w:author="Автор" w:date="2026-04-07T14:33:00Z">
          <w:r w:rsidR="00B313E7" w:rsidDel="00A27D66">
            <w:rPr>
              <w:rFonts w:ascii="Times New Roman" w:eastAsia="Times New Roman" w:hAnsi="Times New Roman" w:cs="Times New Roman"/>
              <w:sz w:val="20"/>
              <w:szCs w:val="20"/>
            </w:rPr>
            <w:delText>its</w:delText>
          </w:r>
        </w:del>
        <w:r w:rsidR="00B313E7">
          <w:rPr>
            <w:rFonts w:ascii="Times New Roman" w:eastAsia="Times New Roman" w:hAnsi="Times New Roman" w:cs="Times New Roman"/>
            <w:sz w:val="20"/>
            <w:szCs w:val="20"/>
          </w:rPr>
          <w:t xml:space="preserve"> rays</w:t>
        </w:r>
      </w:ins>
      <w:ins w:id="42" w:author="Автор" w:date="2026-04-06T19:43:00Z">
        <w:r w:rsidR="00B313E7">
          <w:rPr>
            <w:rFonts w:ascii="Times New Roman" w:eastAsia="Times New Roman" w:hAnsi="Times New Roman" w:cs="Times New Roman"/>
            <w:sz w:val="20"/>
            <w:szCs w:val="20"/>
          </w:rPr>
          <w:t xml:space="preserve">, all of </w:t>
        </w:r>
      </w:ins>
      <w:ins w:id="43" w:author="Автор" w:date="2026-04-07T14:33:00Z">
        <w:r w:rsidR="00A27D66">
          <w:rPr>
            <w:rFonts w:ascii="Times New Roman" w:eastAsia="Times New Roman" w:hAnsi="Times New Roman" w:cs="Times New Roman"/>
            <w:sz w:val="20"/>
            <w:szCs w:val="20"/>
          </w:rPr>
          <w:t>whi</w:t>
        </w:r>
      </w:ins>
      <w:ins w:id="44" w:author="Автор" w:date="2026-04-07T14:34:00Z">
        <w:r w:rsidR="00A27D66">
          <w:rPr>
            <w:rFonts w:ascii="Times New Roman" w:eastAsia="Times New Roman" w:hAnsi="Times New Roman" w:cs="Times New Roman"/>
            <w:sz w:val="20"/>
            <w:szCs w:val="20"/>
          </w:rPr>
          <w:t>ch</w:t>
        </w:r>
      </w:ins>
      <w:ins w:id="45" w:author="Автор" w:date="2026-04-06T19:43:00Z">
        <w:del w:id="46" w:author="Автор" w:date="2026-04-07T14:33:00Z">
          <w:r w:rsidR="00B313E7" w:rsidDel="00A27D66">
            <w:rPr>
              <w:rFonts w:ascii="Times New Roman" w:eastAsia="Times New Roman" w:hAnsi="Times New Roman" w:cs="Times New Roman"/>
              <w:sz w:val="20"/>
              <w:szCs w:val="20"/>
            </w:rPr>
            <w:delText>t</w:delText>
          </w:r>
        </w:del>
      </w:ins>
      <w:ins w:id="47" w:author="Автор" w:date="2026-04-07T14:34:00Z">
        <w:r w:rsidR="00A27D66">
          <w:rPr>
            <w:rFonts w:ascii="Times New Roman" w:eastAsia="Times New Roman" w:hAnsi="Times New Roman" w:cs="Times New Roman"/>
            <w:sz w:val="20"/>
            <w:szCs w:val="20"/>
          </w:rPr>
          <w:t xml:space="preserve"> are </w:t>
        </w:r>
      </w:ins>
      <w:ins w:id="48" w:author="Автор" w:date="2026-04-06T19:43:00Z">
        <w:del w:id="49" w:author="Автор" w:date="2026-04-07T14:33:00Z">
          <w:r w:rsidR="00B313E7" w:rsidDel="00A27D66">
            <w:rPr>
              <w:rFonts w:ascii="Times New Roman" w:eastAsia="Times New Roman" w:hAnsi="Times New Roman" w:cs="Times New Roman"/>
              <w:sz w:val="20"/>
              <w:szCs w:val="20"/>
            </w:rPr>
            <w:delText>hese</w:delText>
          </w:r>
        </w:del>
        <w:del w:id="50" w:author="Автор" w:date="2026-04-07T14:34:00Z">
          <w:r w:rsidR="00B313E7" w:rsidDel="00A27D66">
            <w:rPr>
              <w:rFonts w:ascii="Times New Roman" w:eastAsia="Times New Roman" w:hAnsi="Times New Roman" w:cs="Times New Roman"/>
              <w:sz w:val="20"/>
              <w:szCs w:val="20"/>
            </w:rPr>
            <w:delText xml:space="preserve"> 11 mutations are </w:delText>
          </w:r>
        </w:del>
        <w:proofErr w:type="gramStart"/>
        <w:r w:rsidR="00B313E7">
          <w:rPr>
            <w:rFonts w:ascii="Times New Roman" w:eastAsia="Times New Roman" w:hAnsi="Times New Roman" w:cs="Times New Roman"/>
            <w:sz w:val="20"/>
            <w:szCs w:val="20"/>
          </w:rPr>
          <w:t xml:space="preserve">deleterious </w:t>
        </w:r>
      </w:ins>
      <w:ins w:id="51" w:author="Автор" w:date="2026-04-07T14:34:00Z">
        <w:r w:rsidR="00A27D66">
          <w:rPr>
            <w:rFonts w:ascii="Times New Roman" w:eastAsia="Times New Roman" w:hAnsi="Times New Roman" w:cs="Times New Roman"/>
            <w:sz w:val="20"/>
            <w:szCs w:val="20"/>
          </w:rPr>
          <w:t xml:space="preserve"> as</w:t>
        </w:r>
        <w:proofErr w:type="gramEnd"/>
        <w:r w:rsidR="00A27D66">
          <w:rPr>
            <w:rFonts w:ascii="Times New Roman" w:eastAsia="Times New Roman" w:hAnsi="Times New Roman" w:cs="Times New Roman"/>
            <w:sz w:val="20"/>
            <w:szCs w:val="20"/>
          </w:rPr>
          <w:t xml:space="preserve"> single alleles.</w:t>
        </w:r>
      </w:ins>
      <w:ins w:id="52" w:author="Автор" w:date="2026-04-07T14:35:00Z">
        <w:r w:rsidR="00A27D66">
          <w:rPr>
            <w:rFonts w:ascii="Times New Roman" w:eastAsia="Times New Roman" w:hAnsi="Times New Roman" w:cs="Times New Roman"/>
            <w:sz w:val="20"/>
            <w:szCs w:val="20"/>
          </w:rPr>
          <w:t xml:space="preserve"> </w:t>
        </w:r>
      </w:ins>
      <w:ins w:id="53" w:author="Автор" w:date="2026-04-07T14:38:00Z">
        <w:r w:rsidR="004D7072">
          <w:rPr>
            <w:rFonts w:ascii="Times New Roman" w:eastAsia="Times New Roman" w:hAnsi="Times New Roman" w:cs="Times New Roman"/>
            <w:sz w:val="20"/>
            <w:szCs w:val="20"/>
          </w:rPr>
          <w:t>Epistatic parameters are given</w:t>
        </w:r>
      </w:ins>
      <w:ins w:id="54" w:author="Автор" w:date="2026-04-07T14:37:00Z">
        <w:r w:rsidR="004D7072">
          <w:rPr>
            <w:rFonts w:ascii="Times New Roman" w:eastAsia="Times New Roman" w:hAnsi="Times New Roman" w:cs="Times New Roman"/>
            <w:sz w:val="20"/>
            <w:szCs w:val="20"/>
          </w:rPr>
          <w:t xml:space="preserve"> in </w:t>
        </w:r>
      </w:ins>
      <w:ins w:id="55" w:author="Автор" w:date="2026-04-07T14:38:00Z">
        <w:r w:rsidR="004D7072">
          <w:rPr>
            <w:rFonts w:ascii="Times New Roman" w:eastAsia="Times New Roman" w:hAnsi="Times New Roman" w:cs="Times New Roman"/>
            <w:i/>
            <w:iCs/>
            <w:sz w:val="20"/>
            <w:szCs w:val="20"/>
          </w:rPr>
          <w:t>M</w:t>
        </w:r>
      </w:ins>
      <w:ins w:id="56" w:author="Автор" w:date="2026-04-07T14:37:00Z">
        <w:r w:rsidR="004D7072" w:rsidRPr="004D7072">
          <w:rPr>
            <w:rFonts w:ascii="Times New Roman" w:eastAsia="Times New Roman" w:hAnsi="Times New Roman" w:cs="Times New Roman"/>
            <w:i/>
            <w:iCs/>
            <w:sz w:val="20"/>
            <w:szCs w:val="20"/>
          </w:rPr>
          <w:t>ethods</w:t>
        </w:r>
      </w:ins>
      <w:ins w:id="57" w:author="Автор" w:date="2026-04-06T19:43:00Z">
        <w:del w:id="58" w:author="Автор" w:date="2026-04-07T14:34:00Z">
          <w:r w:rsidR="00B313E7" w:rsidRPr="001C6A4D" w:rsidDel="00A27D66">
            <w:rPr>
              <w:rFonts w:ascii="Times New Roman" w:eastAsia="Times New Roman" w:hAnsi="Times New Roman" w:cs="Times New Roman"/>
              <w:sz w:val="20"/>
              <w:szCs w:val="20"/>
            </w:rPr>
            <w:delText>independently</w:delText>
          </w:r>
        </w:del>
      </w:ins>
      <w:del w:id="59" w:author="Автор" w:date="2026-04-07T14:37:00Z">
        <w:r w:rsidRPr="001C6A4D" w:rsidDel="00A27D66">
          <w:rPr>
            <w:rFonts w:ascii="Times New Roman" w:eastAsia="Times New Roman" w:hAnsi="Times New Roman" w:cs="Times New Roman"/>
            <w:sz w:val="20"/>
            <w:szCs w:val="20"/>
          </w:rPr>
          <w:delText>r</w:delText>
        </w:r>
      </w:del>
      <w:del w:id="60" w:author="Автор" w:date="2026-04-06T19:41:00Z">
        <w:r w:rsidR="00A97F32" w:rsidDel="00B7138F">
          <w:rPr>
            <w:rFonts w:ascii="Times New Roman" w:eastAsia="Times New Roman" w:hAnsi="Times New Roman" w:cs="Times New Roman"/>
            <w:sz w:val="20"/>
            <w:szCs w:val="20"/>
          </w:rPr>
          <w:delText>….</w:delText>
        </w:r>
        <w:r w:rsidDel="00B7138F">
          <w:rPr>
            <w:rFonts w:ascii="Times New Roman" w:eastAsia="Times New Roman" w:hAnsi="Times New Roman" w:cs="Times New Roman"/>
            <w:sz w:val="20"/>
            <w:szCs w:val="20"/>
          </w:rPr>
          <w:delText>.</w:delText>
        </w:r>
      </w:del>
      <w:r>
        <w:rPr>
          <w:rFonts w:ascii="Times New Roman" w:eastAsia="Times New Roman" w:hAnsi="Times New Roman" w:cs="Times New Roman"/>
          <w:sz w:val="20"/>
          <w:szCs w:val="20"/>
        </w:rPr>
        <w:t xml:space="preserve"> Recombination is absent</w:t>
      </w:r>
      <w:r w:rsidR="006219B0">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w:t>
      </w:r>
      <w:commentRangeEnd w:id="20"/>
      <w:r w:rsidR="006219B0">
        <w:rPr>
          <w:rStyle w:val="af"/>
        </w:rPr>
        <w:commentReference w:id="20"/>
      </w:r>
      <w:commentRangeEnd w:id="21"/>
      <w:r w:rsidR="00CF36DD">
        <w:rPr>
          <w:rStyle w:val="af"/>
        </w:rPr>
        <w:commentReference w:id="21"/>
      </w:r>
    </w:p>
    <w:p w14:paraId="5AC1BD8D" w14:textId="77777777" w:rsidR="007600E9" w:rsidRDefault="007600E9" w:rsidP="00742F5B">
      <w:pPr>
        <w:spacing w:after="0" w:line="360" w:lineRule="auto"/>
        <w:jc w:val="both"/>
        <w:rPr>
          <w:rFonts w:ascii="Times New Roman" w:eastAsia="Times New Roman" w:hAnsi="Times New Roman" w:cs="Times New Roman"/>
          <w:sz w:val="20"/>
          <w:szCs w:val="20"/>
        </w:rPr>
      </w:pPr>
    </w:p>
    <w:p w14:paraId="61A1D329" w14:textId="6681F097" w:rsidR="007600E9" w:rsidRPr="00FC4B93" w:rsidRDefault="00E65540" w:rsidP="00742F5B">
      <w:pPr>
        <w:spacing w:after="0" w:line="360" w:lineRule="auto"/>
        <w:jc w:val="both"/>
        <w:rPr>
          <w:rFonts w:ascii="Times New Roman" w:hAnsi="Times New Roman" w:cs="Times New Roman"/>
          <w:sz w:val="24"/>
          <w:szCs w:val="24"/>
          <w:lang w:val="en-US"/>
        </w:rPr>
      </w:pPr>
      <w:r w:rsidRPr="00E65540">
        <w:rPr>
          <w:rFonts w:ascii="Times New Roman" w:hAnsi="Times New Roman" w:cs="Times New Roman"/>
          <w:sz w:val="24"/>
          <w:szCs w:val="24"/>
          <w:lang w:val="en-US"/>
        </w:rPr>
        <w:t xml:space="preserve">Initially, </w:t>
      </w:r>
      <w:r w:rsidR="00A97F32">
        <w:rPr>
          <w:rFonts w:ascii="Times New Roman" w:hAnsi="Times New Roman" w:cs="Times New Roman"/>
          <w:sz w:val="24"/>
          <w:szCs w:val="24"/>
          <w:lang w:val="en-US"/>
        </w:rPr>
        <w:t xml:space="preserve">population is </w:t>
      </w:r>
      <w:proofErr w:type="spellStart"/>
      <w:r w:rsidR="00A97F32">
        <w:rPr>
          <w:rFonts w:ascii="Times New Roman" w:hAnsi="Times New Roman" w:cs="Times New Roman"/>
          <w:sz w:val="24"/>
          <w:szCs w:val="24"/>
          <w:lang w:val="en-US"/>
        </w:rPr>
        <w:t>monomorphous</w:t>
      </w:r>
      <w:proofErr w:type="spellEnd"/>
      <w:r w:rsidR="00A97F32">
        <w:rPr>
          <w:rFonts w:ascii="Times New Roman" w:hAnsi="Times New Roman" w:cs="Times New Roman"/>
          <w:sz w:val="24"/>
          <w:szCs w:val="24"/>
          <w:lang w:val="en-US"/>
        </w:rPr>
        <w:t>. T</w:t>
      </w:r>
      <w:r w:rsidRPr="00E65540">
        <w:rPr>
          <w:rFonts w:ascii="Times New Roman" w:hAnsi="Times New Roman" w:cs="Times New Roman"/>
          <w:sz w:val="24"/>
          <w:szCs w:val="24"/>
          <w:lang w:val="en-US"/>
        </w:rPr>
        <w:t xml:space="preserve">hen a gradual accumulation of </w:t>
      </w:r>
      <w:r w:rsidR="00A97F32">
        <w:rPr>
          <w:rFonts w:ascii="Times New Roman" w:hAnsi="Times New Roman" w:cs="Times New Roman"/>
          <w:sz w:val="24"/>
          <w:szCs w:val="24"/>
          <w:lang w:val="en-US"/>
        </w:rPr>
        <w:t>beneficial</w:t>
      </w:r>
      <w:r w:rsidRPr="00E65540">
        <w:rPr>
          <w:rFonts w:ascii="Times New Roman" w:hAnsi="Times New Roman" w:cs="Times New Roman"/>
          <w:sz w:val="24"/>
          <w:szCs w:val="24"/>
          <w:lang w:val="en-US"/>
        </w:rPr>
        <w:t xml:space="preserve"> </w:t>
      </w:r>
      <w:r w:rsidR="00A97F32">
        <w:rPr>
          <w:rFonts w:ascii="Times New Roman" w:hAnsi="Times New Roman" w:cs="Times New Roman"/>
          <w:sz w:val="24"/>
          <w:szCs w:val="24"/>
          <w:lang w:val="en-US"/>
        </w:rPr>
        <w:t>al</w:t>
      </w:r>
      <w:r w:rsidR="00A82F67">
        <w:rPr>
          <w:rFonts w:ascii="Times New Roman" w:hAnsi="Times New Roman" w:cs="Times New Roman"/>
          <w:sz w:val="24"/>
          <w:szCs w:val="24"/>
          <w:lang w:val="en-US"/>
        </w:rPr>
        <w:t>l</w:t>
      </w:r>
      <w:r w:rsidR="00A97F32">
        <w:rPr>
          <w:rFonts w:ascii="Times New Roman" w:hAnsi="Times New Roman" w:cs="Times New Roman"/>
          <w:sz w:val="24"/>
          <w:szCs w:val="24"/>
          <w:lang w:val="en-US"/>
        </w:rPr>
        <w:t>eles</w:t>
      </w:r>
      <w:r w:rsidRPr="00E65540">
        <w:rPr>
          <w:rFonts w:ascii="Times New Roman" w:hAnsi="Times New Roman" w:cs="Times New Roman"/>
          <w:sz w:val="24"/>
          <w:szCs w:val="24"/>
          <w:lang w:val="en-US"/>
        </w:rPr>
        <w:t xml:space="preserve"> occurs</w:t>
      </w:r>
      <w:r w:rsidR="00A97F32">
        <w:rPr>
          <w:rFonts w:ascii="Times New Roman" w:hAnsi="Times New Roman" w:cs="Times New Roman"/>
          <w:sz w:val="24"/>
          <w:szCs w:val="24"/>
          <w:lang w:val="en-US"/>
        </w:rPr>
        <w:t>, which are assumed to take 10% of loci</w:t>
      </w:r>
      <w:r w:rsidRPr="00E65540">
        <w:rPr>
          <w:rFonts w:ascii="Times New Roman" w:hAnsi="Times New Roman" w:cs="Times New Roman"/>
          <w:sz w:val="24"/>
          <w:szCs w:val="24"/>
          <w:lang w:val="en-US"/>
        </w:rPr>
        <w:t xml:space="preserve">. </w:t>
      </w:r>
      <w:r w:rsidR="00A97F32">
        <w:rPr>
          <w:rFonts w:ascii="Times New Roman" w:hAnsi="Times New Roman" w:cs="Times New Roman"/>
          <w:sz w:val="24"/>
          <w:szCs w:val="24"/>
          <w:lang w:val="en-US"/>
        </w:rPr>
        <w:t>Deleterious</w:t>
      </w:r>
      <w:r w:rsidRPr="00E65540">
        <w:rPr>
          <w:rFonts w:ascii="Times New Roman" w:hAnsi="Times New Roman" w:cs="Times New Roman"/>
          <w:sz w:val="24"/>
          <w:szCs w:val="24"/>
          <w:lang w:val="en-US"/>
        </w:rPr>
        <w:t xml:space="preserve"> </w:t>
      </w:r>
      <w:r w:rsidR="00A97F32">
        <w:rPr>
          <w:rFonts w:ascii="Times New Roman" w:hAnsi="Times New Roman" w:cs="Times New Roman"/>
          <w:sz w:val="24"/>
          <w:szCs w:val="24"/>
          <w:lang w:val="en-US"/>
        </w:rPr>
        <w:t>al</w:t>
      </w:r>
      <w:r w:rsidR="00461F65">
        <w:rPr>
          <w:rFonts w:ascii="Times New Roman" w:hAnsi="Times New Roman" w:cs="Times New Roman"/>
          <w:sz w:val="24"/>
          <w:szCs w:val="24"/>
          <w:lang w:val="en-US"/>
        </w:rPr>
        <w:t>l</w:t>
      </w:r>
      <w:r w:rsidR="00A97F32">
        <w:rPr>
          <w:rFonts w:ascii="Times New Roman" w:hAnsi="Times New Roman" w:cs="Times New Roman"/>
          <w:sz w:val="24"/>
          <w:szCs w:val="24"/>
          <w:lang w:val="en-US"/>
        </w:rPr>
        <w:t>eles</w:t>
      </w:r>
      <w:r w:rsidRPr="00E65540">
        <w:rPr>
          <w:rFonts w:ascii="Times New Roman" w:hAnsi="Times New Roman" w:cs="Times New Roman"/>
          <w:sz w:val="24"/>
          <w:szCs w:val="24"/>
          <w:lang w:val="en-US"/>
        </w:rPr>
        <w:t xml:space="preserve"> accumulate</w:t>
      </w:r>
      <w:r w:rsidR="00A97F32">
        <w:rPr>
          <w:rFonts w:ascii="Times New Roman" w:hAnsi="Times New Roman" w:cs="Times New Roman"/>
          <w:sz w:val="24"/>
          <w:szCs w:val="24"/>
          <w:lang w:val="en-US"/>
        </w:rPr>
        <w:t xml:space="preserve"> at </w:t>
      </w:r>
      <w:r w:rsidR="00461F65">
        <w:rPr>
          <w:rFonts w:ascii="Times New Roman" w:hAnsi="Times New Roman" w:cs="Times New Roman"/>
          <w:sz w:val="24"/>
          <w:szCs w:val="24"/>
          <w:lang w:val="en-US"/>
        </w:rPr>
        <w:t xml:space="preserve">the </w:t>
      </w:r>
      <w:r w:rsidR="00A97F32">
        <w:rPr>
          <w:rFonts w:ascii="Times New Roman" w:hAnsi="Times New Roman" w:cs="Times New Roman"/>
          <w:sz w:val="24"/>
          <w:szCs w:val="24"/>
          <w:lang w:val="en-US"/>
        </w:rPr>
        <w:t>remaining 90% of loci</w:t>
      </w:r>
      <w:r w:rsidR="00A82F67">
        <w:rPr>
          <w:rFonts w:ascii="Times New Roman" w:hAnsi="Times New Roman" w:cs="Times New Roman"/>
          <w:sz w:val="24"/>
          <w:szCs w:val="24"/>
          <w:lang w:val="en-US"/>
        </w:rPr>
        <w:t xml:space="preserve"> </w:t>
      </w:r>
      <w:r w:rsidR="00A97F32">
        <w:rPr>
          <w:rFonts w:ascii="Times New Roman" w:hAnsi="Times New Roman" w:cs="Times New Roman"/>
          <w:sz w:val="24"/>
          <w:szCs w:val="24"/>
          <w:lang w:val="en-US"/>
        </w:rPr>
        <w:t>more slowly</w:t>
      </w:r>
      <w:r w:rsidRPr="00E65540">
        <w:rPr>
          <w:rFonts w:ascii="Times New Roman" w:hAnsi="Times New Roman" w:cs="Times New Roman"/>
          <w:sz w:val="24"/>
          <w:szCs w:val="24"/>
          <w:lang w:val="en-US"/>
        </w:rPr>
        <w:t xml:space="preserve"> due to the hitchhiking effect</w:t>
      </w:r>
      <w:r w:rsidR="00A97F32">
        <w:rPr>
          <w:rFonts w:ascii="Times New Roman" w:hAnsi="Times New Roman" w:cs="Times New Roman"/>
          <w:sz w:val="24"/>
          <w:szCs w:val="24"/>
          <w:lang w:val="en-US"/>
        </w:rPr>
        <w:t>, i.e., genetic linkage with the beneficial alleles</w:t>
      </w:r>
      <w:r w:rsidRPr="00E65540">
        <w:rPr>
          <w:rFonts w:ascii="Times New Roman" w:hAnsi="Times New Roman" w:cs="Times New Roman"/>
          <w:sz w:val="24"/>
          <w:szCs w:val="24"/>
          <w:lang w:val="en-US"/>
        </w:rPr>
        <w:t xml:space="preserve">. Among </w:t>
      </w:r>
      <w:r w:rsidR="00461F65">
        <w:rPr>
          <w:rFonts w:ascii="Times New Roman" w:hAnsi="Times New Roman" w:cs="Times New Roman"/>
          <w:sz w:val="24"/>
          <w:szCs w:val="24"/>
          <w:lang w:val="en-US"/>
        </w:rPr>
        <w:t>deleterious</w:t>
      </w:r>
      <w:r w:rsidR="00461F65" w:rsidRPr="00E65540">
        <w:rPr>
          <w:rFonts w:ascii="Times New Roman" w:hAnsi="Times New Roman" w:cs="Times New Roman"/>
          <w:sz w:val="24"/>
          <w:szCs w:val="24"/>
          <w:lang w:val="en-US"/>
        </w:rPr>
        <w:t xml:space="preserve"> </w:t>
      </w:r>
      <w:r w:rsidR="00461F65">
        <w:rPr>
          <w:rFonts w:ascii="Times New Roman" w:hAnsi="Times New Roman" w:cs="Times New Roman"/>
          <w:sz w:val="24"/>
          <w:szCs w:val="24"/>
          <w:lang w:val="en-US"/>
        </w:rPr>
        <w:t>alleles</w:t>
      </w:r>
      <w:r w:rsidRPr="00E65540">
        <w:rPr>
          <w:rFonts w:ascii="Times New Roman" w:hAnsi="Times New Roman" w:cs="Times New Roman"/>
          <w:sz w:val="24"/>
          <w:szCs w:val="24"/>
          <w:lang w:val="en-US"/>
        </w:rPr>
        <w:t xml:space="preserve">, one </w:t>
      </w:r>
      <w:r w:rsidR="00461F65">
        <w:rPr>
          <w:rFonts w:ascii="Times New Roman" w:hAnsi="Times New Roman" w:cs="Times New Roman"/>
          <w:sz w:val="24"/>
          <w:szCs w:val="24"/>
          <w:lang w:val="en-US"/>
        </w:rPr>
        <w:t xml:space="preserve">is set to be the </w:t>
      </w:r>
      <w:r w:rsidRPr="00E65540">
        <w:rPr>
          <w:rFonts w:ascii="Times New Roman" w:hAnsi="Times New Roman" w:cs="Times New Roman"/>
          <w:sz w:val="24"/>
          <w:szCs w:val="24"/>
          <w:lang w:val="en-US"/>
        </w:rPr>
        <w:t>primary mutation</w:t>
      </w:r>
      <w:r w:rsidR="00461F65">
        <w:rPr>
          <w:rFonts w:ascii="Times New Roman" w:hAnsi="Times New Roman" w:cs="Times New Roman"/>
          <w:sz w:val="24"/>
          <w:szCs w:val="24"/>
          <w:lang w:val="en-US"/>
        </w:rPr>
        <w:t xml:space="preserve"> of fitness valley</w:t>
      </w:r>
      <w:r w:rsidRPr="00E65540">
        <w:rPr>
          <w:rFonts w:ascii="Times New Roman" w:hAnsi="Times New Roman" w:cs="Times New Roman"/>
          <w:sz w:val="24"/>
          <w:szCs w:val="24"/>
          <w:lang w:val="en-US"/>
        </w:rPr>
        <w:t xml:space="preserve"> and 10 </w:t>
      </w:r>
      <w:r w:rsidR="00461F65">
        <w:rPr>
          <w:rFonts w:ascii="Times New Roman" w:hAnsi="Times New Roman" w:cs="Times New Roman"/>
          <w:sz w:val="24"/>
          <w:szCs w:val="24"/>
          <w:lang w:val="en-US"/>
        </w:rPr>
        <w:t xml:space="preserve">are set to be compensatory </w:t>
      </w:r>
      <w:r w:rsidRPr="00E65540">
        <w:rPr>
          <w:rFonts w:ascii="Times New Roman" w:hAnsi="Times New Roman" w:cs="Times New Roman"/>
          <w:sz w:val="24"/>
          <w:szCs w:val="24"/>
          <w:lang w:val="en-US"/>
        </w:rPr>
        <w:t xml:space="preserve">mutations </w:t>
      </w:r>
      <w:r w:rsidR="00461F65">
        <w:rPr>
          <w:rFonts w:ascii="Times New Roman" w:hAnsi="Times New Roman" w:cs="Times New Roman"/>
          <w:sz w:val="24"/>
          <w:szCs w:val="24"/>
          <w:lang w:val="en-US"/>
        </w:rPr>
        <w:t xml:space="preserve">with the degrees of compensation ranging from </w:t>
      </w:r>
      <w:ins w:id="61" w:author="Автор" w:date="2026-04-06T19:52:00Z">
        <w:r w:rsidR="00A30012">
          <w:rPr>
            <w:rFonts w:ascii="Times New Roman" w:hAnsi="Times New Roman" w:cs="Times New Roman"/>
            <w:sz w:val="24"/>
            <w:szCs w:val="24"/>
            <w:lang w:val="en-US"/>
          </w:rPr>
          <w:t>8</w:t>
        </w:r>
      </w:ins>
      <w:ins w:id="62" w:author="Автор" w:date="2026-04-06T19:35:00Z">
        <w:r w:rsidR="00B7138F">
          <w:rPr>
            <w:rFonts w:ascii="Times New Roman" w:hAnsi="Times New Roman" w:cs="Times New Roman"/>
            <w:sz w:val="24"/>
            <w:szCs w:val="24"/>
            <w:lang w:val="en-US"/>
          </w:rPr>
          <w:t>0</w:t>
        </w:r>
      </w:ins>
      <w:del w:id="63" w:author="Автор" w:date="2026-04-06T19:35:00Z">
        <w:r w:rsidR="00461F65" w:rsidDel="00B7138F">
          <w:rPr>
            <w:rFonts w:ascii="Times New Roman" w:hAnsi="Times New Roman" w:cs="Times New Roman"/>
            <w:sz w:val="24"/>
            <w:szCs w:val="24"/>
            <w:lang w:val="en-US"/>
          </w:rPr>
          <w:delText>**</w:delText>
        </w:r>
      </w:del>
      <w:r w:rsidR="00461F65">
        <w:rPr>
          <w:rFonts w:ascii="Times New Roman" w:hAnsi="Times New Roman" w:cs="Times New Roman"/>
          <w:sz w:val="24"/>
          <w:szCs w:val="24"/>
          <w:lang w:val="en-US"/>
        </w:rPr>
        <w:t xml:space="preserve"> to </w:t>
      </w:r>
      <w:ins w:id="64" w:author="Автор" w:date="2026-04-06T19:53:00Z">
        <w:r w:rsidR="00A30012">
          <w:rPr>
            <w:rFonts w:ascii="Times New Roman" w:hAnsi="Times New Roman" w:cs="Times New Roman"/>
            <w:sz w:val="24"/>
            <w:szCs w:val="24"/>
            <w:lang w:val="en-US"/>
          </w:rPr>
          <w:t>8</w:t>
        </w:r>
      </w:ins>
      <w:ins w:id="65" w:author="Автор" w:date="2026-04-06T19:35:00Z">
        <w:r w:rsidR="00B7138F">
          <w:rPr>
            <w:rFonts w:ascii="Times New Roman" w:hAnsi="Times New Roman" w:cs="Times New Roman"/>
            <w:sz w:val="24"/>
            <w:szCs w:val="24"/>
            <w:lang w:val="en-US"/>
          </w:rPr>
          <w:t>00</w:t>
        </w:r>
      </w:ins>
      <w:del w:id="66" w:author="Автор" w:date="2026-04-06T19:35:00Z">
        <w:r w:rsidR="00461F65" w:rsidDel="00B7138F">
          <w:rPr>
            <w:rFonts w:ascii="Times New Roman" w:hAnsi="Times New Roman" w:cs="Times New Roman"/>
            <w:sz w:val="24"/>
            <w:szCs w:val="24"/>
            <w:lang w:val="en-US"/>
          </w:rPr>
          <w:delText>**</w:delText>
        </w:r>
      </w:del>
      <w:r w:rsidR="00461F65">
        <w:rPr>
          <w:rFonts w:ascii="Times New Roman" w:hAnsi="Times New Roman" w:cs="Times New Roman"/>
          <w:sz w:val="24"/>
          <w:szCs w:val="24"/>
          <w:lang w:val="en-US"/>
        </w:rPr>
        <w:t>%</w:t>
      </w:r>
      <w:r w:rsidRPr="00E65540">
        <w:rPr>
          <w:rFonts w:ascii="Times New Roman" w:hAnsi="Times New Roman" w:cs="Times New Roman"/>
          <w:sz w:val="24"/>
          <w:szCs w:val="24"/>
          <w:lang w:val="en-US"/>
        </w:rPr>
        <w:t xml:space="preserve">. </w:t>
      </w:r>
      <w:r w:rsidR="00A82F67">
        <w:rPr>
          <w:rFonts w:ascii="Times New Roman" w:hAnsi="Times New Roman" w:cs="Times New Roman"/>
          <w:sz w:val="24"/>
          <w:szCs w:val="24"/>
          <w:lang w:val="en-US"/>
        </w:rPr>
        <w:t>These</w:t>
      </w:r>
      <w:r w:rsidR="00461F65">
        <w:rPr>
          <w:rFonts w:ascii="Times New Roman" w:hAnsi="Times New Roman" w:cs="Times New Roman"/>
          <w:sz w:val="24"/>
          <w:szCs w:val="24"/>
          <w:lang w:val="en-US"/>
        </w:rPr>
        <w:t xml:space="preserve"> </w:t>
      </w:r>
      <w:r w:rsidRPr="00E65540">
        <w:rPr>
          <w:rFonts w:ascii="Times New Roman" w:hAnsi="Times New Roman" w:cs="Times New Roman"/>
          <w:sz w:val="24"/>
          <w:szCs w:val="24"/>
          <w:lang w:val="en-US"/>
        </w:rPr>
        <w:t xml:space="preserve">mutations are </w:t>
      </w:r>
      <w:r w:rsidR="00461F65">
        <w:rPr>
          <w:rFonts w:ascii="Times New Roman" w:hAnsi="Times New Roman" w:cs="Times New Roman"/>
          <w:sz w:val="24"/>
          <w:szCs w:val="24"/>
          <w:lang w:val="en-US"/>
        </w:rPr>
        <w:t>deleterious</w:t>
      </w:r>
      <w:r w:rsidR="00A82F67">
        <w:rPr>
          <w:rFonts w:ascii="Times New Roman" w:hAnsi="Times New Roman" w:cs="Times New Roman"/>
          <w:sz w:val="24"/>
          <w:szCs w:val="24"/>
          <w:lang w:val="en-US"/>
        </w:rPr>
        <w:t xml:space="preserve"> separately</w:t>
      </w:r>
      <w:r w:rsidRPr="00E65540">
        <w:rPr>
          <w:rFonts w:ascii="Times New Roman" w:hAnsi="Times New Roman" w:cs="Times New Roman"/>
          <w:sz w:val="24"/>
          <w:szCs w:val="24"/>
          <w:lang w:val="en-US"/>
        </w:rPr>
        <w:t xml:space="preserve">, but the combination of the primary </w:t>
      </w:r>
      <w:r w:rsidR="00A82F67">
        <w:rPr>
          <w:rFonts w:ascii="Times New Roman" w:hAnsi="Times New Roman" w:cs="Times New Roman"/>
          <w:sz w:val="24"/>
          <w:szCs w:val="24"/>
          <w:lang w:val="en-US"/>
        </w:rPr>
        <w:t>allele with the</w:t>
      </w:r>
      <w:r w:rsidRPr="00E65540">
        <w:rPr>
          <w:rFonts w:ascii="Times New Roman" w:hAnsi="Times New Roman" w:cs="Times New Roman"/>
          <w:sz w:val="24"/>
          <w:szCs w:val="24"/>
          <w:lang w:val="en-US"/>
        </w:rPr>
        <w:t xml:space="preserve"> </w:t>
      </w:r>
      <w:r w:rsidR="00461F65">
        <w:rPr>
          <w:rFonts w:ascii="Times New Roman" w:hAnsi="Times New Roman" w:cs="Times New Roman"/>
          <w:sz w:val="24"/>
          <w:szCs w:val="24"/>
          <w:lang w:val="en-US"/>
        </w:rPr>
        <w:t>compensatory</w:t>
      </w:r>
      <w:r w:rsidR="00A82F67">
        <w:rPr>
          <w:rFonts w:ascii="Times New Roman" w:hAnsi="Times New Roman" w:cs="Times New Roman"/>
          <w:sz w:val="24"/>
          <w:szCs w:val="24"/>
          <w:lang w:val="en-US"/>
        </w:rPr>
        <w:t xml:space="preserve"> </w:t>
      </w:r>
      <w:del w:id="67" w:author="Автор" w:date="2026-04-06T19:37:00Z">
        <w:r w:rsidR="00A82F67" w:rsidDel="00B7138F">
          <w:rPr>
            <w:rFonts w:ascii="Times New Roman" w:hAnsi="Times New Roman" w:cs="Times New Roman"/>
            <w:sz w:val="24"/>
            <w:szCs w:val="24"/>
            <w:lang w:val="en-US"/>
          </w:rPr>
          <w:delText>alelles</w:delText>
        </w:r>
      </w:del>
      <w:ins w:id="68" w:author="Автор" w:date="2026-04-06T19:37:00Z">
        <w:r w:rsidR="00B7138F">
          <w:rPr>
            <w:rFonts w:ascii="Times New Roman" w:hAnsi="Times New Roman" w:cs="Times New Roman"/>
            <w:sz w:val="24"/>
            <w:szCs w:val="24"/>
            <w:lang w:val="en-US"/>
          </w:rPr>
          <w:t>alleles</w:t>
        </w:r>
      </w:ins>
      <w:r w:rsidRPr="00E65540">
        <w:rPr>
          <w:rFonts w:ascii="Times New Roman" w:hAnsi="Times New Roman" w:cs="Times New Roman"/>
          <w:sz w:val="24"/>
          <w:szCs w:val="24"/>
          <w:lang w:val="en-US"/>
        </w:rPr>
        <w:t xml:space="preserve"> </w:t>
      </w:r>
      <w:r w:rsidR="00A82F67">
        <w:rPr>
          <w:rFonts w:ascii="Times New Roman" w:hAnsi="Times New Roman" w:cs="Times New Roman"/>
          <w:sz w:val="24"/>
          <w:szCs w:val="24"/>
          <w:lang w:val="en-US"/>
        </w:rPr>
        <w:t xml:space="preserve">is </w:t>
      </w:r>
      <w:proofErr w:type="gramStart"/>
      <w:r w:rsidR="00A82F67" w:rsidRPr="00E65540">
        <w:rPr>
          <w:rFonts w:ascii="Times New Roman" w:hAnsi="Times New Roman" w:cs="Times New Roman"/>
          <w:sz w:val="24"/>
          <w:szCs w:val="24"/>
          <w:lang w:val="en-US"/>
        </w:rPr>
        <w:t>selecti</w:t>
      </w:r>
      <w:r w:rsidR="00A82F67">
        <w:rPr>
          <w:rFonts w:ascii="Times New Roman" w:hAnsi="Times New Roman" w:cs="Times New Roman"/>
          <w:sz w:val="24"/>
          <w:szCs w:val="24"/>
          <w:lang w:val="en-US"/>
        </w:rPr>
        <w:t xml:space="preserve">vely </w:t>
      </w:r>
      <w:r w:rsidR="00A82F67" w:rsidRPr="00E65540">
        <w:rPr>
          <w:rFonts w:ascii="Times New Roman" w:hAnsi="Times New Roman" w:cs="Times New Roman"/>
          <w:sz w:val="24"/>
          <w:szCs w:val="24"/>
          <w:lang w:val="en-US"/>
        </w:rPr>
        <w:t xml:space="preserve"> </w:t>
      </w:r>
      <w:r w:rsidRPr="00E65540">
        <w:rPr>
          <w:rFonts w:ascii="Times New Roman" w:hAnsi="Times New Roman" w:cs="Times New Roman"/>
          <w:sz w:val="24"/>
          <w:szCs w:val="24"/>
          <w:lang w:val="en-US"/>
        </w:rPr>
        <w:t>advantageous</w:t>
      </w:r>
      <w:proofErr w:type="gramEnd"/>
      <w:r w:rsidRPr="00E65540">
        <w:rPr>
          <w:rFonts w:ascii="Times New Roman" w:hAnsi="Times New Roman" w:cs="Times New Roman"/>
          <w:sz w:val="24"/>
          <w:szCs w:val="24"/>
          <w:lang w:val="en-US"/>
        </w:rPr>
        <w:t xml:space="preserve">. </w:t>
      </w:r>
      <w:r w:rsidR="00A82F67">
        <w:rPr>
          <w:rFonts w:ascii="Times New Roman" w:hAnsi="Times New Roman" w:cs="Times New Roman"/>
          <w:sz w:val="24"/>
          <w:szCs w:val="24"/>
          <w:lang w:val="en-US"/>
        </w:rPr>
        <w:t xml:space="preserve">Sooner or later, </w:t>
      </w:r>
      <w:r w:rsidR="007F5365">
        <w:rPr>
          <w:rFonts w:ascii="Times New Roman" w:hAnsi="Times New Roman" w:cs="Times New Roman"/>
          <w:sz w:val="24"/>
          <w:szCs w:val="24"/>
          <w:lang w:val="en-US"/>
        </w:rPr>
        <w:t xml:space="preserve">deleterious </w:t>
      </w:r>
      <w:r w:rsidR="00A82F67">
        <w:rPr>
          <w:rFonts w:ascii="Times New Roman" w:hAnsi="Times New Roman" w:cs="Times New Roman"/>
          <w:sz w:val="24"/>
          <w:szCs w:val="24"/>
          <w:lang w:val="en-US"/>
        </w:rPr>
        <w:t xml:space="preserve">primary mutation </w:t>
      </w:r>
      <w:r w:rsidR="007F5365">
        <w:rPr>
          <w:rFonts w:ascii="Times New Roman" w:hAnsi="Times New Roman" w:cs="Times New Roman"/>
          <w:sz w:val="24"/>
          <w:szCs w:val="24"/>
          <w:lang w:val="en-US"/>
        </w:rPr>
        <w:t>becomes abundant</w:t>
      </w:r>
      <w:r w:rsidR="00A82F67">
        <w:rPr>
          <w:rFonts w:ascii="Times New Roman" w:hAnsi="Times New Roman" w:cs="Times New Roman"/>
          <w:sz w:val="24"/>
          <w:szCs w:val="24"/>
          <w:lang w:val="en-US"/>
        </w:rPr>
        <w:t xml:space="preserve"> in a population due to </w:t>
      </w:r>
      <w:r w:rsidR="007F5365">
        <w:rPr>
          <w:rFonts w:ascii="Times New Roman" w:hAnsi="Times New Roman" w:cs="Times New Roman"/>
          <w:sz w:val="24"/>
          <w:szCs w:val="24"/>
          <w:lang w:val="en-US"/>
        </w:rPr>
        <w:t xml:space="preserve">the </w:t>
      </w:r>
      <w:r w:rsidR="00A82F67">
        <w:rPr>
          <w:rFonts w:ascii="Times New Roman" w:hAnsi="Times New Roman" w:cs="Times New Roman"/>
          <w:sz w:val="24"/>
          <w:szCs w:val="24"/>
          <w:lang w:val="en-US"/>
        </w:rPr>
        <w:t xml:space="preserve">hitchhiking effect. Then compensatory alleles become advantageous, and start rapid accumulation, </w:t>
      </w:r>
      <w:r w:rsidRPr="00E65540">
        <w:rPr>
          <w:rFonts w:ascii="Times New Roman" w:hAnsi="Times New Roman" w:cs="Times New Roman"/>
          <w:sz w:val="24"/>
          <w:szCs w:val="24"/>
          <w:lang w:val="en-US"/>
        </w:rPr>
        <w:t>lead</w:t>
      </w:r>
      <w:r w:rsidR="007F5365">
        <w:rPr>
          <w:rFonts w:ascii="Times New Roman" w:hAnsi="Times New Roman" w:cs="Times New Roman"/>
          <w:sz w:val="24"/>
          <w:szCs w:val="24"/>
          <w:lang w:val="en-US"/>
        </w:rPr>
        <w:t>ing</w:t>
      </w:r>
      <w:r w:rsidRPr="00E65540">
        <w:rPr>
          <w:rFonts w:ascii="Times New Roman" w:hAnsi="Times New Roman" w:cs="Times New Roman"/>
          <w:sz w:val="24"/>
          <w:szCs w:val="24"/>
          <w:lang w:val="en-US"/>
        </w:rPr>
        <w:t xml:space="preserve"> to a jump in the curve</w:t>
      </w:r>
      <w:r w:rsidR="00A82F67">
        <w:rPr>
          <w:rFonts w:ascii="Times New Roman" w:hAnsi="Times New Roman" w:cs="Times New Roman"/>
          <w:sz w:val="24"/>
          <w:szCs w:val="24"/>
          <w:lang w:val="en-US"/>
        </w:rPr>
        <w:t xml:space="preserve"> (</w:t>
      </w:r>
      <w:r w:rsidRPr="00E65540">
        <w:rPr>
          <w:rFonts w:ascii="Times New Roman" w:hAnsi="Times New Roman" w:cs="Times New Roman"/>
          <w:sz w:val="24"/>
          <w:szCs w:val="24"/>
          <w:lang w:val="en-US"/>
        </w:rPr>
        <w:t>Fig</w:t>
      </w:r>
      <w:r w:rsidR="00A82F67">
        <w:rPr>
          <w:rFonts w:ascii="Times New Roman" w:hAnsi="Times New Roman" w:cs="Times New Roman"/>
          <w:sz w:val="24"/>
          <w:szCs w:val="24"/>
          <w:lang w:val="en-US"/>
        </w:rPr>
        <w:t>.</w:t>
      </w:r>
      <w:r w:rsidRPr="00E65540">
        <w:rPr>
          <w:rFonts w:ascii="Times New Roman" w:hAnsi="Times New Roman" w:cs="Times New Roman"/>
          <w:sz w:val="24"/>
          <w:szCs w:val="24"/>
          <w:lang w:val="en-US"/>
        </w:rPr>
        <w:t xml:space="preserve"> #</w:t>
      </w:r>
      <w:r w:rsidR="00A82F67">
        <w:rPr>
          <w:rFonts w:ascii="Times New Roman" w:hAnsi="Times New Roman" w:cs="Times New Roman"/>
          <w:sz w:val="24"/>
          <w:szCs w:val="24"/>
          <w:lang w:val="en-US"/>
        </w:rPr>
        <w:t>)</w:t>
      </w:r>
      <w:r w:rsidR="007F5365">
        <w:rPr>
          <w:rFonts w:ascii="Times New Roman" w:hAnsi="Times New Roman" w:cs="Times New Roman"/>
          <w:sz w:val="24"/>
          <w:szCs w:val="24"/>
          <w:lang w:val="en-US"/>
        </w:rPr>
        <w:t xml:space="preserve">. </w:t>
      </w:r>
      <w:r w:rsidR="006019E7">
        <w:rPr>
          <w:rFonts w:ascii="Times New Roman" w:hAnsi="Times New Roman" w:cs="Times New Roman"/>
          <w:sz w:val="24"/>
          <w:szCs w:val="24"/>
          <w:lang w:val="en-US"/>
        </w:rPr>
        <w:t xml:space="preserve">This marks </w:t>
      </w:r>
      <w:r w:rsidR="009A1A23">
        <w:rPr>
          <w:rFonts w:ascii="Times New Roman" w:hAnsi="Times New Roman" w:cs="Times New Roman"/>
          <w:sz w:val="24"/>
          <w:szCs w:val="24"/>
          <w:lang w:val="en-US"/>
        </w:rPr>
        <w:t xml:space="preserve">passing the fitness valley and </w:t>
      </w:r>
      <w:r w:rsidR="006019E7">
        <w:rPr>
          <w:rFonts w:ascii="Times New Roman" w:hAnsi="Times New Roman" w:cs="Times New Roman"/>
          <w:sz w:val="24"/>
          <w:szCs w:val="24"/>
          <w:lang w:val="en-US"/>
        </w:rPr>
        <w:t>the emergence of a new group of virus variants</w:t>
      </w:r>
      <w:r w:rsidR="009A1A23">
        <w:rPr>
          <w:rFonts w:ascii="Times New Roman" w:hAnsi="Times New Roman" w:cs="Times New Roman"/>
          <w:sz w:val="24"/>
          <w:szCs w:val="24"/>
          <w:lang w:val="en-US"/>
        </w:rPr>
        <w:t xml:space="preserve"> on the end of fitness </w:t>
      </w:r>
      <w:del w:id="69" w:author="Автор" w:date="2026-04-06T19:37:00Z">
        <w:r w:rsidR="009A1A23" w:rsidDel="00B7138F">
          <w:rPr>
            <w:rFonts w:ascii="Times New Roman" w:hAnsi="Times New Roman" w:cs="Times New Roman"/>
            <w:sz w:val="24"/>
            <w:szCs w:val="24"/>
            <w:lang w:val="en-US"/>
          </w:rPr>
          <w:delText>valle</w:delText>
        </w:r>
      </w:del>
      <w:ins w:id="70" w:author="Автор" w:date="2026-04-06T19:37:00Z">
        <w:r w:rsidR="00B7138F">
          <w:rPr>
            <w:rFonts w:ascii="Times New Roman" w:hAnsi="Times New Roman" w:cs="Times New Roman"/>
            <w:sz w:val="24"/>
            <w:szCs w:val="24"/>
            <w:lang w:val="en-US"/>
          </w:rPr>
          <w:t>valley</w:t>
        </w:r>
      </w:ins>
      <w:r w:rsidR="006019E7">
        <w:rPr>
          <w:rFonts w:ascii="Times New Roman" w:hAnsi="Times New Roman" w:cs="Times New Roman"/>
          <w:sz w:val="24"/>
          <w:szCs w:val="24"/>
          <w:lang w:val="en-US"/>
        </w:rPr>
        <w:t>.</w:t>
      </w:r>
    </w:p>
    <w:p w14:paraId="0CB2B425" w14:textId="26CAD4C5" w:rsidR="002C4707" w:rsidRPr="00FC4B93" w:rsidRDefault="002C4707" w:rsidP="00742F5B">
      <w:pPr>
        <w:spacing w:after="0" w:line="360" w:lineRule="auto"/>
        <w:jc w:val="both"/>
        <w:rPr>
          <w:rFonts w:ascii="Times New Roman" w:eastAsia="Times New Roman" w:hAnsi="Times New Roman" w:cs="Times New Roman"/>
          <w:sz w:val="24"/>
          <w:szCs w:val="24"/>
          <w:lang w:val="ru-RU"/>
        </w:rPr>
      </w:pPr>
      <w:commentRangeStart w:id="71"/>
      <w:commentRangeStart w:id="72"/>
      <w:r>
        <w:rPr>
          <w:rFonts w:ascii="Times New Roman" w:eastAsia="Times New Roman" w:hAnsi="Times New Roman" w:cs="Times New Roman"/>
          <w:noProof/>
          <w:sz w:val="24"/>
          <w:szCs w:val="24"/>
        </w:rPr>
        <w:drawing>
          <wp:inline distT="0" distB="0" distL="0" distR="0" wp14:anchorId="07F4408D" wp14:editId="02013851">
            <wp:extent cx="5848349" cy="4386261"/>
            <wp:effectExtent l="0" t="0" r="63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848349" cy="4386261"/>
                    </a:xfrm>
                    <a:prstGeom prst="rect">
                      <a:avLst/>
                    </a:prstGeom>
                    <a:noFill/>
                    <a:ln>
                      <a:noFill/>
                    </a:ln>
                  </pic:spPr>
                </pic:pic>
              </a:graphicData>
            </a:graphic>
          </wp:inline>
        </w:drawing>
      </w:r>
      <w:commentRangeEnd w:id="71"/>
      <w:r w:rsidR="004D7072">
        <w:rPr>
          <w:rStyle w:val="af"/>
        </w:rPr>
        <w:commentReference w:id="71"/>
      </w:r>
      <w:commentRangeEnd w:id="72"/>
      <w:r w:rsidR="009E1523">
        <w:rPr>
          <w:rStyle w:val="af"/>
        </w:rPr>
        <w:commentReference w:id="72"/>
      </w:r>
    </w:p>
    <w:p w14:paraId="4E5144E9" w14:textId="3C325006" w:rsidR="000018A6" w:rsidRDefault="000018A6" w:rsidP="00742F5B">
      <w:pPr>
        <w:spacing w:after="0" w:line="360" w:lineRule="auto"/>
        <w:jc w:val="both"/>
        <w:rPr>
          <w:rFonts w:ascii="Times New Roman" w:eastAsia="Times New Roman" w:hAnsi="Times New Roman" w:cs="Times New Roman"/>
          <w:sz w:val="20"/>
          <w:szCs w:val="20"/>
        </w:rPr>
      </w:pPr>
      <w:commentRangeStart w:id="73"/>
      <w:commentRangeStart w:id="74"/>
      <w:r>
        <w:rPr>
          <w:rFonts w:ascii="Times New Roman" w:eastAsia="Times New Roman" w:hAnsi="Times New Roman" w:cs="Times New Roman"/>
          <w:sz w:val="20"/>
          <w:szCs w:val="20"/>
        </w:rPr>
        <w:t xml:space="preserve">Figure </w:t>
      </w:r>
      <w:r w:rsidR="000237D1">
        <w:rPr>
          <w:rFonts w:ascii="Times New Roman" w:eastAsia="Times New Roman" w:hAnsi="Times New Roman" w:cs="Times New Roman"/>
          <w:sz w:val="20"/>
          <w:szCs w:val="20"/>
        </w:rPr>
        <w:t>*</w:t>
      </w:r>
      <w:proofErr w:type="gramStart"/>
      <w:r w:rsidR="000237D1">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w:t>
      </w:r>
      <w:proofErr w:type="gramEnd"/>
      <w:r w:rsidRPr="000018A6">
        <w:rPr>
          <w:rFonts w:ascii="Times New Roman" w:eastAsia="Times New Roman" w:hAnsi="Times New Roman" w:cs="Times New Roman"/>
          <w:b/>
          <w:sz w:val="20"/>
          <w:szCs w:val="20"/>
        </w:rPr>
        <w:t xml:space="preserve"> </w:t>
      </w:r>
      <w:commentRangeEnd w:id="73"/>
      <w:r w:rsidR="003A5E2B">
        <w:rPr>
          <w:rStyle w:val="af"/>
        </w:rPr>
        <w:commentReference w:id="73"/>
      </w:r>
      <w:commentRangeEnd w:id="74"/>
      <w:r w:rsidR="00CF36DD">
        <w:rPr>
          <w:rStyle w:val="af"/>
        </w:rPr>
        <w:commentReference w:id="74"/>
      </w:r>
      <w:r>
        <w:rPr>
          <w:rFonts w:ascii="Times New Roman" w:eastAsia="Times New Roman" w:hAnsi="Times New Roman" w:cs="Times New Roman"/>
          <w:b/>
          <w:sz w:val="20"/>
          <w:szCs w:val="20"/>
        </w:rPr>
        <w:t xml:space="preserve">Mutational spectrum </w:t>
      </w:r>
      <w:r w:rsidR="000237D1">
        <w:rPr>
          <w:rFonts w:ascii="Times New Roman" w:eastAsia="Times New Roman" w:hAnsi="Times New Roman" w:cs="Times New Roman"/>
          <w:b/>
          <w:sz w:val="20"/>
          <w:szCs w:val="20"/>
        </w:rPr>
        <w:t>for</w:t>
      </w:r>
      <w:del w:id="75" w:author="Автор" w:date="2026-04-20T16:09:00Z">
        <w:r w:rsidR="000237D1" w:rsidDel="00047A8A">
          <w:rPr>
            <w:rFonts w:ascii="Times New Roman" w:eastAsia="Times New Roman" w:hAnsi="Times New Roman" w:cs="Times New Roman"/>
            <w:b/>
            <w:sz w:val="20"/>
            <w:szCs w:val="20"/>
          </w:rPr>
          <w:delText xml:space="preserve"> </w:delText>
        </w:r>
      </w:del>
      <w:ins w:id="76" w:author="Автор" w:date="2026-04-20T16:09:00Z">
        <w:r w:rsidR="00047A8A">
          <w:rPr>
            <w:rFonts w:ascii="Times New Roman" w:eastAsia="Times New Roman" w:hAnsi="Times New Roman" w:cs="Times New Roman"/>
            <w:b/>
            <w:sz w:val="20"/>
            <w:szCs w:val="20"/>
          </w:rPr>
          <w:t>6 simu</w:t>
        </w:r>
      </w:ins>
      <w:ins w:id="77" w:author="Автор" w:date="2026-04-20T16:10:00Z">
        <w:r w:rsidR="00047A8A">
          <w:rPr>
            <w:rFonts w:ascii="Times New Roman" w:eastAsia="Times New Roman" w:hAnsi="Times New Roman" w:cs="Times New Roman"/>
            <w:b/>
            <w:sz w:val="20"/>
            <w:szCs w:val="20"/>
          </w:rPr>
          <w:t xml:space="preserve">lated populations, initial state is </w:t>
        </w:r>
        <w:proofErr w:type="spellStart"/>
        <w:r w:rsidR="00047A8A">
          <w:rPr>
            <w:rFonts w:ascii="Times New Roman" w:eastAsia="Times New Roman" w:hAnsi="Times New Roman" w:cs="Times New Roman"/>
            <w:b/>
            <w:sz w:val="20"/>
            <w:szCs w:val="20"/>
          </w:rPr>
          <w:t>monomorphous</w:t>
        </w:r>
      </w:ins>
      <w:proofErr w:type="spellEnd"/>
      <w:del w:id="78" w:author="Автор" w:date="2026-04-20T16:09:00Z">
        <w:r w:rsidR="000237D1" w:rsidDel="00047A8A">
          <w:rPr>
            <w:rFonts w:ascii="Times New Roman" w:eastAsia="Times New Roman" w:hAnsi="Times New Roman" w:cs="Times New Roman"/>
            <w:b/>
            <w:sz w:val="20"/>
            <w:szCs w:val="20"/>
          </w:rPr>
          <w:delText>initially</w:delText>
        </w:r>
        <w:r w:rsidR="00114B32" w:rsidDel="00047A8A">
          <w:rPr>
            <w:rFonts w:ascii="Times New Roman" w:eastAsia="Times New Roman" w:hAnsi="Times New Roman" w:cs="Times New Roman"/>
            <w:b/>
            <w:sz w:val="20"/>
            <w:szCs w:val="20"/>
          </w:rPr>
          <w:delText>-</w:delText>
        </w:r>
        <w:r w:rsidR="000237D1" w:rsidDel="00047A8A">
          <w:rPr>
            <w:rFonts w:ascii="Times New Roman" w:eastAsia="Times New Roman" w:hAnsi="Times New Roman" w:cs="Times New Roman"/>
            <w:b/>
            <w:sz w:val="20"/>
            <w:szCs w:val="20"/>
          </w:rPr>
          <w:delText>monomorphous population</w:delText>
        </w:r>
        <w:r w:rsidR="00114B32" w:rsidDel="00047A8A">
          <w:rPr>
            <w:rFonts w:ascii="Times New Roman" w:eastAsia="Times New Roman" w:hAnsi="Times New Roman" w:cs="Times New Roman"/>
            <w:b/>
            <w:sz w:val="20"/>
            <w:szCs w:val="20"/>
          </w:rPr>
          <w:delText>s</w:delText>
        </w:r>
      </w:del>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Y–axis: number of sequences with a given number of differences (X–axis) from the initial </w:t>
      </w:r>
      <w:r>
        <w:rPr>
          <w:rFonts w:ascii="Times New Roman" w:eastAsia="Times New Roman" w:hAnsi="Times New Roman" w:cs="Times New Roman"/>
          <w:sz w:val="20"/>
          <w:szCs w:val="20"/>
        </w:rPr>
        <w:lastRenderedPageBreak/>
        <w:t>sequence.</w:t>
      </w:r>
      <w:ins w:id="79" w:author="Автор" w:date="2026-04-13T20:41:00Z">
        <w:r w:rsidR="001F2438" w:rsidRPr="001F2438">
          <w:rPr>
            <w:rFonts w:ascii="Times New Roman" w:eastAsia="Times New Roman" w:hAnsi="Times New Roman" w:cs="Times New Roman"/>
            <w:sz w:val="20"/>
            <w:szCs w:val="20"/>
          </w:rPr>
          <w:t xml:space="preserve"> </w:t>
        </w:r>
        <w:r w:rsidR="001F2438">
          <w:rPr>
            <w:rFonts w:ascii="Times New Roman" w:eastAsia="Times New Roman" w:hAnsi="Times New Roman" w:cs="Times New Roman"/>
            <w:sz w:val="20"/>
            <w:szCs w:val="20"/>
          </w:rPr>
          <w:t xml:space="preserve">Red lines at ​​​​6 and </w:t>
        </w:r>
        <w:proofErr w:type="gramStart"/>
        <w:r w:rsidR="001F2438">
          <w:rPr>
            <w:rFonts w:ascii="Times New Roman" w:eastAsia="Times New Roman" w:hAnsi="Times New Roman" w:cs="Times New Roman"/>
            <w:sz w:val="20"/>
            <w:szCs w:val="20"/>
          </w:rPr>
          <w:t>22  divide</w:t>
        </w:r>
        <w:proofErr w:type="gramEnd"/>
        <w:r w:rsidR="001F2438">
          <w:rPr>
            <w:rFonts w:ascii="Times New Roman" w:eastAsia="Times New Roman" w:hAnsi="Times New Roman" w:cs="Times New Roman"/>
            <w:sz w:val="20"/>
            <w:szCs w:val="20"/>
          </w:rPr>
          <w:t xml:space="preserve"> the two groups of sequences numbered by Roman numerals</w:t>
        </w:r>
      </w:ins>
      <w:r>
        <w:rPr>
          <w:rFonts w:ascii="Times New Roman" w:eastAsia="Times New Roman" w:hAnsi="Times New Roman" w:cs="Times New Roman"/>
          <w:sz w:val="20"/>
          <w:szCs w:val="20"/>
        </w:rPr>
        <w:t xml:space="preserve"> Simulation parameters</w:t>
      </w:r>
      <w:r w:rsidR="004144AC">
        <w:rPr>
          <w:rFonts w:ascii="Times New Roman" w:eastAsia="Times New Roman" w:hAnsi="Times New Roman" w:cs="Times New Roman"/>
          <w:color w:val="000000"/>
          <w:sz w:val="20"/>
          <w:szCs w:val="20"/>
        </w:rPr>
        <w:t xml:space="preserve"> are the same as in Figure #</w:t>
      </w:r>
      <w:r w:rsidR="006019E7">
        <w:rPr>
          <w:rFonts w:ascii="Times New Roman" w:eastAsia="Times New Roman" w:hAnsi="Times New Roman" w:cs="Times New Roman"/>
          <w:color w:val="000000"/>
          <w:sz w:val="20"/>
          <w:szCs w:val="20"/>
        </w:rPr>
        <w:t xml:space="preserve">, but 6 Monte Carlo runs </w:t>
      </w:r>
      <w:ins w:id="80" w:author="Автор" w:date="2026-04-13T17:28:00Z">
        <w:r w:rsidR="002A5C35">
          <w:rPr>
            <w:rFonts w:ascii="Times New Roman" w:eastAsia="Times New Roman" w:hAnsi="Times New Roman" w:cs="Times New Roman"/>
            <w:color w:val="000000"/>
            <w:sz w:val="20"/>
            <w:szCs w:val="20"/>
          </w:rPr>
          <w:t>and each 10</w:t>
        </w:r>
        <w:r w:rsidR="002A5C35">
          <w:rPr>
            <w:rFonts w:ascii="Times New Roman" w:eastAsia="Times New Roman" w:hAnsi="Times New Roman" w:cs="Times New Roman"/>
            <w:color w:val="000000"/>
            <w:sz w:val="20"/>
            <w:szCs w:val="20"/>
            <w:vertAlign w:val="superscript"/>
          </w:rPr>
          <w:t>th</w:t>
        </w:r>
        <w:r w:rsidR="002A5C35">
          <w:rPr>
            <w:rFonts w:ascii="Times New Roman" w:eastAsia="Times New Roman" w:hAnsi="Times New Roman" w:cs="Times New Roman"/>
            <w:color w:val="000000"/>
            <w:sz w:val="20"/>
            <w:szCs w:val="20"/>
          </w:rPr>
          <w:t xml:space="preserve"> timepoint till t = 150 </w:t>
        </w:r>
      </w:ins>
      <w:r w:rsidR="006019E7">
        <w:rPr>
          <w:rFonts w:ascii="Times New Roman" w:eastAsia="Times New Roman" w:hAnsi="Times New Roman" w:cs="Times New Roman"/>
          <w:color w:val="000000"/>
          <w:sz w:val="20"/>
          <w:szCs w:val="20"/>
        </w:rPr>
        <w:t>are used.</w:t>
      </w:r>
    </w:p>
    <w:p w14:paraId="7C0365A4" w14:textId="77777777" w:rsidR="000237D1" w:rsidRPr="00FC4B93" w:rsidRDefault="000237D1" w:rsidP="00742F5B">
      <w:pPr>
        <w:spacing w:after="0" w:line="360" w:lineRule="auto"/>
        <w:jc w:val="both"/>
        <w:rPr>
          <w:rFonts w:ascii="Times New Roman" w:eastAsia="Times New Roman" w:hAnsi="Times New Roman" w:cs="Times New Roman"/>
          <w:sz w:val="20"/>
          <w:szCs w:val="20"/>
        </w:rPr>
      </w:pPr>
    </w:p>
    <w:p w14:paraId="04E6BB1E" w14:textId="2C1006C7" w:rsidR="00A863A5" w:rsidRDefault="007E5406" w:rsidP="003A5E2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a result of</w:t>
      </w:r>
      <w:r w:rsidR="009A1A23">
        <w:rPr>
          <w:rFonts w:ascii="Times New Roman" w:eastAsia="Times New Roman" w:hAnsi="Times New Roman" w:cs="Times New Roman"/>
          <w:sz w:val="24"/>
          <w:szCs w:val="24"/>
        </w:rPr>
        <w:t xml:space="preserve"> virus passing the fitness valley</w:t>
      </w:r>
      <w:r>
        <w:rPr>
          <w:rFonts w:ascii="Times New Roman" w:eastAsia="Times New Roman" w:hAnsi="Times New Roman" w:cs="Times New Roman"/>
          <w:sz w:val="24"/>
          <w:szCs w:val="24"/>
        </w:rPr>
        <w:t xml:space="preserve">, the mutational spectrum averaged over 6 populations at 150 generational steps had two maxima (Fig. **). </w:t>
      </w:r>
      <w:r w:rsidR="00C93F5D">
        <w:rPr>
          <w:rFonts w:ascii="Times New Roman" w:eastAsia="Times New Roman" w:hAnsi="Times New Roman" w:cs="Times New Roman"/>
          <w:sz w:val="24"/>
          <w:szCs w:val="24"/>
        </w:rPr>
        <w:t>The</w:t>
      </w:r>
      <w:r w:rsidR="009A1A23">
        <w:rPr>
          <w:rFonts w:ascii="Times New Roman" w:eastAsia="Times New Roman" w:hAnsi="Times New Roman" w:cs="Times New Roman"/>
          <w:sz w:val="24"/>
          <w:szCs w:val="24"/>
        </w:rPr>
        <w:t xml:space="preserve"> s</w:t>
      </w:r>
      <w:r>
        <w:rPr>
          <w:rFonts w:ascii="Times New Roman" w:eastAsia="Times New Roman" w:hAnsi="Times New Roman" w:cs="Times New Roman"/>
          <w:sz w:val="24"/>
          <w:szCs w:val="24"/>
        </w:rPr>
        <w:t>equences</w:t>
      </w:r>
      <w:r w:rsidR="00C93F5D">
        <w:rPr>
          <w:rFonts w:ascii="Times New Roman" w:eastAsia="Times New Roman" w:hAnsi="Times New Roman" w:cs="Times New Roman"/>
          <w:sz w:val="24"/>
          <w:szCs w:val="24"/>
        </w:rPr>
        <w:t xml:space="preserve"> were divided between the two peaks</w:t>
      </w:r>
      <w:r>
        <w:rPr>
          <w:rFonts w:ascii="Times New Roman" w:eastAsia="Times New Roman" w:hAnsi="Times New Roman" w:cs="Times New Roman"/>
          <w:sz w:val="24"/>
          <w:szCs w:val="24"/>
        </w:rPr>
        <w:t xml:space="preserve"> </w:t>
      </w:r>
      <w:r w:rsidR="000018A6">
        <w:rPr>
          <w:rFonts w:ascii="Times New Roman" w:eastAsia="Times New Roman" w:hAnsi="Times New Roman" w:cs="Times New Roman"/>
          <w:sz w:val="24"/>
          <w:szCs w:val="24"/>
        </w:rPr>
        <w:t>with bo</w:t>
      </w:r>
      <w:r>
        <w:rPr>
          <w:rFonts w:ascii="Times New Roman" w:eastAsia="Times New Roman" w:hAnsi="Times New Roman" w:cs="Times New Roman"/>
          <w:sz w:val="24"/>
          <w:szCs w:val="24"/>
        </w:rPr>
        <w:t>rders</w:t>
      </w:r>
      <w:r w:rsidR="000018A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chosen at</w:t>
      </w:r>
      <w:r w:rsidR="000018A6">
        <w:rPr>
          <w:rFonts w:ascii="Times New Roman" w:eastAsia="Times New Roman" w:hAnsi="Times New Roman" w:cs="Times New Roman"/>
          <w:sz w:val="24"/>
          <w:szCs w:val="24"/>
        </w:rPr>
        <w:t xml:space="preserve"> 6 </w:t>
      </w:r>
      <w:r>
        <w:rPr>
          <w:rFonts w:ascii="Times New Roman" w:eastAsia="Times New Roman" w:hAnsi="Times New Roman" w:cs="Times New Roman"/>
          <w:sz w:val="24"/>
          <w:szCs w:val="24"/>
        </w:rPr>
        <w:t xml:space="preserve">(the local minimum) </w:t>
      </w:r>
      <w:r w:rsidR="000018A6">
        <w:rPr>
          <w:rFonts w:ascii="Times New Roman" w:eastAsia="Times New Roman" w:hAnsi="Times New Roman" w:cs="Times New Roman"/>
          <w:sz w:val="24"/>
          <w:szCs w:val="24"/>
        </w:rPr>
        <w:t xml:space="preserve">and 22 </w:t>
      </w:r>
      <w:r w:rsidR="00A863A5">
        <w:rPr>
          <w:rFonts w:ascii="Times New Roman" w:eastAsia="Times New Roman" w:hAnsi="Times New Roman" w:cs="Times New Roman"/>
          <w:sz w:val="24"/>
          <w:szCs w:val="24"/>
        </w:rPr>
        <w:t xml:space="preserve">new </w:t>
      </w:r>
      <w:r w:rsidR="009A1A23">
        <w:rPr>
          <w:rFonts w:ascii="Times New Roman" w:eastAsia="Times New Roman" w:hAnsi="Times New Roman" w:cs="Times New Roman"/>
          <w:sz w:val="24"/>
          <w:szCs w:val="24"/>
        </w:rPr>
        <w:t xml:space="preserve">alleles </w:t>
      </w:r>
      <w:r>
        <w:rPr>
          <w:rFonts w:ascii="Times New Roman" w:eastAsia="Times New Roman" w:hAnsi="Times New Roman" w:cs="Times New Roman"/>
          <w:sz w:val="24"/>
          <w:szCs w:val="24"/>
        </w:rPr>
        <w:t>(upper cutoff)</w:t>
      </w:r>
      <w:r w:rsidR="000018A6">
        <w:rPr>
          <w:rFonts w:ascii="Times New Roman" w:eastAsia="Times New Roman" w:hAnsi="Times New Roman" w:cs="Times New Roman"/>
          <w:sz w:val="24"/>
          <w:szCs w:val="24"/>
        </w:rPr>
        <w:t xml:space="preserve">. </w:t>
      </w:r>
      <w:r w:rsidR="003A5E2B">
        <w:rPr>
          <w:rFonts w:ascii="Times New Roman" w:eastAsia="Times New Roman" w:hAnsi="Times New Roman" w:cs="Times New Roman"/>
          <w:sz w:val="24"/>
          <w:szCs w:val="24"/>
        </w:rPr>
        <w:t>Then we conducted bootstrapping procedure, in which sequences from each peak were oversampled many times with replacement and rep</w:t>
      </w:r>
      <w:r w:rsidR="009A1A23">
        <w:rPr>
          <w:rFonts w:ascii="Times New Roman" w:eastAsia="Times New Roman" w:hAnsi="Times New Roman" w:cs="Times New Roman"/>
          <w:sz w:val="24"/>
          <w:szCs w:val="24"/>
        </w:rPr>
        <w:t>e</w:t>
      </w:r>
      <w:r w:rsidR="003A5E2B">
        <w:rPr>
          <w:rFonts w:ascii="Times New Roman" w:eastAsia="Times New Roman" w:hAnsi="Times New Roman" w:cs="Times New Roman"/>
          <w:sz w:val="24"/>
          <w:szCs w:val="24"/>
        </w:rPr>
        <w:t>tition</w:t>
      </w:r>
      <w:r w:rsidR="009A1A23">
        <w:rPr>
          <w:rFonts w:ascii="Times New Roman" w:eastAsia="Times New Roman" w:hAnsi="Times New Roman" w:cs="Times New Roman"/>
          <w:sz w:val="24"/>
          <w:szCs w:val="24"/>
        </w:rPr>
        <w:t xml:space="preserve">. The resulting samples were </w:t>
      </w:r>
      <w:r w:rsidR="003A5E2B">
        <w:rPr>
          <w:rFonts w:ascii="Times New Roman" w:eastAsia="Times New Roman" w:hAnsi="Times New Roman" w:cs="Times New Roman"/>
          <w:sz w:val="24"/>
          <w:szCs w:val="24"/>
        </w:rPr>
        <w:t>used for the</w:t>
      </w:r>
      <w:r w:rsidR="009A1A23">
        <w:rPr>
          <w:rFonts w:ascii="Times New Roman" w:eastAsia="Times New Roman" w:hAnsi="Times New Roman" w:cs="Times New Roman"/>
          <w:sz w:val="24"/>
          <w:szCs w:val="24"/>
        </w:rPr>
        <w:t xml:space="preserve"> </w:t>
      </w:r>
      <w:proofErr w:type="gramStart"/>
      <w:r w:rsidR="009A1A23">
        <w:rPr>
          <w:rFonts w:ascii="Times New Roman" w:eastAsia="Times New Roman" w:hAnsi="Times New Roman" w:cs="Times New Roman"/>
          <w:sz w:val="24"/>
          <w:szCs w:val="24"/>
        </w:rPr>
        <w:t xml:space="preserve">epistasis </w:t>
      </w:r>
      <w:r w:rsidR="003A5E2B">
        <w:rPr>
          <w:rFonts w:ascii="Times New Roman" w:eastAsia="Times New Roman" w:hAnsi="Times New Roman" w:cs="Times New Roman"/>
          <w:sz w:val="24"/>
          <w:szCs w:val="24"/>
        </w:rPr>
        <w:t xml:space="preserve"> detection</w:t>
      </w:r>
      <w:proofErr w:type="gramEnd"/>
      <w:r w:rsidR="003A5E2B">
        <w:rPr>
          <w:rFonts w:ascii="Times New Roman" w:eastAsia="Times New Roman" w:hAnsi="Times New Roman" w:cs="Times New Roman"/>
          <w:sz w:val="24"/>
          <w:szCs w:val="24"/>
        </w:rPr>
        <w:t xml:space="preserve"> </w:t>
      </w:r>
      <w:r w:rsidR="009A1A23">
        <w:rPr>
          <w:rFonts w:ascii="Times New Roman" w:eastAsia="Times New Roman" w:hAnsi="Times New Roman" w:cs="Times New Roman"/>
          <w:sz w:val="24"/>
          <w:szCs w:val="24"/>
        </w:rPr>
        <w:t>method described above.</w:t>
      </w:r>
    </w:p>
    <w:p w14:paraId="0637C8D4" w14:textId="0C685247" w:rsidR="00DC293B" w:rsidRPr="00FC4B93" w:rsidRDefault="00A863A5" w:rsidP="00FC4B93">
      <w:pPr>
        <w:spacing w:after="0" w:line="360" w:lineRule="auto"/>
        <w:ind w:firstLine="720"/>
        <w:jc w:val="both"/>
        <w:rPr>
          <w:rFonts w:ascii="Times New Roman" w:eastAsia="Times New Roman" w:hAnsi="Times New Roman" w:cs="Times New Roman"/>
          <w:sz w:val="24"/>
          <w:szCs w:val="24"/>
        </w:rPr>
      </w:pPr>
      <w:r w:rsidRPr="00DC293B">
        <w:rPr>
          <w:rFonts w:ascii="Times New Roman" w:eastAsia="Times New Roman" w:hAnsi="Times New Roman" w:cs="Times New Roman"/>
          <w:sz w:val="24"/>
          <w:szCs w:val="24"/>
        </w:rPr>
        <w:t>The resulting</w:t>
      </w:r>
      <w:r w:rsidR="000018A6" w:rsidRPr="00DC293B">
        <w:rPr>
          <w:rFonts w:ascii="Times New Roman" w:eastAsia="Times New Roman" w:hAnsi="Times New Roman" w:cs="Times New Roman"/>
          <w:sz w:val="24"/>
          <w:szCs w:val="24"/>
        </w:rPr>
        <w:t xml:space="preserve"> </w:t>
      </w:r>
      <w:r w:rsidR="00DC293B">
        <w:rPr>
          <w:rFonts w:ascii="Times New Roman" w:eastAsia="Times New Roman" w:hAnsi="Times New Roman" w:cs="Times New Roman"/>
          <w:sz w:val="24"/>
          <w:szCs w:val="24"/>
        </w:rPr>
        <w:t xml:space="preserve">detection </w:t>
      </w:r>
      <w:r w:rsidR="000018A6" w:rsidRPr="00DC293B">
        <w:rPr>
          <w:rFonts w:ascii="Times New Roman" w:eastAsia="Times New Roman" w:hAnsi="Times New Roman" w:cs="Times New Roman"/>
          <w:sz w:val="24"/>
          <w:szCs w:val="24"/>
        </w:rPr>
        <w:t xml:space="preserve">error </w:t>
      </w:r>
      <w:r w:rsidR="00DC293B">
        <w:rPr>
          <w:rFonts w:ascii="Times New Roman" w:eastAsia="Times New Roman" w:hAnsi="Times New Roman" w:cs="Times New Roman"/>
          <w:sz w:val="24"/>
          <w:szCs w:val="24"/>
        </w:rPr>
        <w:t xml:space="preserve">is </w:t>
      </w:r>
      <w:r w:rsidRPr="00DC293B">
        <w:rPr>
          <w:rFonts w:ascii="Times New Roman" w:eastAsia="Times New Roman" w:hAnsi="Times New Roman" w:cs="Times New Roman"/>
          <w:sz w:val="24"/>
          <w:szCs w:val="24"/>
        </w:rPr>
        <w:t xml:space="preserve">calculated as </w:t>
      </w:r>
      <w:r w:rsidR="00DC293B" w:rsidRPr="00FC4B93">
        <w:rPr>
          <w:rFonts w:ascii="Times New Roman" w:eastAsia="Times New Roman" w:hAnsi="Times New Roman" w:cs="Times New Roman"/>
          <w:sz w:val="24"/>
          <w:szCs w:val="24"/>
        </w:rPr>
        <w:t>the sum of false positive and false negative epistatic interactions</w:t>
      </w:r>
      <w:r w:rsidR="008F5971">
        <w:rPr>
          <w:rFonts w:ascii="Times New Roman" w:eastAsia="Times New Roman" w:hAnsi="Times New Roman" w:cs="Times New Roman"/>
          <w:sz w:val="24"/>
          <w:szCs w:val="24"/>
        </w:rPr>
        <w:t xml:space="preserve"> out of 10 possible</w:t>
      </w:r>
      <w:r w:rsidR="00DC293B">
        <w:rPr>
          <w:rFonts w:ascii="Times New Roman" w:eastAsia="Times New Roman" w:hAnsi="Times New Roman" w:cs="Times New Roman"/>
          <w:sz w:val="24"/>
          <w:szCs w:val="24"/>
        </w:rPr>
        <w:t xml:space="preserve"> (Fig. ***)</w:t>
      </w:r>
      <w:r w:rsidR="00C93F5D">
        <w:rPr>
          <w:rFonts w:ascii="Times New Roman" w:eastAsia="Times New Roman" w:hAnsi="Times New Roman" w:cs="Times New Roman"/>
          <w:sz w:val="24"/>
          <w:szCs w:val="24"/>
        </w:rPr>
        <w:t>,</w:t>
      </w:r>
      <w:r w:rsidR="00DC293B">
        <w:rPr>
          <w:rFonts w:ascii="Times New Roman" w:eastAsia="Times New Roman" w:hAnsi="Times New Roman" w:cs="Times New Roman"/>
          <w:sz w:val="24"/>
          <w:szCs w:val="24"/>
        </w:rPr>
        <w:t xml:space="preserve"> as a function </w:t>
      </w:r>
      <w:r w:rsidR="00C93F5D">
        <w:rPr>
          <w:rFonts w:ascii="Times New Roman" w:eastAsia="Times New Roman" w:hAnsi="Times New Roman" w:cs="Times New Roman"/>
          <w:sz w:val="24"/>
          <w:szCs w:val="24"/>
        </w:rPr>
        <w:t xml:space="preserve">of </w:t>
      </w:r>
      <w:r w:rsidR="003A5E2B">
        <w:rPr>
          <w:rFonts w:ascii="Times New Roman" w:eastAsia="Times New Roman" w:hAnsi="Times New Roman" w:cs="Times New Roman"/>
          <w:sz w:val="24"/>
          <w:szCs w:val="24"/>
        </w:rPr>
        <w:t xml:space="preserve">numbers of sequences </w:t>
      </w:r>
      <w:r w:rsidR="00C93F5D">
        <w:rPr>
          <w:rFonts w:ascii="Times New Roman" w:eastAsia="Times New Roman" w:hAnsi="Times New Roman" w:cs="Times New Roman"/>
          <w:sz w:val="24"/>
          <w:szCs w:val="24"/>
        </w:rPr>
        <w:t xml:space="preserve">sampled </w:t>
      </w:r>
      <w:r w:rsidR="003A5E2B">
        <w:rPr>
          <w:rFonts w:ascii="Times New Roman" w:eastAsia="Times New Roman" w:hAnsi="Times New Roman" w:cs="Times New Roman"/>
          <w:sz w:val="24"/>
          <w:szCs w:val="24"/>
        </w:rPr>
        <w:t>from peak 1 and 2</w:t>
      </w:r>
      <w:r w:rsidR="00C93F5D">
        <w:rPr>
          <w:rFonts w:ascii="Times New Roman" w:eastAsia="Times New Roman" w:hAnsi="Times New Roman" w:cs="Times New Roman"/>
          <w:sz w:val="24"/>
          <w:szCs w:val="24"/>
        </w:rPr>
        <w:t>, normalized to the sequence number of each peak</w:t>
      </w:r>
      <w:r w:rsidR="00DC293B" w:rsidRPr="00FC4B93">
        <w:rPr>
          <w:rFonts w:ascii="Times New Roman" w:eastAsia="Times New Roman" w:hAnsi="Times New Roman" w:cs="Times New Roman"/>
          <w:sz w:val="24"/>
          <w:szCs w:val="24"/>
        </w:rPr>
        <w:t xml:space="preserve">. </w:t>
      </w:r>
      <w:r w:rsidR="00DC293B">
        <w:rPr>
          <w:rFonts w:ascii="Times New Roman" w:eastAsia="Times New Roman" w:hAnsi="Times New Roman" w:cs="Times New Roman"/>
          <w:sz w:val="24"/>
          <w:szCs w:val="24"/>
        </w:rPr>
        <w:t>The</w:t>
      </w:r>
      <w:r w:rsidR="00DC293B" w:rsidRPr="00FC4B93">
        <w:rPr>
          <w:rFonts w:ascii="Times New Roman" w:eastAsia="Times New Roman" w:hAnsi="Times New Roman" w:cs="Times New Roman"/>
          <w:sz w:val="24"/>
          <w:szCs w:val="24"/>
        </w:rPr>
        <w:t xml:space="preserve"> number of false </w:t>
      </w:r>
      <w:r w:rsidR="00C93F5D" w:rsidRPr="00FC4B93">
        <w:rPr>
          <w:rFonts w:ascii="Times New Roman" w:eastAsia="Times New Roman" w:hAnsi="Times New Roman" w:cs="Times New Roman"/>
          <w:sz w:val="24"/>
          <w:szCs w:val="24"/>
        </w:rPr>
        <w:t>positive</w:t>
      </w:r>
      <w:r w:rsidR="00C93F5D">
        <w:rPr>
          <w:rFonts w:ascii="Times New Roman" w:eastAsia="Times New Roman" w:hAnsi="Times New Roman" w:cs="Times New Roman"/>
          <w:sz w:val="24"/>
          <w:szCs w:val="24"/>
        </w:rPr>
        <w:t xml:space="preserve"> interactions remained</w:t>
      </w:r>
      <w:r w:rsidR="00DC293B" w:rsidRPr="00FC4B93">
        <w:rPr>
          <w:rFonts w:ascii="Times New Roman" w:eastAsia="Times New Roman" w:hAnsi="Times New Roman" w:cs="Times New Roman"/>
          <w:sz w:val="24"/>
          <w:szCs w:val="24"/>
        </w:rPr>
        <w:t xml:space="preserve"> zero</w:t>
      </w:r>
      <w:r w:rsidR="00DC293B">
        <w:rPr>
          <w:rFonts w:ascii="Times New Roman" w:eastAsia="Times New Roman" w:hAnsi="Times New Roman" w:cs="Times New Roman"/>
          <w:sz w:val="24"/>
          <w:szCs w:val="24"/>
        </w:rPr>
        <w:t xml:space="preserve">, so that the </w:t>
      </w:r>
      <w:r w:rsidR="008F5971">
        <w:rPr>
          <w:rFonts w:ascii="Times New Roman" w:eastAsia="Times New Roman" w:hAnsi="Times New Roman" w:cs="Times New Roman"/>
          <w:sz w:val="24"/>
          <w:szCs w:val="24"/>
        </w:rPr>
        <w:t xml:space="preserve">total </w:t>
      </w:r>
      <w:r w:rsidR="00DC293B">
        <w:rPr>
          <w:rFonts w:ascii="Times New Roman" w:eastAsia="Times New Roman" w:hAnsi="Times New Roman" w:cs="Times New Roman"/>
          <w:sz w:val="24"/>
          <w:szCs w:val="24"/>
        </w:rPr>
        <w:t xml:space="preserve">error </w:t>
      </w:r>
      <w:r w:rsidR="00C93F5D">
        <w:rPr>
          <w:rFonts w:ascii="Times New Roman" w:eastAsia="Times New Roman" w:hAnsi="Times New Roman" w:cs="Times New Roman"/>
          <w:sz w:val="24"/>
          <w:szCs w:val="24"/>
        </w:rPr>
        <w:t xml:space="preserve">was </w:t>
      </w:r>
      <w:r w:rsidR="00DC293B">
        <w:rPr>
          <w:rFonts w:ascii="Times New Roman" w:eastAsia="Times New Roman" w:hAnsi="Times New Roman" w:cs="Times New Roman"/>
          <w:sz w:val="24"/>
          <w:szCs w:val="24"/>
        </w:rPr>
        <w:t xml:space="preserve">given by false </w:t>
      </w:r>
      <w:r w:rsidR="00FE28DE">
        <w:rPr>
          <w:rFonts w:ascii="Times New Roman" w:eastAsia="Times New Roman" w:hAnsi="Times New Roman" w:cs="Times New Roman"/>
          <w:sz w:val="24"/>
          <w:szCs w:val="24"/>
        </w:rPr>
        <w:t>negative</w:t>
      </w:r>
      <w:r w:rsidR="00C93F5D">
        <w:rPr>
          <w:rFonts w:ascii="Times New Roman" w:eastAsia="Times New Roman" w:hAnsi="Times New Roman" w:cs="Times New Roman"/>
          <w:sz w:val="24"/>
          <w:szCs w:val="24"/>
        </w:rPr>
        <w:t xml:space="preserve">s </w:t>
      </w:r>
      <w:proofErr w:type="gramStart"/>
      <w:r w:rsidR="00C93F5D">
        <w:rPr>
          <w:rFonts w:ascii="Times New Roman" w:eastAsia="Times New Roman" w:hAnsi="Times New Roman" w:cs="Times New Roman"/>
          <w:sz w:val="24"/>
          <w:szCs w:val="24"/>
        </w:rPr>
        <w:t xml:space="preserve">only </w:t>
      </w:r>
      <w:r w:rsidR="00DC293B">
        <w:rPr>
          <w:rFonts w:ascii="Times New Roman" w:eastAsia="Times New Roman" w:hAnsi="Times New Roman" w:cs="Times New Roman"/>
          <w:sz w:val="24"/>
          <w:szCs w:val="24"/>
        </w:rPr>
        <w:t>.</w:t>
      </w:r>
      <w:proofErr w:type="gramEnd"/>
      <w:r w:rsidR="00DC293B" w:rsidRPr="00FC4B93">
        <w:rPr>
          <w:rFonts w:ascii="Times New Roman" w:eastAsia="Times New Roman" w:hAnsi="Times New Roman" w:cs="Times New Roman"/>
          <w:sz w:val="24"/>
          <w:szCs w:val="24"/>
        </w:rPr>
        <w:t xml:space="preserve"> </w:t>
      </w:r>
      <w:proofErr w:type="gramStart"/>
      <w:r w:rsidR="00FE28DE">
        <w:rPr>
          <w:rFonts w:ascii="Times New Roman" w:eastAsia="Times New Roman" w:hAnsi="Times New Roman" w:cs="Times New Roman"/>
          <w:sz w:val="24"/>
          <w:szCs w:val="24"/>
        </w:rPr>
        <w:t>Therefore</w:t>
      </w:r>
      <w:proofErr w:type="gramEnd"/>
      <w:r w:rsidR="00FE28DE">
        <w:rPr>
          <w:rFonts w:ascii="Times New Roman" w:eastAsia="Times New Roman" w:hAnsi="Times New Roman" w:cs="Times New Roman"/>
          <w:sz w:val="24"/>
          <w:szCs w:val="24"/>
        </w:rPr>
        <w:t xml:space="preserve"> this method is highly accurate, but only in the conservative direction. </w:t>
      </w:r>
      <w:r w:rsidR="000D6E6E">
        <w:rPr>
          <w:rFonts w:ascii="Times New Roman" w:eastAsia="Times New Roman" w:hAnsi="Times New Roman" w:cs="Times New Roman"/>
          <w:sz w:val="24"/>
          <w:szCs w:val="24"/>
        </w:rPr>
        <w:t xml:space="preserve">Our </w:t>
      </w:r>
      <w:r w:rsidR="00FE28DE">
        <w:rPr>
          <w:rFonts w:ascii="Times New Roman" w:eastAsia="Times New Roman" w:hAnsi="Times New Roman" w:cs="Times New Roman"/>
          <w:sz w:val="24"/>
          <w:szCs w:val="24"/>
        </w:rPr>
        <w:t xml:space="preserve">results suggest </w:t>
      </w:r>
      <w:r w:rsidR="000D6E6E">
        <w:rPr>
          <w:rFonts w:ascii="Times New Roman" w:eastAsia="Times New Roman" w:hAnsi="Times New Roman" w:cs="Times New Roman"/>
          <w:sz w:val="24"/>
          <w:szCs w:val="24"/>
        </w:rPr>
        <w:t>the</w:t>
      </w:r>
      <w:r w:rsidR="00FE28DE">
        <w:rPr>
          <w:rFonts w:ascii="Times New Roman" w:eastAsia="Times New Roman" w:hAnsi="Times New Roman" w:cs="Times New Roman"/>
          <w:sz w:val="24"/>
          <w:szCs w:val="24"/>
        </w:rPr>
        <w:t xml:space="preserve"> need to take either equal sampling from </w:t>
      </w:r>
      <w:r w:rsidR="000D6E6E">
        <w:rPr>
          <w:rFonts w:ascii="Times New Roman" w:eastAsia="Times New Roman" w:hAnsi="Times New Roman" w:cs="Times New Roman"/>
          <w:sz w:val="24"/>
          <w:szCs w:val="24"/>
        </w:rPr>
        <w:t xml:space="preserve">the two </w:t>
      </w:r>
      <w:r w:rsidR="00FE28DE">
        <w:rPr>
          <w:rFonts w:ascii="Times New Roman" w:eastAsia="Times New Roman" w:hAnsi="Times New Roman" w:cs="Times New Roman"/>
          <w:sz w:val="24"/>
          <w:szCs w:val="24"/>
        </w:rPr>
        <w:t xml:space="preserve">peaks or somewhat smaller sampling from </w:t>
      </w:r>
      <w:r w:rsidR="000D6E6E">
        <w:rPr>
          <w:rFonts w:ascii="Times New Roman" w:eastAsia="Times New Roman" w:hAnsi="Times New Roman" w:cs="Times New Roman"/>
          <w:sz w:val="24"/>
          <w:szCs w:val="24"/>
        </w:rPr>
        <w:t xml:space="preserve">the </w:t>
      </w:r>
      <w:r w:rsidR="00FE28DE">
        <w:rPr>
          <w:rFonts w:ascii="Times New Roman" w:eastAsia="Times New Roman" w:hAnsi="Times New Roman" w:cs="Times New Roman"/>
          <w:sz w:val="24"/>
          <w:szCs w:val="24"/>
        </w:rPr>
        <w:t>earlier peak</w:t>
      </w:r>
      <w:r w:rsidR="000D6E6E">
        <w:rPr>
          <w:rFonts w:ascii="Times New Roman" w:eastAsia="Times New Roman" w:hAnsi="Times New Roman" w:cs="Times New Roman"/>
          <w:sz w:val="24"/>
          <w:szCs w:val="24"/>
        </w:rPr>
        <w:t xml:space="preserve"> (Peak I)</w:t>
      </w:r>
      <w:r w:rsidR="00FE28DE">
        <w:rPr>
          <w:rFonts w:ascii="Times New Roman" w:eastAsia="Times New Roman" w:hAnsi="Times New Roman" w:cs="Times New Roman"/>
          <w:sz w:val="24"/>
          <w:szCs w:val="24"/>
        </w:rPr>
        <w:t xml:space="preserve">, </w:t>
      </w:r>
      <w:r w:rsidR="000D6E6E">
        <w:rPr>
          <w:rFonts w:ascii="Times New Roman" w:eastAsia="Times New Roman" w:hAnsi="Times New Roman" w:cs="Times New Roman"/>
          <w:sz w:val="24"/>
          <w:szCs w:val="24"/>
        </w:rPr>
        <w:t xml:space="preserve">as long as </w:t>
      </w:r>
      <w:r w:rsidR="00FE28DE">
        <w:rPr>
          <w:rFonts w:ascii="Times New Roman" w:eastAsia="Times New Roman" w:hAnsi="Times New Roman" w:cs="Times New Roman"/>
          <w:sz w:val="24"/>
          <w:szCs w:val="24"/>
        </w:rPr>
        <w:t>they are approximately equal in size</w:t>
      </w:r>
      <w:r w:rsidR="000D6E6E">
        <w:rPr>
          <w:rFonts w:ascii="Times New Roman" w:eastAsia="Times New Roman" w:hAnsi="Times New Roman" w:cs="Times New Roman"/>
          <w:sz w:val="24"/>
          <w:szCs w:val="24"/>
        </w:rPr>
        <w:t>, as in our example</w:t>
      </w:r>
      <w:r w:rsidR="00FE28DE">
        <w:rPr>
          <w:rFonts w:ascii="Times New Roman" w:eastAsia="Times New Roman" w:hAnsi="Times New Roman" w:cs="Times New Roman"/>
          <w:sz w:val="24"/>
          <w:szCs w:val="24"/>
        </w:rPr>
        <w:t>.</w:t>
      </w:r>
    </w:p>
    <w:p w14:paraId="6AAF9B90" w14:textId="25FD29E0" w:rsidR="000018A6" w:rsidRDefault="000018A6" w:rsidP="00742F5B">
      <w:pPr>
        <w:spacing w:after="0" w:line="360" w:lineRule="auto"/>
        <w:jc w:val="both"/>
        <w:rPr>
          <w:rFonts w:ascii="Times New Roman" w:eastAsia="Times New Roman" w:hAnsi="Times New Roman" w:cs="Times New Roman"/>
          <w:sz w:val="24"/>
          <w:szCs w:val="24"/>
        </w:rPr>
      </w:pPr>
      <w:commentRangeStart w:id="81"/>
      <w:commentRangeStart w:id="82"/>
      <w:r>
        <w:rPr>
          <w:rFonts w:ascii="Times New Roman" w:eastAsia="Times New Roman" w:hAnsi="Times New Roman" w:cs="Times New Roman"/>
          <w:noProof/>
          <w:sz w:val="24"/>
          <w:szCs w:val="24"/>
        </w:rPr>
        <w:drawing>
          <wp:inline distT="0" distB="0" distL="0" distR="0" wp14:anchorId="101E9EB8" wp14:editId="06A29FF9">
            <wp:extent cx="5848349" cy="4386262"/>
            <wp:effectExtent l="0" t="0" r="63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848349" cy="4386262"/>
                    </a:xfrm>
                    <a:prstGeom prst="rect">
                      <a:avLst/>
                    </a:prstGeom>
                    <a:noFill/>
                    <a:ln>
                      <a:noFill/>
                    </a:ln>
                  </pic:spPr>
                </pic:pic>
              </a:graphicData>
            </a:graphic>
          </wp:inline>
        </w:drawing>
      </w:r>
      <w:commentRangeEnd w:id="81"/>
      <w:r w:rsidR="004D7072">
        <w:rPr>
          <w:rStyle w:val="af"/>
        </w:rPr>
        <w:commentReference w:id="81"/>
      </w:r>
      <w:commentRangeEnd w:id="82"/>
      <w:r w:rsidR="009E1523">
        <w:rPr>
          <w:rStyle w:val="af"/>
        </w:rPr>
        <w:commentReference w:id="82"/>
      </w:r>
    </w:p>
    <w:p w14:paraId="7C3C4D97" w14:textId="3AA234FE" w:rsidR="005620C4" w:rsidRDefault="005620C4">
      <w:pPr>
        <w:spacing w:after="0" w:line="360" w:lineRule="auto"/>
        <w:jc w:val="both"/>
        <w:rPr>
          <w:rFonts w:ascii="Times New Roman" w:eastAsia="Times New Roman" w:hAnsi="Times New Roman" w:cs="Times New Roman"/>
          <w:sz w:val="20"/>
          <w:szCs w:val="20"/>
        </w:rPr>
      </w:pPr>
      <w:commentRangeStart w:id="83"/>
      <w:commentRangeStart w:id="84"/>
      <w:r>
        <w:rPr>
          <w:rFonts w:ascii="Times New Roman" w:eastAsia="Times New Roman" w:hAnsi="Times New Roman" w:cs="Times New Roman"/>
          <w:sz w:val="20"/>
          <w:szCs w:val="20"/>
        </w:rPr>
        <w:t>Figure</w:t>
      </w:r>
      <w:r w:rsidR="00A863A5">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w:t>
      </w:r>
      <w:commentRangeEnd w:id="83"/>
      <w:r w:rsidR="00DC293B">
        <w:rPr>
          <w:rStyle w:val="af"/>
        </w:rPr>
        <w:commentReference w:id="83"/>
      </w:r>
      <w:commentRangeEnd w:id="84"/>
      <w:r w:rsidR="00CF36DD">
        <w:rPr>
          <w:rStyle w:val="af"/>
        </w:rPr>
        <w:commentReference w:id="84"/>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 xml:space="preserve">Error </w:t>
      </w:r>
      <w:r w:rsidR="00A863A5">
        <w:rPr>
          <w:rFonts w:ascii="Times New Roman" w:eastAsia="Times New Roman" w:hAnsi="Times New Roman" w:cs="Times New Roman"/>
          <w:b/>
          <w:sz w:val="20"/>
          <w:szCs w:val="20"/>
        </w:rPr>
        <w:t xml:space="preserve">of epistatic detection for </w:t>
      </w:r>
      <w:ins w:id="85" w:author="Автор" w:date="2026-04-20T16:11:00Z">
        <w:r w:rsidR="00047A8A">
          <w:rPr>
            <w:rFonts w:ascii="Times New Roman" w:eastAsia="Times New Roman" w:hAnsi="Times New Roman" w:cs="Times New Roman"/>
            <w:b/>
            <w:sz w:val="20"/>
            <w:szCs w:val="20"/>
          </w:rPr>
          <w:t xml:space="preserve">6 simulated populations, initial state is </w:t>
        </w:r>
        <w:proofErr w:type="spellStart"/>
        <w:r w:rsidR="00047A8A">
          <w:rPr>
            <w:rFonts w:ascii="Times New Roman" w:eastAsia="Times New Roman" w:hAnsi="Times New Roman" w:cs="Times New Roman"/>
            <w:b/>
            <w:sz w:val="20"/>
            <w:szCs w:val="20"/>
          </w:rPr>
          <w:t>monomorphous</w:t>
        </w:r>
        <w:proofErr w:type="spellEnd"/>
        <w:r w:rsidR="00047A8A" w:rsidDel="00047A8A">
          <w:rPr>
            <w:rFonts w:ascii="Times New Roman" w:eastAsia="Times New Roman" w:hAnsi="Times New Roman" w:cs="Times New Roman"/>
            <w:b/>
            <w:sz w:val="20"/>
            <w:szCs w:val="20"/>
          </w:rPr>
          <w:t xml:space="preserve"> </w:t>
        </w:r>
      </w:ins>
      <w:del w:id="86" w:author="Автор" w:date="2026-04-20T16:11:00Z">
        <w:r w:rsidR="00A863A5" w:rsidDel="00047A8A">
          <w:rPr>
            <w:rFonts w:ascii="Times New Roman" w:eastAsia="Times New Roman" w:hAnsi="Times New Roman" w:cs="Times New Roman"/>
            <w:b/>
            <w:sz w:val="20"/>
            <w:szCs w:val="20"/>
          </w:rPr>
          <w:delText>simulated Test 2 (initial monomorphic population</w:delText>
        </w:r>
      </w:del>
      <w:ins w:id="87" w:author="Автор" w:date="2026-04-20T16:11:00Z">
        <w:r w:rsidR="00047A8A">
          <w:rPr>
            <w:rFonts w:ascii="Times New Roman" w:eastAsia="Times New Roman" w:hAnsi="Times New Roman" w:cs="Times New Roman"/>
            <w:b/>
            <w:sz w:val="20"/>
            <w:szCs w:val="20"/>
          </w:rPr>
          <w:t>=</w:t>
        </w:r>
      </w:ins>
      <w:del w:id="88" w:author="Автор" w:date="2026-04-20T16:11:00Z">
        <w:r w:rsidR="00A863A5" w:rsidDel="00047A8A">
          <w:rPr>
            <w:rFonts w:ascii="Times New Roman" w:eastAsia="Times New Roman" w:hAnsi="Times New Roman" w:cs="Times New Roman"/>
            <w:b/>
            <w:sz w:val="20"/>
            <w:szCs w:val="20"/>
          </w:rPr>
          <w:delText>)</w:delText>
        </w:r>
      </w:del>
      <w:r w:rsidR="00A863A5">
        <w:rPr>
          <w:rFonts w:ascii="Times New Roman" w:eastAsia="Times New Roman" w:hAnsi="Times New Roman" w:cs="Times New Roman"/>
          <w:b/>
          <w:sz w:val="20"/>
          <w:szCs w:val="20"/>
        </w:rPr>
        <w:t xml:space="preserve">. </w:t>
      </w:r>
      <w:r w:rsidR="00DC293B" w:rsidRPr="00B7138F">
        <w:rPr>
          <w:rFonts w:ascii="Times New Roman" w:eastAsia="Times New Roman" w:hAnsi="Times New Roman" w:cs="Times New Roman"/>
          <w:sz w:val="20"/>
          <w:szCs w:val="20"/>
        </w:rPr>
        <w:t xml:space="preserve">Axes X and Y show the numbers of sequences sampled from Peak 1 and Peak 2 in Fig. **, respectively, relative to </w:t>
      </w:r>
      <w:r w:rsidR="000D6E6E">
        <w:rPr>
          <w:rFonts w:ascii="Times New Roman" w:eastAsia="Times New Roman" w:hAnsi="Times New Roman" w:cs="Times New Roman"/>
          <w:sz w:val="20"/>
          <w:szCs w:val="20"/>
        </w:rPr>
        <w:t xml:space="preserve">the </w:t>
      </w:r>
      <w:r w:rsidR="00DC293B" w:rsidRPr="00B7138F">
        <w:rPr>
          <w:rFonts w:ascii="Times New Roman" w:eastAsia="Times New Roman" w:hAnsi="Times New Roman" w:cs="Times New Roman"/>
          <w:sz w:val="20"/>
          <w:szCs w:val="20"/>
        </w:rPr>
        <w:t xml:space="preserve">size of each </w:t>
      </w:r>
      <w:proofErr w:type="gramStart"/>
      <w:r w:rsidR="00DC293B" w:rsidRPr="00B7138F">
        <w:rPr>
          <w:rFonts w:ascii="Times New Roman" w:eastAsia="Times New Roman" w:hAnsi="Times New Roman" w:cs="Times New Roman"/>
          <w:sz w:val="20"/>
          <w:szCs w:val="20"/>
        </w:rPr>
        <w:t>peak</w:t>
      </w:r>
      <w:r w:rsidR="000D6E6E">
        <w:rPr>
          <w:rFonts w:ascii="Times New Roman" w:eastAsia="Times New Roman" w:hAnsi="Times New Roman" w:cs="Times New Roman"/>
          <w:sz w:val="20"/>
          <w:szCs w:val="20"/>
        </w:rPr>
        <w:t>.</w:t>
      </w:r>
      <w:r w:rsidRPr="000D6E6E">
        <w:rPr>
          <w:rFonts w:ascii="Times New Roman" w:eastAsia="Times New Roman" w:hAnsi="Times New Roman" w:cs="Times New Roman"/>
          <w:sz w:val="20"/>
          <w:szCs w:val="20"/>
        </w:rPr>
        <w:t>.</w:t>
      </w:r>
      <w:proofErr w:type="gramEnd"/>
      <w:r w:rsidRPr="000D6E6E">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Numbers in </w:t>
      </w:r>
      <w:r w:rsidR="000D6E6E">
        <w:rPr>
          <w:rFonts w:ascii="Times New Roman" w:eastAsia="Times New Roman" w:hAnsi="Times New Roman" w:cs="Times New Roman"/>
          <w:sz w:val="20"/>
          <w:szCs w:val="20"/>
        </w:rPr>
        <w:t xml:space="preserve">cells </w:t>
      </w:r>
      <w:r>
        <w:rPr>
          <w:rFonts w:ascii="Times New Roman" w:eastAsia="Times New Roman" w:hAnsi="Times New Roman" w:cs="Times New Roman"/>
          <w:sz w:val="20"/>
          <w:szCs w:val="20"/>
        </w:rPr>
        <w:t xml:space="preserve">show </w:t>
      </w:r>
      <w:r w:rsidR="00A863A5">
        <w:rPr>
          <w:rFonts w:ascii="Times New Roman" w:eastAsia="Times New Roman" w:hAnsi="Times New Roman" w:cs="Times New Roman"/>
          <w:sz w:val="20"/>
          <w:szCs w:val="20"/>
        </w:rPr>
        <w:t>the sum of f</w:t>
      </w:r>
      <w:r>
        <w:rPr>
          <w:rFonts w:ascii="Times New Roman" w:eastAsia="Times New Roman" w:hAnsi="Times New Roman" w:cs="Times New Roman"/>
          <w:sz w:val="20"/>
          <w:szCs w:val="20"/>
        </w:rPr>
        <w:t xml:space="preserve">alse positive </w:t>
      </w:r>
      <w:r w:rsidR="00A863A5">
        <w:rPr>
          <w:rFonts w:ascii="Times New Roman" w:eastAsia="Times New Roman" w:hAnsi="Times New Roman" w:cs="Times New Roman"/>
          <w:sz w:val="20"/>
          <w:szCs w:val="20"/>
        </w:rPr>
        <w:t>and</w:t>
      </w:r>
      <w:r>
        <w:rPr>
          <w:rFonts w:ascii="Times New Roman" w:eastAsia="Times New Roman" w:hAnsi="Times New Roman" w:cs="Times New Roman"/>
          <w:sz w:val="20"/>
          <w:szCs w:val="20"/>
        </w:rPr>
        <w:t xml:space="preserve"> false </w:t>
      </w:r>
      <w:r>
        <w:rPr>
          <w:rFonts w:ascii="Times New Roman" w:eastAsia="Times New Roman" w:hAnsi="Times New Roman" w:cs="Times New Roman"/>
          <w:sz w:val="20"/>
          <w:szCs w:val="20"/>
        </w:rPr>
        <w:lastRenderedPageBreak/>
        <w:t>negative</w:t>
      </w:r>
      <w:r w:rsidR="00A863A5">
        <w:rPr>
          <w:rFonts w:ascii="Times New Roman" w:eastAsia="Times New Roman" w:hAnsi="Times New Roman" w:cs="Times New Roman"/>
          <w:sz w:val="20"/>
          <w:szCs w:val="20"/>
        </w:rPr>
        <w:t xml:space="preserve"> epistatic interactions</w:t>
      </w:r>
      <w:r w:rsidR="008F5971">
        <w:rPr>
          <w:rFonts w:ascii="Times New Roman" w:eastAsia="Times New Roman" w:hAnsi="Times New Roman" w:cs="Times New Roman"/>
          <w:sz w:val="20"/>
          <w:szCs w:val="20"/>
        </w:rPr>
        <w:t xml:space="preserve"> out of 10 possible</w:t>
      </w:r>
      <w:r w:rsidR="00DC293B">
        <w:rPr>
          <w:rFonts w:ascii="Times New Roman" w:eastAsia="Times New Roman" w:hAnsi="Times New Roman" w:cs="Times New Roman"/>
          <w:sz w:val="20"/>
          <w:szCs w:val="20"/>
        </w:rPr>
        <w:t xml:space="preserve">. At all cells, the number of false positives is zero. </w:t>
      </w:r>
      <w:r w:rsidR="000D6E6E" w:rsidRPr="000D6E6E">
        <w:rPr>
          <w:rFonts w:ascii="Times New Roman" w:eastAsia="Times New Roman" w:hAnsi="Times New Roman" w:cs="Times New Roman"/>
          <w:sz w:val="20"/>
          <w:szCs w:val="20"/>
        </w:rPr>
        <w:t>Parameters are as in Figure</w:t>
      </w:r>
      <w:r w:rsidR="000D6E6E">
        <w:rPr>
          <w:rFonts w:ascii="Times New Roman" w:eastAsia="Times New Roman" w:hAnsi="Times New Roman" w:cs="Times New Roman"/>
          <w:sz w:val="20"/>
          <w:szCs w:val="20"/>
        </w:rPr>
        <w:t>#.</w:t>
      </w:r>
    </w:p>
    <w:p w14:paraId="7C68B505" w14:textId="77777777" w:rsidR="00DC293B" w:rsidRPr="00FC4B93" w:rsidRDefault="00DC293B" w:rsidP="00B7138F">
      <w:pPr>
        <w:spacing w:after="0" w:line="360" w:lineRule="auto"/>
        <w:jc w:val="both"/>
        <w:rPr>
          <w:rFonts w:ascii="Times New Roman" w:eastAsia="Times New Roman" w:hAnsi="Times New Roman" w:cs="Times New Roman"/>
          <w:sz w:val="20"/>
          <w:szCs w:val="20"/>
        </w:rPr>
      </w:pPr>
    </w:p>
    <w:p w14:paraId="7DBA7D0C" w14:textId="3A5FADEA" w:rsidR="0087149A" w:rsidRDefault="0076272C">
      <w:pPr>
        <w:spacing w:after="0" w:line="360" w:lineRule="auto"/>
        <w:ind w:firstLine="709"/>
        <w:jc w:val="both"/>
      </w:pPr>
      <w:r>
        <w:rPr>
          <w:rFonts w:ascii="Times New Roman" w:eastAsia="Times New Roman" w:hAnsi="Times New Roman" w:cs="Times New Roman"/>
          <w:b/>
          <w:sz w:val="24"/>
          <w:szCs w:val="24"/>
        </w:rPr>
        <w:t>Results on epistasis detection</w:t>
      </w:r>
      <w:r w:rsidR="008F5971">
        <w:rPr>
          <w:rFonts w:ascii="Times New Roman" w:eastAsia="Times New Roman" w:hAnsi="Times New Roman" w:cs="Times New Roman"/>
          <w:b/>
          <w:sz w:val="24"/>
          <w:szCs w:val="24"/>
        </w:rPr>
        <w:t xml:space="preserve"> in genomic data for SARS CoV-2</w:t>
      </w:r>
      <w:r>
        <w:rPr>
          <w:rFonts w:ascii="Times New Roman" w:eastAsia="Times New Roman" w:hAnsi="Times New Roman" w:cs="Times New Roman"/>
          <w:b/>
          <w:sz w:val="24"/>
          <w:szCs w:val="24"/>
        </w:rPr>
        <w:t xml:space="preserve"> are consistent with fitness valleys. </w:t>
      </w:r>
      <w:r>
        <w:rPr>
          <w:rFonts w:ascii="Times New Roman" w:eastAsia="Times New Roman" w:hAnsi="Times New Roman" w:cs="Times New Roman"/>
          <w:sz w:val="24"/>
          <w:szCs w:val="24"/>
        </w:rPr>
        <w:t xml:space="preserve">After testing the method on simulated sequences, we applied it to sequence data on SARS-CoV-2 for three different data sets, as follows. </w:t>
      </w:r>
    </w:p>
    <w:p w14:paraId="765C2CB8" w14:textId="7DE82B42" w:rsidR="0087149A" w:rsidRDefault="00AC30E2">
      <w:pPr>
        <w:spacing w:after="0" w:line="360" w:lineRule="auto"/>
        <w:ind w:firstLine="709"/>
        <w:jc w:val="center"/>
        <w:rPr>
          <w:rFonts w:ascii="Times New Roman" w:eastAsia="Times New Roman" w:hAnsi="Times New Roman" w:cs="Times New Roman"/>
          <w:b/>
          <w:sz w:val="24"/>
          <w:szCs w:val="24"/>
        </w:rPr>
      </w:pPr>
      <w:r>
        <w:rPr>
          <w:rFonts w:ascii="Times New Roman" w:eastAsia="Times New Roman" w:hAnsi="Times New Roman" w:cs="Times New Roman"/>
          <w:noProof/>
          <w:sz w:val="20"/>
          <w:szCs w:val="20"/>
        </w:rPr>
        <w:drawing>
          <wp:inline distT="0" distB="0" distL="0" distR="0" wp14:anchorId="4ED08713" wp14:editId="699BB9DF">
            <wp:extent cx="4152162" cy="3114121"/>
            <wp:effectExtent l="0" t="0" r="1270" b="0"/>
            <wp:docPr id="2786138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extLst>
                        <a:ext uri="{28A0092B-C50C-407E-A947-70E740481C1C}">
                          <a14:useLocalDpi xmlns:a14="http://schemas.microsoft.com/office/drawing/2010/main" val="0"/>
                        </a:ext>
                      </a:extLst>
                    </a:blip>
                    <a:stretch>
                      <a:fillRect/>
                    </a:stretch>
                  </pic:blipFill>
                  <pic:spPr>
                    <a:xfrm>
                      <a:off x="0" y="0"/>
                      <a:ext cx="4152162" cy="3114121"/>
                    </a:xfrm>
                    <a:prstGeom prst="rect">
                      <a:avLst/>
                    </a:prstGeom>
                    <a:ln/>
                  </pic:spPr>
                </pic:pic>
              </a:graphicData>
            </a:graphic>
          </wp:inline>
        </w:drawing>
      </w:r>
    </w:p>
    <w:p w14:paraId="492C7652" w14:textId="72E22F9E" w:rsidR="0087149A" w:rsidRDefault="0076272C">
      <w:pPr>
        <w:spacing w:after="0" w:line="276" w:lineRule="auto"/>
        <w:ind w:firstLine="709"/>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Figure 2. Mutational spectrum for Dataset 1.</w:t>
      </w:r>
      <w:r>
        <w:rPr>
          <w:rFonts w:ascii="Times New Roman" w:eastAsia="Times New Roman" w:hAnsi="Times New Roman" w:cs="Times New Roman"/>
          <w:sz w:val="20"/>
          <w:szCs w:val="20"/>
        </w:rPr>
        <w:t xml:space="preserve"> Y–axis: number of sequences with a given number of differences (X–axis) from the consensus sequence of the entire dataset. Red lines at ​​​​20</w:t>
      </w:r>
      <w:ins w:id="89" w:author="Автор" w:date="2026-04-13T20:42:00Z">
        <w:r w:rsidR="001F2438">
          <w:rPr>
            <w:rFonts w:ascii="Times New Roman" w:eastAsia="Times New Roman" w:hAnsi="Times New Roman" w:cs="Times New Roman"/>
            <w:sz w:val="20"/>
            <w:szCs w:val="20"/>
          </w:rPr>
          <w:t>,</w:t>
        </w:r>
      </w:ins>
      <w:del w:id="90" w:author="Автор" w:date="2026-04-13T20:42:00Z">
        <w:r w:rsidDel="001F2438">
          <w:rPr>
            <w:rFonts w:ascii="Times New Roman" w:eastAsia="Times New Roman" w:hAnsi="Times New Roman" w:cs="Times New Roman"/>
            <w:sz w:val="20"/>
            <w:szCs w:val="20"/>
          </w:rPr>
          <w:delText xml:space="preserve"> and </w:delText>
        </w:r>
      </w:del>
      <w:ins w:id="91" w:author="Автор" w:date="2026-04-13T20:40:00Z">
        <w:r w:rsidR="001F2438">
          <w:rPr>
            <w:rFonts w:ascii="Times New Roman" w:eastAsia="Times New Roman" w:hAnsi="Times New Roman" w:cs="Times New Roman"/>
            <w:sz w:val="20"/>
            <w:szCs w:val="20"/>
          </w:rPr>
          <w:t>4</w:t>
        </w:r>
      </w:ins>
      <w:del w:id="92" w:author="Автор" w:date="2026-04-13T20:40:00Z">
        <w:r w:rsidDel="001F2438">
          <w:rPr>
            <w:rFonts w:ascii="Times New Roman" w:eastAsia="Times New Roman" w:hAnsi="Times New Roman" w:cs="Times New Roman"/>
            <w:sz w:val="20"/>
            <w:szCs w:val="20"/>
          </w:rPr>
          <w:delText>5</w:delText>
        </w:r>
      </w:del>
      <w:ins w:id="93" w:author="Автор" w:date="2026-04-20T19:00:00Z">
        <w:r w:rsidR="00D44B7B">
          <w:rPr>
            <w:rFonts w:ascii="Times New Roman" w:eastAsia="Times New Roman" w:hAnsi="Times New Roman" w:cs="Times New Roman"/>
            <w:sz w:val="20"/>
            <w:szCs w:val="20"/>
          </w:rPr>
          <w:t>4</w:t>
        </w:r>
      </w:ins>
      <w:r>
        <w:rPr>
          <w:rFonts w:ascii="Times New Roman" w:eastAsia="Times New Roman" w:hAnsi="Times New Roman" w:cs="Times New Roman"/>
          <w:sz w:val="20"/>
          <w:szCs w:val="20"/>
        </w:rPr>
        <w:t>0</w:t>
      </w:r>
      <w:ins w:id="94" w:author="Автор" w:date="2026-04-13T20:40:00Z">
        <w:r w:rsidR="001F2438">
          <w:rPr>
            <w:rFonts w:ascii="Times New Roman" w:eastAsia="Times New Roman" w:hAnsi="Times New Roman" w:cs="Times New Roman"/>
            <w:sz w:val="20"/>
            <w:szCs w:val="20"/>
          </w:rPr>
          <w:t xml:space="preserve"> and 60</w:t>
        </w:r>
      </w:ins>
      <w:r>
        <w:rPr>
          <w:rFonts w:ascii="Times New Roman" w:eastAsia="Times New Roman" w:hAnsi="Times New Roman" w:cs="Times New Roman"/>
          <w:sz w:val="20"/>
          <w:szCs w:val="20"/>
        </w:rPr>
        <w:t xml:space="preserve"> divide the three groups of sequences numbered by Roman numerals. See </w:t>
      </w:r>
      <w:r>
        <w:rPr>
          <w:rFonts w:ascii="Times New Roman" w:eastAsia="Times New Roman" w:hAnsi="Times New Roman" w:cs="Times New Roman"/>
          <w:i/>
          <w:sz w:val="20"/>
          <w:szCs w:val="20"/>
        </w:rPr>
        <w:t>Methods</w:t>
      </w:r>
      <w:r>
        <w:rPr>
          <w:rFonts w:ascii="Times New Roman" w:eastAsia="Times New Roman" w:hAnsi="Times New Roman" w:cs="Times New Roman"/>
          <w:sz w:val="20"/>
          <w:szCs w:val="20"/>
        </w:rPr>
        <w:t xml:space="preserve"> for details.</w:t>
      </w:r>
    </w:p>
    <w:p w14:paraId="49C3FBC9" w14:textId="77777777" w:rsidR="0087149A" w:rsidRDefault="0087149A">
      <w:pPr>
        <w:spacing w:after="0" w:line="276" w:lineRule="auto"/>
        <w:ind w:firstLine="709"/>
        <w:jc w:val="both"/>
        <w:rPr>
          <w:rFonts w:ascii="Times New Roman" w:eastAsia="Times New Roman" w:hAnsi="Times New Roman" w:cs="Times New Roman"/>
          <w:sz w:val="20"/>
          <w:szCs w:val="20"/>
        </w:rPr>
      </w:pPr>
    </w:p>
    <w:p w14:paraId="7E9F193E" w14:textId="36AE20DB" w:rsidR="0087149A" w:rsidRDefault="0076272C">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Dataset 1 includes 6000 sequences from 6 regions</w:t>
      </w:r>
      <w:r w:rsidR="001D360D">
        <w:rPr>
          <w:rFonts w:ascii="Times New Roman" w:eastAsia="Times New Roman" w:hAnsi="Times New Roman" w:cs="Times New Roman"/>
          <w:color w:val="000000"/>
          <w:sz w:val="24"/>
          <w:szCs w:val="24"/>
        </w:rPr>
        <w:t xml:space="preserve">, 1000 </w:t>
      </w:r>
      <w:r w:rsidR="0078018E">
        <w:rPr>
          <w:rFonts w:ascii="Times New Roman" w:eastAsia="Times New Roman" w:hAnsi="Times New Roman" w:cs="Times New Roman"/>
          <w:color w:val="000000"/>
          <w:sz w:val="24"/>
          <w:szCs w:val="24"/>
        </w:rPr>
        <w:t>from e</w:t>
      </w:r>
      <w:r w:rsidR="001D360D">
        <w:rPr>
          <w:rFonts w:ascii="Times New Roman" w:eastAsia="Times New Roman" w:hAnsi="Times New Roman" w:cs="Times New Roman"/>
          <w:color w:val="000000"/>
          <w:sz w:val="24"/>
          <w:szCs w:val="24"/>
        </w:rPr>
        <w:t>ach</w:t>
      </w:r>
      <w:r>
        <w:rPr>
          <w:rFonts w:ascii="Times New Roman" w:eastAsia="Times New Roman" w:hAnsi="Times New Roman" w:cs="Times New Roman"/>
          <w:color w:val="000000"/>
          <w:sz w:val="24"/>
          <w:szCs w:val="24"/>
        </w:rPr>
        <w:t xml:space="preserve">: Africa, Asia, North America, Oceania, South America, for the period </w:t>
      </w:r>
      <w:r w:rsidR="0078018E">
        <w:rPr>
          <w:rFonts w:ascii="Times New Roman" w:eastAsia="Times New Roman" w:hAnsi="Times New Roman" w:cs="Times New Roman"/>
          <w:color w:val="000000"/>
          <w:sz w:val="24"/>
          <w:szCs w:val="24"/>
        </w:rPr>
        <w:t xml:space="preserve">of one year, </w:t>
      </w:r>
      <w:r>
        <w:rPr>
          <w:rFonts w:ascii="Times New Roman" w:eastAsia="Times New Roman" w:hAnsi="Times New Roman" w:cs="Times New Roman"/>
          <w:color w:val="000000"/>
          <w:sz w:val="24"/>
          <w:szCs w:val="24"/>
        </w:rPr>
        <w:t>09/24/2020 to 09/25/2021</w:t>
      </w:r>
      <w:r>
        <w:rPr>
          <w:color w:val="000000"/>
        </w:rPr>
        <w:t xml:space="preserve">. </w:t>
      </w:r>
      <w:r>
        <w:rPr>
          <w:rFonts w:ascii="Times New Roman" w:eastAsia="Times New Roman" w:hAnsi="Times New Roman" w:cs="Times New Roman"/>
          <w:color w:val="000000"/>
          <w:sz w:val="24"/>
          <w:szCs w:val="24"/>
        </w:rPr>
        <w:t>When each sequence is compared to the common consensus sequence of the dataset, a mutation spectrum is obtained, where sequences segregate naturally into three groups, with gaps between them (Fig. 2).  Random sets of different size were resampled 200 times from groups I and II in Fig. 2.</w:t>
      </w:r>
    </w:p>
    <w:p w14:paraId="38986DD0" w14:textId="77777777" w:rsidR="0087149A"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central panel in Fig. 3 shows the number of detected epistatic interactions, as a function of the numbers of sequences sampled from groups I and II (</w:t>
      </w:r>
      <w:r>
        <w:rPr>
          <w:rFonts w:ascii="Times New Roman" w:eastAsia="Times New Roman" w:hAnsi="Times New Roman" w:cs="Times New Roman"/>
          <w:i/>
          <w:sz w:val="24"/>
          <w:szCs w:val="24"/>
        </w:rPr>
        <w:t>Methods</w:t>
      </w:r>
      <w:r>
        <w:rPr>
          <w:rFonts w:ascii="Times New Roman" w:eastAsia="Times New Roman" w:hAnsi="Times New Roman" w:cs="Times New Roman"/>
          <w:sz w:val="24"/>
          <w:szCs w:val="24"/>
        </w:rPr>
        <w:t>). Epistatic networks are shown for four choices of sampling sizes corresponding to points A to D in the central panel (Figs. 3A-D). We observe that stable results are obtained if the two groups are sampled equally (Fig. 3A, D, blue dotted line). In contrast, unequal sampling from the two groups of interest introduces a large error in predicted number of epistatic interactions (Fig. 3B and C). This observation emphasizes the importance of equal sampling. In the same way, epistatic network was obtained for sequence groups I and III (Fig. 4). Again, equal sampling from the two groups ensures stable result (Fig. 4A, D).</w:t>
      </w:r>
    </w:p>
    <w:p w14:paraId="4AB99C01" w14:textId="77777777" w:rsidR="0087149A" w:rsidRDefault="0087149A">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rPr>
      </w:pPr>
    </w:p>
    <w:p w14:paraId="4DA2AB3A" w14:textId="1FFAFE8C" w:rsidR="0087149A" w:rsidRDefault="00AC30E2">
      <w:pPr>
        <w:pBdr>
          <w:top w:val="nil"/>
          <w:left w:val="nil"/>
          <w:bottom w:val="nil"/>
          <w:right w:val="nil"/>
          <w:between w:val="nil"/>
        </w:pBd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7B0414B3" wp14:editId="5596E625">
            <wp:extent cx="5634056" cy="5634056"/>
            <wp:effectExtent l="0" t="0" r="5080" b="5080"/>
            <wp:docPr id="7549773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extLst>
                        <a:ext uri="{28A0092B-C50C-407E-A947-70E740481C1C}">
                          <a14:useLocalDpi xmlns:a14="http://schemas.microsoft.com/office/drawing/2010/main" val="0"/>
                        </a:ext>
                      </a:extLst>
                    </a:blip>
                    <a:stretch>
                      <a:fillRect/>
                    </a:stretch>
                  </pic:blipFill>
                  <pic:spPr>
                    <a:xfrm>
                      <a:off x="0" y="0"/>
                      <a:ext cx="5634056" cy="5634056"/>
                    </a:xfrm>
                    <a:prstGeom prst="rect">
                      <a:avLst/>
                    </a:prstGeom>
                    <a:ln/>
                  </pic:spPr>
                </pic:pic>
              </a:graphicData>
            </a:graphic>
          </wp:inline>
        </w:drawing>
      </w:r>
    </w:p>
    <w:p w14:paraId="748FBA3E" w14:textId="77777777" w:rsidR="0087149A" w:rsidRDefault="0087149A">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48E8C520" w14:textId="27AC661F" w:rsidR="0087149A" w:rsidRDefault="0076272C">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commentRangeStart w:id="95"/>
      <w:r>
        <w:rPr>
          <w:rFonts w:ascii="Times New Roman" w:eastAsia="Times New Roman" w:hAnsi="Times New Roman" w:cs="Times New Roman"/>
          <w:b/>
          <w:color w:val="000000"/>
          <w:sz w:val="20"/>
          <w:szCs w:val="20"/>
        </w:rPr>
        <w:t xml:space="preserve">Figure 3. </w:t>
      </w:r>
      <w:commentRangeEnd w:id="95"/>
      <w:r w:rsidR="00317F3D">
        <w:rPr>
          <w:rStyle w:val="af"/>
        </w:rPr>
        <w:commentReference w:id="95"/>
      </w:r>
      <w:r>
        <w:rPr>
          <w:rFonts w:ascii="Times New Roman" w:eastAsia="Times New Roman" w:hAnsi="Times New Roman" w:cs="Times New Roman"/>
          <w:b/>
          <w:color w:val="000000"/>
          <w:sz w:val="20"/>
          <w:szCs w:val="20"/>
        </w:rPr>
        <w:t>Epistatic interactions for SARS-CoV-2 genome predicted for Dataset 1 for sequence groups I and II.</w:t>
      </w:r>
      <w:r>
        <w:rPr>
          <w:rFonts w:ascii="Times New Roman" w:eastAsia="Times New Roman" w:hAnsi="Times New Roman" w:cs="Times New Roman"/>
          <w:color w:val="000000"/>
          <w:sz w:val="20"/>
          <w:szCs w:val="20"/>
        </w:rPr>
        <w:t xml:space="preserve"> </w:t>
      </w:r>
      <w:del w:id="96" w:author="Автор" w:date="2026-04-14T01:35:00Z">
        <w:r w:rsidDel="004D29BD">
          <w:rPr>
            <w:rFonts w:ascii="Times New Roman" w:eastAsia="Times New Roman" w:hAnsi="Times New Roman" w:cs="Times New Roman"/>
            <w:color w:val="000000"/>
            <w:sz w:val="20"/>
            <w:szCs w:val="20"/>
          </w:rPr>
          <w:delText xml:space="preserve">Central panel: the number of </w:delText>
        </w:r>
        <w:r w:rsidR="004E6C9D" w:rsidDel="004D29BD">
          <w:rPr>
            <w:rFonts w:ascii="Times New Roman" w:eastAsia="Times New Roman" w:hAnsi="Times New Roman" w:cs="Times New Roman"/>
            <w:color w:val="000000"/>
            <w:sz w:val="20"/>
            <w:szCs w:val="20"/>
          </w:rPr>
          <w:delText>epistatic links</w:delText>
        </w:r>
        <w:r w:rsidDel="004D29BD">
          <w:rPr>
            <w:rFonts w:ascii="Times New Roman" w:eastAsia="Times New Roman" w:hAnsi="Times New Roman" w:cs="Times New Roman"/>
            <w:color w:val="000000"/>
            <w:sz w:val="20"/>
            <w:szCs w:val="20"/>
          </w:rPr>
          <w:delText xml:space="preserve"> shown by colormap on the right. X-axis and Y-axis: number of sequences sampled from group I and II in Fig. 2, respectively. A-D: </w:delText>
        </w:r>
      </w:del>
      <w:r>
        <w:rPr>
          <w:rFonts w:ascii="Times New Roman" w:eastAsia="Times New Roman" w:hAnsi="Times New Roman" w:cs="Times New Roman"/>
          <w:color w:val="000000"/>
          <w:sz w:val="20"/>
          <w:szCs w:val="20"/>
        </w:rPr>
        <w:t xml:space="preserve">Circular diagram of connections </w:t>
      </w:r>
      <w:del w:id="97" w:author="Автор" w:date="2026-04-14T01:35:00Z">
        <w:r w:rsidDel="004D29BD">
          <w:rPr>
            <w:rFonts w:ascii="Times New Roman" w:eastAsia="Times New Roman" w:hAnsi="Times New Roman" w:cs="Times New Roman"/>
            <w:color w:val="000000"/>
            <w:sz w:val="20"/>
            <w:szCs w:val="20"/>
          </w:rPr>
          <w:delText xml:space="preserve">corresponding to </w:delText>
        </w:r>
      </w:del>
      <w:r>
        <w:rPr>
          <w:rFonts w:ascii="Times New Roman" w:eastAsia="Times New Roman" w:hAnsi="Times New Roman" w:cs="Times New Roman"/>
          <w:color w:val="000000"/>
          <w:sz w:val="20"/>
          <w:szCs w:val="20"/>
        </w:rPr>
        <w:t xml:space="preserve">sampling sizes </w:t>
      </w:r>
      <w:ins w:id="98" w:author="Автор" w:date="2026-04-14T01:35:00Z">
        <w:r w:rsidR="004D29BD">
          <w:rPr>
            <w:rFonts w:ascii="Times New Roman" w:eastAsia="Times New Roman" w:hAnsi="Times New Roman" w:cs="Times New Roman"/>
            <w:color w:val="000000"/>
            <w:sz w:val="20"/>
            <w:szCs w:val="20"/>
          </w:rPr>
          <w:t xml:space="preserve">are </w:t>
        </w:r>
      </w:ins>
      <w:ins w:id="99" w:author="Автор" w:date="2026-04-14T01:36:00Z">
        <w:r w:rsidR="004D29BD">
          <w:rPr>
            <w:rFonts w:ascii="Times New Roman" w:eastAsia="Times New Roman" w:hAnsi="Times New Roman" w:cs="Times New Roman"/>
            <w:color w:val="000000"/>
            <w:sz w:val="20"/>
            <w:szCs w:val="20"/>
          </w:rPr>
          <w:t>ten times to</w:t>
        </w:r>
      </w:ins>
      <w:ins w:id="100" w:author="Автор" w:date="2026-04-14T01:37:00Z">
        <w:r w:rsidR="004D29BD">
          <w:rPr>
            <w:rFonts w:ascii="Times New Roman" w:eastAsia="Times New Roman" w:hAnsi="Times New Roman" w:cs="Times New Roman"/>
            <w:color w:val="000000"/>
            <w:sz w:val="20"/>
            <w:szCs w:val="20"/>
          </w:rPr>
          <w:t xml:space="preserve">tal number of sequences </w:t>
        </w:r>
        <w:proofErr w:type="spellStart"/>
        <w:r w:rsidR="004D29BD">
          <w:rPr>
            <w:rFonts w:ascii="Times New Roman" w:eastAsia="Times New Roman" w:hAnsi="Times New Roman" w:cs="Times New Roman"/>
            <w:color w:val="000000"/>
            <w:sz w:val="20"/>
            <w:szCs w:val="20"/>
          </w:rPr>
          <w:t>each.</w:t>
        </w:r>
      </w:ins>
      <w:del w:id="101" w:author="Автор" w:date="2026-04-14T01:35:00Z">
        <w:r w:rsidDel="004D29BD">
          <w:rPr>
            <w:rFonts w:ascii="Times New Roman" w:eastAsia="Times New Roman" w:hAnsi="Times New Roman" w:cs="Times New Roman"/>
            <w:color w:val="000000"/>
            <w:sz w:val="20"/>
            <w:szCs w:val="20"/>
          </w:rPr>
          <w:delText xml:space="preserve">shown in the central diagram by corresponding points </w:delText>
        </w:r>
      </w:del>
      <w:ins w:id="102" w:author="Автор" w:date="2026-04-14T01:37:00Z">
        <w:r w:rsidR="004D29BD">
          <w:rPr>
            <w:rFonts w:ascii="Times New Roman" w:eastAsia="Times New Roman" w:hAnsi="Times New Roman" w:cs="Times New Roman"/>
            <w:color w:val="000000"/>
            <w:sz w:val="20"/>
            <w:szCs w:val="20"/>
          </w:rPr>
          <w:t>D</w:t>
        </w:r>
      </w:ins>
      <w:del w:id="103" w:author="Автор" w:date="2026-04-14T01:37:00Z">
        <w:r w:rsidDel="004D29BD">
          <w:rPr>
            <w:rFonts w:ascii="Times New Roman" w:eastAsia="Times New Roman" w:hAnsi="Times New Roman" w:cs="Times New Roman"/>
            <w:color w:val="000000"/>
            <w:sz w:val="20"/>
            <w:szCs w:val="20"/>
          </w:rPr>
          <w:delText>d</w:delText>
        </w:r>
      </w:del>
      <w:r>
        <w:rPr>
          <w:rFonts w:ascii="Times New Roman" w:eastAsia="Times New Roman" w:hAnsi="Times New Roman" w:cs="Times New Roman"/>
          <w:color w:val="000000"/>
          <w:sz w:val="20"/>
          <w:szCs w:val="20"/>
        </w:rPr>
        <w:t>rawn</w:t>
      </w:r>
      <w:proofErr w:type="spellEnd"/>
      <w:r>
        <w:rPr>
          <w:rFonts w:ascii="Times New Roman" w:eastAsia="Times New Roman" w:hAnsi="Times New Roman" w:cs="Times New Roman"/>
          <w:color w:val="000000"/>
          <w:sz w:val="20"/>
          <w:szCs w:val="20"/>
        </w:rPr>
        <w:t xml:space="preserve"> by software </w:t>
      </w:r>
      <w:proofErr w:type="spellStart"/>
      <w:r>
        <w:rPr>
          <w:rFonts w:ascii="Times New Roman" w:eastAsia="Times New Roman" w:hAnsi="Times New Roman" w:cs="Times New Roman"/>
          <w:color w:val="000000"/>
          <w:sz w:val="20"/>
          <w:szCs w:val="20"/>
        </w:rPr>
        <w:t>Circos</w:t>
      </w:r>
      <w:proofErr w:type="spellEnd"/>
      <w:ins w:id="104" w:author="Автор" w:date="2026-04-14T01:37:00Z">
        <w:r w:rsidR="004D29BD">
          <w:rPr>
            <w:rFonts w:ascii="Times New Roman" w:eastAsia="Times New Roman" w:hAnsi="Times New Roman" w:cs="Times New Roman"/>
            <w:color w:val="000000"/>
            <w:sz w:val="20"/>
            <w:szCs w:val="20"/>
          </w:rPr>
          <w:t xml:space="preserve"> (add citation)</w:t>
        </w:r>
      </w:ins>
      <w:r>
        <w:rPr>
          <w:rFonts w:ascii="Times New Roman" w:eastAsia="Times New Roman" w:hAnsi="Times New Roman" w:cs="Times New Roman"/>
          <w:color w:val="000000"/>
          <w:sz w:val="20"/>
          <w:szCs w:val="20"/>
        </w:rPr>
        <w:t xml:space="preserve">. The list of interacting pairs </w:t>
      </w:r>
      <w:proofErr w:type="gramStart"/>
      <w:r>
        <w:rPr>
          <w:rFonts w:ascii="Times New Roman" w:eastAsia="Times New Roman" w:hAnsi="Times New Roman" w:cs="Times New Roman"/>
          <w:color w:val="000000"/>
          <w:sz w:val="20"/>
          <w:szCs w:val="20"/>
        </w:rPr>
        <w:t>see</w:t>
      </w:r>
      <w:proofErr w:type="gramEnd"/>
      <w:r>
        <w:rPr>
          <w:rFonts w:ascii="Times New Roman" w:eastAsia="Times New Roman" w:hAnsi="Times New Roman" w:cs="Times New Roman"/>
          <w:color w:val="000000"/>
          <w:sz w:val="20"/>
          <w:szCs w:val="20"/>
        </w:rPr>
        <w:t xml:space="preserve"> in </w:t>
      </w:r>
      <w:r>
        <w:rPr>
          <w:rFonts w:ascii="Times New Roman" w:eastAsia="Times New Roman" w:hAnsi="Times New Roman" w:cs="Times New Roman"/>
          <w:i/>
          <w:color w:val="000000"/>
          <w:sz w:val="20"/>
          <w:szCs w:val="20"/>
        </w:rPr>
        <w:t>Supplementary Text S1</w:t>
      </w:r>
      <w:r>
        <w:rPr>
          <w:rFonts w:ascii="Times New Roman" w:eastAsia="Times New Roman" w:hAnsi="Times New Roman" w:cs="Times New Roman"/>
          <w:color w:val="000000"/>
          <w:sz w:val="20"/>
          <w:szCs w:val="20"/>
        </w:rPr>
        <w:t>.</w:t>
      </w:r>
    </w:p>
    <w:p w14:paraId="24DF25FB" w14:textId="77777777" w:rsidR="0087149A" w:rsidRDefault="0087149A">
      <w:pPr>
        <w:pBdr>
          <w:top w:val="nil"/>
          <w:left w:val="nil"/>
          <w:bottom w:val="nil"/>
          <w:right w:val="nil"/>
          <w:between w:val="nil"/>
        </w:pBdr>
        <w:spacing w:line="276" w:lineRule="auto"/>
        <w:jc w:val="both"/>
        <w:rPr>
          <w:rFonts w:ascii="Times New Roman" w:eastAsia="Times New Roman" w:hAnsi="Times New Roman" w:cs="Times New Roman"/>
          <w:color w:val="000000"/>
        </w:rPr>
      </w:pPr>
    </w:p>
    <w:p w14:paraId="1FC0E15B" w14:textId="479BA69A" w:rsidR="0087149A"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Both networks (Fig. 3A or D and 4A or D) are consistent with the presence of fitness valleys, although do not demonstrate their existence directly due to the absence of weaker links not captured by the method. The method is conservative, and its accuracy at small epistatic magnitudes is low (Fig. 1). Hence the </w:t>
      </w:r>
      <w:proofErr w:type="spellStart"/>
      <w:r w:rsidR="009F2839">
        <w:rPr>
          <w:rFonts w:ascii="Times New Roman" w:eastAsia="Times New Roman" w:hAnsi="Times New Roman" w:cs="Times New Roman"/>
          <w:sz w:val="24"/>
          <w:szCs w:val="24"/>
        </w:rPr>
        <w:t>epistastic</w:t>
      </w:r>
      <w:proofErr w:type="spellEnd"/>
      <w:r w:rsidR="009F2839">
        <w:rPr>
          <w:rFonts w:ascii="Times New Roman" w:eastAsia="Times New Roman" w:hAnsi="Times New Roman" w:cs="Times New Roman"/>
          <w:sz w:val="24"/>
          <w:szCs w:val="24"/>
        </w:rPr>
        <w:t xml:space="preserve"> interactions </w:t>
      </w:r>
      <w:r>
        <w:rPr>
          <w:rFonts w:ascii="Times New Roman" w:eastAsia="Times New Roman" w:hAnsi="Times New Roman" w:cs="Times New Roman"/>
          <w:sz w:val="24"/>
          <w:szCs w:val="24"/>
        </w:rPr>
        <w:t>found in Figs. 3 and 4 are the strongest in possible fitness valleys. The difference between the results obtained for pairs I-II and I-III (Figs. 3 and 4, respectively) can be interpreted as two different fitness valleys: one connecting variant group I to group II and another connecting I to III. For sequences sampled from groups II and III, no significant epistatic links are found, indicating the absence of a direct passage between them. The results we obtain are consistent with the existence of several fitness valleys connecting large groups of virus variants.</w:t>
      </w:r>
    </w:p>
    <w:p w14:paraId="45922B5D" w14:textId="1A1665D8" w:rsidR="0087149A"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In Dataset 2, the same procedure was repeated for 12,000 sequences from NCBI Virus database labeled </w:t>
      </w:r>
      <w:r w:rsidR="0078018E">
        <w:rPr>
          <w:rFonts w:ascii="Times New Roman" w:eastAsia="Times New Roman" w:hAnsi="Times New Roman" w:cs="Times New Roman"/>
          <w:sz w:val="24"/>
          <w:szCs w:val="24"/>
        </w:rPr>
        <w:t xml:space="preserve">either </w:t>
      </w:r>
      <w:r>
        <w:rPr>
          <w:rFonts w:ascii="Times New Roman" w:eastAsia="Times New Roman" w:hAnsi="Times New Roman" w:cs="Times New Roman"/>
          <w:sz w:val="24"/>
          <w:szCs w:val="24"/>
        </w:rPr>
        <w:t xml:space="preserve">B.1 </w:t>
      </w:r>
      <w:r w:rsidR="0078018E">
        <w:rPr>
          <w:rFonts w:ascii="Times New Roman" w:eastAsia="Times New Roman" w:hAnsi="Times New Roman" w:cs="Times New Roman"/>
          <w:sz w:val="24"/>
          <w:szCs w:val="24"/>
        </w:rPr>
        <w:t xml:space="preserve">or </w:t>
      </w:r>
      <w:r>
        <w:rPr>
          <w:rFonts w:ascii="Times New Roman" w:eastAsia="Times New Roman" w:hAnsi="Times New Roman" w:cs="Times New Roman"/>
          <w:sz w:val="24"/>
          <w:szCs w:val="24"/>
        </w:rPr>
        <w:t xml:space="preserve">B.1.1.7 (Alpha), </w:t>
      </w:r>
      <w:r w:rsidR="0078018E">
        <w:rPr>
          <w:rFonts w:ascii="Times New Roman" w:eastAsia="Times New Roman" w:hAnsi="Times New Roman" w:cs="Times New Roman"/>
          <w:sz w:val="24"/>
          <w:szCs w:val="24"/>
        </w:rPr>
        <w:t>6000</w:t>
      </w:r>
      <w:r>
        <w:rPr>
          <w:rFonts w:ascii="Times New Roman" w:eastAsia="Times New Roman" w:hAnsi="Times New Roman" w:cs="Times New Roman"/>
          <w:sz w:val="24"/>
          <w:szCs w:val="24"/>
        </w:rPr>
        <w:t xml:space="preserve"> for each</w:t>
      </w:r>
      <w:r w:rsidR="0078018E">
        <w:rPr>
          <w:rFonts w:ascii="Times New Roman" w:eastAsia="Times New Roman" w:hAnsi="Times New Roman" w:cs="Times New Roman"/>
          <w:sz w:val="24"/>
          <w:szCs w:val="24"/>
        </w:rPr>
        <w:t xml:space="preserve"> strain</w:t>
      </w:r>
      <w:r>
        <w:rPr>
          <w:rFonts w:ascii="Times New Roman" w:eastAsia="Times New Roman" w:hAnsi="Times New Roman" w:cs="Times New Roman"/>
          <w:sz w:val="24"/>
          <w:szCs w:val="24"/>
        </w:rPr>
        <w:t xml:space="preserve">. </w:t>
      </w:r>
      <w:r w:rsidR="0078018E">
        <w:rPr>
          <w:rFonts w:ascii="Times New Roman" w:eastAsia="Times New Roman" w:hAnsi="Times New Roman" w:cs="Times New Roman"/>
          <w:sz w:val="24"/>
          <w:szCs w:val="24"/>
        </w:rPr>
        <w:t>Geography</w:t>
      </w:r>
      <w:r w:rsidR="003141A2">
        <w:rPr>
          <w:rFonts w:ascii="Times New Roman" w:eastAsia="Times New Roman" w:hAnsi="Times New Roman" w:cs="Times New Roman"/>
          <w:sz w:val="24"/>
          <w:szCs w:val="24"/>
        </w:rPr>
        <w:t xml:space="preserve"> and sampling time </w:t>
      </w:r>
      <w:r w:rsidR="0078018E">
        <w:rPr>
          <w:rFonts w:ascii="Times New Roman" w:eastAsia="Times New Roman" w:hAnsi="Times New Roman" w:cs="Times New Roman"/>
          <w:sz w:val="24"/>
          <w:szCs w:val="24"/>
        </w:rPr>
        <w:t xml:space="preserve">was ignored. </w:t>
      </w:r>
      <w:r>
        <w:rPr>
          <w:rFonts w:ascii="Times New Roman" w:eastAsia="Times New Roman" w:hAnsi="Times New Roman" w:cs="Times New Roman"/>
          <w:sz w:val="24"/>
          <w:szCs w:val="24"/>
        </w:rPr>
        <w:t xml:space="preserve">In Dataset 3, we used 20,000 random sequences from the NCBI Virus database for the </w:t>
      </w:r>
      <w:r w:rsidR="003141A2">
        <w:rPr>
          <w:rFonts w:ascii="Times New Roman" w:eastAsia="Times New Roman" w:hAnsi="Times New Roman" w:cs="Times New Roman"/>
          <w:sz w:val="24"/>
          <w:szCs w:val="24"/>
        </w:rPr>
        <w:t xml:space="preserve">same </w:t>
      </w:r>
      <w:r>
        <w:rPr>
          <w:rFonts w:ascii="Times New Roman" w:eastAsia="Times New Roman" w:hAnsi="Times New Roman" w:cs="Times New Roman"/>
          <w:sz w:val="24"/>
          <w:szCs w:val="24"/>
        </w:rPr>
        <w:t>period</w:t>
      </w:r>
      <w:r w:rsidR="003141A2">
        <w:rPr>
          <w:rFonts w:ascii="Times New Roman" w:eastAsia="Times New Roman" w:hAnsi="Times New Roman" w:cs="Times New Roman"/>
          <w:sz w:val="24"/>
          <w:szCs w:val="24"/>
        </w:rPr>
        <w:t xml:space="preserve"> of one year as Dataset 1,</w:t>
      </w:r>
      <w:r>
        <w:rPr>
          <w:rFonts w:ascii="Times New Roman" w:eastAsia="Times New Roman" w:hAnsi="Times New Roman" w:cs="Times New Roman"/>
          <w:sz w:val="24"/>
          <w:szCs w:val="24"/>
        </w:rPr>
        <w:t xml:space="preserve"> from 09/24/2020 to 09/25/2021. The results for Datasets 2 and 3 are presented in </w:t>
      </w:r>
      <w:r>
        <w:rPr>
          <w:rFonts w:ascii="Times New Roman" w:eastAsia="Times New Roman" w:hAnsi="Times New Roman" w:cs="Times New Roman"/>
          <w:i/>
          <w:sz w:val="24"/>
          <w:szCs w:val="24"/>
        </w:rPr>
        <w:t>Supplement</w:t>
      </w:r>
      <w:r>
        <w:rPr>
          <w:rFonts w:ascii="Times New Roman" w:eastAsia="Times New Roman" w:hAnsi="Times New Roman" w:cs="Times New Roman"/>
          <w:sz w:val="24"/>
          <w:szCs w:val="24"/>
        </w:rPr>
        <w:t xml:space="preserve"> (Figs. S6 and S7). Unlike the case with Dataset 1, mutational spectra obtained for Datasets 2 and 3 do not have a clear separation into distinct sequence groups and are not consistent with fitness valleys. Overall, these results emphasize the importance of equal sampling from world regions </w:t>
      </w:r>
      <w:r w:rsidR="003141A2">
        <w:rPr>
          <w:rFonts w:ascii="Times New Roman" w:eastAsia="Times New Roman" w:hAnsi="Times New Roman" w:cs="Times New Roman"/>
          <w:sz w:val="24"/>
          <w:szCs w:val="24"/>
        </w:rPr>
        <w:t>(</w:t>
      </w:r>
      <w:r>
        <w:rPr>
          <w:rFonts w:ascii="Times New Roman" w:eastAsia="Times New Roman" w:hAnsi="Times New Roman" w:cs="Times New Roman"/>
          <w:sz w:val="24"/>
          <w:szCs w:val="24"/>
        </w:rPr>
        <w:t>present in Dataset 1 but not Datasets 2 and 3</w:t>
      </w:r>
      <w:r w:rsidR="003141A2">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
    <w:p w14:paraId="215261D1" w14:textId="77777777" w:rsidR="003141A2" w:rsidRDefault="003141A2">
      <w:pPr>
        <w:spacing w:after="0" w:line="360" w:lineRule="auto"/>
        <w:ind w:firstLine="709"/>
        <w:jc w:val="both"/>
        <w:rPr>
          <w:rFonts w:ascii="Times New Roman" w:eastAsia="Times New Roman" w:hAnsi="Times New Roman" w:cs="Times New Roman"/>
          <w:sz w:val="24"/>
          <w:szCs w:val="24"/>
        </w:rPr>
      </w:pPr>
    </w:p>
    <w:p w14:paraId="4BA7A3C2" w14:textId="77777777" w:rsidR="00AC30E2" w:rsidRPr="0076272C" w:rsidRDefault="00AC30E2" w:rsidP="00AC30E2">
      <w:pPr>
        <w:jc w:val="center"/>
        <w:rPr>
          <w:rFonts w:ascii="Times New Roman" w:eastAsia="Times New Roman" w:hAnsi="Times New Roman" w:cs="Times New Roman"/>
          <w:sz w:val="24"/>
          <w:szCs w:val="24"/>
        </w:rPr>
      </w:pPr>
      <w:r w:rsidRPr="0076272C">
        <w:rPr>
          <w:rFonts w:ascii="Times New Roman" w:eastAsia="Times New Roman" w:hAnsi="Times New Roman" w:cs="Times New Roman"/>
          <w:sz w:val="24"/>
          <w:szCs w:val="24"/>
        </w:rPr>
        <w:t>DISCUSSION</w:t>
      </w:r>
    </w:p>
    <w:p w14:paraId="7942178C" w14:textId="77777777" w:rsidR="00AC30E2" w:rsidRDefault="00AC30E2" w:rsidP="00AC30E2">
      <w:pPr>
        <w:jc w:val="center"/>
        <w:rPr>
          <w:rFonts w:ascii="Times New Roman" w:eastAsia="Times New Roman" w:hAnsi="Times New Roman" w:cs="Times New Roman"/>
          <w:sz w:val="24"/>
          <w:szCs w:val="24"/>
        </w:rPr>
      </w:pPr>
    </w:p>
    <w:p w14:paraId="778E6066" w14:textId="77777777" w:rsidR="00AC30E2" w:rsidRDefault="00AC30E2" w:rsidP="00AC30E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Detection and measurement of epistasis from genetic data represents a challenge. In our work, we have upgraded a linkage-resistant method of detection and applied it to sequences from SARS-CoV-2. Results are consistent with the existence of fitness valleys that provide passages between large groups of virus variants.</w:t>
      </w:r>
    </w:p>
    <w:p w14:paraId="2C1523B7" w14:textId="500104B8" w:rsidR="00AC30E2" w:rsidRDefault="00AC30E2" w:rsidP="00AC30E2">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mentioned before, a fitness valley comprises a transient decrease in fitness due to initial mutation(s) forced by changes in the environment, which is followed by compensatory mutations. The fitness valley effect was previously observed or inferred for various viruses, including HIV </w:t>
      </w:r>
      <w:r w:rsidR="00EF6A49">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cj48UmVjTnVtPjMzPC9SZWNOdW0+PERpc3BsYXlUZXh0Pls0MCwgNDFdPC9EaXNwbGF5VGV4dD48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sz w:val="24"/>
          <w:szCs w:val="24"/>
          <w:lang w:val="en-US" w:bidi="en-US"/>
        </w:rPr>
        <w:instrText xml:space="preserve"> ADDIN EN.CITE </w:instrText>
      </w:r>
      <w:r w:rsidR="00EF6A49">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cj48UmVjTnVtPjMzPC9SZWNOdW0+PERpc3BsYXlUZXh0Pls0MCwgNDFdPC9EaXNwbGF5VGV4dD48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sz w:val="24"/>
          <w:szCs w:val="24"/>
          <w:lang w:val="en-US" w:bidi="en-US"/>
        </w:rPr>
        <w:instrText xml:space="preserve"> ADDIN EN.CITE.DATA </w:instrText>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end"/>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[40, 41]</w:t>
      </w:r>
      <w:r w:rsidR="00EF6A49">
        <w:rPr>
          <w:rFonts w:ascii="Times New Roman" w:hAnsi="Times New Roman" w:cs="Times New Roman"/>
          <w:sz w:val="24"/>
          <w:szCs w:val="24"/>
          <w:lang w:val="en-US" w:bidi="en-US"/>
        </w:rPr>
        <w:fldChar w:fldCharType="end"/>
      </w:r>
      <w:r w:rsidRPr="00D97F8B">
        <w:rPr>
          <w:rFonts w:ascii="Times New Roman" w:hAnsi="Times New Roman" w:cs="Times New Roman"/>
          <w:sz w:val="24"/>
          <w:szCs w:val="24"/>
          <w:lang w:val="en-US" w:bidi="en-US"/>
        </w:rPr>
        <w:t xml:space="preserve"> and influenza </w:t>
      </w:r>
      <w:r w:rsidR="00EF6A49">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dGxlPlBMb1MgUGF0aG9nPC9zZWNvbmRhcnktdGl0bGU+PC90aXRsZXM+PHBhZ2VzPmUxMDA5NjY5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</w:fldData>
        </w:fldChar>
      </w:r>
      <w:r w:rsidR="00EF6A49">
        <w:rPr>
          <w:rFonts w:ascii="Times New Roman" w:hAnsi="Times New Roman" w:cs="Times New Roman"/>
          <w:sz w:val="24"/>
          <w:szCs w:val="24"/>
          <w:lang w:val="en-US" w:bidi="en-US"/>
        </w:rPr>
        <w:instrText xml:space="preserve"> ADDIN EN.CITE </w:instrText>
      </w:r>
      <w:r w:rsidR="00EF6A49">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dGxlPlBMb1MgUGF0aG9nPC9zZWNvbmRhcnktdGl0bGU+PC90aXRsZXM+PHBhZ2VzPmUxMDA5NjY5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</w:fldData>
        </w:fldChar>
      </w:r>
      <w:r w:rsidR="00EF6A49">
        <w:rPr>
          <w:rFonts w:ascii="Times New Roman" w:hAnsi="Times New Roman" w:cs="Times New Roman"/>
          <w:sz w:val="24"/>
          <w:szCs w:val="24"/>
          <w:lang w:val="en-US" w:bidi="en-US"/>
        </w:rPr>
        <w:instrText xml:space="preserve"> ADDIN EN.CITE.DATA </w:instrText>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end"/>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[37-39]</w:t>
      </w:r>
      <w:r w:rsidR="00EF6A49">
        <w:rPr>
          <w:rFonts w:ascii="Times New Roman" w:hAnsi="Times New Roman" w:cs="Times New Roman"/>
          <w:sz w:val="24"/>
          <w:szCs w:val="24"/>
          <w:lang w:val="en-US" w:bidi="en-US"/>
        </w:rPr>
        <w:fldChar w:fldCharType="end"/>
      </w:r>
      <w:r w:rsidRPr="00D97F8B">
        <w:rPr>
          <w:rFonts w:ascii="Times New Roman" w:hAnsi="Times New Roman" w:cs="Times New Roman"/>
          <w:sz w:val="24"/>
          <w:szCs w:val="24"/>
          <w:lang w:val="en-US" w:bidi="en-US"/>
        </w:rPr>
        <w:t>,</w:t>
      </w:r>
      <w:r>
        <w:rPr>
          <w:rFonts w:ascii="Times New Roman" w:eastAsia="Times New Roman" w:hAnsi="Times New Roman" w:cs="Times New Roman"/>
          <w:sz w:val="24"/>
          <w:szCs w:val="24"/>
        </w:rPr>
        <w:t xml:space="preserve"> and studied using mathematical models </w:t>
      </w:r>
      <w:r w:rsidR="00EF6A49">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aXRsZXM+PHBhZ2VzPmUxMDA5NjY5PC9wYWdlcz48dm9sdW1lPjE3PC92b2x1bWU+PG51bWJlcj42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=
</w:fldData>
        </w:fldChar>
      </w:r>
      <w:r w:rsidR="00EF6A49">
        <w:rPr>
          <w:rFonts w:ascii="Times New Roman" w:hAnsi="Times New Roman" w:cs="Times New Roman"/>
          <w:sz w:val="24"/>
          <w:szCs w:val="24"/>
          <w:lang w:val="en-US" w:bidi="en-US"/>
        </w:rPr>
        <w:instrText xml:space="preserve"> ADDIN EN.CITE </w:instrText>
      </w:r>
      <w:r w:rsidR="00EF6A49">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aXRsZXM+PHBhZ2VzPmUxMDA5NjY5PC9wYWdlcz48dm9sdW1lPjE3PC92b2x1bWU+PG51bWJlcj42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=
</w:fldData>
        </w:fldChar>
      </w:r>
      <w:r w:rsidR="00EF6A49">
        <w:rPr>
          <w:rFonts w:ascii="Times New Roman" w:hAnsi="Times New Roman" w:cs="Times New Roman"/>
          <w:sz w:val="24"/>
          <w:szCs w:val="24"/>
          <w:lang w:val="en-US" w:bidi="en-US"/>
        </w:rPr>
        <w:instrText xml:space="preserve"> ADDIN EN.CITE.DATA </w:instrText>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end"/>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[8, 39]</w:t>
      </w:r>
      <w:r w:rsidR="00EF6A49">
        <w:rPr>
          <w:rFonts w:ascii="Times New Roman" w:hAnsi="Times New Roman" w:cs="Times New Roman"/>
          <w:sz w:val="24"/>
          <w:szCs w:val="24"/>
          <w:lang w:val="en-US" w:bidi="en-US"/>
        </w:rPr>
        <w:fldChar w:fldCharType="end"/>
      </w:r>
      <w:r w:rsidR="00E0129D">
        <w:rPr>
          <w:rFonts w:ascii="Times New Roman" w:hAnsi="Times New Roman" w:cs="Times New Roman"/>
          <w:sz w:val="24"/>
          <w:szCs w:val="24"/>
          <w:lang w:val="en-US" w:bidi="en-US"/>
        </w:rPr>
        <w:t xml:space="preserve">. </w:t>
      </w:r>
      <w:r>
        <w:rPr>
          <w:rFonts w:ascii="Times New Roman" w:eastAsia="Times New Roman" w:hAnsi="Times New Roman" w:cs="Times New Roman"/>
          <w:sz w:val="24"/>
          <w:szCs w:val="24"/>
        </w:rPr>
        <w:t>For example, a primary mutation can help a virus to escape the immune response, adapt to a species or a tissue, or expand the pH range in which it can replicate. Mutations conferring these benefits to a virus, but reducing its overall fitness, are followed by compensatory mutations that elevate its fitness above the initial level.</w:t>
      </w:r>
    </w:p>
    <w:p w14:paraId="4207E44B" w14:textId="59FC1CA1" w:rsidR="00AC30E2" w:rsidRDefault="00AC30E2" w:rsidP="00AC30E2">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loss of fitness due to escape mutations, and the partial loss of recognition by the immune system, together determine the order, the number, and the evolution rates of escape mutations in HIV infection </w:t>
      </w:r>
      <w:r w:rsidR="00EF6A49">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UmVjTnVtPjUzMDwvUmVjTnVtPjxEaXNwbGF5VGV4dD5bNDIsIDQzXTwvRGlzcGxheVRleHQ+PHJl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EF6A49">
        <w:rPr>
          <w:rFonts w:ascii="Times New Roman" w:hAnsi="Times New Roman" w:cs="Times New Roman"/>
          <w:sz w:val="24"/>
          <w:szCs w:val="24"/>
          <w:lang w:val="en-US" w:bidi="en-US"/>
        </w:rPr>
        <w:instrText xml:space="preserve"> ADDIN EN.CITE </w:instrText>
      </w:r>
      <w:r w:rsidR="00EF6A49">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UmVjTnVtPjUzMDwvUmVjTnVtPjxEaXNwbGF5VGV4dD5bNDIsIDQzXTwvRGlzcGxheVRleHQ+PHJl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EF6A49">
        <w:rPr>
          <w:rFonts w:ascii="Times New Roman" w:hAnsi="Times New Roman" w:cs="Times New Roman"/>
          <w:sz w:val="24"/>
          <w:szCs w:val="24"/>
          <w:lang w:val="en-US" w:bidi="en-US"/>
        </w:rPr>
        <w:instrText xml:space="preserve"> ADDIN EN.CITE.DATA </w:instrText>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end"/>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[42, 43]</w:t>
      </w:r>
      <w:r w:rsidR="00EF6A49">
        <w:rPr>
          <w:rFonts w:ascii="Times New Roman" w:hAnsi="Times New Roman" w:cs="Times New Roman"/>
          <w:sz w:val="24"/>
          <w:szCs w:val="24"/>
          <w:lang w:val="en-US" w:bidi="en-US"/>
        </w:rPr>
        <w:fldChar w:fldCharType="end"/>
      </w:r>
      <w:r>
        <w:rPr>
          <w:rFonts w:ascii="Times New Roman" w:eastAsia="Times New Roman" w:hAnsi="Times New Roman" w:cs="Times New Roman"/>
          <w:sz w:val="24"/>
          <w:szCs w:val="24"/>
        </w:rPr>
        <w:t xml:space="preserve">. Compensatory mutations prevent the reversion of escape mutations after the decay of CD8 T cell clones against escaped epitopes. Bacteria developing antibiotic resistance also pass through such fitness valleys </w:t>
      </w:r>
      <w:r w:rsidR="00EF6A49">
        <w:rPr>
          <w:rFonts w:ascii="Times New Roman" w:hAnsi="Times New Roman" w:cs="Times New Roman"/>
          <w:sz w:val="24"/>
          <w:szCs w:val="24"/>
          <w:lang w:val="en-US" w:bidi="en-US"/>
        </w:rPr>
        <w:fldChar w:fldCharType="begin"/>
      </w:r>
      <w:r w:rsidR="00EF6A49">
        <w:rPr>
          <w:rFonts w:ascii="Times New Roman" w:hAnsi="Times New Roman" w:cs="Times New Roman"/>
          <w:sz w:val="24"/>
          <w:szCs w:val="24"/>
          <w:lang w:val="en-US" w:bidi="en-US"/>
        </w:rPr>
        <w:instrText xml:space="preserve"> ADDIN EN.CITE &lt;EndNote&gt;&lt;Cite&gt;&lt;Author&gt;Levin&lt;/Author&gt;&lt;Year&gt;2000&lt;/Year&gt;&lt;RecNum&gt;257&lt;/RecNum&gt;&lt;DisplayText&gt;[5]&lt;/DisplayText&gt;&lt;record&gt;&lt;rec-number&gt;257&lt;/rec-number&gt;&lt;foreign-keys&gt;&lt;key app="EN" db-id="z5v2e0v5r25tt5e00v35f59hst2ra25srwwd" timestamp="1765292289"&gt;257&lt;/key&gt;&lt;/foreign-keys&gt;&lt;ref-type name="Journal Article"&gt;17&lt;/ref-type&gt;&lt;contributors&gt;&lt;authors&gt;&lt;author&gt;Levin, B. R.&lt;/author&gt;&lt;author&gt;Perrot, V.&lt;/author&gt;&lt;author&gt;Walker, N.&lt;/author&gt;&lt;/authors&gt;&lt;/contributors&gt;&lt;auth-address&gt;Department of Biology, Emory University, Atlanta, Georgia 30322, USA. blevin@emory.edu&lt;/auth-address&gt;&lt;titles&gt;&lt;title&gt;Compensatory mutations, antibiotic resistance and the population genetics of adaptive evolution in bacteria&lt;/title&gt;&lt;secondary-title&gt;Genetics&lt;/secondary-title&gt;&lt;/titles&gt;&lt;pages&gt;985-97&lt;/pages&gt;&lt;volume&gt;154&lt;/volume&gt;&lt;number&gt;3&lt;/number&gt;&lt;edition&gt;2000/04/11&lt;/edition&gt;&lt;keywords&gt;&lt;keyword&gt;Adaptation, Biological&lt;/keyword&gt;&lt;keyword&gt;Computer Simulation&lt;/keyword&gt;&lt;keyword&gt;Drug Resistance, Microbial&lt;/keyword&gt;&lt;keyword&gt;Escherichia coli/drug effects/*genetics/growth &amp;amp; development&lt;/keyword&gt;&lt;keyword&gt;*Evolution, Molecular&lt;/keyword&gt;&lt;keyword&gt;Gene Frequency&lt;/keyword&gt;&lt;keyword&gt;Genetics, Population&lt;/keyword&gt;&lt;keyword&gt;Models, Genetic&lt;/keyword&gt;&lt;keyword&gt;Mutagenesis&lt;/keyword&gt;&lt;keyword&gt;Ribosomal Proteins/*genetics&lt;/keyword&gt;&lt;keyword&gt;Selection, Genetic&lt;/keyword&gt;&lt;keyword&gt;Streptomycin/pharmacology&lt;/keyword&gt;&lt;/keywords&gt;&lt;dates&gt;&lt;year&gt;2000&lt;/year&gt;&lt;pub-dates&gt;&lt;date&gt;Mar&lt;/date&gt;&lt;/pub-dates&gt;&lt;/dates&gt;&lt;isbn&gt;0016-6731 (Print)&amp;#xD;0016-6731 (Linking)&lt;/isbn&gt;&lt;accession-num&gt;10757748&lt;/accession-num&gt;&lt;urls&gt;&lt;related-urls&gt;&lt;url&gt;https://www.ncbi.nlm.nih.gov/pubmed/10757748&lt;/url&gt;&lt;/related-urls&gt;&lt;/urls&gt;&lt;custom2&gt;PMC1460977&lt;/custom2&gt;&lt;/record&gt;&lt;/Cite&gt;&lt;/EndNote&gt;</w:instrText>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[5]</w:t>
      </w:r>
      <w:r w:rsidR="00EF6A49">
        <w:rPr>
          <w:rFonts w:ascii="Times New Roman" w:hAnsi="Times New Roman" w:cs="Times New Roman"/>
          <w:sz w:val="24"/>
          <w:szCs w:val="24"/>
          <w:lang w:val="en-US" w:bidi="en-US"/>
        </w:rPr>
        <w:fldChar w:fldCharType="end"/>
      </w:r>
      <w:r w:rsidRPr="000E54DD">
        <w:rPr>
          <w:rFonts w:ascii="Times New Roman" w:hAnsi="Times New Roman" w:cs="Times New Roman"/>
          <w:sz w:val="24"/>
          <w:szCs w:val="24"/>
          <w:lang w:val="en-US" w:bidi="en-US"/>
        </w:rPr>
        <w:t>.</w:t>
      </w:r>
      <w:r>
        <w:rPr>
          <w:rFonts w:ascii="Times New Roman" w:hAnsi="Times New Roman" w:cs="Times New Roman"/>
          <w:sz w:val="24"/>
          <w:szCs w:val="24"/>
          <w:lang w:val="en-US" w:bidi="en-US"/>
        </w:rPr>
        <w:t xml:space="preserve"> </w:t>
      </w:r>
      <w:r>
        <w:rPr>
          <w:rFonts w:ascii="Times New Roman" w:eastAsia="Times New Roman" w:hAnsi="Times New Roman" w:cs="Times New Roman"/>
          <w:sz w:val="24"/>
          <w:szCs w:val="24"/>
        </w:rPr>
        <w:t xml:space="preserve">A population-level simulation study proposed this effect in conjunction with the evolution in immunocompromised patients infected with SARS-CoV-2 </w:t>
      </w:r>
      <w:r w:rsidR="00EF6A49">
        <w:rPr>
          <w:rFonts w:ascii="Times New Roman" w:hAnsi="Times New Roman" w:cs="Times New Roman"/>
          <w:sz w:val="24"/>
          <w:szCs w:val="24"/>
          <w:lang w:val="en-US" w:bidi="en-US"/>
        </w:rPr>
        <w:fldChar w:fldCharType="begin"/>
      </w:r>
      <w:r w:rsidR="00EF6A49">
        <w:rPr>
          <w:rFonts w:ascii="Times New Roman" w:hAnsi="Times New Roman" w:cs="Times New Roman"/>
          <w:sz w:val="24"/>
          <w:szCs w:val="24"/>
          <w:lang w:val="en-US" w:bidi="en-US"/>
        </w:rPr>
        <w:instrText xml:space="preserve"> ADDIN EN.CITE &lt;EndNote&gt;&lt;Cite&gt;&lt;Author&gt;Smith&lt;/Author&gt;&lt;Year&gt;2023&lt;/Year&gt;&lt;RecNum&gt;1459&lt;/RecNum&gt;&lt;DisplayText&gt;[44]&lt;/DisplayText&gt;&lt;record&gt;&lt;rec-number&gt;1459&lt;/rec-number&gt;&lt;foreign-keys&gt;&lt;key app="EN" db-id="z5v2e0v5r25tt5e00v35f59hst2ra25srwwd" timestamp="1765292602"&gt;1459&lt;/key&gt;&lt;/foreign-keys&gt;&lt;ref-type name="Journal Article"&gt;17&lt;/ref-type&gt;&lt;contributors&gt;&lt;authors&gt;&lt;author&gt;Smith, C. A.&lt;/author&gt;&lt;author&gt;Ashby, B.&lt;/author&gt;&lt;/authors&gt;&lt;/contributors&gt;&lt;auth-address&gt;Department of Mathematical Sciences, University of Bath, Bath, BA2 7AY, UK.&amp;#xD;Milner Centre for Evolution, University of Bath, Bath, BA2 7AY, UK.&amp;#xD;Department of Mathematics, Simon Fraser University, Burnaby, BC, V5A 1S6, Canada.&lt;/auth-address&gt;&lt;titles&gt;&lt;title&gt;Antigenic evolution of SARS-CoV-2 in immunocompromised hosts&lt;/title&gt;&lt;secondary-title&gt;Evol Med Public Health&lt;/secondary-title&gt;&lt;/titles&gt;&lt;pages&gt;90-100&lt;/pages&gt;&lt;volume&gt;11&lt;/volume&gt;&lt;number&gt;1&lt;/number&gt;&lt;edition&gt;20221111&lt;/edition&gt;&lt;keywords&gt;&lt;keyword&gt;Covid-19&lt;/keyword&gt;&lt;keyword&gt;SARS-CoV-2&lt;/keyword&gt;&lt;keyword&gt;antigenic evolution&lt;/keyword&gt;&lt;keyword&gt;epistasis&lt;/keyword&gt;&lt;keyword&gt;immunocompromised&lt;/keyword&gt;&lt;keyword&gt;variant&lt;/keyword&gt;&lt;/keywords&gt;&lt;dates&gt;&lt;year&gt;2023&lt;/year&gt;&lt;/dates&gt;&lt;isbn&gt;2050-6201 (Print)&amp;#xD;2050-6201 (Electronic)&amp;#xD;2050-6201 (Linking)&lt;/isbn&gt;&lt;accession-num&gt;37007166&lt;/accession-num&gt;&lt;urls&gt;&lt;related-urls&gt;&lt;url&gt;https://www.ncbi.nlm.nih.gov/pubmed/37007166&lt;/url&gt;&lt;/related-urls&gt;&lt;/urls&gt;&lt;custom2&gt;PMC10061940&lt;/custom2&gt;&lt;electronic-resource-num&gt;10.1093/emph/eoac037&lt;/electronic-resource-num&gt;&lt;remote-database-name&gt;PubMed-not-MEDLINE&lt;/remote-database-name&gt;&lt;remote-database-provider&gt;NLM&lt;/remote-database-provider&gt;&lt;/record&gt;&lt;/Cite&gt;&lt;/EndNote&gt;</w:instrText>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[44]</w:t>
      </w:r>
      <w:r w:rsidR="00EF6A49">
        <w:rPr>
          <w:rFonts w:ascii="Times New Roman" w:hAnsi="Times New Roman" w:cs="Times New Roman"/>
          <w:sz w:val="24"/>
          <w:szCs w:val="24"/>
          <w:lang w:val="en-US" w:bidi="en-US"/>
        </w:rPr>
        <w:fldChar w:fldCharType="end"/>
      </w:r>
      <w:r w:rsidRPr="00D97F8B">
        <w:rPr>
          <w:rFonts w:ascii="Times New Roman" w:hAnsi="Times New Roman" w:cs="Times New Roman"/>
          <w:sz w:val="24"/>
          <w:szCs w:val="24"/>
          <w:lang w:val="en-US" w:bidi="en-US"/>
        </w:rPr>
        <w:t xml:space="preserve">. </w:t>
      </w:r>
      <w:r>
        <w:rPr>
          <w:rFonts w:ascii="Times New Roman" w:eastAsia="Times New Roman" w:hAnsi="Times New Roman" w:cs="Times New Roman"/>
          <w:sz w:val="24"/>
          <w:szCs w:val="24"/>
        </w:rPr>
        <w:t xml:space="preserve">However, under certain conditions, a fitness valley could also be crossed in the general population, in direct patient-to-patient transmission. </w:t>
      </w:r>
    </w:p>
    <w:p w14:paraId="13965752" w14:textId="55599AAB" w:rsidR="0087149A" w:rsidRDefault="00AC30E2">
      <w:pPr>
        <w:pBdr>
          <w:top w:val="nil"/>
          <w:left w:val="nil"/>
          <w:bottom w:val="nil"/>
          <w:right w:val="nil"/>
          <w:between w:val="nil"/>
        </w:pBdr>
        <w:spacing w:after="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rPr>
        <w:lastRenderedPageBreak/>
        <w:drawing>
          <wp:inline distT="0" distB="0" distL="0" distR="0" wp14:anchorId="698F8249" wp14:editId="499BBF00">
            <wp:extent cx="5445570" cy="5431028"/>
            <wp:effectExtent l="0" t="0" r="3175" b="0"/>
            <wp:docPr id="23610046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extLst>
                        <a:ext uri="{28A0092B-C50C-407E-A947-70E740481C1C}">
                          <a14:useLocalDpi xmlns:a14="http://schemas.microsoft.com/office/drawing/2010/main" val="0"/>
                        </a:ext>
                      </a:extLst>
                    </a:blip>
                    <a:stretch>
                      <a:fillRect/>
                    </a:stretch>
                  </pic:blipFill>
                  <pic:spPr>
                    <a:xfrm>
                      <a:off x="0" y="0"/>
                      <a:ext cx="5445570" cy="5431028"/>
                    </a:xfrm>
                    <a:prstGeom prst="rect">
                      <a:avLst/>
                    </a:prstGeom>
                    <a:ln/>
                  </pic:spPr>
                </pic:pic>
              </a:graphicData>
            </a:graphic>
          </wp:inline>
        </w:drawing>
      </w:r>
    </w:p>
    <w:p w14:paraId="09A091AD" w14:textId="5754923D" w:rsidR="0087149A" w:rsidRDefault="0087149A" w:rsidP="00AC30E2">
      <w:pPr>
        <w:pBdr>
          <w:top w:val="nil"/>
          <w:left w:val="nil"/>
          <w:bottom w:val="nil"/>
          <w:right w:val="nil"/>
          <w:between w:val="nil"/>
        </w:pBdr>
        <w:spacing w:after="0" w:line="276" w:lineRule="auto"/>
        <w:jc w:val="center"/>
        <w:rPr>
          <w:rFonts w:ascii="Times New Roman" w:eastAsia="Times New Roman" w:hAnsi="Times New Roman" w:cs="Times New Roman"/>
          <w:color w:val="000000"/>
          <w:sz w:val="20"/>
          <w:szCs w:val="20"/>
        </w:rPr>
      </w:pPr>
    </w:p>
    <w:p w14:paraId="700145C1" w14:textId="77777777" w:rsidR="0087149A" w:rsidRDefault="0076272C">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 xml:space="preserve">Figure 4. Epistatic interactions for SARS-CoV-2 genome predicted for Dataset 1 between groups I and III in Fig. 2. </w:t>
      </w:r>
      <w:r>
        <w:rPr>
          <w:rFonts w:ascii="Times New Roman" w:eastAsia="Times New Roman" w:hAnsi="Times New Roman" w:cs="Times New Roman"/>
          <w:color w:val="000000"/>
          <w:sz w:val="20"/>
          <w:szCs w:val="20"/>
        </w:rPr>
        <w:t>Notation as in Fig. 3.</w:t>
      </w:r>
      <w:r>
        <w:rPr>
          <w:rFonts w:ascii="Times New Roman" w:eastAsia="Times New Roman" w:hAnsi="Times New Roman" w:cs="Times New Roman"/>
          <w:b/>
          <w:color w:val="000000"/>
          <w:sz w:val="20"/>
          <w:szCs w:val="20"/>
        </w:rPr>
        <w:t xml:space="preserve"> </w:t>
      </w:r>
      <w:r>
        <w:rPr>
          <w:rFonts w:ascii="Times New Roman" w:eastAsia="Times New Roman" w:hAnsi="Times New Roman" w:cs="Times New Roman"/>
          <w:color w:val="000000"/>
          <w:sz w:val="20"/>
          <w:szCs w:val="20"/>
        </w:rPr>
        <w:t xml:space="preserve">A variant of the diagram prepared without sequences around the peak centered at 90 in Fig. 2 is in Figure S5. The list of interacting pairs is in </w:t>
      </w:r>
      <w:r>
        <w:rPr>
          <w:rFonts w:ascii="Times New Roman" w:eastAsia="Times New Roman" w:hAnsi="Times New Roman" w:cs="Times New Roman"/>
          <w:i/>
          <w:color w:val="000000"/>
          <w:sz w:val="20"/>
          <w:szCs w:val="20"/>
        </w:rPr>
        <w:t>Supplementary Text S2</w:t>
      </w:r>
      <w:r>
        <w:rPr>
          <w:rFonts w:ascii="Times New Roman" w:eastAsia="Times New Roman" w:hAnsi="Times New Roman" w:cs="Times New Roman"/>
          <w:color w:val="000000"/>
          <w:sz w:val="20"/>
          <w:szCs w:val="20"/>
        </w:rPr>
        <w:t>.</w:t>
      </w:r>
    </w:p>
    <w:p w14:paraId="7BDDE7E2" w14:textId="77777777" w:rsidR="0087149A" w:rsidRDefault="0087149A">
      <w:pPr>
        <w:pBdr>
          <w:top w:val="nil"/>
          <w:left w:val="nil"/>
          <w:bottom w:val="nil"/>
          <w:right w:val="nil"/>
          <w:between w:val="nil"/>
        </w:pBdr>
        <w:spacing w:line="276" w:lineRule="auto"/>
        <w:jc w:val="both"/>
        <w:rPr>
          <w:rFonts w:ascii="Times New Roman" w:eastAsia="Times New Roman" w:hAnsi="Times New Roman" w:cs="Times New Roman"/>
          <w:color w:val="000000"/>
          <w:sz w:val="20"/>
          <w:szCs w:val="20"/>
        </w:rPr>
      </w:pPr>
    </w:p>
    <w:p w14:paraId="17400342" w14:textId="630E8021" w:rsidR="0087149A"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fates of alleles at different loci are linked due to common phylogeny unless separated by recombination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[33]</w:t>
      </w:r>
      <w:r w:rsidR="00EF6A49">
        <w:rPr>
          <w:rFonts w:ascii="Times New Roman" w:hAnsi="Times New Roman" w:cs="Times New Roman"/>
          <w:bCs/>
          <w:sz w:val="24"/>
          <w:szCs w:val="24"/>
          <w:lang w:val="en-US"/>
        </w:rPr>
        <w:fldChar w:fldCharType="end"/>
      </w:r>
      <w:r w:rsidR="00021C16" w:rsidRPr="004A3950">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 xml:space="preserve">For this reason, one-locus models usually do not apply in real populations, and multi-locus models must be used instead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&lt;EndNote&gt;&lt;Cite&gt;&lt;Author&gt;Rouzine&lt;/Author&gt;&lt;Year&gt;2020&lt;/Year&gt;&lt;RecNum&gt;1036&lt;/RecNum&gt;&lt;DisplayText&gt;[45, 46]&lt;/DisplayText&gt;&lt;record&gt;&lt;rec-number&gt;1036&lt;/rec-number&gt;&lt;foreign-keys&gt;&lt;key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Cite&gt;&lt;Author&gt;Rouzine&lt;/Author&gt;&lt;Year&gt;2023&lt;/Year&gt;&lt;RecNum&gt;10&lt;/RecNum&gt;&lt;record&gt;&lt;rec-number&gt;10&lt;/rec-number&gt;&lt;foreign-keys&gt;&lt;key app="EN" db-id="z5v2e0v5r25tt5e00v35f59hst2ra25srwwd" timestamp="1765292078"&gt;10&lt;/key&gt;&lt;/foreign-keys&gt;&lt;ref-type name="Book"&gt;6&lt;/ref-type&gt;&lt;contributors&gt;&lt;authors&gt;&lt;author&gt;Rouzine, I. M.&lt;/author&gt;&lt;/authors&gt;&lt;/contributors&gt;&lt;titles&gt;&lt;title&gt;Mathematical Models of Evolution. Volume 2: Fitness Landscape, Red Queen, Evolutionary Enigmas, and Applications to Virology&lt;/title&gt;&lt;secondary-title&gt;Mathematics and life sciences&lt;/secondary-title&gt;&lt;/titles&gt;&lt;pages&gt;305&lt;/pages&gt;&lt;dates&gt;&lt;year&gt;2023&lt;/year&gt;&lt;/dates&gt;&lt;pub-location&gt;Berlin/Boston&lt;/pub-location&gt;&lt;publisher&gt;De Gruyter&lt;/publisher&gt;&lt;isbn&gt;978-3-11-069731-5&lt;/isbn&gt;&lt;urls&gt;&lt;related-urls&gt;&lt;url&gt; https://www.degruyter.com/document/isbn/9783110697384/html&lt;/url&gt;&lt;/related-urls&gt;&lt;/urls&gt;&lt;electronic-resource-num&gt;https://doi.org/10.1515/9783110697384&lt;/electronic-resource-num&gt;&lt;/record&gt;&lt;/Cite&gt;&lt;/EndNote&gt;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[45, 46]</w:t>
      </w:r>
      <w:r w:rsidR="00EF6A49">
        <w:rPr>
          <w:rFonts w:ascii="Times New Roman" w:hAnsi="Times New Roman" w:cs="Times New Roman"/>
          <w:bCs/>
          <w:sz w:val="24"/>
          <w:szCs w:val="24"/>
          <w:lang w:val="en-US"/>
        </w:rPr>
        <w:fldChar w:fldCharType="end"/>
      </w:r>
      <w:r w:rsidR="00021C16">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These models, based on traveling-wave technique, have been successfully applied to rapidly</w:t>
      </w:r>
      <w:r w:rsidR="00B310A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evolving viruses, such as HIV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&lt;EndNote&gt;&lt;Cite&gt;&lt;Author&gt;Rouzine&lt;/Author&gt;&lt;Year&gt;2013&lt;/Year&gt;&lt;RecNum&gt;12&lt;/RecNum&gt;&lt;DisplayText&gt;[47]&lt;/DisplayText&gt;&lt;record&gt;&lt;rec-number&gt;12&lt;/rec-number&gt;&lt;foreign-keys&gt;&lt;key app="EN" db-id="z5v2e0v5r25tt5e00v35f59hst2ra25srwwd" timestamp="1765292078"&gt;12&lt;/key&gt;&lt;/foreign-keys&gt;&lt;ref-type name="Journal Article"&gt;17&lt;/ref-type&gt;&lt;contributors&gt;&lt;authors&gt;&lt;author&gt;Rouzine, I. M.&lt;/author&gt;&lt;author&gt;Weinberger, L.S.&lt;/author&gt;&lt;/authors&gt;&lt;/contributors&gt;&lt;titles&gt;&lt;title&gt;The quantitative theory of within-host viral evolution&lt;/title&gt;&lt;secondary-title&gt;J. Stat. Mech.: Theory and Experiment&lt;/secondary-title&gt;&lt;/titles&gt;&lt;volume&gt;2013&lt;/volume&gt;&lt;section&gt;P01009&lt;/section&gt;&lt;dates&gt;&lt;year&gt;2013&lt;/year&gt;&lt;/dates&gt;&lt;urls&gt;&lt;related-urls&gt;&lt;url&gt;https://iopscience.iop.org/article/10.1088/1742-5468/2013/01/P01009/pdf&lt;/url&gt;&lt;/related-urls&gt;&lt;/urls&gt;&lt;electronic-resource-num&gt;10.1088/1742-5468/2013/01/P01009&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[47]</w:t>
      </w:r>
      <w:r w:rsidR="00EF6A49">
        <w:rPr>
          <w:rFonts w:ascii="Times New Roman" w:hAnsi="Times New Roman" w:cs="Times New Roman"/>
          <w:bCs/>
          <w:sz w:val="24"/>
          <w:szCs w:val="24"/>
          <w:lang w:val="en-US"/>
        </w:rPr>
        <w:fldChar w:fldCharType="end"/>
      </w:r>
      <w:r w:rsidR="00021C16">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 xml:space="preserve">and influenza </w:t>
      </w:r>
      <w:r w:rsidR="00EF6A49">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UmVjTnVtPjEwNzc8L1JlY051bT48RGlzcGxheVRleHQ+WzQ4LTUwXTwvRGlzcGxheVRleHQ+PHJl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dGl0bGVzPjxwYWdlcz5lMTAwNzI5MTwvcGFnZXM+PHZvbHVtZT4xNDwvdm9sdW1lPjxudW1iZXI+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UmVjTnVtPjEwNzc8L1JlY051bT48RGlzcGxheVRleHQ+WzQ4LTUwXTwvRGlzcGxheVRleHQ+PHJl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dGl0bGVzPjxwYWdlcz5lMTAwNzI5MTwvcGFnZXM+PHZvbHVtZT4xNDwvdm9sdW1lPjxudW1iZXI+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[48-50]</w:t>
      </w:r>
      <w:r w:rsidR="00EF6A49">
        <w:rPr>
          <w:rFonts w:ascii="Times New Roman" w:hAnsi="Times New Roman" w:cs="Times New Roman"/>
          <w:bCs/>
          <w:sz w:val="24"/>
          <w:szCs w:val="24"/>
          <w:lang w:val="en-US"/>
        </w:rPr>
        <w:fldChar w:fldCharType="end"/>
      </w:r>
      <w:r w:rsidR="00B310A3" w:rsidRPr="00B310A3">
        <w:rPr>
          <w:rFonts w:ascii="Times New Roman" w:hAnsi="Times New Roman" w:cs="Times New Roman"/>
          <w:bCs/>
          <w:sz w:val="24"/>
          <w:szCs w:val="24"/>
          <w:lang w:val="en-US"/>
        </w:rPr>
        <w:t xml:space="preserve"> </w:t>
      </w:r>
      <w:r w:rsidR="00620645" w:rsidRPr="00620645">
        <w:rPr>
          <w:rFonts w:ascii="Times New Roman" w:hAnsi="Times New Roman" w:cs="Times New Roman"/>
          <w:bCs/>
          <w:sz w:val="24"/>
          <w:szCs w:val="24"/>
          <w:lang w:val="en-US"/>
        </w:rPr>
        <w:t>}</w:t>
      </w:r>
      <w:r w:rsidR="00021C16">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 xml:space="preserve">Linkage effects include clonal interference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&lt;EndNote&gt;&lt;Cite&gt;&lt;Author&gt;Fisher&lt;/Author&gt;&lt;Year&gt;1930&lt;/Year&gt;&lt;RecNum&gt;225&lt;/RecNum&gt;&lt;DisplayText&gt;[33, 51]&lt;/DisplayText&gt;&lt;record&gt;&lt;rec-number&gt;225&lt;/rec-number&gt;&lt;foreign-keys&gt;&lt;key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1958&lt;/publisher&gt;&lt;urls&gt;&lt;/urls&gt;&lt;/record&gt;&lt;/Cite&gt;&lt;Cite&gt;&lt;Author&gt;Muller&lt;/Author&gt;&lt;Year&gt;1932&lt;/Year&gt;&lt;RecNum&gt;1272&lt;/RecNum&gt;&lt;record&gt;&lt;rec-number&gt;1272&lt;/rec-number&gt;&lt;foreign-keys&gt;&lt;key app="EN" db-id="z5v2e0v5r25tt5e00v35f59hst2ra25srwwd" timestamp="1765292521"&gt;1272&lt;/key&gt;&lt;/foreign-keys&gt;&lt;ref-type name="Journal Article"&gt;17&lt;/ref-type&gt;&lt;contributors&gt;&lt;authors&gt;&lt;author&gt;Muller, H.G.&lt;/author&gt;&lt;/authors&gt;&lt;/contributors&gt;&lt;titles&gt;&lt;title&gt;Some genetic aspects of sex&lt;/title&gt;&lt;secondary-title&gt;American Naturalist&lt;/secondary-title&gt;&lt;/titles&gt;&lt;pages&gt;118-128&lt;/pages&gt;&lt;volume&gt;66&lt;/volume&gt;&lt;dates&gt;&lt;year&gt;1932&lt;/year&gt;&lt;/dates&gt;&lt;urls&gt;&lt;/urls&gt;&lt;/record&gt;&lt;/Cite&gt;&lt;/EndNote&gt;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[33, 51]</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background selection, genetic hitchhiking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&lt;EndNote&gt;&lt;Cite&gt;&lt;Author&gt;Rice&lt;/Author&gt;&lt;Year&gt;2004&lt;/Year&gt;&lt;RecNum&gt;518&lt;/RecNum&gt;&lt;DisplayText&gt;[52]&lt;/DisplayText&gt;&lt;record&gt;&lt;rec-number&gt;518&lt;/rec-number&gt;&lt;foreign-keys&gt;&lt;key app="EN" db-id="z5v2e0v5r25tt5e00v35f59hst2ra25srwwd" timestamp="1765292289"&gt;518&lt;/key&gt;&lt;/foreign-keys&gt;&lt;ref-type name="Book"&gt;6&lt;/ref-type&gt;&lt;contributors&gt;&lt;authors&gt;&lt;author&gt;Rice, SH. &lt;/author&gt;&lt;/authors&gt;&lt;/contributors&gt;&lt;titles&gt;&lt;title&gt;Evolutionary Theory: Mathematical and Conceptual Foundations. &lt;/title&gt;&lt;/titles&gt;&lt;dates&gt;&lt;year&gt;2004&lt;/year&gt;&lt;/dates&gt;&lt;publisher&gt;Sinauer Associated&lt;/publisher&gt;&lt;urls&gt;&lt;/urls&gt;&lt;/record&gt;&lt;/Cite&gt;&lt;/EndNote&gt;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[52]</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enhanced accumulation of deleterious </w:t>
      </w:r>
      <w:r w:rsidR="00862383">
        <w:rPr>
          <w:rFonts w:ascii="Times New Roman" w:eastAsia="Times New Roman" w:hAnsi="Times New Roman" w:cs="Times New Roman"/>
          <w:sz w:val="24"/>
          <w:szCs w:val="24"/>
        </w:rPr>
        <w:t xml:space="preserve">alleles </w:t>
      </w:r>
      <w:r>
        <w:rPr>
          <w:rFonts w:ascii="Times New Roman" w:eastAsia="Times New Roman" w:hAnsi="Times New Roman" w:cs="Times New Roman"/>
          <w:sz w:val="24"/>
          <w:szCs w:val="24"/>
        </w:rPr>
        <w:t xml:space="preserve">(Muller's ratchet) </w:t>
      </w:r>
      <w:r w:rsidR="00EF6A49">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YXI+PFJlY051bT4xNTg2PC9SZWNOdW0+PERpc3BsYXlUZXh0Pls1MywgNTRdPC9EaXNwbGF5VGV4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YXI+PFJlY051bT4xNTg2PC9SZWNOdW0+PERpc3BsYXlUZXh0Pls1MywgNTRdPC9EaXNwbGF5VGV4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[53, 54]</w:t>
      </w:r>
      <w:r w:rsidR="00EF6A49">
        <w:rPr>
          <w:rFonts w:ascii="Times New Roman" w:hAnsi="Times New Roman" w:cs="Times New Roman"/>
          <w:bCs/>
          <w:sz w:val="24"/>
          <w:szCs w:val="24"/>
          <w:lang w:val="en-US"/>
        </w:rPr>
        <w:fldChar w:fldCharType="end"/>
      </w:r>
      <w:r w:rsidR="00021C16" w:rsidRPr="004A3950">
        <w:rPr>
          <w:rFonts w:ascii="Times New Roman" w:hAnsi="Times New Roman" w:cs="Times New Roman"/>
          <w:bCs/>
          <w:sz w:val="24"/>
          <w:szCs w:val="24"/>
          <w:lang w:val="en-US"/>
        </w:rPr>
        <w:t>,</w:t>
      </w:r>
      <w:r>
        <w:rPr>
          <w:rFonts w:ascii="Times New Roman" w:eastAsia="Times New Roman" w:hAnsi="Times New Roman" w:cs="Times New Roman"/>
          <w:sz w:val="24"/>
          <w:szCs w:val="24"/>
        </w:rPr>
        <w:t xml:space="preserve"> and the increase of genetic drift at one locus due to selection at another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&lt;EndNote&gt;&lt;Cite&gt;&lt;Author&gt;Hill&lt;/Author&gt;&lt;Year&gt;1966&lt;/Year&gt;&lt;RecNum&gt;238&lt;/RecNum&gt;&lt;DisplayText&gt;[55]&lt;/DisplayText&gt;&lt;record&gt;&lt;rec-number&gt;238&lt;/rec-number&gt;&lt;foreign-keys&gt;&lt;key app="EN" db-id="z5v2e0v5r25tt5e00v35f59hst2ra25srwwd" timestamp="1765292289"&gt;238&lt;/key&gt;&lt;/foreign-keys&gt;&lt;ref-type name="Journal Article"&gt;17&lt;/ref-type&gt;&lt;contributors&gt;&lt;authors&gt;&lt;author&gt;Hill, W. G.&lt;/author&gt;&lt;author&gt;Robertson, A.&lt;/author&gt;&lt;/authors&gt;&lt;/contributors&gt;&lt;titles&gt;&lt;title&gt;The effect of linkage on limits to artificial selection&lt;/title&gt;&lt;secondary-title&gt;Genet Res&lt;/secondary-title&gt;&lt;/titles&gt;&lt;pages&gt;269-94&lt;/pages&gt;&lt;volume&gt;8&lt;/volume&gt;&lt;number&gt;3&lt;/number&gt;&lt;edition&gt;1966/12/01&lt;/edition&gt;&lt;keywords&gt;&lt;keyword&gt;*Chromosome Mapping&lt;/keyword&gt;&lt;keyword&gt;Operations Research&lt;/keyword&gt;&lt;/keywords&gt;&lt;dates&gt;&lt;year&gt;1966&lt;/year&gt;&lt;pub-dates&gt;&lt;date&gt;Dec&lt;/date&gt;&lt;/pub-dates&gt;&lt;/dates&gt;&lt;isbn&gt;0016-6723 (Linking)&lt;/isbn&gt;&lt;accession-num&gt;5980116&lt;/accession-num&gt;&lt;urls&gt;&lt;related-urls&gt;&lt;url&gt;https://www.ncbi.nlm.nih.gov/pubmed/5980116&lt;/url&gt;&lt;/related-urls&gt;&lt;/urls&gt;&lt;/record&gt;&lt;/Cite&gt;&lt;/EndNote&gt;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[55]</w:t>
      </w:r>
      <w:r w:rsidR="00EF6A49">
        <w:rPr>
          <w:rFonts w:ascii="Times New Roman" w:hAnsi="Times New Roman" w:cs="Times New Roman"/>
          <w:bCs/>
          <w:sz w:val="24"/>
          <w:szCs w:val="24"/>
          <w:lang w:val="en-US"/>
        </w:rPr>
        <w:fldChar w:fldCharType="end"/>
      </w:r>
      <w:r w:rsidR="00021C16" w:rsidRPr="004A3950">
        <w:rPr>
          <w:rFonts w:ascii="Times New Roman" w:hAnsi="Times New Roman" w:cs="Times New Roman"/>
          <w:bCs/>
          <w:sz w:val="24"/>
          <w:szCs w:val="24"/>
          <w:lang w:val="en-US"/>
        </w:rPr>
        <w:t>.</w:t>
      </w:r>
      <w:r>
        <w:rPr>
          <w:rFonts w:ascii="Times New Roman" w:eastAsia="Times New Roman" w:hAnsi="Times New Roman" w:cs="Times New Roman"/>
          <w:sz w:val="24"/>
          <w:szCs w:val="24"/>
        </w:rPr>
        <w:t xml:space="preserve"> </w:t>
      </w:r>
      <w:r w:rsidR="00E44E47">
        <w:rPr>
          <w:rFonts w:ascii="Times New Roman" w:eastAsia="Times New Roman" w:hAnsi="Times New Roman" w:cs="Times New Roman"/>
          <w:sz w:val="24"/>
          <w:szCs w:val="24"/>
        </w:rPr>
        <w:t xml:space="preserve">Multi-site adaptation has been analyzed analytically in various asexual models, with the result that </w:t>
      </w:r>
      <w:r w:rsidR="008A7F46">
        <w:rPr>
          <w:rFonts w:ascii="Times New Roman" w:eastAsia="Times New Roman" w:hAnsi="Times New Roman" w:cs="Times New Roman"/>
          <w:sz w:val="24"/>
          <w:szCs w:val="24"/>
        </w:rPr>
        <w:t>linkage effects</w:t>
      </w:r>
      <w:r>
        <w:rPr>
          <w:rFonts w:ascii="Times New Roman" w:eastAsia="Times New Roman" w:hAnsi="Times New Roman" w:cs="Times New Roman"/>
          <w:sz w:val="24"/>
          <w:szCs w:val="24"/>
        </w:rPr>
        <w:t xml:space="preserve"> </w:t>
      </w:r>
      <w:r w:rsidR="00E44E47">
        <w:rPr>
          <w:rFonts w:ascii="Times New Roman" w:eastAsia="Times New Roman" w:hAnsi="Times New Roman" w:cs="Times New Roman"/>
          <w:sz w:val="24"/>
          <w:szCs w:val="24"/>
        </w:rPr>
        <w:t xml:space="preserve">strongly </w:t>
      </w:r>
      <w:r>
        <w:rPr>
          <w:rFonts w:ascii="Times New Roman" w:eastAsia="Times New Roman" w:hAnsi="Times New Roman" w:cs="Times New Roman"/>
          <w:sz w:val="24"/>
          <w:szCs w:val="24"/>
        </w:rPr>
        <w:t xml:space="preserve">decrease </w:t>
      </w:r>
      <w:r w:rsidR="008A7F46">
        <w:rPr>
          <w:rFonts w:ascii="Times New Roman" w:eastAsia="Times New Roman" w:hAnsi="Times New Roman" w:cs="Times New Roman"/>
          <w:sz w:val="24"/>
          <w:szCs w:val="24"/>
        </w:rPr>
        <w:t xml:space="preserve">the </w:t>
      </w:r>
      <w:r w:rsidR="00E44E47">
        <w:rPr>
          <w:rFonts w:ascii="Times New Roman" w:eastAsia="Times New Roman" w:hAnsi="Times New Roman" w:cs="Times New Roman"/>
          <w:sz w:val="24"/>
          <w:szCs w:val="24"/>
        </w:rPr>
        <w:t xml:space="preserve">adaptation rate compared to the </w:t>
      </w:r>
      <w:r w:rsidR="008A7F46">
        <w:rPr>
          <w:rFonts w:ascii="Times New Roman" w:eastAsia="Times New Roman" w:hAnsi="Times New Roman" w:cs="Times New Roman"/>
          <w:sz w:val="24"/>
          <w:szCs w:val="24"/>
        </w:rPr>
        <w:t>limit of</w:t>
      </w:r>
      <w:r w:rsidR="00E44E47">
        <w:rPr>
          <w:rFonts w:ascii="Times New Roman" w:eastAsia="Times New Roman" w:hAnsi="Times New Roman" w:cs="Times New Roman"/>
          <w:sz w:val="24"/>
          <w:szCs w:val="24"/>
        </w:rPr>
        <w:t xml:space="preserve"> independently-evolving sites</w:t>
      </w:r>
      <w:r>
        <w:rPr>
          <w:rFonts w:ascii="Times New Roman" w:eastAsia="Times New Roman" w:hAnsi="Times New Roman" w:cs="Times New Roman"/>
          <w:sz w:val="24"/>
          <w:szCs w:val="24"/>
        </w:rPr>
        <w:t xml:space="preserve"> </w:t>
      </w:r>
      <w:r w:rsidR="00EF6A49">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UmVjTnVtPjIyODwvUmVjTnVtPjxEaXNwbGF5VGV4dD5bNTQsIDU2LTU4XTwvRGlzcGxheVRleHQ+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UmVjTnVtPjIyODwvUmVjTnVtPjxEaXNwbGF5VGV4dD5bNTQsIDU2LTU4XTwvRGlzcGxheVRleHQ+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[54, 56-58]</w:t>
      </w:r>
      <w:r w:rsidR="00EF6A49">
        <w:rPr>
          <w:rFonts w:ascii="Times New Roman" w:hAnsi="Times New Roman" w:cs="Times New Roman"/>
          <w:bCs/>
          <w:sz w:val="24"/>
          <w:szCs w:val="24"/>
          <w:lang w:val="en-US"/>
        </w:rPr>
        <w:fldChar w:fldCharType="end"/>
      </w:r>
      <w:r w:rsidR="003F2820">
        <w:rPr>
          <w:rFonts w:ascii="Times New Roman" w:hAnsi="Times New Roman" w:cs="Times New Roman"/>
          <w:bCs/>
          <w:sz w:val="24"/>
          <w:szCs w:val="24"/>
          <w:lang w:val="en-US"/>
        </w:rPr>
        <w:t>.</w:t>
      </w:r>
      <w:r>
        <w:rPr>
          <w:rFonts w:ascii="Times New Roman" w:eastAsia="Times New Roman" w:hAnsi="Times New Roman" w:cs="Times New Roman"/>
          <w:sz w:val="24"/>
          <w:szCs w:val="24"/>
        </w:rPr>
        <w:t xml:space="preserve"> Importantly, genetic linkage also creates random associations between pairs of mutations occurring on the same branch of the ancestral tree, which is a serious obstacle to the detection of epistatic interactions in genetic data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[32]</w:t>
      </w:r>
      <w:r w:rsidR="00EF6A49">
        <w:rPr>
          <w:rFonts w:ascii="Times New Roman" w:hAnsi="Times New Roman" w:cs="Times New Roman"/>
          <w:bCs/>
          <w:sz w:val="24"/>
          <w:szCs w:val="24"/>
          <w:lang w:val="en-US"/>
        </w:rPr>
        <w:fldChar w:fldCharType="end"/>
      </w:r>
      <w:r w:rsidR="003F2820" w:rsidRPr="004A3950">
        <w:rPr>
          <w:rFonts w:ascii="Times New Roman" w:hAnsi="Times New Roman" w:cs="Times New Roman"/>
          <w:bCs/>
          <w:sz w:val="24"/>
          <w:szCs w:val="24"/>
          <w:lang w:val="en-US"/>
        </w:rPr>
        <w:t>.</w:t>
      </w:r>
      <w:r w:rsidR="00404A22">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 xml:space="preserve">In a </w:t>
      </w:r>
      <w:r>
        <w:rPr>
          <w:rFonts w:ascii="Times New Roman" w:eastAsia="Times New Roman" w:hAnsi="Times New Roman" w:cs="Times New Roman"/>
          <w:sz w:val="24"/>
          <w:szCs w:val="24"/>
        </w:rPr>
        <w:lastRenderedPageBreak/>
        <w:t xml:space="preserve">single asexual population, stochastic linkage completely overshadows the epistatic footprint, except in a narrow range of times and parameters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[34]</w:t>
      </w:r>
      <w:r w:rsidR="00EF6A49">
        <w:rPr>
          <w:rFonts w:ascii="Times New Roman" w:hAnsi="Times New Roman" w:cs="Times New Roman"/>
          <w:bCs/>
          <w:sz w:val="24"/>
          <w:szCs w:val="24"/>
          <w:lang w:val="en-US"/>
        </w:rPr>
        <w:fldChar w:fldCharType="end"/>
      </w:r>
      <w:r w:rsidR="008A7F46" w:rsidRPr="008A7F46" w:rsidDel="008A7F46">
        <w:rPr>
          <w:rFonts w:ascii="Times New Roman" w:hAnsi="Times New Roman" w:cs="Times New Roman"/>
          <w:bCs/>
          <w:sz w:val="24"/>
          <w:szCs w:val="24"/>
          <w:lang w:val="en-US"/>
        </w:rPr>
        <w:t xml:space="preserve"> </w:t>
      </w:r>
      <w:r w:rsidR="00C46D0B">
        <w:rPr>
          <w:rFonts w:ascii="Times New Roman" w:hAnsi="Times New Roman" w:cs="Times New Roman"/>
          <w:bCs/>
          <w:sz w:val="24"/>
          <w:szCs w:val="24"/>
          <w:lang w:val="en-US"/>
        </w:rPr>
        <w:t>}</w:t>
      </w:r>
      <w:r>
        <w:rPr>
          <w:rFonts w:ascii="Times New Roman" w:eastAsia="Times New Roman" w:hAnsi="Times New Roman" w:cs="Times New Roman"/>
          <w:sz w:val="24"/>
          <w:szCs w:val="24"/>
        </w:rPr>
        <w:t xml:space="preserve">. The same limitation exists for the tree-based methods of detection </w:t>
      </w:r>
      <w:r w:rsidR="00EF6A49">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[37, 38]</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w:t>
      </w:r>
    </w:p>
    <w:p w14:paraId="4BBD8E0A" w14:textId="2A03C8B5" w:rsidR="00F935B8" w:rsidRDefault="00F935B8">
      <w:pPr>
        <w:spacing w:after="0" w:line="360" w:lineRule="auto"/>
        <w:ind w:firstLine="709"/>
        <w:jc w:val="both"/>
        <w:rPr>
          <w:rFonts w:ascii="Times New Roman" w:eastAsia="Times New Roman" w:hAnsi="Times New Roman" w:cs="Times New Roman"/>
          <w:sz w:val="24"/>
          <w:szCs w:val="24"/>
        </w:rPr>
      </w:pPr>
      <w:r w:rsidRPr="00F935B8">
        <w:rPr>
          <w:rFonts w:ascii="Times New Roman" w:eastAsia="Times New Roman" w:hAnsi="Times New Roman" w:cs="Times New Roman"/>
          <w:sz w:val="24"/>
          <w:szCs w:val="24"/>
          <w:lang w:val="en-US"/>
        </w:rPr>
        <w:t>For testing the accuracy, we used a model with directional selection. In fact, SARS-</w:t>
      </w:r>
      <w:proofErr w:type="spellStart"/>
      <w:r w:rsidRPr="00F935B8">
        <w:rPr>
          <w:rFonts w:ascii="Times New Roman" w:eastAsia="Times New Roman" w:hAnsi="Times New Roman" w:cs="Times New Roman"/>
          <w:sz w:val="24"/>
          <w:szCs w:val="24"/>
          <w:lang w:val="en-US"/>
        </w:rPr>
        <w:t>CoV</w:t>
      </w:r>
      <w:proofErr w:type="spellEnd"/>
      <w:r w:rsidRPr="00F935B8">
        <w:rPr>
          <w:rFonts w:ascii="Times New Roman" w:eastAsia="Times New Roman" w:hAnsi="Times New Roman" w:cs="Times New Roman"/>
          <w:sz w:val="24"/>
          <w:szCs w:val="24"/>
          <w:lang w:val="en-US"/>
        </w:rPr>
        <w:t xml:space="preserve">–2 evolves in antibody–binding regions due to collective immunity of population, which is a case of the selection for change (Red Queen effect). Nevertheless, as it has been shown by several groups </w:t>
      </w:r>
      <w:r w:rsidR="00EF6A49">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UmVjTnVtPjEwNzc8L1JlY051bT48RGlzcGxheVRleHQ+WzQ4LTUwXTwvRGlzcGxheVRleHQ+PHJl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dGl0bGVzPjxwYWdlcz5lMTAwNzI5MTwvcGFnZXM+PHZvbHVtZT4xNDwvdm9sdW1lPjxudW1iZXI+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</w:fldData>
        </w:fldChar>
      </w:r>
      <w:r w:rsidR="00EF6A49">
        <w:rPr>
          <w:rFonts w:ascii="Times New Roman" w:eastAsia="Times New Roman" w:hAnsi="Times New Roman" w:cs="Times New Roman"/>
          <w:sz w:val="24"/>
          <w:szCs w:val="24"/>
          <w:lang w:val="en-US"/>
        </w:rPr>
        <w:instrText xml:space="preserve"> ADDIN EN.CITE </w:instrText>
      </w:r>
      <w:r w:rsidR="00EF6A49">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UmVjTnVtPjEwNzc8L1JlY051bT48RGlzcGxheVRleHQ+WzQ4LTUwXTwvRGlzcGxheVRleHQ+PHJl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dGl0bGVzPjxwYWdlcz5lMTAwNzI5MTwvcGFnZXM+PHZvbHVtZT4xNDwvdm9sdW1lPjxudW1iZXI+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</w:fldData>
        </w:fldChar>
      </w:r>
      <w:r w:rsidR="00EF6A49">
        <w:rPr>
          <w:rFonts w:ascii="Times New Roman" w:eastAsia="Times New Roman" w:hAnsi="Times New Roman" w:cs="Times New Roman"/>
          <w:sz w:val="24"/>
          <w:szCs w:val="24"/>
          <w:lang w:val="en-US"/>
        </w:rPr>
        <w:instrText xml:space="preserve"> ADDIN EN.CITE.DATA </w:instrText>
      </w:r>
      <w:r w:rsidR="00EF6A49">
        <w:rPr>
          <w:rFonts w:ascii="Times New Roman" w:eastAsia="Times New Roman" w:hAnsi="Times New Roman" w:cs="Times New Roman"/>
          <w:sz w:val="24"/>
          <w:szCs w:val="24"/>
          <w:lang w:val="en-US"/>
        </w:rPr>
      </w:r>
      <w:r w:rsidR="00EF6A49">
        <w:rPr>
          <w:rFonts w:ascii="Times New Roman" w:eastAsia="Times New Roman" w:hAnsi="Times New Roman" w:cs="Times New Roman"/>
          <w:sz w:val="24"/>
          <w:szCs w:val="24"/>
          <w:lang w:val="en-US"/>
        </w:rPr>
        <w:fldChar w:fldCharType="end"/>
      </w:r>
      <w:r w:rsidR="00EF6A49">
        <w:rPr>
          <w:rFonts w:ascii="Times New Roman" w:eastAsia="Times New Roman" w:hAnsi="Times New Roman" w:cs="Times New Roman"/>
          <w:sz w:val="24"/>
          <w:szCs w:val="24"/>
          <w:lang w:val="en-US"/>
        </w:rPr>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[48-50]</w:t>
      </w:r>
      <w:r w:rsidR="00EF6A49">
        <w:rPr>
          <w:rFonts w:ascii="Times New Roman" w:eastAsia="Times New Roman" w:hAnsi="Times New Roman" w:cs="Times New Roman"/>
          <w:sz w:val="24"/>
          <w:szCs w:val="24"/>
          <w:lang w:val="en-US"/>
        </w:rPr>
        <w:fldChar w:fldCharType="end"/>
      </w:r>
      <w:r w:rsidRPr="00F935B8">
        <w:rPr>
          <w:rFonts w:ascii="Times New Roman" w:eastAsia="Times New Roman" w:hAnsi="Times New Roman" w:cs="Times New Roman"/>
          <w:sz w:val="24"/>
          <w:szCs w:val="24"/>
          <w:lang w:val="en-US"/>
        </w:rPr>
        <w:t xml:space="preserve">, the </w:t>
      </w:r>
      <w:r w:rsidRPr="00F935B8">
        <w:rPr>
          <w:rFonts w:ascii="Times New Roman" w:eastAsia="Times New Roman" w:hAnsi="Times New Roman" w:cs="Times New Roman"/>
          <w:sz w:val="24"/>
          <w:szCs w:val="24"/>
        </w:rPr>
        <w:t>multi-locus epidemiological model</w:t>
      </w:r>
      <w:r w:rsidRPr="00F935B8">
        <w:rPr>
          <w:rFonts w:ascii="Times New Roman" w:eastAsia="Times New Roman" w:hAnsi="Times New Roman" w:cs="Times New Roman"/>
          <w:sz w:val="24"/>
          <w:szCs w:val="24"/>
          <w:lang w:val="en-US"/>
        </w:rPr>
        <w:t xml:space="preserve"> of respiratory viruses is effectively reduced to </w:t>
      </w:r>
      <w:proofErr w:type="spellStart"/>
      <w:r w:rsidRPr="00F935B8">
        <w:rPr>
          <w:rFonts w:ascii="Times New Roman" w:eastAsia="Times New Roman" w:hAnsi="Times New Roman" w:cs="Times New Roman"/>
          <w:sz w:val="24"/>
          <w:szCs w:val="24"/>
          <w:lang w:val="en-US"/>
        </w:rPr>
        <w:t>t</w:t>
      </w:r>
      <w:r w:rsidRPr="00F935B8">
        <w:rPr>
          <w:rFonts w:ascii="Times New Roman" w:eastAsia="Times New Roman" w:hAnsi="Times New Roman" w:cs="Times New Roman"/>
          <w:sz w:val="24"/>
          <w:szCs w:val="24"/>
        </w:rPr>
        <w:t>he</w:t>
      </w:r>
      <w:proofErr w:type="spellEnd"/>
      <w:r w:rsidRPr="00F935B8">
        <w:rPr>
          <w:rFonts w:ascii="Times New Roman" w:eastAsia="Times New Roman" w:hAnsi="Times New Roman" w:cs="Times New Roman"/>
          <w:sz w:val="24"/>
          <w:szCs w:val="24"/>
        </w:rPr>
        <w:t xml:space="preserve"> Wright-Fisher model</w:t>
      </w:r>
      <w:r w:rsidRPr="00F935B8">
        <w:rPr>
          <w:rFonts w:ascii="Times New Roman" w:eastAsia="Times New Roman" w:hAnsi="Times New Roman" w:cs="Times New Roman"/>
          <w:sz w:val="24"/>
          <w:szCs w:val="24"/>
          <w:lang w:val="en-US"/>
        </w:rPr>
        <w:t xml:space="preserve"> with constant directional selection. The selection coefficient is expressed in terms of basic reproduction ratio in a naïve population and the breadth of antibody neutralization, calculated in these works using different approximation</w:t>
      </w:r>
      <w:r w:rsidR="001E7145">
        <w:rPr>
          <w:rFonts w:ascii="Times New Roman" w:eastAsia="Times New Roman" w:hAnsi="Times New Roman" w:cs="Times New Roman"/>
          <w:sz w:val="24"/>
          <w:szCs w:val="24"/>
          <w:lang w:val="en-US"/>
        </w:rPr>
        <w:t>s</w:t>
      </w:r>
      <w:r w:rsidRPr="00F935B8">
        <w:rPr>
          <w:rFonts w:ascii="Times New Roman" w:eastAsia="Times New Roman" w:hAnsi="Times New Roman" w:cs="Times New Roman"/>
          <w:sz w:val="24"/>
          <w:szCs w:val="24"/>
          <w:lang w:val="en-US"/>
        </w:rPr>
        <w:t>.</w:t>
      </w:r>
    </w:p>
    <w:p w14:paraId="0DC9C72F" w14:textId="355A0DD3" w:rsidR="0087149A" w:rsidRDefault="00AC30E2">
      <w:pPr>
        <w:pBdr>
          <w:top w:val="nil"/>
          <w:left w:val="nil"/>
          <w:bottom w:val="nil"/>
          <w:right w:val="nil"/>
          <w:between w:val="nil"/>
        </w:pBdr>
        <w:spacing w:line="276" w:lineRule="auto"/>
        <w:jc w:val="center"/>
        <w:rPr>
          <w:rFonts w:ascii="Times New Roman" w:eastAsia="Times New Roman" w:hAnsi="Times New Roman" w:cs="Times New Roman"/>
          <w:color w:val="000000"/>
          <w:sz w:val="20"/>
          <w:szCs w:val="20"/>
        </w:rPr>
      </w:pPr>
      <w:bookmarkStart w:id="105" w:name="_GoBack"/>
      <w:r>
        <w:rPr>
          <w:rFonts w:ascii="Times New Roman" w:eastAsia="Times New Roman" w:hAnsi="Times New Roman" w:cs="Times New Roman"/>
          <w:noProof/>
          <w:color w:val="000000"/>
          <w:sz w:val="20"/>
          <w:szCs w:val="20"/>
        </w:rPr>
        <w:drawing>
          <wp:inline distT="0" distB="0" distL="0" distR="0" wp14:anchorId="7CF3A3F2" wp14:editId="698A6FFC">
            <wp:extent cx="4256725" cy="4348503"/>
            <wp:effectExtent l="0" t="0" r="0" b="0"/>
            <wp:docPr id="5153058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extLst>
                        <a:ext uri="{28A0092B-C50C-407E-A947-70E740481C1C}">
                          <a14:useLocalDpi xmlns:a14="http://schemas.microsoft.com/office/drawing/2010/main" val="0"/>
                        </a:ext>
                      </a:extLst>
                    </a:blip>
                    <a:stretch>
                      <a:fillRect/>
                    </a:stretch>
                  </pic:blipFill>
                  <pic:spPr>
                    <a:xfrm>
                      <a:off x="0" y="0"/>
                      <a:ext cx="4256725" cy="4348503"/>
                    </a:xfrm>
                    <a:prstGeom prst="rect">
                      <a:avLst/>
                    </a:prstGeom>
                    <a:ln/>
                  </pic:spPr>
                </pic:pic>
              </a:graphicData>
            </a:graphic>
          </wp:inline>
        </w:drawing>
      </w:r>
      <w:bookmarkEnd w:id="105"/>
    </w:p>
    <w:p w14:paraId="10EAFF23" w14:textId="77777777" w:rsidR="0087149A" w:rsidRDefault="0087149A">
      <w:pPr>
        <w:rPr>
          <w:rFonts w:ascii="Times New Roman" w:eastAsia="Times New Roman" w:hAnsi="Times New Roman" w:cs="Times New Roman"/>
          <w:b/>
          <w:sz w:val="20"/>
          <w:szCs w:val="20"/>
        </w:rPr>
      </w:pPr>
    </w:p>
    <w:p w14:paraId="224AA9DF" w14:textId="261C46A1" w:rsidR="0087149A" w:rsidRPr="00695DC8" w:rsidRDefault="0076272C">
      <w:pPr>
        <w:rPr>
          <w:rFonts w:ascii="Times New Roman" w:eastAsia="Times New Roman" w:hAnsi="Times New Roman" w:cs="Times New Roman"/>
          <w:sz w:val="20"/>
          <w:szCs w:val="20"/>
          <w:lang w:val="ru-RU"/>
          <w:rPrChange w:id="106" w:author="Автор" w:date="2026-04-20T21:22:00Z">
            <w:rPr>
              <w:rFonts w:ascii="Times New Roman" w:eastAsia="Times New Roman" w:hAnsi="Times New Roman" w:cs="Times New Roman"/>
              <w:sz w:val="20"/>
              <w:szCs w:val="20"/>
            </w:rPr>
          </w:rPrChange>
        </w:rPr>
      </w:pPr>
      <w:r>
        <w:rPr>
          <w:rFonts w:ascii="Times New Roman" w:eastAsia="Times New Roman" w:hAnsi="Times New Roman" w:cs="Times New Roman"/>
          <w:b/>
          <w:sz w:val="20"/>
          <w:szCs w:val="20"/>
        </w:rPr>
        <w:t>Figure 5. Epistatic interactions for SARS-CoV-2 genome: comparison of the present results with two previous studies.</w:t>
      </w:r>
      <w:r>
        <w:rPr>
          <w:sz w:val="20"/>
          <w:szCs w:val="20"/>
        </w:rPr>
        <w:t xml:space="preserve"> </w:t>
      </w:r>
      <w:r>
        <w:rPr>
          <w:rFonts w:ascii="Times New Roman" w:eastAsia="Times New Roman" w:hAnsi="Times New Roman" w:cs="Times New Roman"/>
          <w:sz w:val="20"/>
          <w:szCs w:val="20"/>
        </w:rPr>
        <w:t xml:space="preserve">A) Results of the present work for Dataset 1, sequence groups 1 and 2 in Fig. 2, panel A or D in Fig. 3. B) The same, but for groups 1 and 3. C, D) Results from studies </w:t>
      </w:r>
      <w:r w:rsidR="00EF6A49">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EF6A49">
        <w:rPr>
          <w:rFonts w:ascii="Times New Roman" w:eastAsia="Times New Roman" w:hAnsi="Times New Roman" w:cs="Times New Roman"/>
          <w:sz w:val="20"/>
          <w:szCs w:val="20"/>
        </w:rPr>
        <w:instrText xml:space="preserve"> ADDIN EN.CITE </w:instrText>
      </w:r>
      <w:r w:rsidR="00EF6A49">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EF6A49">
        <w:rPr>
          <w:rFonts w:ascii="Times New Roman" w:eastAsia="Times New Roman" w:hAnsi="Times New Roman" w:cs="Times New Roman"/>
          <w:sz w:val="20"/>
          <w:szCs w:val="20"/>
        </w:rPr>
        <w:instrText xml:space="preserve"> ADDIN EN.CITE.DATA </w:instrText>
      </w:r>
      <w:r w:rsidR="00EF6A49">
        <w:rPr>
          <w:rFonts w:ascii="Times New Roman" w:eastAsia="Times New Roman" w:hAnsi="Times New Roman" w:cs="Times New Roman"/>
          <w:sz w:val="20"/>
          <w:szCs w:val="20"/>
        </w:rPr>
      </w:r>
      <w:r w:rsidR="00EF6A49">
        <w:rPr>
          <w:rFonts w:ascii="Times New Roman" w:eastAsia="Times New Roman" w:hAnsi="Times New Roman" w:cs="Times New Roman"/>
          <w:sz w:val="20"/>
          <w:szCs w:val="20"/>
        </w:rPr>
        <w:fldChar w:fldCharType="end"/>
      </w:r>
      <w:r w:rsidR="00EF6A49">
        <w:rPr>
          <w:rFonts w:ascii="Times New Roman" w:eastAsia="Times New Roman" w:hAnsi="Times New Roman" w:cs="Times New Roman"/>
          <w:sz w:val="20"/>
          <w:szCs w:val="20"/>
        </w:rPr>
      </w:r>
      <w:r w:rsidR="00EF6A49">
        <w:rPr>
          <w:rFonts w:ascii="Times New Roman" w:eastAsia="Times New Roman" w:hAnsi="Times New Roman" w:cs="Times New Roman"/>
          <w:sz w:val="20"/>
          <w:szCs w:val="20"/>
        </w:rPr>
        <w:fldChar w:fldCharType="separate"/>
      </w:r>
      <w:r w:rsidR="00EF6A49">
        <w:rPr>
          <w:rFonts w:ascii="Times New Roman" w:eastAsia="Times New Roman" w:hAnsi="Times New Roman" w:cs="Times New Roman"/>
          <w:noProof/>
          <w:sz w:val="20"/>
          <w:szCs w:val="20"/>
        </w:rPr>
        <w:t>[5</w:t>
      </w:r>
      <w:ins w:id="107" w:author="Автор" w:date="2026-04-20T21:21:00Z">
        <w:r w:rsidR="00912F46">
          <w:rPr>
            <w:rFonts w:ascii="Times New Roman" w:eastAsia="Times New Roman" w:hAnsi="Times New Roman" w:cs="Times New Roman"/>
            <w:noProof/>
            <w:sz w:val="20"/>
            <w:szCs w:val="20"/>
          </w:rPr>
          <w:t>8</w:t>
        </w:r>
      </w:ins>
      <w:del w:id="108" w:author="Автор" w:date="2026-04-20T21:21:00Z">
        <w:r w:rsidR="00EF6A49" w:rsidDel="00912F46">
          <w:rPr>
            <w:rFonts w:ascii="Times New Roman" w:eastAsia="Times New Roman" w:hAnsi="Times New Roman" w:cs="Times New Roman"/>
            <w:noProof/>
            <w:sz w:val="20"/>
            <w:szCs w:val="20"/>
          </w:rPr>
          <w:delText>9</w:delText>
        </w:r>
      </w:del>
      <w:r w:rsidR="00EF6A49">
        <w:rPr>
          <w:rFonts w:ascii="Times New Roman" w:eastAsia="Times New Roman" w:hAnsi="Times New Roman" w:cs="Times New Roman"/>
          <w:noProof/>
          <w:sz w:val="20"/>
          <w:szCs w:val="20"/>
        </w:rPr>
        <w:t>]</w:t>
      </w:r>
      <w:r w:rsidR="00EF6A49">
        <w:rPr>
          <w:rFonts w:ascii="Times New Roman" w:eastAsia="Times New Roman" w:hAnsi="Times New Roman" w:cs="Times New Roman"/>
          <w:sz w:val="20"/>
          <w:szCs w:val="20"/>
        </w:rPr>
        <w:fldChar w:fldCharType="end"/>
      </w:r>
      <w:r w:rsidR="00BE0056" w:rsidRPr="00CD1DF9">
        <w:rPr>
          <w:rFonts w:ascii="Times New Roman" w:eastAsia="Times New Roman" w:hAnsi="Times New Roman" w:cs="Times New Roman"/>
          <w:sz w:val="20"/>
          <w:szCs w:val="20"/>
        </w:rPr>
        <w:t xml:space="preserve"> and </w:t>
      </w:r>
      <w:r w:rsidR="00EF6A49">
        <w:rPr>
          <w:rFonts w:ascii="Times New Roman" w:eastAsia="Times New Roman" w:hAnsi="Times New Roman" w:cs="Times New Roman"/>
          <w:sz w:val="20"/>
          <w:szCs w:val="20"/>
        </w:rPr>
        <w:fldChar w:fldCharType="begin"/>
      </w:r>
      <w:r w:rsidR="00EF6A49">
        <w:rPr>
          <w:rFonts w:ascii="Times New Roman" w:eastAsia="Times New Roman" w:hAnsi="Times New Roman" w:cs="Times New Roman"/>
          <w:sz w:val="20"/>
          <w:szCs w:val="20"/>
        </w:rPr>
        <w:instrText xml:space="preserve"> ADDIN EN.CITE &lt;EndNote&gt;&lt;Cite&gt;&lt;Author&gt;Zeng&lt;/Author&gt;&lt;Year&gt;2020&lt;/Year&gt;&lt;RecNum&gt;27&lt;/RecNum&gt;&lt;DisplayText&gt;[60]&lt;/DisplayText&gt;&lt;record&gt;&lt;rec-number&gt;27&lt;/rec-number&gt;&lt;foreign-keys&gt;&lt;key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EF6A49">
        <w:rPr>
          <w:rFonts w:ascii="Times New Roman" w:eastAsia="Times New Roman" w:hAnsi="Times New Roman" w:cs="Times New Roman"/>
          <w:sz w:val="20"/>
          <w:szCs w:val="20"/>
        </w:rPr>
        <w:fldChar w:fldCharType="separate"/>
      </w:r>
      <w:r w:rsidR="00EF6A49">
        <w:rPr>
          <w:rFonts w:ascii="Times New Roman" w:eastAsia="Times New Roman" w:hAnsi="Times New Roman" w:cs="Times New Roman"/>
          <w:noProof/>
          <w:sz w:val="20"/>
          <w:szCs w:val="20"/>
        </w:rPr>
        <w:t>[</w:t>
      </w:r>
      <w:ins w:id="109" w:author="Автор" w:date="2026-04-20T21:22:00Z">
        <w:r w:rsidR="00912F46">
          <w:rPr>
            <w:rFonts w:ascii="Times New Roman" w:eastAsia="Times New Roman" w:hAnsi="Times New Roman" w:cs="Times New Roman"/>
            <w:noProof/>
            <w:sz w:val="20"/>
            <w:szCs w:val="20"/>
          </w:rPr>
          <w:t>59</w:t>
        </w:r>
      </w:ins>
      <w:del w:id="110" w:author="Автор" w:date="2026-04-20T21:22:00Z">
        <w:r w:rsidR="00EF6A49" w:rsidDel="00912F46">
          <w:rPr>
            <w:rFonts w:ascii="Times New Roman" w:eastAsia="Times New Roman" w:hAnsi="Times New Roman" w:cs="Times New Roman"/>
            <w:noProof/>
            <w:sz w:val="20"/>
            <w:szCs w:val="20"/>
          </w:rPr>
          <w:delText>60</w:delText>
        </w:r>
      </w:del>
      <w:r w:rsidR="00EF6A49">
        <w:rPr>
          <w:rFonts w:ascii="Times New Roman" w:eastAsia="Times New Roman" w:hAnsi="Times New Roman" w:cs="Times New Roman"/>
          <w:noProof/>
          <w:sz w:val="20"/>
          <w:szCs w:val="20"/>
        </w:rPr>
        <w:t>]</w:t>
      </w:r>
      <w:r w:rsidR="00EF6A49">
        <w:rPr>
          <w:rFonts w:ascii="Times New Roman" w:eastAsia="Times New Roman" w:hAnsi="Times New Roman" w:cs="Times New Roman"/>
          <w:sz w:val="20"/>
          <w:szCs w:val="20"/>
        </w:rPr>
        <w:fldChar w:fldCharType="end"/>
      </w:r>
      <w:r>
        <w:rPr>
          <w:rFonts w:ascii="Times New Roman" w:eastAsia="Times New Roman" w:hAnsi="Times New Roman" w:cs="Times New Roman"/>
          <w:sz w:val="20"/>
          <w:szCs w:val="20"/>
        </w:rPr>
        <w:t>, respectively.</w:t>
      </w:r>
    </w:p>
    <w:p w14:paraId="2563A6C8" w14:textId="77777777" w:rsidR="0087149A" w:rsidRDefault="0087149A">
      <w:pPr>
        <w:rPr>
          <w:rFonts w:ascii="Times New Roman" w:eastAsia="Times New Roman" w:hAnsi="Times New Roman" w:cs="Times New Roman"/>
          <w:sz w:val="20"/>
          <w:szCs w:val="20"/>
        </w:rPr>
      </w:pPr>
    </w:p>
    <w:p w14:paraId="6D6C75C9" w14:textId="3844F6AA" w:rsidR="00203E5E"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most popular method for searching for epistasis signature in genomic data is the “quasi linkage equilibrium” approach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[28, 30]</w:t>
      </w:r>
      <w:r w:rsidR="00EF6A49">
        <w:rPr>
          <w:rFonts w:ascii="Times New Roman" w:eastAsia="Times New Roman" w:hAnsi="Times New Roman" w:cs="Times New Roman"/>
          <w:sz w:val="24"/>
          <w:szCs w:val="24"/>
        </w:rPr>
        <w:fldChar w:fldCharType="end"/>
      </w:r>
      <w:r w:rsidR="008343E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which assumes frequent recombination</w:t>
      </w:r>
      <w:r w:rsidR="00C12928">
        <w:rPr>
          <w:rFonts w:ascii="Times New Roman" w:eastAsia="Times New Roman" w:hAnsi="Times New Roman" w:cs="Times New Roman"/>
          <w:sz w:val="24"/>
          <w:szCs w:val="24"/>
        </w:rPr>
        <w:t xml:space="preserve"> compared to changes in allelic frequency and</w:t>
      </w:r>
      <w:r>
        <w:rPr>
          <w:rFonts w:ascii="Times New Roman" w:eastAsia="Times New Roman" w:hAnsi="Times New Roman" w:cs="Times New Roman"/>
          <w:sz w:val="24"/>
          <w:szCs w:val="24"/>
        </w:rPr>
        <w:t xml:space="preserve"> a large population size</w:t>
      </w:r>
      <w:r w:rsidR="00C1292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C12928">
        <w:rPr>
          <w:rFonts w:ascii="Times New Roman" w:eastAsia="Times New Roman" w:hAnsi="Times New Roman" w:cs="Times New Roman"/>
          <w:sz w:val="24"/>
          <w:szCs w:val="24"/>
        </w:rPr>
        <w:t xml:space="preserve">In this limit, genetic </w:t>
      </w:r>
      <w:r>
        <w:rPr>
          <w:rFonts w:ascii="Times New Roman" w:eastAsia="Times New Roman" w:hAnsi="Times New Roman" w:cs="Times New Roman"/>
          <w:sz w:val="24"/>
          <w:szCs w:val="24"/>
        </w:rPr>
        <w:t>linkage effects</w:t>
      </w:r>
      <w:r w:rsidR="00C12928">
        <w:rPr>
          <w:rFonts w:ascii="Times New Roman" w:eastAsia="Times New Roman" w:hAnsi="Times New Roman" w:cs="Times New Roman"/>
          <w:sz w:val="24"/>
          <w:szCs w:val="24"/>
        </w:rPr>
        <w:t xml:space="preserve"> are negligible compared to epistasis and recombination</w:t>
      </w:r>
      <w:r>
        <w:rPr>
          <w:rFonts w:ascii="Times New Roman" w:eastAsia="Times New Roman" w:hAnsi="Times New Roman" w:cs="Times New Roman"/>
          <w:sz w:val="24"/>
          <w:szCs w:val="24"/>
        </w:rPr>
        <w:t xml:space="preserve">. In the present work, we do not rely on QLE approximation, </w:t>
      </w:r>
      <w:r>
        <w:rPr>
          <w:rFonts w:ascii="Times New Roman" w:eastAsia="Times New Roman" w:hAnsi="Times New Roman" w:cs="Times New Roman"/>
          <w:sz w:val="24"/>
          <w:szCs w:val="24"/>
        </w:rPr>
        <w:lastRenderedPageBreak/>
        <w:t>so that the method works for finite population size and for modest recombination or even in its absence. The linkage effects are mostly cancelled</w:t>
      </w:r>
      <w:r w:rsidR="00C12928">
        <w:rPr>
          <w:rFonts w:ascii="Times New Roman" w:eastAsia="Times New Roman" w:hAnsi="Times New Roman" w:cs="Times New Roman"/>
          <w:sz w:val="24"/>
          <w:szCs w:val="24"/>
        </w:rPr>
        <w:t xml:space="preserve"> out</w:t>
      </w:r>
      <w:r>
        <w:rPr>
          <w:rFonts w:ascii="Times New Roman" w:eastAsia="Times New Roman" w:hAnsi="Times New Roman" w:cs="Times New Roman"/>
          <w:sz w:val="24"/>
          <w:szCs w:val="24"/>
        </w:rPr>
        <w:t xml:space="preserve"> by averaging over </w:t>
      </w:r>
      <w:r w:rsidR="00C12928">
        <w:rPr>
          <w:rFonts w:ascii="Times New Roman" w:eastAsia="Times New Roman" w:hAnsi="Times New Roman" w:cs="Times New Roman"/>
          <w:sz w:val="24"/>
          <w:szCs w:val="24"/>
        </w:rPr>
        <w:t>well-</w:t>
      </w:r>
      <w:r w:rsidR="00A479C3">
        <w:rPr>
          <w:rFonts w:ascii="Times New Roman" w:eastAsia="Times New Roman" w:hAnsi="Times New Roman" w:cs="Times New Roman"/>
          <w:sz w:val="24"/>
          <w:szCs w:val="24"/>
          <w:lang w:val="en-US"/>
        </w:rPr>
        <w:t>balanced</w:t>
      </w:r>
      <w:r w:rsidR="00A479C3" w:rsidRPr="00FC4B93">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 xml:space="preserve">independent populations and the use of 3-site haplotypes. Such cancellation </w:t>
      </w:r>
      <w:r w:rsidR="00C12928">
        <w:rPr>
          <w:rFonts w:ascii="Times New Roman" w:eastAsia="Times New Roman" w:hAnsi="Times New Roman" w:cs="Times New Roman"/>
          <w:sz w:val="24"/>
          <w:szCs w:val="24"/>
        </w:rPr>
        <w:t xml:space="preserve">was </w:t>
      </w:r>
      <w:r>
        <w:rPr>
          <w:rFonts w:ascii="Times New Roman" w:eastAsia="Times New Roman" w:hAnsi="Times New Roman" w:cs="Times New Roman"/>
          <w:sz w:val="24"/>
          <w:szCs w:val="24"/>
        </w:rPr>
        <w:t xml:space="preserve">not carried out in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&lt;EndNote&gt;&lt;Cite&gt;&lt;Author&gt;Zeng&lt;/Author&gt;&lt;Year&gt;2020&lt;/Year&gt;&lt;RecNum&gt;27&lt;/RecNum&gt;&lt;DisplayText&gt;[60]&lt;/DisplayText&gt;&lt;record&gt;&lt;rec-number&gt;27&lt;/rec-number&gt;&lt;foreign-keys&gt;&lt;key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[60]</w:t>
      </w:r>
      <w:r w:rsidR="00EF6A49">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hence the abundance of false negative links (Fig. 5D) compared to our results (Fig. 5A, B). </w:t>
      </w:r>
    </w:p>
    <w:p w14:paraId="307B9776" w14:textId="10DA315A" w:rsidR="003F5305" w:rsidRPr="00A315BB" w:rsidRDefault="0076272C" w:rsidP="00AB2BF2">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address the problem of false-negative bonds, another team </w:t>
      </w:r>
      <w:r w:rsidR="00EF6A49">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EF6A49">
        <w:rPr>
          <w:rFonts w:ascii="Times New Roman" w:eastAsia="Times New Roman" w:hAnsi="Times New Roman" w:cs="Times New Roman"/>
          <w:sz w:val="24"/>
          <w:szCs w:val="24"/>
        </w:rPr>
        <w:instrText xml:space="preserve"> ADDIN EN.CITE </w:instrText>
      </w:r>
      <w:r w:rsidR="00EF6A49">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EF6A49">
        <w:rPr>
          <w:rFonts w:ascii="Times New Roman" w:eastAsia="Times New Roman" w:hAnsi="Times New Roman" w:cs="Times New Roman"/>
          <w:sz w:val="24"/>
          <w:szCs w:val="24"/>
        </w:rPr>
        <w:instrText xml:space="preserve"> ADDIN EN.CITE.DATA </w:instrText>
      </w:r>
      <w:r w:rsidR="00EF6A49">
        <w:rPr>
          <w:rFonts w:ascii="Times New Roman" w:eastAsia="Times New Roman" w:hAnsi="Times New Roman" w:cs="Times New Roman"/>
          <w:sz w:val="24"/>
          <w:szCs w:val="24"/>
        </w:rPr>
      </w:r>
      <w:r w:rsidR="00EF6A49">
        <w:rPr>
          <w:rFonts w:ascii="Times New Roman" w:eastAsia="Times New Roman" w:hAnsi="Times New Roman" w:cs="Times New Roman"/>
          <w:sz w:val="24"/>
          <w:szCs w:val="24"/>
        </w:rPr>
        <w:fldChar w:fldCharType="end"/>
      </w:r>
      <w:r w:rsidR="00EF6A49">
        <w:rPr>
          <w:rFonts w:ascii="Times New Roman" w:eastAsia="Times New Roman" w:hAnsi="Times New Roman" w:cs="Times New Roman"/>
          <w:sz w:val="24"/>
          <w:szCs w:val="24"/>
        </w:rPr>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[59]</w:t>
      </w:r>
      <w:r w:rsidR="00EF6A49">
        <w:rPr>
          <w:rFonts w:ascii="Times New Roman" w:eastAsia="Times New Roman" w:hAnsi="Times New Roman" w:cs="Times New Roman"/>
          <w:sz w:val="24"/>
          <w:szCs w:val="24"/>
        </w:rPr>
        <w:fldChar w:fldCharType="end"/>
      </w:r>
      <w:r w:rsidR="0085494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compared the sequences of SARS CoV-2 not between themselves, but with other coronaviruses</w:t>
      </w:r>
      <w:r w:rsidR="00A479C3">
        <w:rPr>
          <w:rFonts w:ascii="Times New Roman" w:eastAsia="Times New Roman" w:hAnsi="Times New Roman" w:cs="Times New Roman"/>
          <w:sz w:val="24"/>
          <w:szCs w:val="24"/>
        </w:rPr>
        <w:t xml:space="preserve">. They used “direct coupling analysis”, which postulates a statistical distribution of sequences </w:t>
      </w:r>
      <w:r w:rsidR="00C62EDA" w:rsidRPr="00FC4B93">
        <w:rPr>
          <w:rFonts w:ascii="Times New Roman" w:eastAsia="Times New Roman" w:hAnsi="Times New Roman" w:cs="Times New Roman"/>
          <w:sz w:val="24"/>
          <w:szCs w:val="24"/>
          <w:lang w:val="en-US"/>
        </w:rPr>
        <w:t>(</w:t>
      </w:r>
      <w:r w:rsidR="00C62EDA">
        <w:rPr>
          <w:rFonts w:ascii="Times New Roman" w:eastAsia="Times New Roman" w:hAnsi="Times New Roman" w:cs="Times New Roman"/>
          <w:sz w:val="24"/>
          <w:szCs w:val="24"/>
          <w:lang w:val="en-US"/>
        </w:rPr>
        <w:t>usually,</w:t>
      </w:r>
      <w:r w:rsidR="00C62EDA" w:rsidRPr="00FC4B93">
        <w:rPr>
          <w:rFonts w:ascii="Times New Roman" w:eastAsia="Times New Roman" w:hAnsi="Times New Roman" w:cs="Times New Roman"/>
          <w:sz w:val="24"/>
          <w:szCs w:val="24"/>
          <w:lang w:val="en-US"/>
        </w:rPr>
        <w:t xml:space="preserve"> </w:t>
      </w:r>
      <w:r w:rsidR="00A479C3">
        <w:rPr>
          <w:rFonts w:ascii="Times New Roman" w:eastAsia="Times New Roman" w:hAnsi="Times New Roman" w:cs="Times New Roman"/>
          <w:sz w:val="24"/>
          <w:szCs w:val="24"/>
        </w:rPr>
        <w:t>of a Gaussian form</w:t>
      </w:r>
      <w:r w:rsidR="00C62EDA">
        <w:rPr>
          <w:rFonts w:ascii="Times New Roman" w:eastAsia="Times New Roman" w:hAnsi="Times New Roman" w:cs="Times New Roman"/>
          <w:sz w:val="24"/>
          <w:szCs w:val="24"/>
        </w:rPr>
        <w:t>)</w:t>
      </w:r>
      <w:r w:rsidR="00A479C3">
        <w:rPr>
          <w:rFonts w:ascii="Times New Roman" w:eastAsia="Times New Roman" w:hAnsi="Times New Roman" w:cs="Times New Roman"/>
          <w:sz w:val="24"/>
          <w:szCs w:val="24"/>
        </w:rPr>
        <w:t xml:space="preserve"> including individual effects of alleles and their pairwise interaction. </w:t>
      </w:r>
      <w:r w:rsidR="00AB2BF2">
        <w:rPr>
          <w:rFonts w:ascii="Times New Roman" w:eastAsia="Times New Roman" w:hAnsi="Times New Roman" w:cs="Times New Roman"/>
          <w:sz w:val="24"/>
          <w:szCs w:val="24"/>
        </w:rPr>
        <w:t>A</w:t>
      </w:r>
      <w:r w:rsidR="00A479C3">
        <w:rPr>
          <w:rFonts w:ascii="Times New Roman" w:eastAsia="Times New Roman" w:hAnsi="Times New Roman" w:cs="Times New Roman"/>
          <w:sz w:val="24"/>
          <w:szCs w:val="24"/>
        </w:rPr>
        <w:t xml:space="preserve"> physicist </w:t>
      </w:r>
      <w:r w:rsidR="00AB2BF2">
        <w:rPr>
          <w:rFonts w:ascii="Times New Roman" w:eastAsia="Times New Roman" w:hAnsi="Times New Roman" w:cs="Times New Roman"/>
          <w:sz w:val="24"/>
          <w:szCs w:val="24"/>
        </w:rPr>
        <w:t xml:space="preserve">would </w:t>
      </w:r>
      <w:r w:rsidR="00A479C3">
        <w:rPr>
          <w:rFonts w:ascii="Times New Roman" w:eastAsia="Times New Roman" w:hAnsi="Times New Roman" w:cs="Times New Roman"/>
          <w:sz w:val="24"/>
          <w:szCs w:val="24"/>
        </w:rPr>
        <w:t>recognize</w:t>
      </w:r>
      <w:r w:rsidR="00AB2BF2">
        <w:rPr>
          <w:rFonts w:ascii="Times New Roman" w:eastAsia="Times New Roman" w:hAnsi="Times New Roman" w:cs="Times New Roman"/>
          <w:sz w:val="24"/>
          <w:szCs w:val="24"/>
        </w:rPr>
        <w:t xml:space="preserve"> here</w:t>
      </w:r>
      <w:r w:rsidR="00A479C3">
        <w:rPr>
          <w:rFonts w:ascii="Times New Roman" w:eastAsia="Times New Roman" w:hAnsi="Times New Roman" w:cs="Times New Roman"/>
          <w:sz w:val="24"/>
          <w:szCs w:val="24"/>
        </w:rPr>
        <w:t xml:space="preserve"> the </w:t>
      </w:r>
      <w:r w:rsidR="00AB2BF2">
        <w:rPr>
          <w:rFonts w:ascii="Times New Roman" w:eastAsia="Times New Roman" w:hAnsi="Times New Roman" w:cs="Times New Roman"/>
          <w:sz w:val="24"/>
          <w:szCs w:val="24"/>
        </w:rPr>
        <w:t xml:space="preserve">Gibbs </w:t>
      </w:r>
      <w:r w:rsidR="00651F13">
        <w:rPr>
          <w:rFonts w:ascii="Times New Roman" w:eastAsia="Times New Roman" w:hAnsi="Times New Roman" w:cs="Times New Roman"/>
          <w:sz w:val="24"/>
          <w:szCs w:val="24"/>
        </w:rPr>
        <w:t>di</w:t>
      </w:r>
      <w:r w:rsidR="008F6F21">
        <w:rPr>
          <w:rFonts w:ascii="Times New Roman" w:eastAsia="Times New Roman" w:hAnsi="Times New Roman" w:cs="Times New Roman"/>
          <w:sz w:val="24"/>
          <w:szCs w:val="24"/>
        </w:rPr>
        <w:t>s</w:t>
      </w:r>
      <w:r w:rsidR="00651F13">
        <w:rPr>
          <w:rFonts w:ascii="Times New Roman" w:eastAsia="Times New Roman" w:hAnsi="Times New Roman" w:cs="Times New Roman"/>
          <w:sz w:val="24"/>
          <w:szCs w:val="24"/>
        </w:rPr>
        <w:t>tribution</w:t>
      </w:r>
      <w:r w:rsidR="00A479C3">
        <w:rPr>
          <w:rFonts w:ascii="Times New Roman" w:eastAsia="Times New Roman" w:hAnsi="Times New Roman" w:cs="Times New Roman"/>
          <w:sz w:val="24"/>
          <w:szCs w:val="24"/>
        </w:rPr>
        <w:t xml:space="preserve"> </w:t>
      </w:r>
      <w:r w:rsidR="00AB2BF2">
        <w:rPr>
          <w:rFonts w:ascii="Times New Roman" w:eastAsia="Times New Roman" w:hAnsi="Times New Roman" w:cs="Times New Roman"/>
          <w:sz w:val="24"/>
          <w:szCs w:val="24"/>
        </w:rPr>
        <w:t>for</w:t>
      </w:r>
      <w:r w:rsidR="00A479C3">
        <w:rPr>
          <w:rFonts w:ascii="Times New Roman" w:eastAsia="Times New Roman" w:hAnsi="Times New Roman" w:cs="Times New Roman"/>
          <w:sz w:val="24"/>
          <w:szCs w:val="24"/>
        </w:rPr>
        <w:t xml:space="preserve"> the Onsager model of ferromagneti</w:t>
      </w:r>
      <w:r w:rsidR="00AB2BF2">
        <w:rPr>
          <w:rFonts w:ascii="Times New Roman" w:eastAsia="Times New Roman" w:hAnsi="Times New Roman" w:cs="Times New Roman"/>
          <w:sz w:val="24"/>
          <w:szCs w:val="24"/>
        </w:rPr>
        <w:t xml:space="preserve">sm. In population genetics, this Gaussian form </w:t>
      </w:r>
      <w:r w:rsidR="00A479C3">
        <w:rPr>
          <w:rFonts w:ascii="Times New Roman" w:eastAsia="Times New Roman" w:hAnsi="Times New Roman" w:cs="Times New Roman"/>
          <w:sz w:val="24"/>
          <w:szCs w:val="24"/>
        </w:rPr>
        <w:t>has</w:t>
      </w:r>
      <w:r w:rsidR="00AB2BF2">
        <w:rPr>
          <w:rFonts w:ascii="Times New Roman" w:eastAsia="Times New Roman" w:hAnsi="Times New Roman" w:cs="Times New Roman"/>
          <w:sz w:val="24"/>
          <w:szCs w:val="24"/>
        </w:rPr>
        <w:t xml:space="preserve"> a justification </w:t>
      </w:r>
      <w:r w:rsidR="00A479C3">
        <w:rPr>
          <w:rFonts w:ascii="Times New Roman" w:eastAsia="Times New Roman" w:hAnsi="Times New Roman" w:cs="Times New Roman"/>
          <w:sz w:val="24"/>
          <w:szCs w:val="24"/>
        </w:rPr>
        <w:t xml:space="preserve">in the limit of QLE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[28, 30]</w:t>
      </w:r>
      <w:r w:rsidR="00EF6A49">
        <w:rPr>
          <w:rFonts w:ascii="Times New Roman" w:eastAsia="Times New Roman" w:hAnsi="Times New Roman" w:cs="Times New Roman"/>
          <w:sz w:val="24"/>
          <w:szCs w:val="24"/>
        </w:rPr>
        <w:fldChar w:fldCharType="end"/>
      </w:r>
      <w:r w:rsidR="00A479C3">
        <w:rPr>
          <w:rFonts w:ascii="Times New Roman" w:eastAsia="Times New Roman" w:hAnsi="Times New Roman" w:cs="Times New Roman"/>
          <w:sz w:val="24"/>
          <w:szCs w:val="24"/>
        </w:rPr>
        <w:t>.</w:t>
      </w:r>
      <w:r w:rsidR="00A16F07">
        <w:rPr>
          <w:rFonts w:ascii="Times New Roman" w:eastAsia="Times New Roman" w:hAnsi="Times New Roman" w:cs="Times New Roman"/>
          <w:sz w:val="24"/>
          <w:szCs w:val="24"/>
        </w:rPr>
        <w:t xml:space="preserve"> Parameters of the Gaussian are fit to sequence data using various approximations</w:t>
      </w:r>
      <w:r w:rsidR="008D006D">
        <w:rPr>
          <w:rFonts w:ascii="Times New Roman" w:eastAsia="Times New Roman" w:hAnsi="Times New Roman" w:cs="Times New Roman"/>
          <w:sz w:val="24"/>
          <w:szCs w:val="24"/>
        </w:rPr>
        <w:t xml:space="preserve"> </w:t>
      </w:r>
      <w:r w:rsidR="008D006D">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8D006D">
        <w:rPr>
          <w:rFonts w:ascii="Times New Roman" w:eastAsia="Times New Roman" w:hAnsi="Times New Roman" w:cs="Times New Roman"/>
          <w:sz w:val="24"/>
          <w:szCs w:val="24"/>
        </w:rPr>
        <w:instrText xml:space="preserve"> ADDIN EN.CITE </w:instrText>
      </w:r>
      <w:r w:rsidR="008D006D">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8D006D">
        <w:rPr>
          <w:rFonts w:ascii="Times New Roman" w:eastAsia="Times New Roman" w:hAnsi="Times New Roman" w:cs="Times New Roman"/>
          <w:sz w:val="24"/>
          <w:szCs w:val="24"/>
        </w:rPr>
        <w:instrText xml:space="preserve"> ADDIN EN.CITE.DATA </w:instrText>
      </w:r>
      <w:r w:rsidR="008D006D">
        <w:rPr>
          <w:rFonts w:ascii="Times New Roman" w:eastAsia="Times New Roman" w:hAnsi="Times New Roman" w:cs="Times New Roman"/>
          <w:sz w:val="24"/>
          <w:szCs w:val="24"/>
        </w:rPr>
      </w:r>
      <w:r w:rsidR="008D006D">
        <w:rPr>
          <w:rFonts w:ascii="Times New Roman" w:eastAsia="Times New Roman" w:hAnsi="Times New Roman" w:cs="Times New Roman"/>
          <w:sz w:val="24"/>
          <w:szCs w:val="24"/>
        </w:rPr>
        <w:fldChar w:fldCharType="end"/>
      </w:r>
      <w:r w:rsidR="008D006D">
        <w:rPr>
          <w:rFonts w:ascii="Times New Roman" w:eastAsia="Times New Roman" w:hAnsi="Times New Roman" w:cs="Times New Roman"/>
          <w:sz w:val="24"/>
          <w:szCs w:val="24"/>
        </w:rPr>
      </w:r>
      <w:r w:rsidR="008D006D">
        <w:rPr>
          <w:rFonts w:ascii="Times New Roman" w:eastAsia="Times New Roman" w:hAnsi="Times New Roman" w:cs="Times New Roman"/>
          <w:sz w:val="24"/>
          <w:szCs w:val="24"/>
        </w:rPr>
        <w:fldChar w:fldCharType="separate"/>
      </w:r>
      <w:r w:rsidR="008D006D">
        <w:rPr>
          <w:rFonts w:ascii="Times New Roman" w:eastAsia="Times New Roman" w:hAnsi="Times New Roman" w:cs="Times New Roman"/>
          <w:noProof/>
          <w:sz w:val="24"/>
          <w:szCs w:val="24"/>
        </w:rPr>
        <w:t>[59]</w:t>
      </w:r>
      <w:r w:rsidR="008D006D">
        <w:rPr>
          <w:rFonts w:ascii="Times New Roman" w:eastAsia="Times New Roman" w:hAnsi="Times New Roman" w:cs="Times New Roman"/>
          <w:sz w:val="24"/>
          <w:szCs w:val="24"/>
        </w:rPr>
        <w:fldChar w:fldCharType="end"/>
      </w:r>
      <w:r w:rsidR="00A16F07">
        <w:rPr>
          <w:rFonts w:ascii="Times New Roman" w:eastAsia="Times New Roman" w:hAnsi="Times New Roman" w:cs="Times New Roman"/>
          <w:sz w:val="24"/>
          <w:szCs w:val="24"/>
        </w:rPr>
        <w:t xml:space="preserve">. </w:t>
      </w:r>
      <w:r w:rsidR="00AB2BF2">
        <w:rPr>
          <w:rFonts w:ascii="Times New Roman" w:eastAsia="Times New Roman" w:hAnsi="Times New Roman" w:cs="Times New Roman"/>
          <w:sz w:val="24"/>
          <w:szCs w:val="24"/>
        </w:rPr>
        <w:t>DCA</w:t>
      </w:r>
      <w:r w:rsidR="00D65C4C">
        <w:rPr>
          <w:rFonts w:ascii="Times New Roman" w:eastAsia="Times New Roman" w:hAnsi="Times New Roman" w:cs="Times New Roman"/>
          <w:sz w:val="24"/>
          <w:szCs w:val="24"/>
        </w:rPr>
        <w:t xml:space="preserve"> also</w:t>
      </w:r>
      <w:r w:rsidR="003F5305" w:rsidRPr="00534DC8">
        <w:rPr>
          <w:rFonts w:ascii="Times New Roman" w:eastAsia="Times New Roman" w:hAnsi="Times New Roman" w:cs="Times New Roman"/>
          <w:sz w:val="24"/>
          <w:szCs w:val="24"/>
        </w:rPr>
        <w:t xml:space="preserve"> include</w:t>
      </w:r>
      <w:r w:rsidR="00AB2BF2">
        <w:rPr>
          <w:rFonts w:ascii="Times New Roman" w:eastAsia="Times New Roman" w:hAnsi="Times New Roman" w:cs="Times New Roman"/>
          <w:sz w:val="24"/>
          <w:szCs w:val="24"/>
        </w:rPr>
        <w:t>s</w:t>
      </w:r>
      <w:r w:rsidR="003F5305">
        <w:rPr>
          <w:rFonts w:ascii="Times New Roman" w:eastAsia="Times New Roman" w:hAnsi="Times New Roman" w:cs="Times New Roman"/>
          <w:bCs/>
          <w:sz w:val="24"/>
          <w:szCs w:val="24"/>
          <w:lang w:val="en-US"/>
        </w:rPr>
        <w:t xml:space="preserve"> </w:t>
      </w:r>
      <w:r w:rsidR="003F5305" w:rsidRPr="00534DC8">
        <w:rPr>
          <w:rFonts w:ascii="Times New Roman" w:eastAsia="Times New Roman" w:hAnsi="Times New Roman" w:cs="Times New Roman"/>
          <w:bCs/>
          <w:sz w:val="24"/>
          <w:szCs w:val="24"/>
          <w:lang w:val="en-US"/>
        </w:rPr>
        <w:t>down-weigh</w:t>
      </w:r>
      <w:r w:rsidR="003F5305">
        <w:rPr>
          <w:rFonts w:ascii="Times New Roman" w:eastAsia="Times New Roman" w:hAnsi="Times New Roman" w:cs="Times New Roman"/>
          <w:bCs/>
          <w:sz w:val="24"/>
          <w:szCs w:val="24"/>
          <w:lang w:val="en-US"/>
        </w:rPr>
        <w:t>ing</w:t>
      </w:r>
      <w:r w:rsidR="003F5305" w:rsidRPr="00534DC8">
        <w:rPr>
          <w:rFonts w:ascii="Times New Roman" w:eastAsia="Times New Roman" w:hAnsi="Times New Roman" w:cs="Times New Roman"/>
          <w:bCs/>
          <w:sz w:val="24"/>
          <w:szCs w:val="24"/>
          <w:lang w:val="en-US"/>
        </w:rPr>
        <w:t xml:space="preserve"> sequences with over 80% identity, which is a </w:t>
      </w:r>
      <w:r w:rsidR="003F5305">
        <w:rPr>
          <w:rFonts w:ascii="Times New Roman" w:eastAsia="Times New Roman" w:hAnsi="Times New Roman" w:cs="Times New Roman"/>
          <w:bCs/>
          <w:sz w:val="24"/>
          <w:szCs w:val="24"/>
          <w:lang w:val="en-US"/>
        </w:rPr>
        <w:t xml:space="preserve">phenomenological </w:t>
      </w:r>
      <w:r w:rsidR="00AB2BF2">
        <w:rPr>
          <w:rFonts w:ascii="Times New Roman" w:eastAsia="Times New Roman" w:hAnsi="Times New Roman" w:cs="Times New Roman"/>
          <w:bCs/>
          <w:sz w:val="24"/>
          <w:szCs w:val="24"/>
          <w:lang w:val="en-US"/>
        </w:rPr>
        <w:t>trick to</w:t>
      </w:r>
      <w:r w:rsidR="003F5305" w:rsidRPr="00534DC8">
        <w:rPr>
          <w:rFonts w:ascii="Times New Roman" w:eastAsia="Times New Roman" w:hAnsi="Times New Roman" w:cs="Times New Roman"/>
          <w:bCs/>
          <w:sz w:val="24"/>
          <w:szCs w:val="24"/>
          <w:lang w:val="en-US"/>
        </w:rPr>
        <w:t xml:space="preserve"> deal with the effects of random linkage</w:t>
      </w:r>
      <w:r w:rsidR="003F5305">
        <w:rPr>
          <w:rFonts w:ascii="Times New Roman" w:hAnsi="Times New Roman" w:cs="Times New Roman"/>
          <w:color w:val="000000"/>
          <w:sz w:val="20"/>
          <w:szCs w:val="20"/>
          <w:shd w:val="clear" w:color="auto" w:fill="FFFFFF"/>
          <w:lang w:val="en-US"/>
        </w:rPr>
        <w:t xml:space="preserve">. </w:t>
      </w:r>
      <w:r w:rsidR="00B21171">
        <w:rPr>
          <w:rFonts w:ascii="Times New Roman" w:eastAsia="Times New Roman" w:hAnsi="Times New Roman" w:cs="Times New Roman"/>
          <w:sz w:val="24"/>
          <w:szCs w:val="24"/>
        </w:rPr>
        <w:t xml:space="preserve"> </w:t>
      </w:r>
      <w:r w:rsidR="00AB2BF2">
        <w:rPr>
          <w:rFonts w:ascii="Times New Roman" w:eastAsia="Times New Roman" w:hAnsi="Times New Roman" w:cs="Times New Roman"/>
          <w:sz w:val="24"/>
          <w:szCs w:val="24"/>
        </w:rPr>
        <w:t xml:space="preserve">As result, the number of false-positive epistatic bonds </w:t>
      </w:r>
      <w:r w:rsidR="00C24E90">
        <w:rPr>
          <w:rFonts w:ascii="Times New Roman" w:eastAsia="Times New Roman" w:hAnsi="Times New Roman" w:cs="Times New Roman"/>
          <w:sz w:val="24"/>
          <w:szCs w:val="24"/>
        </w:rPr>
        <w:t>d</w:t>
      </w:r>
      <w:r w:rsidR="00AB2BF2">
        <w:rPr>
          <w:rFonts w:ascii="Times New Roman" w:eastAsia="Times New Roman" w:hAnsi="Times New Roman" w:cs="Times New Roman"/>
          <w:sz w:val="24"/>
          <w:szCs w:val="24"/>
        </w:rPr>
        <w:t xml:space="preserve">ue to genetic linkage is sharply decreased (Fig. 5C). </w:t>
      </w:r>
      <w:r w:rsidR="00AB2BF2">
        <w:rPr>
          <w:rFonts w:ascii="Times New Roman" w:eastAsia="Times New Roman" w:hAnsi="Times New Roman" w:cs="Times New Roman"/>
          <w:bCs/>
          <w:sz w:val="24"/>
          <w:szCs w:val="24"/>
          <w:lang w:val="en-US"/>
        </w:rPr>
        <w:t>The</w:t>
      </w:r>
      <w:r w:rsidR="00AB2BF2">
        <w:rPr>
          <w:rFonts w:ascii="Times New Roman" w:eastAsia="Times New Roman" w:hAnsi="Times New Roman" w:cs="Times New Roman"/>
          <w:sz w:val="24"/>
          <w:szCs w:val="24"/>
        </w:rPr>
        <w:t xml:space="preserve"> DCA</w:t>
      </w:r>
      <w:r w:rsidR="0008188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approach </w:t>
      </w:r>
      <w:r w:rsidR="00C24E90">
        <w:rPr>
          <w:rFonts w:ascii="Times New Roman" w:eastAsia="Times New Roman" w:hAnsi="Times New Roman" w:cs="Times New Roman"/>
          <w:sz w:val="24"/>
          <w:szCs w:val="24"/>
        </w:rPr>
        <w:t xml:space="preserve">has </w:t>
      </w:r>
      <w:r>
        <w:rPr>
          <w:rFonts w:ascii="Times New Roman" w:eastAsia="Times New Roman" w:hAnsi="Times New Roman" w:cs="Times New Roman"/>
          <w:sz w:val="24"/>
          <w:szCs w:val="24"/>
        </w:rPr>
        <w:t>other problems</w:t>
      </w:r>
      <w:r w:rsidR="00AB2BF2">
        <w:rPr>
          <w:rFonts w:ascii="Times New Roman" w:eastAsia="Times New Roman" w:hAnsi="Times New Roman" w:cs="Times New Roman"/>
          <w:sz w:val="24"/>
          <w:szCs w:val="24"/>
        </w:rPr>
        <w:t xml:space="preserve"> as well</w:t>
      </w:r>
      <w:r w:rsidR="00081885">
        <w:rPr>
          <w:rFonts w:ascii="Times New Roman" w:eastAsia="Times New Roman" w:hAnsi="Times New Roman" w:cs="Times New Roman"/>
          <w:sz w:val="24"/>
          <w:szCs w:val="24"/>
        </w:rPr>
        <w:t xml:space="preserve">. Firstly, </w:t>
      </w:r>
      <w:r>
        <w:rPr>
          <w:rFonts w:ascii="Times New Roman" w:eastAsia="Times New Roman" w:hAnsi="Times New Roman" w:cs="Times New Roman"/>
          <w:sz w:val="24"/>
          <w:szCs w:val="24"/>
        </w:rPr>
        <w:t>QLE</w:t>
      </w:r>
      <w:r w:rsidR="00316475">
        <w:rPr>
          <w:rFonts w:ascii="Times New Roman" w:eastAsia="Times New Roman" w:hAnsi="Times New Roman" w:cs="Times New Roman"/>
          <w:sz w:val="24"/>
          <w:szCs w:val="24"/>
        </w:rPr>
        <w:t xml:space="preserve"> approximation</w:t>
      </w:r>
      <w:r w:rsidR="00081885">
        <w:rPr>
          <w:rFonts w:ascii="Times New Roman" w:eastAsia="Times New Roman" w:hAnsi="Times New Roman" w:cs="Times New Roman"/>
          <w:sz w:val="24"/>
          <w:szCs w:val="24"/>
        </w:rPr>
        <w:t xml:space="preserve"> that lies at the basis of DCA</w:t>
      </w:r>
      <w:r w:rsidR="0031647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was formulated for sequences from the same population of the same species, not from different species, and the validity of such a leap to cross-species comparison is not formally justified. Secondly, such </w:t>
      </w:r>
      <w:r w:rsidR="00D65C4C">
        <w:rPr>
          <w:rFonts w:ascii="Times New Roman" w:eastAsia="Times New Roman" w:hAnsi="Times New Roman" w:cs="Times New Roman"/>
          <w:sz w:val="24"/>
          <w:szCs w:val="24"/>
        </w:rPr>
        <w:t xml:space="preserve">an </w:t>
      </w:r>
      <w:r>
        <w:rPr>
          <w:rFonts w:ascii="Times New Roman" w:eastAsia="Times New Roman" w:hAnsi="Times New Roman" w:cs="Times New Roman"/>
          <w:sz w:val="24"/>
          <w:szCs w:val="24"/>
        </w:rPr>
        <w:t>approach assumes that pairwise interactions did not change for million years since the most recent common ancestor</w:t>
      </w:r>
      <w:r w:rsidR="00D65C4C">
        <w:rPr>
          <w:rFonts w:ascii="Times New Roman" w:eastAsia="Times New Roman" w:hAnsi="Times New Roman" w:cs="Times New Roman"/>
          <w:sz w:val="24"/>
          <w:szCs w:val="24"/>
        </w:rPr>
        <w:t xml:space="preserve"> of these species</w:t>
      </w:r>
      <w:r>
        <w:rPr>
          <w:rFonts w:ascii="Times New Roman" w:eastAsia="Times New Roman" w:hAnsi="Times New Roman" w:cs="Times New Roman"/>
          <w:sz w:val="24"/>
          <w:szCs w:val="24"/>
        </w:rPr>
        <w:t xml:space="preserve">. Interactions of higher orders may be incorporated into pairwise interactions on short time scales, as done in our work as well, but such renormalized values are expected to </w:t>
      </w:r>
      <w:r w:rsidRPr="003A23D7">
        <w:rPr>
          <w:rFonts w:ascii="Times New Roman" w:eastAsia="Times New Roman" w:hAnsi="Times New Roman" w:cs="Times New Roman"/>
          <w:sz w:val="24"/>
          <w:szCs w:val="24"/>
        </w:rPr>
        <w:t xml:space="preserve">change at long interspecies times. </w:t>
      </w:r>
      <w:r w:rsidR="00D4242A" w:rsidRPr="0045051E">
        <w:rPr>
          <w:rFonts w:ascii="Times New Roman" w:eastAsia="Times New Roman" w:hAnsi="Times New Roman" w:cs="Times New Roman"/>
          <w:sz w:val="24"/>
          <w:szCs w:val="24"/>
        </w:rPr>
        <w:t>Thirdly</w:t>
      </w:r>
      <w:r w:rsidR="00B872A7" w:rsidRPr="0045051E">
        <w:rPr>
          <w:rFonts w:ascii="Times New Roman" w:eastAsia="Times New Roman" w:hAnsi="Times New Roman" w:cs="Times New Roman"/>
          <w:sz w:val="24"/>
          <w:szCs w:val="24"/>
        </w:rPr>
        <w:t>,</w:t>
      </w:r>
      <w:r w:rsidR="00203E5E" w:rsidRPr="0045051E">
        <w:rPr>
          <w:rFonts w:ascii="Times New Roman" w:eastAsia="Times New Roman" w:hAnsi="Times New Roman" w:cs="Times New Roman"/>
          <w:sz w:val="24"/>
          <w:szCs w:val="24"/>
        </w:rPr>
        <w:t xml:space="preserve"> </w:t>
      </w:r>
      <w:r w:rsidR="00203E5E" w:rsidRPr="00FC4B93">
        <w:rPr>
          <w:rFonts w:eastAsia="Times New Roman"/>
          <w:sz w:val="24"/>
          <w:szCs w:val="24"/>
        </w:rPr>
        <w:t>QLE</w:t>
      </w:r>
      <w:r w:rsidR="00081885" w:rsidRPr="00FC4B93">
        <w:rPr>
          <w:rFonts w:ascii="Times New Roman" w:eastAsia="Times New Roman" w:hAnsi="Times New Roman" w:cs="Times New Roman"/>
          <w:sz w:val="24"/>
          <w:szCs w:val="24"/>
        </w:rPr>
        <w:t xml:space="preserve"> </w:t>
      </w:r>
      <w:r w:rsidR="00203E5E" w:rsidRPr="00FC4B93">
        <w:rPr>
          <w:rFonts w:eastAsia="Times New Roman"/>
          <w:sz w:val="24"/>
          <w:szCs w:val="24"/>
        </w:rPr>
        <w:t xml:space="preserve">does not </w:t>
      </w:r>
      <w:r w:rsidR="00F9174A" w:rsidRPr="0045051E">
        <w:rPr>
          <w:rFonts w:ascii="Times New Roman" w:eastAsia="Times New Roman" w:hAnsi="Times New Roman" w:cs="Times New Roman"/>
          <w:sz w:val="24"/>
          <w:szCs w:val="24"/>
        </w:rPr>
        <w:t>work in</w:t>
      </w:r>
      <w:r w:rsidR="00F9174A" w:rsidRPr="00FC4B93">
        <w:rPr>
          <w:rFonts w:ascii="Times New Roman" w:eastAsia="Times New Roman" w:hAnsi="Times New Roman" w:cs="Times New Roman"/>
          <w:sz w:val="24"/>
          <w:szCs w:val="24"/>
        </w:rPr>
        <w:t xml:space="preserve"> </w:t>
      </w:r>
      <w:r w:rsidR="00203E5E" w:rsidRPr="00FC4B93">
        <w:rPr>
          <w:rFonts w:eastAsia="Times New Roman"/>
          <w:sz w:val="24"/>
          <w:szCs w:val="24"/>
        </w:rPr>
        <w:t>SARS CoV-2 evolution</w:t>
      </w:r>
      <w:r w:rsidR="00050B99" w:rsidRPr="0045051E">
        <w:rPr>
          <w:rFonts w:ascii="Times New Roman" w:eastAsia="Times New Roman" w:hAnsi="Times New Roman" w:cs="Times New Roman"/>
          <w:sz w:val="24"/>
          <w:szCs w:val="24"/>
        </w:rPr>
        <w:t>, because l</w:t>
      </w:r>
      <w:r w:rsidR="00203E5E" w:rsidRPr="00FC4B93">
        <w:rPr>
          <w:rFonts w:eastAsia="Times New Roman"/>
          <w:sz w:val="24"/>
          <w:szCs w:val="24"/>
        </w:rPr>
        <w:t xml:space="preserve">inkage effects, </w:t>
      </w:r>
      <w:r w:rsidR="00050B99" w:rsidRPr="0045051E">
        <w:rPr>
          <w:rFonts w:ascii="Times New Roman" w:eastAsia="Times New Roman" w:hAnsi="Times New Roman" w:cs="Times New Roman"/>
          <w:sz w:val="24"/>
          <w:szCs w:val="24"/>
        </w:rPr>
        <w:t>which are</w:t>
      </w:r>
      <w:r w:rsidR="00F57B46" w:rsidRPr="0045051E">
        <w:rPr>
          <w:rFonts w:ascii="Times New Roman" w:eastAsia="Times New Roman" w:hAnsi="Times New Roman" w:cs="Times New Roman"/>
          <w:sz w:val="24"/>
          <w:szCs w:val="24"/>
        </w:rPr>
        <w:t xml:space="preserve"> </w:t>
      </w:r>
      <w:r w:rsidR="00203E5E" w:rsidRPr="00FC4B93">
        <w:rPr>
          <w:rFonts w:eastAsia="Times New Roman"/>
          <w:sz w:val="24"/>
          <w:szCs w:val="24"/>
        </w:rPr>
        <w:t>negligible in QLE limit,</w:t>
      </w:r>
      <w:r w:rsidR="003C4E3B" w:rsidRPr="0045051E">
        <w:rPr>
          <w:rFonts w:ascii="Times New Roman" w:eastAsia="Times New Roman" w:hAnsi="Times New Roman" w:cs="Times New Roman"/>
          <w:sz w:val="24"/>
          <w:szCs w:val="24"/>
        </w:rPr>
        <w:t xml:space="preserve"> </w:t>
      </w:r>
      <w:r w:rsidR="00203E5E" w:rsidRPr="00FC4B93">
        <w:rPr>
          <w:rFonts w:eastAsia="Times New Roman"/>
          <w:sz w:val="24"/>
          <w:szCs w:val="24"/>
        </w:rPr>
        <w:t xml:space="preserve">are </w:t>
      </w:r>
      <w:r w:rsidR="00AB5E6D" w:rsidRPr="0045051E">
        <w:rPr>
          <w:rFonts w:ascii="Times New Roman" w:eastAsia="Times New Roman" w:hAnsi="Times New Roman" w:cs="Times New Roman"/>
          <w:sz w:val="24"/>
          <w:szCs w:val="24"/>
        </w:rPr>
        <w:t>strong</w:t>
      </w:r>
      <w:r w:rsidR="00050B99" w:rsidRPr="0045051E">
        <w:rPr>
          <w:rFonts w:ascii="Times New Roman" w:eastAsia="Times New Roman" w:hAnsi="Times New Roman" w:cs="Times New Roman"/>
          <w:sz w:val="24"/>
          <w:szCs w:val="24"/>
        </w:rPr>
        <w:t>. Lastly</w:t>
      </w:r>
      <w:r w:rsidR="003C4E3B" w:rsidRPr="0045051E">
        <w:rPr>
          <w:rFonts w:ascii="Times New Roman" w:eastAsia="Times New Roman" w:hAnsi="Times New Roman" w:cs="Times New Roman"/>
          <w:sz w:val="24"/>
          <w:szCs w:val="24"/>
        </w:rPr>
        <w:t>, a</w:t>
      </w:r>
      <w:r w:rsidR="00203E5E" w:rsidRPr="00FC4B93">
        <w:rPr>
          <w:rFonts w:eastAsia="Times New Roman"/>
          <w:sz w:val="24"/>
          <w:szCs w:val="24"/>
        </w:rPr>
        <w:t xml:space="preserve"> population</w:t>
      </w:r>
      <w:r w:rsidR="00AE78CB" w:rsidRPr="0045051E">
        <w:rPr>
          <w:rFonts w:ascii="Times New Roman" w:eastAsia="Times New Roman" w:hAnsi="Times New Roman" w:cs="Times New Roman"/>
          <w:sz w:val="24"/>
          <w:szCs w:val="24"/>
        </w:rPr>
        <w:t xml:space="preserve"> of infected individuals</w:t>
      </w:r>
      <w:r w:rsidR="00203E5E" w:rsidRPr="00FC4B93">
        <w:rPr>
          <w:rFonts w:eastAsia="Times New Roman"/>
          <w:sz w:val="24"/>
          <w:szCs w:val="24"/>
        </w:rPr>
        <w:t xml:space="preserve"> is not as large as required for QLE to work.</w:t>
      </w:r>
      <w:r w:rsidR="00A87BD0" w:rsidRPr="00FC4B93">
        <w:rPr>
          <w:rFonts w:ascii="Times New Roman" w:eastAsia="Times New Roman" w:hAnsi="Times New Roman" w:cs="Times New Roman"/>
          <w:sz w:val="24"/>
          <w:szCs w:val="24"/>
        </w:rPr>
        <w:t xml:space="preserve"> </w:t>
      </w:r>
    </w:p>
    <w:p w14:paraId="76E45170" w14:textId="2A54FACE" w:rsidR="001E5EAD" w:rsidRPr="001E5EAD" w:rsidRDefault="001E5EAD" w:rsidP="001E5EAD">
      <w:pPr>
        <w:spacing w:after="0" w:line="360" w:lineRule="auto"/>
        <w:ind w:firstLine="720"/>
        <w:jc w:val="both"/>
        <w:rPr>
          <w:rFonts w:ascii="Times New Roman" w:eastAsia="Times New Roman" w:hAnsi="Times New Roman" w:cs="Times New Roman"/>
          <w:bCs/>
          <w:sz w:val="24"/>
          <w:szCs w:val="24"/>
          <w:lang w:val="en-US"/>
        </w:rPr>
      </w:pPr>
      <w:r w:rsidRPr="00FC4B93">
        <w:rPr>
          <w:rFonts w:ascii="Times New Roman" w:eastAsia="Times New Roman" w:hAnsi="Times New Roman" w:cs="Times New Roman"/>
          <w:sz w:val="24"/>
          <w:szCs w:val="24"/>
        </w:rPr>
        <w:t>Note that</w:t>
      </w:r>
      <w:r w:rsidRPr="003A23D7">
        <w:rPr>
          <w:rFonts w:ascii="Times New Roman" w:eastAsia="Times New Roman" w:hAnsi="Times New Roman" w:cs="Times New Roman"/>
          <w:bCs/>
          <w:sz w:val="24"/>
          <w:szCs w:val="24"/>
          <w:lang w:val="en-US"/>
        </w:rPr>
        <w:t xml:space="preserve"> the use of tree-based methods </w:t>
      </w:r>
      <w:r w:rsidRPr="003A23D7">
        <w:rPr>
          <w:rFonts w:ascii="Times New Roman" w:eastAsia="Times New Roman" w:hAnsi="Times New Roman" w:cs="Times New Roman"/>
          <w:bCs/>
          <w:sz w:val="24"/>
          <w:szCs w:val="24"/>
        </w:rPr>
        <w:t>does not automatically compensate for stro</w:t>
      </w:r>
      <w:r w:rsidRPr="001E5EAD">
        <w:rPr>
          <w:rFonts w:ascii="Times New Roman" w:eastAsia="Times New Roman" w:hAnsi="Times New Roman" w:cs="Times New Roman"/>
          <w:bCs/>
          <w:sz w:val="24"/>
          <w:szCs w:val="24"/>
        </w:rPr>
        <w:t xml:space="preserve">ng linkage effects. </w:t>
      </w:r>
      <w:r w:rsidRPr="001E5EAD">
        <w:rPr>
          <w:rFonts w:ascii="Times New Roman" w:eastAsia="Times New Roman" w:hAnsi="Times New Roman" w:cs="Times New Roman"/>
          <w:bCs/>
          <w:sz w:val="24"/>
          <w:szCs w:val="24"/>
          <w:lang w:val="en-US"/>
        </w:rPr>
        <w:t xml:space="preserve">This is because, in the absence of sufficiently strong recombination, all sequences in one single population are very similar to their MRCA, and MRCAs for different independent populations are diverging from each other in genetic space. This process was demonstrated to be responsible for strong linkage effects </w:t>
      </w:r>
      <w:r w:rsidR="00EF6A49">
        <w:rPr>
          <w:rFonts w:ascii="Times New Roman" w:eastAsia="Times New Roman" w:hAnsi="Times New Roman" w:cs="Times New Roman"/>
          <w:bCs/>
          <w:sz w:val="24"/>
          <w:szCs w:val="24"/>
          <w:lang w:val="en-US"/>
        </w:rPr>
        <w:fldChar w:fldCharType="begin"/>
      </w:r>
      <w:r w:rsidR="00EF6A49">
        <w:rPr>
          <w:rFonts w:ascii="Times New Roman" w:eastAsia="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EF6A49">
        <w:rPr>
          <w:rFonts w:ascii="Times New Roman" w:eastAsia="Times New Roman" w:hAnsi="Times New Roman" w:cs="Times New Roman"/>
          <w:bCs/>
          <w:sz w:val="24"/>
          <w:szCs w:val="24"/>
          <w:lang w:val="en-US"/>
        </w:rPr>
        <w:fldChar w:fldCharType="separate"/>
      </w:r>
      <w:r w:rsidR="00EF6A49">
        <w:rPr>
          <w:rFonts w:ascii="Times New Roman" w:eastAsia="Times New Roman" w:hAnsi="Times New Roman" w:cs="Times New Roman"/>
          <w:bCs/>
          <w:noProof/>
          <w:sz w:val="24"/>
          <w:szCs w:val="24"/>
          <w:lang w:val="en-US"/>
        </w:rPr>
        <w:t>[34]</w:t>
      </w:r>
      <w:r w:rsidR="00EF6A49">
        <w:rPr>
          <w:rFonts w:ascii="Times New Roman" w:eastAsia="Times New Roman" w:hAnsi="Times New Roman" w:cs="Times New Roman"/>
          <w:bCs/>
          <w:sz w:val="24"/>
          <w:szCs w:val="24"/>
          <w:lang w:val="en-US"/>
        </w:rPr>
        <w:fldChar w:fldCharType="end"/>
      </w:r>
      <w:r w:rsidRPr="001E5EAD">
        <w:rPr>
          <w:rFonts w:ascii="Times New Roman" w:eastAsia="Times New Roman" w:hAnsi="Times New Roman" w:cs="Times New Roman"/>
          <w:bCs/>
          <w:sz w:val="24"/>
          <w:szCs w:val="24"/>
          <w:lang w:val="en-US"/>
        </w:rPr>
        <w:t xml:space="preserve">. </w:t>
      </w:r>
      <w:r w:rsidR="00150B08">
        <w:rPr>
          <w:rFonts w:ascii="Times New Roman" w:eastAsia="Times New Roman" w:hAnsi="Times New Roman" w:cs="Times New Roman"/>
          <w:bCs/>
          <w:sz w:val="24"/>
          <w:szCs w:val="24"/>
          <w:lang w:val="en-US"/>
        </w:rPr>
        <w:t xml:space="preserve">To </w:t>
      </w:r>
      <w:r w:rsidR="00565D3D">
        <w:rPr>
          <w:rFonts w:ascii="Times New Roman" w:eastAsia="Times New Roman" w:hAnsi="Times New Roman" w:cs="Times New Roman"/>
          <w:bCs/>
          <w:sz w:val="24"/>
          <w:szCs w:val="24"/>
          <w:lang w:val="en-US"/>
        </w:rPr>
        <w:t>exclude the effects of</w:t>
      </w:r>
      <w:r w:rsidR="00150B08">
        <w:rPr>
          <w:rFonts w:ascii="Times New Roman" w:eastAsia="Times New Roman" w:hAnsi="Times New Roman" w:cs="Times New Roman"/>
          <w:bCs/>
          <w:sz w:val="24"/>
          <w:szCs w:val="24"/>
          <w:lang w:val="en-US"/>
        </w:rPr>
        <w:t xml:space="preserve"> linkage, </w:t>
      </w:r>
      <w:r w:rsidR="00182B0E">
        <w:rPr>
          <w:rFonts w:ascii="Times New Roman" w:eastAsia="Times New Roman" w:hAnsi="Times New Roman" w:cs="Times New Roman"/>
          <w:bCs/>
          <w:sz w:val="24"/>
          <w:szCs w:val="24"/>
          <w:lang w:val="en-US"/>
        </w:rPr>
        <w:t>one group</w:t>
      </w:r>
      <w:r w:rsidR="00F002B2" w:rsidRPr="003A23D7" w:rsidDel="00012969">
        <w:rPr>
          <w:rFonts w:ascii="Times New Roman" w:eastAsia="Times New Roman" w:hAnsi="Times New Roman" w:cs="Times New Roman"/>
          <w:bCs/>
          <w:sz w:val="24"/>
          <w:szCs w:val="24"/>
          <w:lang w:val="en-US"/>
        </w:rPr>
        <w:t xml:space="preserve"> </w:t>
      </w:r>
      <w:r w:rsidR="00F706D7">
        <w:rPr>
          <w:rFonts w:ascii="Times New Roman" w:eastAsia="Times New Roman" w:hAnsi="Times New Roman" w:cs="Times New Roman"/>
          <w:bCs/>
          <w:sz w:val="24"/>
          <w:szCs w:val="24"/>
          <w:lang w:val="en-US"/>
        </w:rPr>
        <w:t>use</w:t>
      </w:r>
      <w:r w:rsidR="00182B0E">
        <w:rPr>
          <w:rFonts w:ascii="Times New Roman" w:eastAsia="Times New Roman" w:hAnsi="Times New Roman" w:cs="Times New Roman"/>
          <w:bCs/>
          <w:sz w:val="24"/>
          <w:szCs w:val="24"/>
          <w:lang w:val="en-US"/>
        </w:rPr>
        <w:t>d</w:t>
      </w:r>
      <w:r w:rsidR="00F706D7">
        <w:rPr>
          <w:rFonts w:ascii="Times New Roman" w:eastAsia="Times New Roman" w:hAnsi="Times New Roman" w:cs="Times New Roman"/>
          <w:bCs/>
          <w:sz w:val="24"/>
          <w:szCs w:val="24"/>
          <w:lang w:val="en-US"/>
        </w:rPr>
        <w:t xml:space="preserve"> </w:t>
      </w:r>
      <w:r w:rsidRPr="001E5EAD">
        <w:rPr>
          <w:rFonts w:ascii="Times New Roman" w:eastAsia="Times New Roman" w:hAnsi="Times New Roman" w:cs="Times New Roman"/>
          <w:bCs/>
          <w:sz w:val="24"/>
          <w:szCs w:val="24"/>
          <w:lang w:val="en-US"/>
        </w:rPr>
        <w:t>synonymous sites as markers of linkage</w:t>
      </w:r>
      <w:r w:rsidR="00DF6493">
        <w:rPr>
          <w:rFonts w:ascii="Times New Roman" w:eastAsia="Times New Roman" w:hAnsi="Times New Roman" w:cs="Times New Roman"/>
          <w:bCs/>
          <w:sz w:val="24"/>
          <w:szCs w:val="24"/>
          <w:lang w:val="en-US"/>
        </w:rPr>
        <w:t xml:space="preserve"> </w:t>
      </w:r>
      <w:r w:rsidR="00DF6493" w:rsidRPr="001E5EAD">
        <w:rPr>
          <w:rFonts w:ascii="Times New Roman" w:eastAsia="Times New Roman" w:hAnsi="Times New Roman" w:cs="Times New Roman"/>
          <w:bCs/>
          <w:sz w:val="24"/>
          <w:szCs w:val="24"/>
          <w:lang w:val="en-US"/>
        </w:rPr>
        <w:t xml:space="preserve"> </w:t>
      </w:r>
      <w:r w:rsidR="00DF6493">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DF6493">
        <w:rPr>
          <w:rFonts w:ascii="Times New Roman" w:eastAsia="Times New Roman" w:hAnsi="Times New Roman" w:cs="Times New Roman"/>
          <w:bCs/>
          <w:sz w:val="24"/>
          <w:szCs w:val="24"/>
          <w:lang w:val="en-US"/>
        </w:rPr>
        <w:instrText xml:space="preserve"> ADDIN EN.CITE </w:instrText>
      </w:r>
      <w:r w:rsidR="00DF6493">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DF6493">
        <w:rPr>
          <w:rFonts w:ascii="Times New Roman" w:eastAsia="Times New Roman" w:hAnsi="Times New Roman" w:cs="Times New Roman"/>
          <w:bCs/>
          <w:sz w:val="24"/>
          <w:szCs w:val="24"/>
          <w:lang w:val="en-US"/>
        </w:rPr>
        <w:instrText xml:space="preserve"> ADDIN EN.CITE.DATA </w:instrText>
      </w:r>
      <w:r w:rsidR="00DF6493">
        <w:rPr>
          <w:rFonts w:ascii="Times New Roman" w:eastAsia="Times New Roman" w:hAnsi="Times New Roman" w:cs="Times New Roman"/>
          <w:bCs/>
          <w:sz w:val="24"/>
          <w:szCs w:val="24"/>
          <w:lang w:val="en-US"/>
        </w:rPr>
      </w:r>
      <w:r w:rsidR="00DF6493">
        <w:rPr>
          <w:rFonts w:ascii="Times New Roman" w:eastAsia="Times New Roman" w:hAnsi="Times New Roman" w:cs="Times New Roman"/>
          <w:bCs/>
          <w:sz w:val="24"/>
          <w:szCs w:val="24"/>
          <w:lang w:val="en-US"/>
        </w:rPr>
        <w:fldChar w:fldCharType="end"/>
      </w:r>
      <w:r w:rsidR="00DF6493">
        <w:rPr>
          <w:rFonts w:ascii="Times New Roman" w:eastAsia="Times New Roman" w:hAnsi="Times New Roman" w:cs="Times New Roman"/>
          <w:bCs/>
          <w:sz w:val="24"/>
          <w:szCs w:val="24"/>
          <w:lang w:val="en-US"/>
        </w:rPr>
      </w:r>
      <w:r w:rsidR="00DF6493">
        <w:rPr>
          <w:rFonts w:ascii="Times New Roman" w:eastAsia="Times New Roman" w:hAnsi="Times New Roman" w:cs="Times New Roman"/>
          <w:bCs/>
          <w:sz w:val="24"/>
          <w:szCs w:val="24"/>
          <w:lang w:val="en-US"/>
        </w:rPr>
        <w:fldChar w:fldCharType="separate"/>
      </w:r>
      <w:r w:rsidR="00DF6493">
        <w:rPr>
          <w:rFonts w:ascii="Times New Roman" w:eastAsia="Times New Roman" w:hAnsi="Times New Roman" w:cs="Times New Roman"/>
          <w:bCs/>
          <w:noProof/>
          <w:sz w:val="24"/>
          <w:szCs w:val="24"/>
          <w:lang w:val="en-US"/>
        </w:rPr>
        <w:t>[37, 38]</w:t>
      </w:r>
      <w:r w:rsidR="00DF6493">
        <w:rPr>
          <w:rFonts w:ascii="Times New Roman" w:eastAsia="Times New Roman" w:hAnsi="Times New Roman" w:cs="Times New Roman"/>
          <w:bCs/>
          <w:sz w:val="24"/>
          <w:szCs w:val="24"/>
          <w:lang w:val="en-US"/>
        </w:rPr>
        <w:fldChar w:fldCharType="end"/>
      </w:r>
      <w:r w:rsidR="00150B08">
        <w:rPr>
          <w:rFonts w:ascii="Times New Roman" w:eastAsia="Times New Roman" w:hAnsi="Times New Roman" w:cs="Times New Roman"/>
          <w:bCs/>
          <w:sz w:val="24"/>
          <w:szCs w:val="24"/>
          <w:lang w:val="en-US"/>
        </w:rPr>
        <w:t>. However,</w:t>
      </w:r>
      <w:r w:rsidRPr="001E5EAD">
        <w:rPr>
          <w:rFonts w:ascii="Times New Roman" w:eastAsia="Times New Roman" w:hAnsi="Times New Roman" w:cs="Times New Roman"/>
          <w:bCs/>
          <w:sz w:val="24"/>
          <w:szCs w:val="24"/>
          <w:lang w:val="en-US"/>
        </w:rPr>
        <w:t xml:space="preserve"> the accuracy </w:t>
      </w:r>
      <w:r w:rsidR="00891CAF">
        <w:rPr>
          <w:rFonts w:ascii="Times New Roman" w:eastAsia="Times New Roman" w:hAnsi="Times New Roman" w:cs="Times New Roman"/>
          <w:bCs/>
          <w:sz w:val="24"/>
          <w:szCs w:val="24"/>
          <w:lang w:val="en-US"/>
        </w:rPr>
        <w:t xml:space="preserve">of this method </w:t>
      </w:r>
      <w:r w:rsidR="00150B08">
        <w:rPr>
          <w:rFonts w:ascii="Times New Roman" w:eastAsia="Times New Roman" w:hAnsi="Times New Roman" w:cs="Times New Roman"/>
          <w:bCs/>
          <w:sz w:val="24"/>
          <w:szCs w:val="24"/>
          <w:lang w:val="en-US"/>
        </w:rPr>
        <w:t>was</w:t>
      </w:r>
      <w:r w:rsidRPr="001E5EAD">
        <w:rPr>
          <w:rFonts w:ascii="Times New Roman" w:eastAsia="Times New Roman" w:hAnsi="Times New Roman" w:cs="Times New Roman"/>
          <w:bCs/>
          <w:sz w:val="24"/>
          <w:szCs w:val="24"/>
          <w:lang w:val="en-US"/>
        </w:rPr>
        <w:t xml:space="preserve"> not tested </w:t>
      </w:r>
      <w:r w:rsidR="00F002B2">
        <w:rPr>
          <w:rFonts w:ascii="Times New Roman" w:eastAsia="Times New Roman" w:hAnsi="Times New Roman" w:cs="Times New Roman"/>
          <w:bCs/>
          <w:sz w:val="24"/>
          <w:szCs w:val="24"/>
          <w:lang w:val="en-US"/>
        </w:rPr>
        <w:t>in</w:t>
      </w:r>
      <w:r w:rsidRPr="001E5EAD">
        <w:rPr>
          <w:rFonts w:ascii="Times New Roman" w:eastAsia="Times New Roman" w:hAnsi="Times New Roman" w:cs="Times New Roman"/>
          <w:bCs/>
          <w:sz w:val="24"/>
          <w:szCs w:val="24"/>
          <w:lang w:val="en-US"/>
        </w:rPr>
        <w:t xml:space="preserve"> simulation. </w:t>
      </w:r>
    </w:p>
    <w:p w14:paraId="17D9E586" w14:textId="5C9B5ED5" w:rsidR="0087149A" w:rsidRDefault="0076272C">
      <w:pPr>
        <w:spacing w:line="360" w:lineRule="auto"/>
        <w:ind w:firstLine="708"/>
        <w:jc w:val="both"/>
        <w:rPr>
          <w:rFonts w:ascii="Times New Roman" w:eastAsia="Times New Roman" w:hAnsi="Times New Roman" w:cs="Times New Roman"/>
          <w:sz w:val="24"/>
          <w:szCs w:val="24"/>
        </w:rPr>
      </w:pPr>
      <w:r w:rsidRPr="0076272C">
        <w:rPr>
          <w:rFonts w:ascii="Times New Roman" w:eastAsia="Times New Roman" w:hAnsi="Times New Roman" w:cs="Times New Roman"/>
          <w:sz w:val="24"/>
          <w:szCs w:val="24"/>
        </w:rPr>
        <w:t xml:space="preserve">To conclude, the present study </w:t>
      </w:r>
      <w:r w:rsidR="005209BB">
        <w:rPr>
          <w:rFonts w:ascii="Times New Roman" w:eastAsia="Times New Roman" w:hAnsi="Times New Roman" w:cs="Times New Roman"/>
          <w:sz w:val="24"/>
          <w:szCs w:val="24"/>
        </w:rPr>
        <w:t>confirms</w:t>
      </w:r>
      <w:r w:rsidR="005209BB" w:rsidRPr="0076272C">
        <w:rPr>
          <w:rFonts w:ascii="Times New Roman" w:eastAsia="Times New Roman" w:hAnsi="Times New Roman" w:cs="Times New Roman"/>
          <w:sz w:val="24"/>
          <w:szCs w:val="24"/>
        </w:rPr>
        <w:t xml:space="preserve"> </w:t>
      </w:r>
      <w:r w:rsidRPr="0076272C">
        <w:rPr>
          <w:rFonts w:ascii="Times New Roman" w:eastAsia="Times New Roman" w:hAnsi="Times New Roman" w:cs="Times New Roman"/>
          <w:sz w:val="24"/>
          <w:szCs w:val="24"/>
        </w:rPr>
        <w:t xml:space="preserve">the existence of fundamental limitations on epistasis detection due to genetic linkage. Within this limitation, a </w:t>
      </w:r>
      <w:r w:rsidR="001B0976">
        <w:rPr>
          <w:rFonts w:ascii="Times New Roman" w:eastAsia="Times New Roman" w:hAnsi="Times New Roman" w:cs="Times New Roman"/>
          <w:sz w:val="24"/>
          <w:szCs w:val="24"/>
        </w:rPr>
        <w:t>conditional</w:t>
      </w:r>
      <w:r w:rsidRPr="0076272C">
        <w:rPr>
          <w:rFonts w:ascii="Times New Roman" w:eastAsia="Times New Roman" w:hAnsi="Times New Roman" w:cs="Times New Roman"/>
          <w:sz w:val="24"/>
          <w:szCs w:val="24"/>
        </w:rPr>
        <w:t xml:space="preserve"> correlation method combined with </w:t>
      </w:r>
      <w:r w:rsidR="005209BB">
        <w:rPr>
          <w:rFonts w:ascii="Times New Roman" w:eastAsia="Times New Roman" w:hAnsi="Times New Roman" w:cs="Times New Roman"/>
          <w:sz w:val="24"/>
          <w:szCs w:val="24"/>
        </w:rPr>
        <w:t>balanced</w:t>
      </w:r>
      <w:r w:rsidR="005209BB" w:rsidRPr="0076272C">
        <w:rPr>
          <w:rFonts w:ascii="Times New Roman" w:eastAsia="Times New Roman" w:hAnsi="Times New Roman" w:cs="Times New Roman"/>
          <w:sz w:val="24"/>
          <w:szCs w:val="24"/>
        </w:rPr>
        <w:t xml:space="preserve"> </w:t>
      </w:r>
      <w:r w:rsidRPr="0076272C">
        <w:rPr>
          <w:rFonts w:ascii="Times New Roman" w:eastAsia="Times New Roman" w:hAnsi="Times New Roman" w:cs="Times New Roman"/>
          <w:sz w:val="24"/>
          <w:szCs w:val="24"/>
        </w:rPr>
        <w:t xml:space="preserve">sampling from quasi-independent populations </w:t>
      </w:r>
      <w:r w:rsidR="00620D41">
        <w:rPr>
          <w:rFonts w:ascii="Times New Roman" w:eastAsia="Times New Roman" w:hAnsi="Times New Roman" w:cs="Times New Roman"/>
          <w:sz w:val="24"/>
          <w:szCs w:val="24"/>
        </w:rPr>
        <w:t xml:space="preserve">and testing </w:t>
      </w:r>
      <w:r w:rsidR="005209BB">
        <w:rPr>
          <w:rFonts w:ascii="Times New Roman" w:eastAsia="Times New Roman" w:hAnsi="Times New Roman" w:cs="Times New Roman"/>
          <w:sz w:val="24"/>
          <w:szCs w:val="24"/>
        </w:rPr>
        <w:t xml:space="preserve">the accuracy </w:t>
      </w:r>
      <w:r w:rsidR="00691F57">
        <w:rPr>
          <w:rFonts w:ascii="Times New Roman" w:eastAsia="Times New Roman" w:hAnsi="Times New Roman" w:cs="Times New Roman"/>
          <w:sz w:val="24"/>
          <w:szCs w:val="24"/>
        </w:rPr>
        <w:t xml:space="preserve">in simulation </w:t>
      </w:r>
      <w:r w:rsidRPr="0076272C">
        <w:rPr>
          <w:rFonts w:ascii="Times New Roman" w:eastAsia="Times New Roman" w:hAnsi="Times New Roman" w:cs="Times New Roman"/>
          <w:sz w:val="24"/>
          <w:szCs w:val="24"/>
        </w:rPr>
        <w:t xml:space="preserve">allows </w:t>
      </w:r>
      <w:r w:rsidR="004F6E6D">
        <w:rPr>
          <w:rFonts w:ascii="Times New Roman" w:eastAsia="Times New Roman" w:hAnsi="Times New Roman" w:cs="Times New Roman"/>
          <w:sz w:val="24"/>
          <w:szCs w:val="24"/>
        </w:rPr>
        <w:t xml:space="preserve">the </w:t>
      </w:r>
      <w:r w:rsidR="00A72EB3">
        <w:rPr>
          <w:rFonts w:ascii="Times New Roman" w:eastAsia="Times New Roman" w:hAnsi="Times New Roman" w:cs="Times New Roman"/>
          <w:sz w:val="24"/>
          <w:szCs w:val="24"/>
        </w:rPr>
        <w:t xml:space="preserve">testable </w:t>
      </w:r>
      <w:r w:rsidRPr="0076272C">
        <w:rPr>
          <w:rFonts w:ascii="Times New Roman" w:eastAsia="Times New Roman" w:hAnsi="Times New Roman" w:cs="Times New Roman"/>
          <w:sz w:val="24"/>
          <w:szCs w:val="24"/>
        </w:rPr>
        <w:t>detection of strong epistatic links.</w:t>
      </w:r>
      <w:r w:rsidR="005209BB">
        <w:rPr>
          <w:rFonts w:ascii="Times New Roman" w:eastAsia="Times New Roman" w:hAnsi="Times New Roman" w:cs="Times New Roman"/>
          <w:sz w:val="24"/>
          <w:szCs w:val="24"/>
        </w:rPr>
        <w:t xml:space="preserve"> </w:t>
      </w:r>
    </w:p>
    <w:p w14:paraId="1D47048C" w14:textId="77777777" w:rsidR="0087149A" w:rsidRDefault="0087149A">
      <w:pPr>
        <w:jc w:val="both"/>
      </w:pPr>
    </w:p>
    <w:p w14:paraId="4886318C" w14:textId="77777777" w:rsidR="0087149A" w:rsidRPr="0076272C" w:rsidRDefault="0076272C">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sidRPr="0076272C">
        <w:rPr>
          <w:rFonts w:ascii="Times New Roman" w:eastAsia="Times New Roman" w:hAnsi="Times New Roman" w:cs="Times New Roman"/>
          <w:color w:val="000000"/>
          <w:sz w:val="24"/>
          <w:szCs w:val="24"/>
        </w:rPr>
        <w:t>METHODS</w:t>
      </w:r>
      <w:r w:rsidRPr="0076272C">
        <w:rPr>
          <w:rFonts w:ascii="Times New Roman" w:eastAsia="Times New Roman" w:hAnsi="Times New Roman" w:cs="Times New Roman"/>
          <w:sz w:val="24"/>
          <w:szCs w:val="24"/>
        </w:rPr>
        <w:t xml:space="preserve"> </w:t>
      </w:r>
    </w:p>
    <w:p w14:paraId="5F2794A9" w14:textId="77777777" w:rsidR="0087149A" w:rsidRDefault="0087149A">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0C7EF835" w14:textId="3387AE92" w:rsidR="0087149A" w:rsidRDefault="007627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Generating sequences for method testing.</w:t>
      </w:r>
      <w:r>
        <w:rPr>
          <w:rFonts w:ascii="Times New Roman" w:eastAsia="Times New Roman" w:hAnsi="Times New Roman" w:cs="Times New Roman"/>
          <w:color w:val="000000"/>
          <w:sz w:val="24"/>
          <w:szCs w:val="24"/>
        </w:rPr>
        <w:t xml:space="preserve"> Evolution of a haploid asexual population of </w:t>
      </w:r>
      <m:oMath>
        <m:r>
          <w:rPr>
            <w:rFonts w:ascii="Cambria Math" w:eastAsia="Cambria Math" w:hAnsi="Cambria Math" w:cs="Cambria Math"/>
            <w:color w:val="000000"/>
            <w:sz w:val="24"/>
            <w:szCs w:val="24"/>
          </w:rPr>
          <m:t>N</m:t>
        </m:r>
      </m:oMath>
      <w:r>
        <w:rPr>
          <w:rFonts w:ascii="Times New Roman" w:eastAsia="Times New Roman" w:hAnsi="Times New Roman" w:cs="Times New Roman"/>
          <w:color w:val="000000"/>
          <w:sz w:val="24"/>
          <w:szCs w:val="24"/>
        </w:rPr>
        <w:t xml:space="preserve"> binary sequences is simulated by a Monte Carlo code </w:t>
      </w:r>
      <w:r w:rsidR="00EF6A49">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PFJlY051bT43Njk8L1JlY051bT48RGlzcGxheVRleHQ+WzM2LCA2MV08L0Rpc3BsYXlUZXh0Pjxy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EF6A49">
        <w:rPr>
          <w:rFonts w:ascii="Times New Roman" w:eastAsia="Times New Roman" w:hAnsi="Times New Roman" w:cs="Times New Roman"/>
          <w:color w:val="000000"/>
          <w:sz w:val="24"/>
          <w:szCs w:val="24"/>
        </w:rPr>
        <w:instrText xml:space="preserve"> ADDIN EN.CITE </w:instrText>
      </w:r>
      <w:r w:rsidR="00EF6A49">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PFJlY051bT43Njk8L1JlY051bT48RGlzcGxheVRleHQ+WzM2LCA2MV08L0Rpc3BsYXlUZXh0Pjxy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EF6A49">
        <w:rPr>
          <w:rFonts w:ascii="Times New Roman" w:eastAsia="Times New Roman" w:hAnsi="Times New Roman" w:cs="Times New Roman"/>
          <w:color w:val="000000"/>
          <w:sz w:val="24"/>
          <w:szCs w:val="24"/>
        </w:rPr>
        <w:instrText xml:space="preserve"> ADDIN EN.CITE.DATA </w:instrText>
      </w:r>
      <w:r w:rsidR="00EF6A49">
        <w:rPr>
          <w:rFonts w:ascii="Times New Roman" w:eastAsia="Times New Roman" w:hAnsi="Times New Roman" w:cs="Times New Roman"/>
          <w:color w:val="000000"/>
          <w:sz w:val="24"/>
          <w:szCs w:val="24"/>
        </w:rPr>
      </w:r>
      <w:r w:rsidR="00EF6A49">
        <w:rPr>
          <w:rFonts w:ascii="Times New Roman" w:eastAsia="Times New Roman" w:hAnsi="Times New Roman" w:cs="Times New Roman"/>
          <w:color w:val="000000"/>
          <w:sz w:val="24"/>
          <w:szCs w:val="24"/>
        </w:rPr>
        <w:fldChar w:fldCharType="end"/>
      </w:r>
      <w:r w:rsidR="00EF6A49">
        <w:rPr>
          <w:rFonts w:ascii="Times New Roman" w:eastAsia="Times New Roman" w:hAnsi="Times New Roman" w:cs="Times New Roman"/>
          <w:color w:val="000000"/>
          <w:sz w:val="24"/>
          <w:szCs w:val="24"/>
        </w:rPr>
      </w:r>
      <w:r w:rsidR="00EF6A49">
        <w:rPr>
          <w:rFonts w:ascii="Times New Roman" w:eastAsia="Times New Roman" w:hAnsi="Times New Roman" w:cs="Times New Roman"/>
          <w:color w:val="000000"/>
          <w:sz w:val="24"/>
          <w:szCs w:val="24"/>
        </w:rPr>
        <w:fldChar w:fldCharType="separate"/>
      </w:r>
      <w:r w:rsidR="00EF6A49">
        <w:rPr>
          <w:rFonts w:ascii="Times New Roman" w:eastAsia="Times New Roman" w:hAnsi="Times New Roman" w:cs="Times New Roman"/>
          <w:noProof/>
          <w:color w:val="000000"/>
          <w:sz w:val="24"/>
          <w:szCs w:val="24"/>
        </w:rPr>
        <w:t>[36, 61]</w:t>
      </w:r>
      <w:r w:rsidR="00EF6A49">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as follows. In an individual genome, each locus (site, nucleotide position, amino acid position) numbered </w:t>
      </w:r>
      <m:oMath>
        <m:r>
          <w:rPr>
            <w:rFonts w:ascii="Cambria Math" w:eastAsia="Cambria Math" w:hAnsi="Cambria Math" w:cs="Cambria Math"/>
            <w:color w:val="000000"/>
            <w:sz w:val="24"/>
            <w:szCs w:val="24"/>
          </w:rPr>
          <m:t>i =1, 2, …, L</m:t>
        </m:r>
      </m:oMath>
      <w:r>
        <w:rPr>
          <w:rFonts w:ascii="Times New Roman" w:eastAsia="Times New Roman" w:hAnsi="Times New Roman" w:cs="Times New Roman"/>
          <w:color w:val="000000"/>
          <w:sz w:val="24"/>
          <w:szCs w:val="24"/>
        </w:rPr>
        <w:t xml:space="preserve"> is occupied by one of two alleles, either the wild-type allele, denoted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=0</m:t>
        </m:r>
      </m:oMath>
      <w:r>
        <w:rPr>
          <w:rFonts w:ascii="Times New Roman" w:eastAsia="Times New Roman" w:hAnsi="Times New Roman" w:cs="Times New Roman"/>
          <w:color w:val="000000"/>
          <w:sz w:val="24"/>
          <w:szCs w:val="24"/>
        </w:rPr>
        <w:t xml:space="preserve">, or the mutant allele,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=1</m:t>
        </m:r>
      </m:oMath>
      <w:r>
        <w:rPr>
          <w:rFonts w:ascii="Times New Roman" w:eastAsia="Times New Roman" w:hAnsi="Times New Roman" w:cs="Times New Roman"/>
          <w:color w:val="000000"/>
          <w:sz w:val="24"/>
          <w:szCs w:val="24"/>
        </w:rPr>
        <w:t xml:space="preserve">.We use a discrete generation scheme in the absence of generation overlap (Wright-Fisher model). The evolutionary factors included in the model are random mutation with rate </w:t>
      </w:r>
      <m:oMath>
        <m:r>
          <w:rPr>
            <w:rFonts w:ascii="Cambria Math" w:eastAsia="Cambria Math" w:hAnsi="Cambria Math" w:cs="Cambria Math"/>
            <w:color w:val="000000"/>
            <w:sz w:val="24"/>
            <w:szCs w:val="24"/>
          </w:rPr>
          <m:t>μL</m:t>
        </m:r>
      </m:oMath>
      <w:r>
        <w:rPr>
          <w:rFonts w:ascii="Times New Roman" w:eastAsia="Times New Roman" w:hAnsi="Times New Roman" w:cs="Times New Roman"/>
          <w:color w:val="000000"/>
          <w:sz w:val="24"/>
          <w:szCs w:val="24"/>
        </w:rPr>
        <w:t xml:space="preserve"> per genome, constant directional selection, random genetic drift due to random sampling of progeny and recombination with rate </w:t>
      </w:r>
      <m:oMath>
        <m:r>
          <w:rPr>
            <w:rFonts w:ascii="Cambria Math" w:eastAsia="Cambria Math" w:hAnsi="Cambria Math" w:cs="Cambria Math"/>
            <w:color w:val="000000"/>
            <w:sz w:val="24"/>
            <w:szCs w:val="24"/>
          </w:rPr>
          <m:t>r</m:t>
        </m:r>
      </m:oMath>
      <w:r>
        <w:rPr>
          <w:rFonts w:ascii="Times New Roman" w:eastAsia="Times New Roman" w:hAnsi="Times New Roman" w:cs="Times New Roman"/>
          <w:color w:val="000000"/>
          <w:sz w:val="24"/>
          <w:szCs w:val="24"/>
        </w:rPr>
        <w:t xml:space="preserve">. Selection includes an epistatic network with a set strength and topology. The logarithm of the average progeny number of a genome, </w:t>
      </w:r>
      <m:oMath>
        <m:r>
          <w:rPr>
            <w:rFonts w:ascii="Cambria Math" w:eastAsia="Cambria Math" w:hAnsi="Cambria Math" w:cs="Cambria Math"/>
            <w:color w:val="000000"/>
            <w:sz w:val="24"/>
            <w:szCs w:val="24"/>
          </w:rPr>
          <m:t>W,</m:t>
        </m:r>
      </m:oMath>
      <w:r>
        <w:rPr>
          <w:rFonts w:ascii="Times New Roman" w:eastAsia="Times New Roman" w:hAnsi="Times New Roman" w:cs="Times New Roman"/>
          <w:color w:val="000000"/>
          <w:sz w:val="24"/>
          <w:szCs w:val="24"/>
        </w:rPr>
        <w:t xml:space="preserve"> depends on sequence </w:t>
      </w:r>
      <m:oMath>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m:t>
        </m:r>
      </m:oMath>
      <w:r>
        <w:rPr>
          <w:rFonts w:ascii="Times New Roman" w:eastAsia="Times New Roman" w:hAnsi="Times New Roman" w:cs="Times New Roman"/>
          <w:color w:val="000000"/>
          <w:sz w:val="24"/>
          <w:szCs w:val="24"/>
        </w:rPr>
        <w:t xml:space="preserve"> as given by </w:t>
      </w:r>
      <w:r w:rsidR="00EF6A49">
        <w:rPr>
          <w:rFonts w:ascii="Times New Roman" w:eastAsia="Times New Roman" w:hAnsi="Times New Roman" w:cs="Times New Roman"/>
          <w:color w:val="000000"/>
          <w:sz w:val="24"/>
          <w:szCs w:val="24"/>
        </w:rPr>
        <w:fldChar w:fldCharType="begin"/>
      </w:r>
      <w:r w:rsidR="00EF6A49">
        <w:rPr>
          <w:rFonts w:ascii="Times New Roman" w:eastAsia="Times New Roman" w:hAnsi="Times New Roman" w:cs="Times New Roman"/>
          <w:color w:val="000000"/>
          <w:sz w:val="24"/>
          <w:szCs w:val="24"/>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eastAsia="Times New Roman" w:hAnsi="Times New Roman" w:cs="Times New Roman"/>
          <w:color w:val="000000"/>
          <w:sz w:val="24"/>
          <w:szCs w:val="24"/>
        </w:rPr>
        <w:fldChar w:fldCharType="separate"/>
      </w:r>
      <w:r w:rsidR="00EF6A49">
        <w:rPr>
          <w:rFonts w:ascii="Times New Roman" w:eastAsia="Times New Roman" w:hAnsi="Times New Roman" w:cs="Times New Roman"/>
          <w:noProof/>
          <w:color w:val="000000"/>
          <w:sz w:val="24"/>
          <w:szCs w:val="24"/>
        </w:rPr>
        <w:t>[36]</w:t>
      </w:r>
      <w:r w:rsidR="00EF6A49">
        <w:rPr>
          <w:rFonts w:ascii="Times New Roman" w:eastAsia="Times New Roman" w:hAnsi="Times New Roman" w:cs="Times New Roman"/>
          <w:color w:val="000000"/>
          <w:sz w:val="24"/>
          <w:szCs w:val="24"/>
        </w:rPr>
        <w:fldChar w:fldCharType="end"/>
      </w:r>
    </w:p>
    <w:p w14:paraId="7E04B070" w14:textId="0219D45F" w:rsidR="0087149A" w:rsidRDefault="0076272C">
      <w:pPr>
        <w:spacing w:line="360" w:lineRule="auto"/>
        <w:jc w:val="right"/>
      </w:pPr>
      <m:oMath>
        <m:r>
          <w:rPr>
            <w:rFonts w:ascii="Cambria Math" w:eastAsia="Cambria Math" w:hAnsi="Cambria Math" w:cs="Cambria Math"/>
          </w:rPr>
          <m:t>W</m:t>
        </m:r>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d>
        <m: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nary>
        <m: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i&lt;j</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j</m:t>
                </m:r>
              </m:sub>
            </m:sSub>
          </m:e>
        </m:nary>
        <m:r>
          <w:rPr>
            <w:rFonts w:ascii="Cambria Math" w:eastAsia="Cambria Math" w:hAnsi="Cambria Math" w:cs="Cambria Math"/>
          </w:rPr>
          <m:t xml:space="preserve">                                         (1)</m:t>
        </m:r>
      </m:oMath>
      <w:r>
        <w:t xml:space="preserve"> </w:t>
      </w:r>
    </w:p>
    <w:p w14:paraId="14F1B8D1" w14:textId="77777777" w:rsidR="0087149A" w:rsidRDefault="00047A8A">
      <w:pPr>
        <w:jc w:val="right"/>
        <w:rPr>
          <w:rFonts w:ascii="Cambria Math" w:eastAsia="Cambria Math" w:hAnsi="Cambria Math" w:cs="Cambria Math"/>
        </w:rPr>
      </w:pPr>
      <m:oMathPara>
        <m:oMathParaPr>
          <m:jc m:val="right"/>
        </m:oMathParaPr>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ij</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j</m:t>
                  </m:r>
                </m:sub>
              </m:sSub>
            </m:e>
          </m:d>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ij</m:t>
              </m:r>
            </m:sub>
          </m:sSub>
          <m:r>
            <w:rPr>
              <w:rFonts w:ascii="Cambria Math" w:eastAsia="Cambria Math" w:hAnsi="Cambria Math" w:cs="Cambria Math"/>
            </w:rPr>
            <m:t xml:space="preserve">                                                                    (2)</m:t>
          </m:r>
        </m:oMath>
      </m:oMathPara>
    </w:p>
    <w:p w14:paraId="184BF4C8" w14:textId="5F622081" w:rsidR="0087149A" w:rsidRDefault="0076272C">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ij</m:t>
            </m:r>
          </m:sub>
        </m:sSub>
        <m:r>
          <w:rPr>
            <w:rFonts w:ascii="Cambria Math" w:eastAsia="Cambria Math" w:hAnsi="Cambria Math" w:cs="Cambria Math"/>
            <w:sz w:val="24"/>
            <w:szCs w:val="24"/>
          </w:rPr>
          <m:t xml:space="preserve"> =0 </m:t>
        </m:r>
      </m:oMath>
      <w:r>
        <w:rPr>
          <w:rFonts w:ascii="Times New Roman" w:eastAsia="Times New Roman" w:hAnsi="Times New Roman" w:cs="Times New Roman"/>
          <w:sz w:val="24"/>
          <w:szCs w:val="24"/>
        </w:rPr>
        <w:t>or</w:t>
      </w:r>
      <m:oMath>
        <m:r>
          <w:rPr>
            <w:rFonts w:ascii="Cambria Math" w:eastAsia="Cambria Math" w:hAnsi="Cambria Math" w:cs="Cambria Math"/>
            <w:sz w:val="24"/>
            <w:szCs w:val="24"/>
          </w:rPr>
          <m:t xml:space="preserve"> 1</m:t>
        </m:r>
      </m:oMath>
      <w:r>
        <w:rPr>
          <w:rFonts w:ascii="Times New Roman" w:eastAsia="Times New Roman" w:hAnsi="Times New Roman" w:cs="Times New Roman"/>
          <w:sz w:val="24"/>
          <w:szCs w:val="24"/>
        </w:rPr>
        <w:t xml:space="preserve"> is the binary matrix that shows interacting pairs. Here the selection coefficients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i</m:t>
            </m:r>
          </m:sub>
        </m:sSub>
      </m:oMath>
      <w:r>
        <w:rPr>
          <w:rFonts w:ascii="Times New Roman" w:eastAsia="Times New Roman" w:hAnsi="Times New Roman" w:cs="Times New Roman"/>
          <w:sz w:val="24"/>
          <w:szCs w:val="24"/>
        </w:rPr>
        <w:t xml:space="preserve"> and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j</m:t>
            </m:r>
          </m:sub>
        </m:sSub>
        <m:r>
          <w:rPr>
            <w:rFonts w:ascii="Cambria Math" w:eastAsia="Cambria Math" w:hAnsi="Cambria Math" w:cs="Cambria Math"/>
            <w:sz w:val="24"/>
            <w:szCs w:val="24"/>
          </w:rPr>
          <m:t xml:space="preserve"> </m:t>
        </m:r>
      </m:oMath>
      <w:r>
        <w:rPr>
          <w:rFonts w:ascii="Times New Roman" w:eastAsia="Times New Roman" w:hAnsi="Times New Roman" w:cs="Times New Roman"/>
          <w:sz w:val="24"/>
          <w:szCs w:val="24"/>
        </w:rPr>
        <w:t xml:space="preserve">denote the individual fitness </w:t>
      </w:r>
      <w:r w:rsidR="006363C9">
        <w:rPr>
          <w:rFonts w:ascii="Times New Roman" w:eastAsia="Times New Roman" w:hAnsi="Times New Roman" w:cs="Times New Roman"/>
          <w:sz w:val="24"/>
          <w:szCs w:val="24"/>
        </w:rPr>
        <w:t>costs</w:t>
      </w:r>
      <w:r w:rsidR="004A517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of two </w:t>
      </w:r>
      <w:r w:rsidR="006363C9">
        <w:rPr>
          <w:rFonts w:ascii="Times New Roman" w:eastAsia="Times New Roman" w:hAnsi="Times New Roman" w:cs="Times New Roman"/>
          <w:sz w:val="24"/>
          <w:szCs w:val="24"/>
        </w:rPr>
        <w:t>deleterious</w:t>
      </w:r>
      <w:r w:rsidR="004A517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mutations,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ij</m:t>
            </m:r>
          </m:sub>
        </m:sSub>
      </m:oMath>
      <w:r>
        <w:rPr>
          <w:rFonts w:ascii="Times New Roman" w:eastAsia="Times New Roman" w:hAnsi="Times New Roman" w:cs="Times New Roman"/>
          <w:sz w:val="24"/>
          <w:szCs w:val="24"/>
        </w:rPr>
        <w:t xml:space="preserve"> is the </w:t>
      </w:r>
      <w:r w:rsidR="006363C9">
        <w:rPr>
          <w:rFonts w:ascii="Times New Roman" w:eastAsia="Times New Roman" w:hAnsi="Times New Roman" w:cs="Times New Roman"/>
          <w:sz w:val="24"/>
          <w:szCs w:val="24"/>
        </w:rPr>
        <w:t>compensation degree</w:t>
      </w:r>
      <w:r>
        <w:rPr>
          <w:rFonts w:ascii="Times New Roman" w:eastAsia="Times New Roman" w:hAnsi="Times New Roman" w:cs="Times New Roman"/>
          <w:sz w:val="24"/>
          <w:szCs w:val="24"/>
        </w:rPr>
        <w:t xml:space="preserve"> at sites </w:t>
      </w:r>
      <m:oMath>
        <m:r>
          <w:rPr>
            <w:rFonts w:ascii="Cambria Math" w:eastAsia="Cambria Math" w:hAnsi="Cambria Math" w:cs="Cambria Math"/>
            <w:sz w:val="24"/>
            <w:szCs w:val="24"/>
          </w:rPr>
          <m:t xml:space="preserve">i </m:t>
        </m:r>
      </m:oMath>
      <w:r>
        <w:rPr>
          <w:rFonts w:ascii="Times New Roman" w:eastAsia="Times New Roman" w:hAnsi="Times New Roman" w:cs="Times New Roman"/>
          <w:sz w:val="24"/>
          <w:szCs w:val="24"/>
        </w:rPr>
        <w:t>and</w:t>
      </w:r>
      <w:r>
        <w:rPr>
          <w:rFonts w:ascii="Times New Roman" w:eastAsia="Times New Roman" w:hAnsi="Times New Roman" w:cs="Times New Roman"/>
          <w:i/>
          <w:sz w:val="24"/>
          <w:szCs w:val="24"/>
        </w:rPr>
        <w:t xml:space="preserve"> </w:t>
      </w:r>
      <m:oMath>
        <m:r>
          <w:rPr>
            <w:rFonts w:ascii="Cambria Math" w:eastAsia="Cambria Math" w:hAnsi="Cambria Math" w:cs="Cambria Math"/>
            <w:sz w:val="24"/>
            <w:szCs w:val="24"/>
          </w:rPr>
          <m:t>j.</m:t>
        </m:r>
      </m:oMath>
      <w:r>
        <w:rPr>
          <w:rFonts w:ascii="Times New Roman" w:eastAsia="Times New Roman" w:hAnsi="Times New Roman" w:cs="Times New Roman"/>
          <w:sz w:val="24"/>
          <w:szCs w:val="24"/>
        </w:rPr>
        <w:t xml:space="preserve"> </w:t>
      </w:r>
    </w:p>
    <w:p w14:paraId="10F30062" w14:textId="7DF66F0F" w:rsidR="00192CCC" w:rsidRDefault="0076272C">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In our simulation example in Fig 1, we consider a haploid population with the initial frequency of </w:t>
      </w:r>
      <w:r w:rsidR="00192CCC">
        <w:rPr>
          <w:rFonts w:ascii="Times New Roman" w:eastAsia="Times New Roman" w:hAnsi="Times New Roman" w:cs="Times New Roman"/>
          <w:color w:val="000000"/>
          <w:sz w:val="24"/>
          <w:szCs w:val="24"/>
        </w:rPr>
        <w:t xml:space="preserve">deleterious </w:t>
      </w:r>
      <w:r>
        <w:rPr>
          <w:rFonts w:ascii="Times New Roman" w:eastAsia="Times New Roman" w:hAnsi="Times New Roman" w:cs="Times New Roman"/>
          <w:color w:val="000000"/>
          <w:sz w:val="24"/>
          <w:szCs w:val="24"/>
        </w:rPr>
        <w:t xml:space="preserve">alleles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=0.45,</m:t>
        </m:r>
      </m:oMath>
      <w:r>
        <w:rPr>
          <w:rFonts w:ascii="Times New Roman" w:eastAsia="Times New Roman" w:hAnsi="Times New Roman" w:cs="Times New Roman"/>
          <w:color w:val="000000"/>
          <w:sz w:val="24"/>
          <w:szCs w:val="24"/>
        </w:rPr>
        <w:t xml:space="preserve"> mutation rate</w:t>
      </w:r>
      <w:r w:rsidR="00192CCC">
        <w:rPr>
          <w:rFonts w:ascii="Times New Roman" w:eastAsia="Times New Roman" w:hAnsi="Times New Roman" w:cs="Times New Roman"/>
          <w:color w:val="000000"/>
          <w:sz w:val="24"/>
          <w:szCs w:val="24"/>
        </w:rPr>
        <w:t xml:space="preserve"> </w:t>
      </w:r>
      <w:r w:rsidR="00BB6F54">
        <w:rPr>
          <w:rFonts w:ascii="Times New Roman" w:eastAsia="Times New Roman" w:hAnsi="Times New Roman" w:cs="Times New Roman"/>
          <w:color w:val="000000"/>
          <w:sz w:val="24"/>
          <w:szCs w:val="24"/>
        </w:rPr>
        <w:t xml:space="preserve">per </w:t>
      </w:r>
      <w:r w:rsidR="00192CCC">
        <w:rPr>
          <w:rFonts w:ascii="Times New Roman" w:eastAsia="Times New Roman" w:hAnsi="Times New Roman" w:cs="Times New Roman"/>
          <w:color w:val="000000"/>
          <w:sz w:val="24"/>
          <w:szCs w:val="24"/>
        </w:rPr>
        <w:t>genome</w:t>
      </w:r>
      <w:r>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μL=0.07, </m:t>
        </m:r>
      </m:oMath>
      <w:r>
        <w:rPr>
          <w:rFonts w:ascii="Times New Roman" w:eastAsia="Times New Roman" w:hAnsi="Times New Roman" w:cs="Times New Roman"/>
          <w:color w:val="000000"/>
          <w:sz w:val="24"/>
          <w:szCs w:val="24"/>
        </w:rPr>
        <w:t>fixed selection coefficient</w:t>
      </w:r>
      <m:oMath>
        <m:r>
          <w:rPr>
            <w:rFonts w:ascii="Cambria Math" w:eastAsia="Cambria Math" w:hAnsi="Cambria Math" w:cs="Cambria Math"/>
            <w:color w:val="000000"/>
            <w:sz w:val="24"/>
            <w:szCs w:val="24"/>
          </w:rPr>
          <m:t xml:space="preserve"> </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color w:val="000000"/>
            <w:sz w:val="24"/>
            <w:szCs w:val="24"/>
          </w:rPr>
          <m:t xml:space="preserve">≡s =0.1, </m:t>
        </m:r>
      </m:oMath>
      <w:r>
        <w:rPr>
          <w:rFonts w:ascii="Times New Roman" w:eastAsia="Times New Roman" w:hAnsi="Times New Roman" w:cs="Times New Roman"/>
          <w:color w:val="000000"/>
          <w:sz w:val="24"/>
          <w:szCs w:val="24"/>
        </w:rPr>
        <w:t>population</w:t>
      </w:r>
      <w:r w:rsidR="00192CCC">
        <w:rPr>
          <w:rFonts w:ascii="Times New Roman" w:eastAsia="Times New Roman" w:hAnsi="Times New Roman" w:cs="Times New Roman"/>
          <w:color w:val="000000"/>
          <w:sz w:val="24"/>
          <w:szCs w:val="24"/>
        </w:rPr>
        <w:t xml:space="preserve"> </w:t>
      </w:r>
      <m:oMath>
        <m:r>
          <m:rPr>
            <m:sty m:val="p"/>
          </m:rPr>
          <w:rPr>
            <w:rFonts w:ascii="Cambria Math" w:eastAsia="Times New Roman" w:hAnsi="Cambria Math" w:cs="Times New Roman"/>
            <w:color w:val="000000"/>
            <w:sz w:val="24"/>
            <w:szCs w:val="24"/>
          </w:rPr>
          <m:t>size</m:t>
        </m:r>
        <m:r>
          <w:rPr>
            <w:rFonts w:ascii="Cambria Math" w:eastAsia="Cambria Math" w:hAnsi="Cambria Math" w:cs="Cambria Math"/>
            <w:color w:val="000000"/>
            <w:sz w:val="24"/>
            <w:szCs w:val="24"/>
          </w:rPr>
          <m:t xml:space="preserve"> N=1000</m:t>
        </m:r>
      </m:oMath>
      <w:r>
        <w:rPr>
          <w:rFonts w:ascii="Times New Roman" w:eastAsia="Times New Roman" w:hAnsi="Times New Roman" w:cs="Times New Roman"/>
          <w:color w:val="000000"/>
          <w:sz w:val="24"/>
          <w:szCs w:val="24"/>
        </w:rPr>
        <w:t xml:space="preserve"> individuals and</w:t>
      </w:r>
      <w:r w:rsidR="00192CCC">
        <w:rPr>
          <w:rFonts w:ascii="Times New Roman" w:eastAsia="Times New Roman" w:hAnsi="Times New Roman" w:cs="Times New Roman"/>
          <w:color w:val="000000"/>
          <w:sz w:val="24"/>
          <w:szCs w:val="24"/>
        </w:rPr>
        <w:t xml:space="preserve"> genome length</w:t>
      </w:r>
      <w:r>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L=40 </m:t>
        </m:r>
      </m:oMath>
      <w:r>
        <w:rPr>
          <w:rFonts w:ascii="Times New Roman" w:eastAsia="Times New Roman" w:hAnsi="Times New Roman" w:cs="Times New Roman"/>
          <w:color w:val="000000"/>
          <w:sz w:val="24"/>
          <w:szCs w:val="24"/>
        </w:rPr>
        <w:t xml:space="preserve">sites. </w:t>
      </w:r>
    </w:p>
    <w:p w14:paraId="04847BA3" w14:textId="1156513D" w:rsidR="0087149A" w:rsidRDefault="00192CCC" w:rsidP="00FC4B93">
      <w:pPr>
        <w:pBdr>
          <w:top w:val="nil"/>
          <w:left w:val="nil"/>
          <w:bottom w:val="nil"/>
          <w:right w:val="nil"/>
          <w:between w:val="nil"/>
        </w:pBdr>
        <w:spacing w:after="0" w:line="360" w:lineRule="auto"/>
        <w:ind w:firstLine="720"/>
        <w:jc w:val="both"/>
      </w:pPr>
      <w:r>
        <w:rPr>
          <w:rFonts w:ascii="Times New Roman" w:eastAsia="Times New Roman" w:hAnsi="Times New Roman" w:cs="Times New Roman"/>
          <w:color w:val="000000"/>
          <w:sz w:val="24"/>
          <w:szCs w:val="24"/>
        </w:rPr>
        <w:t xml:space="preserve">The </w:t>
      </w:r>
      <w:r w:rsidR="0076272C">
        <w:rPr>
          <w:rFonts w:ascii="Times New Roman" w:eastAsia="Times New Roman" w:hAnsi="Times New Roman" w:cs="Times New Roman"/>
          <w:color w:val="000000"/>
          <w:sz w:val="24"/>
          <w:szCs w:val="24"/>
        </w:rPr>
        <w:t>Monte-Carlo simulation code is written in MATLAB</w:t>
      </w:r>
      <w:r w:rsidR="0076272C">
        <w:rPr>
          <w:rFonts w:ascii="Times New Roman" w:eastAsia="Times New Roman" w:hAnsi="Times New Roman" w:cs="Times New Roman"/>
          <w:color w:val="000000"/>
          <w:sz w:val="24"/>
          <w:szCs w:val="24"/>
          <w:vertAlign w:val="superscript"/>
        </w:rPr>
        <w:t xml:space="preserve">TM </w:t>
      </w:r>
      <w:r w:rsidR="0076272C">
        <w:rPr>
          <w:rFonts w:ascii="Times New Roman" w:eastAsia="Times New Roman" w:hAnsi="Times New Roman" w:cs="Times New Roman"/>
          <w:color w:val="000000"/>
          <w:sz w:val="24"/>
          <w:szCs w:val="24"/>
        </w:rPr>
        <w:t xml:space="preserve">and deposited at </w:t>
      </w:r>
      <w:hyperlink r:id="rId18" w:history="1">
        <w:r w:rsidR="00626F04" w:rsidRPr="00626F04">
          <w:rPr>
            <w:rStyle w:val="a4"/>
            <w:rFonts w:ascii="Times New Roman" w:eastAsia="Times New Roman" w:hAnsi="Times New Roman" w:cs="Times New Roman"/>
            <w:sz w:val="24"/>
            <w:szCs w:val="24"/>
          </w:rPr>
          <w:t>https://github.com/FireFrog17/Fundamental-restriction-on-epistasis-detection-and-fitness-valleys-in-virus-evolution-Data</w:t>
        </w:r>
      </w:hyperlink>
    </w:p>
    <w:p w14:paraId="412BADD4" w14:textId="77777777" w:rsidR="0071539E" w:rsidRDefault="0071539E">
      <w:pPr>
        <w:pBdr>
          <w:top w:val="nil"/>
          <w:left w:val="nil"/>
          <w:bottom w:val="nil"/>
          <w:right w:val="nil"/>
          <w:between w:val="nil"/>
        </w:pBdr>
        <w:spacing w:after="0" w:line="360" w:lineRule="auto"/>
        <w:jc w:val="both"/>
        <w:rPr>
          <w:rFonts w:ascii="Times New Roman" w:eastAsia="Times New Roman" w:hAnsi="Times New Roman" w:cs="Times New Roman"/>
          <w:b/>
        </w:rPr>
      </w:pPr>
    </w:p>
    <w:p w14:paraId="6987C5DF" w14:textId="77777777" w:rsidR="0087149A" w:rsidRDefault="0076272C">
      <w:pPr>
        <w:spacing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Table 1. </w:t>
      </w:r>
      <w:r>
        <w:rPr>
          <w:rFonts w:ascii="Times New Roman" w:eastAsia="Times New Roman" w:hAnsi="Times New Roman" w:cs="Times New Roman"/>
          <w:sz w:val="20"/>
          <w:szCs w:val="20"/>
        </w:rPr>
        <w:t>Parameters of the model and data processing.</w:t>
      </w:r>
    </w:p>
    <w:tbl>
      <w:tblPr>
        <w:tblStyle w:val="a3"/>
        <w:tblW w:w="9513" w:type="dxa"/>
        <w:tblInd w:w="0" w:type="dxa"/>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Layout w:type="fixed"/>
        <w:tblLook w:val="04A0" w:firstRow="1" w:lastRow="0" w:firstColumn="1" w:lastColumn="0" w:noHBand="0" w:noVBand="1"/>
      </w:tblPr>
      <w:tblGrid>
        <w:gridCol w:w="2263"/>
        <w:gridCol w:w="1985"/>
        <w:gridCol w:w="5265"/>
      </w:tblGrid>
      <w:tr w:rsidR="0087149A" w14:paraId="6F16DFF0" w14:textId="77777777" w:rsidTr="008714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8BEFBEB" w14:textId="77777777" w:rsidR="0087149A" w:rsidRDefault="0076272C">
            <w:pPr>
              <w:pBdr>
                <w:top w:val="nil"/>
                <w:left w:val="nil"/>
                <w:bottom w:val="nil"/>
                <w:right w:val="nil"/>
                <w:between w:val="nil"/>
              </w:pBdr>
              <w:spacing w:after="16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Notation</w:t>
            </w:r>
          </w:p>
        </w:tc>
        <w:tc>
          <w:tcPr>
            <w:tcW w:w="1985" w:type="dxa"/>
          </w:tcPr>
          <w:p w14:paraId="71D31C2B" w14:textId="77777777" w:rsidR="0087149A"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Value</w:t>
            </w:r>
          </w:p>
        </w:tc>
        <w:tc>
          <w:tcPr>
            <w:tcW w:w="5265" w:type="dxa"/>
          </w:tcPr>
          <w:p w14:paraId="4AEC877F" w14:textId="77777777" w:rsidR="0087149A"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Description</w:t>
            </w:r>
          </w:p>
        </w:tc>
      </w:tr>
      <w:tr w:rsidR="0087149A" w14:paraId="1651FA99"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B99DAFE" w14:textId="77777777" w:rsidR="0087149A" w:rsidRDefault="00047A8A">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f</m:t>
                    </m:r>
                  </m:e>
                  <m:sub>
                    <m:r>
                      <m:rPr>
                        <m:sty m:val="bi"/>
                      </m:rPr>
                      <w:rPr>
                        <w:rFonts w:ascii="Cambria Math" w:eastAsia="Cambria Math" w:hAnsi="Cambria Math" w:cs="Cambria Math"/>
                        <w:sz w:val="20"/>
                        <w:szCs w:val="20"/>
                        <w:vertAlign w:val="subscript"/>
                      </w:rPr>
                      <m:t>0</m:t>
                    </m:r>
                  </m:sub>
                </m:sSub>
              </m:oMath>
            </m:oMathPara>
          </w:p>
        </w:tc>
        <w:tc>
          <w:tcPr>
            <w:tcW w:w="1985" w:type="dxa"/>
          </w:tcPr>
          <w:p w14:paraId="38733630"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0.45</w:t>
            </w:r>
          </w:p>
        </w:tc>
        <w:tc>
          <w:tcPr>
            <w:tcW w:w="5265" w:type="dxa"/>
          </w:tcPr>
          <w:p w14:paraId="36F2A934"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Initial proportion of mutant alleles in the population</w:t>
            </w:r>
          </w:p>
        </w:tc>
      </w:tr>
      <w:tr w:rsidR="0087149A" w14:paraId="3D2E8CD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20776BA"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N</m:t>
                </m:r>
              </m:oMath>
            </m:oMathPara>
          </w:p>
        </w:tc>
        <w:tc>
          <w:tcPr>
            <w:tcW w:w="1985" w:type="dxa"/>
          </w:tcPr>
          <w:p w14:paraId="5362B1C9"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1000</w:t>
            </w:r>
          </w:p>
        </w:tc>
        <w:tc>
          <w:tcPr>
            <w:tcW w:w="5265" w:type="dxa"/>
          </w:tcPr>
          <w:p w14:paraId="0C4B3B4C"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Population size</w:t>
            </w:r>
          </w:p>
        </w:tc>
      </w:tr>
      <w:tr w:rsidR="0087149A" w14:paraId="7D8E580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3DDD8006"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μL</m:t>
                </m:r>
              </m:oMath>
            </m:oMathPara>
          </w:p>
        </w:tc>
        <w:tc>
          <w:tcPr>
            <w:tcW w:w="1985" w:type="dxa"/>
          </w:tcPr>
          <w:p w14:paraId="75854C4E"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0.07</w:t>
            </w:r>
          </w:p>
        </w:tc>
        <w:tc>
          <w:tcPr>
            <w:tcW w:w="5265" w:type="dxa"/>
          </w:tcPr>
          <w:p w14:paraId="15CD3C48"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Mutation rate per genome </w:t>
            </w:r>
          </w:p>
        </w:tc>
      </w:tr>
      <w:tr w:rsidR="0087149A" w14:paraId="6B8CF495"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8D384B1"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t</m:t>
                </m:r>
              </m:oMath>
            </m:oMathPara>
          </w:p>
        </w:tc>
        <w:tc>
          <w:tcPr>
            <w:tcW w:w="1985" w:type="dxa"/>
          </w:tcPr>
          <w:p w14:paraId="4596623A"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30</w:t>
            </w:r>
          </w:p>
        </w:tc>
        <w:tc>
          <w:tcPr>
            <w:tcW w:w="5265" w:type="dxa"/>
          </w:tcPr>
          <w:p w14:paraId="35432270"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Simulation time in generations</w:t>
            </w:r>
          </w:p>
        </w:tc>
      </w:tr>
      <w:tr w:rsidR="0087149A" w14:paraId="65CF9CCC"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198FE66D" w14:textId="77777777" w:rsidR="0087149A" w:rsidRDefault="00047A8A">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s</m:t>
                    </m:r>
                  </m:e>
                  <m:sub>
                    <m:r>
                      <m:rPr>
                        <m:sty m:val="bi"/>
                      </m:rPr>
                      <w:rPr>
                        <w:rFonts w:ascii="Cambria Math" w:eastAsia="Cambria Math" w:hAnsi="Cambria Math" w:cs="Cambria Math"/>
                        <w:sz w:val="20"/>
                        <w:szCs w:val="20"/>
                        <w:vertAlign w:val="subscript"/>
                      </w:rPr>
                      <m:t>0</m:t>
                    </m:r>
                  </m:sub>
                </m:sSub>
              </m:oMath>
            </m:oMathPara>
          </w:p>
        </w:tc>
        <w:tc>
          <w:tcPr>
            <w:tcW w:w="1985" w:type="dxa"/>
          </w:tcPr>
          <w:p w14:paraId="4087A576"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0.1</w:t>
            </w:r>
          </w:p>
        </w:tc>
        <w:tc>
          <w:tcPr>
            <w:tcW w:w="5265" w:type="dxa"/>
          </w:tcPr>
          <w:p w14:paraId="2EE36CBF"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Selection coefficient (the same for all sites)</w:t>
            </w:r>
          </w:p>
        </w:tc>
      </w:tr>
      <w:tr w:rsidR="0087149A" w14:paraId="143F56C3"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8BF2DE6"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r</m:t>
                </m:r>
              </m:oMath>
            </m:oMathPara>
          </w:p>
        </w:tc>
        <w:tc>
          <w:tcPr>
            <w:tcW w:w="1985" w:type="dxa"/>
          </w:tcPr>
          <w:p w14:paraId="0950D10F"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[0,0.1,0.5,1]</w:t>
            </w:r>
          </w:p>
        </w:tc>
        <w:tc>
          <w:tcPr>
            <w:tcW w:w="5265" w:type="dxa"/>
          </w:tcPr>
          <w:p w14:paraId="7C70F3A1"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Recombination probability</w:t>
            </w:r>
          </w:p>
        </w:tc>
      </w:tr>
      <w:tr w:rsidR="0087149A" w14:paraId="3ABE5C0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CF02046"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M</m:t>
                </m:r>
              </m:oMath>
            </m:oMathPara>
          </w:p>
        </w:tc>
        <w:tc>
          <w:tcPr>
            <w:tcW w:w="1985" w:type="dxa"/>
          </w:tcPr>
          <w:p w14:paraId="0313086E"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[1,3,10]</w:t>
            </w:r>
          </w:p>
        </w:tc>
        <w:tc>
          <w:tcPr>
            <w:tcW w:w="5265" w:type="dxa"/>
          </w:tcPr>
          <w:p w14:paraId="0C372620"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Number of crossovers</w:t>
            </w:r>
          </w:p>
        </w:tc>
      </w:tr>
      <w:tr w:rsidR="0087149A" w14:paraId="68BE5DDE"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33DCCD60"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E</m:t>
                </m:r>
              </m:oMath>
            </m:oMathPara>
          </w:p>
        </w:tc>
        <w:tc>
          <w:tcPr>
            <w:tcW w:w="1985" w:type="dxa"/>
          </w:tcPr>
          <w:p w14:paraId="38BFB4D1"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[0.4,0.5,0.6,0.75]</w:t>
            </w:r>
          </w:p>
        </w:tc>
        <w:tc>
          <w:tcPr>
            <w:tcW w:w="5265" w:type="dxa"/>
          </w:tcPr>
          <w:p w14:paraId="2D8880B5"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Strength of epistatic interaction</w:t>
            </w:r>
          </w:p>
        </w:tc>
      </w:tr>
      <w:tr w:rsidR="0087149A" w14:paraId="714A7543"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A23FDBD"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run</m:t>
                </m:r>
              </m:oMath>
            </m:oMathPara>
          </w:p>
        </w:tc>
        <w:tc>
          <w:tcPr>
            <w:tcW w:w="1985" w:type="dxa"/>
          </w:tcPr>
          <w:p w14:paraId="01CA31AD"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[6,20,50,200]</w:t>
            </w:r>
          </w:p>
        </w:tc>
        <w:tc>
          <w:tcPr>
            <w:tcW w:w="5265" w:type="dxa"/>
          </w:tcPr>
          <w:p w14:paraId="44E0708C"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Number of </w:t>
            </w:r>
            <w:proofErr w:type="gramStart"/>
            <w:r>
              <w:rPr>
                <w:rFonts w:ascii="Times New Roman" w:eastAsia="Times New Roman" w:hAnsi="Times New Roman" w:cs="Times New Roman"/>
                <w:color w:val="000000"/>
                <w:sz w:val="20"/>
                <w:szCs w:val="20"/>
              </w:rPr>
              <w:t>simulation</w:t>
            </w:r>
            <w:proofErr w:type="gramEnd"/>
            <w:r>
              <w:rPr>
                <w:rFonts w:ascii="Times New Roman" w:eastAsia="Times New Roman" w:hAnsi="Times New Roman" w:cs="Times New Roman"/>
                <w:color w:val="000000"/>
                <w:sz w:val="20"/>
                <w:szCs w:val="20"/>
              </w:rPr>
              <w:t xml:space="preserve"> runs used to average the data</w:t>
            </w:r>
          </w:p>
        </w:tc>
      </w:tr>
      <w:tr w:rsidR="0087149A" w14:paraId="5ECBF3F6"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0818A58" w14:textId="77777777" w:rsidR="0087149A" w:rsidRDefault="0076272C">
            <w:pPr>
              <w:jc w:val="center"/>
              <w:rPr>
                <w:rFonts w:ascii="Times New Roman" w:eastAsia="Times New Roman" w:hAnsi="Times New Roman" w:cs="Times New Roman"/>
                <w:sz w:val="20"/>
                <w:szCs w:val="20"/>
              </w:rPr>
            </w:pPr>
            <m:oMath>
              <m:r>
                <m:rPr>
                  <m:sty m:val="bi"/>
                </m:rPr>
                <w:rPr>
                  <w:rFonts w:ascii="Cambria Math" w:eastAsia="Cambria Math" w:hAnsi="Cambria Math" w:cs="Cambria Math"/>
                  <w:sz w:val="20"/>
                  <w:szCs w:val="20"/>
                </w:rPr>
                <m:t>L</m:t>
              </m:r>
            </m:oMath>
            <w:r>
              <w:rPr>
                <w:rFonts w:ascii="Times New Roman" w:eastAsia="Times New Roman" w:hAnsi="Times New Roman" w:cs="Times New Roman"/>
                <w:sz w:val="20"/>
                <w:szCs w:val="20"/>
              </w:rPr>
              <w:t xml:space="preserve"> (seqlen)</w:t>
            </w:r>
          </w:p>
        </w:tc>
        <w:tc>
          <w:tcPr>
            <w:tcW w:w="1985" w:type="dxa"/>
          </w:tcPr>
          <w:p w14:paraId="14A52751"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[20,40,100,200]</w:t>
            </w:r>
          </w:p>
        </w:tc>
        <w:tc>
          <w:tcPr>
            <w:tcW w:w="5265" w:type="dxa"/>
          </w:tcPr>
          <w:p w14:paraId="1EE1FDA2"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Length of the simulated sequence</w:t>
            </w:r>
          </w:p>
        </w:tc>
      </w:tr>
      <w:tr w:rsidR="0087149A" w14:paraId="413A7631"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15B027A" w14:textId="77777777" w:rsidR="0087149A" w:rsidRDefault="0076272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Sequence threshold</w:t>
            </w:r>
          </w:p>
        </w:tc>
        <w:tc>
          <w:tcPr>
            <w:tcW w:w="1985" w:type="dxa"/>
          </w:tcPr>
          <w:p w14:paraId="2B7AE18E"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[0.7]</w:t>
            </w:r>
          </w:p>
        </w:tc>
        <w:tc>
          <w:tcPr>
            <w:tcW w:w="5265" w:type="dxa"/>
          </w:tcPr>
          <w:p w14:paraId="242BD942"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Maximum proportion of gaps and </w:t>
            </w:r>
            <w:proofErr w:type="spellStart"/>
            <w:r>
              <w:rPr>
                <w:rFonts w:ascii="Times New Roman" w:eastAsia="Times New Roman" w:hAnsi="Times New Roman" w:cs="Times New Roman"/>
                <w:color w:val="000000"/>
                <w:sz w:val="20"/>
                <w:szCs w:val="20"/>
              </w:rPr>
              <w:t>nonreads</w:t>
            </w:r>
            <w:proofErr w:type="spellEnd"/>
            <w:r>
              <w:rPr>
                <w:rFonts w:ascii="Times New Roman" w:eastAsia="Times New Roman" w:hAnsi="Times New Roman" w:cs="Times New Roman"/>
                <w:color w:val="000000"/>
                <w:sz w:val="20"/>
                <w:szCs w:val="20"/>
              </w:rPr>
              <w:t xml:space="preserve"> in one sequence</w:t>
            </w:r>
          </w:p>
        </w:tc>
      </w:tr>
      <w:tr w:rsidR="0087149A" w14:paraId="68D9C33D"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7AD51EFF" w14:textId="77777777" w:rsidR="0087149A" w:rsidRDefault="0076272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Gap threshold</w:t>
            </w:r>
          </w:p>
        </w:tc>
        <w:tc>
          <w:tcPr>
            <w:tcW w:w="1985" w:type="dxa"/>
          </w:tcPr>
          <w:p w14:paraId="5D131DBD"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[0.5]</w:t>
            </w:r>
          </w:p>
        </w:tc>
        <w:tc>
          <w:tcPr>
            <w:tcW w:w="5265" w:type="dxa"/>
          </w:tcPr>
          <w:p w14:paraId="4168B44D"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Maximum proportion of gaps and </w:t>
            </w:r>
            <w:proofErr w:type="spellStart"/>
            <w:r>
              <w:rPr>
                <w:rFonts w:ascii="Times New Roman" w:eastAsia="Times New Roman" w:hAnsi="Times New Roman" w:cs="Times New Roman"/>
                <w:color w:val="000000"/>
                <w:sz w:val="20"/>
                <w:szCs w:val="20"/>
              </w:rPr>
              <w:t>nonreads</w:t>
            </w:r>
            <w:proofErr w:type="spellEnd"/>
            <w:r>
              <w:rPr>
                <w:rFonts w:ascii="Times New Roman" w:eastAsia="Times New Roman" w:hAnsi="Times New Roman" w:cs="Times New Roman"/>
                <w:color w:val="000000"/>
                <w:sz w:val="20"/>
                <w:szCs w:val="20"/>
              </w:rPr>
              <w:t xml:space="preserve"> at one site</w:t>
            </w:r>
          </w:p>
        </w:tc>
      </w:tr>
      <w:tr w:rsidR="0087149A" w14:paraId="2731CE01"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0523F021" w14:textId="77777777" w:rsidR="0087149A" w:rsidRDefault="0076272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Monomorphism threshold</w:t>
            </w:r>
          </w:p>
        </w:tc>
        <w:tc>
          <w:tcPr>
            <w:tcW w:w="1985" w:type="dxa"/>
          </w:tcPr>
          <w:p w14:paraId="4EBFC3DB"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[0.8,0.95]</w:t>
            </w:r>
          </w:p>
        </w:tc>
        <w:tc>
          <w:tcPr>
            <w:tcW w:w="5265" w:type="dxa"/>
          </w:tcPr>
          <w:p w14:paraId="2DC9864C"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Maximum degree of monomorphism per site</w:t>
            </w:r>
          </w:p>
        </w:tc>
      </w:tr>
    </w:tbl>
    <w:p w14:paraId="3CB8BF46" w14:textId="77777777" w:rsidR="0087149A" w:rsidRDefault="0087149A">
      <w:pPr>
        <w:spacing w:after="0" w:line="360" w:lineRule="auto"/>
        <w:jc w:val="both"/>
        <w:rPr>
          <w:rFonts w:ascii="Times New Roman" w:eastAsia="Times New Roman" w:hAnsi="Times New Roman" w:cs="Times New Roman"/>
          <w:sz w:val="24"/>
          <w:szCs w:val="24"/>
        </w:rPr>
      </w:pPr>
    </w:p>
    <w:p w14:paraId="168EC224" w14:textId="1305B5DF" w:rsidR="0087149A"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Processing genomic data of SARS-CoV-2. </w:t>
      </w:r>
      <w:r>
        <w:rPr>
          <w:rFonts w:ascii="Times New Roman" w:eastAsia="Times New Roman" w:hAnsi="Times New Roman" w:cs="Times New Roman"/>
          <w:sz w:val="24"/>
          <w:szCs w:val="24"/>
        </w:rPr>
        <w:t xml:space="preserve">In Dataset 1, 6000 sequences sampled from 6 regions (Africa, Asia, North America, Oceania, South America) in the period from 09/24/2020 to 09/25/2021 were downloaded from database NCBI Virus. In Dataset 2, 12,000 sequences were sampled from NCBI Virus database labeled B.1 and B.1.1.7 (Alpha), in equal numbers for each label. In Dataset 3, we used 20,000 random sequences from the NCBI Virus database for the period from 09/24/2020 to 09/25/2021. </w:t>
      </w:r>
    </w:p>
    <w:p w14:paraId="5D1EF84A" w14:textId="3BB75946" w:rsidR="00545794" w:rsidRPr="00FC4B93" w:rsidRDefault="00545794" w:rsidP="00545794">
      <w:pPr>
        <w:spacing w:after="0" w:line="360" w:lineRule="auto"/>
        <w:ind w:firstLine="709"/>
        <w:jc w:val="both"/>
        <w:rPr>
          <w:rFonts w:ascii="Times New Roman" w:eastAsia="Times New Roman" w:hAnsi="Times New Roman" w:cs="Times New Roman"/>
          <w:sz w:val="24"/>
          <w:szCs w:val="24"/>
          <w:lang w:val="en-US"/>
        </w:rPr>
      </w:pPr>
      <w:r w:rsidRPr="00545794">
        <w:rPr>
          <w:rFonts w:ascii="Times New Roman" w:eastAsia="Times New Roman" w:hAnsi="Times New Roman" w:cs="Times New Roman"/>
          <w:sz w:val="24"/>
          <w:szCs w:val="24"/>
          <w:lang w:val="en-US"/>
        </w:rPr>
        <w:t xml:space="preserve">The sequences were not stratified by sampling date for two reasons, as follows. Firstly, the necessary size of statistics would be missing. </w:t>
      </w:r>
      <w:r w:rsidR="006363C9">
        <w:rPr>
          <w:rFonts w:ascii="Times New Roman" w:eastAsia="Times New Roman" w:hAnsi="Times New Roman" w:cs="Times New Roman"/>
          <w:sz w:val="24"/>
          <w:szCs w:val="24"/>
          <w:lang w:val="en-US"/>
        </w:rPr>
        <w:t>Also, p</w:t>
      </w:r>
      <w:r w:rsidRPr="00545794">
        <w:rPr>
          <w:rFonts w:ascii="Times New Roman" w:eastAsia="Times New Roman" w:hAnsi="Times New Roman" w:cs="Times New Roman"/>
          <w:sz w:val="24"/>
          <w:szCs w:val="24"/>
          <w:lang w:val="en-US"/>
        </w:rPr>
        <w:t xml:space="preserve">revious experience with hemagglutinin data </w:t>
      </w:r>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[39]</w:t>
      </w:r>
      <w:r w:rsidR="00EF6A49">
        <w:rPr>
          <w:rFonts w:ascii="Times New Roman" w:eastAsia="Times New Roman" w:hAnsi="Times New Roman" w:cs="Times New Roman"/>
          <w:sz w:val="24"/>
          <w:szCs w:val="24"/>
          <w:lang w:val="en-US"/>
        </w:rPr>
        <w:fldChar w:fldCharType="end"/>
      </w:r>
      <w:r w:rsidRPr="00545794">
        <w:rPr>
          <w:rFonts w:ascii="Times New Roman" w:eastAsia="Times New Roman" w:hAnsi="Times New Roman" w:cs="Times New Roman"/>
          <w:sz w:val="24"/>
          <w:szCs w:val="24"/>
          <w:lang w:val="en-US"/>
        </w:rPr>
        <w:t xml:space="preserve"> </w:t>
      </w:r>
      <w:r w:rsidR="006363C9">
        <w:rPr>
          <w:rFonts w:ascii="Times New Roman" w:eastAsia="Times New Roman" w:hAnsi="Times New Roman" w:cs="Times New Roman"/>
          <w:sz w:val="24"/>
          <w:szCs w:val="24"/>
          <w:lang w:val="en-US"/>
        </w:rPr>
        <w:t>demonstrates</w:t>
      </w:r>
      <w:r w:rsidRPr="00545794">
        <w:rPr>
          <w:rFonts w:ascii="Times New Roman" w:eastAsia="Times New Roman" w:hAnsi="Times New Roman" w:cs="Times New Roman"/>
          <w:sz w:val="24"/>
          <w:szCs w:val="24"/>
          <w:lang w:val="en-US"/>
        </w:rPr>
        <w:t xml:space="preserve"> that </w:t>
      </w:r>
      <w:r w:rsidR="006363C9">
        <w:rPr>
          <w:rFonts w:ascii="Times New Roman" w:eastAsia="Times New Roman" w:hAnsi="Times New Roman" w:cs="Times New Roman"/>
          <w:sz w:val="24"/>
          <w:szCs w:val="24"/>
          <w:lang w:val="en-US"/>
        </w:rPr>
        <w:t>combining sequences from different dates</w:t>
      </w:r>
      <w:r w:rsidRPr="00545794">
        <w:rPr>
          <w:rFonts w:ascii="Times New Roman" w:eastAsia="Times New Roman" w:hAnsi="Times New Roman" w:cs="Times New Roman"/>
          <w:sz w:val="24"/>
          <w:szCs w:val="24"/>
          <w:lang w:val="en-US"/>
        </w:rPr>
        <w:t xml:space="preserve"> is an advantage, because </w:t>
      </w:r>
      <w:r w:rsidR="006363C9">
        <w:rPr>
          <w:rFonts w:ascii="Times New Roman" w:eastAsia="Times New Roman" w:hAnsi="Times New Roman" w:cs="Times New Roman"/>
          <w:sz w:val="24"/>
          <w:szCs w:val="24"/>
          <w:lang w:val="en-US"/>
        </w:rPr>
        <w:t>one</w:t>
      </w:r>
      <w:r w:rsidRPr="00545794">
        <w:rPr>
          <w:rFonts w:ascii="Times New Roman" w:eastAsia="Times New Roman" w:hAnsi="Times New Roman" w:cs="Times New Roman"/>
          <w:sz w:val="24"/>
          <w:szCs w:val="24"/>
          <w:lang w:val="en-US"/>
        </w:rPr>
        <w:t xml:space="preserve"> compare</w:t>
      </w:r>
      <w:r w:rsidR="006363C9">
        <w:rPr>
          <w:rFonts w:ascii="Times New Roman" w:eastAsia="Times New Roman" w:hAnsi="Times New Roman" w:cs="Times New Roman"/>
          <w:sz w:val="24"/>
          <w:szCs w:val="24"/>
          <w:lang w:val="en-US"/>
        </w:rPr>
        <w:t>s</w:t>
      </w:r>
      <w:r w:rsidRPr="00545794">
        <w:rPr>
          <w:rFonts w:ascii="Times New Roman" w:eastAsia="Times New Roman" w:hAnsi="Times New Roman" w:cs="Times New Roman"/>
          <w:sz w:val="24"/>
          <w:szCs w:val="24"/>
          <w:lang w:val="en-US"/>
        </w:rPr>
        <w:t xml:space="preserve"> earlier and later strains and thus find</w:t>
      </w:r>
      <w:r w:rsidR="006363C9">
        <w:rPr>
          <w:rFonts w:ascii="Times New Roman" w:eastAsia="Times New Roman" w:hAnsi="Times New Roman" w:cs="Times New Roman"/>
          <w:sz w:val="24"/>
          <w:szCs w:val="24"/>
          <w:lang w:val="en-US"/>
        </w:rPr>
        <w:t>s</w:t>
      </w:r>
      <w:r w:rsidRPr="00545794">
        <w:rPr>
          <w:rFonts w:ascii="Times New Roman" w:eastAsia="Times New Roman" w:hAnsi="Times New Roman" w:cs="Times New Roman"/>
          <w:sz w:val="24"/>
          <w:szCs w:val="24"/>
          <w:lang w:val="en-US"/>
        </w:rPr>
        <w:t xml:space="preserve"> a fitness valley connecting them. In contrast, estimation of selection coefficients, indeed, requires classification by time </w:t>
      </w:r>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&lt;EndNote&gt;&lt;Cite&gt;&lt;Author&gt;Lagunov&lt;/Author&gt;&lt;Year&gt;2025&lt;/Year&gt;&lt;RecNum&gt;30&lt;/RecNum&gt;&lt;DisplayText&gt;[62]&lt;/DisplayText&gt;&lt;record&gt;&lt;rec-number&gt;30&lt;/rec-number&gt;&lt;foreign-keys&gt;&lt;key app="EN" db-id="z5v2e0v5r25tt5e00v35f59hst2ra25srwwd" timestamp="1765292078"&gt;30&lt;/key&gt;&lt;/foreign-keys&gt;&lt;ref-type name="Online Database"&gt;45&lt;/ref-type&gt;&lt;contributors&gt;&lt;authors&gt;&lt;author&gt;Lagunov, S.V.&lt;/author&gt;&lt;author&gt;Rouzine, I.M.&lt;/author&gt;&lt;/authors&gt;&lt;/contributors&gt;&lt;titles&gt;&lt;title&gt;Estimating fitness effects of mutations in the presence of genetic linkage&lt;/title&gt;&lt;secondary-title&gt;BioRxiv&lt;/secondary-title&gt;&lt;/titles&gt;&lt;edition&gt;November 29, 2025&lt;/edition&gt;&lt;dates&gt;&lt;year&gt;2025&lt;/year&gt;&lt;/dates&gt;&lt;work-type&gt;preprint&lt;/work-type&gt;&lt;urls&gt;&lt;related-urls&gt;&lt;url&gt;https://www.biorxiv.org/content/10.1101/2025.11.26.690712v1&lt;/url&gt;&lt;/related-urls&gt;&lt;/urls&gt;&lt;electronic-resource-num&gt;10.1101/2025.11.26.690712 &lt;/electronic-resource-num&gt;&lt;/record&gt;&lt;/Cite&gt;&lt;/EndNote&gt;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[62]</w:t>
      </w:r>
      <w:r w:rsidR="00EF6A49">
        <w:rPr>
          <w:rFonts w:ascii="Times New Roman" w:eastAsia="Times New Roman" w:hAnsi="Times New Roman" w:cs="Times New Roman"/>
          <w:sz w:val="24"/>
          <w:szCs w:val="24"/>
          <w:lang w:val="en-US"/>
        </w:rPr>
        <w:fldChar w:fldCharType="end"/>
      </w:r>
      <w:r w:rsidR="006363C9" w:rsidRPr="006363C9" w:rsidDel="006363C9">
        <w:rPr>
          <w:rFonts w:ascii="Times New Roman" w:eastAsia="Times New Roman" w:hAnsi="Times New Roman" w:cs="Times New Roman"/>
          <w:sz w:val="24"/>
          <w:szCs w:val="24"/>
          <w:lang w:val="en-US"/>
        </w:rPr>
        <w:t xml:space="preserve"> </w:t>
      </w:r>
      <w:r w:rsidRPr="00545794">
        <w:rPr>
          <w:rFonts w:ascii="Times New Roman" w:eastAsia="Times New Roman" w:hAnsi="Times New Roman" w:cs="Times New Roman"/>
          <w:sz w:val="24"/>
          <w:szCs w:val="24"/>
          <w:lang w:val="en-US"/>
        </w:rPr>
        <w:t>.</w:t>
      </w:r>
    </w:p>
    <w:p w14:paraId="7DBA8D28" w14:textId="7ED1EDFF" w:rsidR="0087149A" w:rsidRPr="00FC4B93" w:rsidRDefault="0076272C">
      <w:pPr>
        <w:spacing w:after="0" w:line="360" w:lineRule="auto"/>
        <w:ind w:firstLine="709"/>
        <w:jc w:val="both"/>
        <w:rPr>
          <w:rFonts w:ascii="Times New Roman" w:eastAsia="Times New Roman" w:hAnsi="Times New Roman" w:cs="Times New Roman"/>
          <w:sz w:val="20"/>
          <w:szCs w:val="20"/>
          <w:lang w:val="en-US"/>
        </w:rPr>
      </w:pPr>
      <w:r>
        <w:rPr>
          <w:rFonts w:ascii="Times New Roman" w:eastAsia="Times New Roman" w:hAnsi="Times New Roman" w:cs="Times New Roman"/>
          <w:sz w:val="24"/>
          <w:szCs w:val="24"/>
        </w:rPr>
        <w:t xml:space="preserve">Downloaded data were processed by a custom-made sequence-processing program </w:t>
      </w:r>
      <w:r>
        <w:rPr>
          <w:rFonts w:ascii="Times New Roman" w:eastAsia="Times New Roman" w:hAnsi="Times New Roman" w:cs="Times New Roman"/>
          <w:i/>
          <w:sz w:val="24"/>
          <w:szCs w:val="24"/>
        </w:rPr>
        <w:t>ProcessGenomes.py</w:t>
      </w:r>
      <w:r>
        <w:rPr>
          <w:rFonts w:ascii="Times New Roman" w:eastAsia="Times New Roman" w:hAnsi="Times New Roman" w:cs="Times New Roman"/>
          <w:sz w:val="24"/>
          <w:szCs w:val="24"/>
        </w:rPr>
        <w:t xml:space="preserve">. Multiple alignment was performed in MAFT online, using the "Fast calculation of full-length MSA of closely related viral genomes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&lt;EndNote&gt;&lt;Cite&gt;&lt;Author&gt;Katoh&lt;/Author&gt;&lt;Year&gt;2019&lt;/Year&gt;&lt;RecNum&gt;28&lt;/RecNum&gt;&lt;DisplayText&gt;[63]&lt;/DisplayText&gt;&lt;record&gt;&lt;rec-number&gt;28&lt;/rec-number&gt;&lt;foreign-keys&gt;&lt;key app="EN" db-id="z5v2e0v5r25tt5e00v35f59hst2ra25srwwd" timestamp="1765292078"&gt;28&lt;/key&gt;&lt;/foreign-keys&gt;&lt;ref-type name="Journal Article"&gt;17&lt;/ref-type&gt;&lt;contributors&gt;&lt;authors&gt;&lt;author&gt;Katoh, K.&lt;/author&gt;&lt;author&gt;Rozewicki, J.&lt;/author&gt;&lt;author&gt;Yamada, K. D.&lt;/author&gt;&lt;/authors&gt;&lt;/contributors&gt;&lt;titles&gt;&lt;title&gt;MAFFT online service: multiple sequence alignment, interactive sequence choice and visualization&lt;/title&gt;&lt;secondary-title&gt;Brief Bioinform&lt;/secondary-title&gt;&lt;/titles&gt;&lt;pages&gt;1160-1166&lt;/pages&gt;&lt;volume&gt;20&lt;/volume&gt;&lt;number&gt;4&lt;/number&gt;&lt;keywords&gt;&lt;keyword&gt;Algorithms&lt;/keyword&gt;&lt;keyword&gt;Computational Biology/methods&lt;/keyword&gt;&lt;keyword&gt;Databases, Genetic&lt;/keyword&gt;&lt;keyword&gt;Internet&lt;/keyword&gt;&lt;keyword&gt;Sequence Alignment/*methods/statistics &amp;amp; numerical data&lt;/keyword&gt;&lt;keyword&gt;Sequence Analysis&lt;/keyword&gt;&lt;keyword&gt;*Software&lt;/keyword&gt;&lt;keyword&gt;User-Computer Interface&lt;/keyword&gt;&lt;keyword&gt;multiple sequence alignment&lt;/keyword&gt;&lt;keyword&gt;phylogenetic tree&lt;/keyword&gt;&lt;/keywords&gt;&lt;dates&gt;&lt;year&gt;2019&lt;/year&gt;&lt;pub-dates&gt;&lt;date&gt;Jul 19&lt;/date&gt;&lt;/pub-dates&gt;&lt;/dates&gt;&lt;isbn&gt;1477-4054 (Electronic)&amp;#xD;1467-5463 (Print)&amp;#xD;1467-5463 (Linking)&lt;/isbn&gt;&lt;accession-num&gt;28968734&lt;/accession-num&gt;&lt;urls&gt;&lt;related-urls&gt;&lt;url&gt;https://www.ncbi.nlm.nih.gov/pubmed/28968734&lt;/url&gt;&lt;/related-urls&gt;&lt;/urls&gt;&lt;custom2&gt;PMC6781576&lt;/custom2&gt;&lt;electronic-resource-num&gt;10.1093/bib/bbx108&lt;/electronic-resource-num&gt;&lt;remote-database-name&gt;Medline&lt;/remote-database-name&gt;&lt;remote-database-provider&gt;NLM&lt;/remote-database-provider&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[63]</w:t>
      </w:r>
      <w:r w:rsidR="00EF6A49">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From the total number of downloaded and aligned sequences, sequences in which the percentage of symbols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gap) or “N” (</w:t>
      </w:r>
      <w:proofErr w:type="spellStart"/>
      <w:r>
        <w:rPr>
          <w:rFonts w:ascii="Times New Roman" w:eastAsia="Times New Roman" w:hAnsi="Times New Roman" w:cs="Times New Roman"/>
          <w:sz w:val="24"/>
          <w:szCs w:val="24"/>
        </w:rPr>
        <w:t>nonread</w:t>
      </w:r>
      <w:proofErr w:type="spellEnd"/>
      <w:r>
        <w:rPr>
          <w:rFonts w:ascii="Times New Roman" w:eastAsia="Times New Roman" w:hAnsi="Times New Roman" w:cs="Times New Roman"/>
          <w:sz w:val="24"/>
          <w:szCs w:val="24"/>
        </w:rPr>
        <w:t xml:space="preserve">) is greater than </w:t>
      </w:r>
      <w:r>
        <w:rPr>
          <w:rFonts w:ascii="Times New Roman" w:eastAsia="Times New Roman" w:hAnsi="Times New Roman" w:cs="Times New Roman"/>
          <w:i/>
          <w:sz w:val="24"/>
          <w:szCs w:val="24"/>
        </w:rPr>
        <w:t>Sequence threshold</w:t>
      </w:r>
      <w:r>
        <w:rPr>
          <w:rFonts w:ascii="Times New Roman" w:eastAsia="Times New Roman" w:hAnsi="Times New Roman" w:cs="Times New Roman"/>
          <w:sz w:val="24"/>
          <w:szCs w:val="24"/>
        </w:rPr>
        <w:t xml:space="preserve"> are removed. From the remaining sequences, sites in which the percentage of gaps or letters N in across sequences is higher than </w:t>
      </w:r>
      <w:r>
        <w:rPr>
          <w:rFonts w:ascii="Times New Roman" w:eastAsia="Times New Roman" w:hAnsi="Times New Roman" w:cs="Times New Roman"/>
          <w:i/>
          <w:sz w:val="24"/>
          <w:szCs w:val="24"/>
        </w:rPr>
        <w:t>Gap threshold</w:t>
      </w:r>
      <w:r>
        <w:rPr>
          <w:rFonts w:ascii="Times New Roman" w:eastAsia="Times New Roman" w:hAnsi="Times New Roman" w:cs="Times New Roman"/>
          <w:sz w:val="24"/>
          <w:szCs w:val="24"/>
        </w:rPr>
        <w:t xml:space="preserve"> are removed. Then, sites with a polymorphism degree (Hamming distance) lower than </w:t>
      </w:r>
      <w:r>
        <w:rPr>
          <w:rFonts w:ascii="Times New Roman" w:eastAsia="Times New Roman" w:hAnsi="Times New Roman" w:cs="Times New Roman"/>
          <w:i/>
          <w:sz w:val="24"/>
          <w:szCs w:val="24"/>
        </w:rPr>
        <w:t>Monomorphism threshold</w:t>
      </w:r>
      <w:r>
        <w:rPr>
          <w:rFonts w:ascii="Times New Roman" w:eastAsia="Times New Roman" w:hAnsi="Times New Roman" w:cs="Times New Roman"/>
          <w:sz w:val="24"/>
          <w:szCs w:val="24"/>
        </w:rPr>
        <w:t xml:space="preserve"> are removed. </w:t>
      </w:r>
      <w:r w:rsidR="00BE537C" w:rsidRPr="00FC4B93">
        <w:rPr>
          <w:rFonts w:ascii="Times New Roman" w:eastAsia="Times New Roman" w:hAnsi="Times New Roman" w:cs="Times New Roman"/>
          <w:sz w:val="24"/>
          <w:szCs w:val="24"/>
        </w:rPr>
        <w:t>We put the monomorphism threshold at two values (Table 1) and ma</w:t>
      </w:r>
      <w:r w:rsidR="00B67E12">
        <w:rPr>
          <w:rFonts w:ascii="Times New Roman" w:eastAsia="Times New Roman" w:hAnsi="Times New Roman" w:cs="Times New Roman"/>
          <w:sz w:val="24"/>
          <w:szCs w:val="24"/>
        </w:rPr>
        <w:t>ke</w:t>
      </w:r>
      <w:r w:rsidR="00BE537C" w:rsidRPr="00FC4B93">
        <w:rPr>
          <w:rFonts w:ascii="Times New Roman" w:eastAsia="Times New Roman" w:hAnsi="Times New Roman" w:cs="Times New Roman"/>
          <w:sz w:val="24"/>
          <w:szCs w:val="24"/>
        </w:rPr>
        <w:t xml:space="preserve"> sure that the choice does not affect final results</w:t>
      </w:r>
      <w:r w:rsidR="002C11AB">
        <w:rPr>
          <w:rFonts w:ascii="Times New Roman" w:eastAsia="Times New Roman" w:hAnsi="Times New Roman" w:cs="Times New Roman"/>
          <w:sz w:val="24"/>
          <w:szCs w:val="24"/>
        </w:rPr>
        <w:t xml:space="preserve">, </w:t>
      </w:r>
      <w:r w:rsidR="002C11AB" w:rsidRPr="002C11AB">
        <w:rPr>
          <w:rFonts w:ascii="Times New Roman" w:eastAsia="Times New Roman" w:hAnsi="Times New Roman" w:cs="Times New Roman"/>
          <w:sz w:val="24"/>
          <w:szCs w:val="24"/>
          <w:lang w:val="en-US"/>
        </w:rPr>
        <w:t>i.e., results are in a plateau</w:t>
      </w:r>
      <w:r w:rsidR="002C11AB">
        <w:rPr>
          <w:rFonts w:ascii="Times New Roman" w:eastAsia="Times New Roman" w:hAnsi="Times New Roman" w:cs="Times New Roman"/>
          <w:sz w:val="24"/>
          <w:szCs w:val="24"/>
          <w:lang w:val="en-US"/>
        </w:rPr>
        <w:t xml:space="preserve"> in this parameter</w:t>
      </w:r>
      <w:r w:rsidR="00BE537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sequence data are binarized: the consensus variant is declared 0, the others are 1, with the resulting population matrix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K</m:t>
            </m:r>
          </m:e>
          <m:sub>
            <m:r>
              <w:rPr>
                <w:rFonts w:ascii="Cambria Math" w:eastAsia="Cambria Math" w:hAnsi="Cambria Math" w:cs="Cambria Math"/>
                <w:sz w:val="24"/>
                <w:szCs w:val="24"/>
              </w:rPr>
              <m:t>ni</m:t>
            </m:r>
          </m:sub>
        </m:sSub>
      </m:oMath>
      <w:r>
        <w:rPr>
          <w:rFonts w:ascii="Times New Roman" w:eastAsia="Times New Roman" w:hAnsi="Times New Roman" w:cs="Times New Roman"/>
          <w:sz w:val="24"/>
          <w:szCs w:val="24"/>
        </w:rPr>
        <w:t xml:space="preserve">. </w:t>
      </w:r>
    </w:p>
    <w:p w14:paraId="78C62C91" w14:textId="3D16338B" w:rsidR="0087149A"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After binarization, the sequence data of virus undergo an additional processing stage, as follows. Based on the number of differences from sample consensus, a mutational spectrum is constructed using a custom-made sequence processing program </w:t>
      </w:r>
      <w:r>
        <w:rPr>
          <w:rFonts w:ascii="Times New Roman" w:eastAsia="Times New Roman" w:hAnsi="Times New Roman" w:cs="Times New Roman"/>
          <w:i/>
          <w:sz w:val="24"/>
          <w:szCs w:val="24"/>
        </w:rPr>
        <w:t>ProcessGenomes.py</w:t>
      </w:r>
      <w:r>
        <w:rPr>
          <w:rFonts w:ascii="Times New Roman" w:eastAsia="Times New Roman" w:hAnsi="Times New Roman" w:cs="Times New Roman"/>
          <w:color w:val="000000"/>
          <w:sz w:val="24"/>
          <w:szCs w:val="24"/>
        </w:rPr>
        <w:t xml:space="preserve"> (Fig. 2). Several groups of sequences are identified from this diagram. The new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Pr>
          <w:rFonts w:ascii="Times New Roman" w:eastAsia="Times New Roman" w:hAnsi="Times New Roman" w:cs="Times New Roman"/>
          <w:color w:val="000000"/>
          <w:sz w:val="24"/>
          <w:szCs w:val="24"/>
        </w:rPr>
        <w:t xml:space="preserve"> is formed by random sampling from two chosen groups, with the possibility of repetition. Averaging is performed over 200 random samples. The dependence of the predicted number of epistatic links on the sample size of each group is shown as a color map in the center of Figs. 3 and 4.</w:t>
      </w:r>
    </w:p>
    <w:p w14:paraId="65A8AC63" w14:textId="732752E2" w:rsidR="0087149A"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Epistasis detection and measurement. </w:t>
      </w:r>
      <w:r>
        <w:rPr>
          <w:rFonts w:ascii="Times New Roman" w:eastAsia="Times New Roman" w:hAnsi="Times New Roman" w:cs="Times New Roman"/>
          <w:color w:val="000000"/>
          <w:sz w:val="24"/>
          <w:szCs w:val="24"/>
        </w:rPr>
        <w:t xml:space="preserve">Based on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Pr>
          <w:rFonts w:ascii="Times New Roman" w:eastAsia="Times New Roman" w:hAnsi="Times New Roman" w:cs="Times New Roman"/>
          <w:color w:val="000000"/>
          <w:sz w:val="24"/>
          <w:szCs w:val="24"/>
        </w:rPr>
        <w:t xml:space="preserve"> obtained as described above, </w:t>
      </w:r>
      <w:r w:rsidR="007E084A">
        <w:rPr>
          <w:rFonts w:ascii="Times New Roman" w:eastAsia="Times New Roman" w:hAnsi="Times New Roman" w:cs="Times New Roman"/>
          <w:color w:val="000000"/>
          <w:sz w:val="24"/>
          <w:szCs w:val="24"/>
        </w:rPr>
        <w:t>the universal f</w:t>
      </w:r>
      <w:r>
        <w:rPr>
          <w:rFonts w:ascii="Times New Roman" w:eastAsia="Times New Roman" w:hAnsi="Times New Roman" w:cs="Times New Roman"/>
          <w:color w:val="000000"/>
          <w:sz w:val="24"/>
          <w:szCs w:val="24"/>
        </w:rPr>
        <w:t xml:space="preserve">ootprint of </w:t>
      </w:r>
      <w:r w:rsidR="007E084A">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sz w:val="24"/>
          <w:szCs w:val="24"/>
        </w:rPr>
        <w:t>pistasis</w:t>
      </w:r>
      <w:r>
        <w:rPr>
          <w:color w:val="000000"/>
        </w:rPr>
        <w:t xml:space="preserve">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[36]</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Pr>
          <w:rFonts w:ascii="Times New Roman" w:eastAsia="Times New Roman" w:hAnsi="Times New Roman" w:cs="Times New Roman"/>
          <w:color w:val="000000"/>
          <w:sz w:val="24"/>
          <w:szCs w:val="24"/>
        </w:rPr>
        <w:t xml:space="preserve"> is calculated for each possible pair of sites </w:t>
      </w:r>
      <m:oMath>
        <m:r>
          <w:rPr>
            <w:rFonts w:ascii="Cambria Math" w:eastAsia="Cambria Math" w:hAnsi="Cambria Math" w:cs="Cambria Math"/>
            <w:color w:val="000000"/>
            <w:sz w:val="24"/>
            <w:szCs w:val="24"/>
          </w:rPr>
          <m:t>i,j</m:t>
        </m:r>
      </m:oMath>
      <w:r w:rsidR="00655546">
        <w:rPr>
          <w:rFonts w:ascii="Times New Roman" w:eastAsia="Times New Roman" w:hAnsi="Times New Roman" w:cs="Times New Roman"/>
          <w:color w:val="000000"/>
          <w:sz w:val="24"/>
          <w:szCs w:val="24"/>
        </w:rPr>
        <w:t xml:space="preserve"> as </w:t>
      </w:r>
      <m:oMath>
        <m:r>
          <w:rPr>
            <w:rFonts w:ascii="Cambria Math" w:eastAsia="Cambria Math" w:hAnsi="Cambria Math" w:cs="Cambria Math"/>
            <w:color w:val="000000"/>
            <w:sz w:val="24"/>
            <w:szCs w:val="24"/>
          </w:rPr>
          <w:lastRenderedPageBreak/>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r>
          <w:rPr>
            <w:rFonts w:ascii="Cambria Math" w:eastAsia="Times New Roman" w:hAnsi="Cambria Math" w:cs="Times New Roman"/>
            <w:color w:val="000000"/>
            <w:sz w:val="24"/>
            <w:szCs w:val="24"/>
          </w:rPr>
          <m:t>=1-</m:t>
        </m:r>
        <m:r>
          <m:rPr>
            <m:sty m:val="p"/>
          </m:rPr>
          <w:rPr>
            <w:rFonts w:ascii="Cambria Math" w:eastAsia="Times New Roman" w:hAnsi="Cambria Math" w:cs="Times New Roman"/>
            <w:color w:val="000000"/>
            <w:sz w:val="24"/>
            <w:szCs w:val="24"/>
          </w:rPr>
          <m:t>log</m:t>
        </m:r>
        <m:d>
          <m:dPr>
            <m:ctrlPr>
              <w:rPr>
                <w:rFonts w:ascii="Cambria Math" w:eastAsia="Times New Roman" w:hAnsi="Cambria Math" w:cs="Times New Roman"/>
                <w:i/>
                <w:color w:val="000000"/>
                <w:sz w:val="24"/>
                <w:szCs w:val="24"/>
              </w:rPr>
            </m:ctrlPr>
          </m:dPr>
          <m:e>
            <m:f>
              <m:fPr>
                <m:ctrlPr>
                  <w:rPr>
                    <w:rFonts w:ascii="Cambria Math" w:eastAsia="Times New Roman" w:hAnsi="Cambria Math" w:cs="Times New Roman"/>
                    <w:i/>
                    <w:color w:val="000000"/>
                    <w:sz w:val="24"/>
                    <w:szCs w:val="24"/>
                  </w:rPr>
                </m:ctrlPr>
              </m:fPr>
              <m:num>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11</m:t>
                    </m:r>
                  </m:sub>
                </m:sSub>
              </m:num>
              <m:den>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00</m:t>
                    </m:r>
                  </m:sub>
                </m:sSub>
              </m:den>
            </m:f>
          </m:e>
        </m:d>
        <m:r>
          <w:rPr>
            <w:rFonts w:ascii="Cambria Math" w:eastAsia="Times New Roman" w:hAnsi="Cambria Math" w:cs="Times New Roman"/>
            <w:color w:val="000000"/>
            <w:sz w:val="24"/>
            <w:szCs w:val="24"/>
          </w:rPr>
          <m:t>/</m:t>
        </m:r>
        <m:r>
          <m:rPr>
            <m:sty m:val="p"/>
          </m:rPr>
          <w:rPr>
            <w:rFonts w:ascii="Cambria Math" w:eastAsia="Times New Roman" w:hAnsi="Cambria Math" w:cs="Times New Roman"/>
            <w:color w:val="000000"/>
            <w:sz w:val="24"/>
            <w:szCs w:val="24"/>
          </w:rPr>
          <m:t>log</m:t>
        </m:r>
        <m:d>
          <m:dPr>
            <m:ctrlPr>
              <w:rPr>
                <w:rFonts w:ascii="Cambria Math" w:eastAsia="Times New Roman" w:hAnsi="Cambria Math" w:cs="Times New Roman"/>
                <w:i/>
                <w:color w:val="000000"/>
                <w:sz w:val="24"/>
                <w:szCs w:val="24"/>
              </w:rPr>
            </m:ctrlPr>
          </m:dPr>
          <m:e>
            <m:f>
              <m:fPr>
                <m:ctrlPr>
                  <w:rPr>
                    <w:rFonts w:ascii="Cambria Math" w:eastAsia="Times New Roman" w:hAnsi="Cambria Math" w:cs="Times New Roman"/>
                    <w:i/>
                    <w:color w:val="000000"/>
                    <w:sz w:val="24"/>
                    <w:szCs w:val="24"/>
                  </w:rPr>
                </m:ctrlPr>
              </m:fPr>
              <m:num>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01</m:t>
                    </m:r>
                  </m:sub>
                </m:sSub>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10</m:t>
                    </m:r>
                  </m:sub>
                </m:sSub>
              </m:num>
              <m:den>
                <m:sSubSup>
                  <m:sSubSupPr>
                    <m:ctrlPr>
                      <w:rPr>
                        <w:rFonts w:ascii="Cambria Math" w:eastAsia="Times New Roman" w:hAnsi="Cambria Math" w:cs="Times New Roman"/>
                        <w:i/>
                        <w:color w:val="000000"/>
                        <w:sz w:val="24"/>
                        <w:szCs w:val="24"/>
                      </w:rPr>
                    </m:ctrlPr>
                  </m:sSubSup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00</m:t>
                    </m:r>
                  </m:sub>
                  <m:sup>
                    <m:r>
                      <w:rPr>
                        <w:rFonts w:ascii="Cambria Math" w:eastAsia="Times New Roman" w:hAnsi="Cambria Math" w:cs="Times New Roman"/>
                        <w:color w:val="000000"/>
                        <w:sz w:val="24"/>
                        <w:szCs w:val="24"/>
                      </w:rPr>
                      <m:t>2</m:t>
                    </m:r>
                  </m:sup>
                </m:sSubSup>
              </m:den>
            </m:f>
          </m:e>
        </m:d>
        <m:r>
          <w:rPr>
            <w:rFonts w:ascii="Cambria Math" w:eastAsia="Times New Roman" w:hAnsi="Cambria Math" w:cs="Times New Roman"/>
            <w:color w:val="000000"/>
            <w:sz w:val="24"/>
            <w:szCs w:val="24"/>
          </w:rPr>
          <m:t>.</m:t>
        </m:r>
      </m:oMath>
      <w:r w:rsidR="00655546">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Then, the conditional coefficient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Pr>
          <w:rFonts w:ascii="Times New Roman" w:eastAsia="Times New Roman" w:hAnsi="Times New Roman" w:cs="Times New Roman"/>
          <w:color w:val="000000"/>
          <w:sz w:val="24"/>
          <w:szCs w:val="24"/>
        </w:rPr>
        <w:t xml:space="preserve"> is </w:t>
      </w:r>
      <w:r w:rsidR="00161711">
        <w:rPr>
          <w:rFonts w:ascii="Times New Roman" w:eastAsia="Times New Roman" w:hAnsi="Times New Roman" w:cs="Times New Roman"/>
          <w:color w:val="000000"/>
          <w:sz w:val="24"/>
          <w:szCs w:val="24"/>
        </w:rPr>
        <w:t>re-</w:t>
      </w:r>
      <w:r>
        <w:rPr>
          <w:rFonts w:ascii="Times New Roman" w:eastAsia="Times New Roman" w:hAnsi="Times New Roman" w:cs="Times New Roman"/>
          <w:color w:val="000000"/>
          <w:sz w:val="24"/>
          <w:szCs w:val="24"/>
        </w:rPr>
        <w:t xml:space="preserve">calculated for each locus pair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[39]</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color w:val="000000"/>
          <w:sz w:val="24"/>
          <w:szCs w:val="24"/>
        </w:rPr>
        <w:t xml:space="preserve">, as follows. Only sequences where at least one of the neighboring loci of the pair has allele 0 are used. The minimum of all UFE over such neighbors is 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Pr>
          <w:rFonts w:ascii="Times New Roman" w:eastAsia="Times New Roman" w:hAnsi="Times New Roman" w:cs="Times New Roman"/>
          <w:color w:val="000000"/>
          <w:sz w:val="24"/>
          <w:szCs w:val="24"/>
        </w:rPr>
        <w:t xml:space="preserve">. Because the array of data used is large, these coefficients are calculated using parallel computing on the video card with more than 1000 parallel processors with the help of CUDA language. Pairs of loci, where the ratio of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Pr>
          <w:rFonts w:ascii="Times New Roman" w:eastAsia="Times New Roman" w:hAnsi="Times New Roman" w:cs="Times New Roman"/>
          <w:color w:val="000000"/>
          <w:sz w:val="24"/>
          <w:szCs w:val="24"/>
        </w:rPr>
        <w:t xml:space="preserve"> to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Pr>
          <w:rFonts w:ascii="Times New Roman" w:eastAsia="Times New Roman" w:hAnsi="Times New Roman" w:cs="Times New Roman"/>
          <w:color w:val="000000"/>
          <w:sz w:val="24"/>
          <w:szCs w:val="24"/>
        </w:rPr>
        <w:t xml:space="preserve">  is equal to or greater than 0.5, are considered “true pairs”, while the remaining pairs are excluded. Results are displayed in the form of circular diagrams (Figs 3 and 4).</w:t>
      </w:r>
    </w:p>
    <w:p w14:paraId="12EA3998" w14:textId="2906D14C" w:rsidR="0087149A" w:rsidRDefault="0076272C" w:rsidP="00FC4B93">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Error calculation.</w:t>
      </w:r>
      <w:r>
        <w:rPr>
          <w:rFonts w:ascii="Times New Roman" w:eastAsia="Times New Roman" w:hAnsi="Times New Roman" w:cs="Times New Roman"/>
          <w:color w:val="000000"/>
          <w:sz w:val="24"/>
          <w:szCs w:val="24"/>
        </w:rPr>
        <w:t xml:space="preserve"> The estimated epistatic pairs are compared with the matrix of true pairs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ij</m:t>
            </m:r>
          </m:sub>
        </m:sSub>
      </m:oMath>
      <w:r>
        <w:rPr>
          <w:rFonts w:ascii="Times New Roman" w:eastAsia="Times New Roman" w:hAnsi="Times New Roman" w:cs="Times New Roman"/>
          <w:color w:val="000000"/>
          <w:sz w:val="24"/>
          <w:szCs w:val="24"/>
        </w:rPr>
        <w:t xml:space="preserve"> set in the Monte Carlo simulation code that generates genomic sequences for testing the accuracy. The relative error of the method is calculated as the sum of the number of false positive and false negative pairs divided by the total number of true pairs.</w:t>
      </w:r>
    </w:p>
    <w:p w14:paraId="2F6B1E86" w14:textId="77777777" w:rsidR="007E5343" w:rsidRDefault="00653793" w:rsidP="00557C49">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FC4B93">
        <w:rPr>
          <w:rFonts w:ascii="Times New Roman" w:eastAsia="Times New Roman" w:hAnsi="Times New Roman" w:cs="Times New Roman"/>
          <w:b/>
          <w:color w:val="000000"/>
          <w:sz w:val="24"/>
          <w:szCs w:val="24"/>
        </w:rPr>
        <w:t>Assumptions and approximations</w:t>
      </w:r>
      <w:r w:rsidRPr="00FC4B93">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The method </w:t>
      </w:r>
      <w:r w:rsidR="001C746C">
        <w:rPr>
          <w:rFonts w:ascii="Times New Roman" w:eastAsia="Times New Roman" w:hAnsi="Times New Roman" w:cs="Times New Roman"/>
          <w:color w:val="000000"/>
          <w:sz w:val="24"/>
          <w:szCs w:val="24"/>
        </w:rPr>
        <w:t>implies</w:t>
      </w:r>
      <w:r>
        <w:rPr>
          <w:rFonts w:ascii="Times New Roman" w:eastAsia="Times New Roman" w:hAnsi="Times New Roman" w:cs="Times New Roman"/>
          <w:color w:val="000000"/>
          <w:sz w:val="24"/>
          <w:szCs w:val="24"/>
        </w:rPr>
        <w:t xml:space="preserve"> the weak selection limit</w:t>
      </w:r>
      <w:r w:rsidR="001C746C">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defined as </w:t>
      </w:r>
      <m:oMath>
        <m:r>
          <m:rPr>
            <m:sty m:val="p"/>
          </m:rPr>
          <w:rPr>
            <w:rFonts w:ascii="Cambria Math" w:eastAsia="Times New Roman" w:hAnsi="Cambria Math" w:cs="Times New Roman"/>
            <w:color w:val="000000"/>
            <w:sz w:val="24"/>
            <w:szCs w:val="24"/>
          </w:rPr>
          <m:t>max(1/</m:t>
        </m:r>
        <m:r>
          <w:rPr>
            <w:rFonts w:ascii="Cambria Math" w:eastAsia="Times New Roman" w:hAnsi="Cambria Math" w:cs="Times New Roman"/>
            <w:color w:val="000000"/>
            <w:sz w:val="24"/>
            <w:szCs w:val="24"/>
          </w:rPr>
          <m:t>N</m:t>
        </m:r>
        <m:r>
          <m:rPr>
            <m:sty m:val="p"/>
          </m:rPr>
          <w:rPr>
            <w:rFonts w:ascii="Cambria Math" w:eastAsia="Times New Roman" w:hAnsi="Cambria Math" w:cs="Times New Roman"/>
            <w:color w:val="000000"/>
            <w:sz w:val="24"/>
            <w:szCs w:val="24"/>
          </w:rPr>
          <m:t>,  μ</m:t>
        </m:r>
        <m:r>
          <m:rPr>
            <m:sty m:val="p"/>
          </m:rPr>
          <w:rPr>
            <w:rFonts w:ascii="Cambria Math" w:eastAsia="Times New Roman" w:hAnsi="Cambria Math" w:cs="Times New Roman" w:hint="eastAsia"/>
            <w:color w:val="000000"/>
            <w:sz w:val="24"/>
            <w:szCs w:val="24"/>
          </w:rPr>
          <m:t xml:space="preserve">) </m:t>
        </m:r>
        <m:r>
          <m:rPr>
            <m:sty m:val="p"/>
          </m:rPr>
          <w:rPr>
            <w:rFonts w:ascii="Cambria Math" w:eastAsia="Times New Roman" w:hAnsi="Cambria Math" w:cs="Times New Roman" w:hint="eastAsia"/>
            <w:color w:val="000000"/>
            <w:sz w:val="24"/>
            <w:szCs w:val="24"/>
          </w:rPr>
          <m:t>≪</m:t>
        </m:r>
        <m:r>
          <m:rPr>
            <m:sty m:val="p"/>
          </m:rPr>
          <w:rPr>
            <w:rFonts w:ascii="Cambria Math" w:eastAsia="Times New Roman" w:hAnsi="Cambria Math" w:cs="Times New Roman" w:hint="eastAsia"/>
            <w:color w:val="000000"/>
            <w:sz w:val="24"/>
            <w:szCs w:val="24"/>
          </w:rPr>
          <m:t xml:space="preserve"> </m:t>
        </m:r>
        <m:r>
          <w:rPr>
            <w:rFonts w:ascii="Cambria Math" w:eastAsia="Times New Roman" w:hAnsi="Cambria Math" w:cs="Times New Roman"/>
            <w:color w:val="000000"/>
            <w:sz w:val="24"/>
            <w:szCs w:val="24"/>
          </w:rPr>
          <m:t>s</m:t>
        </m:r>
        <m:r>
          <m:rPr>
            <m:sty m:val="p"/>
          </m:rPr>
          <w:rPr>
            <w:rFonts w:ascii="Cambria Math" w:eastAsia="Times New Roman" w:hAnsi="Cambria Math" w:cs="Times New Roman" w:hint="eastAsia"/>
            <w:color w:val="000000"/>
            <w:sz w:val="24"/>
            <w:szCs w:val="24"/>
          </w:rPr>
          <m:t xml:space="preserve"> </m:t>
        </m:r>
        <m:r>
          <m:rPr>
            <m:sty m:val="p"/>
          </m:rPr>
          <w:rPr>
            <w:rFonts w:ascii="Cambria Math" w:eastAsia="Times New Roman" w:hAnsi="Cambria Math" w:cs="Times New Roman" w:hint="eastAsia"/>
            <w:color w:val="000000"/>
            <w:sz w:val="24"/>
            <w:szCs w:val="24"/>
          </w:rPr>
          <m:t>≪</m:t>
        </m:r>
        <m:r>
          <m:rPr>
            <m:sty m:val="p"/>
          </m:rPr>
          <w:rPr>
            <w:rFonts w:ascii="Cambria Math" w:eastAsia="Times New Roman" w:hAnsi="Cambria Math" w:cs="Times New Roman" w:hint="eastAsia"/>
            <w:color w:val="000000"/>
            <w:sz w:val="24"/>
            <w:szCs w:val="24"/>
          </w:rPr>
          <m:t xml:space="preserve"> 1</m:t>
        </m:r>
      </m:oMath>
      <w:r w:rsidR="001C746C" w:rsidRPr="00FC4B93">
        <w:rPr>
          <w:rFonts w:ascii="Times New Roman" w:eastAsia="Times New Roman" w:hAnsi="Times New Roman" w:cs="Times New Roman"/>
          <w:color w:val="000000"/>
          <w:sz w:val="24"/>
          <w:szCs w:val="24"/>
        </w:rPr>
        <w:t xml:space="preserve">, and is appropriate in the travelling wave regime, when many mutations at different loci are being fixed gradually and compete with each other for the space in population (clonal interference). The traveling wave regime takes place at </w:t>
      </w:r>
      <m:oMath>
        <m:r>
          <w:rPr>
            <w:rFonts w:ascii="Cambria Math" w:eastAsia="Times New Roman" w:hAnsi="Cambria Math" w:cs="Times New Roman"/>
            <w:color w:val="000000"/>
            <w:sz w:val="24"/>
            <w:szCs w:val="24"/>
          </w:rPr>
          <m:t>NμL</m:t>
        </m:r>
        <m:r>
          <m:rPr>
            <m:sty m:val="p"/>
          </m:rPr>
          <w:rPr>
            <w:rFonts w:ascii="Cambria Math" w:eastAsia="Times New Roman" w:hAnsi="Cambria Math" w:cs="Times New Roman"/>
            <w:color w:val="000000"/>
            <w:sz w:val="24"/>
            <w:szCs w:val="24"/>
          </w:rPr>
          <m:t xml:space="preserve">≫1 </m:t>
        </m:r>
      </m:oMath>
      <w:r w:rsidR="001C746C" w:rsidRPr="00FC4B93">
        <w:rPr>
          <w:rFonts w:ascii="Times New Roman" w:eastAsia="Times New Roman" w:hAnsi="Times New Roman" w:cs="Times New Roman"/>
          <w:color w:val="000000"/>
          <w:sz w:val="24"/>
          <w:szCs w:val="24"/>
        </w:rPr>
        <w:t xml:space="preserve"> and </w:t>
      </w:r>
      <w:r w:rsidR="001C746C">
        <w:rPr>
          <w:rFonts w:ascii="Times New Roman" w:eastAsia="Times New Roman" w:hAnsi="Times New Roman" w:cs="Times New Roman"/>
          <w:color w:val="000000"/>
          <w:sz w:val="24"/>
          <w:szCs w:val="24"/>
        </w:rPr>
        <w:t>on</w:t>
      </w:r>
      <w:r w:rsidR="001C746C" w:rsidRPr="00FC4B93">
        <w:rPr>
          <w:rFonts w:ascii="Times New Roman" w:eastAsia="Times New Roman" w:hAnsi="Times New Roman" w:cs="Times New Roman"/>
          <w:color w:val="000000"/>
          <w:sz w:val="24"/>
          <w:szCs w:val="24"/>
        </w:rPr>
        <w:t xml:space="preserve"> time</w:t>
      </w:r>
      <w:r w:rsidR="001C746C">
        <w:rPr>
          <w:rFonts w:ascii="Times New Roman" w:eastAsia="Times New Roman" w:hAnsi="Times New Roman" w:cs="Times New Roman"/>
          <w:color w:val="000000"/>
          <w:sz w:val="24"/>
          <w:szCs w:val="24"/>
        </w:rPr>
        <w:t xml:space="preserve"> scales</w:t>
      </w:r>
      <w:r w:rsidR="001C746C" w:rsidRPr="00FC4B93">
        <w:rPr>
          <w:rFonts w:ascii="Times New Roman" w:eastAsia="Times New Roman" w:hAnsi="Times New Roman" w:cs="Times New Roman"/>
          <w:color w:val="000000"/>
          <w:sz w:val="24"/>
          <w:szCs w:val="24"/>
        </w:rPr>
        <w:t xml:space="preserve"> l</w:t>
      </w:r>
      <w:r w:rsidR="001C746C">
        <w:rPr>
          <w:rFonts w:ascii="Times New Roman" w:eastAsia="Times New Roman" w:hAnsi="Times New Roman" w:cs="Times New Roman"/>
          <w:color w:val="000000"/>
          <w:sz w:val="24"/>
          <w:szCs w:val="24"/>
        </w:rPr>
        <w:t>onger</w:t>
      </w:r>
      <w:r w:rsidR="001C746C" w:rsidRPr="00FC4B93">
        <w:rPr>
          <w:rFonts w:ascii="Times New Roman" w:eastAsia="Times New Roman" w:hAnsi="Times New Roman" w:cs="Times New Roman"/>
          <w:color w:val="000000"/>
          <w:sz w:val="24"/>
          <w:szCs w:val="24"/>
        </w:rPr>
        <w:t xml:space="preserve"> than </w:t>
      </w:r>
      <m:oMath>
        <m:r>
          <w:rPr>
            <w:rFonts w:ascii="Cambria Math" w:eastAsia="Times New Roman" w:hAnsi="Cambria Math" w:cs="Times New Roman"/>
            <w:color w:val="000000"/>
            <w:sz w:val="24"/>
            <w:szCs w:val="24"/>
          </w:rPr>
          <m:t>1/s.</m:t>
        </m:r>
      </m:oMath>
      <w:r w:rsidR="00915E75">
        <w:rPr>
          <w:rFonts w:ascii="Times New Roman" w:eastAsia="Times New Roman" w:hAnsi="Times New Roman" w:cs="Times New Roman"/>
          <w:color w:val="000000"/>
          <w:sz w:val="24"/>
          <w:szCs w:val="24"/>
        </w:rPr>
        <w:t xml:space="preserve"> </w:t>
      </w:r>
    </w:p>
    <w:p w14:paraId="7E9CCA22" w14:textId="616BB4B4" w:rsidR="007E5343" w:rsidRDefault="00915E75" w:rsidP="00557C49">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Next, the</w:t>
      </w:r>
      <w:r w:rsidRPr="00915E75">
        <w:rPr>
          <w:rFonts w:ascii="Times New Roman" w:eastAsia="Times New Roman" w:hAnsi="Times New Roman" w:cs="Times New Roman"/>
          <w:color w:val="000000"/>
          <w:sz w:val="24"/>
          <w:szCs w:val="24"/>
          <w:lang w:val="en-US"/>
        </w:rPr>
        <w:t xml:space="preserve"> fluctuations of mutation rate along the genome</w:t>
      </w:r>
      <w:r w:rsidR="008A7AEC">
        <w:rPr>
          <w:rFonts w:ascii="Times New Roman" w:eastAsia="Times New Roman" w:hAnsi="Times New Roman" w:cs="Times New Roman"/>
          <w:color w:val="000000"/>
          <w:sz w:val="24"/>
          <w:szCs w:val="24"/>
          <w:lang w:val="en-US"/>
        </w:rPr>
        <w:t xml:space="preserve">, </w:t>
      </w:r>
      <w:r w:rsidR="00880ED6">
        <w:rPr>
          <w:rFonts w:ascii="Times New Roman" w:eastAsia="Times New Roman" w:hAnsi="Times New Roman" w:cs="Times New Roman"/>
          <w:color w:val="000000"/>
          <w:sz w:val="24"/>
          <w:szCs w:val="24"/>
          <w:lang w:val="en-US"/>
        </w:rPr>
        <w:t xml:space="preserve">which are </w:t>
      </w:r>
      <w:r w:rsidR="008A7AEC">
        <w:rPr>
          <w:rFonts w:ascii="Times New Roman" w:eastAsia="Times New Roman" w:hAnsi="Times New Roman" w:cs="Times New Roman"/>
          <w:color w:val="000000"/>
          <w:sz w:val="24"/>
          <w:szCs w:val="24"/>
          <w:lang w:val="en-US"/>
        </w:rPr>
        <w:t>typically strong for RNA viruses</w:t>
      </w:r>
      <w:r w:rsidR="00545794">
        <w:rPr>
          <w:rFonts w:ascii="Times New Roman" w:eastAsia="Times New Roman" w:hAnsi="Times New Roman" w:cs="Times New Roman"/>
          <w:color w:val="000000"/>
          <w:sz w:val="24"/>
          <w:szCs w:val="24"/>
          <w:lang w:val="en-US"/>
        </w:rPr>
        <w:t>,</w:t>
      </w:r>
      <w:r w:rsidRPr="00915E75">
        <w:rPr>
          <w:rFonts w:ascii="Times New Roman" w:eastAsia="Times New Roman" w:hAnsi="Times New Roman" w:cs="Times New Roman"/>
          <w:color w:val="000000"/>
          <w:sz w:val="24"/>
          <w:szCs w:val="24"/>
          <w:lang w:val="en-US"/>
        </w:rPr>
        <w:t xml:space="preserve"> do not matter much in the multi-site evolution regime, where the mutation rate enters all the observables in the argument of a large log</w:t>
      </w:r>
      <w:r w:rsidR="00880ED6">
        <w:rPr>
          <w:rFonts w:ascii="Times New Roman" w:eastAsia="Times New Roman" w:hAnsi="Times New Roman" w:cs="Times New Roman"/>
          <w:color w:val="000000"/>
          <w:sz w:val="24"/>
          <w:szCs w:val="24"/>
          <w:lang w:val="en-US"/>
        </w:rPr>
        <w:t>arithm</w:t>
      </w:r>
      <w:r w:rsidRPr="00915E75">
        <w:rPr>
          <w:rFonts w:ascii="Times New Roman" w:eastAsia="Times New Roman" w:hAnsi="Times New Roman" w:cs="Times New Roman"/>
          <w:color w:val="000000"/>
          <w:sz w:val="24"/>
          <w:szCs w:val="24"/>
          <w:lang w:val="en-US"/>
        </w:rPr>
        <w:t xml:space="preserve"> </w:t>
      </w:r>
      <w:r w:rsidR="003A1EA6">
        <w:rPr>
          <w:rFonts w:ascii="Times New Roman" w:eastAsia="Times New Roman" w:hAnsi="Times New Roman" w:cs="Times New Roman"/>
          <w:color w:val="000000"/>
          <w:sz w:val="24"/>
          <w:szCs w:val="24"/>
          <w:lang w:val="en-US"/>
        </w:rPr>
        <w:fldChar w:fldCharType="begin"/>
      </w:r>
      <w:r w:rsidR="003A1EA6">
        <w:rPr>
          <w:rFonts w:ascii="Times New Roman" w:eastAsia="Times New Roman" w:hAnsi="Times New Roman" w:cs="Times New Roman"/>
          <w:color w:val="000000"/>
          <w:sz w:val="24"/>
          <w:szCs w:val="24"/>
          <w:lang w:val="en-US"/>
        </w:rPr>
        <w:instrText xml:space="preserve"> ADDIN EN.CITE &lt;EndNote&gt;&lt;Cite&gt;&lt;Author&gt;Rouzine&lt;/Author&gt;&lt;Year&gt;2020&lt;/Year&gt;&lt;RecNum&gt;1036&lt;/RecNum&gt;&lt;DisplayText&gt;[45]&lt;/DisplayText&gt;&lt;record&gt;&lt;rec-number&gt;1036&lt;/rec-number&gt;&lt;foreign-keys&gt;&lt;key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EndNote&gt;</w:instrText>
      </w:r>
      <w:r w:rsidR="003A1EA6">
        <w:rPr>
          <w:rFonts w:ascii="Times New Roman" w:eastAsia="Times New Roman" w:hAnsi="Times New Roman" w:cs="Times New Roman"/>
          <w:color w:val="000000"/>
          <w:sz w:val="24"/>
          <w:szCs w:val="24"/>
          <w:lang w:val="en-US"/>
        </w:rPr>
        <w:fldChar w:fldCharType="separate"/>
      </w:r>
      <w:r w:rsidR="003A1EA6">
        <w:rPr>
          <w:rFonts w:ascii="Times New Roman" w:eastAsia="Times New Roman" w:hAnsi="Times New Roman" w:cs="Times New Roman"/>
          <w:noProof/>
          <w:color w:val="000000"/>
          <w:sz w:val="24"/>
          <w:szCs w:val="24"/>
          <w:lang w:val="en-US"/>
        </w:rPr>
        <w:t>[45]</w:t>
      </w:r>
      <w:r w:rsidR="003A1EA6">
        <w:rPr>
          <w:rFonts w:ascii="Times New Roman" w:eastAsia="Times New Roman" w:hAnsi="Times New Roman" w:cs="Times New Roman"/>
          <w:color w:val="000000"/>
          <w:sz w:val="24"/>
          <w:szCs w:val="24"/>
          <w:lang w:val="en-US"/>
        </w:rPr>
        <w:fldChar w:fldCharType="end"/>
      </w:r>
      <w:r w:rsidRPr="00915E75">
        <w:rPr>
          <w:rFonts w:ascii="Times New Roman" w:eastAsia="Times New Roman" w:hAnsi="Times New Roman" w:cs="Times New Roman"/>
          <w:color w:val="000000"/>
          <w:sz w:val="24"/>
          <w:szCs w:val="24"/>
          <w:lang w:val="en-US"/>
        </w:rPr>
        <w:t xml:space="preserve">. </w:t>
      </w:r>
    </w:p>
    <w:p w14:paraId="479D5984" w14:textId="3C501649" w:rsidR="007E5343" w:rsidRDefault="00915E75" w:rsidP="00557C49">
      <w:pPr>
        <w:pBdr>
          <w:top w:val="nil"/>
          <w:left w:val="nil"/>
          <w:bottom w:val="nil"/>
          <w:right w:val="nil"/>
          <w:between w:val="nil"/>
        </w:pBdr>
        <w:spacing w:after="0" w:line="360" w:lineRule="auto"/>
        <w:ind w:firstLine="709"/>
        <w:jc w:val="both"/>
        <w:rPr>
          <w:rFonts w:ascii="Times New Roman" w:hAnsi="Times New Roman" w:cs="Times New Roman"/>
          <w:color w:val="000000"/>
          <w:sz w:val="20"/>
          <w:szCs w:val="20"/>
          <w:lang w:val="en-US"/>
        </w:rPr>
      </w:pPr>
      <w:r w:rsidRPr="00915E75">
        <w:rPr>
          <w:rFonts w:ascii="Times New Roman" w:eastAsia="Times New Roman" w:hAnsi="Times New Roman" w:cs="Times New Roman"/>
          <w:color w:val="000000"/>
          <w:sz w:val="24"/>
          <w:szCs w:val="24"/>
          <w:lang w:val="en-US"/>
        </w:rPr>
        <w:t>Recombination is relatively rare</w:t>
      </w:r>
      <w:r w:rsidR="00E52F66">
        <w:rPr>
          <w:rFonts w:ascii="Times New Roman" w:eastAsia="Times New Roman" w:hAnsi="Times New Roman" w:cs="Times New Roman"/>
          <w:color w:val="000000"/>
          <w:sz w:val="24"/>
          <w:szCs w:val="24"/>
          <w:lang w:val="en-US"/>
        </w:rPr>
        <w:t xml:space="preserve"> in SARS-CoV-2</w:t>
      </w:r>
      <w:r w:rsidRPr="00915E75">
        <w:rPr>
          <w:rFonts w:ascii="Times New Roman" w:eastAsia="Times New Roman" w:hAnsi="Times New Roman" w:cs="Times New Roman"/>
          <w:color w:val="000000"/>
          <w:sz w:val="24"/>
          <w:szCs w:val="24"/>
          <w:lang w:val="en-US"/>
        </w:rPr>
        <w:t xml:space="preserve">, </w:t>
      </w:r>
      <w:r w:rsidR="00E52F66">
        <w:rPr>
          <w:rFonts w:ascii="Times New Roman" w:eastAsia="Times New Roman" w:hAnsi="Times New Roman" w:cs="Times New Roman"/>
          <w:color w:val="000000"/>
          <w:sz w:val="24"/>
          <w:szCs w:val="24"/>
          <w:lang w:val="en-US"/>
        </w:rPr>
        <w:t>because</w:t>
      </w:r>
      <w:r w:rsidRPr="00915E75">
        <w:rPr>
          <w:rFonts w:ascii="Times New Roman" w:eastAsia="Times New Roman" w:hAnsi="Times New Roman" w:cs="Times New Roman"/>
          <w:color w:val="000000"/>
          <w:sz w:val="24"/>
          <w:szCs w:val="24"/>
          <w:lang w:val="en-US"/>
        </w:rPr>
        <w:t xml:space="preserve"> it requires coinfection of an individual with two genetically remote variants</w:t>
      </w:r>
      <w:r w:rsidR="00E52F66">
        <w:rPr>
          <w:rFonts w:ascii="Times New Roman" w:eastAsia="Times New Roman" w:hAnsi="Times New Roman" w:cs="Times New Roman"/>
          <w:color w:val="000000"/>
          <w:sz w:val="24"/>
          <w:szCs w:val="24"/>
          <w:lang w:val="en-US"/>
        </w:rPr>
        <w:t>, as estimated before for another virus</w:t>
      </w:r>
      <w:r w:rsidRPr="00915E75">
        <w:rPr>
          <w:rFonts w:ascii="Times New Roman" w:eastAsia="Times New Roman" w:hAnsi="Times New Roman" w:cs="Times New Roman"/>
          <w:color w:val="000000"/>
          <w:sz w:val="24"/>
          <w:szCs w:val="24"/>
          <w:lang w:val="en-US"/>
        </w:rPr>
        <w:t xml:space="preserve"> </w:t>
      </w:r>
      <w:r w:rsidR="00EF6A49">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UmVjTnVtPjEyMTQ8L1JlY051bT48RGlzcGxheVRleHQ+WzYxLCA2NF08L0Rpc3BsYXlUZXh0Pjxy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EF6A49">
        <w:rPr>
          <w:rFonts w:ascii="Times New Roman" w:eastAsia="Times New Roman" w:hAnsi="Times New Roman" w:cs="Times New Roman"/>
          <w:color w:val="000000"/>
          <w:sz w:val="24"/>
          <w:szCs w:val="24"/>
          <w:lang w:val="en-US"/>
        </w:rPr>
        <w:instrText xml:space="preserve"> ADDIN EN.CITE </w:instrText>
      </w:r>
      <w:r w:rsidR="00EF6A49">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UmVjTnVtPjEyMTQ8L1JlY051bT48RGlzcGxheVRleHQ+WzYxLCA2NF08L0Rpc3BsYXlUZXh0Pjxy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EF6A49">
        <w:rPr>
          <w:rFonts w:ascii="Times New Roman" w:eastAsia="Times New Roman" w:hAnsi="Times New Roman" w:cs="Times New Roman"/>
          <w:color w:val="000000"/>
          <w:sz w:val="24"/>
          <w:szCs w:val="24"/>
          <w:lang w:val="en-US"/>
        </w:rPr>
        <w:instrText xml:space="preserve"> ADDIN EN.CITE.DATA </w:instrText>
      </w:r>
      <w:r w:rsidR="00EF6A49">
        <w:rPr>
          <w:rFonts w:ascii="Times New Roman" w:eastAsia="Times New Roman" w:hAnsi="Times New Roman" w:cs="Times New Roman"/>
          <w:color w:val="000000"/>
          <w:sz w:val="24"/>
          <w:szCs w:val="24"/>
          <w:lang w:val="en-US"/>
        </w:rPr>
      </w:r>
      <w:r w:rsidR="00EF6A49">
        <w:rPr>
          <w:rFonts w:ascii="Times New Roman" w:eastAsia="Times New Roman" w:hAnsi="Times New Roman" w:cs="Times New Roman"/>
          <w:color w:val="000000"/>
          <w:sz w:val="24"/>
          <w:szCs w:val="24"/>
          <w:lang w:val="en-US"/>
        </w:rPr>
        <w:fldChar w:fldCharType="end"/>
      </w:r>
      <w:r w:rsidR="00EF6A49">
        <w:rPr>
          <w:rFonts w:ascii="Times New Roman" w:eastAsia="Times New Roman" w:hAnsi="Times New Roman" w:cs="Times New Roman"/>
          <w:color w:val="000000"/>
          <w:sz w:val="24"/>
          <w:szCs w:val="24"/>
          <w:lang w:val="en-US"/>
        </w:rPr>
      </w:r>
      <w:r w:rsidR="00EF6A49">
        <w:rPr>
          <w:rFonts w:ascii="Times New Roman" w:eastAsia="Times New Roman" w:hAnsi="Times New Roman" w:cs="Times New Roman"/>
          <w:color w:val="000000"/>
          <w:sz w:val="24"/>
          <w:szCs w:val="24"/>
          <w:lang w:val="en-US"/>
        </w:rPr>
        <w:fldChar w:fldCharType="separate"/>
      </w:r>
      <w:r w:rsidR="00EF6A49">
        <w:rPr>
          <w:rFonts w:ascii="Times New Roman" w:eastAsia="Times New Roman" w:hAnsi="Times New Roman" w:cs="Times New Roman"/>
          <w:noProof/>
          <w:color w:val="000000"/>
          <w:sz w:val="24"/>
          <w:szCs w:val="24"/>
          <w:lang w:val="en-US"/>
        </w:rPr>
        <w:t>[61, 64]</w:t>
      </w:r>
      <w:r w:rsidR="00EF6A49">
        <w:rPr>
          <w:rFonts w:ascii="Times New Roman" w:eastAsia="Times New Roman" w:hAnsi="Times New Roman" w:cs="Times New Roman"/>
          <w:color w:val="000000"/>
          <w:sz w:val="24"/>
          <w:szCs w:val="24"/>
          <w:lang w:val="en-US"/>
        </w:rPr>
        <w:fldChar w:fldCharType="end"/>
      </w:r>
      <w:r>
        <w:rPr>
          <w:rFonts w:ascii="Times New Roman" w:eastAsia="Times New Roman" w:hAnsi="Times New Roman" w:cs="Times New Roman"/>
          <w:color w:val="000000"/>
          <w:sz w:val="24"/>
          <w:szCs w:val="24"/>
          <w:lang w:val="en-US"/>
        </w:rPr>
        <w:t>.</w:t>
      </w:r>
      <w:r w:rsidR="003F4C32">
        <w:rPr>
          <w:rFonts w:ascii="Times New Roman" w:eastAsia="Times New Roman" w:hAnsi="Times New Roman" w:cs="Times New Roman"/>
          <w:color w:val="000000"/>
          <w:sz w:val="24"/>
          <w:szCs w:val="24"/>
          <w:lang w:val="en-US"/>
        </w:rPr>
        <w:t xml:space="preserve"> </w:t>
      </w:r>
      <w:r w:rsidR="001E7145" w:rsidRPr="00FC4B93">
        <w:rPr>
          <w:rFonts w:ascii="Times New Roman" w:eastAsia="Times New Roman" w:hAnsi="Times New Roman" w:cs="Times New Roman"/>
          <w:color w:val="000000"/>
          <w:sz w:val="24"/>
          <w:szCs w:val="24"/>
          <w:lang w:val="en-US"/>
        </w:rPr>
        <w:t xml:space="preserve">Multiplicity of infection is incorporated into an effective recombination rate measurable directly from genomic data </w:t>
      </w:r>
      <w:r w:rsidR="003A1EA6">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PFJlY051bT43Njk8L1JlY051bT48RGlzcGxheVRleHQ+WzYxLCA2NV08L0Rpc3BsYXlUZXh0Pjxy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3A1EA6">
        <w:rPr>
          <w:rFonts w:ascii="Times New Roman" w:eastAsia="Times New Roman" w:hAnsi="Times New Roman" w:cs="Times New Roman"/>
          <w:color w:val="000000"/>
          <w:sz w:val="24"/>
          <w:szCs w:val="24"/>
          <w:lang w:val="en-US"/>
        </w:rPr>
        <w:instrText xml:space="preserve"> ADDIN EN.CITE </w:instrText>
      </w:r>
      <w:r w:rsidR="003A1EA6">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PFJlY051bT43Njk8L1JlY051bT48RGlzcGxheVRleHQ+WzYxLCA2NV08L0Rpc3BsYXlUZXh0Pjxy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3A1EA6">
        <w:rPr>
          <w:rFonts w:ascii="Times New Roman" w:eastAsia="Times New Roman" w:hAnsi="Times New Roman" w:cs="Times New Roman"/>
          <w:color w:val="000000"/>
          <w:sz w:val="24"/>
          <w:szCs w:val="24"/>
          <w:lang w:val="en-US"/>
        </w:rPr>
        <w:instrText xml:space="preserve"> ADDIN EN.CITE.DATA </w:instrText>
      </w:r>
      <w:r w:rsidR="003A1EA6">
        <w:rPr>
          <w:rFonts w:ascii="Times New Roman" w:eastAsia="Times New Roman" w:hAnsi="Times New Roman" w:cs="Times New Roman"/>
          <w:color w:val="000000"/>
          <w:sz w:val="24"/>
          <w:szCs w:val="24"/>
          <w:lang w:val="en-US"/>
        </w:rPr>
      </w:r>
      <w:r w:rsidR="003A1EA6">
        <w:rPr>
          <w:rFonts w:ascii="Times New Roman" w:eastAsia="Times New Roman" w:hAnsi="Times New Roman" w:cs="Times New Roman"/>
          <w:color w:val="000000"/>
          <w:sz w:val="24"/>
          <w:szCs w:val="24"/>
          <w:lang w:val="en-US"/>
        </w:rPr>
        <w:fldChar w:fldCharType="end"/>
      </w:r>
      <w:r w:rsidR="003A1EA6">
        <w:rPr>
          <w:rFonts w:ascii="Times New Roman" w:eastAsia="Times New Roman" w:hAnsi="Times New Roman" w:cs="Times New Roman"/>
          <w:color w:val="000000"/>
          <w:sz w:val="24"/>
          <w:szCs w:val="24"/>
          <w:lang w:val="en-US"/>
        </w:rPr>
      </w:r>
      <w:r w:rsidR="003A1EA6">
        <w:rPr>
          <w:rFonts w:ascii="Times New Roman" w:eastAsia="Times New Roman" w:hAnsi="Times New Roman" w:cs="Times New Roman"/>
          <w:color w:val="000000"/>
          <w:sz w:val="24"/>
          <w:szCs w:val="24"/>
          <w:lang w:val="en-US"/>
        </w:rPr>
        <w:fldChar w:fldCharType="separate"/>
      </w:r>
      <w:r w:rsidR="003A1EA6">
        <w:rPr>
          <w:rFonts w:ascii="Times New Roman" w:eastAsia="Times New Roman" w:hAnsi="Times New Roman" w:cs="Times New Roman"/>
          <w:noProof/>
          <w:color w:val="000000"/>
          <w:sz w:val="24"/>
          <w:szCs w:val="24"/>
          <w:lang w:val="en-US"/>
        </w:rPr>
        <w:t>[61, 65]</w:t>
      </w:r>
      <w:r w:rsidR="003A1EA6">
        <w:rPr>
          <w:rFonts w:ascii="Times New Roman" w:eastAsia="Times New Roman" w:hAnsi="Times New Roman" w:cs="Times New Roman"/>
          <w:color w:val="000000"/>
          <w:sz w:val="24"/>
          <w:szCs w:val="24"/>
          <w:lang w:val="en-US"/>
        </w:rPr>
        <w:fldChar w:fldCharType="end"/>
      </w:r>
      <w:r w:rsidR="001E7145" w:rsidRPr="00FC4B93">
        <w:rPr>
          <w:rFonts w:ascii="Times New Roman" w:eastAsia="Times New Roman" w:hAnsi="Times New Roman" w:cs="Times New Roman"/>
          <w:color w:val="000000"/>
          <w:sz w:val="24"/>
          <w:szCs w:val="24"/>
          <w:lang w:val="en-US"/>
        </w:rPr>
        <w:t>.</w:t>
      </w:r>
      <w:r w:rsidR="001E7145">
        <w:rPr>
          <w:rFonts w:ascii="Times New Roman" w:hAnsi="Times New Roman" w:cs="Times New Roman"/>
          <w:color w:val="000000"/>
          <w:sz w:val="20"/>
          <w:szCs w:val="20"/>
          <w:lang w:val="en-US"/>
        </w:rPr>
        <w:t xml:space="preserve"> </w:t>
      </w:r>
    </w:p>
    <w:p w14:paraId="5C20BEF6" w14:textId="65A6728E" w:rsidR="00653793" w:rsidRDefault="003F4C32" w:rsidP="00FC4B93">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en-US"/>
        </w:rPr>
        <w:t xml:space="preserve">Also, here </w:t>
      </w:r>
      <w:r w:rsidRPr="003F4C32">
        <w:rPr>
          <w:rFonts w:ascii="Times New Roman" w:eastAsia="Times New Roman" w:hAnsi="Times New Roman" w:cs="Times New Roman"/>
          <w:color w:val="000000"/>
          <w:sz w:val="24"/>
          <w:szCs w:val="24"/>
          <w:lang w:val="en-US"/>
        </w:rPr>
        <w:t>we consider the population level evolution only, because SARS–CoV-2 is acute and represented by a single variant in 99,5% patients, similar to influenza. In principle, the 0.5% chronic patients could seed new variants, in which case inter-scale evolutionary</w:t>
      </w:r>
      <w:r w:rsidR="00BE0056">
        <w:rPr>
          <w:rFonts w:ascii="Times New Roman" w:eastAsia="Times New Roman" w:hAnsi="Times New Roman" w:cs="Times New Roman"/>
          <w:color w:val="000000"/>
          <w:sz w:val="24"/>
          <w:szCs w:val="24"/>
          <w:lang w:val="en-US"/>
        </w:rPr>
        <w:t xml:space="preserve"> conflicts</w:t>
      </w:r>
      <w:r w:rsidRPr="003F4C32">
        <w:rPr>
          <w:rFonts w:ascii="Times New Roman" w:eastAsia="Times New Roman" w:hAnsi="Times New Roman" w:cs="Times New Roman"/>
          <w:color w:val="000000"/>
          <w:sz w:val="24"/>
          <w:szCs w:val="24"/>
          <w:lang w:val="en-US"/>
        </w:rPr>
        <w:t xml:space="preserve"> are possible </w:t>
      </w:r>
      <w:r w:rsidR="00EF6A49">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TnVtPjM3PC9SZWNOdW0+PERpc3BsYXlUZXh0Pls2Nl08L0Rpc3BsYXlUZXh0PjxyZWNvcmQ+PHJl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EF6A49">
        <w:rPr>
          <w:rFonts w:ascii="Times New Roman" w:eastAsia="Times New Roman" w:hAnsi="Times New Roman" w:cs="Times New Roman"/>
          <w:color w:val="000000"/>
          <w:sz w:val="24"/>
          <w:szCs w:val="24"/>
          <w:lang w:val="en-US"/>
        </w:rPr>
        <w:instrText xml:space="preserve"> ADDIN EN.CITE </w:instrText>
      </w:r>
      <w:r w:rsidR="00EF6A49">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TnVtPjM3PC9SZWNOdW0+PERpc3BsYXlUZXh0Pls2Nl08L0Rpc3BsYXlUZXh0PjxyZWNvcmQ+PHJl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EF6A49">
        <w:rPr>
          <w:rFonts w:ascii="Times New Roman" w:eastAsia="Times New Roman" w:hAnsi="Times New Roman" w:cs="Times New Roman"/>
          <w:color w:val="000000"/>
          <w:sz w:val="24"/>
          <w:szCs w:val="24"/>
          <w:lang w:val="en-US"/>
        </w:rPr>
        <w:instrText xml:space="preserve"> ADDIN EN.CITE.DATA </w:instrText>
      </w:r>
      <w:r w:rsidR="00EF6A49">
        <w:rPr>
          <w:rFonts w:ascii="Times New Roman" w:eastAsia="Times New Roman" w:hAnsi="Times New Roman" w:cs="Times New Roman"/>
          <w:color w:val="000000"/>
          <w:sz w:val="24"/>
          <w:szCs w:val="24"/>
          <w:lang w:val="en-US"/>
        </w:rPr>
      </w:r>
      <w:r w:rsidR="00EF6A49">
        <w:rPr>
          <w:rFonts w:ascii="Times New Roman" w:eastAsia="Times New Roman" w:hAnsi="Times New Roman" w:cs="Times New Roman"/>
          <w:color w:val="000000"/>
          <w:sz w:val="24"/>
          <w:szCs w:val="24"/>
          <w:lang w:val="en-US"/>
        </w:rPr>
        <w:fldChar w:fldCharType="end"/>
      </w:r>
      <w:r w:rsidR="00EF6A49">
        <w:rPr>
          <w:rFonts w:ascii="Times New Roman" w:eastAsia="Times New Roman" w:hAnsi="Times New Roman" w:cs="Times New Roman"/>
          <w:color w:val="000000"/>
          <w:sz w:val="24"/>
          <w:szCs w:val="24"/>
          <w:lang w:val="en-US"/>
        </w:rPr>
      </w:r>
      <w:r w:rsidR="00EF6A49">
        <w:rPr>
          <w:rFonts w:ascii="Times New Roman" w:eastAsia="Times New Roman" w:hAnsi="Times New Roman" w:cs="Times New Roman"/>
          <w:color w:val="000000"/>
          <w:sz w:val="24"/>
          <w:szCs w:val="24"/>
          <w:lang w:val="en-US"/>
        </w:rPr>
        <w:fldChar w:fldCharType="separate"/>
      </w:r>
      <w:r w:rsidR="00EF6A49">
        <w:rPr>
          <w:rFonts w:ascii="Times New Roman" w:eastAsia="Times New Roman" w:hAnsi="Times New Roman" w:cs="Times New Roman"/>
          <w:noProof/>
          <w:color w:val="000000"/>
          <w:sz w:val="24"/>
          <w:szCs w:val="24"/>
          <w:lang w:val="en-US"/>
        </w:rPr>
        <w:t>[66]</w:t>
      </w:r>
      <w:r w:rsidR="00EF6A49">
        <w:rPr>
          <w:rFonts w:ascii="Times New Roman" w:eastAsia="Times New Roman" w:hAnsi="Times New Roman" w:cs="Times New Roman"/>
          <w:color w:val="000000"/>
          <w:sz w:val="24"/>
          <w:szCs w:val="24"/>
          <w:lang w:val="en-US"/>
        </w:rPr>
        <w:fldChar w:fldCharType="end"/>
      </w:r>
      <w:r w:rsidRPr="003F4C32">
        <w:rPr>
          <w:rFonts w:ascii="Times New Roman" w:eastAsia="Times New Roman" w:hAnsi="Times New Roman" w:cs="Times New Roman"/>
          <w:color w:val="000000"/>
          <w:sz w:val="24"/>
          <w:szCs w:val="24"/>
          <w:lang w:val="en-US"/>
        </w:rPr>
        <w:t>.</w:t>
      </w:r>
    </w:p>
    <w:p w14:paraId="3EB037B6" w14:textId="77777777" w:rsidR="0087149A" w:rsidRDefault="0087149A" w:rsidP="00653793">
      <w:pPr>
        <w:pBdr>
          <w:top w:val="nil"/>
          <w:left w:val="nil"/>
          <w:bottom w:val="nil"/>
          <w:right w:val="nil"/>
          <w:between w:val="nil"/>
        </w:pBdr>
        <w:spacing w:line="360" w:lineRule="auto"/>
        <w:ind w:firstLine="708"/>
        <w:jc w:val="both"/>
        <w:rPr>
          <w:rFonts w:ascii="Times New Roman" w:eastAsia="Times New Roman" w:hAnsi="Times New Roman" w:cs="Times New Roman"/>
          <w:color w:val="000000"/>
          <w:sz w:val="24"/>
          <w:szCs w:val="24"/>
        </w:rPr>
      </w:pPr>
    </w:p>
    <w:p w14:paraId="09562380" w14:textId="77777777" w:rsidR="0087149A" w:rsidRDefault="0076272C">
      <w:pPr>
        <w:pBdr>
          <w:top w:val="nil"/>
          <w:left w:val="nil"/>
          <w:bottom w:val="nil"/>
          <w:right w:val="nil"/>
          <w:between w:val="nil"/>
        </w:pBdr>
        <w:spacing w:line="360" w:lineRule="auto"/>
        <w:ind w:firstLine="567"/>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Funding.</w:t>
      </w:r>
      <w:r>
        <w:rPr>
          <w:rFonts w:ascii="Times New Roman" w:eastAsia="Times New Roman" w:hAnsi="Times New Roman" w:cs="Times New Roman"/>
          <w:color w:val="000000"/>
          <w:sz w:val="24"/>
          <w:szCs w:val="24"/>
        </w:rPr>
        <w:t xml:space="preserve"> The study was funded by Russian Science Foundation, grant 24-24-00529.</w:t>
      </w:r>
    </w:p>
    <w:p w14:paraId="489CABEF" w14:textId="77777777" w:rsidR="0087149A" w:rsidRDefault="0076272C">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Acknowledgements. </w:t>
      </w:r>
      <w:r>
        <w:rPr>
          <w:rFonts w:ascii="Times New Roman" w:eastAsia="Times New Roman" w:hAnsi="Times New Roman" w:cs="Times New Roman"/>
          <w:sz w:val="24"/>
          <w:szCs w:val="24"/>
        </w:rPr>
        <w:t>We thank</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A.A. </w:t>
      </w:r>
      <w:proofErr w:type="spellStart"/>
      <w:r>
        <w:rPr>
          <w:rFonts w:ascii="Times New Roman" w:eastAsia="Times New Roman" w:hAnsi="Times New Roman" w:cs="Times New Roman"/>
          <w:sz w:val="24"/>
          <w:szCs w:val="24"/>
        </w:rPr>
        <w:t>Makashov</w:t>
      </w:r>
      <w:proofErr w:type="spellEnd"/>
      <w:r>
        <w:rPr>
          <w:rFonts w:ascii="Times New Roman" w:eastAsia="Times New Roman" w:hAnsi="Times New Roman" w:cs="Times New Roman"/>
          <w:sz w:val="24"/>
          <w:szCs w:val="24"/>
        </w:rPr>
        <w:t xml:space="preserve"> and S.V. </w:t>
      </w:r>
      <w:proofErr w:type="spellStart"/>
      <w:r>
        <w:rPr>
          <w:rFonts w:ascii="Times New Roman" w:eastAsia="Times New Roman" w:hAnsi="Times New Roman" w:cs="Times New Roman"/>
          <w:sz w:val="24"/>
          <w:szCs w:val="24"/>
        </w:rPr>
        <w:t>Lagunov</w:t>
      </w:r>
      <w:proofErr w:type="spellEnd"/>
      <w:r>
        <w:rPr>
          <w:rFonts w:ascii="Times New Roman" w:eastAsia="Times New Roman" w:hAnsi="Times New Roman" w:cs="Times New Roman"/>
          <w:sz w:val="24"/>
          <w:szCs w:val="24"/>
        </w:rPr>
        <w:t xml:space="preserve"> for technical help and discussion. We are grateful to A. I. </w:t>
      </w:r>
      <w:proofErr w:type="spellStart"/>
      <w:r>
        <w:rPr>
          <w:rFonts w:ascii="Times New Roman" w:eastAsia="Times New Roman" w:hAnsi="Times New Roman" w:cs="Times New Roman"/>
          <w:sz w:val="24"/>
          <w:szCs w:val="24"/>
        </w:rPr>
        <w:t>Pikhulya</w:t>
      </w:r>
      <w:proofErr w:type="spellEnd"/>
      <w:r>
        <w:rPr>
          <w:rFonts w:ascii="Times New Roman" w:eastAsia="Times New Roman" w:hAnsi="Times New Roman" w:cs="Times New Roman"/>
          <w:sz w:val="24"/>
          <w:szCs w:val="24"/>
        </w:rPr>
        <w:t xml:space="preserve">, D. A. </w:t>
      </w:r>
      <w:proofErr w:type="spellStart"/>
      <w:r>
        <w:rPr>
          <w:rFonts w:ascii="Times New Roman" w:eastAsia="Times New Roman" w:hAnsi="Times New Roman" w:cs="Times New Roman"/>
          <w:sz w:val="24"/>
          <w:szCs w:val="24"/>
        </w:rPr>
        <w:t>Gorshkova</w:t>
      </w:r>
      <w:proofErr w:type="spellEnd"/>
      <w:r>
        <w:rPr>
          <w:rFonts w:ascii="Times New Roman" w:eastAsia="Times New Roman" w:hAnsi="Times New Roman" w:cs="Times New Roman"/>
          <w:sz w:val="24"/>
          <w:szCs w:val="24"/>
        </w:rPr>
        <w:t xml:space="preserve">, E. A. </w:t>
      </w:r>
      <w:proofErr w:type="spellStart"/>
      <w:r>
        <w:rPr>
          <w:rFonts w:ascii="Times New Roman" w:eastAsia="Times New Roman" w:hAnsi="Times New Roman" w:cs="Times New Roman"/>
          <w:sz w:val="24"/>
          <w:szCs w:val="24"/>
        </w:rPr>
        <w:t>Vigovskaya</w:t>
      </w:r>
      <w:proofErr w:type="spellEnd"/>
      <w:r>
        <w:rPr>
          <w:rFonts w:ascii="Times New Roman" w:eastAsia="Times New Roman" w:hAnsi="Times New Roman" w:cs="Times New Roman"/>
          <w:sz w:val="24"/>
          <w:szCs w:val="24"/>
        </w:rPr>
        <w:t xml:space="preserve">, and E. I. </w:t>
      </w:r>
      <w:proofErr w:type="spellStart"/>
      <w:r>
        <w:rPr>
          <w:rFonts w:ascii="Times New Roman" w:eastAsia="Times New Roman" w:hAnsi="Times New Roman" w:cs="Times New Roman"/>
          <w:sz w:val="24"/>
          <w:szCs w:val="24"/>
        </w:rPr>
        <w:t>Stroganova</w:t>
      </w:r>
      <w:proofErr w:type="spellEnd"/>
      <w:r>
        <w:rPr>
          <w:rFonts w:ascii="Times New Roman" w:eastAsia="Times New Roman" w:hAnsi="Times New Roman" w:cs="Times New Roman"/>
          <w:sz w:val="24"/>
          <w:szCs w:val="24"/>
        </w:rPr>
        <w:t xml:space="preserve"> for technical help.</w:t>
      </w:r>
    </w:p>
    <w:p w14:paraId="3D7CBFC6" w14:textId="77777777" w:rsidR="0087149A" w:rsidRDefault="0076272C">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Conflict of interests</w:t>
      </w:r>
      <w:r>
        <w:rPr>
          <w:rFonts w:ascii="Times New Roman" w:eastAsia="Times New Roman" w:hAnsi="Times New Roman" w:cs="Times New Roman"/>
          <w:sz w:val="24"/>
          <w:szCs w:val="24"/>
        </w:rPr>
        <w:t>. Authors declare no conflict of interest.</w:t>
      </w:r>
    </w:p>
    <w:p w14:paraId="75D5E17F" w14:textId="77777777" w:rsidR="0087149A" w:rsidRDefault="0076272C">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Ethical statement</w:t>
      </w:r>
      <w:r>
        <w:rPr>
          <w:rFonts w:ascii="Times New Roman" w:eastAsia="Times New Roman" w:hAnsi="Times New Roman" w:cs="Times New Roman"/>
          <w:sz w:val="24"/>
          <w:szCs w:val="24"/>
        </w:rPr>
        <w:t>. No ethical statement is required.</w:t>
      </w:r>
    </w:p>
    <w:p w14:paraId="665301CE" w14:textId="54522654" w:rsidR="00626F04" w:rsidRPr="00626F04" w:rsidRDefault="0076272C" w:rsidP="00626F04">
      <w:pPr>
        <w:spacing w:line="360" w:lineRule="auto"/>
        <w:ind w:firstLine="567"/>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Availability of data and software.</w:t>
      </w:r>
      <w:r>
        <w:rPr>
          <w:rFonts w:ascii="Times New Roman" w:eastAsia="Times New Roman" w:hAnsi="Times New Roman" w:cs="Times New Roman"/>
          <w:sz w:val="24"/>
          <w:szCs w:val="24"/>
        </w:rPr>
        <w:t xml:space="preserve"> Codes are available at</w:t>
      </w:r>
      <w:r w:rsidR="00626F04">
        <w:rPr>
          <w:rFonts w:ascii="Times New Roman" w:eastAsia="Times New Roman" w:hAnsi="Times New Roman" w:cs="Times New Roman"/>
          <w:b/>
          <w:sz w:val="24"/>
          <w:szCs w:val="24"/>
        </w:rPr>
        <w:t xml:space="preserve"> </w:t>
      </w:r>
      <w:hyperlink r:id="rId19" w:history="1">
        <w:r w:rsidR="00626F04" w:rsidRPr="00626F04">
          <w:rPr>
            <w:rStyle w:val="a4"/>
            <w:rFonts w:ascii="Times New Roman" w:eastAsia="Times New Roman" w:hAnsi="Times New Roman" w:cs="Times New Roman"/>
            <w:sz w:val="24"/>
            <w:szCs w:val="24"/>
          </w:rPr>
          <w:t>https://github.com/FireFrog17/Fundamental-restriction-on-epistasis-detection-and-fitness-valleys-in-virus-evolution-Data</w:t>
        </w:r>
      </w:hyperlink>
    </w:p>
    <w:p w14:paraId="02EEA13C" w14:textId="77777777" w:rsidR="0087149A" w:rsidRDefault="0076272C">
      <w:pPr>
        <w:spacing w:line="360" w:lineRule="auto"/>
        <w:ind w:firstLine="567"/>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Supplementary material</w:t>
      </w:r>
    </w:p>
    <w:p w14:paraId="17AC2BA7"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Text S1. List of interacting pairs from Fig 3.</w:t>
      </w:r>
    </w:p>
    <w:p w14:paraId="431369A1"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Text S2. List of interacting pairs from Fig 4.</w:t>
      </w:r>
    </w:p>
    <w:p w14:paraId="5AC82CAA"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 xml:space="preserve">Figure S1. Accuracy of detection of epistatic pairs from UFE correlator for </w:t>
      </w:r>
      <m:oMath>
        <m:r>
          <w:rPr>
            <w:rFonts w:ascii="Cambria Math" w:eastAsia="Cambria Math" w:hAnsi="Cambria Math" w:cs="Cambria Math"/>
          </w:rPr>
          <m:t>M=1</m:t>
        </m:r>
      </m:oMath>
      <w:r>
        <w:rPr>
          <w:rFonts w:ascii="Times New Roman" w:eastAsia="Times New Roman" w:hAnsi="Times New Roman" w:cs="Times New Roman"/>
        </w:rPr>
        <w:t xml:space="preserve">. </w:t>
      </w:r>
    </w:p>
    <w:p w14:paraId="4C66542B"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S2. The error of detection of epistatic interactions in the absence of recombination (UFE).</w:t>
      </w:r>
    </w:p>
    <w:p w14:paraId="0CB7CA5E"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S3. The error of detection of epistatic interactions (Pearson).</w:t>
      </w:r>
    </w:p>
    <w:p w14:paraId="01DB3C56"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S4. The error of detection of epistatic interactions in the absence of recombination (Pearson).</w:t>
      </w:r>
    </w:p>
    <w:p w14:paraId="52A66DF5" w14:textId="23FAA00A" w:rsidR="0087149A" w:rsidRDefault="0076272C">
      <w:pPr>
        <w:rPr>
          <w:rFonts w:ascii="Times New Roman" w:eastAsia="Times New Roman" w:hAnsi="Times New Roman" w:cs="Times New Roman"/>
        </w:rPr>
      </w:pPr>
      <w:r>
        <w:rPr>
          <w:rFonts w:ascii="Times New Roman" w:eastAsia="Times New Roman" w:hAnsi="Times New Roman" w:cs="Times New Roman"/>
        </w:rPr>
        <w:t>Figure S5 А variant of Fig. 4</w:t>
      </w:r>
    </w:p>
    <w:p w14:paraId="55D52B1E"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S6. Epistatic interactions for SARS-CoV-2 genome predicted for Dataset 2</w:t>
      </w:r>
    </w:p>
    <w:p w14:paraId="6DE409F1"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S7. Epistatic interactions for SARS-CoV-2 genome predicted for Dataset 3</w:t>
      </w:r>
    </w:p>
    <w:p w14:paraId="605E5FE7" w14:textId="77777777" w:rsidR="0087149A" w:rsidRDefault="0076272C">
      <w:pPr>
        <w:rPr>
          <w:rFonts w:ascii="Times New Roman" w:eastAsia="Times New Roman" w:hAnsi="Times New Roman" w:cs="Times New Roman"/>
          <w:sz w:val="24"/>
          <w:szCs w:val="24"/>
        </w:rPr>
      </w:pPr>
      <w:r>
        <w:br w:type="page"/>
      </w:r>
    </w:p>
    <w:p w14:paraId="1F921CC7" w14:textId="77777777" w:rsidR="0087149A" w:rsidRDefault="0087149A">
      <w:pPr>
        <w:rPr>
          <w:rFonts w:ascii="Times New Roman" w:eastAsia="Times New Roman" w:hAnsi="Times New Roman" w:cs="Times New Roman"/>
          <w:sz w:val="24"/>
          <w:szCs w:val="24"/>
        </w:rPr>
      </w:pPr>
    </w:p>
    <w:p w14:paraId="4366BB6F" w14:textId="77777777" w:rsidR="0087149A" w:rsidRDefault="0076272C">
      <w:pPr>
        <w:spacing w:line="360" w:lineRule="auto"/>
        <w:jc w:val="center"/>
        <w:rPr>
          <w:rFonts w:ascii="Times New Roman" w:eastAsia="Times New Roman" w:hAnsi="Times New Roman" w:cs="Times New Roman"/>
        </w:rPr>
      </w:pPr>
      <w:r w:rsidRPr="00836521">
        <w:rPr>
          <w:rFonts w:ascii="Times New Roman" w:eastAsia="Times New Roman" w:hAnsi="Times New Roman" w:cs="Times New Roman"/>
          <w:sz w:val="24"/>
          <w:szCs w:val="24"/>
        </w:rPr>
        <w:t>REFERENCES</w:t>
      </w:r>
    </w:p>
    <w:p w14:paraId="5731738E" w14:textId="77777777" w:rsidR="0087149A" w:rsidRDefault="0087149A">
      <w:pPr>
        <w:pBdr>
          <w:top w:val="nil"/>
          <w:left w:val="nil"/>
          <w:bottom w:val="nil"/>
          <w:right w:val="nil"/>
          <w:between w:val="nil"/>
        </w:pBdr>
        <w:spacing w:after="0" w:line="240" w:lineRule="auto"/>
        <w:ind w:left="720" w:hanging="720"/>
        <w:rPr>
          <w:color w:val="000000"/>
        </w:rPr>
      </w:pPr>
    </w:p>
    <w:p w14:paraId="1F2AED7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w:t>
      </w:r>
      <w:r>
        <w:rPr>
          <w:color w:val="000000"/>
        </w:rPr>
        <w:tab/>
        <w:t xml:space="preserve">O. </w:t>
      </w:r>
      <w:proofErr w:type="spellStart"/>
      <w:r>
        <w:rPr>
          <w:color w:val="000000"/>
        </w:rPr>
        <w:t>Carlborg</w:t>
      </w:r>
      <w:proofErr w:type="spellEnd"/>
      <w:r>
        <w:rPr>
          <w:color w:val="000000"/>
        </w:rPr>
        <w:t xml:space="preserve">, L. </w:t>
      </w:r>
      <w:proofErr w:type="spellStart"/>
      <w:r>
        <w:rPr>
          <w:color w:val="000000"/>
        </w:rPr>
        <w:t>Jacobsson</w:t>
      </w:r>
      <w:proofErr w:type="spellEnd"/>
      <w:r>
        <w:rPr>
          <w:color w:val="000000"/>
        </w:rPr>
        <w:t xml:space="preserve">, P. </w:t>
      </w:r>
      <w:proofErr w:type="spellStart"/>
      <w:r>
        <w:rPr>
          <w:color w:val="000000"/>
        </w:rPr>
        <w:t>Ahgren</w:t>
      </w:r>
      <w:proofErr w:type="spellEnd"/>
      <w:r>
        <w:rPr>
          <w:color w:val="000000"/>
        </w:rPr>
        <w:t xml:space="preserve">, P. Siegel, L. Andersson, Epistasis and the release of genetic variation during long-term selection. </w:t>
      </w:r>
      <w:r>
        <w:rPr>
          <w:i/>
          <w:color w:val="000000"/>
        </w:rPr>
        <w:t>Nat Genet</w:t>
      </w:r>
      <w:r>
        <w:rPr>
          <w:color w:val="000000"/>
        </w:rPr>
        <w:t xml:space="preserve"> </w:t>
      </w:r>
      <w:r>
        <w:rPr>
          <w:b/>
          <w:color w:val="000000"/>
        </w:rPr>
        <w:t>38</w:t>
      </w:r>
      <w:r>
        <w:rPr>
          <w:color w:val="000000"/>
        </w:rPr>
        <w:t>, 418-420 (2006).</w:t>
      </w:r>
    </w:p>
    <w:p w14:paraId="4CE4069B"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w:t>
      </w:r>
      <w:r>
        <w:rPr>
          <w:color w:val="000000"/>
        </w:rPr>
        <w:tab/>
        <w:t xml:space="preserve">O. </w:t>
      </w:r>
      <w:proofErr w:type="spellStart"/>
      <w:r>
        <w:rPr>
          <w:color w:val="000000"/>
        </w:rPr>
        <w:t>Zuk</w:t>
      </w:r>
      <w:proofErr w:type="spellEnd"/>
      <w:r>
        <w:rPr>
          <w:color w:val="000000"/>
        </w:rPr>
        <w:t xml:space="preserve">, E. Hechter, S. R. </w:t>
      </w:r>
      <w:proofErr w:type="spellStart"/>
      <w:r>
        <w:rPr>
          <w:color w:val="000000"/>
        </w:rPr>
        <w:t>Sunyaev</w:t>
      </w:r>
      <w:proofErr w:type="spellEnd"/>
      <w:r>
        <w:rPr>
          <w:color w:val="000000"/>
        </w:rPr>
        <w:t xml:space="preserve">, E. S. Lander, </w:t>
      </w:r>
      <w:proofErr w:type="gramStart"/>
      <w:r>
        <w:rPr>
          <w:color w:val="000000"/>
        </w:rPr>
        <w:t>The</w:t>
      </w:r>
      <w:proofErr w:type="gramEnd"/>
      <w:r>
        <w:rPr>
          <w:color w:val="000000"/>
        </w:rPr>
        <w:t xml:space="preserve"> mystery of missing heritability: Genetic interactions create phantom heritability. </w:t>
      </w:r>
      <w:r>
        <w:rPr>
          <w:i/>
          <w:color w:val="000000"/>
        </w:rPr>
        <w:t xml:space="preserve">Proc Natl </w:t>
      </w:r>
      <w:proofErr w:type="spellStart"/>
      <w:r>
        <w:rPr>
          <w:i/>
          <w:color w:val="000000"/>
        </w:rPr>
        <w:t>Acad</w:t>
      </w:r>
      <w:proofErr w:type="spellEnd"/>
      <w:r>
        <w:rPr>
          <w:i/>
          <w:color w:val="000000"/>
        </w:rPr>
        <w:t xml:space="preserve"> Sci U S A</w:t>
      </w:r>
      <w:r>
        <w:rPr>
          <w:color w:val="000000"/>
        </w:rPr>
        <w:t xml:space="preserve"> </w:t>
      </w:r>
      <w:r>
        <w:rPr>
          <w:b/>
          <w:color w:val="000000"/>
        </w:rPr>
        <w:t>109</w:t>
      </w:r>
      <w:r>
        <w:rPr>
          <w:color w:val="000000"/>
        </w:rPr>
        <w:t>, 1193-1198 (2012).</w:t>
      </w:r>
    </w:p>
    <w:p w14:paraId="62DE3A21"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w:t>
      </w:r>
      <w:r>
        <w:rPr>
          <w:color w:val="000000"/>
        </w:rPr>
        <w:tab/>
        <w:t xml:space="preserve">D. B. Weissman, M. M. Desai, D. S. Fisher, M. W. Feldman, The rate at which asexual populations cross fitness valleys. </w:t>
      </w:r>
      <w:proofErr w:type="spellStart"/>
      <w:r>
        <w:rPr>
          <w:i/>
          <w:color w:val="000000"/>
        </w:rPr>
        <w:t>Theor</w:t>
      </w:r>
      <w:proofErr w:type="spellEnd"/>
      <w:r>
        <w:rPr>
          <w:i/>
          <w:color w:val="000000"/>
        </w:rPr>
        <w:t xml:space="preserve"> </w:t>
      </w:r>
      <w:proofErr w:type="spellStart"/>
      <w:r>
        <w:rPr>
          <w:i/>
          <w:color w:val="000000"/>
        </w:rPr>
        <w:t>Popul</w:t>
      </w:r>
      <w:proofErr w:type="spellEnd"/>
      <w:r>
        <w:rPr>
          <w:i/>
          <w:color w:val="000000"/>
        </w:rPr>
        <w:t xml:space="preserve"> Biol</w:t>
      </w:r>
      <w:r>
        <w:rPr>
          <w:color w:val="000000"/>
        </w:rPr>
        <w:t xml:space="preserve"> </w:t>
      </w:r>
      <w:r>
        <w:rPr>
          <w:b/>
          <w:color w:val="000000"/>
        </w:rPr>
        <w:t>75</w:t>
      </w:r>
      <w:r>
        <w:rPr>
          <w:color w:val="000000"/>
        </w:rPr>
        <w:t>, 286-300 (2009).</w:t>
      </w:r>
    </w:p>
    <w:p w14:paraId="0268EB52"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w:t>
      </w:r>
      <w:r>
        <w:rPr>
          <w:color w:val="000000"/>
        </w:rPr>
        <w:tab/>
        <w:t xml:space="preserve">E. Gonzalez-Ortega, E. </w:t>
      </w:r>
      <w:proofErr w:type="spellStart"/>
      <w:r>
        <w:rPr>
          <w:color w:val="000000"/>
        </w:rPr>
        <w:t>Ballana</w:t>
      </w:r>
      <w:proofErr w:type="spellEnd"/>
      <w:r>
        <w:rPr>
          <w:color w:val="000000"/>
        </w:rPr>
        <w:t xml:space="preserve">, R. </w:t>
      </w:r>
      <w:proofErr w:type="spellStart"/>
      <w:r>
        <w:rPr>
          <w:color w:val="000000"/>
        </w:rPr>
        <w:t>Badia</w:t>
      </w:r>
      <w:proofErr w:type="spellEnd"/>
      <w:r>
        <w:rPr>
          <w:color w:val="000000"/>
        </w:rPr>
        <w:t xml:space="preserve">, B. </w:t>
      </w:r>
      <w:proofErr w:type="spellStart"/>
      <w:r>
        <w:rPr>
          <w:color w:val="000000"/>
        </w:rPr>
        <w:t>Clotet</w:t>
      </w:r>
      <w:proofErr w:type="spellEnd"/>
      <w:r>
        <w:rPr>
          <w:color w:val="000000"/>
        </w:rPr>
        <w:t xml:space="preserve">, J. A. Este, Compensatory mutations rescue the virus replicative capacity of VIRIP-resistant HIV-1. </w:t>
      </w:r>
      <w:r>
        <w:rPr>
          <w:i/>
          <w:color w:val="000000"/>
        </w:rPr>
        <w:t>Antiviral Res</w:t>
      </w:r>
      <w:r>
        <w:rPr>
          <w:color w:val="000000"/>
        </w:rPr>
        <w:t xml:space="preserve"> </w:t>
      </w:r>
      <w:r>
        <w:rPr>
          <w:b/>
          <w:color w:val="000000"/>
        </w:rPr>
        <w:t>92</w:t>
      </w:r>
      <w:r>
        <w:rPr>
          <w:color w:val="000000"/>
        </w:rPr>
        <w:t>, 479-483 (2011).</w:t>
      </w:r>
    </w:p>
    <w:p w14:paraId="0E18486A"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w:t>
      </w:r>
      <w:r>
        <w:rPr>
          <w:color w:val="000000"/>
        </w:rPr>
        <w:tab/>
        <w:t xml:space="preserve">A. Handel, R. R. </w:t>
      </w:r>
      <w:proofErr w:type="spellStart"/>
      <w:r>
        <w:rPr>
          <w:color w:val="000000"/>
        </w:rPr>
        <w:t>Regoes</w:t>
      </w:r>
      <w:proofErr w:type="spellEnd"/>
      <w:r>
        <w:rPr>
          <w:color w:val="000000"/>
        </w:rPr>
        <w:t xml:space="preserve">, R. </w:t>
      </w:r>
      <w:proofErr w:type="spellStart"/>
      <w:r>
        <w:rPr>
          <w:color w:val="000000"/>
        </w:rPr>
        <w:t>Antia</w:t>
      </w:r>
      <w:proofErr w:type="spellEnd"/>
      <w:r>
        <w:rPr>
          <w:color w:val="000000"/>
        </w:rPr>
        <w:t xml:space="preserve">, The role of compensatory mutations in the emergence of drug resistance. </w:t>
      </w:r>
      <w:proofErr w:type="spellStart"/>
      <w:r>
        <w:rPr>
          <w:i/>
          <w:color w:val="000000"/>
        </w:rPr>
        <w:t>PLoS</w:t>
      </w:r>
      <w:proofErr w:type="spellEnd"/>
      <w:r>
        <w:rPr>
          <w:i/>
          <w:color w:val="000000"/>
        </w:rPr>
        <w:t xml:space="preserve"> </w:t>
      </w:r>
      <w:proofErr w:type="spellStart"/>
      <w:r>
        <w:rPr>
          <w:i/>
          <w:color w:val="000000"/>
        </w:rPr>
        <w:t>Comput</w:t>
      </w:r>
      <w:proofErr w:type="spellEnd"/>
      <w:r>
        <w:rPr>
          <w:i/>
          <w:color w:val="000000"/>
        </w:rPr>
        <w:t xml:space="preserve"> Biol</w:t>
      </w:r>
      <w:r>
        <w:rPr>
          <w:color w:val="000000"/>
        </w:rPr>
        <w:t xml:space="preserve"> </w:t>
      </w:r>
      <w:r>
        <w:rPr>
          <w:b/>
          <w:color w:val="000000"/>
        </w:rPr>
        <w:t>2</w:t>
      </w:r>
      <w:r>
        <w:rPr>
          <w:color w:val="000000"/>
        </w:rPr>
        <w:t>, e137 (2006).</w:t>
      </w:r>
    </w:p>
    <w:p w14:paraId="549EB0A6"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6.</w:t>
      </w:r>
      <w:r>
        <w:rPr>
          <w:color w:val="000000"/>
        </w:rPr>
        <w:tab/>
        <w:t xml:space="preserve">B. R. Levin, V. Perrot, N. Walker, Compensatory mutations, antibiotic resistance and the population genetics of adaptive evolution in bacteria. </w:t>
      </w:r>
      <w:r>
        <w:rPr>
          <w:i/>
          <w:color w:val="000000"/>
        </w:rPr>
        <w:t>Genetics</w:t>
      </w:r>
      <w:r>
        <w:rPr>
          <w:color w:val="000000"/>
        </w:rPr>
        <w:t xml:space="preserve"> </w:t>
      </w:r>
      <w:r>
        <w:rPr>
          <w:b/>
          <w:color w:val="000000"/>
        </w:rPr>
        <w:t>154</w:t>
      </w:r>
      <w:r>
        <w:rPr>
          <w:color w:val="000000"/>
        </w:rPr>
        <w:t>, 985-997 (2000).</w:t>
      </w:r>
    </w:p>
    <w:p w14:paraId="66EBAC3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7.</w:t>
      </w:r>
      <w:r>
        <w:rPr>
          <w:color w:val="000000"/>
        </w:rPr>
        <w:tab/>
        <w:t>M. Nijhuis</w:t>
      </w:r>
      <w:r>
        <w:rPr>
          <w:i/>
          <w:color w:val="000000"/>
        </w:rPr>
        <w:t xml:space="preserve"> et al.</w:t>
      </w:r>
      <w:r>
        <w:rPr>
          <w:color w:val="000000"/>
        </w:rPr>
        <w:t xml:space="preserve">, Increased fitness of drug resistant HIV-1 protease as a result of acquisition of compensatory mutations during suboptimal therapy. </w:t>
      </w:r>
      <w:r>
        <w:rPr>
          <w:i/>
          <w:color w:val="000000"/>
        </w:rPr>
        <w:t>AIDS</w:t>
      </w:r>
      <w:r>
        <w:rPr>
          <w:color w:val="000000"/>
        </w:rPr>
        <w:t xml:space="preserve"> </w:t>
      </w:r>
      <w:r>
        <w:rPr>
          <w:b/>
          <w:color w:val="000000"/>
        </w:rPr>
        <w:t>13</w:t>
      </w:r>
      <w:r>
        <w:rPr>
          <w:color w:val="000000"/>
        </w:rPr>
        <w:t>, 2349-2359 (1999).</w:t>
      </w:r>
    </w:p>
    <w:p w14:paraId="7A3B9B7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8.</w:t>
      </w:r>
      <w:r>
        <w:rPr>
          <w:color w:val="000000"/>
        </w:rPr>
        <w:tab/>
        <w:t xml:space="preserve">S. </w:t>
      </w:r>
      <w:proofErr w:type="spellStart"/>
      <w:r>
        <w:rPr>
          <w:color w:val="000000"/>
        </w:rPr>
        <w:t>Piana</w:t>
      </w:r>
      <w:proofErr w:type="spellEnd"/>
      <w:r>
        <w:rPr>
          <w:color w:val="000000"/>
        </w:rPr>
        <w:t xml:space="preserve">, P. </w:t>
      </w:r>
      <w:proofErr w:type="spellStart"/>
      <w:r>
        <w:rPr>
          <w:color w:val="000000"/>
        </w:rPr>
        <w:t>Carloni</w:t>
      </w:r>
      <w:proofErr w:type="spellEnd"/>
      <w:r>
        <w:rPr>
          <w:color w:val="000000"/>
        </w:rPr>
        <w:t xml:space="preserve">, U. </w:t>
      </w:r>
      <w:proofErr w:type="spellStart"/>
      <w:r>
        <w:rPr>
          <w:color w:val="000000"/>
        </w:rPr>
        <w:t>Rothlisberger</w:t>
      </w:r>
      <w:proofErr w:type="spellEnd"/>
      <w:r>
        <w:rPr>
          <w:color w:val="000000"/>
        </w:rPr>
        <w:t xml:space="preserve">, Drug resistance in HIV-1 protease: Flexibility-assisted mechanism of compensatory mutations. </w:t>
      </w:r>
      <w:r>
        <w:rPr>
          <w:i/>
          <w:color w:val="000000"/>
        </w:rPr>
        <w:t>Protein Sci</w:t>
      </w:r>
      <w:r>
        <w:rPr>
          <w:color w:val="000000"/>
        </w:rPr>
        <w:t xml:space="preserve"> </w:t>
      </w:r>
      <w:r>
        <w:rPr>
          <w:b/>
          <w:color w:val="000000"/>
        </w:rPr>
        <w:t>11</w:t>
      </w:r>
      <w:r>
        <w:rPr>
          <w:color w:val="000000"/>
        </w:rPr>
        <w:t>, 2393-2402 (2002).</w:t>
      </w:r>
    </w:p>
    <w:p w14:paraId="5BC909D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9.</w:t>
      </w:r>
      <w:r>
        <w:rPr>
          <w:color w:val="000000"/>
        </w:rPr>
        <w:tab/>
        <w:t>N. C. Wu</w:t>
      </w:r>
      <w:r>
        <w:rPr>
          <w:i/>
          <w:color w:val="000000"/>
        </w:rPr>
        <w:t xml:space="preserve"> et al.</w:t>
      </w:r>
      <w:r>
        <w:rPr>
          <w:color w:val="000000"/>
        </w:rPr>
        <w:t xml:space="preserve">, A complex epistatic network limits the mutational reversibility in the influenza hemagglutinin receptor-binding site. </w:t>
      </w:r>
      <w:r>
        <w:rPr>
          <w:i/>
          <w:color w:val="000000"/>
        </w:rPr>
        <w:t xml:space="preserve">Nat </w:t>
      </w:r>
      <w:proofErr w:type="spellStart"/>
      <w:r>
        <w:rPr>
          <w:i/>
          <w:color w:val="000000"/>
        </w:rPr>
        <w:t>Commun</w:t>
      </w:r>
      <w:proofErr w:type="spellEnd"/>
      <w:r>
        <w:rPr>
          <w:color w:val="000000"/>
        </w:rPr>
        <w:t xml:space="preserve"> </w:t>
      </w:r>
      <w:r>
        <w:rPr>
          <w:b/>
          <w:color w:val="000000"/>
        </w:rPr>
        <w:t>9</w:t>
      </w:r>
      <w:r>
        <w:rPr>
          <w:color w:val="000000"/>
        </w:rPr>
        <w:t>, 1264 (2018).</w:t>
      </w:r>
    </w:p>
    <w:p w14:paraId="4A8C3C1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10.</w:t>
      </w:r>
      <w:r>
        <w:rPr>
          <w:color w:val="000000"/>
        </w:rPr>
        <w:tab/>
        <w:t>D. Liu</w:t>
      </w:r>
      <w:r>
        <w:rPr>
          <w:i/>
          <w:color w:val="000000"/>
        </w:rPr>
        <w:t xml:space="preserve"> et al.</w:t>
      </w:r>
      <w:r>
        <w:rPr>
          <w:color w:val="000000"/>
        </w:rPr>
        <w:t xml:space="preserve">, Preexisting compensatory amino acids compromise fitness costs of a HIV-1 T cell escape mutation. </w:t>
      </w:r>
      <w:r>
        <w:rPr>
          <w:i/>
          <w:color w:val="000000"/>
        </w:rPr>
        <w:t>Retrovirology</w:t>
      </w:r>
      <w:r>
        <w:rPr>
          <w:color w:val="000000"/>
        </w:rPr>
        <w:t xml:space="preserve"> </w:t>
      </w:r>
      <w:r>
        <w:rPr>
          <w:b/>
          <w:color w:val="000000"/>
        </w:rPr>
        <w:t>11</w:t>
      </w:r>
      <w:r>
        <w:rPr>
          <w:color w:val="000000"/>
        </w:rPr>
        <w:t>, 101 (2014).</w:t>
      </w:r>
    </w:p>
    <w:p w14:paraId="00E9881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11.</w:t>
      </w:r>
      <w:r>
        <w:rPr>
          <w:color w:val="000000"/>
        </w:rPr>
        <w:tab/>
        <w:t>H. Crawford</w:t>
      </w:r>
      <w:r>
        <w:rPr>
          <w:i/>
          <w:color w:val="000000"/>
        </w:rPr>
        <w:t xml:space="preserve"> et al.</w:t>
      </w:r>
      <w:r>
        <w:rPr>
          <w:color w:val="000000"/>
        </w:rPr>
        <w:t xml:space="preserve">, Compensatory mutation partially restores fitness and delays reversion of escape mutation within the immunodominant HLA-B*5703-restricted Gag epitope in chronic human immunodeficiency virus type 1 infection. </w:t>
      </w:r>
      <w:r>
        <w:rPr>
          <w:i/>
          <w:color w:val="000000"/>
        </w:rPr>
        <w:t xml:space="preserve">J </w:t>
      </w:r>
      <w:proofErr w:type="spellStart"/>
      <w:r>
        <w:rPr>
          <w:i/>
          <w:color w:val="000000"/>
        </w:rPr>
        <w:t>Virol</w:t>
      </w:r>
      <w:proofErr w:type="spellEnd"/>
      <w:r>
        <w:rPr>
          <w:color w:val="000000"/>
        </w:rPr>
        <w:t xml:space="preserve"> </w:t>
      </w:r>
      <w:r>
        <w:rPr>
          <w:b/>
          <w:color w:val="000000"/>
        </w:rPr>
        <w:t>81</w:t>
      </w:r>
      <w:r>
        <w:rPr>
          <w:color w:val="000000"/>
        </w:rPr>
        <w:t>, 8346-8351 (2007).</w:t>
      </w:r>
    </w:p>
    <w:p w14:paraId="1A176088"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12.</w:t>
      </w:r>
      <w:r>
        <w:rPr>
          <w:color w:val="000000"/>
        </w:rPr>
        <w:tab/>
        <w:t>H. Song</w:t>
      </w:r>
      <w:r>
        <w:rPr>
          <w:i/>
          <w:color w:val="000000"/>
        </w:rPr>
        <w:t xml:space="preserve"> et al.</w:t>
      </w:r>
      <w:r>
        <w:rPr>
          <w:color w:val="000000"/>
        </w:rPr>
        <w:t xml:space="preserve">, Impact of immune escape mutations on HIV-1 fitness in the context of the cognate transmitted/founder genome. </w:t>
      </w:r>
      <w:r>
        <w:rPr>
          <w:i/>
          <w:color w:val="000000"/>
        </w:rPr>
        <w:t>Retrovirology</w:t>
      </w:r>
      <w:r>
        <w:rPr>
          <w:color w:val="000000"/>
        </w:rPr>
        <w:t xml:space="preserve"> </w:t>
      </w:r>
      <w:r>
        <w:rPr>
          <w:b/>
          <w:color w:val="000000"/>
        </w:rPr>
        <w:t>9</w:t>
      </w:r>
      <w:r>
        <w:rPr>
          <w:color w:val="000000"/>
        </w:rPr>
        <w:t>, 89 (2012).</w:t>
      </w:r>
    </w:p>
    <w:p w14:paraId="0DDF0A6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13.</w:t>
      </w:r>
      <w:r>
        <w:rPr>
          <w:color w:val="000000"/>
        </w:rPr>
        <w:tab/>
        <w:t xml:space="preserve">I. M. </w:t>
      </w:r>
      <w:proofErr w:type="spellStart"/>
      <w:r>
        <w:rPr>
          <w:color w:val="000000"/>
        </w:rPr>
        <w:t>Rouzine</w:t>
      </w:r>
      <w:proofErr w:type="spellEnd"/>
      <w:r>
        <w:rPr>
          <w:color w:val="000000"/>
        </w:rPr>
        <w:t xml:space="preserve">, J. M. Coffin, Search for the mechanism of genetic variation in the pro gene of human immunodeficiency virus. </w:t>
      </w:r>
      <w:r>
        <w:rPr>
          <w:i/>
          <w:color w:val="000000"/>
        </w:rPr>
        <w:t xml:space="preserve">J </w:t>
      </w:r>
      <w:proofErr w:type="spellStart"/>
      <w:r>
        <w:rPr>
          <w:i/>
          <w:color w:val="000000"/>
        </w:rPr>
        <w:t>Virol</w:t>
      </w:r>
      <w:proofErr w:type="spellEnd"/>
      <w:r>
        <w:rPr>
          <w:color w:val="000000"/>
        </w:rPr>
        <w:t xml:space="preserve"> </w:t>
      </w:r>
      <w:r>
        <w:rPr>
          <w:b/>
          <w:color w:val="000000"/>
        </w:rPr>
        <w:t>73</w:t>
      </w:r>
      <w:r>
        <w:rPr>
          <w:color w:val="000000"/>
        </w:rPr>
        <w:t>, 8167-8178 (1999).</w:t>
      </w:r>
    </w:p>
    <w:p w14:paraId="409E5A29"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14.</w:t>
      </w:r>
      <w:r>
        <w:rPr>
          <w:color w:val="000000"/>
        </w:rPr>
        <w:tab/>
        <w:t xml:space="preserve">I. M. </w:t>
      </w:r>
      <w:proofErr w:type="spellStart"/>
      <w:r>
        <w:rPr>
          <w:color w:val="000000"/>
        </w:rPr>
        <w:t>Rouzine</w:t>
      </w:r>
      <w:proofErr w:type="spellEnd"/>
      <w:r>
        <w:rPr>
          <w:color w:val="000000"/>
        </w:rPr>
        <w:t xml:space="preserve">, Evolutionary mechanisms of the emergence of the variants of concern of SARS-CoV-2. </w:t>
      </w:r>
      <w:r>
        <w:rPr>
          <w:i/>
          <w:color w:val="000000"/>
        </w:rPr>
        <w:t>Viruses</w:t>
      </w:r>
      <w:r>
        <w:rPr>
          <w:color w:val="000000"/>
        </w:rPr>
        <w:t xml:space="preserve"> </w:t>
      </w:r>
      <w:r>
        <w:rPr>
          <w:b/>
          <w:color w:val="000000"/>
        </w:rPr>
        <w:t>17</w:t>
      </w:r>
      <w:r>
        <w:rPr>
          <w:color w:val="000000"/>
        </w:rPr>
        <w:t xml:space="preserve"> (2025).</w:t>
      </w:r>
    </w:p>
    <w:p w14:paraId="15F59F17"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15.</w:t>
      </w:r>
      <w:r>
        <w:rPr>
          <w:color w:val="000000"/>
        </w:rPr>
        <w:tab/>
        <w:t xml:space="preserve">A. M. </w:t>
      </w:r>
      <w:proofErr w:type="spellStart"/>
      <w:r>
        <w:rPr>
          <w:color w:val="000000"/>
        </w:rPr>
        <w:t>Carabelli</w:t>
      </w:r>
      <w:proofErr w:type="spellEnd"/>
      <w:r>
        <w:rPr>
          <w:i/>
          <w:color w:val="000000"/>
        </w:rPr>
        <w:t xml:space="preserve"> et al.</w:t>
      </w:r>
      <w:r>
        <w:rPr>
          <w:color w:val="000000"/>
        </w:rPr>
        <w:t xml:space="preserve">, SARS-CoV-2 variant biology: immune escape, transmission and fitness. </w:t>
      </w:r>
      <w:r>
        <w:rPr>
          <w:i/>
          <w:color w:val="000000"/>
        </w:rPr>
        <w:t>Nat Rev Microbiol</w:t>
      </w:r>
      <w:r>
        <w:rPr>
          <w:color w:val="000000"/>
        </w:rPr>
        <w:t xml:space="preserve"> </w:t>
      </w:r>
      <w:r>
        <w:rPr>
          <w:b/>
          <w:color w:val="000000"/>
        </w:rPr>
        <w:t>21</w:t>
      </w:r>
      <w:r>
        <w:rPr>
          <w:color w:val="000000"/>
        </w:rPr>
        <w:t>, 162-177 (2023).</w:t>
      </w:r>
    </w:p>
    <w:p w14:paraId="0AE4FC6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16.</w:t>
      </w:r>
      <w:r>
        <w:rPr>
          <w:color w:val="000000"/>
        </w:rPr>
        <w:tab/>
        <w:t xml:space="preserve">L. B. Shrestha, C. Foster, W. Rawlinson, N. </w:t>
      </w:r>
      <w:proofErr w:type="spellStart"/>
      <w:r>
        <w:rPr>
          <w:color w:val="000000"/>
        </w:rPr>
        <w:t>Tedla</w:t>
      </w:r>
      <w:proofErr w:type="spellEnd"/>
      <w:r>
        <w:rPr>
          <w:color w:val="000000"/>
        </w:rPr>
        <w:t xml:space="preserve">, R. A. Bull, Evolution of the SARS-CoV-2 omicron variants BA.1 to BA.5: Implications for immune escape and transmission. </w:t>
      </w:r>
      <w:r>
        <w:rPr>
          <w:i/>
          <w:color w:val="000000"/>
        </w:rPr>
        <w:t xml:space="preserve">Rev Med </w:t>
      </w:r>
      <w:proofErr w:type="spellStart"/>
      <w:r>
        <w:rPr>
          <w:i/>
          <w:color w:val="000000"/>
        </w:rPr>
        <w:t>Virol</w:t>
      </w:r>
      <w:proofErr w:type="spellEnd"/>
      <w:r>
        <w:rPr>
          <w:color w:val="000000"/>
        </w:rPr>
        <w:t xml:space="preserve"> </w:t>
      </w:r>
      <w:r>
        <w:rPr>
          <w:b/>
          <w:color w:val="000000"/>
        </w:rPr>
        <w:t>32</w:t>
      </w:r>
      <w:r>
        <w:rPr>
          <w:color w:val="000000"/>
        </w:rPr>
        <w:t>, e2381 (2022).</w:t>
      </w:r>
    </w:p>
    <w:p w14:paraId="0DB3434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17.</w:t>
      </w:r>
      <w:r>
        <w:rPr>
          <w:color w:val="000000"/>
        </w:rPr>
        <w:tab/>
        <w:t xml:space="preserve">S. </w:t>
      </w:r>
      <w:proofErr w:type="spellStart"/>
      <w:r>
        <w:rPr>
          <w:color w:val="000000"/>
        </w:rPr>
        <w:t>Cobey</w:t>
      </w:r>
      <w:proofErr w:type="spellEnd"/>
      <w:r>
        <w:rPr>
          <w:color w:val="000000"/>
        </w:rPr>
        <w:t xml:space="preserve">, D. B. </w:t>
      </w:r>
      <w:proofErr w:type="spellStart"/>
      <w:r>
        <w:rPr>
          <w:color w:val="000000"/>
        </w:rPr>
        <w:t>Larremore</w:t>
      </w:r>
      <w:proofErr w:type="spellEnd"/>
      <w:r>
        <w:rPr>
          <w:color w:val="000000"/>
        </w:rPr>
        <w:t xml:space="preserve">, Y. H. Grad, M. </w:t>
      </w:r>
      <w:proofErr w:type="spellStart"/>
      <w:r>
        <w:rPr>
          <w:color w:val="000000"/>
        </w:rPr>
        <w:t>Lipsitch</w:t>
      </w:r>
      <w:proofErr w:type="spellEnd"/>
      <w:r>
        <w:rPr>
          <w:color w:val="000000"/>
        </w:rPr>
        <w:t xml:space="preserve">, Concerns about SARS-CoV-2 evolution should not hold back efforts to expand vaccination. </w:t>
      </w:r>
      <w:r>
        <w:rPr>
          <w:i/>
          <w:color w:val="000000"/>
        </w:rPr>
        <w:t>Nat Rev Immunol</w:t>
      </w:r>
      <w:r>
        <w:rPr>
          <w:color w:val="000000"/>
        </w:rPr>
        <w:t xml:space="preserve"> </w:t>
      </w:r>
      <w:r>
        <w:rPr>
          <w:b/>
          <w:color w:val="000000"/>
        </w:rPr>
        <w:t>21</w:t>
      </w:r>
      <w:r>
        <w:rPr>
          <w:color w:val="000000"/>
        </w:rPr>
        <w:t>, 330-335 (2021).</w:t>
      </w:r>
    </w:p>
    <w:p w14:paraId="3129929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18.</w:t>
      </w:r>
      <w:r>
        <w:rPr>
          <w:color w:val="000000"/>
        </w:rPr>
        <w:tab/>
        <w:t xml:space="preserve">J. W. </w:t>
      </w:r>
      <w:proofErr w:type="spellStart"/>
      <w:r>
        <w:rPr>
          <w:color w:val="000000"/>
        </w:rPr>
        <w:t>Yewdell</w:t>
      </w:r>
      <w:proofErr w:type="spellEnd"/>
      <w:r>
        <w:rPr>
          <w:color w:val="000000"/>
        </w:rPr>
        <w:t xml:space="preserve">, Antigenic drift: understanding COVID-19. </w:t>
      </w:r>
      <w:r>
        <w:rPr>
          <w:i/>
          <w:color w:val="000000"/>
        </w:rPr>
        <w:t>Immunity</w:t>
      </w:r>
      <w:r>
        <w:rPr>
          <w:color w:val="000000"/>
        </w:rPr>
        <w:t xml:space="preserve"> </w:t>
      </w:r>
      <w:r>
        <w:rPr>
          <w:b/>
          <w:color w:val="000000"/>
        </w:rPr>
        <w:t>54</w:t>
      </w:r>
      <w:r>
        <w:rPr>
          <w:color w:val="000000"/>
        </w:rPr>
        <w:t>, 2681-2687 (2021).</w:t>
      </w:r>
    </w:p>
    <w:p w14:paraId="22E8F4AF"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19.</w:t>
      </w:r>
      <w:r>
        <w:rPr>
          <w:color w:val="000000"/>
        </w:rPr>
        <w:tab/>
        <w:t xml:space="preserve">I. M. </w:t>
      </w:r>
      <w:proofErr w:type="spellStart"/>
      <w:r>
        <w:rPr>
          <w:color w:val="000000"/>
        </w:rPr>
        <w:t>Rouzine</w:t>
      </w:r>
      <w:proofErr w:type="spellEnd"/>
      <w:r>
        <w:rPr>
          <w:color w:val="000000"/>
        </w:rPr>
        <w:t xml:space="preserve">, G. </w:t>
      </w:r>
      <w:proofErr w:type="spellStart"/>
      <w:r>
        <w:rPr>
          <w:color w:val="000000"/>
        </w:rPr>
        <w:t>Rozhnova</w:t>
      </w:r>
      <w:proofErr w:type="spellEnd"/>
      <w:r>
        <w:rPr>
          <w:color w:val="000000"/>
        </w:rPr>
        <w:t xml:space="preserve">, Evolutionary implications of SARS-CoV-2 vaccination for the future design of vaccination strategies. </w:t>
      </w:r>
      <w:proofErr w:type="spellStart"/>
      <w:r>
        <w:rPr>
          <w:i/>
          <w:color w:val="000000"/>
        </w:rPr>
        <w:t>Commun</w:t>
      </w:r>
      <w:proofErr w:type="spellEnd"/>
      <w:r>
        <w:rPr>
          <w:i/>
          <w:color w:val="000000"/>
        </w:rPr>
        <w:t xml:space="preserve"> Med (</w:t>
      </w:r>
      <w:proofErr w:type="spellStart"/>
      <w:r>
        <w:rPr>
          <w:i/>
          <w:color w:val="000000"/>
        </w:rPr>
        <w:t>Lond</w:t>
      </w:r>
      <w:proofErr w:type="spellEnd"/>
      <w:r>
        <w:rPr>
          <w:i/>
          <w:color w:val="000000"/>
        </w:rPr>
        <w:t>)</w:t>
      </w:r>
      <w:r>
        <w:rPr>
          <w:color w:val="000000"/>
        </w:rPr>
        <w:t xml:space="preserve"> </w:t>
      </w:r>
      <w:r>
        <w:rPr>
          <w:b/>
          <w:color w:val="000000"/>
        </w:rPr>
        <w:t>3</w:t>
      </w:r>
      <w:r>
        <w:rPr>
          <w:color w:val="000000"/>
        </w:rPr>
        <w:t>, 86 (2023).</w:t>
      </w:r>
    </w:p>
    <w:p w14:paraId="5DFFAAE6"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20.</w:t>
      </w:r>
      <w:r>
        <w:rPr>
          <w:color w:val="000000"/>
        </w:rPr>
        <w:tab/>
        <w:t xml:space="preserve">A. </w:t>
      </w:r>
      <w:proofErr w:type="spellStart"/>
      <w:r>
        <w:rPr>
          <w:color w:val="000000"/>
        </w:rPr>
        <w:t>Moulana</w:t>
      </w:r>
      <w:proofErr w:type="spellEnd"/>
      <w:r>
        <w:rPr>
          <w:i/>
          <w:color w:val="000000"/>
        </w:rPr>
        <w:t xml:space="preserve"> et al.</w:t>
      </w:r>
      <w:r>
        <w:rPr>
          <w:color w:val="000000"/>
        </w:rPr>
        <w:t xml:space="preserve">, Compensatory epistasis maintains ACE2 affinity in SARS-CoV-2 Omicron BA.1. </w:t>
      </w:r>
      <w:r>
        <w:rPr>
          <w:i/>
          <w:color w:val="000000"/>
        </w:rPr>
        <w:t xml:space="preserve">Nat </w:t>
      </w:r>
      <w:proofErr w:type="spellStart"/>
      <w:r>
        <w:rPr>
          <w:i/>
          <w:color w:val="000000"/>
        </w:rPr>
        <w:t>Commun</w:t>
      </w:r>
      <w:proofErr w:type="spellEnd"/>
      <w:r>
        <w:rPr>
          <w:color w:val="000000"/>
        </w:rPr>
        <w:t xml:space="preserve"> </w:t>
      </w:r>
      <w:r>
        <w:rPr>
          <w:b/>
          <w:color w:val="000000"/>
        </w:rPr>
        <w:t>13</w:t>
      </w:r>
      <w:r>
        <w:rPr>
          <w:color w:val="000000"/>
        </w:rPr>
        <w:t>, 7011 (2022).</w:t>
      </w:r>
    </w:p>
    <w:p w14:paraId="344C24C7"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21.</w:t>
      </w:r>
      <w:r>
        <w:rPr>
          <w:color w:val="000000"/>
        </w:rPr>
        <w:tab/>
        <w:t>S. Harari</w:t>
      </w:r>
      <w:r>
        <w:rPr>
          <w:i/>
          <w:color w:val="000000"/>
        </w:rPr>
        <w:t xml:space="preserve"> et al.</w:t>
      </w:r>
      <w:r>
        <w:rPr>
          <w:color w:val="000000"/>
        </w:rPr>
        <w:t xml:space="preserve">, Drivers of adaptive evolution during chronic SARS-CoV-2 infections. </w:t>
      </w:r>
      <w:r>
        <w:rPr>
          <w:i/>
          <w:color w:val="000000"/>
        </w:rPr>
        <w:t>Nat Med</w:t>
      </w:r>
      <w:r>
        <w:rPr>
          <w:color w:val="000000"/>
        </w:rPr>
        <w:t xml:space="preserve"> </w:t>
      </w:r>
      <w:r>
        <w:rPr>
          <w:b/>
          <w:color w:val="000000"/>
        </w:rPr>
        <w:t>28</w:t>
      </w:r>
      <w:r>
        <w:rPr>
          <w:color w:val="000000"/>
        </w:rPr>
        <w:t>, 1501-1508 (2022).</w:t>
      </w:r>
    </w:p>
    <w:p w14:paraId="682BBD5C"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22.</w:t>
      </w:r>
      <w:r>
        <w:rPr>
          <w:color w:val="000000"/>
        </w:rPr>
        <w:tab/>
        <w:t xml:space="preserve">A. K. </w:t>
      </w:r>
      <w:proofErr w:type="spellStart"/>
      <w:r>
        <w:rPr>
          <w:color w:val="000000"/>
        </w:rPr>
        <w:t>Reuschl</w:t>
      </w:r>
      <w:proofErr w:type="spellEnd"/>
      <w:r>
        <w:rPr>
          <w:i/>
          <w:color w:val="000000"/>
        </w:rPr>
        <w:t xml:space="preserve"> et al.</w:t>
      </w:r>
      <w:r>
        <w:rPr>
          <w:color w:val="000000"/>
        </w:rPr>
        <w:t xml:space="preserve">, Evolution of enhanced innate immune suppression by SARS-CoV-2 Omicron subvariants. </w:t>
      </w:r>
      <w:r>
        <w:rPr>
          <w:i/>
          <w:color w:val="000000"/>
        </w:rPr>
        <w:t>Nat Microbiol</w:t>
      </w:r>
      <w:r>
        <w:rPr>
          <w:color w:val="000000"/>
        </w:rPr>
        <w:t xml:space="preserve"> </w:t>
      </w:r>
      <w:r>
        <w:rPr>
          <w:b/>
          <w:color w:val="000000"/>
        </w:rPr>
        <w:t>9</w:t>
      </w:r>
      <w:r>
        <w:rPr>
          <w:color w:val="000000"/>
        </w:rPr>
        <w:t>, 451-463 (2024).</w:t>
      </w:r>
    </w:p>
    <w:p w14:paraId="710C4ECE"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23.</w:t>
      </w:r>
      <w:r>
        <w:rPr>
          <w:color w:val="000000"/>
        </w:rPr>
        <w:tab/>
        <w:t>L. G. Thorne</w:t>
      </w:r>
      <w:r>
        <w:rPr>
          <w:i/>
          <w:color w:val="000000"/>
        </w:rPr>
        <w:t xml:space="preserve"> et al.</w:t>
      </w:r>
      <w:r>
        <w:rPr>
          <w:color w:val="000000"/>
        </w:rPr>
        <w:t xml:space="preserve">, Evolution of enhanced innate immune evasion by SARS-CoV-2. </w:t>
      </w:r>
      <w:r>
        <w:rPr>
          <w:i/>
          <w:color w:val="000000"/>
        </w:rPr>
        <w:t>Nature</w:t>
      </w:r>
      <w:r>
        <w:rPr>
          <w:color w:val="000000"/>
        </w:rPr>
        <w:t xml:space="preserve"> </w:t>
      </w:r>
      <w:r>
        <w:rPr>
          <w:b/>
          <w:color w:val="000000"/>
        </w:rPr>
        <w:t>602</w:t>
      </w:r>
      <w:r>
        <w:rPr>
          <w:color w:val="000000"/>
        </w:rPr>
        <w:t>, 487-495 (2022).</w:t>
      </w:r>
    </w:p>
    <w:p w14:paraId="0038339E"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24.</w:t>
      </w:r>
      <w:r>
        <w:rPr>
          <w:color w:val="000000"/>
        </w:rPr>
        <w:tab/>
        <w:t xml:space="preserve">R. M. Adams, J. B. Kinney, A. M. Walczak, T. Mora, Epistasis in a Fitness Landscape Defined by Antibody-Antigen Binding Free Energy. </w:t>
      </w:r>
      <w:r>
        <w:rPr>
          <w:i/>
          <w:color w:val="000000"/>
        </w:rPr>
        <w:t>Cell Syst</w:t>
      </w:r>
      <w:r>
        <w:rPr>
          <w:color w:val="000000"/>
        </w:rPr>
        <w:t xml:space="preserve"> </w:t>
      </w:r>
      <w:r>
        <w:rPr>
          <w:b/>
          <w:color w:val="000000"/>
        </w:rPr>
        <w:t>8</w:t>
      </w:r>
      <w:r>
        <w:rPr>
          <w:color w:val="000000"/>
        </w:rPr>
        <w:t>, 86-93 e83 (2019).</w:t>
      </w:r>
    </w:p>
    <w:p w14:paraId="0720F4C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lastRenderedPageBreak/>
        <w:t>25.</w:t>
      </w:r>
      <w:r>
        <w:rPr>
          <w:color w:val="000000"/>
        </w:rPr>
        <w:tab/>
        <w:t xml:space="preserve">D. M. Lyons, Z. Zou, H. Xu, J. Zhang, Idiosyncratic epistasis creates universals in mutational effects and evolutionary trajectories. </w:t>
      </w:r>
      <w:r>
        <w:rPr>
          <w:i/>
          <w:color w:val="000000"/>
        </w:rPr>
        <w:t xml:space="preserve">Nat </w:t>
      </w:r>
      <w:proofErr w:type="spellStart"/>
      <w:r>
        <w:rPr>
          <w:i/>
          <w:color w:val="000000"/>
        </w:rPr>
        <w:t>Ecol</w:t>
      </w:r>
      <w:proofErr w:type="spellEnd"/>
      <w:r>
        <w:rPr>
          <w:i/>
          <w:color w:val="000000"/>
        </w:rPr>
        <w:t xml:space="preserve"> </w:t>
      </w:r>
      <w:proofErr w:type="spellStart"/>
      <w:r>
        <w:rPr>
          <w:i/>
          <w:color w:val="000000"/>
        </w:rPr>
        <w:t>Evol</w:t>
      </w:r>
      <w:proofErr w:type="spellEnd"/>
      <w:r>
        <w:rPr>
          <w:color w:val="000000"/>
        </w:rPr>
        <w:t xml:space="preserve"> </w:t>
      </w:r>
      <w:r>
        <w:rPr>
          <w:b/>
          <w:color w:val="000000"/>
        </w:rPr>
        <w:t>4</w:t>
      </w:r>
      <w:r>
        <w:rPr>
          <w:color w:val="000000"/>
        </w:rPr>
        <w:t>, 1685-1693 (2020).</w:t>
      </w:r>
    </w:p>
    <w:p w14:paraId="165AB7CF"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26.</w:t>
      </w:r>
      <w:r>
        <w:rPr>
          <w:color w:val="000000"/>
        </w:rPr>
        <w:tab/>
        <w:t>C. C. Chen</w:t>
      </w:r>
      <w:r>
        <w:rPr>
          <w:i/>
          <w:color w:val="000000"/>
        </w:rPr>
        <w:t xml:space="preserve"> et al.</w:t>
      </w:r>
      <w:r>
        <w:rPr>
          <w:color w:val="000000"/>
        </w:rPr>
        <w:t xml:space="preserve">, Methods for identifying SNP interactions: a review on variations of Logic Regression, Random Forest and Bayesian logistic regression. </w:t>
      </w:r>
      <w:r>
        <w:rPr>
          <w:i/>
          <w:color w:val="000000"/>
        </w:rPr>
        <w:t xml:space="preserve">IEEE/ACM Trans </w:t>
      </w:r>
      <w:proofErr w:type="spellStart"/>
      <w:r>
        <w:rPr>
          <w:i/>
          <w:color w:val="000000"/>
        </w:rPr>
        <w:t>Comput</w:t>
      </w:r>
      <w:proofErr w:type="spellEnd"/>
      <w:r>
        <w:rPr>
          <w:i/>
          <w:color w:val="000000"/>
        </w:rPr>
        <w:t xml:space="preserve"> Biol </w:t>
      </w:r>
      <w:proofErr w:type="spellStart"/>
      <w:r>
        <w:rPr>
          <w:i/>
          <w:color w:val="000000"/>
        </w:rPr>
        <w:t>Bioinform</w:t>
      </w:r>
      <w:proofErr w:type="spellEnd"/>
      <w:r>
        <w:rPr>
          <w:color w:val="000000"/>
        </w:rPr>
        <w:t xml:space="preserve"> </w:t>
      </w:r>
      <w:r>
        <w:rPr>
          <w:b/>
          <w:color w:val="000000"/>
        </w:rPr>
        <w:t>8</w:t>
      </w:r>
      <w:r>
        <w:rPr>
          <w:color w:val="000000"/>
        </w:rPr>
        <w:t>, 1580-1591 (2011).</w:t>
      </w:r>
    </w:p>
    <w:p w14:paraId="314A2F52"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27.</w:t>
      </w:r>
      <w:r>
        <w:rPr>
          <w:color w:val="000000"/>
        </w:rPr>
        <w:tab/>
        <w:t xml:space="preserve">H. J. Cordell, </w:t>
      </w:r>
      <w:proofErr w:type="gramStart"/>
      <w:r>
        <w:rPr>
          <w:color w:val="000000"/>
        </w:rPr>
        <w:t>Detecting</w:t>
      </w:r>
      <w:proofErr w:type="gramEnd"/>
      <w:r>
        <w:rPr>
          <w:color w:val="000000"/>
        </w:rPr>
        <w:t xml:space="preserve"> gene-gene interactions that underlie human diseases. </w:t>
      </w:r>
      <w:r>
        <w:rPr>
          <w:i/>
          <w:color w:val="000000"/>
        </w:rPr>
        <w:t>Nature reviews. Genetics</w:t>
      </w:r>
      <w:r>
        <w:rPr>
          <w:color w:val="000000"/>
        </w:rPr>
        <w:t xml:space="preserve"> </w:t>
      </w:r>
      <w:r>
        <w:rPr>
          <w:b/>
          <w:color w:val="000000"/>
        </w:rPr>
        <w:t>10</w:t>
      </w:r>
      <w:r>
        <w:rPr>
          <w:color w:val="000000"/>
        </w:rPr>
        <w:t>, 392-404 (2009).</w:t>
      </w:r>
    </w:p>
    <w:p w14:paraId="0606310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28.</w:t>
      </w:r>
      <w:r>
        <w:rPr>
          <w:color w:val="000000"/>
        </w:rPr>
        <w:tab/>
        <w:t xml:space="preserve">M. Ueki, H. J. Cordell, Improved statistics for genome-wide interaction analysis. </w:t>
      </w:r>
      <w:proofErr w:type="spellStart"/>
      <w:r>
        <w:rPr>
          <w:i/>
          <w:color w:val="000000"/>
        </w:rPr>
        <w:t>PLoS</w:t>
      </w:r>
      <w:proofErr w:type="spellEnd"/>
      <w:r>
        <w:rPr>
          <w:i/>
          <w:color w:val="000000"/>
        </w:rPr>
        <w:t xml:space="preserve"> Genet</w:t>
      </w:r>
      <w:r>
        <w:rPr>
          <w:color w:val="000000"/>
        </w:rPr>
        <w:t xml:space="preserve"> </w:t>
      </w:r>
      <w:r>
        <w:rPr>
          <w:b/>
          <w:color w:val="000000"/>
        </w:rPr>
        <w:t>8</w:t>
      </w:r>
      <w:r>
        <w:rPr>
          <w:color w:val="000000"/>
        </w:rPr>
        <w:t>, e1002625 (2012).</w:t>
      </w:r>
    </w:p>
    <w:p w14:paraId="369469CC"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29.</w:t>
      </w:r>
      <w:r>
        <w:rPr>
          <w:color w:val="000000"/>
        </w:rPr>
        <w:tab/>
        <w:t xml:space="preserve">N. H. Barton, Linkage and the limits to natural selection. </w:t>
      </w:r>
      <w:r>
        <w:rPr>
          <w:i/>
          <w:color w:val="000000"/>
        </w:rPr>
        <w:t>Genetics</w:t>
      </w:r>
      <w:r>
        <w:rPr>
          <w:color w:val="000000"/>
        </w:rPr>
        <w:t xml:space="preserve"> </w:t>
      </w:r>
      <w:r>
        <w:rPr>
          <w:b/>
          <w:color w:val="000000"/>
        </w:rPr>
        <w:t>140</w:t>
      </w:r>
      <w:r>
        <w:rPr>
          <w:color w:val="000000"/>
        </w:rPr>
        <w:t>, 821-841 (1995).</w:t>
      </w:r>
    </w:p>
    <w:p w14:paraId="76AB7D6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30.</w:t>
      </w:r>
      <w:r>
        <w:rPr>
          <w:color w:val="000000"/>
        </w:rPr>
        <w:tab/>
        <w:t xml:space="preserve">M. Kimura, Attainment of quasi linkage equilibrium when gene frequencies are changing by natural selection. </w:t>
      </w:r>
      <w:r>
        <w:rPr>
          <w:i/>
          <w:color w:val="000000"/>
        </w:rPr>
        <w:t>Genetics</w:t>
      </w:r>
      <w:r>
        <w:rPr>
          <w:color w:val="000000"/>
        </w:rPr>
        <w:t xml:space="preserve"> </w:t>
      </w:r>
      <w:r>
        <w:rPr>
          <w:b/>
          <w:color w:val="000000"/>
        </w:rPr>
        <w:t>52</w:t>
      </w:r>
      <w:r>
        <w:rPr>
          <w:color w:val="000000"/>
        </w:rPr>
        <w:t>, 875-890 (1965).</w:t>
      </w:r>
    </w:p>
    <w:p w14:paraId="2BF7BDA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31.</w:t>
      </w:r>
      <w:r>
        <w:rPr>
          <w:color w:val="000000"/>
        </w:rPr>
        <w:tab/>
        <w:t xml:space="preserve">M. </w:t>
      </w:r>
      <w:proofErr w:type="spellStart"/>
      <w:r>
        <w:rPr>
          <w:color w:val="000000"/>
        </w:rPr>
        <w:t>Weigt</w:t>
      </w:r>
      <w:proofErr w:type="spellEnd"/>
      <w:r>
        <w:rPr>
          <w:color w:val="000000"/>
        </w:rPr>
        <w:t xml:space="preserve">, R. A. White, H. </w:t>
      </w:r>
      <w:proofErr w:type="spellStart"/>
      <w:r>
        <w:rPr>
          <w:color w:val="000000"/>
        </w:rPr>
        <w:t>Szurmant</w:t>
      </w:r>
      <w:proofErr w:type="spellEnd"/>
      <w:r>
        <w:rPr>
          <w:color w:val="000000"/>
        </w:rPr>
        <w:t xml:space="preserve">, J. A. Hoch, T. Hwa, Identification of direct residue contacts in protein-protein interaction by message passing. </w:t>
      </w:r>
      <w:r>
        <w:rPr>
          <w:i/>
          <w:color w:val="000000"/>
        </w:rPr>
        <w:t xml:space="preserve">Proc Natl </w:t>
      </w:r>
      <w:proofErr w:type="spellStart"/>
      <w:r>
        <w:rPr>
          <w:i/>
          <w:color w:val="000000"/>
        </w:rPr>
        <w:t>Acad</w:t>
      </w:r>
      <w:proofErr w:type="spellEnd"/>
      <w:r>
        <w:rPr>
          <w:i/>
          <w:color w:val="000000"/>
        </w:rPr>
        <w:t xml:space="preserve"> Sci U S A</w:t>
      </w:r>
      <w:r>
        <w:rPr>
          <w:color w:val="000000"/>
        </w:rPr>
        <w:t xml:space="preserve"> </w:t>
      </w:r>
      <w:r>
        <w:rPr>
          <w:b/>
          <w:color w:val="000000"/>
        </w:rPr>
        <w:t>106</w:t>
      </w:r>
      <w:r>
        <w:rPr>
          <w:color w:val="000000"/>
        </w:rPr>
        <w:t>, 67-72 (2009).</w:t>
      </w:r>
    </w:p>
    <w:p w14:paraId="5A347215"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32.</w:t>
      </w:r>
      <w:r>
        <w:rPr>
          <w:color w:val="000000"/>
        </w:rPr>
        <w:tab/>
        <w:t xml:space="preserve">R. A. </w:t>
      </w:r>
      <w:proofErr w:type="spellStart"/>
      <w:r>
        <w:rPr>
          <w:color w:val="000000"/>
        </w:rPr>
        <w:t>Neher</w:t>
      </w:r>
      <w:proofErr w:type="spellEnd"/>
      <w:r>
        <w:rPr>
          <w:color w:val="000000"/>
        </w:rPr>
        <w:t xml:space="preserve">, B. I. </w:t>
      </w:r>
      <w:proofErr w:type="spellStart"/>
      <w:r>
        <w:rPr>
          <w:color w:val="000000"/>
        </w:rPr>
        <w:t>Shraiman</w:t>
      </w:r>
      <w:proofErr w:type="spellEnd"/>
      <w:r>
        <w:rPr>
          <w:color w:val="000000"/>
        </w:rPr>
        <w:t xml:space="preserve">, Statistical genetics and evolution of quantitative traits. </w:t>
      </w:r>
      <w:r>
        <w:rPr>
          <w:i/>
          <w:color w:val="000000"/>
        </w:rPr>
        <w:t>Rev. of Modern Physics</w:t>
      </w:r>
      <w:r>
        <w:rPr>
          <w:color w:val="000000"/>
        </w:rPr>
        <w:t xml:space="preserve"> </w:t>
      </w:r>
      <w:r>
        <w:rPr>
          <w:b/>
          <w:color w:val="000000"/>
        </w:rPr>
        <w:t>83</w:t>
      </w:r>
      <w:r>
        <w:rPr>
          <w:color w:val="000000"/>
        </w:rPr>
        <w:t>, 1283-1300 (2011).</w:t>
      </w:r>
    </w:p>
    <w:p w14:paraId="29098079"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33.</w:t>
      </w:r>
      <w:r>
        <w:rPr>
          <w:color w:val="000000"/>
        </w:rPr>
        <w:tab/>
        <w:t xml:space="preserve">R. H. Y. Louie, K. J. </w:t>
      </w:r>
      <w:proofErr w:type="spellStart"/>
      <w:r>
        <w:rPr>
          <w:color w:val="000000"/>
        </w:rPr>
        <w:t>Kaczorowski</w:t>
      </w:r>
      <w:proofErr w:type="spellEnd"/>
      <w:r>
        <w:rPr>
          <w:color w:val="000000"/>
        </w:rPr>
        <w:t xml:space="preserve">, J. P. Barton, A. K. Chakraborty, M. R. McKay, Fitness landscape of the human immunodeficiency virus envelope protein that is targeted by antibodies. </w:t>
      </w:r>
      <w:r>
        <w:rPr>
          <w:i/>
          <w:color w:val="000000"/>
        </w:rPr>
        <w:t xml:space="preserve">Proc Natl </w:t>
      </w:r>
      <w:proofErr w:type="spellStart"/>
      <w:r>
        <w:rPr>
          <w:i/>
          <w:color w:val="000000"/>
        </w:rPr>
        <w:t>Acad</w:t>
      </w:r>
      <w:proofErr w:type="spellEnd"/>
      <w:r>
        <w:rPr>
          <w:i/>
          <w:color w:val="000000"/>
        </w:rPr>
        <w:t xml:space="preserve"> Sci U S A</w:t>
      </w:r>
      <w:r>
        <w:rPr>
          <w:color w:val="000000"/>
        </w:rPr>
        <w:t xml:space="preserve"> </w:t>
      </w:r>
      <w:r>
        <w:rPr>
          <w:b/>
          <w:color w:val="000000"/>
        </w:rPr>
        <w:t>115</w:t>
      </w:r>
      <w:r>
        <w:rPr>
          <w:color w:val="000000"/>
        </w:rPr>
        <w:t>, E564-E573 (2018).</w:t>
      </w:r>
    </w:p>
    <w:p w14:paraId="6C926A8F"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34.</w:t>
      </w:r>
      <w:r>
        <w:rPr>
          <w:color w:val="000000"/>
        </w:rPr>
        <w:tab/>
        <w:t xml:space="preserve">W.-H. Wei, G. </w:t>
      </w:r>
      <w:proofErr w:type="spellStart"/>
      <w:r>
        <w:rPr>
          <w:color w:val="000000"/>
        </w:rPr>
        <w:t>Hemani</w:t>
      </w:r>
      <w:proofErr w:type="spellEnd"/>
      <w:r>
        <w:rPr>
          <w:color w:val="000000"/>
        </w:rPr>
        <w:t xml:space="preserve">, C. S. Haley, Detecting epistasis in human complex traits. </w:t>
      </w:r>
      <w:r>
        <w:rPr>
          <w:i/>
          <w:color w:val="000000"/>
        </w:rPr>
        <w:t>Nature Reviews Genetics</w:t>
      </w:r>
      <w:r>
        <w:rPr>
          <w:color w:val="000000"/>
        </w:rPr>
        <w:t xml:space="preserve"> </w:t>
      </w:r>
      <w:r>
        <w:rPr>
          <w:b/>
          <w:color w:val="000000"/>
        </w:rPr>
        <w:t>15</w:t>
      </w:r>
      <w:r>
        <w:rPr>
          <w:color w:val="000000"/>
        </w:rPr>
        <w:t>, 722 (2014).</w:t>
      </w:r>
    </w:p>
    <w:p w14:paraId="480EF087"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35.</w:t>
      </w:r>
      <w:r>
        <w:rPr>
          <w:color w:val="000000"/>
        </w:rPr>
        <w:tab/>
        <w:t xml:space="preserve">G. </w:t>
      </w:r>
      <w:proofErr w:type="spellStart"/>
      <w:r>
        <w:rPr>
          <w:color w:val="000000"/>
        </w:rPr>
        <w:t>Pedruzzi</w:t>
      </w:r>
      <w:proofErr w:type="spellEnd"/>
      <w:r>
        <w:rPr>
          <w:color w:val="000000"/>
        </w:rPr>
        <w:t xml:space="preserve">, A. </w:t>
      </w:r>
      <w:proofErr w:type="spellStart"/>
      <w:r>
        <w:rPr>
          <w:color w:val="000000"/>
        </w:rPr>
        <w:t>Barlukova</w:t>
      </w:r>
      <w:proofErr w:type="spellEnd"/>
      <w:r>
        <w:rPr>
          <w:color w:val="000000"/>
        </w:rPr>
        <w:t xml:space="preserve">, I. M. </w:t>
      </w:r>
      <w:proofErr w:type="spellStart"/>
      <w:r>
        <w:rPr>
          <w:color w:val="000000"/>
        </w:rPr>
        <w:t>Rouzine</w:t>
      </w:r>
      <w:proofErr w:type="spellEnd"/>
      <w:r>
        <w:rPr>
          <w:color w:val="000000"/>
        </w:rPr>
        <w:t xml:space="preserve">, Evolutionary footprint of epistasis. </w:t>
      </w:r>
      <w:proofErr w:type="spellStart"/>
      <w:r>
        <w:rPr>
          <w:i/>
          <w:color w:val="000000"/>
        </w:rPr>
        <w:t>PLoS</w:t>
      </w:r>
      <w:proofErr w:type="spellEnd"/>
      <w:r>
        <w:rPr>
          <w:i/>
          <w:color w:val="000000"/>
        </w:rPr>
        <w:t xml:space="preserve"> </w:t>
      </w:r>
      <w:proofErr w:type="spellStart"/>
      <w:r>
        <w:rPr>
          <w:i/>
          <w:color w:val="000000"/>
        </w:rPr>
        <w:t>Comput</w:t>
      </w:r>
      <w:proofErr w:type="spellEnd"/>
      <w:r>
        <w:rPr>
          <w:i/>
          <w:color w:val="000000"/>
        </w:rPr>
        <w:t xml:space="preserve"> Biol</w:t>
      </w:r>
      <w:r>
        <w:rPr>
          <w:color w:val="000000"/>
        </w:rPr>
        <w:t xml:space="preserve"> </w:t>
      </w:r>
      <w:r>
        <w:rPr>
          <w:b/>
          <w:color w:val="000000"/>
        </w:rPr>
        <w:t>14</w:t>
      </w:r>
      <w:r>
        <w:rPr>
          <w:color w:val="000000"/>
        </w:rPr>
        <w:t>, e1006426 (2018).</w:t>
      </w:r>
    </w:p>
    <w:p w14:paraId="002E393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36.</w:t>
      </w:r>
      <w:r>
        <w:rPr>
          <w:color w:val="000000"/>
        </w:rPr>
        <w:tab/>
        <w:t xml:space="preserve">A. D. </w:t>
      </w:r>
      <w:proofErr w:type="spellStart"/>
      <w:r>
        <w:rPr>
          <w:color w:val="000000"/>
        </w:rPr>
        <w:t>Neverov</w:t>
      </w:r>
      <w:proofErr w:type="spellEnd"/>
      <w:r>
        <w:rPr>
          <w:color w:val="000000"/>
        </w:rPr>
        <w:t xml:space="preserve">, S. </w:t>
      </w:r>
      <w:proofErr w:type="spellStart"/>
      <w:r>
        <w:rPr>
          <w:color w:val="000000"/>
        </w:rPr>
        <w:t>Kryazhimskiy</w:t>
      </w:r>
      <w:proofErr w:type="spellEnd"/>
      <w:r>
        <w:rPr>
          <w:color w:val="000000"/>
        </w:rPr>
        <w:t xml:space="preserve">, J. B. Plotkin, G. A. </w:t>
      </w:r>
      <w:proofErr w:type="spellStart"/>
      <w:r>
        <w:rPr>
          <w:color w:val="000000"/>
        </w:rPr>
        <w:t>Bazykin</w:t>
      </w:r>
      <w:proofErr w:type="spellEnd"/>
      <w:r>
        <w:rPr>
          <w:color w:val="000000"/>
        </w:rPr>
        <w:t xml:space="preserve">, Coordinated Evolution of Influenza A Surface Proteins. </w:t>
      </w:r>
      <w:proofErr w:type="spellStart"/>
      <w:r>
        <w:rPr>
          <w:i/>
          <w:color w:val="000000"/>
        </w:rPr>
        <w:t>PLoS</w:t>
      </w:r>
      <w:proofErr w:type="spellEnd"/>
      <w:r>
        <w:rPr>
          <w:i/>
          <w:color w:val="000000"/>
        </w:rPr>
        <w:t xml:space="preserve"> Genet</w:t>
      </w:r>
      <w:r>
        <w:rPr>
          <w:color w:val="000000"/>
        </w:rPr>
        <w:t xml:space="preserve"> </w:t>
      </w:r>
      <w:r>
        <w:rPr>
          <w:b/>
          <w:color w:val="000000"/>
        </w:rPr>
        <w:t>11</w:t>
      </w:r>
      <w:r>
        <w:rPr>
          <w:color w:val="000000"/>
        </w:rPr>
        <w:t>, e1005404 (2015).</w:t>
      </w:r>
    </w:p>
    <w:p w14:paraId="0854F7F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37.</w:t>
      </w:r>
      <w:r>
        <w:rPr>
          <w:color w:val="000000"/>
        </w:rPr>
        <w:tab/>
        <w:t xml:space="preserve">R. A. Fisher, </w:t>
      </w:r>
      <w:r>
        <w:rPr>
          <w:i/>
          <w:color w:val="000000"/>
        </w:rPr>
        <w:t xml:space="preserve">The genetical theory of </w:t>
      </w:r>
      <w:proofErr w:type="gramStart"/>
      <w:r>
        <w:rPr>
          <w:i/>
          <w:color w:val="000000"/>
        </w:rPr>
        <w:t>natural  selection</w:t>
      </w:r>
      <w:proofErr w:type="gramEnd"/>
      <w:r>
        <w:rPr>
          <w:color w:val="000000"/>
        </w:rPr>
        <w:t xml:space="preserve"> (Clarendon Press, 1958, Oxford, United Kingdom, 1930).</w:t>
      </w:r>
    </w:p>
    <w:p w14:paraId="3EB8F561"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38.</w:t>
      </w:r>
      <w:r>
        <w:rPr>
          <w:color w:val="000000"/>
        </w:rPr>
        <w:tab/>
        <w:t xml:space="preserve">G. </w:t>
      </w:r>
      <w:proofErr w:type="spellStart"/>
      <w:r>
        <w:rPr>
          <w:color w:val="000000"/>
        </w:rPr>
        <w:t>Pedruzzi</w:t>
      </w:r>
      <w:proofErr w:type="spellEnd"/>
      <w:r>
        <w:rPr>
          <w:color w:val="000000"/>
        </w:rPr>
        <w:t xml:space="preserve">, I. M. </w:t>
      </w:r>
      <w:proofErr w:type="spellStart"/>
      <w:r>
        <w:rPr>
          <w:color w:val="000000"/>
        </w:rPr>
        <w:t>Rouzine</w:t>
      </w:r>
      <w:proofErr w:type="spellEnd"/>
      <w:r>
        <w:rPr>
          <w:color w:val="000000"/>
        </w:rPr>
        <w:t xml:space="preserve">, Epistasis detectably alters correlations between genomic sites in a narrow parameter window. </w:t>
      </w:r>
      <w:proofErr w:type="spellStart"/>
      <w:r>
        <w:rPr>
          <w:i/>
          <w:color w:val="000000"/>
        </w:rPr>
        <w:t>PLoS</w:t>
      </w:r>
      <w:proofErr w:type="spellEnd"/>
      <w:r>
        <w:rPr>
          <w:i/>
          <w:color w:val="000000"/>
        </w:rPr>
        <w:t xml:space="preserve"> One</w:t>
      </w:r>
      <w:r>
        <w:rPr>
          <w:color w:val="000000"/>
        </w:rPr>
        <w:t xml:space="preserve"> </w:t>
      </w:r>
      <w:r>
        <w:rPr>
          <w:b/>
          <w:color w:val="000000"/>
        </w:rPr>
        <w:t>14</w:t>
      </w:r>
      <w:r>
        <w:rPr>
          <w:color w:val="000000"/>
        </w:rPr>
        <w:t>, e0214036 (2019).</w:t>
      </w:r>
    </w:p>
    <w:p w14:paraId="58AA52C2"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39.</w:t>
      </w:r>
      <w:r>
        <w:rPr>
          <w:color w:val="000000"/>
        </w:rPr>
        <w:tab/>
        <w:t xml:space="preserve">G. </w:t>
      </w:r>
      <w:proofErr w:type="spellStart"/>
      <w:r>
        <w:rPr>
          <w:color w:val="000000"/>
        </w:rPr>
        <w:t>Pedruzzi</w:t>
      </w:r>
      <w:proofErr w:type="spellEnd"/>
      <w:r>
        <w:rPr>
          <w:color w:val="000000"/>
        </w:rPr>
        <w:t xml:space="preserve">, I. M. </w:t>
      </w:r>
      <w:proofErr w:type="spellStart"/>
      <w:r>
        <w:rPr>
          <w:color w:val="000000"/>
        </w:rPr>
        <w:t>Rouzine</w:t>
      </w:r>
      <w:proofErr w:type="spellEnd"/>
      <w:r>
        <w:rPr>
          <w:color w:val="000000"/>
        </w:rPr>
        <w:t xml:space="preserve">, An evolution-based high-fidelity method of epistasis measurement: Theory and application to influenza. </w:t>
      </w:r>
      <w:proofErr w:type="spellStart"/>
      <w:r>
        <w:rPr>
          <w:i/>
          <w:color w:val="000000"/>
        </w:rPr>
        <w:t>PLoS</w:t>
      </w:r>
      <w:proofErr w:type="spellEnd"/>
      <w:r>
        <w:rPr>
          <w:i/>
          <w:color w:val="000000"/>
        </w:rPr>
        <w:t xml:space="preserve"> </w:t>
      </w:r>
      <w:proofErr w:type="spellStart"/>
      <w:r>
        <w:rPr>
          <w:i/>
          <w:color w:val="000000"/>
        </w:rPr>
        <w:t>Pathog</w:t>
      </w:r>
      <w:proofErr w:type="spellEnd"/>
      <w:r>
        <w:rPr>
          <w:color w:val="000000"/>
        </w:rPr>
        <w:t xml:space="preserve"> </w:t>
      </w:r>
      <w:r>
        <w:rPr>
          <w:b/>
          <w:color w:val="000000"/>
        </w:rPr>
        <w:t>17</w:t>
      </w:r>
      <w:r>
        <w:rPr>
          <w:color w:val="000000"/>
        </w:rPr>
        <w:t>, e1009669 (2021).</w:t>
      </w:r>
    </w:p>
    <w:p w14:paraId="1935C6C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40.</w:t>
      </w:r>
      <w:r>
        <w:rPr>
          <w:color w:val="000000"/>
        </w:rPr>
        <w:tab/>
        <w:t xml:space="preserve">M. </w:t>
      </w:r>
      <w:proofErr w:type="spellStart"/>
      <w:r>
        <w:rPr>
          <w:color w:val="000000"/>
        </w:rPr>
        <w:t>Krzywinski</w:t>
      </w:r>
      <w:proofErr w:type="spellEnd"/>
      <w:r>
        <w:rPr>
          <w:i/>
          <w:color w:val="000000"/>
        </w:rPr>
        <w:t xml:space="preserve"> et al.</w:t>
      </w:r>
      <w:r>
        <w:rPr>
          <w:color w:val="000000"/>
        </w:rPr>
        <w:t xml:space="preserve">, </w:t>
      </w:r>
      <w:proofErr w:type="spellStart"/>
      <w:r>
        <w:rPr>
          <w:color w:val="000000"/>
        </w:rPr>
        <w:t>Circos</w:t>
      </w:r>
      <w:proofErr w:type="spellEnd"/>
      <w:r>
        <w:rPr>
          <w:color w:val="000000"/>
        </w:rPr>
        <w:t xml:space="preserve">: an information aesthetic for comparative genomics. </w:t>
      </w:r>
      <w:r>
        <w:rPr>
          <w:i/>
          <w:color w:val="000000"/>
        </w:rPr>
        <w:t>Genome Res</w:t>
      </w:r>
      <w:r>
        <w:rPr>
          <w:color w:val="000000"/>
        </w:rPr>
        <w:t xml:space="preserve"> </w:t>
      </w:r>
      <w:r>
        <w:rPr>
          <w:b/>
          <w:color w:val="000000"/>
        </w:rPr>
        <w:t>19</w:t>
      </w:r>
      <w:r>
        <w:rPr>
          <w:color w:val="000000"/>
        </w:rPr>
        <w:t>, 1639-1645 (2009).</w:t>
      </w:r>
    </w:p>
    <w:p w14:paraId="3F1876A5"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41.</w:t>
      </w:r>
      <w:r>
        <w:rPr>
          <w:color w:val="000000"/>
        </w:rPr>
        <w:tab/>
        <w:t xml:space="preserve">S. Bonhoeffer, C. </w:t>
      </w:r>
      <w:proofErr w:type="spellStart"/>
      <w:r>
        <w:rPr>
          <w:color w:val="000000"/>
        </w:rPr>
        <w:t>Chappey</w:t>
      </w:r>
      <w:proofErr w:type="spellEnd"/>
      <w:r>
        <w:rPr>
          <w:color w:val="000000"/>
        </w:rPr>
        <w:t xml:space="preserve">, N. T. Parkin, J. M. Whitcomb, C. J. Petropoulos, Evidence for positive epistasis in HIV-1. </w:t>
      </w:r>
      <w:r>
        <w:rPr>
          <w:i/>
          <w:color w:val="000000"/>
        </w:rPr>
        <w:t>Science</w:t>
      </w:r>
      <w:r>
        <w:rPr>
          <w:color w:val="000000"/>
        </w:rPr>
        <w:t xml:space="preserve"> </w:t>
      </w:r>
      <w:r>
        <w:rPr>
          <w:b/>
          <w:color w:val="000000"/>
        </w:rPr>
        <w:t>306</w:t>
      </w:r>
      <w:r>
        <w:rPr>
          <w:color w:val="000000"/>
        </w:rPr>
        <w:t>, 1547-1550 (2004).</w:t>
      </w:r>
    </w:p>
    <w:p w14:paraId="288C7F6B"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42.</w:t>
      </w:r>
      <w:r>
        <w:rPr>
          <w:color w:val="000000"/>
        </w:rPr>
        <w:tab/>
        <w:t>T. H. Zhang</w:t>
      </w:r>
      <w:r>
        <w:rPr>
          <w:i/>
          <w:color w:val="000000"/>
        </w:rPr>
        <w:t xml:space="preserve"> et al.</w:t>
      </w:r>
      <w:r>
        <w:rPr>
          <w:color w:val="000000"/>
        </w:rPr>
        <w:t xml:space="preserve">, Predominance of positive epistasis among drug resistance-associated mutations in HIV-1 protease. </w:t>
      </w:r>
      <w:proofErr w:type="spellStart"/>
      <w:r>
        <w:rPr>
          <w:i/>
          <w:color w:val="000000"/>
        </w:rPr>
        <w:t>PLoS</w:t>
      </w:r>
      <w:proofErr w:type="spellEnd"/>
      <w:r>
        <w:rPr>
          <w:i/>
          <w:color w:val="000000"/>
        </w:rPr>
        <w:t xml:space="preserve"> Genet</w:t>
      </w:r>
      <w:r>
        <w:rPr>
          <w:color w:val="000000"/>
        </w:rPr>
        <w:t xml:space="preserve"> </w:t>
      </w:r>
      <w:r>
        <w:rPr>
          <w:b/>
          <w:color w:val="000000"/>
        </w:rPr>
        <w:t>16</w:t>
      </w:r>
      <w:r>
        <w:rPr>
          <w:color w:val="000000"/>
        </w:rPr>
        <w:t>, e1009009 (2020).</w:t>
      </w:r>
    </w:p>
    <w:p w14:paraId="3100FFCB"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43.</w:t>
      </w:r>
      <w:r>
        <w:rPr>
          <w:color w:val="000000"/>
        </w:rPr>
        <w:tab/>
        <w:t xml:space="preserve">S. </w:t>
      </w:r>
      <w:proofErr w:type="spellStart"/>
      <w:r>
        <w:rPr>
          <w:color w:val="000000"/>
        </w:rPr>
        <w:t>Kryazhimskiy</w:t>
      </w:r>
      <w:proofErr w:type="spellEnd"/>
      <w:r>
        <w:rPr>
          <w:color w:val="000000"/>
        </w:rPr>
        <w:t xml:space="preserve">, J. </w:t>
      </w:r>
      <w:proofErr w:type="spellStart"/>
      <w:r>
        <w:rPr>
          <w:color w:val="000000"/>
        </w:rPr>
        <w:t>Dushoff</w:t>
      </w:r>
      <w:proofErr w:type="spellEnd"/>
      <w:r>
        <w:rPr>
          <w:color w:val="000000"/>
        </w:rPr>
        <w:t xml:space="preserve">, G. A. </w:t>
      </w:r>
      <w:proofErr w:type="spellStart"/>
      <w:r>
        <w:rPr>
          <w:color w:val="000000"/>
        </w:rPr>
        <w:t>Bazykin</w:t>
      </w:r>
      <w:proofErr w:type="spellEnd"/>
      <w:r>
        <w:rPr>
          <w:color w:val="000000"/>
        </w:rPr>
        <w:t xml:space="preserve">, J. B. Plotkin, Prevalence of epistasis in the evolution of influenza A surface proteins. </w:t>
      </w:r>
      <w:proofErr w:type="spellStart"/>
      <w:r>
        <w:rPr>
          <w:i/>
          <w:color w:val="000000"/>
        </w:rPr>
        <w:t>PLoS</w:t>
      </w:r>
      <w:proofErr w:type="spellEnd"/>
      <w:r>
        <w:rPr>
          <w:i/>
          <w:color w:val="000000"/>
        </w:rPr>
        <w:t xml:space="preserve"> Genet</w:t>
      </w:r>
      <w:r>
        <w:rPr>
          <w:color w:val="000000"/>
        </w:rPr>
        <w:t xml:space="preserve"> </w:t>
      </w:r>
      <w:r>
        <w:rPr>
          <w:b/>
          <w:color w:val="000000"/>
        </w:rPr>
        <w:t>7</w:t>
      </w:r>
      <w:r>
        <w:rPr>
          <w:color w:val="000000"/>
        </w:rPr>
        <w:t>, e1001301 (2011).</w:t>
      </w:r>
    </w:p>
    <w:p w14:paraId="0E61D302"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44.</w:t>
      </w:r>
      <w:r>
        <w:rPr>
          <w:color w:val="000000"/>
        </w:rPr>
        <w:tab/>
        <w:t xml:space="preserve">C. L. Althaus, R. J. De Boer, Dynamics of immune escape during HIV/SIV infection. </w:t>
      </w:r>
      <w:proofErr w:type="spellStart"/>
      <w:r>
        <w:rPr>
          <w:i/>
          <w:color w:val="000000"/>
        </w:rPr>
        <w:t>PLoS</w:t>
      </w:r>
      <w:proofErr w:type="spellEnd"/>
      <w:r>
        <w:rPr>
          <w:i/>
          <w:color w:val="000000"/>
        </w:rPr>
        <w:t xml:space="preserve"> </w:t>
      </w:r>
      <w:proofErr w:type="spellStart"/>
      <w:r>
        <w:rPr>
          <w:i/>
          <w:color w:val="000000"/>
        </w:rPr>
        <w:t>Comput</w:t>
      </w:r>
      <w:proofErr w:type="spellEnd"/>
      <w:r>
        <w:rPr>
          <w:i/>
          <w:color w:val="000000"/>
        </w:rPr>
        <w:t xml:space="preserve"> Biol</w:t>
      </w:r>
      <w:r>
        <w:rPr>
          <w:color w:val="000000"/>
        </w:rPr>
        <w:t xml:space="preserve"> </w:t>
      </w:r>
      <w:r>
        <w:rPr>
          <w:b/>
          <w:color w:val="000000"/>
        </w:rPr>
        <w:t>4</w:t>
      </w:r>
      <w:r>
        <w:rPr>
          <w:color w:val="000000"/>
        </w:rPr>
        <w:t>, e1000103 (2008).</w:t>
      </w:r>
    </w:p>
    <w:p w14:paraId="59E8B969"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45.</w:t>
      </w:r>
      <w:r>
        <w:rPr>
          <w:color w:val="000000"/>
        </w:rPr>
        <w:tab/>
        <w:t xml:space="preserve">R. </w:t>
      </w:r>
      <w:proofErr w:type="spellStart"/>
      <w:r>
        <w:rPr>
          <w:color w:val="000000"/>
        </w:rPr>
        <w:t>Batorsky</w:t>
      </w:r>
      <w:proofErr w:type="spellEnd"/>
      <w:r>
        <w:rPr>
          <w:color w:val="000000"/>
        </w:rPr>
        <w:t xml:space="preserve">, R. A. </w:t>
      </w:r>
      <w:proofErr w:type="spellStart"/>
      <w:r>
        <w:rPr>
          <w:color w:val="000000"/>
        </w:rPr>
        <w:t>Sergeev</w:t>
      </w:r>
      <w:proofErr w:type="spellEnd"/>
      <w:r>
        <w:rPr>
          <w:color w:val="000000"/>
        </w:rPr>
        <w:t xml:space="preserve">, I. M. </w:t>
      </w:r>
      <w:proofErr w:type="spellStart"/>
      <w:r>
        <w:rPr>
          <w:color w:val="000000"/>
        </w:rPr>
        <w:t>Rouzine</w:t>
      </w:r>
      <w:proofErr w:type="spellEnd"/>
      <w:r>
        <w:rPr>
          <w:color w:val="000000"/>
        </w:rPr>
        <w:t xml:space="preserve">, </w:t>
      </w:r>
      <w:proofErr w:type="gramStart"/>
      <w:r>
        <w:rPr>
          <w:color w:val="000000"/>
        </w:rPr>
        <w:t>The</w:t>
      </w:r>
      <w:proofErr w:type="gramEnd"/>
      <w:r>
        <w:rPr>
          <w:color w:val="000000"/>
        </w:rPr>
        <w:t xml:space="preserve"> route of HIV escape from immune response targeting multiple sites is determined by the cost-benefit tradeoff of escape mutations. </w:t>
      </w:r>
      <w:proofErr w:type="spellStart"/>
      <w:r>
        <w:rPr>
          <w:i/>
          <w:color w:val="000000"/>
        </w:rPr>
        <w:t>PLoS</w:t>
      </w:r>
      <w:proofErr w:type="spellEnd"/>
      <w:r>
        <w:rPr>
          <w:i/>
          <w:color w:val="000000"/>
        </w:rPr>
        <w:t xml:space="preserve"> </w:t>
      </w:r>
      <w:proofErr w:type="spellStart"/>
      <w:r>
        <w:rPr>
          <w:i/>
          <w:color w:val="000000"/>
        </w:rPr>
        <w:t>Comput</w:t>
      </w:r>
      <w:proofErr w:type="spellEnd"/>
      <w:r>
        <w:rPr>
          <w:i/>
          <w:color w:val="000000"/>
        </w:rPr>
        <w:t xml:space="preserve"> Biol</w:t>
      </w:r>
      <w:r>
        <w:rPr>
          <w:color w:val="000000"/>
        </w:rPr>
        <w:t xml:space="preserve"> </w:t>
      </w:r>
      <w:r>
        <w:rPr>
          <w:b/>
          <w:color w:val="000000"/>
        </w:rPr>
        <w:t>10</w:t>
      </w:r>
      <w:r>
        <w:rPr>
          <w:color w:val="000000"/>
        </w:rPr>
        <w:t>, e1003878 (2014).</w:t>
      </w:r>
    </w:p>
    <w:p w14:paraId="501DC82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46.</w:t>
      </w:r>
      <w:r>
        <w:rPr>
          <w:color w:val="000000"/>
        </w:rPr>
        <w:tab/>
        <w:t xml:space="preserve">C. A. Smith, B. Ashby, Antigenic evolution of SARS-CoV-2 in immunocompromised hosts. </w:t>
      </w:r>
      <w:proofErr w:type="spellStart"/>
      <w:r>
        <w:rPr>
          <w:i/>
          <w:color w:val="000000"/>
        </w:rPr>
        <w:t>Evol</w:t>
      </w:r>
      <w:proofErr w:type="spellEnd"/>
      <w:r>
        <w:rPr>
          <w:i/>
          <w:color w:val="000000"/>
        </w:rPr>
        <w:t xml:space="preserve"> Med Public Health</w:t>
      </w:r>
      <w:r>
        <w:rPr>
          <w:color w:val="000000"/>
        </w:rPr>
        <w:t xml:space="preserve"> </w:t>
      </w:r>
      <w:r>
        <w:rPr>
          <w:b/>
          <w:color w:val="000000"/>
        </w:rPr>
        <w:t>11</w:t>
      </w:r>
      <w:r>
        <w:rPr>
          <w:color w:val="000000"/>
        </w:rPr>
        <w:t>, 90-100 (2023).</w:t>
      </w:r>
    </w:p>
    <w:p w14:paraId="2193BC2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47.</w:t>
      </w:r>
      <w:r>
        <w:rPr>
          <w:color w:val="000000"/>
        </w:rPr>
        <w:tab/>
        <w:t xml:space="preserve">I. M. </w:t>
      </w:r>
      <w:proofErr w:type="spellStart"/>
      <w:r>
        <w:rPr>
          <w:color w:val="000000"/>
        </w:rPr>
        <w:t>Rouzine</w:t>
      </w:r>
      <w:proofErr w:type="spellEnd"/>
      <w:r>
        <w:rPr>
          <w:color w:val="000000"/>
        </w:rPr>
        <w:t xml:space="preserve">, </w:t>
      </w:r>
      <w:r>
        <w:rPr>
          <w:i/>
          <w:color w:val="000000"/>
        </w:rPr>
        <w:t xml:space="preserve">Mathematical modeling of evolution. Volume 1: one-locus and multi-locus theory and recombination </w:t>
      </w:r>
      <w:r>
        <w:rPr>
          <w:color w:val="000000"/>
        </w:rPr>
        <w:t>De Gruyter Series in Mathematics and Life Sciences (De Gruyter, Berlin/Boston, 2020), vol. 1.</w:t>
      </w:r>
    </w:p>
    <w:p w14:paraId="3BA540E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48.</w:t>
      </w:r>
      <w:r>
        <w:rPr>
          <w:color w:val="000000"/>
        </w:rPr>
        <w:tab/>
        <w:t xml:space="preserve">I. M. </w:t>
      </w:r>
      <w:proofErr w:type="spellStart"/>
      <w:r>
        <w:rPr>
          <w:color w:val="000000"/>
        </w:rPr>
        <w:t>Rouzine</w:t>
      </w:r>
      <w:proofErr w:type="spellEnd"/>
      <w:r>
        <w:rPr>
          <w:color w:val="000000"/>
        </w:rPr>
        <w:t xml:space="preserve">, </w:t>
      </w:r>
      <w:r>
        <w:rPr>
          <w:i/>
          <w:color w:val="000000"/>
        </w:rPr>
        <w:t>Mathematical Models of Evolution. Volume 2: Fitness Landscape, Red Queen, Evolutionary Enigmas, and Applications to Virology</w:t>
      </w:r>
      <w:r>
        <w:rPr>
          <w:color w:val="000000"/>
        </w:rPr>
        <w:t xml:space="preserve">, Mathematics and life sciences (De Gruyter, Berlin/Boston, 2023), </w:t>
      </w:r>
      <w:hyperlink r:id="rId20" w:history="1">
        <w:r>
          <w:rPr>
            <w:color w:val="0000FF"/>
            <w:u w:val="single"/>
          </w:rPr>
          <w:t>https://doi.org/10.1515/9783110697384</w:t>
        </w:r>
      </w:hyperlink>
      <w:r>
        <w:rPr>
          <w:color w:val="000000"/>
        </w:rPr>
        <w:t>, pp. 305.</w:t>
      </w:r>
    </w:p>
    <w:p w14:paraId="4DB72AD1"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49.</w:t>
      </w:r>
      <w:r>
        <w:rPr>
          <w:color w:val="000000"/>
        </w:rPr>
        <w:tab/>
        <w:t xml:space="preserve">I. </w:t>
      </w:r>
      <w:proofErr w:type="spellStart"/>
      <w:r>
        <w:rPr>
          <w:color w:val="000000"/>
        </w:rPr>
        <w:t>Rouzine</w:t>
      </w:r>
      <w:proofErr w:type="spellEnd"/>
      <w:r>
        <w:rPr>
          <w:color w:val="000000"/>
        </w:rPr>
        <w:t xml:space="preserve">, L. S. Weinberger, The quantitative theory of within-host viral evolution. </w:t>
      </w:r>
      <w:r>
        <w:rPr>
          <w:i/>
          <w:color w:val="000000"/>
        </w:rPr>
        <w:t>J. Stat. Mech.: Theory and Experiment</w:t>
      </w:r>
      <w:r>
        <w:rPr>
          <w:color w:val="000000"/>
        </w:rPr>
        <w:t xml:space="preserve"> </w:t>
      </w:r>
      <w:r>
        <w:rPr>
          <w:b/>
          <w:color w:val="000000"/>
        </w:rPr>
        <w:t>2013</w:t>
      </w:r>
      <w:r>
        <w:rPr>
          <w:color w:val="000000"/>
        </w:rPr>
        <w:t>, P01009 (2013).</w:t>
      </w:r>
    </w:p>
    <w:p w14:paraId="06F2726A" w14:textId="77777777" w:rsidR="0087149A" w:rsidRDefault="0076272C">
      <w:pPr>
        <w:pBdr>
          <w:top w:val="nil"/>
          <w:left w:val="nil"/>
          <w:bottom w:val="nil"/>
          <w:right w:val="nil"/>
          <w:between w:val="nil"/>
        </w:pBdr>
        <w:spacing w:after="0" w:line="240" w:lineRule="auto"/>
        <w:ind w:left="720" w:hanging="720"/>
        <w:rPr>
          <w:color w:val="000000"/>
        </w:rPr>
      </w:pPr>
      <w:r>
        <w:rPr>
          <w:color w:val="000000"/>
        </w:rPr>
        <w:lastRenderedPageBreak/>
        <w:t>50.</w:t>
      </w:r>
      <w:r>
        <w:rPr>
          <w:color w:val="000000"/>
        </w:rPr>
        <w:tab/>
        <w:t xml:space="preserve">I. M. </w:t>
      </w:r>
      <w:proofErr w:type="spellStart"/>
      <w:r>
        <w:rPr>
          <w:color w:val="000000"/>
        </w:rPr>
        <w:t>Rouzine</w:t>
      </w:r>
      <w:proofErr w:type="spellEnd"/>
      <w:r>
        <w:rPr>
          <w:color w:val="000000"/>
        </w:rPr>
        <w:t xml:space="preserve">, An evolutionary model of progression to AIDS. </w:t>
      </w:r>
      <w:r>
        <w:rPr>
          <w:i/>
          <w:color w:val="000000"/>
        </w:rPr>
        <w:t>Microorganisms</w:t>
      </w:r>
      <w:r>
        <w:rPr>
          <w:color w:val="000000"/>
        </w:rPr>
        <w:t xml:space="preserve"> </w:t>
      </w:r>
      <w:r>
        <w:rPr>
          <w:b/>
          <w:color w:val="000000"/>
        </w:rPr>
        <w:t>8</w:t>
      </w:r>
      <w:r>
        <w:rPr>
          <w:color w:val="000000"/>
        </w:rPr>
        <w:t>, 1714 (2020).</w:t>
      </w:r>
    </w:p>
    <w:p w14:paraId="1E1C01DC"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51.</w:t>
      </w:r>
      <w:r>
        <w:rPr>
          <w:color w:val="000000"/>
        </w:rPr>
        <w:tab/>
        <w:t xml:space="preserve">I. M. </w:t>
      </w:r>
      <w:proofErr w:type="spellStart"/>
      <w:r>
        <w:rPr>
          <w:color w:val="000000"/>
        </w:rPr>
        <w:t>Rouzine</w:t>
      </w:r>
      <w:proofErr w:type="spellEnd"/>
      <w:r>
        <w:rPr>
          <w:color w:val="000000"/>
        </w:rPr>
        <w:t xml:space="preserve">, G. </w:t>
      </w:r>
      <w:proofErr w:type="spellStart"/>
      <w:r>
        <w:rPr>
          <w:color w:val="000000"/>
        </w:rPr>
        <w:t>Rozhnova</w:t>
      </w:r>
      <w:proofErr w:type="spellEnd"/>
      <w:r>
        <w:rPr>
          <w:color w:val="000000"/>
        </w:rPr>
        <w:t xml:space="preserve">, Antigenic evolution of viruses in host populations. </w:t>
      </w:r>
      <w:proofErr w:type="spellStart"/>
      <w:r>
        <w:rPr>
          <w:i/>
          <w:color w:val="000000"/>
        </w:rPr>
        <w:t>PLoS</w:t>
      </w:r>
      <w:proofErr w:type="spellEnd"/>
      <w:r>
        <w:rPr>
          <w:i/>
          <w:color w:val="000000"/>
        </w:rPr>
        <w:t xml:space="preserve"> </w:t>
      </w:r>
      <w:proofErr w:type="spellStart"/>
      <w:r>
        <w:rPr>
          <w:i/>
          <w:color w:val="000000"/>
        </w:rPr>
        <w:t>Pathog</w:t>
      </w:r>
      <w:proofErr w:type="spellEnd"/>
      <w:r>
        <w:rPr>
          <w:color w:val="000000"/>
        </w:rPr>
        <w:t xml:space="preserve"> </w:t>
      </w:r>
      <w:r>
        <w:rPr>
          <w:b/>
          <w:color w:val="000000"/>
        </w:rPr>
        <w:t>14</w:t>
      </w:r>
      <w:r>
        <w:rPr>
          <w:color w:val="000000"/>
        </w:rPr>
        <w:t>, e1007291 (2018).</w:t>
      </w:r>
    </w:p>
    <w:p w14:paraId="338014F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52.</w:t>
      </w:r>
      <w:r>
        <w:rPr>
          <w:color w:val="000000"/>
        </w:rPr>
        <w:tab/>
        <w:t xml:space="preserve">H. J. Muller, Some genetic aspects of sex. </w:t>
      </w:r>
      <w:r>
        <w:rPr>
          <w:i/>
          <w:color w:val="000000"/>
        </w:rPr>
        <w:t>Am. Nat.</w:t>
      </w:r>
      <w:r>
        <w:rPr>
          <w:b/>
          <w:color w:val="000000"/>
        </w:rPr>
        <w:t xml:space="preserve"> 66</w:t>
      </w:r>
      <w:r>
        <w:rPr>
          <w:color w:val="000000"/>
        </w:rPr>
        <w:t>, 118-128 (1932).</w:t>
      </w:r>
    </w:p>
    <w:p w14:paraId="53B1ED00"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53.</w:t>
      </w:r>
      <w:r>
        <w:rPr>
          <w:color w:val="000000"/>
        </w:rPr>
        <w:tab/>
        <w:t xml:space="preserve">S. H. Rice, </w:t>
      </w:r>
      <w:r>
        <w:rPr>
          <w:i/>
          <w:color w:val="000000"/>
        </w:rPr>
        <w:t xml:space="preserve">Evolutionary Theory: Mathematical </w:t>
      </w:r>
      <w:proofErr w:type="gramStart"/>
      <w:r>
        <w:rPr>
          <w:i/>
          <w:color w:val="000000"/>
        </w:rPr>
        <w:t>And</w:t>
      </w:r>
      <w:proofErr w:type="gramEnd"/>
      <w:r>
        <w:rPr>
          <w:i/>
          <w:color w:val="000000"/>
        </w:rPr>
        <w:t xml:space="preserve"> Conceptual Foundations</w:t>
      </w:r>
      <w:r>
        <w:rPr>
          <w:color w:val="000000"/>
        </w:rPr>
        <w:t xml:space="preserve"> (Sinauer Associated, 2004).</w:t>
      </w:r>
    </w:p>
    <w:p w14:paraId="6BDDF097"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54.</w:t>
      </w:r>
      <w:r>
        <w:rPr>
          <w:color w:val="000000"/>
        </w:rPr>
        <w:tab/>
        <w:t xml:space="preserve">J. </w:t>
      </w:r>
      <w:proofErr w:type="spellStart"/>
      <w:r>
        <w:rPr>
          <w:color w:val="000000"/>
        </w:rPr>
        <w:t>Felsenstein</w:t>
      </w:r>
      <w:proofErr w:type="spellEnd"/>
      <w:r>
        <w:rPr>
          <w:color w:val="000000"/>
        </w:rPr>
        <w:t xml:space="preserve">, The evolutionary advantage of recombination. </w:t>
      </w:r>
      <w:r>
        <w:rPr>
          <w:i/>
          <w:color w:val="000000"/>
        </w:rPr>
        <w:t>Genetics</w:t>
      </w:r>
      <w:r>
        <w:rPr>
          <w:color w:val="000000"/>
        </w:rPr>
        <w:t xml:space="preserve"> </w:t>
      </w:r>
      <w:r>
        <w:rPr>
          <w:b/>
          <w:color w:val="000000"/>
        </w:rPr>
        <w:t>78</w:t>
      </w:r>
      <w:r>
        <w:rPr>
          <w:color w:val="000000"/>
        </w:rPr>
        <w:t>, 737-756 (1974).</w:t>
      </w:r>
    </w:p>
    <w:p w14:paraId="3C63B7A8"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55.</w:t>
      </w:r>
      <w:r>
        <w:rPr>
          <w:color w:val="000000"/>
        </w:rPr>
        <w:tab/>
        <w:t xml:space="preserve">I. M. </w:t>
      </w:r>
      <w:proofErr w:type="spellStart"/>
      <w:r>
        <w:rPr>
          <w:color w:val="000000"/>
        </w:rPr>
        <w:t>Rouzine</w:t>
      </w:r>
      <w:proofErr w:type="spellEnd"/>
      <w:r>
        <w:rPr>
          <w:color w:val="000000"/>
        </w:rPr>
        <w:t xml:space="preserve">, J. </w:t>
      </w:r>
      <w:proofErr w:type="spellStart"/>
      <w:r>
        <w:rPr>
          <w:color w:val="000000"/>
        </w:rPr>
        <w:t>Wakeley</w:t>
      </w:r>
      <w:proofErr w:type="spellEnd"/>
      <w:r>
        <w:rPr>
          <w:color w:val="000000"/>
        </w:rPr>
        <w:t xml:space="preserve">, J. M. Coffin, The solitary wave of asexual evolution. </w:t>
      </w:r>
      <w:r>
        <w:rPr>
          <w:i/>
          <w:color w:val="000000"/>
        </w:rPr>
        <w:t xml:space="preserve">Proc Natl </w:t>
      </w:r>
      <w:proofErr w:type="spellStart"/>
      <w:r>
        <w:rPr>
          <w:i/>
          <w:color w:val="000000"/>
        </w:rPr>
        <w:t>Acad</w:t>
      </w:r>
      <w:proofErr w:type="spellEnd"/>
      <w:r>
        <w:rPr>
          <w:i/>
          <w:color w:val="000000"/>
        </w:rPr>
        <w:t xml:space="preserve"> Sci U S A</w:t>
      </w:r>
      <w:r>
        <w:rPr>
          <w:color w:val="000000"/>
        </w:rPr>
        <w:t xml:space="preserve"> </w:t>
      </w:r>
      <w:r>
        <w:rPr>
          <w:b/>
          <w:color w:val="000000"/>
        </w:rPr>
        <w:t>100</w:t>
      </w:r>
      <w:r>
        <w:rPr>
          <w:color w:val="000000"/>
        </w:rPr>
        <w:t>, 587-592 (2003).</w:t>
      </w:r>
    </w:p>
    <w:p w14:paraId="588989F6"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56.</w:t>
      </w:r>
      <w:r>
        <w:rPr>
          <w:color w:val="000000"/>
        </w:rPr>
        <w:tab/>
        <w:t xml:space="preserve">W. G. Hill, A. Robertson, The effect of linkage on limits to artificial selection. </w:t>
      </w:r>
      <w:r>
        <w:rPr>
          <w:i/>
          <w:color w:val="000000"/>
        </w:rPr>
        <w:t>Genet Res</w:t>
      </w:r>
      <w:r>
        <w:rPr>
          <w:color w:val="000000"/>
        </w:rPr>
        <w:t xml:space="preserve"> </w:t>
      </w:r>
      <w:r>
        <w:rPr>
          <w:b/>
          <w:color w:val="000000"/>
        </w:rPr>
        <w:t>8</w:t>
      </w:r>
      <w:r>
        <w:rPr>
          <w:color w:val="000000"/>
        </w:rPr>
        <w:t>, 269-294 (1966).</w:t>
      </w:r>
    </w:p>
    <w:p w14:paraId="2F7E8BB8"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57.</w:t>
      </w:r>
      <w:r>
        <w:rPr>
          <w:color w:val="000000"/>
        </w:rPr>
        <w:tab/>
        <w:t xml:space="preserve">P. J. Gerrish, R. E. Lenski, </w:t>
      </w:r>
      <w:proofErr w:type="gramStart"/>
      <w:r>
        <w:rPr>
          <w:color w:val="000000"/>
        </w:rPr>
        <w:t>The</w:t>
      </w:r>
      <w:proofErr w:type="gramEnd"/>
      <w:r>
        <w:rPr>
          <w:color w:val="000000"/>
        </w:rPr>
        <w:t xml:space="preserve"> fate of competing beneficial mutations in an asexual population. </w:t>
      </w:r>
      <w:proofErr w:type="spellStart"/>
      <w:r>
        <w:rPr>
          <w:i/>
          <w:color w:val="000000"/>
        </w:rPr>
        <w:t>Genetica</w:t>
      </w:r>
      <w:proofErr w:type="spellEnd"/>
      <w:r>
        <w:rPr>
          <w:color w:val="000000"/>
        </w:rPr>
        <w:t xml:space="preserve"> </w:t>
      </w:r>
      <w:r>
        <w:rPr>
          <w:b/>
          <w:color w:val="000000"/>
        </w:rPr>
        <w:t>102-103</w:t>
      </w:r>
      <w:r>
        <w:rPr>
          <w:color w:val="000000"/>
        </w:rPr>
        <w:t>, 127-144 (1998).</w:t>
      </w:r>
    </w:p>
    <w:p w14:paraId="24C2D428"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58.</w:t>
      </w:r>
      <w:r>
        <w:rPr>
          <w:color w:val="000000"/>
        </w:rPr>
        <w:tab/>
        <w:t xml:space="preserve">J. Rodriguez-Rivas, G. Croce, M. Muscat, M. </w:t>
      </w:r>
      <w:proofErr w:type="spellStart"/>
      <w:r>
        <w:rPr>
          <w:color w:val="000000"/>
        </w:rPr>
        <w:t>Weigt</w:t>
      </w:r>
      <w:proofErr w:type="spellEnd"/>
      <w:r>
        <w:rPr>
          <w:color w:val="000000"/>
        </w:rPr>
        <w:t xml:space="preserve">, Epistatic models predict mutable sites in SARS-CoV-2 proteins and epitopes. </w:t>
      </w:r>
      <w:r>
        <w:rPr>
          <w:i/>
          <w:color w:val="000000"/>
        </w:rPr>
        <w:t xml:space="preserve">Proc Natl </w:t>
      </w:r>
      <w:proofErr w:type="spellStart"/>
      <w:r>
        <w:rPr>
          <w:i/>
          <w:color w:val="000000"/>
        </w:rPr>
        <w:t>Acad</w:t>
      </w:r>
      <w:proofErr w:type="spellEnd"/>
      <w:r>
        <w:rPr>
          <w:i/>
          <w:color w:val="000000"/>
        </w:rPr>
        <w:t xml:space="preserve"> Sci U S A</w:t>
      </w:r>
      <w:r>
        <w:rPr>
          <w:color w:val="000000"/>
        </w:rPr>
        <w:t xml:space="preserve"> </w:t>
      </w:r>
      <w:r>
        <w:rPr>
          <w:b/>
          <w:color w:val="000000"/>
        </w:rPr>
        <w:t>119</w:t>
      </w:r>
      <w:r>
        <w:rPr>
          <w:color w:val="000000"/>
        </w:rPr>
        <w:t xml:space="preserve"> (2022).</w:t>
      </w:r>
    </w:p>
    <w:p w14:paraId="6151D2DA"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59.</w:t>
      </w:r>
      <w:r>
        <w:rPr>
          <w:color w:val="000000"/>
        </w:rPr>
        <w:tab/>
        <w:t xml:space="preserve">H.-L. Zeng, V. </w:t>
      </w:r>
      <w:proofErr w:type="spellStart"/>
      <w:r>
        <w:rPr>
          <w:color w:val="000000"/>
        </w:rPr>
        <w:t>Dichio</w:t>
      </w:r>
      <w:proofErr w:type="spellEnd"/>
      <w:r>
        <w:rPr>
          <w:color w:val="000000"/>
        </w:rPr>
        <w:t xml:space="preserve">, E. Rodríguez Horta, K. </w:t>
      </w:r>
      <w:proofErr w:type="spellStart"/>
      <w:r>
        <w:rPr>
          <w:color w:val="000000"/>
        </w:rPr>
        <w:t>Thorell</w:t>
      </w:r>
      <w:proofErr w:type="spellEnd"/>
      <w:r>
        <w:rPr>
          <w:color w:val="000000"/>
        </w:rPr>
        <w:t xml:space="preserve">, E. </w:t>
      </w:r>
      <w:proofErr w:type="spellStart"/>
      <w:r>
        <w:rPr>
          <w:color w:val="000000"/>
        </w:rPr>
        <w:t>Aurell</w:t>
      </w:r>
      <w:proofErr w:type="spellEnd"/>
      <w:r>
        <w:rPr>
          <w:color w:val="000000"/>
        </w:rPr>
        <w:t xml:space="preserve">, Global analysis of more than 50,000 SARS-CoV-2 genomes reveals epistasis between eight viral genes. </w:t>
      </w:r>
      <w:r>
        <w:rPr>
          <w:i/>
          <w:color w:val="000000"/>
        </w:rPr>
        <w:t>Proceedings of the National Academy of Sciences</w:t>
      </w:r>
      <w:r>
        <w:rPr>
          <w:color w:val="000000"/>
        </w:rPr>
        <w:t xml:space="preserve"> </w:t>
      </w:r>
      <w:r>
        <w:rPr>
          <w:b/>
          <w:color w:val="000000"/>
        </w:rPr>
        <w:t>117</w:t>
      </w:r>
      <w:r>
        <w:rPr>
          <w:color w:val="000000"/>
        </w:rPr>
        <w:t>, 31519-31526 (2020).</w:t>
      </w:r>
    </w:p>
    <w:p w14:paraId="1B12EA9C"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60.</w:t>
      </w:r>
      <w:r>
        <w:rPr>
          <w:color w:val="000000"/>
        </w:rPr>
        <w:tab/>
        <w:t xml:space="preserve">R. </w:t>
      </w:r>
      <w:proofErr w:type="spellStart"/>
      <w:r>
        <w:rPr>
          <w:color w:val="000000"/>
        </w:rPr>
        <w:t>Batorsky</w:t>
      </w:r>
      <w:proofErr w:type="spellEnd"/>
      <w:r>
        <w:rPr>
          <w:i/>
          <w:color w:val="000000"/>
        </w:rPr>
        <w:t xml:space="preserve"> et al.</w:t>
      </w:r>
      <w:r>
        <w:rPr>
          <w:color w:val="000000"/>
        </w:rPr>
        <w:t xml:space="preserve">, Estimate of effective recombination rate and average selection coefficient for HIV in chronic infection. </w:t>
      </w:r>
      <w:r>
        <w:rPr>
          <w:i/>
          <w:color w:val="000000"/>
        </w:rPr>
        <w:t xml:space="preserve">Proc Natl </w:t>
      </w:r>
      <w:proofErr w:type="spellStart"/>
      <w:r>
        <w:rPr>
          <w:i/>
          <w:color w:val="000000"/>
        </w:rPr>
        <w:t>Acad</w:t>
      </w:r>
      <w:proofErr w:type="spellEnd"/>
      <w:r>
        <w:rPr>
          <w:i/>
          <w:color w:val="000000"/>
        </w:rPr>
        <w:t xml:space="preserve"> Sci U S A</w:t>
      </w:r>
      <w:r>
        <w:rPr>
          <w:color w:val="000000"/>
        </w:rPr>
        <w:t xml:space="preserve"> </w:t>
      </w:r>
      <w:r>
        <w:rPr>
          <w:b/>
          <w:color w:val="000000"/>
        </w:rPr>
        <w:t>108</w:t>
      </w:r>
      <w:r>
        <w:rPr>
          <w:color w:val="000000"/>
        </w:rPr>
        <w:t>, 5661-5666 (2011).</w:t>
      </w:r>
    </w:p>
    <w:p w14:paraId="3FBF2E5A" w14:textId="77777777" w:rsidR="0087149A" w:rsidRDefault="0076272C">
      <w:pPr>
        <w:pBdr>
          <w:top w:val="nil"/>
          <w:left w:val="nil"/>
          <w:bottom w:val="nil"/>
          <w:right w:val="nil"/>
          <w:between w:val="nil"/>
        </w:pBdr>
        <w:spacing w:line="240" w:lineRule="auto"/>
        <w:ind w:left="720" w:hanging="720"/>
        <w:rPr>
          <w:color w:val="000000"/>
        </w:rPr>
      </w:pPr>
      <w:r>
        <w:rPr>
          <w:color w:val="000000"/>
        </w:rPr>
        <w:t>61.</w:t>
      </w:r>
      <w:r>
        <w:rPr>
          <w:color w:val="000000"/>
        </w:rPr>
        <w:tab/>
        <w:t xml:space="preserve">K. </w:t>
      </w:r>
      <w:proofErr w:type="spellStart"/>
      <w:r>
        <w:rPr>
          <w:color w:val="000000"/>
        </w:rPr>
        <w:t>Katoh</w:t>
      </w:r>
      <w:proofErr w:type="spellEnd"/>
      <w:r>
        <w:rPr>
          <w:color w:val="000000"/>
        </w:rPr>
        <w:t xml:space="preserve">, J. </w:t>
      </w:r>
      <w:proofErr w:type="spellStart"/>
      <w:r>
        <w:rPr>
          <w:color w:val="000000"/>
        </w:rPr>
        <w:t>Rozewicki</w:t>
      </w:r>
      <w:proofErr w:type="spellEnd"/>
      <w:r>
        <w:rPr>
          <w:color w:val="000000"/>
        </w:rPr>
        <w:t xml:space="preserve">, K. D. Yamada, MAFFT online service: multiple sequence alignment, interactive sequence choice and visualization. </w:t>
      </w:r>
      <w:r>
        <w:rPr>
          <w:i/>
          <w:color w:val="000000"/>
        </w:rPr>
        <w:t xml:space="preserve">Brief </w:t>
      </w:r>
      <w:proofErr w:type="spellStart"/>
      <w:r>
        <w:rPr>
          <w:i/>
          <w:color w:val="000000"/>
        </w:rPr>
        <w:t>Bioinform</w:t>
      </w:r>
      <w:proofErr w:type="spellEnd"/>
      <w:r>
        <w:rPr>
          <w:color w:val="000000"/>
        </w:rPr>
        <w:t xml:space="preserve"> </w:t>
      </w:r>
      <w:r>
        <w:rPr>
          <w:b/>
          <w:color w:val="000000"/>
        </w:rPr>
        <w:t>20</w:t>
      </w:r>
      <w:r>
        <w:rPr>
          <w:color w:val="000000"/>
        </w:rPr>
        <w:t>, 1160-1166 (2019).</w:t>
      </w:r>
    </w:p>
    <w:p w14:paraId="2461F7B5" w14:textId="7508ECB4" w:rsidR="008A352D" w:rsidRDefault="008A352D">
      <w:pPr>
        <w:rPr>
          <w:rFonts w:ascii="Times New Roman" w:eastAsia="Times New Roman" w:hAnsi="Times New Roman" w:cs="Times New Roman"/>
          <w:color w:val="000000"/>
        </w:rPr>
      </w:pPr>
      <w:r>
        <w:rPr>
          <w:rFonts w:ascii="Times New Roman" w:eastAsia="Times New Roman" w:hAnsi="Times New Roman" w:cs="Times New Roman"/>
          <w:color w:val="000000"/>
        </w:rPr>
        <w:br w:type="page"/>
      </w:r>
    </w:p>
    <w:p w14:paraId="765AD446" w14:textId="77777777" w:rsidR="008A352D" w:rsidRDefault="008A352D" w:rsidP="008A352D">
      <w:pPr>
        <w:pBdr>
          <w:top w:val="nil"/>
          <w:left w:val="nil"/>
          <w:bottom w:val="nil"/>
          <w:right w:val="nil"/>
          <w:between w:val="nil"/>
        </w:pBdr>
        <w:spacing w:after="0"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Supplementary material for</w:t>
      </w:r>
    </w:p>
    <w:p w14:paraId="158E6C5B" w14:textId="77777777" w:rsidR="008A352D" w:rsidRDefault="008A352D" w:rsidP="008A352D">
      <w:pPr>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Pr="00CC17E8">
        <w:rPr>
          <w:rFonts w:ascii="Times New Roman" w:eastAsia="Times New Roman" w:hAnsi="Times New Roman" w:cs="Times New Roman"/>
          <w:b/>
          <w:sz w:val="24"/>
          <w:szCs w:val="24"/>
        </w:rPr>
        <w:t>Fundamental restriction on epistasis detection and fitness valleys in virus evolution</w:t>
      </w:r>
      <w:r>
        <w:rPr>
          <w:rFonts w:ascii="Times New Roman" w:eastAsia="Times New Roman" w:hAnsi="Times New Roman" w:cs="Times New Roman"/>
          <w:b/>
          <w:sz w:val="24"/>
          <w:szCs w:val="24"/>
        </w:rPr>
        <w:t>”</w:t>
      </w:r>
    </w:p>
    <w:p w14:paraId="13DF9A54" w14:textId="77777777" w:rsidR="008A352D" w:rsidRDefault="008A352D" w:rsidP="008A352D">
      <w:pPr>
        <w:spacing w:after="0" w:line="276" w:lineRule="auto"/>
        <w:jc w:val="center"/>
        <w:rPr>
          <w:rFonts w:ascii="Times New Roman" w:eastAsia="Times New Roman" w:hAnsi="Times New Roman" w:cs="Times New Roman"/>
          <w:b/>
          <w:sz w:val="24"/>
          <w:szCs w:val="24"/>
        </w:rPr>
      </w:pPr>
    </w:p>
    <w:p w14:paraId="043055FF" w14:textId="77777777" w:rsidR="008A352D" w:rsidRDefault="008A352D" w:rsidP="008A352D">
      <w:pPr>
        <w:spacing w:after="0" w:line="276"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Likhachev</w:t>
      </w:r>
      <w:proofErr w:type="spellEnd"/>
      <w:r>
        <w:rPr>
          <w:rFonts w:ascii="Times New Roman" w:eastAsia="Times New Roman" w:hAnsi="Times New Roman" w:cs="Times New Roman"/>
          <w:sz w:val="24"/>
          <w:szCs w:val="24"/>
        </w:rPr>
        <w:t xml:space="preserve"> I.V. &amp; </w:t>
      </w:r>
      <w:proofErr w:type="spellStart"/>
      <w:r>
        <w:rPr>
          <w:rFonts w:ascii="Times New Roman" w:eastAsia="Times New Roman" w:hAnsi="Times New Roman" w:cs="Times New Roman"/>
          <w:sz w:val="24"/>
          <w:szCs w:val="24"/>
        </w:rPr>
        <w:t>Rouzine</w:t>
      </w:r>
      <w:proofErr w:type="spellEnd"/>
      <w:r>
        <w:rPr>
          <w:rFonts w:ascii="Times New Roman" w:eastAsia="Times New Roman" w:hAnsi="Times New Roman" w:cs="Times New Roman"/>
          <w:sz w:val="24"/>
          <w:szCs w:val="24"/>
        </w:rPr>
        <w:t xml:space="preserve"> I.M.*</w:t>
      </w:r>
    </w:p>
    <w:p w14:paraId="4D5FC412" w14:textId="77777777" w:rsidR="008A352D" w:rsidRDefault="008A352D" w:rsidP="008A352D">
      <w:pPr>
        <w:spacing w:after="0" w:line="276"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Sechenov</w:t>
      </w:r>
      <w:proofErr w:type="spellEnd"/>
      <w:r>
        <w:rPr>
          <w:rFonts w:ascii="Times New Roman" w:eastAsia="Times New Roman" w:hAnsi="Times New Roman" w:cs="Times New Roman"/>
          <w:sz w:val="24"/>
          <w:szCs w:val="24"/>
        </w:rPr>
        <w:t xml:space="preserve"> Institute of Evolutionary Physiology and Biochemistry</w:t>
      </w:r>
    </w:p>
    <w:p w14:paraId="6DF1B55C" w14:textId="77777777" w:rsidR="008A352D" w:rsidRDefault="008A352D" w:rsidP="008A352D">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Russian Academy of Sciences, St Petersburg, Russia</w:t>
      </w:r>
    </w:p>
    <w:p w14:paraId="6CC78DEB" w14:textId="77777777" w:rsidR="008A352D" w:rsidRDefault="008A352D" w:rsidP="008A352D">
      <w:pPr>
        <w:pBdr>
          <w:top w:val="nil"/>
          <w:left w:val="nil"/>
          <w:bottom w:val="nil"/>
          <w:right w:val="nil"/>
          <w:between w:val="nil"/>
        </w:pBdr>
        <w:spacing w:after="0" w:line="240" w:lineRule="auto"/>
        <w:jc w:val="center"/>
        <w:rPr>
          <w:rFonts w:ascii="Times New Roman" w:eastAsia="Times New Roman" w:hAnsi="Times New Roman" w:cs="Times New Roman"/>
          <w:b/>
          <w:color w:val="000000"/>
          <w:sz w:val="28"/>
          <w:szCs w:val="28"/>
        </w:rPr>
      </w:pPr>
    </w:p>
    <w:p w14:paraId="3E9C682F" w14:textId="77777777" w:rsidR="008A352D" w:rsidRDefault="008A352D" w:rsidP="008A352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115597A3" w14:textId="77777777" w:rsidR="008A352D" w:rsidRDefault="008A352D" w:rsidP="008A352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1BA70369"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r w:rsidRPr="00DE247E">
        <w:rPr>
          <w:rFonts w:ascii="Times New Roman" w:eastAsia="Times New Roman" w:hAnsi="Times New Roman" w:cs="Times New Roman"/>
          <w:b/>
          <w:color w:val="000000"/>
        </w:rPr>
        <w:t xml:space="preserve">S1 Text. Epistatic pairs in Fig. 3. </w:t>
      </w:r>
    </w:p>
    <w:p w14:paraId="713A99A6"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bookmarkStart w:id="111" w:name="_htypwhcwfavg" w:colFirst="0" w:colLast="0"/>
      <w:bookmarkEnd w:id="111"/>
      <w:r w:rsidRPr="00DE247E">
        <w:rPr>
          <w:rFonts w:ascii="Times New Roman" w:eastAsia="Times New Roman" w:hAnsi="Times New Roman" w:cs="Times New Roman"/>
          <w:b/>
          <w:color w:val="000000"/>
        </w:rPr>
        <w:t>A, D)</w:t>
      </w:r>
      <w:r w:rsidRPr="00DE247E">
        <w:rPr>
          <w:rFonts w:ascii="Times New Roman" w:eastAsia="Times New Roman" w:hAnsi="Times New Roman" w:cs="Times New Roman"/>
          <w:color w:val="000000"/>
        </w:rPr>
        <w:t xml:space="preserve"> 23182 (S 1390) – 23260 (S 1468), 23260 (S 1468) –</w:t>
      </w:r>
      <w:r w:rsidRPr="00DE247E">
        <w:rPr>
          <w:color w:val="000000"/>
        </w:rPr>
        <w:t xml:space="preserve"> </w:t>
      </w:r>
      <w:r w:rsidRPr="00DE247E">
        <w:rPr>
          <w:rFonts w:ascii="Times New Roman" w:eastAsia="Times New Roman" w:hAnsi="Times New Roman" w:cs="Times New Roman"/>
          <w:color w:val="000000"/>
        </w:rPr>
        <w:t>23277 (S 1485), 23277 (S 1485)  – 23328 (S 1536),  23328 (S 1536)  – 27920 (ORF7a 209), 27920 (ORF7a 209)  – 21600 (nsp16 712), 27920 (ORF7a 209)  – 27954 (ORF7a 243), 19774 (nsp14 1522)</w:t>
      </w:r>
      <w:r w:rsidRPr="00DE247E">
        <w:rPr>
          <w:rFonts w:ascii="Times New Roman" w:eastAsia="Times New Roman" w:hAnsi="Times New Roman" w:cs="Times New Roman"/>
          <w:color w:val="000000"/>
        </w:rPr>
        <w:tab/>
        <w:t xml:space="preserve"> - 21600 (nsp16 712), 24715 (S 2923)</w:t>
      </w:r>
      <w:r w:rsidRPr="00DE247E">
        <w:rPr>
          <w:rFonts w:ascii="Times New Roman" w:eastAsia="Times New Roman" w:hAnsi="Times New Roman" w:cs="Times New Roman"/>
          <w:color w:val="000000"/>
        </w:rPr>
        <w:tab/>
        <w:t xml:space="preserve"> - 22215 (S 423), 22074 (S 282)</w:t>
      </w:r>
      <w:r w:rsidRPr="00DE247E">
        <w:rPr>
          <w:rFonts w:ascii="Times New Roman" w:eastAsia="Times New Roman" w:hAnsi="Times New Roman" w:cs="Times New Roman"/>
          <w:color w:val="000000"/>
        </w:rPr>
        <w:tab/>
        <w:t xml:space="preserve"> - 22215 (S 423), 30179 (3'UTR  173)</w:t>
      </w:r>
      <w:r w:rsidRPr="00DE247E">
        <w:rPr>
          <w:rFonts w:ascii="Times New Roman" w:eastAsia="Times New Roman" w:hAnsi="Times New Roman" w:cs="Times New Roman"/>
          <w:color w:val="000000"/>
        </w:rPr>
        <w:tab/>
        <w:t xml:space="preserve"> - 30180 (3'UTR 174), 23277 (S 1485)</w:t>
      </w:r>
      <w:r w:rsidRPr="00DE247E">
        <w:rPr>
          <w:rFonts w:ascii="Times New Roman" w:eastAsia="Times New Roman" w:hAnsi="Times New Roman" w:cs="Times New Roman"/>
          <w:color w:val="000000"/>
        </w:rPr>
        <w:tab/>
        <w:t xml:space="preserve"> - 23328 (S 1486)  </w:t>
      </w:r>
    </w:p>
    <w:p w14:paraId="70257295"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DE247E">
        <w:rPr>
          <w:rFonts w:ascii="Times New Roman" w:eastAsia="Times New Roman" w:hAnsi="Times New Roman" w:cs="Times New Roman"/>
          <w:b/>
          <w:color w:val="000000"/>
        </w:rPr>
        <w:t>B)</w:t>
      </w:r>
      <w:r w:rsidRPr="00DE247E">
        <w:rPr>
          <w:color w:val="000000"/>
        </w:rPr>
        <w:t xml:space="preserve">  </w:t>
      </w:r>
      <w:r w:rsidRPr="00DE247E">
        <w:rPr>
          <w:rFonts w:ascii="Times New Roman" w:eastAsia="Times New Roman" w:hAnsi="Times New Roman" w:cs="Times New Roman"/>
          <w:color w:val="000000"/>
        </w:rPr>
        <w:t>19774 (nsp14 1522</w:t>
      </w:r>
      <w:proofErr w:type="gramStart"/>
      <w:r w:rsidRPr="00DE247E">
        <w:rPr>
          <w:rFonts w:ascii="Times New Roman" w:eastAsia="Times New Roman" w:hAnsi="Times New Roman" w:cs="Times New Roman"/>
          <w:color w:val="000000"/>
        </w:rPr>
        <w:t>)  –</w:t>
      </w:r>
      <w:proofErr w:type="gramEnd"/>
      <w:r w:rsidRPr="00DE247E">
        <w:rPr>
          <w:rFonts w:ascii="Times New Roman" w:eastAsia="Times New Roman" w:hAnsi="Times New Roman" w:cs="Times New Roman"/>
          <w:color w:val="000000"/>
        </w:rPr>
        <w:t xml:space="preserve"> 22215 (S 423), 24715 (S 2923)  – 22215 (S 423), 27920 (ORF7a 209)  – 21600 (nsp16 712), 23182 (S 1390)  – 23260 (S 1468),</w:t>
      </w:r>
      <w:r w:rsidRPr="00DE247E">
        <w:rPr>
          <w:color w:val="000000"/>
        </w:rPr>
        <w:t xml:space="preserve"> </w:t>
      </w:r>
      <w:r w:rsidRPr="00DE247E">
        <w:rPr>
          <w:rFonts w:ascii="Times New Roman" w:eastAsia="Times New Roman" w:hAnsi="Times New Roman" w:cs="Times New Roman"/>
          <w:color w:val="000000"/>
        </w:rPr>
        <w:t xml:space="preserve">23277 (S 1485)  – 23328 (S 1536)  </w:t>
      </w:r>
    </w:p>
    <w:p w14:paraId="67A9B2F1"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DE247E">
        <w:rPr>
          <w:rFonts w:ascii="Times New Roman" w:eastAsia="Times New Roman" w:hAnsi="Times New Roman" w:cs="Times New Roman"/>
          <w:b/>
          <w:color w:val="000000"/>
        </w:rPr>
        <w:t>C)</w:t>
      </w:r>
      <w:r w:rsidRPr="00DE247E">
        <w:rPr>
          <w:rFonts w:ascii="Times New Roman" w:eastAsia="Times New Roman" w:hAnsi="Times New Roman" w:cs="Times New Roman"/>
          <w:color w:val="000000"/>
        </w:rPr>
        <w:t xml:space="preserve"> 23182 (S 1390)  - 23260 (S 1468), 23182 (S 1390)  - 23328 (S 1536), 23260 (S 1468)  - 340 (5'UTR 340), 23260 (S 1468)  - 23277 (S 1485), 23260 (S 1468)  - 23328 (S 1536), 23277 (S 1485)  - 22202 (S 410), 23277 (S 1485)  - 23328 (S 1536), 23328 (S 1536)  - 27920 (ORF7a 209), 340 (5'UTR 340)  - 27920 (ORF7a 209), 27920 (ORF7a 209)  - 21600 (nsp16 712), 27920 (ORF7a 209)  - 27954 (ORF7a 243), 27920 (ORF7a 209)  - 29212 (N 607), 19774 (nsp14 1522)  - 21600 (nsp16 712), 24715 (S 2923)  - 22215 (S 423), 22074 (S 282)  - 22215 (S 423), 30179 (3'UTR 173)  - 30180 (3'UTR 174)  (numbers in braces are nucleotide positions counting from begging of the respective gene)</w:t>
      </w:r>
    </w:p>
    <w:p w14:paraId="7442A848"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p>
    <w:p w14:paraId="3C3EBF1A"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r w:rsidRPr="00DE247E">
        <w:rPr>
          <w:rFonts w:ascii="Times New Roman" w:eastAsia="Times New Roman" w:hAnsi="Times New Roman" w:cs="Times New Roman"/>
          <w:b/>
          <w:color w:val="000000"/>
        </w:rPr>
        <w:t>S2 Text. Epistatic pairs in Fig. 4.</w:t>
      </w:r>
    </w:p>
    <w:p w14:paraId="4E36267B"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bookmarkStart w:id="112" w:name="_5t6f0pgamd8t" w:colFirst="0" w:colLast="0"/>
      <w:bookmarkEnd w:id="112"/>
      <w:r w:rsidRPr="00DE247E">
        <w:rPr>
          <w:rFonts w:ascii="Times New Roman" w:eastAsia="Times New Roman" w:hAnsi="Times New Roman" w:cs="Times New Roman"/>
          <w:b/>
          <w:color w:val="000000"/>
        </w:rPr>
        <w:t>A, D)</w:t>
      </w:r>
      <w:r w:rsidRPr="00DE247E">
        <w:rPr>
          <w:rFonts w:ascii="Times New Roman" w:eastAsia="Times New Roman" w:hAnsi="Times New Roman" w:cs="Times New Roman"/>
          <w:color w:val="000000"/>
        </w:rPr>
        <w:t xml:space="preserve"> 23182 (S 1390)  - 23260 (S 1468), 23182 (S 1390)  - 23328 (S 1536), 23260 (S 1468)  - 340 (5'UTR 340), 23260 (S 1468)  - 23328 (S 1536), 23277 (S 1485)  - 22202 (S 410), 23277 (S 1485)  - 23328 (S 1536), 23328 (S 1536)  - 340 (5'UTR 340), 29246 (N 641)  - 6537 (nsp3 3684), 24715 (S 2923)  - 22215 (S 423), 22074 (S 282)  - 22215 (S 423), 27954 (ORF7a 243)  – 28068 (ORF7a 549)  </w:t>
      </w:r>
    </w:p>
    <w:p w14:paraId="0E6F14F4"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DE247E">
        <w:rPr>
          <w:rFonts w:ascii="Times New Roman" w:eastAsia="Times New Roman" w:hAnsi="Times New Roman" w:cs="Times New Roman"/>
          <w:b/>
          <w:color w:val="000000"/>
        </w:rPr>
        <w:t>B)</w:t>
      </w:r>
      <w:r w:rsidRPr="00DE247E">
        <w:rPr>
          <w:rFonts w:ascii="Times New Roman" w:eastAsia="Times New Roman" w:hAnsi="Times New Roman" w:cs="Times New Roman"/>
          <w:color w:val="000000"/>
        </w:rPr>
        <w:t xml:space="preserve"> 29246 (N 641)  - 6537 (nsp3 3684), 23182 (S 1390)  - 22202 (S 410), 23182 (S 1390)  - 23260 (S 1468), 23182 (S 1390)  - 23328 (S 1536), 23260 (S 1468)  - 22202 (S 410), 23260 (S 1468)  - 23328 (S 1536), 23277 (S 1485)  - 22202 (S 410), 23277 (S 1485)  - 23328 (S 1536), 24715 (S 2923)  – 22215 (S 423)  </w:t>
      </w:r>
    </w:p>
    <w:p w14:paraId="56838711"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r w:rsidRPr="00DE247E">
        <w:rPr>
          <w:rFonts w:ascii="Times New Roman" w:eastAsia="Times New Roman" w:hAnsi="Times New Roman" w:cs="Times New Roman"/>
          <w:b/>
          <w:color w:val="000000"/>
        </w:rPr>
        <w:t>C)</w:t>
      </w:r>
      <w:r w:rsidRPr="00DE247E">
        <w:rPr>
          <w:rFonts w:ascii="Times New Roman" w:eastAsia="Times New Roman" w:hAnsi="Times New Roman" w:cs="Times New Roman"/>
          <w:color w:val="000000"/>
        </w:rPr>
        <w:t xml:space="preserve"> 23182 (S 1390)  - 23260 (S 1468), 23182 (S 1390)  - 23328 (S 1536), 23260 (S 1468)  - 23328 (S 1536), 23277 (S 1485)  - 22202 (S 410), 23277 (S 1485)  - 23328 (S 1536), 23328 (S 1536)  - 340 (5'UTR 340), 24715 (S 2923)  - 22215 (S 423), 22074 (S 282)  - 22215 (S 423), 27954 (ORF7a 243)  - 28068 (ORF7a 549)</w:t>
      </w:r>
    </w:p>
    <w:p w14:paraId="0EE17A62" w14:textId="77777777" w:rsidR="008A352D" w:rsidRDefault="008A352D" w:rsidP="008A352D">
      <w:pPr>
        <w:pBdr>
          <w:top w:val="nil"/>
          <w:left w:val="nil"/>
          <w:bottom w:val="nil"/>
          <w:right w:val="nil"/>
          <w:between w:val="nil"/>
        </w:pBdr>
        <w:spacing w:after="0" w:line="360" w:lineRule="auto"/>
        <w:ind w:left="-567"/>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lastRenderedPageBreak/>
        <w:drawing>
          <wp:inline distT="0" distB="0" distL="0" distR="0" wp14:anchorId="5C625E4E" wp14:editId="44C8CF32">
            <wp:extent cx="6115050" cy="33909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6115050" cy="3390900"/>
                    </a:xfrm>
                    <a:prstGeom prst="rect">
                      <a:avLst/>
                    </a:prstGeom>
                    <a:ln/>
                  </pic:spPr>
                </pic:pic>
              </a:graphicData>
            </a:graphic>
          </wp:inline>
        </w:drawing>
      </w:r>
    </w:p>
    <w:p w14:paraId="7B20C7F5"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3A3F159" w14:textId="77777777" w:rsidR="008A352D" w:rsidRDefault="008A352D" w:rsidP="008A352D">
      <w:p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Figure S1. Accuracy of detection of epistatic pairs from UFE correlator for </w:t>
      </w:r>
      <m:oMath>
        <m:r>
          <w:rPr>
            <w:rFonts w:ascii="Cambria Math" w:eastAsia="Cambria Math" w:hAnsi="Cambria Math" w:cs="Cambria Math"/>
            <w:color w:val="000000"/>
          </w:rPr>
          <m:t>M=1</m:t>
        </m:r>
      </m:oMath>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Simulation parameters and notation are as in Figure 1.</w:t>
      </w:r>
    </w:p>
    <w:p w14:paraId="336EBA2D" w14:textId="77777777" w:rsidR="008A352D" w:rsidRDefault="008A352D" w:rsidP="008A352D">
      <w:pPr>
        <w:pBdr>
          <w:top w:val="nil"/>
          <w:left w:val="nil"/>
          <w:bottom w:val="nil"/>
          <w:right w:val="nil"/>
          <w:between w:val="nil"/>
        </w:pBdr>
        <w:spacing w:after="0" w:line="360" w:lineRule="auto"/>
        <w:ind w:left="-567"/>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14:anchorId="66C18A7A" wp14:editId="29EA57F1">
            <wp:extent cx="5543550" cy="314325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5544025" cy="3143519"/>
                    </a:xfrm>
                    <a:prstGeom prst="rect">
                      <a:avLst/>
                    </a:prstGeom>
                    <a:ln/>
                  </pic:spPr>
                </pic:pic>
              </a:graphicData>
            </a:graphic>
          </wp:inline>
        </w:drawing>
      </w:r>
    </w:p>
    <w:p w14:paraId="39E917D4"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E4404CB"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S2. The error of detection of epistatic interactions from UFE correlator in the absence of recombination.</w:t>
      </w:r>
      <w:r>
        <w:rPr>
          <w:rFonts w:ascii="Times New Roman" w:eastAsia="Times New Roman" w:hAnsi="Times New Roman" w:cs="Times New Roman"/>
          <w:color w:val="000000"/>
        </w:rPr>
        <w:t xml:space="preserve"> Simulation parameters and notation as in Figure 1. </w:t>
      </w:r>
    </w:p>
    <w:p w14:paraId="5278C559" w14:textId="77777777" w:rsidR="008A352D" w:rsidRDefault="008A352D" w:rsidP="008A352D">
      <w:p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noProof/>
          <w:color w:val="000000"/>
          <w:sz w:val="28"/>
          <w:szCs w:val="28"/>
        </w:rPr>
        <w:lastRenderedPageBreak/>
        <w:drawing>
          <wp:inline distT="0" distB="0" distL="0" distR="0" wp14:anchorId="1E3C886D" wp14:editId="134A8934">
            <wp:extent cx="4912135" cy="734312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4912135" cy="7343125"/>
                    </a:xfrm>
                    <a:prstGeom prst="rect">
                      <a:avLst/>
                    </a:prstGeom>
                    <a:ln/>
                  </pic:spPr>
                </pic:pic>
              </a:graphicData>
            </a:graphic>
          </wp:inline>
        </w:drawing>
      </w:r>
    </w:p>
    <w:p w14:paraId="7E37CCDB"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DBAF27B"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S3. The error of detection of epistatic interactions from Pearson coefficient.</w:t>
      </w:r>
      <w:r>
        <w:rPr>
          <w:rFonts w:ascii="Times New Roman" w:eastAsia="Times New Roman" w:hAnsi="Times New Roman" w:cs="Times New Roman"/>
          <w:color w:val="000000"/>
        </w:rPr>
        <w:t xml:space="preserve"> Simulation parameters and notation as in Figure 1. </w:t>
      </w:r>
    </w:p>
    <w:p w14:paraId="47F53B84" w14:textId="77777777" w:rsidR="008A352D" w:rsidRDefault="008A352D" w:rsidP="008A352D">
      <w:p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noProof/>
          <w:color w:val="000000"/>
          <w:sz w:val="28"/>
          <w:szCs w:val="28"/>
        </w:rPr>
        <w:lastRenderedPageBreak/>
        <w:drawing>
          <wp:inline distT="0" distB="0" distL="0" distR="0" wp14:anchorId="2D7E4DEF" wp14:editId="61808C95">
            <wp:extent cx="4467225" cy="3105150"/>
            <wp:effectExtent l="0" t="0" r="9525"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4467870" cy="3105598"/>
                    </a:xfrm>
                    <a:prstGeom prst="rect">
                      <a:avLst/>
                    </a:prstGeom>
                    <a:ln/>
                  </pic:spPr>
                </pic:pic>
              </a:graphicData>
            </a:graphic>
          </wp:inline>
        </w:drawing>
      </w:r>
    </w:p>
    <w:p w14:paraId="25F900D6"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5CA1C8F7"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S4. The error of detection of epistatic interactions in the absence of recombination from Pearson coefficient.</w:t>
      </w:r>
      <w:r>
        <w:rPr>
          <w:rFonts w:ascii="Times New Roman" w:eastAsia="Times New Roman" w:hAnsi="Times New Roman" w:cs="Times New Roman"/>
          <w:color w:val="000000"/>
        </w:rPr>
        <w:t xml:space="preserve"> Simulation parameters and notation are as in Figure 1. </w:t>
      </w:r>
    </w:p>
    <w:p w14:paraId="45A7808D" w14:textId="77777777" w:rsidR="008A352D"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1B9E2A44" wp14:editId="1DC82907">
            <wp:extent cx="5810250" cy="4733925"/>
            <wp:effectExtent l="0" t="0" r="0" b="9525"/>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a:stretch>
                      <a:fillRect/>
                    </a:stretch>
                  </pic:blipFill>
                  <pic:spPr>
                    <a:xfrm>
                      <a:off x="0" y="0"/>
                      <a:ext cx="5810930" cy="4734479"/>
                    </a:xfrm>
                    <a:prstGeom prst="rect">
                      <a:avLst/>
                    </a:prstGeom>
                    <a:ln/>
                  </pic:spPr>
                </pic:pic>
              </a:graphicData>
            </a:graphic>
          </wp:inline>
        </w:drawing>
      </w:r>
    </w:p>
    <w:p w14:paraId="45FB6C60" w14:textId="77777777" w:rsidR="008A352D" w:rsidRDefault="008A352D" w:rsidP="008A352D">
      <w:pPr>
        <w:pBdr>
          <w:top w:val="nil"/>
          <w:left w:val="nil"/>
          <w:bottom w:val="nil"/>
          <w:right w:val="nil"/>
          <w:between w:val="nil"/>
        </w:pBdr>
        <w:spacing w:line="276" w:lineRule="auto"/>
        <w:jc w:val="both"/>
        <w:rPr>
          <w:rFonts w:ascii="Times New Roman" w:eastAsia="Times New Roman" w:hAnsi="Times New Roman" w:cs="Times New Roman"/>
          <w:color w:val="000000"/>
        </w:rPr>
      </w:pPr>
    </w:p>
    <w:p w14:paraId="59797FD5" w14:textId="77777777" w:rsidR="008A352D" w:rsidRDefault="008A352D" w:rsidP="008A352D">
      <w:pPr>
        <w:spacing w:line="360" w:lineRule="auto"/>
        <w:rPr>
          <w:rFonts w:ascii="Times New Roman" w:eastAsia="Times New Roman" w:hAnsi="Times New Roman" w:cs="Times New Roman"/>
          <w:b/>
        </w:rPr>
      </w:pPr>
      <w:r>
        <w:rPr>
          <w:rFonts w:ascii="Times New Roman" w:eastAsia="Times New Roman" w:hAnsi="Times New Roman" w:cs="Times New Roman"/>
          <w:b/>
        </w:rPr>
        <w:t>Figure S5. The variant of Fig. 4 without the sequences of the peak at 90 in Fig. 2.</w:t>
      </w:r>
    </w:p>
    <w:p w14:paraId="2529E9DE" w14:textId="77777777" w:rsidR="008A352D"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22DABF78" wp14:editId="3CF034D6">
            <wp:extent cx="6048375" cy="3286125"/>
            <wp:effectExtent l="0" t="0" r="0" b="9525"/>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a:stretch>
                      <a:fillRect/>
                    </a:stretch>
                  </pic:blipFill>
                  <pic:spPr>
                    <a:xfrm>
                      <a:off x="0" y="0"/>
                      <a:ext cx="6048715" cy="3286310"/>
                    </a:xfrm>
                    <a:prstGeom prst="rect">
                      <a:avLst/>
                    </a:prstGeom>
                    <a:ln/>
                  </pic:spPr>
                </pic:pic>
              </a:graphicData>
            </a:graphic>
          </wp:inline>
        </w:drawing>
      </w:r>
    </w:p>
    <w:p w14:paraId="53FDBB2B"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48025270" w14:textId="77777777" w:rsidR="008A352D" w:rsidRPr="00DE247E" w:rsidRDefault="008A352D" w:rsidP="008A352D">
      <w:p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S6. Epistatic interactions for SARS-CoV-2 genome predicted for Dataset 2 from UFE correlator between groups I and II</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in the mutation spectrum on the right</w:t>
      </w:r>
      <w:r>
        <w:rPr>
          <w:rFonts w:ascii="Times New Roman" w:eastAsia="Times New Roman" w:hAnsi="Times New Roman" w:cs="Times New Roman"/>
          <w:color w:val="000000"/>
        </w:rPr>
        <w:t xml:space="preserve">. Dataset 2 was constructed downloading 12,000 sequences from NCBI Virus database labeled B.1 and B.1.1.7 (Alpha), in equal numbers each. </w:t>
      </w:r>
    </w:p>
    <w:p w14:paraId="1C216928"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p>
    <w:p w14:paraId="48CBEE89" w14:textId="77777777" w:rsidR="008A352D"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color w:val="000000"/>
        </w:rPr>
      </w:pPr>
      <w:r>
        <w:rPr>
          <w:noProof/>
          <w:color w:val="000000"/>
        </w:rPr>
        <w:drawing>
          <wp:inline distT="0" distB="0" distL="0" distR="0" wp14:anchorId="6627D234" wp14:editId="20B7F447">
            <wp:extent cx="5940351" cy="326951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7"/>
                    <a:srcRect/>
                    <a:stretch>
                      <a:fillRect/>
                    </a:stretch>
                  </pic:blipFill>
                  <pic:spPr>
                    <a:xfrm>
                      <a:off x="0" y="0"/>
                      <a:ext cx="5940351" cy="3269517"/>
                    </a:xfrm>
                    <a:prstGeom prst="rect">
                      <a:avLst/>
                    </a:prstGeom>
                    <a:ln/>
                  </pic:spPr>
                </pic:pic>
              </a:graphicData>
            </a:graphic>
          </wp:inline>
        </w:drawing>
      </w:r>
    </w:p>
    <w:p w14:paraId="528AD0CA" w14:textId="77777777" w:rsidR="008A352D"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b/>
          <w:color w:val="000000"/>
        </w:rPr>
      </w:pPr>
    </w:p>
    <w:p w14:paraId="2119227E" w14:textId="77777777" w:rsidR="00EF6A49" w:rsidRDefault="008A352D" w:rsidP="008A352D">
      <w:pPr>
        <w:pBdr>
          <w:top w:val="nil"/>
          <w:left w:val="nil"/>
          <w:bottom w:val="nil"/>
          <w:right w:val="nil"/>
          <w:between w:val="nil"/>
        </w:pBdr>
        <w:spacing w:line="360" w:lineRule="auto"/>
        <w:ind w:left="-567"/>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S7. Epistatic interactions for SARS-CoV-2 genome predicted for Dataset 3 from UFE correlator</w:t>
      </w:r>
      <w:r>
        <w:rPr>
          <w:rFonts w:ascii="Times New Roman" w:eastAsia="Times New Roman" w:hAnsi="Times New Roman" w:cs="Times New Roman"/>
          <w:color w:val="000000"/>
        </w:rPr>
        <w:t>. Dataset 3 was constructed using 20,000 random sequences from the NCBI. Virus database for the period from 09/24/2020 to 09/25/2021. Calculations were based on a single central peak marked with the red lines.</w:t>
      </w:r>
    </w:p>
    <w:p w14:paraId="0F6C1173" w14:textId="77777777" w:rsidR="00EF6A49" w:rsidRDefault="00EF6A49" w:rsidP="008A352D">
      <w:pPr>
        <w:pBdr>
          <w:top w:val="nil"/>
          <w:left w:val="nil"/>
          <w:bottom w:val="nil"/>
          <w:right w:val="nil"/>
          <w:between w:val="nil"/>
        </w:pBdr>
        <w:spacing w:line="360" w:lineRule="auto"/>
        <w:ind w:left="-567"/>
        <w:jc w:val="both"/>
        <w:rPr>
          <w:rFonts w:ascii="Times New Roman" w:eastAsia="Times New Roman" w:hAnsi="Times New Roman" w:cs="Times New Roman"/>
          <w:color w:val="000000"/>
        </w:rPr>
      </w:pPr>
    </w:p>
    <w:p w14:paraId="20D402E5" w14:textId="77777777" w:rsidR="003A1EA6" w:rsidRPr="003A1EA6" w:rsidRDefault="00EF6A49" w:rsidP="003A1EA6">
      <w:pPr>
        <w:pStyle w:val="EndNoteBibliography"/>
        <w:spacing w:after="0"/>
        <w:rPr>
          <w:noProof/>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 xml:space="preserve"> ADDIN EN.REFLIST </w:instrText>
      </w:r>
      <w:r>
        <w:rPr>
          <w:rFonts w:ascii="Times New Roman" w:eastAsia="Times New Roman" w:hAnsi="Times New Roman" w:cs="Times New Roman"/>
          <w:color w:val="000000"/>
        </w:rPr>
        <w:fldChar w:fldCharType="separate"/>
      </w:r>
      <w:r w:rsidR="003A1EA6" w:rsidRPr="003A1EA6">
        <w:rPr>
          <w:noProof/>
        </w:rPr>
        <w:t>1.</w:t>
      </w:r>
      <w:r w:rsidR="003A1EA6" w:rsidRPr="003A1EA6">
        <w:rPr>
          <w:noProof/>
        </w:rPr>
        <w:tab/>
        <w:t>Carlborg O, Jacobsson L, Ahgren P, Siegel P, Andersson L. Epistasis and the release of genetic variation during long-term selection. Nat Genet. 2006;38(4):418-20. Epub 2006/03/15. doi: 10.1038/ng1761. PubMed PMID: 16532011.</w:t>
      </w:r>
    </w:p>
    <w:p w14:paraId="3679DD5D" w14:textId="77777777" w:rsidR="003A1EA6" w:rsidRPr="003A1EA6" w:rsidRDefault="003A1EA6" w:rsidP="003A1EA6">
      <w:pPr>
        <w:pStyle w:val="EndNoteBibliography"/>
        <w:spacing w:after="0"/>
        <w:rPr>
          <w:noProof/>
        </w:rPr>
      </w:pPr>
      <w:r w:rsidRPr="003A1EA6">
        <w:rPr>
          <w:noProof/>
        </w:rPr>
        <w:t>2.</w:t>
      </w:r>
      <w:r w:rsidRPr="003A1EA6">
        <w:rPr>
          <w:noProof/>
        </w:rPr>
        <w:tab/>
        <w:t>Zuk O, Hechter E, Sunyaev SR, Lander ES. The mystery of missing heritability: Genetic interactions create phantom heritability. Proc Natl Acad Sci U S A. 2012;109(4):1193-8. Epub 2012/01/10. doi: 10.1073/pnas.1119675109. PubMed PMID: 22223662; PubMed Central PMCID: PMCPMC3268279.</w:t>
      </w:r>
    </w:p>
    <w:p w14:paraId="41A106D6" w14:textId="77777777" w:rsidR="003A1EA6" w:rsidRPr="003A1EA6" w:rsidRDefault="003A1EA6" w:rsidP="003A1EA6">
      <w:pPr>
        <w:pStyle w:val="EndNoteBibliography"/>
        <w:spacing w:after="0"/>
        <w:rPr>
          <w:noProof/>
        </w:rPr>
      </w:pPr>
      <w:r w:rsidRPr="003A1EA6">
        <w:rPr>
          <w:noProof/>
        </w:rPr>
        <w:t>3.</w:t>
      </w:r>
      <w:r w:rsidRPr="003A1EA6">
        <w:rPr>
          <w:noProof/>
        </w:rPr>
        <w:tab/>
        <w:t>Gonzalez-Ortega E, Ballana E, Badia R, Clotet B, Este JA. Compensatory mutations rescue the virus replicative capacity of VIRIP-resistant HIV-1. Antiviral Res. 2011;92(3):479-83. Epub 2011/10/27. doi: 10.1016/j.antiviral.2011.10.010. PubMed PMID: 22027647.</w:t>
      </w:r>
    </w:p>
    <w:p w14:paraId="510C1968" w14:textId="77777777" w:rsidR="003A1EA6" w:rsidRPr="003A1EA6" w:rsidRDefault="003A1EA6" w:rsidP="003A1EA6">
      <w:pPr>
        <w:pStyle w:val="EndNoteBibliography"/>
        <w:spacing w:after="0"/>
        <w:rPr>
          <w:noProof/>
        </w:rPr>
      </w:pPr>
      <w:r w:rsidRPr="003A1EA6">
        <w:rPr>
          <w:noProof/>
        </w:rPr>
        <w:t>4.</w:t>
      </w:r>
      <w:r w:rsidRPr="003A1EA6">
        <w:rPr>
          <w:noProof/>
        </w:rPr>
        <w:tab/>
        <w:t>Handel A, Regoes RR, Antia R. The role of compensatory mutations in the emergence of drug resistance. PLoS Comput Biol. 2006;2(10):e137. Epub 2006/10/17. doi: 10.1371/journal.pcbi.0020137. PubMed PMID: 17040124; PubMed Central PMCID: PMCPMC1599768.</w:t>
      </w:r>
    </w:p>
    <w:p w14:paraId="650A17E1" w14:textId="77777777" w:rsidR="003A1EA6" w:rsidRPr="003A1EA6" w:rsidRDefault="003A1EA6" w:rsidP="003A1EA6">
      <w:pPr>
        <w:pStyle w:val="EndNoteBibliography"/>
        <w:spacing w:after="0"/>
        <w:rPr>
          <w:noProof/>
        </w:rPr>
      </w:pPr>
      <w:r w:rsidRPr="003A1EA6">
        <w:rPr>
          <w:noProof/>
        </w:rPr>
        <w:t>5.</w:t>
      </w:r>
      <w:r w:rsidRPr="003A1EA6">
        <w:rPr>
          <w:noProof/>
        </w:rPr>
        <w:tab/>
        <w:t>Levin BR, Perrot V, Walker N. Compensatory mutations, antibiotic resistance and the population genetics of adaptive evolution in bacteria. Genetics. 2000;154(3):985-97. Epub 2000/04/11. PubMed PMID: 10757748; PubMed Central PMCID: PMCPMC1460977.</w:t>
      </w:r>
    </w:p>
    <w:p w14:paraId="3603A315" w14:textId="77777777" w:rsidR="003A1EA6" w:rsidRPr="003A1EA6" w:rsidRDefault="003A1EA6" w:rsidP="003A1EA6">
      <w:pPr>
        <w:pStyle w:val="EndNoteBibliography"/>
        <w:spacing w:after="0"/>
        <w:rPr>
          <w:noProof/>
        </w:rPr>
      </w:pPr>
      <w:r w:rsidRPr="003A1EA6">
        <w:rPr>
          <w:noProof/>
        </w:rPr>
        <w:t>6.</w:t>
      </w:r>
      <w:r w:rsidRPr="003A1EA6">
        <w:rPr>
          <w:noProof/>
        </w:rPr>
        <w:tab/>
        <w:t>Nijhuis M, Schuurman R, de Jong D, Erickson J, Gustchina E, Albert J, et al. Increased fitness of drug resistant HIV-1 protease as a result of acquisition of compensatory mutations during suboptimal therapy. AIDS. 1999;13(17):2349-59. Epub 1999/12/22. PubMed PMID: 10597776.</w:t>
      </w:r>
    </w:p>
    <w:p w14:paraId="417D19FF" w14:textId="77777777" w:rsidR="003A1EA6" w:rsidRPr="003A1EA6" w:rsidRDefault="003A1EA6" w:rsidP="003A1EA6">
      <w:pPr>
        <w:pStyle w:val="EndNoteBibliography"/>
        <w:spacing w:after="0"/>
        <w:rPr>
          <w:noProof/>
        </w:rPr>
      </w:pPr>
      <w:r w:rsidRPr="003A1EA6">
        <w:rPr>
          <w:noProof/>
        </w:rPr>
        <w:t>7.</w:t>
      </w:r>
      <w:r w:rsidRPr="003A1EA6">
        <w:rPr>
          <w:noProof/>
        </w:rPr>
        <w:tab/>
        <w:t>Piana S, Carloni P, Rothlisberger U. Drug resistance in HIV-1 protease: Flexibility-assisted mechanism of compensatory mutations. Protein Sci. 2002;11(10):2393-402. Epub 2002/09/19. doi: 10.1110/ps.0206702. PubMed PMID: 12237461; PubMed Central PMCID: PMCPMC2384161.</w:t>
      </w:r>
    </w:p>
    <w:p w14:paraId="50FFAB36" w14:textId="77777777" w:rsidR="003A1EA6" w:rsidRPr="003A1EA6" w:rsidRDefault="003A1EA6" w:rsidP="003A1EA6">
      <w:pPr>
        <w:pStyle w:val="EndNoteBibliography"/>
        <w:spacing w:after="0"/>
        <w:rPr>
          <w:noProof/>
        </w:rPr>
      </w:pPr>
      <w:r w:rsidRPr="003A1EA6">
        <w:rPr>
          <w:noProof/>
        </w:rPr>
        <w:t>8.</w:t>
      </w:r>
      <w:r w:rsidRPr="003A1EA6">
        <w:rPr>
          <w:noProof/>
        </w:rPr>
        <w:tab/>
        <w:t>Weissman DB, Desai MM, Fisher DS, Feldman MW. The rate at which asexual populations cross fitness valleys. Theor Popul Biol. 2009;75(4):286-300. Epub 2009/03/17. doi: 10.1016/j.tpb.2009.02.006. PubMed PMID: 19285994; PubMed Central PMCID: PMCPMC2992471.</w:t>
      </w:r>
    </w:p>
    <w:p w14:paraId="4BAF13D8" w14:textId="77777777" w:rsidR="003A1EA6" w:rsidRPr="003A1EA6" w:rsidRDefault="003A1EA6" w:rsidP="003A1EA6">
      <w:pPr>
        <w:pStyle w:val="EndNoteBibliography"/>
        <w:spacing w:after="0"/>
        <w:rPr>
          <w:noProof/>
        </w:rPr>
      </w:pPr>
      <w:r w:rsidRPr="00FC4B93">
        <w:rPr>
          <w:noProof/>
          <w:lang w:val="fr-FR"/>
        </w:rPr>
        <w:t>9.</w:t>
      </w:r>
      <w:r w:rsidRPr="00FC4B93">
        <w:rPr>
          <w:noProof/>
          <w:lang w:val="fr-FR"/>
        </w:rPr>
        <w:tab/>
        <w:t xml:space="preserve">Liu D, Zuo T, Hora B, Song H, Kong W, Yu X, et al. </w:t>
      </w:r>
      <w:r w:rsidRPr="003A1EA6">
        <w:rPr>
          <w:noProof/>
        </w:rPr>
        <w:t>Preexisting compensatory amino acids compromise fitness costs of a HIV-1 T cell escape mutation. Retrovirology. 2014;11:101. Epub 20141119. doi: 10.1186/s12977-014-0101-0. PubMed PMID: 25407514; PubMed Central PMCID: PMCPMC4264250.</w:t>
      </w:r>
    </w:p>
    <w:p w14:paraId="389A8C36" w14:textId="77777777" w:rsidR="003A1EA6" w:rsidRPr="003A1EA6" w:rsidRDefault="003A1EA6" w:rsidP="003A1EA6">
      <w:pPr>
        <w:pStyle w:val="EndNoteBibliography"/>
        <w:spacing w:after="0"/>
        <w:rPr>
          <w:noProof/>
        </w:rPr>
      </w:pPr>
      <w:r w:rsidRPr="003A1EA6">
        <w:rPr>
          <w:noProof/>
        </w:rPr>
        <w:t>10.</w:t>
      </w:r>
      <w:r w:rsidRPr="003A1EA6">
        <w:rPr>
          <w:noProof/>
        </w:rPr>
        <w:tab/>
        <w:t>Crawford H, Prado JG, Leslie A, Hue S, Honeyborne I, Reddy S, et al. Compensatory mutation partially restores fitness and delays reversion of escape mutation within the immunodominant HLA-B*5703-restricted Gag epitope in chronic human immunodeficiency virus type 1 infection. J Virol. 2007;81(15):8346-51. Epub 20070516. doi: 10.1128/JVI.00465-07. PubMed PMID: 17507468; PubMed Central PMCID: PMCPMC1951305.</w:t>
      </w:r>
    </w:p>
    <w:p w14:paraId="32E93156" w14:textId="77777777" w:rsidR="003A1EA6" w:rsidRPr="003A1EA6" w:rsidRDefault="003A1EA6" w:rsidP="003A1EA6">
      <w:pPr>
        <w:pStyle w:val="EndNoteBibliography"/>
        <w:spacing w:after="0"/>
        <w:rPr>
          <w:noProof/>
        </w:rPr>
      </w:pPr>
      <w:r w:rsidRPr="00FC4B93">
        <w:rPr>
          <w:noProof/>
          <w:lang w:val="fr-FR"/>
        </w:rPr>
        <w:t>11.</w:t>
      </w:r>
      <w:r w:rsidRPr="00FC4B93">
        <w:rPr>
          <w:noProof/>
          <w:lang w:val="fr-FR"/>
        </w:rPr>
        <w:tab/>
        <w:t xml:space="preserve">Song H, Pavlicek JW, Cai F, Bhattacharya T, Li H, Iyer SS, et al. </w:t>
      </w:r>
      <w:r w:rsidRPr="003A1EA6">
        <w:rPr>
          <w:noProof/>
        </w:rPr>
        <w:t>Impact of immune escape mutations on HIV-1 fitness in the context of the cognate transmitted/founder genome. Retrovirology. 2012;9:89. Epub 20121030. doi: 10.1186/1742-4690-9-89. PubMed PMID: 23110705; PubMed Central PMCID: PMCPMC3496648.</w:t>
      </w:r>
    </w:p>
    <w:p w14:paraId="5E311D95" w14:textId="77777777" w:rsidR="003A1EA6" w:rsidRPr="003A1EA6" w:rsidRDefault="003A1EA6" w:rsidP="003A1EA6">
      <w:pPr>
        <w:pStyle w:val="EndNoteBibliography"/>
        <w:spacing w:after="0"/>
        <w:rPr>
          <w:noProof/>
        </w:rPr>
      </w:pPr>
      <w:r w:rsidRPr="003A1EA6">
        <w:rPr>
          <w:noProof/>
        </w:rPr>
        <w:t>12.</w:t>
      </w:r>
      <w:r w:rsidRPr="003A1EA6">
        <w:rPr>
          <w:noProof/>
        </w:rPr>
        <w:tab/>
        <w:t>Rouzine IM, Coffin JM. Search for the mechanism of genetic variation in the pro gene of human immunodeficiency virus. J Virol. 1999;73(10):8167-78. Epub 1999/09/11. doi: 10.1128/JVI.73.10.8167-8178.1999. PubMed PMID: 10482567; PubMed Central PMCID: PMCPMC112834.</w:t>
      </w:r>
    </w:p>
    <w:p w14:paraId="10F1D48A" w14:textId="77777777" w:rsidR="003A1EA6" w:rsidRPr="003A1EA6" w:rsidRDefault="003A1EA6" w:rsidP="003A1EA6">
      <w:pPr>
        <w:pStyle w:val="EndNoteBibliography"/>
        <w:spacing w:after="0"/>
        <w:rPr>
          <w:noProof/>
        </w:rPr>
      </w:pPr>
      <w:r w:rsidRPr="003A1EA6">
        <w:rPr>
          <w:noProof/>
        </w:rPr>
        <w:t>13.</w:t>
      </w:r>
      <w:r w:rsidRPr="003A1EA6">
        <w:rPr>
          <w:noProof/>
        </w:rPr>
        <w:tab/>
        <w:t>Rouzine IM. Evolutionary Mechanisms of the Emergence of the Variants of Concern of SARS-CoV-2. Viruses. 2025;17(2). Epub 20250130. doi: 10.3390/v17020197. PubMed PMID: 40006952; PubMed Central PMCID: PMCPMC11861269.</w:t>
      </w:r>
    </w:p>
    <w:p w14:paraId="52EC3E01" w14:textId="77777777" w:rsidR="003A1EA6" w:rsidRPr="003A1EA6" w:rsidRDefault="003A1EA6" w:rsidP="003A1EA6">
      <w:pPr>
        <w:pStyle w:val="EndNoteBibliography"/>
        <w:spacing w:after="0"/>
        <w:rPr>
          <w:noProof/>
        </w:rPr>
      </w:pPr>
      <w:r w:rsidRPr="003A1EA6">
        <w:rPr>
          <w:noProof/>
        </w:rPr>
        <w:t>14.</w:t>
      </w:r>
      <w:r w:rsidRPr="003A1EA6">
        <w:rPr>
          <w:noProof/>
        </w:rPr>
        <w:tab/>
        <w:t>Carabelli AM, Peacock TP, Thorne LG, Harvey WT, Hughes J, Consortium C-GU, et al. SARS-CoV-2 variant biology: immune escape, transmission and fitness. Nat Rev Microbiol. 2023;21(3):162-77. Epub 20230118. doi: 10.1038/s41579-022-00841-7. PubMed PMID: 36653446; PubMed Central PMCID: PMCPMC9847462.</w:t>
      </w:r>
    </w:p>
    <w:p w14:paraId="0C87F2A4" w14:textId="77777777" w:rsidR="003A1EA6" w:rsidRPr="003A1EA6" w:rsidRDefault="003A1EA6" w:rsidP="003A1EA6">
      <w:pPr>
        <w:pStyle w:val="EndNoteBibliography"/>
        <w:spacing w:after="0"/>
        <w:rPr>
          <w:noProof/>
        </w:rPr>
      </w:pPr>
      <w:r w:rsidRPr="003A1EA6">
        <w:rPr>
          <w:noProof/>
        </w:rPr>
        <w:t>15.</w:t>
      </w:r>
      <w:r w:rsidRPr="003A1EA6">
        <w:rPr>
          <w:noProof/>
        </w:rPr>
        <w:tab/>
        <w:t>Shrestha LB, Foster C, Rawlinson W, Tedla N, Bull RA. Evolution of the SARS-CoV-2 omicron variants BA.1 to BA.5: Implications for immune escape and transmission. Rev Med Virol. 2022;32(5):e2381. Epub 20220720. doi: 10.1002/rmv.2381. PubMed PMID: 35856385; PubMed Central PMCID: PMCPMC9349777.</w:t>
      </w:r>
    </w:p>
    <w:p w14:paraId="45634080" w14:textId="77777777" w:rsidR="003A1EA6" w:rsidRPr="003A1EA6" w:rsidRDefault="003A1EA6" w:rsidP="003A1EA6">
      <w:pPr>
        <w:pStyle w:val="EndNoteBibliography"/>
        <w:spacing w:after="0"/>
        <w:rPr>
          <w:noProof/>
        </w:rPr>
      </w:pPr>
      <w:r w:rsidRPr="003A1EA6">
        <w:rPr>
          <w:noProof/>
        </w:rPr>
        <w:t>16.</w:t>
      </w:r>
      <w:r w:rsidRPr="003A1EA6">
        <w:rPr>
          <w:noProof/>
        </w:rPr>
        <w:tab/>
        <w:t>Cobey S, Larremore DB, Grad YH, Lipsitch M. Concerns about SARS-CoV-2 evolution should not hold back efforts to expand vaccination. Nat Rev Immunol. 2021;21(5):330-5. Epub 2021/04/03. doi: 10.1038/s41577-021-00544-9. PubMed PMID: 33795856; PubMed Central PMCID: PMCPMC8014893.</w:t>
      </w:r>
    </w:p>
    <w:p w14:paraId="2F584759" w14:textId="77777777" w:rsidR="003A1EA6" w:rsidRPr="003A1EA6" w:rsidRDefault="003A1EA6" w:rsidP="003A1EA6">
      <w:pPr>
        <w:pStyle w:val="EndNoteBibliography"/>
        <w:spacing w:after="0"/>
        <w:rPr>
          <w:noProof/>
        </w:rPr>
      </w:pPr>
      <w:r w:rsidRPr="003A1EA6">
        <w:rPr>
          <w:noProof/>
        </w:rPr>
        <w:lastRenderedPageBreak/>
        <w:t>17.</w:t>
      </w:r>
      <w:r w:rsidRPr="003A1EA6">
        <w:rPr>
          <w:noProof/>
        </w:rPr>
        <w:tab/>
        <w:t>Yewdell JW. Antigenic drift: Understanding COVID-19. Immunity. 2021;54(12):2681-7. Epub 2021/12/16. doi: 10.1016/j.immuni.2021.11.016. PubMed PMID: 34910934; PubMed Central PMCID: PMCPMC8669911.</w:t>
      </w:r>
    </w:p>
    <w:p w14:paraId="7A7B1123" w14:textId="77777777" w:rsidR="003A1EA6" w:rsidRPr="003A1EA6" w:rsidRDefault="003A1EA6" w:rsidP="003A1EA6">
      <w:pPr>
        <w:pStyle w:val="EndNoteBibliography"/>
        <w:spacing w:after="0"/>
        <w:rPr>
          <w:noProof/>
        </w:rPr>
      </w:pPr>
      <w:r w:rsidRPr="003A1EA6">
        <w:rPr>
          <w:noProof/>
        </w:rPr>
        <w:t>18.</w:t>
      </w:r>
      <w:r w:rsidRPr="003A1EA6">
        <w:rPr>
          <w:noProof/>
        </w:rPr>
        <w:tab/>
        <w:t>Rouzine IM, Rozhnova G. Evolutionary implications of SARS-CoV-2 vaccination for the future design of vaccination strategies. Commun Med (Lond). 2023;3(1):86. Epub 20230619. doi: 10.1038/s43856-023-00320-x. PubMed PMID: 37336956; PubMed Central PMCID: PMCPMC10279745.</w:t>
      </w:r>
    </w:p>
    <w:p w14:paraId="2AD3C7E1" w14:textId="77777777" w:rsidR="003A1EA6" w:rsidRPr="003A1EA6" w:rsidRDefault="003A1EA6" w:rsidP="003A1EA6">
      <w:pPr>
        <w:pStyle w:val="EndNoteBibliography"/>
        <w:spacing w:after="0"/>
        <w:rPr>
          <w:noProof/>
        </w:rPr>
      </w:pPr>
      <w:r w:rsidRPr="003A1EA6">
        <w:rPr>
          <w:noProof/>
        </w:rPr>
        <w:t>19.</w:t>
      </w:r>
      <w:r w:rsidRPr="003A1EA6">
        <w:rPr>
          <w:noProof/>
        </w:rPr>
        <w:tab/>
        <w:t>Moulana A, Dupic T, Phillips AM, Chang J, Nieves S, Roffler AA, et al. Compensatory epistasis maintains ACE2 affinity in SARS-CoV-2 Omicron BA.1. Nat Commun. 2022;13(1):7011. Epub 20221116. doi: 10.1038/s41467-022-34506-z. PubMed PMID: 36384919; PubMed Central PMCID: PMCPMC9668218.</w:t>
      </w:r>
    </w:p>
    <w:p w14:paraId="14EC8F28" w14:textId="77777777" w:rsidR="003A1EA6" w:rsidRPr="003A1EA6" w:rsidRDefault="003A1EA6" w:rsidP="003A1EA6">
      <w:pPr>
        <w:pStyle w:val="EndNoteBibliography"/>
        <w:spacing w:after="0"/>
        <w:rPr>
          <w:noProof/>
        </w:rPr>
      </w:pPr>
      <w:r w:rsidRPr="003A1EA6">
        <w:rPr>
          <w:noProof/>
        </w:rPr>
        <w:t>20.</w:t>
      </w:r>
      <w:r w:rsidRPr="003A1EA6">
        <w:rPr>
          <w:noProof/>
        </w:rPr>
        <w:tab/>
        <w:t>Harari S, Tahor M, Rutsinsky N, Meijer S, Miller D, Henig O, et al. Drivers of adaptive evolution during chronic SARS-CoV-2 infections. Nat Med. 2022;28(7):1501-8. Epub 20220620. doi: 10.1038/s41591-022-01882-4. PubMed PMID: 35725921; PubMed Central PMCID: PMCPMC9307477.</w:t>
      </w:r>
    </w:p>
    <w:p w14:paraId="5D6426DE" w14:textId="77777777" w:rsidR="003A1EA6" w:rsidRPr="003A1EA6" w:rsidRDefault="003A1EA6" w:rsidP="003A1EA6">
      <w:pPr>
        <w:pStyle w:val="EndNoteBibliography"/>
        <w:spacing w:after="0"/>
        <w:rPr>
          <w:noProof/>
        </w:rPr>
      </w:pPr>
      <w:r w:rsidRPr="003A1EA6">
        <w:rPr>
          <w:noProof/>
        </w:rPr>
        <w:t>21.</w:t>
      </w:r>
      <w:r w:rsidRPr="003A1EA6">
        <w:rPr>
          <w:noProof/>
        </w:rPr>
        <w:tab/>
        <w:t>Reuschl AK, Thorne LG, Whelan MVX, Ragazzini R, Furnon W, Cowton VM, et al. Evolution of enhanced innate immune suppression by SARS-CoV-2 Omicron subvariants. Nat Microbiol. 2024;9(2):451-63. Epub 20240116. doi: 10.1038/s41564-023-01588-4. PubMed PMID: 38228858; PubMed Central PMCID: PMCPMC10847042.</w:t>
      </w:r>
    </w:p>
    <w:p w14:paraId="37FA3E19" w14:textId="77777777" w:rsidR="003A1EA6" w:rsidRPr="003A1EA6" w:rsidRDefault="003A1EA6" w:rsidP="003A1EA6">
      <w:pPr>
        <w:pStyle w:val="EndNoteBibliography"/>
        <w:spacing w:after="0"/>
        <w:rPr>
          <w:noProof/>
        </w:rPr>
      </w:pPr>
      <w:r w:rsidRPr="00FC4B93">
        <w:rPr>
          <w:noProof/>
          <w:lang w:val="fr-FR"/>
        </w:rPr>
        <w:t>22.</w:t>
      </w:r>
      <w:r w:rsidRPr="00FC4B93">
        <w:rPr>
          <w:noProof/>
          <w:lang w:val="fr-FR"/>
        </w:rPr>
        <w:tab/>
        <w:t xml:space="preserve">Thorne LG, Bouhaddou M, Reuschl AK, Zuliani-Alvarez L, Polacco B, Pelin A, et al. </w:t>
      </w:r>
      <w:r w:rsidRPr="003A1EA6">
        <w:rPr>
          <w:noProof/>
        </w:rPr>
        <w:t>Evolution of enhanced innate immune evasion by SARS-CoV-2. Nature. 2022;602(7897):487-95. Epub 20211223. doi: 10.1038/s41586-021-04352-y. PubMed PMID: 34942634; PubMed Central PMCID: PMCPMC8850198.</w:t>
      </w:r>
    </w:p>
    <w:p w14:paraId="4D1BDF53" w14:textId="77777777" w:rsidR="003A1EA6" w:rsidRPr="003A1EA6" w:rsidRDefault="003A1EA6" w:rsidP="003A1EA6">
      <w:pPr>
        <w:pStyle w:val="EndNoteBibliography"/>
        <w:spacing w:after="0"/>
        <w:rPr>
          <w:noProof/>
        </w:rPr>
      </w:pPr>
      <w:r w:rsidRPr="003A1EA6">
        <w:rPr>
          <w:noProof/>
        </w:rPr>
        <w:t>23.</w:t>
      </w:r>
      <w:r w:rsidRPr="003A1EA6">
        <w:rPr>
          <w:noProof/>
        </w:rPr>
        <w:tab/>
        <w:t>Adams RM, Kinney JB, Walczak AM, Mora T. Epistasis in a Fitness Landscape Defined by Antibody-Antigen Binding Free Energy. Cell Syst. 2019;8(1):86-93 e3. Epub 20190102. doi: 10.1016/j.cels.2018.12.004. PubMed PMID: 30611676; PubMed Central PMCID: PMCPMC6487650.</w:t>
      </w:r>
    </w:p>
    <w:p w14:paraId="1F803D09" w14:textId="77777777" w:rsidR="003A1EA6" w:rsidRPr="003A1EA6" w:rsidRDefault="003A1EA6" w:rsidP="003A1EA6">
      <w:pPr>
        <w:pStyle w:val="EndNoteBibliography"/>
        <w:spacing w:after="0"/>
        <w:rPr>
          <w:noProof/>
        </w:rPr>
      </w:pPr>
      <w:r w:rsidRPr="003A1EA6">
        <w:rPr>
          <w:noProof/>
        </w:rPr>
        <w:t>24.</w:t>
      </w:r>
      <w:r w:rsidRPr="003A1EA6">
        <w:rPr>
          <w:noProof/>
        </w:rPr>
        <w:tab/>
        <w:t>Lyons DM, Zou Z, Xu H, Zhang J. Idiosyncratic epistasis creates universals in mutational effects and evolutionary trajectories. Nat Ecol Evol. 2020;4(12):1685-93. Epub 20200907. doi: 10.1038/s41559-020-01286-y. PubMed PMID: 32895516; PubMed Central PMCID: PMCPMC7710555.</w:t>
      </w:r>
    </w:p>
    <w:p w14:paraId="1413157F" w14:textId="77777777" w:rsidR="003A1EA6" w:rsidRPr="003A1EA6" w:rsidRDefault="003A1EA6" w:rsidP="003A1EA6">
      <w:pPr>
        <w:pStyle w:val="EndNoteBibliography"/>
        <w:spacing w:after="0"/>
        <w:rPr>
          <w:noProof/>
        </w:rPr>
      </w:pPr>
      <w:r w:rsidRPr="003A1EA6">
        <w:rPr>
          <w:noProof/>
        </w:rPr>
        <w:t>25.</w:t>
      </w:r>
      <w:r w:rsidRPr="003A1EA6">
        <w:rPr>
          <w:noProof/>
        </w:rPr>
        <w:tab/>
        <w:t>Chen CC, Schwender H, Keith J, Nunkesser R, Mengersen K, Macrossan P. Methods for identifying SNP interactions: a review on variations of Logic Regression, Random Forest and Bayesian logistic regression. IEEE/ACM Trans Comput Biol Bioinform. 2011;8(6):1580-91. Epub 2011/03/09. doi: 10.1109/TCBB.2011.46. PubMed PMID: 21383421.</w:t>
      </w:r>
    </w:p>
    <w:p w14:paraId="317392FE" w14:textId="77777777" w:rsidR="003A1EA6" w:rsidRPr="003A1EA6" w:rsidRDefault="003A1EA6" w:rsidP="003A1EA6">
      <w:pPr>
        <w:pStyle w:val="EndNoteBibliography"/>
        <w:spacing w:after="0"/>
        <w:rPr>
          <w:noProof/>
        </w:rPr>
      </w:pPr>
      <w:r w:rsidRPr="003A1EA6">
        <w:rPr>
          <w:noProof/>
        </w:rPr>
        <w:t>26.</w:t>
      </w:r>
      <w:r w:rsidRPr="003A1EA6">
        <w:rPr>
          <w:noProof/>
        </w:rPr>
        <w:tab/>
        <w:t>Cordell HJ. Detecting gene-gene interactions that underlie human diseases. Nature reviews Genetics. 2009;10(6):392-404. doi: 10.1038/nrg2579. PubMed PMID: PMC2872761.</w:t>
      </w:r>
    </w:p>
    <w:p w14:paraId="6F02576C" w14:textId="77777777" w:rsidR="003A1EA6" w:rsidRPr="003A1EA6" w:rsidRDefault="003A1EA6" w:rsidP="003A1EA6">
      <w:pPr>
        <w:pStyle w:val="EndNoteBibliography"/>
        <w:spacing w:after="0"/>
        <w:rPr>
          <w:noProof/>
        </w:rPr>
      </w:pPr>
      <w:r w:rsidRPr="003A1EA6">
        <w:rPr>
          <w:noProof/>
        </w:rPr>
        <w:t>27.</w:t>
      </w:r>
      <w:r w:rsidRPr="003A1EA6">
        <w:rPr>
          <w:noProof/>
        </w:rPr>
        <w:tab/>
        <w:t>Ueki M, Cordell HJ. Improved statistics for genome-wide interaction analysis. PLoS Genet. 2012;8(4):e1002625. Epub 2012/04/13. doi: 10.1371/journal.pgen.1002625. PubMed PMID: 22496670; PubMed Central PMCID: PMCPMC3320596.</w:t>
      </w:r>
    </w:p>
    <w:p w14:paraId="040EA3A0" w14:textId="77777777" w:rsidR="003A1EA6" w:rsidRPr="003A1EA6" w:rsidRDefault="003A1EA6" w:rsidP="003A1EA6">
      <w:pPr>
        <w:pStyle w:val="EndNoteBibliography"/>
        <w:spacing w:after="0"/>
        <w:rPr>
          <w:noProof/>
        </w:rPr>
      </w:pPr>
      <w:r w:rsidRPr="003A1EA6">
        <w:rPr>
          <w:noProof/>
        </w:rPr>
        <w:t>28.</w:t>
      </w:r>
      <w:r w:rsidRPr="003A1EA6">
        <w:rPr>
          <w:noProof/>
        </w:rPr>
        <w:tab/>
        <w:t>Kimura M. Attainment of Quasi Linkage Equilibrium When Gene Frequencies Are Changing by Natural Selection. Genetics. 1965;52(5):875-90. doi: 10.1093/genetics/52.5.875. PubMed PMID: 17248281; PubMed Central PMCID: PMCPMC1210959.</w:t>
      </w:r>
    </w:p>
    <w:p w14:paraId="7711C770" w14:textId="77777777" w:rsidR="003A1EA6" w:rsidRPr="003A1EA6" w:rsidRDefault="003A1EA6" w:rsidP="003A1EA6">
      <w:pPr>
        <w:pStyle w:val="EndNoteBibliography"/>
        <w:spacing w:after="0"/>
        <w:rPr>
          <w:noProof/>
        </w:rPr>
      </w:pPr>
      <w:r w:rsidRPr="003A1EA6">
        <w:rPr>
          <w:noProof/>
        </w:rPr>
        <w:t>29.</w:t>
      </w:r>
      <w:r w:rsidRPr="003A1EA6">
        <w:rPr>
          <w:noProof/>
        </w:rPr>
        <w:tab/>
        <w:t>Weigt M, White RA, Szurmant H, Hoch JA, Hwa T. Identification of direct residue contacts in protein-protein interaction by message passing. Proc Natl Acad Sci U S A. 2009;106(1):67-72. Epub 2009/01/01. doi: 10.1073/pnas.0805923106. PubMed PMID: 19116270; PubMed Central PMCID: PMCPMC2629192.</w:t>
      </w:r>
    </w:p>
    <w:p w14:paraId="36D6BC4B" w14:textId="77777777" w:rsidR="003A1EA6" w:rsidRPr="003A1EA6" w:rsidRDefault="003A1EA6" w:rsidP="003A1EA6">
      <w:pPr>
        <w:pStyle w:val="EndNoteBibliography"/>
        <w:spacing w:after="0"/>
        <w:rPr>
          <w:noProof/>
        </w:rPr>
      </w:pPr>
      <w:r w:rsidRPr="003A1EA6">
        <w:rPr>
          <w:noProof/>
        </w:rPr>
        <w:t>30.</w:t>
      </w:r>
      <w:r w:rsidRPr="003A1EA6">
        <w:rPr>
          <w:noProof/>
        </w:rPr>
        <w:tab/>
        <w:t>Neher RA, Shraiman BI. Statistical genetics and evolution of quantitative traits. Reviews of Modern Physics. 2011;83:1283.</w:t>
      </w:r>
    </w:p>
    <w:p w14:paraId="64F92C15" w14:textId="77777777" w:rsidR="003A1EA6" w:rsidRPr="003A1EA6" w:rsidRDefault="003A1EA6" w:rsidP="003A1EA6">
      <w:pPr>
        <w:pStyle w:val="EndNoteBibliography"/>
        <w:spacing w:after="0"/>
        <w:rPr>
          <w:noProof/>
        </w:rPr>
      </w:pPr>
      <w:r w:rsidRPr="003A1EA6">
        <w:rPr>
          <w:noProof/>
        </w:rPr>
        <w:t>31.</w:t>
      </w:r>
      <w:r w:rsidRPr="003A1EA6">
        <w:rPr>
          <w:noProof/>
        </w:rPr>
        <w:tab/>
        <w:t>Louie RHY, Kaczorowski KJ, Barton JP, Chakraborty AK, McKay MR. Fitness landscape of the human immunodeficiency virus envelope protein that is targeted by antibodies. Proc Natl Acad Sci U S A. 2018;115(4):E564-E73. Epub 20180108. doi: 10.1073/pnas.1717765115. PubMed PMID: 29311326; PubMed Central PMCID: PMCPMC5789945.</w:t>
      </w:r>
    </w:p>
    <w:p w14:paraId="557929C0" w14:textId="77777777" w:rsidR="003A1EA6" w:rsidRPr="003A1EA6" w:rsidRDefault="003A1EA6" w:rsidP="003A1EA6">
      <w:pPr>
        <w:pStyle w:val="EndNoteBibliography"/>
        <w:rPr>
          <w:noProof/>
        </w:rPr>
      </w:pPr>
      <w:r w:rsidRPr="003A1EA6">
        <w:rPr>
          <w:noProof/>
        </w:rPr>
        <w:t>32.</w:t>
      </w:r>
      <w:r w:rsidRPr="003A1EA6">
        <w:rPr>
          <w:noProof/>
        </w:rPr>
        <w:tab/>
        <w:t>Wei W-H, Hemani G, Haley CS. Detecting epistasis in human complex traits. Nature Reviews Genetics. 2014;15:722. doi: 10.1038/nrg3747</w:t>
      </w:r>
    </w:p>
    <w:p w14:paraId="506D020F" w14:textId="6F70BA99" w:rsidR="003A1EA6" w:rsidRPr="003A1EA6" w:rsidRDefault="00047A8A" w:rsidP="003A1EA6">
      <w:pPr>
        <w:pStyle w:val="EndNoteBibliography"/>
        <w:spacing w:after="0"/>
        <w:rPr>
          <w:noProof/>
        </w:rPr>
      </w:pPr>
      <w:hyperlink r:id="rId28" w:anchor="supplementary-information" w:history="1">
        <w:r w:rsidR="003A1EA6" w:rsidRPr="003A1EA6">
          <w:rPr>
            <w:rStyle w:val="a4"/>
            <w:noProof/>
          </w:rPr>
          <w:t>https://www.nature.com/articles/nrg3747#supplementary-information</w:t>
        </w:r>
      </w:hyperlink>
      <w:r w:rsidR="003A1EA6" w:rsidRPr="003A1EA6">
        <w:rPr>
          <w:noProof/>
        </w:rPr>
        <w:t>.</w:t>
      </w:r>
    </w:p>
    <w:p w14:paraId="499A23BB" w14:textId="77777777" w:rsidR="003A1EA6" w:rsidRPr="003A1EA6" w:rsidRDefault="003A1EA6" w:rsidP="003A1EA6">
      <w:pPr>
        <w:pStyle w:val="EndNoteBibliography"/>
        <w:spacing w:after="0"/>
        <w:rPr>
          <w:noProof/>
        </w:rPr>
      </w:pPr>
      <w:r w:rsidRPr="003A1EA6">
        <w:rPr>
          <w:noProof/>
        </w:rPr>
        <w:t>33.</w:t>
      </w:r>
      <w:r w:rsidRPr="003A1EA6">
        <w:rPr>
          <w:noProof/>
        </w:rPr>
        <w:tab/>
        <w:t>Fisher RA. The genetical theory of natural  selection. Oxford, United Kingdom: Clarendon Press, 1958; 1930.</w:t>
      </w:r>
    </w:p>
    <w:p w14:paraId="5F2C22C3" w14:textId="77777777" w:rsidR="003A1EA6" w:rsidRPr="003A1EA6" w:rsidRDefault="003A1EA6" w:rsidP="003A1EA6">
      <w:pPr>
        <w:pStyle w:val="EndNoteBibliography"/>
        <w:spacing w:after="0"/>
        <w:rPr>
          <w:noProof/>
        </w:rPr>
      </w:pPr>
      <w:r w:rsidRPr="003A1EA6">
        <w:rPr>
          <w:noProof/>
        </w:rPr>
        <w:lastRenderedPageBreak/>
        <w:t>34.</w:t>
      </w:r>
      <w:r w:rsidRPr="003A1EA6">
        <w:rPr>
          <w:noProof/>
        </w:rPr>
        <w:tab/>
        <w:t>Pedruzzi G, Rouzine IM. Epistasis detectably alters correlations between genomic sites in a narrow parameter window. PLoS One. 2019;14(5):e0214036. Epub 2019/06/01. doi: 10.1371/journal.pone.0214036. PubMed PMID: 31150393; PubMed Central PMCID: PMCPMC6544209.</w:t>
      </w:r>
    </w:p>
    <w:p w14:paraId="32CCAFEE" w14:textId="77777777" w:rsidR="003A1EA6" w:rsidRPr="003A1EA6" w:rsidRDefault="003A1EA6" w:rsidP="003A1EA6">
      <w:pPr>
        <w:pStyle w:val="EndNoteBibliography"/>
        <w:spacing w:after="0"/>
        <w:rPr>
          <w:noProof/>
        </w:rPr>
      </w:pPr>
      <w:r w:rsidRPr="003A1EA6">
        <w:rPr>
          <w:noProof/>
        </w:rPr>
        <w:t>35.</w:t>
      </w:r>
      <w:r w:rsidRPr="003A1EA6">
        <w:rPr>
          <w:noProof/>
        </w:rPr>
        <w:tab/>
        <w:t>Rouzine IM. Long-range linkage effects in adapting sexual populations. Sci Rep. 2023;13(1):12492. Epub 20230801. doi: 10.1038/s41598-023-39392-z. PubMed PMID: 37528175; PubMed Central PMCID: PMCPMC10393966.</w:t>
      </w:r>
    </w:p>
    <w:p w14:paraId="78A14E89" w14:textId="77777777" w:rsidR="003A1EA6" w:rsidRPr="003A1EA6" w:rsidRDefault="003A1EA6" w:rsidP="003A1EA6">
      <w:pPr>
        <w:pStyle w:val="EndNoteBibliography"/>
        <w:spacing w:after="0"/>
        <w:rPr>
          <w:noProof/>
        </w:rPr>
      </w:pPr>
      <w:r w:rsidRPr="003A1EA6">
        <w:rPr>
          <w:noProof/>
        </w:rPr>
        <w:t>36.</w:t>
      </w:r>
      <w:r w:rsidRPr="003A1EA6">
        <w:rPr>
          <w:noProof/>
        </w:rPr>
        <w:tab/>
        <w:t>Pedruzzi G, Barlukova A, Rouzine IM. Evolutionary footprint of epistasis. PLoS Comput Biol. 2018;14(9):e1006426. Epub 2018/09/18. doi: 10.1371/journal.pcbi.1006426. PubMed PMID: 30222748; PubMed Central PMCID: PMCPMC6177197.</w:t>
      </w:r>
    </w:p>
    <w:p w14:paraId="585C669B" w14:textId="77777777" w:rsidR="003A1EA6" w:rsidRPr="003A1EA6" w:rsidRDefault="003A1EA6" w:rsidP="003A1EA6">
      <w:pPr>
        <w:pStyle w:val="EndNoteBibliography"/>
        <w:spacing w:after="0"/>
        <w:rPr>
          <w:noProof/>
        </w:rPr>
      </w:pPr>
      <w:r w:rsidRPr="003A1EA6">
        <w:rPr>
          <w:noProof/>
        </w:rPr>
        <w:t>37.</w:t>
      </w:r>
      <w:r w:rsidRPr="003A1EA6">
        <w:rPr>
          <w:noProof/>
        </w:rPr>
        <w:tab/>
        <w:t>Kryazhimskiy S, Dushoff J, Bazykin GA, Plotkin JB. Prevalence of epistasis in the evolution of influenza A surface proteins. PLoS Genet. 2011;7(2):e1001301. Epub 20110217. doi: 10.1371/journal.pgen.1001301. PubMed PMID: 21390205; PubMed Central PMCID: PMCPMC3040651.</w:t>
      </w:r>
    </w:p>
    <w:p w14:paraId="212F900E" w14:textId="77777777" w:rsidR="003A1EA6" w:rsidRPr="003A1EA6" w:rsidRDefault="003A1EA6" w:rsidP="003A1EA6">
      <w:pPr>
        <w:pStyle w:val="EndNoteBibliography"/>
        <w:spacing w:after="0"/>
        <w:rPr>
          <w:noProof/>
        </w:rPr>
      </w:pPr>
      <w:r w:rsidRPr="003A1EA6">
        <w:rPr>
          <w:noProof/>
        </w:rPr>
        <w:t>38.</w:t>
      </w:r>
      <w:r w:rsidRPr="003A1EA6">
        <w:rPr>
          <w:noProof/>
        </w:rPr>
        <w:tab/>
        <w:t>Neverov AD, Kryazhimskiy S, Plotkin JB, Bazykin GA. Coordinated Evolution of Influenza A Surface Proteins. PLoS Genet. 2015;11(8):e1005404. Epub 20150806. doi: 10.1371/journal.pgen.1005404. PubMed PMID: 26247472; PubMed Central PMCID: PMCPMC4527594.</w:t>
      </w:r>
    </w:p>
    <w:p w14:paraId="31960E80" w14:textId="77777777" w:rsidR="003A1EA6" w:rsidRPr="003A1EA6" w:rsidRDefault="003A1EA6" w:rsidP="003A1EA6">
      <w:pPr>
        <w:pStyle w:val="EndNoteBibliography"/>
        <w:spacing w:after="0"/>
        <w:rPr>
          <w:noProof/>
        </w:rPr>
      </w:pPr>
      <w:r w:rsidRPr="003A1EA6">
        <w:rPr>
          <w:noProof/>
        </w:rPr>
        <w:t>39.</w:t>
      </w:r>
      <w:r w:rsidRPr="003A1EA6">
        <w:rPr>
          <w:noProof/>
        </w:rPr>
        <w:tab/>
        <w:t>Pedruzzi G, Rouzine IM. An evolution-based high-fidelity method of epistasis measurement: Theory and application to influenza. PLoS Pathog. 2021;17(6):e1009669. Epub 2021/06/22. doi: 10.1371/journal.ppat.1009669. PubMed PMID: 34153082; PubMed Central PMCID: PMCPMC8248644.</w:t>
      </w:r>
    </w:p>
    <w:p w14:paraId="443333DC" w14:textId="77777777" w:rsidR="003A1EA6" w:rsidRPr="003A1EA6" w:rsidRDefault="003A1EA6" w:rsidP="003A1EA6">
      <w:pPr>
        <w:pStyle w:val="EndNoteBibliography"/>
        <w:spacing w:after="0"/>
        <w:rPr>
          <w:noProof/>
        </w:rPr>
      </w:pPr>
      <w:r w:rsidRPr="003A1EA6">
        <w:rPr>
          <w:noProof/>
        </w:rPr>
        <w:t>40.</w:t>
      </w:r>
      <w:r w:rsidRPr="003A1EA6">
        <w:rPr>
          <w:noProof/>
        </w:rPr>
        <w:tab/>
        <w:t>Bonhoeffer S, Chappey C, Parkin NT, Whitcomb JM, Petropoulos CJ. Evidence for positive epistasis in HIV-1. Science. 2004;306(5701):1547-50. doi: 10.1126/science.1101786. PubMed PMID: 15567861.</w:t>
      </w:r>
    </w:p>
    <w:p w14:paraId="30447071" w14:textId="77777777" w:rsidR="003A1EA6" w:rsidRPr="003A1EA6" w:rsidRDefault="003A1EA6" w:rsidP="003A1EA6">
      <w:pPr>
        <w:pStyle w:val="EndNoteBibliography"/>
        <w:spacing w:after="0"/>
        <w:rPr>
          <w:noProof/>
        </w:rPr>
      </w:pPr>
      <w:r w:rsidRPr="00FC4B93">
        <w:rPr>
          <w:noProof/>
          <w:lang w:val="fr-FR"/>
        </w:rPr>
        <w:t>41.</w:t>
      </w:r>
      <w:r w:rsidRPr="00FC4B93">
        <w:rPr>
          <w:noProof/>
          <w:lang w:val="fr-FR"/>
        </w:rPr>
        <w:tab/>
        <w:t xml:space="preserve">Zhang TH, Dai L, Barton JP, Du Y, Tan Y, Pang W, et al. </w:t>
      </w:r>
      <w:r w:rsidRPr="003A1EA6">
        <w:rPr>
          <w:noProof/>
        </w:rPr>
        <w:t>Predominance of positive epistasis among drug resistance-associated mutations in HIV-1 protease. PLoS Genet. 2020;16(10):e1009009. Epub 20201021. doi: 10.1371/journal.pgen.1009009. PubMed PMID: 33085662; PubMed Central PMCID: PMCPMC7605711.</w:t>
      </w:r>
    </w:p>
    <w:p w14:paraId="0F95179D" w14:textId="77777777" w:rsidR="003A1EA6" w:rsidRPr="003A1EA6" w:rsidRDefault="003A1EA6" w:rsidP="003A1EA6">
      <w:pPr>
        <w:pStyle w:val="EndNoteBibliography"/>
        <w:spacing w:after="0"/>
        <w:rPr>
          <w:noProof/>
        </w:rPr>
      </w:pPr>
      <w:r w:rsidRPr="00FC4B93">
        <w:rPr>
          <w:noProof/>
          <w:lang w:val="fr-FR"/>
        </w:rPr>
        <w:t>42.</w:t>
      </w:r>
      <w:r w:rsidRPr="00FC4B93">
        <w:rPr>
          <w:noProof/>
          <w:lang w:val="fr-FR"/>
        </w:rPr>
        <w:tab/>
        <w:t xml:space="preserve">Althaus CL, De Boer RJ. </w:t>
      </w:r>
      <w:r w:rsidRPr="003A1EA6">
        <w:rPr>
          <w:noProof/>
        </w:rPr>
        <w:t>Dynamics of immune escape during HIV/SIV infection. PLoS Comput Biol. 2008;4(7):e1000103. Epub 20080718. doi: 10.1371/journal.pcbi.1000103. PubMed PMID: 18636096; PubMed Central PMCID: PMCPMC2423483.</w:t>
      </w:r>
    </w:p>
    <w:p w14:paraId="364D255D" w14:textId="77777777" w:rsidR="003A1EA6" w:rsidRPr="003A1EA6" w:rsidRDefault="003A1EA6" w:rsidP="003A1EA6">
      <w:pPr>
        <w:pStyle w:val="EndNoteBibliography"/>
        <w:spacing w:after="0"/>
        <w:rPr>
          <w:noProof/>
        </w:rPr>
      </w:pPr>
      <w:r w:rsidRPr="003A1EA6">
        <w:rPr>
          <w:noProof/>
        </w:rPr>
        <w:t>43.</w:t>
      </w:r>
      <w:r w:rsidRPr="003A1EA6">
        <w:rPr>
          <w:noProof/>
        </w:rPr>
        <w:tab/>
        <w:t>Batorsky R, Sergeev RA, Rouzine IM. The route of HIV escape from immune response targeting multiple sites is determined by the cost-benefit tradeoff of escape mutations. PLoS Comput Biol. 2014;10(10):e1003878. Epub 2014/10/31. doi: 10.1371/journal.pcbi.1003878. PubMed PMID: 25356981; PubMed Central PMCID: PMCPMC4214571.</w:t>
      </w:r>
    </w:p>
    <w:p w14:paraId="3F437B90" w14:textId="77777777" w:rsidR="003A1EA6" w:rsidRPr="003A1EA6" w:rsidRDefault="003A1EA6" w:rsidP="003A1EA6">
      <w:pPr>
        <w:pStyle w:val="EndNoteBibliography"/>
        <w:spacing w:after="0"/>
        <w:rPr>
          <w:noProof/>
        </w:rPr>
      </w:pPr>
      <w:r w:rsidRPr="003A1EA6">
        <w:rPr>
          <w:noProof/>
        </w:rPr>
        <w:t>44.</w:t>
      </w:r>
      <w:r w:rsidRPr="003A1EA6">
        <w:rPr>
          <w:noProof/>
        </w:rPr>
        <w:tab/>
        <w:t>Smith CA, Ashby B. Antigenic evolution of SARS-CoV-2 in immunocompromised hosts. Evol Med Public Health. 2023;11(1):90-100. Epub 20221111. doi: 10.1093/emph/eoac037. PubMed PMID: 37007166; PubMed Central PMCID: PMCPMC10061940.</w:t>
      </w:r>
    </w:p>
    <w:p w14:paraId="212821D9" w14:textId="77777777" w:rsidR="003A1EA6" w:rsidRPr="003A1EA6" w:rsidRDefault="003A1EA6" w:rsidP="003A1EA6">
      <w:pPr>
        <w:pStyle w:val="EndNoteBibliography"/>
        <w:spacing w:after="0"/>
        <w:rPr>
          <w:noProof/>
        </w:rPr>
      </w:pPr>
      <w:r w:rsidRPr="003A1EA6">
        <w:rPr>
          <w:noProof/>
        </w:rPr>
        <w:t>45.</w:t>
      </w:r>
      <w:r w:rsidRPr="003A1EA6">
        <w:rPr>
          <w:noProof/>
        </w:rPr>
        <w:tab/>
        <w:t>Rouzine IM. Mathematical Modeling of Evolution.  Volume 1. One-Locus and Multi-Locus Theory and Recombination. Berlin: De Gruyter; 2020.</w:t>
      </w:r>
    </w:p>
    <w:p w14:paraId="72415595" w14:textId="77777777" w:rsidR="003A1EA6" w:rsidRPr="003A1EA6" w:rsidRDefault="003A1EA6" w:rsidP="003A1EA6">
      <w:pPr>
        <w:pStyle w:val="EndNoteBibliography"/>
        <w:spacing w:after="0"/>
        <w:rPr>
          <w:noProof/>
        </w:rPr>
      </w:pPr>
      <w:r w:rsidRPr="003A1EA6">
        <w:rPr>
          <w:noProof/>
        </w:rPr>
        <w:t>46.</w:t>
      </w:r>
      <w:r w:rsidRPr="003A1EA6">
        <w:rPr>
          <w:noProof/>
        </w:rPr>
        <w:tab/>
        <w:t>Rouzine IM. Mathematical Models of Evolution. Volume 2: Fitness Landscape, Red Queen, Evolutionary Enigmas, and Applications to Virology. Berlin/Boston: De Gruyter; 2023. 305 p.</w:t>
      </w:r>
    </w:p>
    <w:p w14:paraId="10995975" w14:textId="77777777" w:rsidR="003A1EA6" w:rsidRPr="003A1EA6" w:rsidRDefault="003A1EA6" w:rsidP="003A1EA6">
      <w:pPr>
        <w:pStyle w:val="EndNoteBibliography"/>
        <w:spacing w:after="0"/>
        <w:rPr>
          <w:noProof/>
        </w:rPr>
      </w:pPr>
      <w:r w:rsidRPr="003A1EA6">
        <w:rPr>
          <w:noProof/>
        </w:rPr>
        <w:t>47.</w:t>
      </w:r>
      <w:r w:rsidRPr="003A1EA6">
        <w:rPr>
          <w:noProof/>
        </w:rPr>
        <w:tab/>
        <w:t>Rouzine IM, Weinberger LS. The quantitative theory of within-host viral evolution. J Stat Mech: Theory and Experiment. 2013;2013. doi: 10.1088/1742-5468/2013/01/P01009.</w:t>
      </w:r>
    </w:p>
    <w:p w14:paraId="3EAE6C40" w14:textId="77777777" w:rsidR="003A1EA6" w:rsidRPr="003A1EA6" w:rsidRDefault="003A1EA6" w:rsidP="003A1EA6">
      <w:pPr>
        <w:pStyle w:val="EndNoteBibliography"/>
        <w:spacing w:after="0"/>
        <w:rPr>
          <w:noProof/>
        </w:rPr>
      </w:pPr>
      <w:r w:rsidRPr="003A1EA6">
        <w:rPr>
          <w:noProof/>
        </w:rPr>
        <w:t>48.</w:t>
      </w:r>
      <w:r w:rsidRPr="003A1EA6">
        <w:rPr>
          <w:noProof/>
        </w:rPr>
        <w:tab/>
        <w:t>Rouzine IM, Rozhnova G. Antigenic evolution of viruses in host populations. PLoS Pathog. 2018;14(9):e1007291. Epub 2018/09/13. doi: 10.1371/journal.ppat.1007291. PubMed PMID: 30208108; PubMed Central PMCID: PMCPMC6173453.</w:t>
      </w:r>
    </w:p>
    <w:p w14:paraId="7C983260" w14:textId="77777777" w:rsidR="003A1EA6" w:rsidRPr="003A1EA6" w:rsidRDefault="003A1EA6" w:rsidP="003A1EA6">
      <w:pPr>
        <w:pStyle w:val="EndNoteBibliography"/>
        <w:spacing w:after="0"/>
        <w:rPr>
          <w:noProof/>
        </w:rPr>
      </w:pPr>
      <w:r w:rsidRPr="003A1EA6">
        <w:rPr>
          <w:noProof/>
        </w:rPr>
        <w:t>49.</w:t>
      </w:r>
      <w:r w:rsidRPr="003A1EA6">
        <w:rPr>
          <w:noProof/>
        </w:rPr>
        <w:tab/>
        <w:t>Yan L, Neher RA, Shraiman BI. Phylodynamic theory of persistence, extinction and speciation of rapidly adapting pathogens. Elife. 2019;8. Epub 2019/09/19. doi: 10.7554/eLife.44205. PubMed PMID: 31532393; PubMed Central PMCID: PMCPMC6809594.</w:t>
      </w:r>
    </w:p>
    <w:p w14:paraId="3EB339C9" w14:textId="77777777" w:rsidR="003A1EA6" w:rsidRPr="003A1EA6" w:rsidRDefault="003A1EA6" w:rsidP="003A1EA6">
      <w:pPr>
        <w:pStyle w:val="EndNoteBibliography"/>
        <w:spacing w:after="0"/>
        <w:rPr>
          <w:noProof/>
        </w:rPr>
      </w:pPr>
      <w:r w:rsidRPr="003A1EA6">
        <w:rPr>
          <w:noProof/>
        </w:rPr>
        <w:t>50.</w:t>
      </w:r>
      <w:r w:rsidRPr="003A1EA6">
        <w:rPr>
          <w:noProof/>
        </w:rPr>
        <w:tab/>
        <w:t>Marchi J, Lassig M, Walczak AM, Mora T. Antigenic waves of virus-immune coevolution. Proc Natl Acad Sci U S A. 2021;118(27). Epub 2021/06/30. doi: 10.1073/pnas.2103398118. PubMed PMID: 34183397; PubMed Central PMCID: PMCPMC8271616.</w:t>
      </w:r>
    </w:p>
    <w:p w14:paraId="6AC8EC30" w14:textId="77777777" w:rsidR="003A1EA6" w:rsidRPr="003A1EA6" w:rsidRDefault="003A1EA6" w:rsidP="003A1EA6">
      <w:pPr>
        <w:pStyle w:val="EndNoteBibliography"/>
        <w:spacing w:after="0"/>
        <w:rPr>
          <w:noProof/>
        </w:rPr>
      </w:pPr>
      <w:r w:rsidRPr="003A1EA6">
        <w:rPr>
          <w:noProof/>
        </w:rPr>
        <w:t>51.</w:t>
      </w:r>
      <w:r w:rsidRPr="003A1EA6">
        <w:rPr>
          <w:noProof/>
        </w:rPr>
        <w:tab/>
        <w:t>Muller HG. Some genetic aspects of sex. American Naturalist. 1932;66:118-28.</w:t>
      </w:r>
    </w:p>
    <w:p w14:paraId="76996101" w14:textId="77777777" w:rsidR="003A1EA6" w:rsidRPr="003A1EA6" w:rsidRDefault="003A1EA6" w:rsidP="003A1EA6">
      <w:pPr>
        <w:pStyle w:val="EndNoteBibliography"/>
        <w:spacing w:after="0"/>
        <w:rPr>
          <w:noProof/>
        </w:rPr>
      </w:pPr>
      <w:r w:rsidRPr="003A1EA6">
        <w:rPr>
          <w:noProof/>
        </w:rPr>
        <w:t>52.</w:t>
      </w:r>
      <w:r w:rsidRPr="003A1EA6">
        <w:rPr>
          <w:noProof/>
        </w:rPr>
        <w:tab/>
        <w:t>Rice S. Evolutionary Theory: Mathematical and Conceptual Foundations. : Sinauer Associated; 2004.</w:t>
      </w:r>
    </w:p>
    <w:p w14:paraId="1A97DA72" w14:textId="77777777" w:rsidR="003A1EA6" w:rsidRPr="003A1EA6" w:rsidRDefault="003A1EA6" w:rsidP="003A1EA6">
      <w:pPr>
        <w:pStyle w:val="EndNoteBibliography"/>
        <w:spacing w:after="0"/>
        <w:rPr>
          <w:noProof/>
        </w:rPr>
      </w:pPr>
      <w:r w:rsidRPr="003A1EA6">
        <w:rPr>
          <w:noProof/>
        </w:rPr>
        <w:t>53.</w:t>
      </w:r>
      <w:r w:rsidRPr="003A1EA6">
        <w:rPr>
          <w:noProof/>
        </w:rPr>
        <w:tab/>
        <w:t>Felsenstein J. The evolutionary advantage of recombination. Genetics. 1974;78(2):737-56. doi: 10.1093/genetics/78.2.737. PubMed PMID: 4448362; PubMed Central PMCID: PMCPMC1213231.</w:t>
      </w:r>
    </w:p>
    <w:p w14:paraId="662CE97D" w14:textId="77777777" w:rsidR="003A1EA6" w:rsidRPr="003A1EA6" w:rsidRDefault="003A1EA6" w:rsidP="003A1EA6">
      <w:pPr>
        <w:pStyle w:val="EndNoteBibliography"/>
        <w:spacing w:after="0"/>
        <w:rPr>
          <w:noProof/>
        </w:rPr>
      </w:pPr>
      <w:r w:rsidRPr="003A1EA6">
        <w:rPr>
          <w:noProof/>
        </w:rPr>
        <w:lastRenderedPageBreak/>
        <w:t>54.</w:t>
      </w:r>
      <w:r w:rsidRPr="003A1EA6">
        <w:rPr>
          <w:noProof/>
        </w:rPr>
        <w:tab/>
        <w:t>Rouzine IM, Wakeley J, Coffin JM. The solitary wave of asexual evolution. Proc Natl Acad Sci U S A. 2003;100(2):587-92. Epub 2003/01/15. doi: 10.1073/pnas.242719299. PubMed PMID: 12525686; PubMed Central PMCID: PMC141040.</w:t>
      </w:r>
    </w:p>
    <w:p w14:paraId="6E4DDE0C" w14:textId="77777777" w:rsidR="003A1EA6" w:rsidRPr="003A1EA6" w:rsidRDefault="003A1EA6" w:rsidP="003A1EA6">
      <w:pPr>
        <w:pStyle w:val="EndNoteBibliography"/>
        <w:spacing w:after="0"/>
        <w:rPr>
          <w:noProof/>
        </w:rPr>
      </w:pPr>
      <w:r w:rsidRPr="003A1EA6">
        <w:rPr>
          <w:noProof/>
        </w:rPr>
        <w:t>55.</w:t>
      </w:r>
      <w:r w:rsidRPr="003A1EA6">
        <w:rPr>
          <w:noProof/>
        </w:rPr>
        <w:tab/>
        <w:t>Hill WG, Robertson A. The effect of linkage on limits to artificial selection. Genet Res. 1966;8(3):269-94. Epub 1966/12/01. PubMed PMID: 5980116.</w:t>
      </w:r>
    </w:p>
    <w:p w14:paraId="5A91735C" w14:textId="77777777" w:rsidR="003A1EA6" w:rsidRPr="003A1EA6" w:rsidRDefault="003A1EA6" w:rsidP="003A1EA6">
      <w:pPr>
        <w:pStyle w:val="EndNoteBibliography"/>
        <w:spacing w:after="0"/>
        <w:rPr>
          <w:noProof/>
        </w:rPr>
      </w:pPr>
      <w:r w:rsidRPr="003A1EA6">
        <w:rPr>
          <w:noProof/>
        </w:rPr>
        <w:t>56.</w:t>
      </w:r>
      <w:r w:rsidRPr="003A1EA6">
        <w:rPr>
          <w:noProof/>
        </w:rPr>
        <w:tab/>
        <w:t>Gerrish PJ, Lenski RE. The fate of competing beneficial mutations in an asexual population. Genetica. 1998;102-103(1-6):127-44. Epub 1998/08/28. PubMed PMID: 9720276.</w:t>
      </w:r>
    </w:p>
    <w:p w14:paraId="041ABF44" w14:textId="77777777" w:rsidR="003A1EA6" w:rsidRPr="003A1EA6" w:rsidRDefault="003A1EA6" w:rsidP="003A1EA6">
      <w:pPr>
        <w:pStyle w:val="EndNoteBibliography"/>
        <w:spacing w:after="0"/>
        <w:rPr>
          <w:noProof/>
        </w:rPr>
      </w:pPr>
      <w:r w:rsidRPr="003A1EA6">
        <w:rPr>
          <w:noProof/>
        </w:rPr>
        <w:t>57.</w:t>
      </w:r>
      <w:r w:rsidRPr="003A1EA6">
        <w:rPr>
          <w:noProof/>
        </w:rPr>
        <w:tab/>
        <w:t>Desai MM, Fisher DS. Beneficial mutation selection balance and the effect of linkage on positive selection. Genetics. 2007;176(3):1759-98. Epub 2007/05/08. doi: 10.1534/genetics.106.067678. PubMed PMID: 17483432; PubMed Central PMCID: PMCPMC1931526.</w:t>
      </w:r>
    </w:p>
    <w:p w14:paraId="53368AC0" w14:textId="77777777" w:rsidR="003A1EA6" w:rsidRPr="003A1EA6" w:rsidRDefault="003A1EA6" w:rsidP="003A1EA6">
      <w:pPr>
        <w:pStyle w:val="EndNoteBibliography"/>
        <w:spacing w:after="0"/>
        <w:rPr>
          <w:noProof/>
        </w:rPr>
      </w:pPr>
      <w:r w:rsidRPr="003A1EA6">
        <w:rPr>
          <w:noProof/>
        </w:rPr>
        <w:t>58.</w:t>
      </w:r>
      <w:r w:rsidRPr="003A1EA6">
        <w:rPr>
          <w:noProof/>
        </w:rPr>
        <w:tab/>
        <w:t>Hallatschek O. The noisy edge of traveling waves. Proc Natl Acad Sci U S A. 2010;108(5):1783-7. PubMed PMID: 21187435.</w:t>
      </w:r>
    </w:p>
    <w:p w14:paraId="2B8D26E7" w14:textId="77777777" w:rsidR="003A1EA6" w:rsidRPr="003A1EA6" w:rsidRDefault="003A1EA6" w:rsidP="003A1EA6">
      <w:pPr>
        <w:pStyle w:val="EndNoteBibliography"/>
        <w:spacing w:after="0"/>
        <w:rPr>
          <w:noProof/>
        </w:rPr>
      </w:pPr>
      <w:r w:rsidRPr="003A1EA6">
        <w:rPr>
          <w:noProof/>
        </w:rPr>
        <w:t>59.</w:t>
      </w:r>
      <w:r w:rsidRPr="003A1EA6">
        <w:rPr>
          <w:noProof/>
        </w:rPr>
        <w:tab/>
        <w:t>Rodriguez-Rivas J, Croce G, Muscat M, Weigt M. Epistatic models predict mutable sites in SARS-CoV-2 proteins and epitopes. Proc Natl Acad Sci U S A. 2022;119(4). Epub 2022/01/14. doi: 10.1073/pnas.2113118119. PubMed PMID: 35022216; PubMed Central PMCID: PMCPMC8795541.</w:t>
      </w:r>
    </w:p>
    <w:p w14:paraId="7838BBEC" w14:textId="77777777" w:rsidR="003A1EA6" w:rsidRPr="003A1EA6" w:rsidRDefault="003A1EA6" w:rsidP="003A1EA6">
      <w:pPr>
        <w:pStyle w:val="EndNoteBibliography"/>
        <w:spacing w:after="0"/>
        <w:rPr>
          <w:noProof/>
        </w:rPr>
      </w:pPr>
      <w:r w:rsidRPr="003A1EA6">
        <w:rPr>
          <w:noProof/>
        </w:rPr>
        <w:t>60.</w:t>
      </w:r>
      <w:r w:rsidRPr="003A1EA6">
        <w:rPr>
          <w:noProof/>
        </w:rPr>
        <w:tab/>
        <w:t>Zeng H-L, Dichio V, Rodríguez Horta E, Thorell K, Aurell E. Global analysis of more than 50,000 SARS-CoV-2 genomes reveals epistasis between eight viral genes. Proceedings of the National Academy of Sciences. 2020;117(49):31519-26. doi: doi:10.1073/pnas.2012331117.</w:t>
      </w:r>
    </w:p>
    <w:p w14:paraId="0E3A9ECF" w14:textId="77777777" w:rsidR="003A1EA6" w:rsidRPr="003A1EA6" w:rsidRDefault="003A1EA6" w:rsidP="003A1EA6">
      <w:pPr>
        <w:pStyle w:val="EndNoteBibliography"/>
        <w:rPr>
          <w:noProof/>
        </w:rPr>
      </w:pPr>
      <w:r w:rsidRPr="003A1EA6">
        <w:rPr>
          <w:noProof/>
        </w:rPr>
        <w:t>61.</w:t>
      </w:r>
      <w:r w:rsidRPr="003A1EA6">
        <w:rPr>
          <w:noProof/>
        </w:rPr>
        <w:tab/>
        <w:t>Batorsky R, Kearney MF, Palmer SE, Maldarelli F, Rouzine IM, Coffin JM. Estimate of effective recombination rate and average selection coefficient for HIV in chronic infection. Proc Natl Acad Sci U S A. 2011;108(14):5661-6. Epub 2011/03/26. doi: 1102036108 [pii]</w:t>
      </w:r>
    </w:p>
    <w:p w14:paraId="53C01ABA" w14:textId="77777777" w:rsidR="003A1EA6" w:rsidRPr="003A1EA6" w:rsidRDefault="003A1EA6" w:rsidP="003A1EA6">
      <w:pPr>
        <w:pStyle w:val="EndNoteBibliography"/>
        <w:spacing w:after="0"/>
        <w:rPr>
          <w:noProof/>
        </w:rPr>
      </w:pPr>
      <w:r w:rsidRPr="003A1EA6">
        <w:rPr>
          <w:noProof/>
        </w:rPr>
        <w:t>10.1073/pnas.1102036108. PubMed PMID: 21436045; PubMed Central PMCID: PMC3078368.</w:t>
      </w:r>
    </w:p>
    <w:p w14:paraId="7DDA5E88" w14:textId="23C4440F" w:rsidR="003A1EA6" w:rsidRPr="003A1EA6" w:rsidRDefault="003A1EA6" w:rsidP="003A1EA6">
      <w:pPr>
        <w:pStyle w:val="EndNoteBibliography"/>
        <w:spacing w:after="0"/>
        <w:rPr>
          <w:noProof/>
        </w:rPr>
      </w:pPr>
      <w:r w:rsidRPr="003A1EA6">
        <w:rPr>
          <w:noProof/>
        </w:rPr>
        <w:t>62.</w:t>
      </w:r>
      <w:r w:rsidRPr="003A1EA6">
        <w:rPr>
          <w:noProof/>
        </w:rPr>
        <w:tab/>
        <w:t xml:space="preserve">Estimating fitness effects of mutations in the presence of genetic linkage [Internet]. 2025. Available from: </w:t>
      </w:r>
      <w:hyperlink r:id="rId29" w:history="1">
        <w:r w:rsidRPr="003A1EA6">
          <w:rPr>
            <w:rStyle w:val="a4"/>
            <w:noProof/>
          </w:rPr>
          <w:t>https://www.biorxiv.org/content/10.1101/2025.11.26.690712v1</w:t>
        </w:r>
      </w:hyperlink>
      <w:r w:rsidRPr="003A1EA6">
        <w:rPr>
          <w:noProof/>
        </w:rPr>
        <w:t>.</w:t>
      </w:r>
    </w:p>
    <w:p w14:paraId="24A9BCDF" w14:textId="77777777" w:rsidR="003A1EA6" w:rsidRPr="003A1EA6" w:rsidRDefault="003A1EA6" w:rsidP="003A1EA6">
      <w:pPr>
        <w:pStyle w:val="EndNoteBibliography"/>
        <w:spacing w:after="0"/>
        <w:rPr>
          <w:noProof/>
        </w:rPr>
      </w:pPr>
      <w:r w:rsidRPr="003A1EA6">
        <w:rPr>
          <w:noProof/>
        </w:rPr>
        <w:t>63.</w:t>
      </w:r>
      <w:r w:rsidRPr="003A1EA6">
        <w:rPr>
          <w:noProof/>
        </w:rPr>
        <w:tab/>
        <w:t>Katoh K, Rozewicki J, Yamada KD. MAFFT online service: multiple sequence alignment, interactive sequence choice and visualization. Brief Bioinform. 2019;20(4):1160-6. doi: 10.1093/bib/bbx108. PubMed PMID: 28968734; PubMed Central PMCID: PMCPMC6781576.</w:t>
      </w:r>
    </w:p>
    <w:p w14:paraId="4B5B998E" w14:textId="77777777" w:rsidR="003A1EA6" w:rsidRPr="003A1EA6" w:rsidRDefault="003A1EA6" w:rsidP="003A1EA6">
      <w:pPr>
        <w:pStyle w:val="EndNoteBibliography"/>
        <w:spacing w:after="0"/>
        <w:rPr>
          <w:noProof/>
        </w:rPr>
      </w:pPr>
      <w:r w:rsidRPr="003A1EA6">
        <w:rPr>
          <w:noProof/>
        </w:rPr>
        <w:t>64.</w:t>
      </w:r>
      <w:r w:rsidRPr="003A1EA6">
        <w:rPr>
          <w:noProof/>
        </w:rPr>
        <w:tab/>
        <w:t>Rouzine IM, Coffin JM. Evolution of human immunodeficiency virus under selection and weak recombination. Genetics. 2005;170(1):7-18. Epub 2005/03/04. doi: 10.1534/genetics.104.029926. PubMed PMID: 15744057; PubMed Central PMCID: PMCPMC1449738.</w:t>
      </w:r>
    </w:p>
    <w:p w14:paraId="42452210" w14:textId="77777777" w:rsidR="003A1EA6" w:rsidRPr="003A1EA6" w:rsidRDefault="003A1EA6" w:rsidP="003A1EA6">
      <w:pPr>
        <w:pStyle w:val="EndNoteBibliography"/>
        <w:spacing w:after="0"/>
        <w:rPr>
          <w:noProof/>
        </w:rPr>
      </w:pPr>
      <w:r w:rsidRPr="003A1EA6">
        <w:rPr>
          <w:noProof/>
        </w:rPr>
        <w:t>65.</w:t>
      </w:r>
      <w:r w:rsidRPr="003A1EA6">
        <w:rPr>
          <w:noProof/>
        </w:rPr>
        <w:tab/>
        <w:t>Neher RA, Leitner T. Recombination rate and selection strength in HIV intra-patient evolution. PLoS Comput Biol. 2010;6(1):e1000660. Epub 2010/02/04. doi: 10.1371/journal.pcbi.1000660. PubMed PMID: 20126527; PubMed Central PMCID: PMC2813257.</w:t>
      </w:r>
    </w:p>
    <w:p w14:paraId="16D559A7" w14:textId="77777777" w:rsidR="003A1EA6" w:rsidRPr="003A1EA6" w:rsidRDefault="003A1EA6" w:rsidP="003A1EA6">
      <w:pPr>
        <w:pStyle w:val="EndNoteBibliography"/>
        <w:rPr>
          <w:noProof/>
        </w:rPr>
      </w:pPr>
      <w:r w:rsidRPr="003A1EA6">
        <w:rPr>
          <w:noProof/>
        </w:rPr>
        <w:t>66.</w:t>
      </w:r>
      <w:r w:rsidRPr="003A1EA6">
        <w:rPr>
          <w:noProof/>
        </w:rPr>
        <w:tab/>
        <w:t>Rast LI, Rouzine IM, Rozhnova G, Bishop L, Weinberger AD, Weinberger LS. Conflicting Selection Pressures Will Constrain Viral Escape from Interfering Particles: Principles for Designing Resistance-Proof Antivirals. PLoS Comput Biol. 2016;12(5):e1004799. Epub 20160506. doi: 10.1371/journal.pcbi.1004799. PubMed PMID: 27152856; PubMed Central PMCID: PMCPMC4859541.</w:t>
      </w:r>
    </w:p>
    <w:p w14:paraId="62F27F48" w14:textId="48198A24" w:rsidR="00EC09B4" w:rsidRDefault="00EF6A49" w:rsidP="008A352D">
      <w:pPr>
        <w:pBdr>
          <w:top w:val="nil"/>
          <w:left w:val="nil"/>
          <w:bottom w:val="nil"/>
          <w:right w:val="nil"/>
          <w:between w:val="nil"/>
        </w:pBdr>
        <w:spacing w:line="360" w:lineRule="auto"/>
        <w:ind w:left="-567"/>
        <w:jc w:val="both"/>
        <w:rPr>
          <w:rFonts w:ascii="Times New Roman" w:eastAsia="Times New Roman" w:hAnsi="Times New Roman" w:cs="Times New Roman"/>
          <w:color w:val="000000"/>
        </w:rPr>
      </w:pPr>
      <w:r>
        <w:rPr>
          <w:rFonts w:ascii="Times New Roman" w:eastAsia="Times New Roman" w:hAnsi="Times New Roman" w:cs="Times New Roman"/>
          <w:color w:val="000000"/>
        </w:rPr>
        <w:fldChar w:fldCharType="end"/>
      </w:r>
    </w:p>
    <w:sectPr w:rsidR="00EC09B4" w:rsidSect="0066304B">
      <w:footerReference w:type="even" r:id="rId30"/>
      <w:footerReference w:type="default" r:id="rId31"/>
      <w:pgSz w:w="11906" w:h="16838"/>
      <w:pgMar w:top="1134" w:right="1134" w:bottom="1134" w:left="1134" w:header="709" w:footer="709" w:gutter="0"/>
      <w:lnNumType w:countBy="1" w:restart="continuous"/>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5" w:author="Автор" w:date="2026-03-31T14:18:00Z" w:initials="A">
    <w:p w14:paraId="5B0781A9" w14:textId="50CF9F1B" w:rsidR="00047A8A" w:rsidRDefault="00047A8A" w:rsidP="008F041B">
      <w:pPr>
        <w:pStyle w:val="af0"/>
        <w:numPr>
          <w:ilvl w:val="0"/>
          <w:numId w:val="1"/>
        </w:numPr>
      </w:pPr>
      <w:r>
        <w:rPr>
          <w:rStyle w:val="af"/>
        </w:rPr>
        <w:annotationRef/>
      </w:r>
      <w:r>
        <w:t xml:space="preserve">Add secondary alleles </w:t>
      </w:r>
      <w:proofErr w:type="gramStart"/>
      <w:r>
        <w:t>2.Remove</w:t>
      </w:r>
      <w:proofErr w:type="gramEnd"/>
      <w:r>
        <w:t xml:space="preserve"> trend 3. Use terminology 4. Style of font and lines 5. Add star on panel</w:t>
      </w:r>
    </w:p>
  </w:comment>
  <w:comment w:id="6" w:author="Автор" w:date="2026-04-06T21:27:00Z" w:initials="A">
    <w:p w14:paraId="2B54E670" w14:textId="120918A7" w:rsidR="00047A8A" w:rsidRDefault="00047A8A">
      <w:pPr>
        <w:pStyle w:val="af0"/>
      </w:pPr>
      <w:r>
        <w:rPr>
          <w:rStyle w:val="af"/>
        </w:rPr>
        <w:annotationRef/>
      </w:r>
      <w:r>
        <w:t xml:space="preserve">Done (All, Deleterious, compensatory, beneficial, second word </w:t>
      </w:r>
      <w:proofErr w:type="gramStart"/>
      <w:r>
        <w:t>- ,</w:t>
      </w:r>
      <w:proofErr w:type="gramEnd"/>
      <w:r>
        <w:t xml:space="preserve"> change line colors(regular </w:t>
      </w:r>
      <w:proofErr w:type="spellStart"/>
      <w:r>
        <w:t>matlab</w:t>
      </w:r>
      <w:proofErr w:type="spellEnd"/>
      <w:r>
        <w:t xml:space="preserve"> pallet), change star color(brighter), text color same as line, E= delete </w:t>
      </w:r>
      <w:proofErr w:type="spellStart"/>
      <w:r>
        <w:t>jusr</w:t>
      </w:r>
      <w:proofErr w:type="spellEnd"/>
      <w:r>
        <w:t xml:space="preserve"> leave number, increase font, text same as ray, about E in description, change 77 to different color, box top an right delete, change text placement, all in column except beneficial)</w:t>
      </w:r>
    </w:p>
    <w:p w14:paraId="177AD3AD" w14:textId="4A0134D7" w:rsidR="00047A8A" w:rsidRDefault="00047A8A">
      <w:pPr>
        <w:pStyle w:val="af0"/>
      </w:pPr>
    </w:p>
  </w:comment>
  <w:comment w:id="20" w:author="Автор" w:date="2026-03-31T14:31:00Z" w:initials="A">
    <w:p w14:paraId="6EEF99DE" w14:textId="38BB9317" w:rsidR="00047A8A" w:rsidRDefault="00047A8A">
      <w:pPr>
        <w:pStyle w:val="af0"/>
      </w:pPr>
      <w:r>
        <w:rPr>
          <w:rStyle w:val="af"/>
        </w:rPr>
        <w:annotationRef/>
      </w:r>
      <w:r>
        <w:t>Tell more about 10% and the star.</w:t>
      </w:r>
    </w:p>
  </w:comment>
  <w:comment w:id="21" w:author="Автор" w:date="2026-04-06T20:02:00Z" w:initials="A">
    <w:p w14:paraId="109BA1E0" w14:textId="5F1CCA70" w:rsidR="00047A8A" w:rsidRDefault="00047A8A">
      <w:pPr>
        <w:pStyle w:val="af0"/>
      </w:pPr>
      <w:r>
        <w:rPr>
          <w:rStyle w:val="af"/>
        </w:rPr>
        <w:annotationRef/>
      </w:r>
      <w:r>
        <w:t>Done</w:t>
      </w:r>
    </w:p>
  </w:comment>
  <w:comment w:id="71" w:author="Автор" w:date="2026-04-07T14:43:00Z" w:initials="A">
    <w:p w14:paraId="3CFBEF9B" w14:textId="3F9FE853" w:rsidR="00047A8A" w:rsidRDefault="00047A8A">
      <w:pPr>
        <w:pStyle w:val="af0"/>
      </w:pPr>
      <w:r>
        <w:rPr>
          <w:rStyle w:val="af"/>
        </w:rPr>
        <w:annotationRef/>
      </w:r>
      <w:r>
        <w:t>Delete title, delete box (top, right), X – number of alleles, full bars, increase font, roman numbers instead words peak</w:t>
      </w:r>
    </w:p>
  </w:comment>
  <w:comment w:id="72" w:author="Автор" w:date="2026-04-13T20:08:00Z" w:initials="A">
    <w:p w14:paraId="7584BEC5" w14:textId="0B7238FC" w:rsidR="00047A8A" w:rsidRDefault="00047A8A">
      <w:pPr>
        <w:pStyle w:val="af0"/>
      </w:pPr>
      <w:r>
        <w:rPr>
          <w:rStyle w:val="af"/>
        </w:rPr>
        <w:annotationRef/>
      </w:r>
      <w:r>
        <w:t>Done</w:t>
      </w:r>
    </w:p>
  </w:comment>
  <w:comment w:id="73" w:author="Автор" w:date="2026-03-24T14:11:00Z" w:initials="A">
    <w:p w14:paraId="00A0B9BD" w14:textId="284E64EB" w:rsidR="00047A8A" w:rsidRDefault="00047A8A">
      <w:pPr>
        <w:pStyle w:val="af0"/>
      </w:pPr>
      <w:r>
        <w:rPr>
          <w:rStyle w:val="af"/>
        </w:rPr>
        <w:annotationRef/>
      </w:r>
      <w:proofErr w:type="gramStart"/>
      <w:r>
        <w:t>Show  peak</w:t>
      </w:r>
      <w:proofErr w:type="gramEnd"/>
      <w:r>
        <w:t xml:space="preserve"> 1 and peak 2 on the panel</w:t>
      </w:r>
    </w:p>
  </w:comment>
  <w:comment w:id="74" w:author="Автор" w:date="2026-04-06T20:03:00Z" w:initials="A">
    <w:p w14:paraId="3A2EB2D9" w14:textId="3913CAC4" w:rsidR="00047A8A" w:rsidRDefault="00047A8A">
      <w:pPr>
        <w:pStyle w:val="af0"/>
      </w:pPr>
      <w:r>
        <w:rPr>
          <w:rStyle w:val="af"/>
        </w:rPr>
        <w:annotationRef/>
      </w:r>
      <w:r>
        <w:t>Done</w:t>
      </w:r>
    </w:p>
  </w:comment>
  <w:comment w:id="81" w:author="Автор" w:date="2026-04-07T14:45:00Z" w:initials="A">
    <w:p w14:paraId="2EAABD67" w14:textId="090159D2" w:rsidR="00047A8A" w:rsidRDefault="00047A8A">
      <w:pPr>
        <w:pStyle w:val="af0"/>
      </w:pPr>
      <w:r>
        <w:rPr>
          <w:rStyle w:val="af"/>
        </w:rPr>
        <w:annotationRef/>
      </w:r>
      <w:r>
        <w:t xml:space="preserve">Not Serif -&gt; </w:t>
      </w:r>
      <w:proofErr w:type="spellStart"/>
      <w:r>
        <w:t>helvetica</w:t>
      </w:r>
      <w:proofErr w:type="spellEnd"/>
      <w:r>
        <w:t xml:space="preserve">, make font the same for everything, </w:t>
      </w:r>
      <w:proofErr w:type="spellStart"/>
      <w:r>
        <w:t>decreace</w:t>
      </w:r>
      <w:proofErr w:type="spellEnd"/>
      <w:r>
        <w:t xml:space="preserve"> in cells, axis -&gt; bigger, .0 delete</w:t>
      </w:r>
    </w:p>
  </w:comment>
  <w:comment w:id="82" w:author="Автор" w:date="2026-04-13T20:08:00Z" w:initials="A">
    <w:p w14:paraId="6FD9E9C0" w14:textId="124BC5BD" w:rsidR="00047A8A" w:rsidRDefault="00047A8A">
      <w:pPr>
        <w:pStyle w:val="af0"/>
      </w:pPr>
      <w:r>
        <w:rPr>
          <w:rStyle w:val="af"/>
        </w:rPr>
        <w:annotationRef/>
      </w:r>
      <w:r>
        <w:t>Done</w:t>
      </w:r>
    </w:p>
  </w:comment>
  <w:comment w:id="83" w:author="Автор" w:date="2026-03-24T14:07:00Z" w:initials="A">
    <w:p w14:paraId="1DCA5267" w14:textId="612EBD87" w:rsidR="00047A8A" w:rsidRDefault="00047A8A">
      <w:pPr>
        <w:pStyle w:val="af0"/>
      </w:pPr>
      <w:r>
        <w:rPr>
          <w:rStyle w:val="af"/>
        </w:rPr>
        <w:annotationRef/>
      </w:r>
      <w:r>
        <w:t>Relabel axes.</w:t>
      </w:r>
    </w:p>
  </w:comment>
  <w:comment w:id="84" w:author="Автор" w:date="2026-04-06T20:03:00Z" w:initials="A">
    <w:p w14:paraId="2A58D380" w14:textId="00AA37C5" w:rsidR="00047A8A" w:rsidRDefault="00047A8A">
      <w:pPr>
        <w:pStyle w:val="af0"/>
      </w:pPr>
      <w:r>
        <w:rPr>
          <w:rStyle w:val="af"/>
        </w:rPr>
        <w:annotationRef/>
      </w:r>
      <w:r>
        <w:t>Done</w:t>
      </w:r>
    </w:p>
  </w:comment>
  <w:comment w:id="95" w:author="Автор" w:date="2026-03-24T14:30:00Z" w:initials="A">
    <w:p w14:paraId="1633C528" w14:textId="7B9AC392" w:rsidR="00047A8A" w:rsidRDefault="00047A8A">
      <w:pPr>
        <w:pStyle w:val="af0"/>
      </w:pPr>
      <w:r>
        <w:rPr>
          <w:rStyle w:val="af"/>
        </w:rPr>
        <w:annotationRef/>
      </w:r>
      <w:proofErr w:type="gramStart"/>
      <w:r>
        <w:t>Leave  one</w:t>
      </w:r>
      <w:proofErr w:type="gramEnd"/>
      <w:r>
        <w:t xml:space="preserve"> wheel, and state sampling parameters in caption. Connect fig 3 and fig 4. No heatmap.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B0781A9" w15:done="0"/>
  <w15:commentEx w15:paraId="177AD3AD" w15:paraIdParent="5B0781A9" w15:done="0"/>
  <w15:commentEx w15:paraId="6EEF99DE" w15:done="0"/>
  <w15:commentEx w15:paraId="109BA1E0" w15:paraIdParent="6EEF99DE" w15:done="0"/>
  <w15:commentEx w15:paraId="3CFBEF9B" w15:done="0"/>
  <w15:commentEx w15:paraId="7584BEC5" w15:paraIdParent="3CFBEF9B" w15:done="0"/>
  <w15:commentEx w15:paraId="00A0B9BD" w15:done="0"/>
  <w15:commentEx w15:paraId="3A2EB2D9" w15:paraIdParent="00A0B9BD" w15:done="0"/>
  <w15:commentEx w15:paraId="2EAABD67" w15:done="0"/>
  <w15:commentEx w15:paraId="6FD9E9C0" w15:paraIdParent="2EAABD67" w15:done="0"/>
  <w15:commentEx w15:paraId="1DCA5267" w15:done="0"/>
  <w15:commentEx w15:paraId="2A58D380" w15:paraIdParent="1DCA5267" w15:done="0"/>
  <w15:commentEx w15:paraId="1633C52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B0781A9" w16cid:durableId="2D765646"/>
  <w16cid:commentId w16cid:paraId="177AD3AD" w16cid:durableId="2D7EA3B8"/>
  <w16cid:commentId w16cid:paraId="6EEF99DE" w16cid:durableId="2D76593F"/>
  <w16cid:commentId w16cid:paraId="109BA1E0" w16cid:durableId="2D7E8FEE"/>
  <w16cid:commentId w16cid:paraId="3CFBEF9B" w16cid:durableId="2D7F969F"/>
  <w16cid:commentId w16cid:paraId="7584BEC5" w16cid:durableId="2D87CBA1"/>
  <w16cid:commentId w16cid:paraId="00A0B9BD" w16cid:durableId="2D6D1A02"/>
  <w16cid:commentId w16cid:paraId="3A2EB2D9" w16cid:durableId="2D7E8FF8"/>
  <w16cid:commentId w16cid:paraId="2EAABD67" w16cid:durableId="2D7F9708"/>
  <w16cid:commentId w16cid:paraId="6FD9E9C0" w16cid:durableId="2D87CBA6"/>
  <w16cid:commentId w16cid:paraId="1DCA5267" w16cid:durableId="2D6D190A"/>
  <w16cid:commentId w16cid:paraId="2A58D380" w16cid:durableId="2D7E8FFF"/>
  <w16cid:commentId w16cid:paraId="1633C528" w16cid:durableId="2D6D1E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D5106F" w14:textId="77777777" w:rsidR="00E746BF" w:rsidRDefault="00E746BF" w:rsidP="00403B5C">
      <w:pPr>
        <w:spacing w:after="0" w:line="240" w:lineRule="auto"/>
      </w:pPr>
      <w:r>
        <w:separator/>
      </w:r>
    </w:p>
  </w:endnote>
  <w:endnote w:type="continuationSeparator" w:id="0">
    <w:p w14:paraId="09EF3F9A" w14:textId="77777777" w:rsidR="00E746BF" w:rsidRDefault="00E746BF" w:rsidP="00403B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8"/>
      </w:rPr>
      <w:id w:val="-1440759662"/>
      <w:docPartObj>
        <w:docPartGallery w:val="Page Numbers (Bottom of Page)"/>
        <w:docPartUnique/>
      </w:docPartObj>
    </w:sdtPr>
    <w:sdtContent>
      <w:p w14:paraId="452BF23A" w14:textId="727C0DE5" w:rsidR="00047A8A" w:rsidRDefault="00047A8A" w:rsidP="008F60D5">
        <w:pPr>
          <w:pStyle w:val="a6"/>
          <w:framePr w:wrap="none" w:vAnchor="text" w:hAnchor="margin" w:xAlign="right" w:y="1"/>
          <w:rPr>
            <w:rStyle w:val="a8"/>
          </w:rPr>
        </w:pPr>
        <w:r>
          <w:rPr>
            <w:rStyle w:val="a8"/>
          </w:rPr>
          <w:fldChar w:fldCharType="begin"/>
        </w:r>
        <w:r>
          <w:rPr>
            <w:rStyle w:val="a8"/>
          </w:rPr>
          <w:instrText xml:space="preserve"> PAGE </w:instrText>
        </w:r>
        <w:r>
          <w:rPr>
            <w:rStyle w:val="a8"/>
          </w:rPr>
          <w:fldChar w:fldCharType="end"/>
        </w:r>
      </w:p>
    </w:sdtContent>
  </w:sdt>
  <w:p w14:paraId="3C7A917B" w14:textId="77777777" w:rsidR="00047A8A" w:rsidRDefault="00047A8A" w:rsidP="00403B5C">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8"/>
      </w:rPr>
      <w:id w:val="1579709919"/>
      <w:docPartObj>
        <w:docPartGallery w:val="Page Numbers (Bottom of Page)"/>
        <w:docPartUnique/>
      </w:docPartObj>
    </w:sdtPr>
    <w:sdtContent>
      <w:p w14:paraId="1662E14A" w14:textId="26414120" w:rsidR="00047A8A" w:rsidRDefault="00047A8A" w:rsidP="008F60D5">
        <w:pPr>
          <w:pStyle w:val="a6"/>
          <w:framePr w:wrap="none" w:vAnchor="text" w:hAnchor="margin" w:xAlign="right" w:y="1"/>
          <w:rPr>
            <w:rStyle w:val="a8"/>
          </w:rPr>
        </w:pPr>
        <w:r>
          <w:rPr>
            <w:rStyle w:val="a8"/>
          </w:rPr>
          <w:fldChar w:fldCharType="begin"/>
        </w:r>
        <w:r>
          <w:rPr>
            <w:rStyle w:val="a8"/>
          </w:rPr>
          <w:instrText xml:space="preserve"> PAGE </w:instrText>
        </w:r>
        <w:r>
          <w:rPr>
            <w:rStyle w:val="a8"/>
          </w:rPr>
          <w:fldChar w:fldCharType="separate"/>
        </w:r>
        <w:r>
          <w:rPr>
            <w:rStyle w:val="a8"/>
            <w:noProof/>
          </w:rPr>
          <w:t>1</w:t>
        </w:r>
        <w:r>
          <w:rPr>
            <w:rStyle w:val="a8"/>
          </w:rPr>
          <w:fldChar w:fldCharType="end"/>
        </w:r>
      </w:p>
    </w:sdtContent>
  </w:sdt>
  <w:p w14:paraId="35A502A2" w14:textId="77777777" w:rsidR="00047A8A" w:rsidRDefault="00047A8A" w:rsidP="00403B5C">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EBD3E8" w14:textId="77777777" w:rsidR="00E746BF" w:rsidRDefault="00E746BF" w:rsidP="00403B5C">
      <w:pPr>
        <w:spacing w:after="0" w:line="240" w:lineRule="auto"/>
      </w:pPr>
      <w:r>
        <w:separator/>
      </w:r>
    </w:p>
  </w:footnote>
  <w:footnote w:type="continuationSeparator" w:id="0">
    <w:p w14:paraId="2E0C7015" w14:textId="77777777" w:rsidR="00E746BF" w:rsidRDefault="00E746BF" w:rsidP="00403B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8C1652F"/>
    <w:multiLevelType w:val="hybridMultilevel"/>
    <w:tmpl w:val="70D291E4"/>
    <w:lvl w:ilvl="0" w:tplc="0BE6C6A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removePersonalInformation/>
  <w:hideGrammaticalErrors/>
  <w:proofState w:spelling="clean" w:grammar="clean"/>
  <w:trackRevisions/>
  <w:defaultTabStop w:val="720"/>
  <w:doNotUseMarginsForDrawingGridOrigi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5v2e0v5r25tt5e00v35f59hst2ra25srwwd&quot;&gt;UnitedLibCleared&lt;record-ids&gt;&lt;item&gt;1&lt;/item&gt;&lt;item&gt;3&lt;/item&gt;&lt;item&gt;10&lt;/item&gt;&lt;item&gt;12&lt;/item&gt;&lt;item&gt;27&lt;/item&gt;&lt;item&gt;28&lt;/item&gt;&lt;item&gt;30&lt;/item&gt;&lt;item&gt;32&lt;/item&gt;&lt;item&gt;33&lt;/item&gt;&lt;item&gt;37&lt;/item&gt;&lt;item&gt;63&lt;/item&gt;&lt;item&gt;197&lt;/item&gt;&lt;item&gt;200&lt;/item&gt;&lt;item&gt;212&lt;/item&gt;&lt;item&gt;225&lt;/item&gt;&lt;item&gt;228&lt;/item&gt;&lt;item&gt;231&lt;/item&gt;&lt;item&gt;237&lt;/item&gt;&lt;item&gt;238&lt;/item&gt;&lt;item&gt;257&lt;/item&gt;&lt;item&gt;272&lt;/item&gt;&lt;item&gt;279&lt;/item&gt;&lt;item&gt;301&lt;/item&gt;&lt;item&gt;305&lt;/item&gt;&lt;item&gt;319&lt;/item&gt;&lt;item&gt;323&lt;/item&gt;&lt;item&gt;333&lt;/item&gt;&lt;item&gt;518&lt;/item&gt;&lt;item&gt;530&lt;/item&gt;&lt;item&gt;536&lt;/item&gt;&lt;item&gt;663&lt;/item&gt;&lt;item&gt;670&lt;/item&gt;&lt;item&gt;678&lt;/item&gt;&lt;item&gt;714&lt;/item&gt;&lt;item&gt;751&lt;/item&gt;&lt;item&gt;769&lt;/item&gt;&lt;item&gt;790&lt;/item&gt;&lt;item&gt;847&lt;/item&gt;&lt;item&gt;1036&lt;/item&gt;&lt;item&gt;1077&lt;/item&gt;&lt;item&gt;1183&lt;/item&gt;&lt;item&gt;1214&lt;/item&gt;&lt;item&gt;1225&lt;/item&gt;&lt;item&gt;1230&lt;/item&gt;&lt;item&gt;1231&lt;/item&gt;&lt;item&gt;1232&lt;/item&gt;&lt;item&gt;1251&lt;/item&gt;&lt;item&gt;1252&lt;/item&gt;&lt;item&gt;1253&lt;/item&gt;&lt;item&gt;1272&lt;/item&gt;&lt;item&gt;1309&lt;/item&gt;&lt;item&gt;1323&lt;/item&gt;&lt;item&gt;1424&lt;/item&gt;&lt;item&gt;1427&lt;/item&gt;&lt;item&gt;1442&lt;/item&gt;&lt;item&gt;1443&lt;/item&gt;&lt;item&gt;1449&lt;/item&gt;&lt;item&gt;1450&lt;/item&gt;&lt;item&gt;1451&lt;/item&gt;&lt;item&gt;1459&lt;/item&gt;&lt;item&gt;1563&lt;/item&gt;&lt;item&gt;1586&lt;/item&gt;&lt;item&gt;1615&lt;/item&gt;&lt;item&gt;1823&lt;/item&gt;&lt;item&gt;1824&lt;/item&gt;&lt;item&gt;1825&lt;/item&gt;&lt;/record-ids&gt;&lt;/item&gt;&lt;/Libraries&gt;"/>
  </w:docVars>
  <w:rsids>
    <w:rsidRoot w:val="0087149A"/>
    <w:rsid w:val="000018A6"/>
    <w:rsid w:val="00012969"/>
    <w:rsid w:val="00021C16"/>
    <w:rsid w:val="00022075"/>
    <w:rsid w:val="00022F0E"/>
    <w:rsid w:val="000237D1"/>
    <w:rsid w:val="0002555E"/>
    <w:rsid w:val="00040928"/>
    <w:rsid w:val="00047A8A"/>
    <w:rsid w:val="0005018A"/>
    <w:rsid w:val="00050B99"/>
    <w:rsid w:val="00051F17"/>
    <w:rsid w:val="000704EE"/>
    <w:rsid w:val="000772D9"/>
    <w:rsid w:val="00081885"/>
    <w:rsid w:val="00093E61"/>
    <w:rsid w:val="000A7332"/>
    <w:rsid w:val="000B7415"/>
    <w:rsid w:val="000D6E6E"/>
    <w:rsid w:val="000E1076"/>
    <w:rsid w:val="000E3942"/>
    <w:rsid w:val="000E77EB"/>
    <w:rsid w:val="000F22EE"/>
    <w:rsid w:val="000F6DF9"/>
    <w:rsid w:val="000F7FF0"/>
    <w:rsid w:val="00101F13"/>
    <w:rsid w:val="00114B32"/>
    <w:rsid w:val="00136421"/>
    <w:rsid w:val="001401ED"/>
    <w:rsid w:val="00144B10"/>
    <w:rsid w:val="00150B08"/>
    <w:rsid w:val="001543AF"/>
    <w:rsid w:val="001552C4"/>
    <w:rsid w:val="00157A64"/>
    <w:rsid w:val="00161711"/>
    <w:rsid w:val="00167192"/>
    <w:rsid w:val="00177FDD"/>
    <w:rsid w:val="001820FF"/>
    <w:rsid w:val="00182B0E"/>
    <w:rsid w:val="00190BB7"/>
    <w:rsid w:val="00191392"/>
    <w:rsid w:val="00192CCC"/>
    <w:rsid w:val="0019511E"/>
    <w:rsid w:val="001A3293"/>
    <w:rsid w:val="001A35A3"/>
    <w:rsid w:val="001B0976"/>
    <w:rsid w:val="001B1902"/>
    <w:rsid w:val="001C6A4D"/>
    <w:rsid w:val="001C746C"/>
    <w:rsid w:val="001D21CF"/>
    <w:rsid w:val="001D360D"/>
    <w:rsid w:val="001E5656"/>
    <w:rsid w:val="001E5EAD"/>
    <w:rsid w:val="001E7145"/>
    <w:rsid w:val="001F204E"/>
    <w:rsid w:val="001F2438"/>
    <w:rsid w:val="00203E5E"/>
    <w:rsid w:val="00221F9E"/>
    <w:rsid w:val="00231D32"/>
    <w:rsid w:val="00244C24"/>
    <w:rsid w:val="00247B71"/>
    <w:rsid w:val="002502EA"/>
    <w:rsid w:val="0026796C"/>
    <w:rsid w:val="00270598"/>
    <w:rsid w:val="00271A3E"/>
    <w:rsid w:val="0028747D"/>
    <w:rsid w:val="002A2B25"/>
    <w:rsid w:val="002A2D9A"/>
    <w:rsid w:val="002A5C35"/>
    <w:rsid w:val="002B2E45"/>
    <w:rsid w:val="002C11AB"/>
    <w:rsid w:val="002C240E"/>
    <w:rsid w:val="002C4707"/>
    <w:rsid w:val="002C66A8"/>
    <w:rsid w:val="002C744F"/>
    <w:rsid w:val="002D3F8F"/>
    <w:rsid w:val="002D736E"/>
    <w:rsid w:val="002E47E3"/>
    <w:rsid w:val="002F5C3B"/>
    <w:rsid w:val="00306C71"/>
    <w:rsid w:val="003141A2"/>
    <w:rsid w:val="00316475"/>
    <w:rsid w:val="00317F3D"/>
    <w:rsid w:val="003201A0"/>
    <w:rsid w:val="003319E3"/>
    <w:rsid w:val="00365A8A"/>
    <w:rsid w:val="00365CCC"/>
    <w:rsid w:val="00367C63"/>
    <w:rsid w:val="00395CF5"/>
    <w:rsid w:val="003A1EA6"/>
    <w:rsid w:val="003A23D7"/>
    <w:rsid w:val="003A5E2B"/>
    <w:rsid w:val="003C3D3C"/>
    <w:rsid w:val="003C4E3B"/>
    <w:rsid w:val="003F2820"/>
    <w:rsid w:val="003F4C32"/>
    <w:rsid w:val="003F5305"/>
    <w:rsid w:val="00401A76"/>
    <w:rsid w:val="00403B5C"/>
    <w:rsid w:val="00404A22"/>
    <w:rsid w:val="004144AC"/>
    <w:rsid w:val="0042095A"/>
    <w:rsid w:val="0043143B"/>
    <w:rsid w:val="00435B03"/>
    <w:rsid w:val="00447911"/>
    <w:rsid w:val="0045051E"/>
    <w:rsid w:val="00461CCA"/>
    <w:rsid w:val="00461F65"/>
    <w:rsid w:val="00466C3B"/>
    <w:rsid w:val="004868F0"/>
    <w:rsid w:val="00495DC9"/>
    <w:rsid w:val="004A5170"/>
    <w:rsid w:val="004A6B93"/>
    <w:rsid w:val="004D29BD"/>
    <w:rsid w:val="004D4EEA"/>
    <w:rsid w:val="004D53FB"/>
    <w:rsid w:val="004D7072"/>
    <w:rsid w:val="004E6C9D"/>
    <w:rsid w:val="004E7B17"/>
    <w:rsid w:val="004F6E6D"/>
    <w:rsid w:val="004F7EC4"/>
    <w:rsid w:val="00505ABC"/>
    <w:rsid w:val="00517989"/>
    <w:rsid w:val="005209BB"/>
    <w:rsid w:val="00527497"/>
    <w:rsid w:val="00533F85"/>
    <w:rsid w:val="00535229"/>
    <w:rsid w:val="00542736"/>
    <w:rsid w:val="00544C36"/>
    <w:rsid w:val="00545794"/>
    <w:rsid w:val="00547091"/>
    <w:rsid w:val="00557C49"/>
    <w:rsid w:val="005620C4"/>
    <w:rsid w:val="00562299"/>
    <w:rsid w:val="00565D3D"/>
    <w:rsid w:val="00571015"/>
    <w:rsid w:val="00575CB2"/>
    <w:rsid w:val="005876A5"/>
    <w:rsid w:val="005877C3"/>
    <w:rsid w:val="00596AF4"/>
    <w:rsid w:val="005A5655"/>
    <w:rsid w:val="005C2765"/>
    <w:rsid w:val="005C4B74"/>
    <w:rsid w:val="005E310B"/>
    <w:rsid w:val="005F40F7"/>
    <w:rsid w:val="005F4A99"/>
    <w:rsid w:val="006019E7"/>
    <w:rsid w:val="00613CD6"/>
    <w:rsid w:val="00620645"/>
    <w:rsid w:val="00620D41"/>
    <w:rsid w:val="006219B0"/>
    <w:rsid w:val="00623ABA"/>
    <w:rsid w:val="00626F04"/>
    <w:rsid w:val="0063337E"/>
    <w:rsid w:val="00635299"/>
    <w:rsid w:val="006363C9"/>
    <w:rsid w:val="006452A2"/>
    <w:rsid w:val="006510AC"/>
    <w:rsid w:val="00651F13"/>
    <w:rsid w:val="00653793"/>
    <w:rsid w:val="00655546"/>
    <w:rsid w:val="0066304B"/>
    <w:rsid w:val="006666A4"/>
    <w:rsid w:val="0066708E"/>
    <w:rsid w:val="00673BDA"/>
    <w:rsid w:val="00680B1F"/>
    <w:rsid w:val="00682101"/>
    <w:rsid w:val="00691F57"/>
    <w:rsid w:val="00694034"/>
    <w:rsid w:val="00694FF2"/>
    <w:rsid w:val="00695DC8"/>
    <w:rsid w:val="006A4A01"/>
    <w:rsid w:val="006B3D86"/>
    <w:rsid w:val="006B6362"/>
    <w:rsid w:val="006E06B2"/>
    <w:rsid w:val="00714998"/>
    <w:rsid w:val="0071539E"/>
    <w:rsid w:val="00722C96"/>
    <w:rsid w:val="00742F5B"/>
    <w:rsid w:val="00750649"/>
    <w:rsid w:val="007552B1"/>
    <w:rsid w:val="007600E9"/>
    <w:rsid w:val="0076272C"/>
    <w:rsid w:val="0078018E"/>
    <w:rsid w:val="007A71E2"/>
    <w:rsid w:val="007B3334"/>
    <w:rsid w:val="007E084A"/>
    <w:rsid w:val="007E5343"/>
    <w:rsid w:val="007E5406"/>
    <w:rsid w:val="007E61EB"/>
    <w:rsid w:val="007E68FB"/>
    <w:rsid w:val="007E76DC"/>
    <w:rsid w:val="007F0FC0"/>
    <w:rsid w:val="007F5365"/>
    <w:rsid w:val="00807103"/>
    <w:rsid w:val="0081136A"/>
    <w:rsid w:val="00832F25"/>
    <w:rsid w:val="008343EE"/>
    <w:rsid w:val="00836521"/>
    <w:rsid w:val="00847FD9"/>
    <w:rsid w:val="008504C0"/>
    <w:rsid w:val="008525E7"/>
    <w:rsid w:val="008548FD"/>
    <w:rsid w:val="00854946"/>
    <w:rsid w:val="008606E0"/>
    <w:rsid w:val="00862383"/>
    <w:rsid w:val="0087149A"/>
    <w:rsid w:val="00875AB2"/>
    <w:rsid w:val="008766D7"/>
    <w:rsid w:val="00876BF7"/>
    <w:rsid w:val="00880ED6"/>
    <w:rsid w:val="00891CAF"/>
    <w:rsid w:val="00892416"/>
    <w:rsid w:val="008A352D"/>
    <w:rsid w:val="008A7AEC"/>
    <w:rsid w:val="008A7F46"/>
    <w:rsid w:val="008B0104"/>
    <w:rsid w:val="008B3193"/>
    <w:rsid w:val="008B73A5"/>
    <w:rsid w:val="008D006D"/>
    <w:rsid w:val="008D1F85"/>
    <w:rsid w:val="008E3554"/>
    <w:rsid w:val="008F041B"/>
    <w:rsid w:val="008F24A0"/>
    <w:rsid w:val="008F5971"/>
    <w:rsid w:val="008F60D5"/>
    <w:rsid w:val="008F6F21"/>
    <w:rsid w:val="00903C28"/>
    <w:rsid w:val="00905F86"/>
    <w:rsid w:val="00912F46"/>
    <w:rsid w:val="00915E75"/>
    <w:rsid w:val="00924FE5"/>
    <w:rsid w:val="00927A18"/>
    <w:rsid w:val="009307F9"/>
    <w:rsid w:val="009413C4"/>
    <w:rsid w:val="00970363"/>
    <w:rsid w:val="00975958"/>
    <w:rsid w:val="009827A8"/>
    <w:rsid w:val="00982D9E"/>
    <w:rsid w:val="00993F6F"/>
    <w:rsid w:val="009A1A23"/>
    <w:rsid w:val="009E0C27"/>
    <w:rsid w:val="009E1523"/>
    <w:rsid w:val="009F2839"/>
    <w:rsid w:val="009F5D33"/>
    <w:rsid w:val="009F5FD0"/>
    <w:rsid w:val="00A007CF"/>
    <w:rsid w:val="00A02D48"/>
    <w:rsid w:val="00A056E5"/>
    <w:rsid w:val="00A13279"/>
    <w:rsid w:val="00A16F07"/>
    <w:rsid w:val="00A170E0"/>
    <w:rsid w:val="00A23158"/>
    <w:rsid w:val="00A27D66"/>
    <w:rsid w:val="00A30012"/>
    <w:rsid w:val="00A315BB"/>
    <w:rsid w:val="00A32AB0"/>
    <w:rsid w:val="00A417DA"/>
    <w:rsid w:val="00A45DF9"/>
    <w:rsid w:val="00A479C3"/>
    <w:rsid w:val="00A50832"/>
    <w:rsid w:val="00A56DCD"/>
    <w:rsid w:val="00A72EB3"/>
    <w:rsid w:val="00A824AD"/>
    <w:rsid w:val="00A82F67"/>
    <w:rsid w:val="00A863A5"/>
    <w:rsid w:val="00A8690C"/>
    <w:rsid w:val="00A87BD0"/>
    <w:rsid w:val="00A97F32"/>
    <w:rsid w:val="00AA1A88"/>
    <w:rsid w:val="00AB2BF2"/>
    <w:rsid w:val="00AB5E6D"/>
    <w:rsid w:val="00AC30E2"/>
    <w:rsid w:val="00AC6799"/>
    <w:rsid w:val="00AD43F8"/>
    <w:rsid w:val="00AE78CB"/>
    <w:rsid w:val="00B046D4"/>
    <w:rsid w:val="00B113EE"/>
    <w:rsid w:val="00B15B85"/>
    <w:rsid w:val="00B21171"/>
    <w:rsid w:val="00B26380"/>
    <w:rsid w:val="00B310A3"/>
    <w:rsid w:val="00B313E7"/>
    <w:rsid w:val="00B43181"/>
    <w:rsid w:val="00B67E12"/>
    <w:rsid w:val="00B7138F"/>
    <w:rsid w:val="00B72207"/>
    <w:rsid w:val="00B833CB"/>
    <w:rsid w:val="00B863EF"/>
    <w:rsid w:val="00B872A7"/>
    <w:rsid w:val="00BA65D7"/>
    <w:rsid w:val="00BB6F54"/>
    <w:rsid w:val="00BD4AE0"/>
    <w:rsid w:val="00BE0056"/>
    <w:rsid w:val="00BE28E0"/>
    <w:rsid w:val="00BE537C"/>
    <w:rsid w:val="00BF15E8"/>
    <w:rsid w:val="00C00E06"/>
    <w:rsid w:val="00C12928"/>
    <w:rsid w:val="00C24E90"/>
    <w:rsid w:val="00C36CDF"/>
    <w:rsid w:val="00C37312"/>
    <w:rsid w:val="00C44020"/>
    <w:rsid w:val="00C46D0B"/>
    <w:rsid w:val="00C52B27"/>
    <w:rsid w:val="00C62EDA"/>
    <w:rsid w:val="00C704E0"/>
    <w:rsid w:val="00C93F5D"/>
    <w:rsid w:val="00CA3ABF"/>
    <w:rsid w:val="00CA6AFA"/>
    <w:rsid w:val="00CC2C32"/>
    <w:rsid w:val="00CC3464"/>
    <w:rsid w:val="00CC5EE8"/>
    <w:rsid w:val="00CC751C"/>
    <w:rsid w:val="00CD62A9"/>
    <w:rsid w:val="00CE0DB0"/>
    <w:rsid w:val="00CE1FFD"/>
    <w:rsid w:val="00CF36DD"/>
    <w:rsid w:val="00D03890"/>
    <w:rsid w:val="00D4242A"/>
    <w:rsid w:val="00D44B7B"/>
    <w:rsid w:val="00D45393"/>
    <w:rsid w:val="00D65C4C"/>
    <w:rsid w:val="00D7018D"/>
    <w:rsid w:val="00D71EE0"/>
    <w:rsid w:val="00D72BC0"/>
    <w:rsid w:val="00D90F91"/>
    <w:rsid w:val="00DC293B"/>
    <w:rsid w:val="00DD08D2"/>
    <w:rsid w:val="00DD3CC6"/>
    <w:rsid w:val="00DF6493"/>
    <w:rsid w:val="00E0129D"/>
    <w:rsid w:val="00E07455"/>
    <w:rsid w:val="00E130A8"/>
    <w:rsid w:val="00E21D7E"/>
    <w:rsid w:val="00E2390C"/>
    <w:rsid w:val="00E301A7"/>
    <w:rsid w:val="00E330A9"/>
    <w:rsid w:val="00E35B27"/>
    <w:rsid w:val="00E3739B"/>
    <w:rsid w:val="00E44D47"/>
    <w:rsid w:val="00E44E47"/>
    <w:rsid w:val="00E52F66"/>
    <w:rsid w:val="00E65540"/>
    <w:rsid w:val="00E746BF"/>
    <w:rsid w:val="00E97715"/>
    <w:rsid w:val="00EC09B4"/>
    <w:rsid w:val="00EC196E"/>
    <w:rsid w:val="00EC317A"/>
    <w:rsid w:val="00EC66E4"/>
    <w:rsid w:val="00EE0715"/>
    <w:rsid w:val="00EF6A49"/>
    <w:rsid w:val="00F002B2"/>
    <w:rsid w:val="00F20CEA"/>
    <w:rsid w:val="00F23D21"/>
    <w:rsid w:val="00F26BDE"/>
    <w:rsid w:val="00F32EEC"/>
    <w:rsid w:val="00F3397C"/>
    <w:rsid w:val="00F355BC"/>
    <w:rsid w:val="00F35E51"/>
    <w:rsid w:val="00F51558"/>
    <w:rsid w:val="00F53701"/>
    <w:rsid w:val="00F56F71"/>
    <w:rsid w:val="00F57B46"/>
    <w:rsid w:val="00F606DB"/>
    <w:rsid w:val="00F65873"/>
    <w:rsid w:val="00F706D7"/>
    <w:rsid w:val="00F80AEE"/>
    <w:rsid w:val="00F812CC"/>
    <w:rsid w:val="00F9174A"/>
    <w:rsid w:val="00F924C6"/>
    <w:rsid w:val="00F935B8"/>
    <w:rsid w:val="00F9660E"/>
    <w:rsid w:val="00FA7B51"/>
    <w:rsid w:val="00FC42D9"/>
    <w:rsid w:val="00FC430C"/>
    <w:rsid w:val="00FC442F"/>
    <w:rsid w:val="00FC4B93"/>
    <w:rsid w:val="00FD2514"/>
    <w:rsid w:val="00FD6245"/>
    <w:rsid w:val="00FE20AF"/>
    <w:rsid w:val="00FE28DE"/>
  </w:rsids>
  <m:mathPr>
    <m:mathFont m:val="Cambria Math"/>
    <m:brkBin m:val="before"/>
    <m:brkBinSub m:val="--"/>
    <m:smallFrac m:val="0"/>
    <m:dispDef/>
    <m:lMargin m:val="0"/>
    <m:rMargin m:val="0"/>
    <m:defJc m:val="centerGroup"/>
    <m:wrapIndent m:val="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24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EastAsia" w:hAnsi="Calibri" w:cs="Calibri"/>
        <w:sz w:val="22"/>
        <w:szCs w:val="22"/>
        <w:lang w:val="en"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style>
  <w:style w:type="character" w:styleId="a4">
    <w:name w:val="Hyperlink"/>
    <w:basedOn w:val="a0"/>
    <w:uiPriority w:val="99"/>
    <w:unhideWhenUsed/>
    <w:rsid w:val="00626F04"/>
    <w:rPr>
      <w:color w:val="0000FF" w:themeColor="hyperlink"/>
      <w:u w:val="single"/>
    </w:rPr>
  </w:style>
  <w:style w:type="character" w:styleId="a5">
    <w:name w:val="Unresolved Mention"/>
    <w:basedOn w:val="a0"/>
    <w:uiPriority w:val="99"/>
    <w:semiHidden/>
    <w:unhideWhenUsed/>
    <w:rsid w:val="00626F04"/>
    <w:rPr>
      <w:color w:val="605E5C"/>
      <w:shd w:val="clear" w:color="auto" w:fill="E1DFDD"/>
    </w:rPr>
  </w:style>
  <w:style w:type="paragraph" w:styleId="a6">
    <w:name w:val="footer"/>
    <w:basedOn w:val="a"/>
    <w:link w:val="a7"/>
    <w:uiPriority w:val="99"/>
    <w:unhideWhenUsed/>
    <w:rsid w:val="00403B5C"/>
    <w:pPr>
      <w:tabs>
        <w:tab w:val="center" w:pos="4513"/>
        <w:tab w:val="right" w:pos="9026"/>
      </w:tabs>
      <w:spacing w:after="0" w:line="240" w:lineRule="auto"/>
    </w:pPr>
  </w:style>
  <w:style w:type="character" w:customStyle="1" w:styleId="a7">
    <w:name w:val="Нижний колонтитул Знак"/>
    <w:basedOn w:val="a0"/>
    <w:link w:val="a6"/>
    <w:uiPriority w:val="99"/>
    <w:rsid w:val="00403B5C"/>
  </w:style>
  <w:style w:type="character" w:styleId="a8">
    <w:name w:val="page number"/>
    <w:basedOn w:val="a0"/>
    <w:uiPriority w:val="99"/>
    <w:semiHidden/>
    <w:unhideWhenUsed/>
    <w:rsid w:val="00403B5C"/>
  </w:style>
  <w:style w:type="character" w:styleId="a9">
    <w:name w:val="line number"/>
    <w:basedOn w:val="a0"/>
    <w:uiPriority w:val="99"/>
    <w:semiHidden/>
    <w:unhideWhenUsed/>
    <w:rsid w:val="0066304B"/>
  </w:style>
  <w:style w:type="paragraph" w:styleId="aa">
    <w:name w:val="Revision"/>
    <w:hidden/>
    <w:uiPriority w:val="99"/>
    <w:semiHidden/>
    <w:rsid w:val="001A35A3"/>
    <w:pPr>
      <w:spacing w:after="0" w:line="240" w:lineRule="auto"/>
    </w:pPr>
  </w:style>
  <w:style w:type="character" w:customStyle="1" w:styleId="apple-converted-space">
    <w:name w:val="apple-converted-space"/>
    <w:basedOn w:val="a0"/>
    <w:rsid w:val="00535229"/>
  </w:style>
  <w:style w:type="character" w:styleId="ab">
    <w:name w:val="Placeholder Text"/>
    <w:basedOn w:val="a0"/>
    <w:uiPriority w:val="99"/>
    <w:semiHidden/>
    <w:rsid w:val="00655546"/>
    <w:rPr>
      <w:color w:val="808080"/>
    </w:rPr>
  </w:style>
  <w:style w:type="character" w:styleId="ac">
    <w:name w:val="FollowedHyperlink"/>
    <w:basedOn w:val="a0"/>
    <w:uiPriority w:val="99"/>
    <w:semiHidden/>
    <w:unhideWhenUsed/>
    <w:rsid w:val="00915E75"/>
    <w:rPr>
      <w:color w:val="800080" w:themeColor="followedHyperlink"/>
      <w:u w:val="single"/>
    </w:rPr>
  </w:style>
  <w:style w:type="paragraph" w:customStyle="1" w:styleId="EndNoteBibliographyTitle">
    <w:name w:val="EndNote Bibliography Title"/>
    <w:basedOn w:val="a"/>
    <w:link w:val="EndNoteBibliographyTitleChar"/>
    <w:rsid w:val="00E3739B"/>
    <w:pPr>
      <w:spacing w:after="0"/>
      <w:jc w:val="center"/>
    </w:pPr>
  </w:style>
  <w:style w:type="character" w:customStyle="1" w:styleId="EndNoteBibliographyTitleChar">
    <w:name w:val="EndNote Bibliography Title Char"/>
    <w:basedOn w:val="a0"/>
    <w:link w:val="EndNoteBibliographyTitle"/>
    <w:rsid w:val="00E3739B"/>
  </w:style>
  <w:style w:type="paragraph" w:customStyle="1" w:styleId="EndNoteBibliography">
    <w:name w:val="EndNote Bibliography"/>
    <w:basedOn w:val="a"/>
    <w:link w:val="EndNoteBibliographyChar"/>
    <w:rsid w:val="00E3739B"/>
    <w:pPr>
      <w:spacing w:line="240" w:lineRule="auto"/>
      <w:jc w:val="both"/>
    </w:pPr>
  </w:style>
  <w:style w:type="character" w:customStyle="1" w:styleId="EndNoteBibliographyChar">
    <w:name w:val="EndNote Bibliography Char"/>
    <w:basedOn w:val="a0"/>
    <w:link w:val="EndNoteBibliography"/>
    <w:rsid w:val="00E3739B"/>
  </w:style>
  <w:style w:type="paragraph" w:styleId="ad">
    <w:name w:val="Balloon Text"/>
    <w:basedOn w:val="a"/>
    <w:link w:val="ae"/>
    <w:uiPriority w:val="99"/>
    <w:semiHidden/>
    <w:unhideWhenUsed/>
    <w:rsid w:val="008F60D5"/>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8F60D5"/>
    <w:rPr>
      <w:rFonts w:ascii="Segoe UI" w:hAnsi="Segoe UI" w:cs="Segoe UI"/>
      <w:sz w:val="18"/>
      <w:szCs w:val="18"/>
    </w:rPr>
  </w:style>
  <w:style w:type="character" w:styleId="af">
    <w:name w:val="annotation reference"/>
    <w:basedOn w:val="a0"/>
    <w:uiPriority w:val="99"/>
    <w:semiHidden/>
    <w:unhideWhenUsed/>
    <w:rsid w:val="00DC293B"/>
    <w:rPr>
      <w:sz w:val="16"/>
      <w:szCs w:val="16"/>
    </w:rPr>
  </w:style>
  <w:style w:type="paragraph" w:styleId="af0">
    <w:name w:val="annotation text"/>
    <w:basedOn w:val="a"/>
    <w:link w:val="af1"/>
    <w:uiPriority w:val="99"/>
    <w:semiHidden/>
    <w:unhideWhenUsed/>
    <w:rsid w:val="00DC293B"/>
    <w:pPr>
      <w:spacing w:line="240" w:lineRule="auto"/>
    </w:pPr>
    <w:rPr>
      <w:sz w:val="20"/>
      <w:szCs w:val="20"/>
    </w:rPr>
  </w:style>
  <w:style w:type="character" w:customStyle="1" w:styleId="af1">
    <w:name w:val="Текст примечания Знак"/>
    <w:basedOn w:val="a0"/>
    <w:link w:val="af0"/>
    <w:uiPriority w:val="99"/>
    <w:semiHidden/>
    <w:rsid w:val="00DC293B"/>
    <w:rPr>
      <w:sz w:val="20"/>
      <w:szCs w:val="20"/>
    </w:rPr>
  </w:style>
  <w:style w:type="paragraph" w:styleId="af2">
    <w:name w:val="annotation subject"/>
    <w:basedOn w:val="af0"/>
    <w:next w:val="af0"/>
    <w:link w:val="af3"/>
    <w:uiPriority w:val="99"/>
    <w:semiHidden/>
    <w:unhideWhenUsed/>
    <w:rsid w:val="00DC293B"/>
    <w:rPr>
      <w:b/>
      <w:bCs/>
    </w:rPr>
  </w:style>
  <w:style w:type="character" w:customStyle="1" w:styleId="af3">
    <w:name w:val="Тема примечания Знак"/>
    <w:basedOn w:val="af1"/>
    <w:link w:val="af2"/>
    <w:uiPriority w:val="99"/>
    <w:semiHidden/>
    <w:rsid w:val="00DC293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github.com/FireFrog17/Fundamental-restriction-on-epistasis-detection-and-fitness-valleys-in-virus-evolution-Data" TargetMode="External"/><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doi.org/10.1515/9783110697384" TargetMode="External"/><Relationship Id="rId29" Type="http://schemas.openxmlformats.org/officeDocument/2006/relationships/hyperlink" Target="https://www.biorxiv.org/content/10.1101/2025.11.26.690712v1" TargetMode="Externa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1.png"/><Relationship Id="rId28" Type="http://schemas.openxmlformats.org/officeDocument/2006/relationships/hyperlink" Target="https://www.nature.com/articles/nrg3747" TargetMode="External"/><Relationship Id="rId10" Type="http://schemas.microsoft.com/office/2011/relationships/commentsExtended" Target="commentsExtended.xml"/><Relationship Id="rId19" Type="http://schemas.openxmlformats.org/officeDocument/2006/relationships/hyperlink" Target="https://github.com/FireFrog17/Fundamental-restriction-on-epistasis-detection-and-fitness-valleys-in-virus-evolution-Data"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17748</Words>
  <Characters>101169</Characters>
  <Application>Microsoft Office Word</Application>
  <DocSecurity>0</DocSecurity>
  <Lines>843</Lines>
  <Paragraphs>237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LinksUpToDate>false</LinksUpToDate>
  <CharactersWithSpaces>118680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2026-04-20T13:04:00Z</dcterms:created>
  <dcterms:modified xsi:type="dcterms:W3CDTF">2026-04-20T19:30:00Z</dcterms:modified>
  <cp:version>04.2000</cp:version>
</cp:coreProperties>
</file>