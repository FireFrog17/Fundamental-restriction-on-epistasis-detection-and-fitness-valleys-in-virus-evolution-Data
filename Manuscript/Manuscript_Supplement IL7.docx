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10B628C9"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4E380FC1"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ins w:id="5" w:author="Автор" w:date="2026-05-04T21:38:00Z">
        <w:r w:rsidR="00B06760">
          <w:rPr>
            <w:rFonts w:ascii="Times New Roman" w:eastAsia="Times New Roman" w:hAnsi="Times New Roman" w:cs="Times New Roman"/>
            <w:sz w:val="24"/>
            <w:szCs w:val="24"/>
          </w:rPr>
          <w:t>two</w:t>
        </w:r>
      </w:ins>
      <w:del w:id="6" w:author="Автор" w:date="2026-05-04T21:38:00Z">
        <w:r w:rsidDel="00B06760">
          <w:rPr>
            <w:rFonts w:ascii="Times New Roman" w:eastAsia="Times New Roman" w:hAnsi="Times New Roman" w:cs="Times New Roman"/>
            <w:sz w:val="24"/>
            <w:szCs w:val="24"/>
          </w:rPr>
          <w:delText>three</w:delText>
        </w:r>
      </w:del>
      <w:r>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265C3EE"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ins w:id="7" w:author="Автор" w:date="2026-05-04T21:55:00Z">
        <w:r w:rsidR="00413FAB">
          <w:rPr>
            <w:rFonts w:ascii="Times New Roman" w:eastAsia="Times New Roman" w:hAnsi="Times New Roman" w:cs="Times New Roman"/>
            <w:sz w:val="24"/>
            <w:szCs w:val="24"/>
          </w:rPr>
          <w:t>wo</w:t>
        </w:r>
      </w:ins>
      <w:del w:id="8" w:author="Автор" w:date="2026-05-04T21:55:00Z">
        <w:r w:rsidDel="00413FAB">
          <w:rPr>
            <w:rFonts w:ascii="Times New Roman" w:eastAsia="Times New Roman" w:hAnsi="Times New Roman" w:cs="Times New Roman"/>
            <w:sz w:val="24"/>
            <w:szCs w:val="24"/>
          </w:rPr>
          <w:delText>hree</w:delText>
        </w:r>
      </w:del>
      <w:r>
        <w:rPr>
          <w:rFonts w:ascii="Times New Roman" w:eastAsia="Times New Roman" w:hAnsi="Times New Roman" w:cs="Times New Roman"/>
          <w:sz w:val="24"/>
          <w:szCs w:val="24"/>
        </w:rPr>
        <w:t xml:space="preserv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monomorphous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and  </w:t>
      </w:r>
      <w:r w:rsidR="002C4707">
        <w:rPr>
          <w:rFonts w:ascii="Times New Roman" w:eastAsia="Times New Roman" w:hAnsi="Times New Roman" w:cs="Times New Roman"/>
          <w:sz w:val="24"/>
          <w:szCs w:val="24"/>
        </w:rPr>
        <w:t>10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0DC74FF9" w:rsidR="004144AC" w:rsidRDefault="004144AC" w:rsidP="00742F5B">
      <w:pPr>
        <w:spacing w:after="0" w:line="360" w:lineRule="auto"/>
        <w:jc w:val="both"/>
        <w:rPr>
          <w:rFonts w:ascii="Times New Roman" w:eastAsia="Times New Roman" w:hAnsi="Times New Roman" w:cs="Times New Roman"/>
          <w:sz w:val="20"/>
          <w:szCs w:val="20"/>
        </w:rPr>
      </w:pPr>
      <w:commentRangeStart w:id="9"/>
      <w:commentRangeStart w:id="10"/>
      <w:commentRangeStart w:id="11"/>
      <w:r>
        <w:rPr>
          <w:rFonts w:ascii="Times New Roman" w:eastAsia="Times New Roman" w:hAnsi="Times New Roman" w:cs="Times New Roman"/>
          <w:sz w:val="20"/>
          <w:szCs w:val="20"/>
        </w:rPr>
        <w:t xml:space="preserve">Figure </w:t>
      </w:r>
      <w:ins w:id="12" w:author="Автор" w:date="2026-05-04T22:20:00Z">
        <w:r w:rsidR="00A66571">
          <w:rPr>
            <w:rFonts w:ascii="Times New Roman" w:eastAsia="Times New Roman" w:hAnsi="Times New Roman" w:cs="Times New Roman"/>
            <w:sz w:val="20"/>
            <w:szCs w:val="20"/>
          </w:rPr>
          <w:t>2</w:t>
        </w:r>
      </w:ins>
      <w:del w:id="13" w:author="Автор" w:date="2026-05-04T22:20:00Z">
        <w:r w:rsidR="006019E7" w:rsidDel="00A66571">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commentRangeEnd w:id="9"/>
      <w:r w:rsidR="008F041B">
        <w:rPr>
          <w:rStyle w:val="af"/>
        </w:rPr>
        <w:commentReference w:id="9"/>
      </w:r>
      <w:commentRangeEnd w:id="10"/>
      <w:r w:rsidR="00466C3B">
        <w:rPr>
          <w:rStyle w:val="af"/>
        </w:rPr>
        <w:commentReference w:id="10"/>
      </w:r>
      <w:commentRangeEnd w:id="11"/>
      <w:r w:rsidR="00390237">
        <w:rPr>
          <w:rStyle w:val="af"/>
        </w:rPr>
        <w:commentReference w:id="11"/>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del w:id="14" w:author="Автор" w:date="2026-04-07T14:31:00Z">
        <w:r w:rsidR="006219B0" w:rsidDel="00A27D66">
          <w:rPr>
            <w:rFonts w:ascii="Times New Roman" w:eastAsia="Times New Roman" w:hAnsi="Times New Roman" w:cs="Times New Roman"/>
            <w:color w:val="000000"/>
            <w:sz w:val="20"/>
            <w:szCs w:val="20"/>
          </w:rPr>
          <w:delText>.</w:delText>
        </w:r>
      </w:del>
      <w:ins w:id="15" w:author="Автор" w:date="2026-04-06T19:39:00Z">
        <w:r w:rsidR="00B7138F">
          <w:rPr>
            <w:rFonts w:ascii="Times New Roman" w:eastAsia="Times New Roman" w:hAnsi="Times New Roman" w:cs="Times New Roman"/>
            <w:color w:val="000000"/>
            <w:sz w:val="20"/>
            <w:szCs w:val="20"/>
          </w:rPr>
          <w:t>,</w:t>
        </w:r>
        <w:del w:id="16" w:author="Автор" w:date="2026-04-07T14:30:00Z">
          <w:r w:rsidR="00B7138F" w:rsidRPr="00B7138F" w:rsidDel="00A27D66">
            <w:rPr>
              <w:rFonts w:ascii="Times New Roman" w:eastAsia="Times New Roman" w:hAnsi="Times New Roman" w:cs="Times New Roman"/>
              <w:color w:val="000000"/>
              <w:sz w:val="20"/>
              <w:szCs w:val="20"/>
            </w:rPr>
            <w:delText xml:space="preserve"> </w:delText>
          </w:r>
        </w:del>
        <w:r w:rsidR="00B7138F">
          <w:rPr>
            <w:rFonts w:ascii="Times New Roman" w:eastAsia="Times New Roman" w:hAnsi="Times New Roman" w:cs="Times New Roman"/>
            <w:color w:val="000000"/>
            <w:sz w:val="20"/>
            <w:szCs w:val="20"/>
          </w:rPr>
          <w:t xml:space="preserve">10% of the alleles are </w:t>
        </w:r>
      </w:ins>
      <w:ins w:id="17" w:author="Автор" w:date="2026-04-07T14:30:00Z">
        <w:r w:rsidR="00A27D66">
          <w:rPr>
            <w:rFonts w:ascii="Times New Roman" w:eastAsia="Times New Roman" w:hAnsi="Times New Roman" w:cs="Times New Roman"/>
            <w:color w:val="000000"/>
            <w:sz w:val="20"/>
            <w:szCs w:val="20"/>
          </w:rPr>
          <w:t>beneficial</w:t>
        </w:r>
      </w:ins>
      <w:ins w:id="18" w:author="Автор" w:date="2026-04-06T19:39:00Z">
        <w:del w:id="19" w:author="Автор" w:date="2026-04-07T14:30:00Z">
          <w:r w:rsidR="00B7138F" w:rsidDel="00A27D66">
            <w:rPr>
              <w:rFonts w:ascii="Times New Roman" w:eastAsia="Times New Roman" w:hAnsi="Times New Roman" w:cs="Times New Roman"/>
              <w:color w:val="000000"/>
              <w:sz w:val="20"/>
              <w:szCs w:val="20"/>
            </w:rPr>
            <w:delText>advantageous</w:delText>
          </w:r>
        </w:del>
      </w:ins>
      <w:ins w:id="20" w:author="Автор" w:date="2026-04-07T14:25:00Z">
        <w:r w:rsidR="00E130A8">
          <w:rPr>
            <w:rFonts w:ascii="Times New Roman" w:eastAsia="Times New Roman" w:hAnsi="Times New Roman" w:cs="Times New Roman"/>
            <w:color w:val="000000"/>
            <w:sz w:val="20"/>
            <w:szCs w:val="20"/>
          </w:rPr>
          <w:t>,</w:t>
        </w:r>
      </w:ins>
      <w:ins w:id="21" w:author="Автор" w:date="2026-04-06T19:39:00Z">
        <w:del w:id="22" w:author="Автор" w:date="2026-04-07T14:31:00Z">
          <w:r w:rsidR="00B7138F" w:rsidDel="00A27D66">
            <w:rPr>
              <w:rFonts w:ascii="Times New Roman" w:eastAsia="Times New Roman" w:hAnsi="Times New Roman" w:cs="Times New Roman"/>
              <w:color w:val="000000"/>
              <w:sz w:val="20"/>
              <w:szCs w:val="20"/>
            </w:rPr>
            <w:delText xml:space="preserve"> other</w:delText>
          </w:r>
        </w:del>
        <w:r w:rsidR="00B7138F">
          <w:rPr>
            <w:rFonts w:ascii="Times New Roman" w:eastAsia="Times New Roman" w:hAnsi="Times New Roman" w:cs="Times New Roman"/>
            <w:color w:val="000000"/>
            <w:sz w:val="20"/>
            <w:szCs w:val="20"/>
          </w:rPr>
          <w:t xml:space="preserve"> 90% are deleterious</w:t>
        </w:r>
      </w:ins>
      <w:r>
        <w:rPr>
          <w:rFonts w:ascii="Times New Roman" w:eastAsia="Times New Roman" w:hAnsi="Times New Roman" w:cs="Times New Roman"/>
          <w:color w:val="000000"/>
          <w:sz w:val="20"/>
          <w:szCs w:val="20"/>
        </w:rPr>
        <w:t xml:space="preserve"> </w:t>
      </w:r>
      <w:ins w:id="23" w:author="Автор" w:date="2026-04-06T19:39:00Z">
        <w:r w:rsidR="00B7138F">
          <w:rPr>
            <w:rFonts w:ascii="Times New Roman" w:eastAsia="Times New Roman" w:hAnsi="Times New Roman" w:cs="Times New Roman"/>
            <w:color w:val="000000"/>
            <w:sz w:val="20"/>
            <w:szCs w:val="20"/>
          </w:rPr>
          <w:t>with</w:t>
        </w:r>
        <w:del w:id="24" w:author="Автор" w:date="2026-04-07T14:31:00Z">
          <w:r w:rsidR="00B7138F" w:rsidDel="00A27D66">
            <w:rPr>
              <w:rFonts w:ascii="Times New Roman" w:eastAsia="Times New Roman" w:hAnsi="Times New Roman" w:cs="Times New Roman"/>
              <w:color w:val="000000"/>
              <w:sz w:val="20"/>
              <w:szCs w:val="20"/>
            </w:rPr>
            <w:delText xml:space="preserve"> </w:delText>
          </w:r>
        </w:del>
      </w:ins>
      <w:ins w:id="25" w:author="Автор" w:date="2026-04-06T19:40:00Z">
        <w:del w:id="26" w:author="Автор" w:date="2026-04-07T14:31:00Z">
          <w:r w:rsidR="00B7138F" w:rsidDel="00A27D66">
            <w:rPr>
              <w:rFonts w:ascii="Times New Roman" w:eastAsia="Times New Roman" w:hAnsi="Times New Roman" w:cs="Times New Roman"/>
              <w:color w:val="000000"/>
              <w:sz w:val="20"/>
              <w:szCs w:val="20"/>
            </w:rPr>
            <w:delText>module of</w:delText>
          </w:r>
        </w:del>
        <w:r w:rsidR="00B7138F">
          <w:rPr>
            <w:rFonts w:ascii="Times New Roman" w:eastAsia="Times New Roman" w:hAnsi="Times New Roman" w:cs="Times New Roman"/>
            <w:color w:val="000000"/>
            <w:sz w:val="20"/>
            <w:szCs w:val="20"/>
          </w:rPr>
          <w:t xml:space="preserve"> </w:t>
        </w:r>
      </w:ins>
      <w:commentRangeStart w:id="27"/>
      <w:commentRangeStart w:id="28"/>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29" w:author="Автор"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30" w:author="Автор" w:date="2026-04-06T19:42:00Z">
        <w:r w:rsidDel="00B313E7">
          <w:rPr>
            <w:rFonts w:ascii="Times New Roman" w:eastAsia="Times New Roman" w:hAnsi="Times New Roman" w:cs="Times New Roman"/>
            <w:sz w:val="20"/>
            <w:szCs w:val="20"/>
          </w:rPr>
          <w:delText xml:space="preserve"> </w:delText>
        </w:r>
      </w:del>
      <w:ins w:id="31" w:author="Автор"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32" w:author="Автор" w:date="2026-04-06T19:41:00Z">
        <w:r w:rsidR="00B7138F">
          <w:rPr>
            <w:rFonts w:ascii="Times New Roman" w:eastAsia="Times New Roman" w:hAnsi="Times New Roman" w:cs="Times New Roman"/>
            <w:sz w:val="20"/>
            <w:szCs w:val="20"/>
          </w:rPr>
          <w:t xml:space="preserve">r with </w:t>
        </w:r>
      </w:ins>
      <w:ins w:id="33" w:author="Автор" w:date="2026-04-07T14:33:00Z">
        <w:r w:rsidR="00A27D66">
          <w:rPr>
            <w:rFonts w:ascii="Times New Roman" w:eastAsia="Times New Roman" w:hAnsi="Times New Roman" w:cs="Times New Roman"/>
            <w:sz w:val="20"/>
            <w:szCs w:val="20"/>
          </w:rPr>
          <w:t>the</w:t>
        </w:r>
      </w:ins>
      <w:ins w:id="34" w:author="Автор" w:date="2026-04-06T19:41:00Z">
        <w:del w:id="35" w:author="Автор" w:date="2026-04-07T14:33:00Z">
          <w:r w:rsidR="00B7138F" w:rsidDel="00A27D66">
            <w:rPr>
              <w:rFonts w:ascii="Times New Roman" w:eastAsia="Times New Roman" w:hAnsi="Times New Roman" w:cs="Times New Roman"/>
              <w:sz w:val="20"/>
              <w:szCs w:val="20"/>
            </w:rPr>
            <w:delText>one</w:delText>
          </w:r>
        </w:del>
        <w:r w:rsidR="00B7138F">
          <w:rPr>
            <w:rFonts w:ascii="Times New Roman" w:eastAsia="Times New Roman" w:hAnsi="Times New Roman" w:cs="Times New Roman"/>
            <w:sz w:val="20"/>
            <w:szCs w:val="20"/>
          </w:rPr>
          <w:t xml:space="preserve"> primary </w:t>
        </w:r>
      </w:ins>
      <w:ins w:id="36" w:author="Автор" w:date="2026-04-07T14:33:00Z">
        <w:r w:rsidR="00A27D66">
          <w:rPr>
            <w:rFonts w:ascii="Times New Roman" w:eastAsia="Times New Roman" w:hAnsi="Times New Roman" w:cs="Times New Roman"/>
            <w:sz w:val="20"/>
            <w:szCs w:val="20"/>
          </w:rPr>
          <w:t>allele</w:t>
        </w:r>
      </w:ins>
      <w:ins w:id="37" w:author="Автор" w:date="2026-04-06T19:41:00Z">
        <w:del w:id="38" w:author="Автор" w:date="2026-04-07T14:33:00Z">
          <w:r w:rsidR="00B7138F" w:rsidDel="00A27D66">
            <w:rPr>
              <w:rFonts w:ascii="Times New Roman" w:eastAsia="Times New Roman" w:hAnsi="Times New Roman" w:cs="Times New Roman"/>
              <w:sz w:val="20"/>
              <w:szCs w:val="20"/>
            </w:rPr>
            <w:delText>mutation</w:delText>
          </w:r>
        </w:del>
        <w:r w:rsidR="00B7138F">
          <w:rPr>
            <w:rFonts w:ascii="Times New Roman" w:eastAsia="Times New Roman" w:hAnsi="Times New Roman" w:cs="Times New Roman"/>
            <w:sz w:val="20"/>
            <w:szCs w:val="20"/>
          </w:rPr>
          <w:t xml:space="preserve"> </w:t>
        </w:r>
      </w:ins>
      <w:ins w:id="39" w:author="Автор" w:date="2026-04-07T14:33:00Z">
        <w:r w:rsidR="00A27D66">
          <w:rPr>
            <w:rFonts w:ascii="Times New Roman" w:eastAsia="Times New Roman" w:hAnsi="Times New Roman" w:cs="Times New Roman"/>
            <w:sz w:val="20"/>
            <w:szCs w:val="20"/>
          </w:rPr>
          <w:t>in t</w:t>
        </w:r>
      </w:ins>
      <w:ins w:id="40" w:author="Автор" w:date="2026-04-07T14:34:00Z">
        <w:del w:id="41" w:author="Автор" w:date="2026-04-13T17:25:00Z">
          <w:r w:rsidR="00A27D66" w:rsidDel="002A5C35">
            <w:rPr>
              <w:rFonts w:ascii="Times New Roman" w:eastAsia="Times New Roman" w:hAnsi="Times New Roman" w:cs="Times New Roman"/>
              <w:sz w:val="20"/>
              <w:szCs w:val="20"/>
            </w:rPr>
            <w:delText xml:space="preserve"> </w:delText>
          </w:r>
        </w:del>
      </w:ins>
      <w:ins w:id="42" w:author="Автор" w:date="2026-04-07T14:33:00Z">
        <w:r w:rsidR="00A27D66">
          <w:rPr>
            <w:rFonts w:ascii="Times New Roman" w:eastAsia="Times New Roman" w:hAnsi="Times New Roman" w:cs="Times New Roman"/>
            <w:sz w:val="20"/>
            <w:szCs w:val="20"/>
          </w:rPr>
          <w:t>he center</w:t>
        </w:r>
      </w:ins>
      <w:ins w:id="43" w:author="Автор" w:date="2026-04-06T19:41:00Z">
        <w:del w:id="44" w:author="Автор" w:date="2026-04-07T14:33:00Z">
          <w:r w:rsidR="00B7138F" w:rsidDel="00A27D66">
            <w:rPr>
              <w:rFonts w:ascii="Times New Roman" w:eastAsia="Times New Roman" w:hAnsi="Times New Roman" w:cs="Times New Roman"/>
              <w:sz w:val="20"/>
              <w:szCs w:val="20"/>
            </w:rPr>
            <w:delText>on its peak</w:delText>
          </w:r>
        </w:del>
      </w:ins>
      <w:ins w:id="45" w:author="Автор" w:date="2026-04-06T19:42:00Z">
        <w:r w:rsidR="00B313E7">
          <w:rPr>
            <w:rFonts w:ascii="Times New Roman" w:eastAsia="Times New Roman" w:hAnsi="Times New Roman" w:cs="Times New Roman"/>
            <w:sz w:val="20"/>
            <w:szCs w:val="20"/>
          </w:rPr>
          <w:t xml:space="preserve"> and ten compensatory mutations as </w:t>
        </w:r>
      </w:ins>
      <w:ins w:id="46" w:author="Автор" w:date="2026-04-07T14:33:00Z">
        <w:r w:rsidR="00A27D66">
          <w:rPr>
            <w:rFonts w:ascii="Times New Roman" w:eastAsia="Times New Roman" w:hAnsi="Times New Roman" w:cs="Times New Roman"/>
            <w:sz w:val="20"/>
            <w:szCs w:val="20"/>
          </w:rPr>
          <w:t>the</w:t>
        </w:r>
      </w:ins>
      <w:ins w:id="47" w:author="Автор" w:date="2026-04-06T19:42:00Z">
        <w:del w:id="48" w:author="Автор" w:date="2026-04-07T14:33:00Z">
          <w:r w:rsidR="00B313E7" w:rsidDel="00A27D66">
            <w:rPr>
              <w:rFonts w:ascii="Times New Roman" w:eastAsia="Times New Roman" w:hAnsi="Times New Roman" w:cs="Times New Roman"/>
              <w:sz w:val="20"/>
              <w:szCs w:val="20"/>
            </w:rPr>
            <w:delText>its</w:delText>
          </w:r>
        </w:del>
        <w:r w:rsidR="00B313E7">
          <w:rPr>
            <w:rFonts w:ascii="Times New Roman" w:eastAsia="Times New Roman" w:hAnsi="Times New Roman" w:cs="Times New Roman"/>
            <w:sz w:val="20"/>
            <w:szCs w:val="20"/>
          </w:rPr>
          <w:t xml:space="preserve"> rays</w:t>
        </w:r>
      </w:ins>
      <w:ins w:id="49" w:author="Автор" w:date="2026-04-06T19:43:00Z">
        <w:r w:rsidR="00B313E7">
          <w:rPr>
            <w:rFonts w:ascii="Times New Roman" w:eastAsia="Times New Roman" w:hAnsi="Times New Roman" w:cs="Times New Roman"/>
            <w:sz w:val="20"/>
            <w:szCs w:val="20"/>
          </w:rPr>
          <w:t xml:space="preserve">, all of </w:t>
        </w:r>
      </w:ins>
      <w:ins w:id="50" w:author="Автор" w:date="2026-04-07T14:33:00Z">
        <w:r w:rsidR="00A27D66">
          <w:rPr>
            <w:rFonts w:ascii="Times New Roman" w:eastAsia="Times New Roman" w:hAnsi="Times New Roman" w:cs="Times New Roman"/>
            <w:sz w:val="20"/>
            <w:szCs w:val="20"/>
          </w:rPr>
          <w:t>whi</w:t>
        </w:r>
      </w:ins>
      <w:ins w:id="51" w:author="Автор" w:date="2026-04-07T14:34:00Z">
        <w:r w:rsidR="00A27D66">
          <w:rPr>
            <w:rFonts w:ascii="Times New Roman" w:eastAsia="Times New Roman" w:hAnsi="Times New Roman" w:cs="Times New Roman"/>
            <w:sz w:val="20"/>
            <w:szCs w:val="20"/>
          </w:rPr>
          <w:t>ch</w:t>
        </w:r>
      </w:ins>
      <w:ins w:id="52" w:author="Автор" w:date="2026-04-06T19:43:00Z">
        <w:del w:id="53" w:author="Автор" w:date="2026-04-07T14:33:00Z">
          <w:r w:rsidR="00B313E7" w:rsidDel="00A27D66">
            <w:rPr>
              <w:rFonts w:ascii="Times New Roman" w:eastAsia="Times New Roman" w:hAnsi="Times New Roman" w:cs="Times New Roman"/>
              <w:sz w:val="20"/>
              <w:szCs w:val="20"/>
            </w:rPr>
            <w:delText>t</w:delText>
          </w:r>
        </w:del>
      </w:ins>
      <w:ins w:id="54" w:author="Автор" w:date="2026-04-07T14:34:00Z">
        <w:r w:rsidR="00A27D66">
          <w:rPr>
            <w:rFonts w:ascii="Times New Roman" w:eastAsia="Times New Roman" w:hAnsi="Times New Roman" w:cs="Times New Roman"/>
            <w:sz w:val="20"/>
            <w:szCs w:val="20"/>
          </w:rPr>
          <w:t xml:space="preserve"> are </w:t>
        </w:r>
      </w:ins>
      <w:ins w:id="55" w:author="Автор" w:date="2026-04-06T19:43:00Z">
        <w:del w:id="56" w:author="Автор" w:date="2026-04-07T14:33:00Z">
          <w:r w:rsidR="00B313E7" w:rsidDel="00A27D66">
            <w:rPr>
              <w:rFonts w:ascii="Times New Roman" w:eastAsia="Times New Roman" w:hAnsi="Times New Roman" w:cs="Times New Roman"/>
              <w:sz w:val="20"/>
              <w:szCs w:val="20"/>
            </w:rPr>
            <w:delText>hese</w:delText>
          </w:r>
        </w:del>
        <w:del w:id="57" w:author="Автор" w:date="2026-04-07T14:34:00Z">
          <w:r w:rsidR="00B313E7" w:rsidDel="00A27D66">
            <w:rPr>
              <w:rFonts w:ascii="Times New Roman" w:eastAsia="Times New Roman" w:hAnsi="Times New Roman" w:cs="Times New Roman"/>
              <w:sz w:val="20"/>
              <w:szCs w:val="20"/>
            </w:rPr>
            <w:delText xml:space="preserve"> 11 mutations are </w:delText>
          </w:r>
        </w:del>
        <w:r w:rsidR="00B313E7">
          <w:rPr>
            <w:rFonts w:ascii="Times New Roman" w:eastAsia="Times New Roman" w:hAnsi="Times New Roman" w:cs="Times New Roman"/>
            <w:sz w:val="20"/>
            <w:szCs w:val="20"/>
          </w:rPr>
          <w:t xml:space="preserve">deleterious </w:t>
        </w:r>
      </w:ins>
      <w:ins w:id="58" w:author="Автор" w:date="2026-04-07T14:34:00Z">
        <w:r w:rsidR="00A27D66">
          <w:rPr>
            <w:rFonts w:ascii="Times New Roman" w:eastAsia="Times New Roman" w:hAnsi="Times New Roman" w:cs="Times New Roman"/>
            <w:sz w:val="20"/>
            <w:szCs w:val="20"/>
          </w:rPr>
          <w:t xml:space="preserve"> as single alleles.</w:t>
        </w:r>
      </w:ins>
      <w:ins w:id="59" w:author="Автор" w:date="2026-04-07T14:35:00Z">
        <w:r w:rsidR="00A27D66">
          <w:rPr>
            <w:rFonts w:ascii="Times New Roman" w:eastAsia="Times New Roman" w:hAnsi="Times New Roman" w:cs="Times New Roman"/>
            <w:sz w:val="20"/>
            <w:szCs w:val="20"/>
          </w:rPr>
          <w:t xml:space="preserve"> </w:t>
        </w:r>
      </w:ins>
      <w:ins w:id="60" w:author="Автор" w:date="2026-04-07T14:38:00Z">
        <w:r w:rsidR="004D7072">
          <w:rPr>
            <w:rFonts w:ascii="Times New Roman" w:eastAsia="Times New Roman" w:hAnsi="Times New Roman" w:cs="Times New Roman"/>
            <w:sz w:val="20"/>
            <w:szCs w:val="20"/>
          </w:rPr>
          <w:t>Epistatic parameters are given</w:t>
        </w:r>
      </w:ins>
      <w:ins w:id="61" w:author="Автор" w:date="2026-04-07T14:37:00Z">
        <w:r w:rsidR="004D7072">
          <w:rPr>
            <w:rFonts w:ascii="Times New Roman" w:eastAsia="Times New Roman" w:hAnsi="Times New Roman" w:cs="Times New Roman"/>
            <w:sz w:val="20"/>
            <w:szCs w:val="20"/>
          </w:rPr>
          <w:t xml:space="preserve"> in </w:t>
        </w:r>
      </w:ins>
      <w:ins w:id="62" w:author="Автор" w:date="2026-04-07T14:38:00Z">
        <w:r w:rsidR="004D7072">
          <w:rPr>
            <w:rFonts w:ascii="Times New Roman" w:eastAsia="Times New Roman" w:hAnsi="Times New Roman" w:cs="Times New Roman"/>
            <w:i/>
            <w:iCs/>
            <w:sz w:val="20"/>
            <w:szCs w:val="20"/>
          </w:rPr>
          <w:t>M</w:t>
        </w:r>
      </w:ins>
      <w:ins w:id="63" w:author="Автор" w:date="2026-04-07T14:37:00Z">
        <w:r w:rsidR="004D7072" w:rsidRPr="004D7072">
          <w:rPr>
            <w:rFonts w:ascii="Times New Roman" w:eastAsia="Times New Roman" w:hAnsi="Times New Roman" w:cs="Times New Roman"/>
            <w:i/>
            <w:iCs/>
            <w:sz w:val="20"/>
            <w:szCs w:val="20"/>
          </w:rPr>
          <w:t>ethods</w:t>
        </w:r>
      </w:ins>
      <w:ins w:id="64" w:author="Автор" w:date="2026-04-06T19:43:00Z">
        <w:del w:id="65" w:author="Автор" w:date="2026-04-07T14:34:00Z">
          <w:r w:rsidR="00B313E7" w:rsidRPr="001C6A4D" w:rsidDel="00A27D66">
            <w:rPr>
              <w:rFonts w:ascii="Times New Roman" w:eastAsia="Times New Roman" w:hAnsi="Times New Roman" w:cs="Times New Roman"/>
              <w:sz w:val="20"/>
              <w:szCs w:val="20"/>
            </w:rPr>
            <w:delText>independently</w:delText>
          </w:r>
        </w:del>
      </w:ins>
      <w:del w:id="66" w:author="Автор" w:date="2026-04-07T14:37:00Z">
        <w:r w:rsidRPr="001C6A4D" w:rsidDel="00A27D66">
          <w:rPr>
            <w:rFonts w:ascii="Times New Roman" w:eastAsia="Times New Roman" w:hAnsi="Times New Roman" w:cs="Times New Roman"/>
            <w:sz w:val="20"/>
            <w:szCs w:val="20"/>
          </w:rPr>
          <w:delText>r</w:delText>
        </w:r>
      </w:del>
      <w:del w:id="67" w:author="Автор" w:date="2026-04-06T19:41:00Z">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27"/>
      <w:r w:rsidR="006219B0">
        <w:rPr>
          <w:rStyle w:val="af"/>
        </w:rPr>
        <w:commentReference w:id="27"/>
      </w:r>
      <w:commentRangeEnd w:id="28"/>
      <w:r w:rsidR="00CF36DD">
        <w:rPr>
          <w:rStyle w:val="af"/>
        </w:rPr>
        <w:commentReference w:id="28"/>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376B30CB"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population is monomorphous.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68" w:author="Автор" w:date="2026-04-06T19:52:00Z">
        <w:r w:rsidR="00A30012">
          <w:rPr>
            <w:rFonts w:ascii="Times New Roman" w:hAnsi="Times New Roman" w:cs="Times New Roman"/>
            <w:sz w:val="24"/>
            <w:szCs w:val="24"/>
            <w:lang w:val="en-US"/>
          </w:rPr>
          <w:t>8</w:t>
        </w:r>
      </w:ins>
      <w:ins w:id="69" w:author="Автор" w:date="2026-04-06T19:35:00Z">
        <w:r w:rsidR="00B7138F">
          <w:rPr>
            <w:rFonts w:ascii="Times New Roman" w:hAnsi="Times New Roman" w:cs="Times New Roman"/>
            <w:sz w:val="24"/>
            <w:szCs w:val="24"/>
            <w:lang w:val="en-US"/>
          </w:rPr>
          <w:t>0</w:t>
        </w:r>
      </w:ins>
      <w:del w:id="70"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71" w:author="Автор" w:date="2026-04-06T19:53:00Z">
        <w:r w:rsidR="00A30012">
          <w:rPr>
            <w:rFonts w:ascii="Times New Roman" w:hAnsi="Times New Roman" w:cs="Times New Roman"/>
            <w:sz w:val="24"/>
            <w:szCs w:val="24"/>
            <w:lang w:val="en-US"/>
          </w:rPr>
          <w:t>8</w:t>
        </w:r>
      </w:ins>
      <w:ins w:id="72" w:author="Автор" w:date="2026-04-06T19:35:00Z">
        <w:r w:rsidR="00B7138F">
          <w:rPr>
            <w:rFonts w:ascii="Times New Roman" w:hAnsi="Times New Roman" w:cs="Times New Roman"/>
            <w:sz w:val="24"/>
            <w:szCs w:val="24"/>
            <w:lang w:val="en-US"/>
          </w:rPr>
          <w:t>00</w:t>
        </w:r>
      </w:ins>
      <w:del w:id="73"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74" w:author="Автор" w:date="2026-04-06T19:37:00Z">
        <w:r w:rsidR="00A82F67" w:rsidDel="00B7138F">
          <w:rPr>
            <w:rFonts w:ascii="Times New Roman" w:hAnsi="Times New Roman" w:cs="Times New Roman"/>
            <w:sz w:val="24"/>
            <w:szCs w:val="24"/>
            <w:lang w:val="en-US"/>
          </w:rPr>
          <w:delText>alelles</w:delText>
        </w:r>
      </w:del>
      <w:ins w:id="75" w:author="Автор"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advantageous.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ins w:id="76" w:author="Автор" w:date="2026-05-04T22:21:00Z">
        <w:r w:rsidR="00A66571">
          <w:rPr>
            <w:rFonts w:ascii="Times New Roman" w:hAnsi="Times New Roman" w:cs="Times New Roman"/>
            <w:sz w:val="24"/>
            <w:szCs w:val="24"/>
            <w:lang w:val="en-US"/>
          </w:rPr>
          <w:t>2</w:t>
        </w:r>
      </w:ins>
      <w:del w:id="77" w:author="Автор" w:date="2026-05-04T22:21:00Z">
        <w:r w:rsidRPr="00E65540" w:rsidDel="00A66571">
          <w:rPr>
            <w:rFonts w:ascii="Times New Roman" w:hAnsi="Times New Roman" w:cs="Times New Roman"/>
            <w:sz w:val="24"/>
            <w:szCs w:val="24"/>
            <w:lang w:val="en-US"/>
          </w:rPr>
          <w:delText>#</w:delText>
        </w:r>
      </w:del>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78" w:author="Автор" w:date="2026-04-06T19:37:00Z">
        <w:r w:rsidR="009A1A23" w:rsidDel="00B7138F">
          <w:rPr>
            <w:rFonts w:ascii="Times New Roman" w:hAnsi="Times New Roman" w:cs="Times New Roman"/>
            <w:sz w:val="24"/>
            <w:szCs w:val="24"/>
            <w:lang w:val="en-US"/>
          </w:rPr>
          <w:delText>valle</w:delText>
        </w:r>
      </w:del>
      <w:ins w:id="79" w:author="Автор"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commentRangeStart w:id="80"/>
      <w:commentRangeStart w:id="81"/>
      <w:r>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commentRangeEnd w:id="80"/>
      <w:r w:rsidR="004D7072">
        <w:rPr>
          <w:rStyle w:val="af"/>
        </w:rPr>
        <w:commentReference w:id="80"/>
      </w:r>
      <w:commentRangeEnd w:id="81"/>
      <w:r w:rsidR="009E1523">
        <w:rPr>
          <w:rStyle w:val="af"/>
        </w:rPr>
        <w:commentReference w:id="81"/>
      </w:r>
    </w:p>
    <w:p w14:paraId="4E5144E9" w14:textId="4E6980A8" w:rsidR="000018A6" w:rsidRDefault="000018A6" w:rsidP="00742F5B">
      <w:pPr>
        <w:spacing w:after="0" w:line="360" w:lineRule="auto"/>
        <w:jc w:val="both"/>
        <w:rPr>
          <w:rFonts w:ascii="Times New Roman" w:eastAsia="Times New Roman" w:hAnsi="Times New Roman" w:cs="Times New Roman"/>
          <w:sz w:val="20"/>
          <w:szCs w:val="20"/>
        </w:rPr>
      </w:pPr>
      <w:commentRangeStart w:id="82"/>
      <w:commentRangeStart w:id="83"/>
      <w:r>
        <w:rPr>
          <w:rFonts w:ascii="Times New Roman" w:eastAsia="Times New Roman" w:hAnsi="Times New Roman" w:cs="Times New Roman"/>
          <w:sz w:val="20"/>
          <w:szCs w:val="20"/>
        </w:rPr>
        <w:t xml:space="preserve">Figure </w:t>
      </w:r>
      <w:ins w:id="84" w:author="Автор" w:date="2026-05-04T22:22:00Z">
        <w:r w:rsidR="00A66571">
          <w:rPr>
            <w:rFonts w:ascii="Times New Roman" w:eastAsia="Times New Roman" w:hAnsi="Times New Roman" w:cs="Times New Roman"/>
            <w:sz w:val="20"/>
            <w:szCs w:val="20"/>
          </w:rPr>
          <w:t>3</w:t>
        </w:r>
      </w:ins>
      <w:del w:id="85" w:author="Автор" w:date="2026-05-04T22:22:00Z">
        <w:r w:rsidR="000237D1" w:rsidDel="00A66571">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r w:rsidRPr="000018A6">
        <w:rPr>
          <w:rFonts w:ascii="Times New Roman" w:eastAsia="Times New Roman" w:hAnsi="Times New Roman" w:cs="Times New Roman"/>
          <w:b/>
          <w:sz w:val="20"/>
          <w:szCs w:val="20"/>
        </w:rPr>
        <w:t xml:space="preserve"> </w:t>
      </w:r>
      <w:commentRangeEnd w:id="82"/>
      <w:r w:rsidR="003A5E2B">
        <w:rPr>
          <w:rStyle w:val="af"/>
        </w:rPr>
        <w:commentReference w:id="82"/>
      </w:r>
      <w:commentRangeEnd w:id="83"/>
      <w:r w:rsidR="00CF36DD">
        <w:rPr>
          <w:rStyle w:val="af"/>
        </w:rPr>
        <w:commentReference w:id="83"/>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w:t>
      </w:r>
      <w:ins w:id="86" w:author="Автор" w:date="2026-04-28T13:27:00Z">
        <w:r w:rsidR="00CB7C57">
          <w:rPr>
            <w:rFonts w:ascii="Times New Roman" w:eastAsia="Times New Roman" w:hAnsi="Times New Roman" w:cs="Times New Roman"/>
            <w:b/>
            <w:sz w:val="20"/>
            <w:szCs w:val="20"/>
          </w:rPr>
          <w:t xml:space="preserve"> </w:t>
        </w:r>
      </w:ins>
      <w:del w:id="87" w:author="Автор" w:date="2026-04-20T16:09:00Z">
        <w:r w:rsidR="000237D1" w:rsidDel="00047A8A">
          <w:rPr>
            <w:rFonts w:ascii="Times New Roman" w:eastAsia="Times New Roman" w:hAnsi="Times New Roman" w:cs="Times New Roman"/>
            <w:b/>
            <w:sz w:val="20"/>
            <w:szCs w:val="20"/>
          </w:rPr>
          <w:delText xml:space="preserve"> </w:delText>
        </w:r>
      </w:del>
      <w:ins w:id="88" w:author="Автор" w:date="2026-04-28T13:27:00Z">
        <w:r w:rsidR="00CB7C57">
          <w:rPr>
            <w:rFonts w:ascii="Times New Roman" w:eastAsia="Times New Roman" w:hAnsi="Times New Roman" w:cs="Times New Roman"/>
            <w:b/>
            <w:sz w:val="20"/>
            <w:szCs w:val="20"/>
          </w:rPr>
          <w:t>six</w:t>
        </w:r>
      </w:ins>
      <w:ins w:id="89" w:author="Автор" w:date="2026-04-20T16:09:00Z">
        <w:del w:id="90" w:author="Автор" w:date="2026-04-28T13:27:00Z">
          <w:r w:rsidR="00047A8A" w:rsidDel="00CB7C57">
            <w:rPr>
              <w:rFonts w:ascii="Times New Roman" w:eastAsia="Times New Roman" w:hAnsi="Times New Roman" w:cs="Times New Roman"/>
              <w:b/>
              <w:sz w:val="20"/>
              <w:szCs w:val="20"/>
            </w:rPr>
            <w:delText>6</w:delText>
          </w:r>
        </w:del>
        <w:r w:rsidR="00047A8A">
          <w:rPr>
            <w:rFonts w:ascii="Times New Roman" w:eastAsia="Times New Roman" w:hAnsi="Times New Roman" w:cs="Times New Roman"/>
            <w:b/>
            <w:sz w:val="20"/>
            <w:szCs w:val="20"/>
          </w:rPr>
          <w:t xml:space="preserve"> simu</w:t>
        </w:r>
      </w:ins>
      <w:ins w:id="91" w:author="Автор" w:date="2026-04-20T16:10:00Z">
        <w:r w:rsidR="00047A8A">
          <w:rPr>
            <w:rFonts w:ascii="Times New Roman" w:eastAsia="Times New Roman" w:hAnsi="Times New Roman" w:cs="Times New Roman"/>
            <w:b/>
            <w:sz w:val="20"/>
            <w:szCs w:val="20"/>
          </w:rPr>
          <w:t>lated populations, initial state is monomorphous</w:t>
        </w:r>
      </w:ins>
      <w:del w:id="92" w:author="Автор" w:date="2026-04-20T16:09:00Z">
        <w:r w:rsidR="000237D1" w:rsidDel="00047A8A">
          <w:rPr>
            <w:rFonts w:ascii="Times New Roman" w:eastAsia="Times New Roman" w:hAnsi="Times New Roman" w:cs="Times New Roman"/>
            <w:b/>
            <w:sz w:val="20"/>
            <w:szCs w:val="20"/>
          </w:rPr>
          <w:delText>initially</w:delText>
        </w:r>
        <w:r w:rsidR="00114B32" w:rsidDel="00047A8A">
          <w:rPr>
            <w:rFonts w:ascii="Times New Roman" w:eastAsia="Times New Roman" w:hAnsi="Times New Roman" w:cs="Times New Roman"/>
            <w:b/>
            <w:sz w:val="20"/>
            <w:szCs w:val="20"/>
          </w:rPr>
          <w:delText>-</w:delText>
        </w:r>
        <w:r w:rsidR="000237D1" w:rsidDel="00047A8A">
          <w:rPr>
            <w:rFonts w:ascii="Times New Roman" w:eastAsia="Times New Roman" w:hAnsi="Times New Roman" w:cs="Times New Roman"/>
            <w:b/>
            <w:sz w:val="20"/>
            <w:szCs w:val="20"/>
          </w:rPr>
          <w:delText>monomorphous population</w:delText>
        </w:r>
        <w:r w:rsidR="00114B32" w:rsidDel="00047A8A">
          <w:rPr>
            <w:rFonts w:ascii="Times New Roman" w:eastAsia="Times New Roman" w:hAnsi="Times New Roman" w:cs="Times New Roman"/>
            <w:b/>
            <w:sz w:val="20"/>
            <w:szCs w:val="20"/>
          </w:rPr>
          <w:delText>s</w:delText>
        </w:r>
      </w:del>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w:t>
      </w:r>
      <w:del w:id="93" w:author="Автор" w:date="2026-04-28T13:28:00Z">
        <w:r w:rsidDel="00CB7C57">
          <w:rPr>
            <w:rFonts w:ascii="Times New Roman" w:eastAsia="Times New Roman" w:hAnsi="Times New Roman" w:cs="Times New Roman"/>
            <w:sz w:val="20"/>
            <w:szCs w:val="20"/>
          </w:rPr>
          <w:delText xml:space="preserve">given </w:delText>
        </w:r>
      </w:del>
      <w:r>
        <w:rPr>
          <w:rFonts w:ascii="Times New Roman" w:eastAsia="Times New Roman" w:hAnsi="Times New Roman" w:cs="Times New Roman"/>
          <w:sz w:val="20"/>
          <w:szCs w:val="20"/>
        </w:rPr>
        <w:t xml:space="preserve">number of differences </w:t>
      </w:r>
      <w:del w:id="94" w:author="Автор" w:date="2026-04-28T13:28:00Z">
        <w:r w:rsidDel="00CB7C57">
          <w:rPr>
            <w:rFonts w:ascii="Times New Roman" w:eastAsia="Times New Roman" w:hAnsi="Times New Roman" w:cs="Times New Roman"/>
            <w:sz w:val="20"/>
            <w:szCs w:val="20"/>
          </w:rPr>
          <w:delText xml:space="preserve">(X–axis) </w:delText>
        </w:r>
      </w:del>
      <w:r>
        <w:rPr>
          <w:rFonts w:ascii="Times New Roman" w:eastAsia="Times New Roman" w:hAnsi="Times New Roman" w:cs="Times New Roman"/>
          <w:sz w:val="20"/>
          <w:szCs w:val="20"/>
        </w:rPr>
        <w:t xml:space="preserve">from the initial </w:t>
      </w:r>
      <w:r>
        <w:rPr>
          <w:rFonts w:ascii="Times New Roman" w:eastAsia="Times New Roman" w:hAnsi="Times New Roman" w:cs="Times New Roman"/>
          <w:sz w:val="20"/>
          <w:szCs w:val="20"/>
        </w:rPr>
        <w:lastRenderedPageBreak/>
        <w:t>sequence</w:t>
      </w:r>
      <w:ins w:id="95" w:author="Автор" w:date="2026-04-28T13:28:00Z">
        <w:r w:rsidR="00CB7C57">
          <w:rPr>
            <w:rFonts w:ascii="Times New Roman" w:eastAsia="Times New Roman" w:hAnsi="Times New Roman" w:cs="Times New Roman"/>
            <w:sz w:val="20"/>
            <w:szCs w:val="20"/>
          </w:rPr>
          <w:t xml:space="preserve"> shown in X–axis</w:t>
        </w:r>
      </w:ins>
      <w:r>
        <w:rPr>
          <w:rFonts w:ascii="Times New Roman" w:eastAsia="Times New Roman" w:hAnsi="Times New Roman" w:cs="Times New Roman"/>
          <w:sz w:val="20"/>
          <w:szCs w:val="20"/>
        </w:rPr>
        <w:t>.</w:t>
      </w:r>
      <w:ins w:id="96" w:author="Автор" w:date="2026-04-13T20:41:00Z">
        <w:r w:rsidR="001F2438" w:rsidRPr="001F2438">
          <w:rPr>
            <w:rFonts w:ascii="Times New Roman" w:eastAsia="Times New Roman" w:hAnsi="Times New Roman" w:cs="Times New Roman"/>
            <w:sz w:val="20"/>
            <w:szCs w:val="20"/>
          </w:rPr>
          <w:t xml:space="preserve"> </w:t>
        </w:r>
        <w:r w:rsidR="001F2438">
          <w:rPr>
            <w:rFonts w:ascii="Times New Roman" w:eastAsia="Times New Roman" w:hAnsi="Times New Roman" w:cs="Times New Roman"/>
            <w:sz w:val="20"/>
            <w:szCs w:val="20"/>
          </w:rPr>
          <w:t>Red lines at ​​​​6 and 22  divide the two groups of sequences numbered by Roman numerals</w:t>
        </w:r>
      </w:ins>
      <w:r>
        <w:rPr>
          <w:rFonts w:ascii="Times New Roman" w:eastAsia="Times New Roman" w:hAnsi="Times New Roman" w:cs="Times New Roman"/>
          <w:sz w:val="20"/>
          <w:szCs w:val="20"/>
        </w:rPr>
        <w:t xml:space="preserve"> Simulation parameters</w:t>
      </w:r>
      <w:r w:rsidR="004144AC">
        <w:rPr>
          <w:rFonts w:ascii="Times New Roman" w:eastAsia="Times New Roman" w:hAnsi="Times New Roman" w:cs="Times New Roman"/>
          <w:color w:val="000000"/>
          <w:sz w:val="20"/>
          <w:szCs w:val="20"/>
        </w:rPr>
        <w:t xml:space="preserve"> are the same as in Figure </w:t>
      </w:r>
      <w:ins w:id="97" w:author="Автор" w:date="2026-05-04T22:21:00Z">
        <w:r w:rsidR="00A66571">
          <w:rPr>
            <w:rFonts w:ascii="Times New Roman" w:eastAsia="Times New Roman" w:hAnsi="Times New Roman" w:cs="Times New Roman"/>
            <w:color w:val="000000"/>
            <w:sz w:val="20"/>
            <w:szCs w:val="20"/>
          </w:rPr>
          <w:t>2</w:t>
        </w:r>
      </w:ins>
      <w:del w:id="98" w:author="Автор" w:date="2026-05-04T22:21:00Z">
        <w:r w:rsidR="004144AC" w:rsidDel="00A66571">
          <w:rPr>
            <w:rFonts w:ascii="Times New Roman" w:eastAsia="Times New Roman" w:hAnsi="Times New Roman" w:cs="Times New Roman"/>
            <w:color w:val="000000"/>
            <w:sz w:val="20"/>
            <w:szCs w:val="20"/>
          </w:rPr>
          <w:delText>#</w:delText>
        </w:r>
      </w:del>
      <w:ins w:id="99" w:author="Автор" w:date="2026-04-28T13:27:00Z">
        <w:r w:rsidR="00CB7C57">
          <w:rPr>
            <w:rFonts w:ascii="Times New Roman" w:eastAsia="Times New Roman" w:hAnsi="Times New Roman" w:cs="Times New Roman"/>
            <w:color w:val="000000"/>
            <w:sz w:val="20"/>
            <w:szCs w:val="20"/>
          </w:rPr>
          <w:t xml:space="preserve">. </w:t>
        </w:r>
      </w:ins>
      <w:del w:id="100" w:author="Автор" w:date="2026-04-28T13:27:00Z">
        <w:r w:rsidR="006019E7" w:rsidDel="00CB7C57">
          <w:rPr>
            <w:rFonts w:ascii="Times New Roman" w:eastAsia="Times New Roman" w:hAnsi="Times New Roman" w:cs="Times New Roman"/>
            <w:color w:val="000000"/>
            <w:sz w:val="20"/>
            <w:szCs w:val="20"/>
          </w:rPr>
          <w:delText>, but</w:delText>
        </w:r>
      </w:del>
      <w:r w:rsidR="006019E7">
        <w:rPr>
          <w:rFonts w:ascii="Times New Roman" w:eastAsia="Times New Roman" w:hAnsi="Times New Roman" w:cs="Times New Roman"/>
          <w:color w:val="000000"/>
          <w:sz w:val="20"/>
          <w:szCs w:val="20"/>
        </w:rPr>
        <w:t xml:space="preserve"> </w:t>
      </w:r>
      <w:ins w:id="101" w:author="Автор" w:date="2026-04-28T13:27:00Z">
        <w:r w:rsidR="00CB7C57">
          <w:rPr>
            <w:rFonts w:ascii="Times New Roman" w:eastAsia="Times New Roman" w:hAnsi="Times New Roman" w:cs="Times New Roman"/>
            <w:color w:val="000000"/>
            <w:sz w:val="20"/>
            <w:szCs w:val="20"/>
          </w:rPr>
          <w:t>Six</w:t>
        </w:r>
      </w:ins>
      <w:del w:id="102" w:author="Автор" w:date="2026-04-28T13:27:00Z">
        <w:r w:rsidR="006019E7" w:rsidDel="00CB7C57">
          <w:rPr>
            <w:rFonts w:ascii="Times New Roman" w:eastAsia="Times New Roman" w:hAnsi="Times New Roman" w:cs="Times New Roman"/>
            <w:color w:val="000000"/>
            <w:sz w:val="20"/>
            <w:szCs w:val="20"/>
          </w:rPr>
          <w:delText>6</w:delText>
        </w:r>
      </w:del>
      <w:r w:rsidR="006019E7">
        <w:rPr>
          <w:rFonts w:ascii="Times New Roman" w:eastAsia="Times New Roman" w:hAnsi="Times New Roman" w:cs="Times New Roman"/>
          <w:color w:val="000000"/>
          <w:sz w:val="20"/>
          <w:szCs w:val="20"/>
        </w:rPr>
        <w:t xml:space="preserve"> Monte Carlo runs </w:t>
      </w:r>
      <w:ins w:id="103" w:author="Автор" w:date="2026-04-13T17:28:00Z">
        <w:r w:rsidR="002A5C35">
          <w:rPr>
            <w:rFonts w:ascii="Times New Roman" w:eastAsia="Times New Roman" w:hAnsi="Times New Roman" w:cs="Times New Roman"/>
            <w:color w:val="000000"/>
            <w:sz w:val="20"/>
            <w:szCs w:val="20"/>
          </w:rPr>
          <w:t>and each 10</w:t>
        </w:r>
        <w:r w:rsidR="002A5C35">
          <w:rPr>
            <w:rFonts w:ascii="Times New Roman" w:eastAsia="Times New Roman" w:hAnsi="Times New Roman" w:cs="Times New Roman"/>
            <w:color w:val="000000"/>
            <w:sz w:val="20"/>
            <w:szCs w:val="20"/>
            <w:vertAlign w:val="superscript"/>
          </w:rPr>
          <w:t>th</w:t>
        </w:r>
        <w:r w:rsidR="002A5C35">
          <w:rPr>
            <w:rFonts w:ascii="Times New Roman" w:eastAsia="Times New Roman" w:hAnsi="Times New Roman" w:cs="Times New Roman"/>
            <w:color w:val="000000"/>
            <w:sz w:val="20"/>
            <w:szCs w:val="20"/>
          </w:rPr>
          <w:t xml:space="preserve"> timepoint till t = 150 </w:t>
        </w:r>
      </w:ins>
      <w:r w:rsidR="006019E7">
        <w:rPr>
          <w:rFonts w:ascii="Times New Roman" w:eastAsia="Times New Roman" w:hAnsi="Times New Roman" w:cs="Times New Roman"/>
          <w:color w:val="000000"/>
          <w:sz w:val="20"/>
          <w:szCs w:val="20"/>
        </w:rPr>
        <w:t>are used</w:t>
      </w:r>
      <w:ins w:id="104" w:author="Автор" w:date="2026-04-28T13:28:00Z">
        <w:r w:rsidR="00CB7C57">
          <w:rPr>
            <w:rFonts w:ascii="Times New Roman" w:eastAsia="Times New Roman" w:hAnsi="Times New Roman" w:cs="Times New Roman"/>
            <w:color w:val="000000"/>
            <w:sz w:val="20"/>
            <w:szCs w:val="20"/>
          </w:rPr>
          <w:t xml:space="preserve"> for sampling</w:t>
        </w:r>
      </w:ins>
      <w:r w:rsidR="006019E7">
        <w:rPr>
          <w:rFonts w:ascii="Times New Roman" w:eastAsia="Times New Roman" w:hAnsi="Times New Roman" w:cs="Times New Roman"/>
          <w:color w:val="000000"/>
          <w:sz w:val="20"/>
          <w:szCs w:val="20"/>
        </w:rPr>
        <w:t>.</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525AF28B"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w:t>
      </w:r>
      <w:ins w:id="105" w:author="Автор" w:date="2026-05-04T22:22:00Z">
        <w:r w:rsidR="00A66571">
          <w:rPr>
            <w:rFonts w:ascii="Times New Roman" w:eastAsia="Times New Roman" w:hAnsi="Times New Roman" w:cs="Times New Roman"/>
            <w:sz w:val="24"/>
            <w:szCs w:val="24"/>
          </w:rPr>
          <w:t>3</w:t>
        </w:r>
      </w:ins>
      <w:del w:id="106" w:author="Автор" w:date="2026-05-04T22:22:00Z">
        <w:r w:rsidDel="00A665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epistasis </w:t>
      </w:r>
      <w:r w:rsidR="003A5E2B">
        <w:rPr>
          <w:rFonts w:ascii="Times New Roman" w:eastAsia="Times New Roman" w:hAnsi="Times New Roman" w:cs="Times New Roman"/>
          <w:sz w:val="24"/>
          <w:szCs w:val="24"/>
        </w:rPr>
        <w:t xml:space="preserve"> detection </w:t>
      </w:r>
      <w:r w:rsidR="009A1A23">
        <w:rPr>
          <w:rFonts w:ascii="Times New Roman" w:eastAsia="Times New Roman" w:hAnsi="Times New Roman" w:cs="Times New Roman"/>
          <w:sz w:val="24"/>
          <w:szCs w:val="24"/>
        </w:rPr>
        <w:t>method described above.</w:t>
      </w:r>
    </w:p>
    <w:p w14:paraId="0637C8D4" w14:textId="39BDF9DD"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w:t>
      </w:r>
      <w:ins w:id="107" w:author="Автор" w:date="2026-05-04T22:23:00Z">
        <w:r w:rsidR="00A66571">
          <w:rPr>
            <w:rFonts w:ascii="Times New Roman" w:eastAsia="Times New Roman" w:hAnsi="Times New Roman" w:cs="Times New Roman"/>
            <w:sz w:val="24"/>
            <w:szCs w:val="24"/>
          </w:rPr>
          <w:t>4</w:t>
        </w:r>
      </w:ins>
      <w:del w:id="108" w:author="Автор" w:date="2026-05-04T22:23:00Z">
        <w:r w:rsidR="00DC293B" w:rsidDel="00A66571">
          <w:rPr>
            <w:rFonts w:ascii="Times New Roman" w:eastAsia="Times New Roman" w:hAnsi="Times New Roman" w:cs="Times New Roman"/>
            <w:sz w:val="24"/>
            <w:szCs w:val="24"/>
          </w:rPr>
          <w:delText xml:space="preserve"> ***</w:delText>
        </w:r>
      </w:del>
      <w:r w:rsidR="00DC293B">
        <w:rPr>
          <w:rFonts w:ascii="Times New Roman" w:eastAsia="Times New Roman" w:hAnsi="Times New Roman" w:cs="Times New Roman"/>
          <w:sz w:val="24"/>
          <w:szCs w:val="24"/>
        </w:rPr>
        <w:t>)</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only </w:t>
      </w:r>
      <w:r w:rsidR="00DC293B">
        <w:rPr>
          <w:rFonts w:ascii="Times New Roman" w:eastAsia="Times New Roman" w:hAnsi="Times New Roman" w:cs="Times New Roman"/>
          <w:sz w:val="24"/>
          <w:szCs w:val="24"/>
        </w:rPr>
        <w:t>.</w:t>
      </w:r>
      <w:r w:rsidR="00DC293B" w:rsidRPr="00FC4B93">
        <w:rPr>
          <w:rFonts w:ascii="Times New Roman" w:eastAsia="Times New Roman" w:hAnsi="Times New Roman" w:cs="Times New Roman"/>
          <w:sz w:val="24"/>
          <w:szCs w:val="24"/>
        </w:rPr>
        <w:t xml:space="preserve"> </w:t>
      </w:r>
      <w:r w:rsidR="00FE28DE">
        <w:rPr>
          <w:rFonts w:ascii="Times New Roman" w:eastAsia="Times New Roman" w:hAnsi="Times New Roman" w:cs="Times New Roman"/>
          <w:sz w:val="24"/>
          <w:szCs w:val="24"/>
        </w:rPr>
        <w:t xml:space="preserve">Therefore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commentRangeStart w:id="109"/>
      <w:commentRangeStart w:id="110"/>
      <w:r>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commentRangeEnd w:id="109"/>
      <w:r w:rsidR="004D7072">
        <w:rPr>
          <w:rStyle w:val="af"/>
        </w:rPr>
        <w:commentReference w:id="109"/>
      </w:r>
      <w:commentRangeEnd w:id="110"/>
      <w:r w:rsidR="009E1523">
        <w:rPr>
          <w:rStyle w:val="af"/>
        </w:rPr>
        <w:commentReference w:id="110"/>
      </w:r>
    </w:p>
    <w:p w14:paraId="7C3C4D97" w14:textId="30375AB6" w:rsidR="005620C4" w:rsidRDefault="005620C4">
      <w:pPr>
        <w:spacing w:after="0" w:line="360" w:lineRule="auto"/>
        <w:jc w:val="both"/>
        <w:rPr>
          <w:rFonts w:ascii="Times New Roman" w:eastAsia="Times New Roman" w:hAnsi="Times New Roman" w:cs="Times New Roman"/>
          <w:sz w:val="20"/>
          <w:szCs w:val="20"/>
        </w:rPr>
      </w:pPr>
      <w:commentRangeStart w:id="111"/>
      <w:commentRangeStart w:id="112"/>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ins w:id="113" w:author="Автор" w:date="2026-05-04T22:23:00Z">
        <w:r w:rsidR="00A66571">
          <w:rPr>
            <w:rFonts w:ascii="Times New Roman" w:eastAsia="Times New Roman" w:hAnsi="Times New Roman" w:cs="Times New Roman"/>
            <w:sz w:val="20"/>
            <w:szCs w:val="20"/>
          </w:rPr>
          <w:t>4</w:t>
        </w:r>
      </w:ins>
      <w:del w:id="114" w:author="Автор" w:date="2026-05-04T22:23:00Z">
        <w:r w:rsidR="00A863A5" w:rsidDel="00A66571">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commentRangeEnd w:id="111"/>
      <w:r w:rsidR="00DC293B">
        <w:rPr>
          <w:rStyle w:val="af"/>
        </w:rPr>
        <w:commentReference w:id="111"/>
      </w:r>
      <w:commentRangeEnd w:id="112"/>
      <w:r w:rsidR="00CF36DD">
        <w:rPr>
          <w:rStyle w:val="af"/>
        </w:rPr>
        <w:commentReference w:id="112"/>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w:t>
      </w:r>
      <w:ins w:id="115" w:author="Автор" w:date="2026-04-28T13:29:00Z">
        <w:r w:rsidR="00CB7C57">
          <w:rPr>
            <w:rFonts w:ascii="Times New Roman" w:eastAsia="Times New Roman" w:hAnsi="Times New Roman" w:cs="Times New Roman"/>
            <w:b/>
            <w:sz w:val="20"/>
            <w:szCs w:val="20"/>
          </w:rPr>
          <w:t>six</w:t>
        </w:r>
      </w:ins>
      <w:ins w:id="116" w:author="Автор" w:date="2026-04-20T16:11:00Z">
        <w:del w:id="117" w:author="Автор" w:date="2026-04-28T13:29:00Z">
          <w:r w:rsidR="00047A8A" w:rsidDel="00CB7C57">
            <w:rPr>
              <w:rFonts w:ascii="Times New Roman" w:eastAsia="Times New Roman" w:hAnsi="Times New Roman" w:cs="Times New Roman"/>
              <w:b/>
              <w:sz w:val="20"/>
              <w:szCs w:val="20"/>
            </w:rPr>
            <w:delText>6</w:delText>
          </w:r>
        </w:del>
        <w:r w:rsidR="00047A8A">
          <w:rPr>
            <w:rFonts w:ascii="Times New Roman" w:eastAsia="Times New Roman" w:hAnsi="Times New Roman" w:cs="Times New Roman"/>
            <w:b/>
            <w:sz w:val="20"/>
            <w:szCs w:val="20"/>
          </w:rPr>
          <w:t xml:space="preserve"> simulated populations, initial state is monomorphous</w:t>
        </w:r>
        <w:r w:rsidR="00047A8A" w:rsidDel="00047A8A">
          <w:rPr>
            <w:rFonts w:ascii="Times New Roman" w:eastAsia="Times New Roman" w:hAnsi="Times New Roman" w:cs="Times New Roman"/>
            <w:b/>
            <w:sz w:val="20"/>
            <w:szCs w:val="20"/>
          </w:rPr>
          <w:t xml:space="preserve"> </w:t>
        </w:r>
      </w:ins>
      <w:del w:id="118" w:author="Автор" w:date="2026-04-20T16:11:00Z">
        <w:r w:rsidR="00A863A5" w:rsidDel="00047A8A">
          <w:rPr>
            <w:rFonts w:ascii="Times New Roman" w:eastAsia="Times New Roman" w:hAnsi="Times New Roman" w:cs="Times New Roman"/>
            <w:b/>
            <w:sz w:val="20"/>
            <w:szCs w:val="20"/>
          </w:rPr>
          <w:delText>simulated Test 2 (initial monomorphic population</w:delText>
        </w:r>
      </w:del>
      <w:ins w:id="119" w:author="Автор" w:date="2026-04-20T16:11:00Z">
        <w:r w:rsidR="00047A8A">
          <w:rPr>
            <w:rFonts w:ascii="Times New Roman" w:eastAsia="Times New Roman" w:hAnsi="Times New Roman" w:cs="Times New Roman"/>
            <w:b/>
            <w:sz w:val="20"/>
            <w:szCs w:val="20"/>
          </w:rPr>
          <w:t>=</w:t>
        </w:r>
      </w:ins>
      <w:del w:id="120" w:author="Автор" w:date="2026-04-20T16:11:00Z">
        <w:r w:rsidR="00A863A5" w:rsidDel="00047A8A">
          <w:rPr>
            <w:rFonts w:ascii="Times New Roman" w:eastAsia="Times New Roman" w:hAnsi="Times New Roman" w:cs="Times New Roman"/>
            <w:b/>
            <w:sz w:val="20"/>
            <w:szCs w:val="20"/>
          </w:rPr>
          <w:delText>)</w:delText>
        </w:r>
      </w:del>
      <w:r w:rsidR="00A863A5">
        <w:rPr>
          <w:rFonts w:ascii="Times New Roman" w:eastAsia="Times New Roman" w:hAnsi="Times New Roman" w:cs="Times New Roman"/>
          <w:b/>
          <w:sz w:val="20"/>
          <w:szCs w:val="20"/>
        </w:rPr>
        <w:t xml:space="preserve">. </w:t>
      </w:r>
      <w:r w:rsidR="00DC293B" w:rsidRPr="00B7138F">
        <w:rPr>
          <w:rFonts w:ascii="Times New Roman" w:eastAsia="Times New Roman" w:hAnsi="Times New Roman" w:cs="Times New Roman"/>
          <w:sz w:val="20"/>
          <w:szCs w:val="20"/>
        </w:rPr>
        <w:t>Axes X and Y show the numbers of sequences sampled from</w:t>
      </w:r>
      <w:ins w:id="121" w:author="Автор" w:date="2026-04-28T13:29:00Z">
        <w:r w:rsidR="00CB7C57">
          <w:rPr>
            <w:rFonts w:ascii="Times New Roman" w:eastAsia="Times New Roman" w:hAnsi="Times New Roman" w:cs="Times New Roman"/>
            <w:sz w:val="20"/>
            <w:szCs w:val="20"/>
          </w:rPr>
          <w:t xml:space="preserve"> parts</w:t>
        </w:r>
      </w:ins>
      <w:r w:rsidR="00DC293B" w:rsidRPr="00B7138F">
        <w:rPr>
          <w:rFonts w:ascii="Times New Roman" w:eastAsia="Times New Roman" w:hAnsi="Times New Roman" w:cs="Times New Roman"/>
          <w:sz w:val="20"/>
          <w:szCs w:val="20"/>
        </w:rPr>
        <w:t xml:space="preserve"> </w:t>
      </w:r>
      <w:del w:id="122" w:author="Автор" w:date="2026-04-28T13:29:00Z">
        <w:r w:rsidR="00DC293B" w:rsidRPr="00B7138F" w:rsidDel="00CB7C57">
          <w:rPr>
            <w:rFonts w:ascii="Times New Roman" w:eastAsia="Times New Roman" w:hAnsi="Times New Roman" w:cs="Times New Roman"/>
            <w:sz w:val="20"/>
            <w:szCs w:val="20"/>
          </w:rPr>
          <w:delText xml:space="preserve">Peak </w:delText>
        </w:r>
      </w:del>
      <w:ins w:id="123" w:author="Автор" w:date="2026-04-28T13:29:00Z">
        <w:r w:rsidR="00CB7C57">
          <w:rPr>
            <w:rFonts w:ascii="Times New Roman" w:eastAsia="Times New Roman" w:hAnsi="Times New Roman" w:cs="Times New Roman"/>
            <w:sz w:val="20"/>
            <w:szCs w:val="20"/>
          </w:rPr>
          <w:t>I</w:t>
        </w:r>
      </w:ins>
      <w:del w:id="124" w:author="Автор" w:date="2026-04-28T13:29:00Z">
        <w:r w:rsidR="00DC293B" w:rsidRPr="00B7138F" w:rsidDel="00CB7C57">
          <w:rPr>
            <w:rFonts w:ascii="Times New Roman" w:eastAsia="Times New Roman" w:hAnsi="Times New Roman" w:cs="Times New Roman"/>
            <w:sz w:val="20"/>
            <w:szCs w:val="20"/>
          </w:rPr>
          <w:delText>1</w:delText>
        </w:r>
      </w:del>
      <w:r w:rsidR="00DC293B" w:rsidRPr="00B7138F">
        <w:rPr>
          <w:rFonts w:ascii="Times New Roman" w:eastAsia="Times New Roman" w:hAnsi="Times New Roman" w:cs="Times New Roman"/>
          <w:sz w:val="20"/>
          <w:szCs w:val="20"/>
        </w:rPr>
        <w:t xml:space="preserve"> </w:t>
      </w:r>
      <w:r w:rsidR="00DC293B" w:rsidRPr="00B7138F">
        <w:rPr>
          <w:rFonts w:ascii="Times New Roman" w:eastAsia="Times New Roman" w:hAnsi="Times New Roman" w:cs="Times New Roman"/>
          <w:sz w:val="20"/>
          <w:szCs w:val="20"/>
        </w:rPr>
        <w:lastRenderedPageBreak/>
        <w:t xml:space="preserve">and </w:t>
      </w:r>
      <w:del w:id="125" w:author="Автор" w:date="2026-04-28T13:29:00Z">
        <w:r w:rsidR="00DC293B" w:rsidRPr="00B7138F" w:rsidDel="00CB7C57">
          <w:rPr>
            <w:rFonts w:ascii="Times New Roman" w:eastAsia="Times New Roman" w:hAnsi="Times New Roman" w:cs="Times New Roman"/>
            <w:sz w:val="20"/>
            <w:szCs w:val="20"/>
          </w:rPr>
          <w:delText xml:space="preserve">Peak </w:delText>
        </w:r>
      </w:del>
      <w:ins w:id="126" w:author="Автор" w:date="2026-04-28T13:29:00Z">
        <w:r w:rsidR="00CB7C57">
          <w:rPr>
            <w:rFonts w:ascii="Times New Roman" w:eastAsia="Times New Roman" w:hAnsi="Times New Roman" w:cs="Times New Roman"/>
            <w:sz w:val="20"/>
            <w:szCs w:val="20"/>
          </w:rPr>
          <w:t>II</w:t>
        </w:r>
      </w:ins>
      <w:del w:id="127" w:author="Автор" w:date="2026-04-28T13:29:00Z">
        <w:r w:rsidR="00DC293B" w:rsidRPr="00B7138F" w:rsidDel="00CB7C57">
          <w:rPr>
            <w:rFonts w:ascii="Times New Roman" w:eastAsia="Times New Roman" w:hAnsi="Times New Roman" w:cs="Times New Roman"/>
            <w:sz w:val="20"/>
            <w:szCs w:val="20"/>
          </w:rPr>
          <w:delText>2</w:delText>
        </w:r>
      </w:del>
      <w:r w:rsidR="00DC293B" w:rsidRPr="00B7138F">
        <w:rPr>
          <w:rFonts w:ascii="Times New Roman" w:eastAsia="Times New Roman" w:hAnsi="Times New Roman" w:cs="Times New Roman"/>
          <w:sz w:val="20"/>
          <w:szCs w:val="20"/>
        </w:rPr>
        <w:t xml:space="preserve"> </w:t>
      </w:r>
      <w:ins w:id="128" w:author="Автор" w:date="2026-04-28T13:30:00Z">
        <w:r w:rsidR="00CB7C57">
          <w:rPr>
            <w:rFonts w:ascii="Times New Roman" w:eastAsia="Times New Roman" w:hAnsi="Times New Roman" w:cs="Times New Roman"/>
            <w:sz w:val="20"/>
            <w:szCs w:val="20"/>
          </w:rPr>
          <w:t>of</w:t>
        </w:r>
      </w:ins>
      <w:ins w:id="129" w:author="Автор" w:date="2026-04-28T13:31:00Z">
        <w:r w:rsidR="00380A3A">
          <w:rPr>
            <w:rFonts w:ascii="Times New Roman" w:eastAsia="Times New Roman" w:hAnsi="Times New Roman" w:cs="Times New Roman"/>
            <w:sz w:val="20"/>
            <w:szCs w:val="20"/>
          </w:rPr>
          <w:t xml:space="preserve"> the</w:t>
        </w:r>
      </w:ins>
      <w:ins w:id="130" w:author="Автор" w:date="2026-04-28T13:30:00Z">
        <w:r w:rsidR="00CB7C57">
          <w:rPr>
            <w:rFonts w:ascii="Times New Roman" w:eastAsia="Times New Roman" w:hAnsi="Times New Roman" w:cs="Times New Roman"/>
            <w:sz w:val="20"/>
            <w:szCs w:val="20"/>
          </w:rPr>
          <w:t xml:space="preserve"> </w:t>
        </w:r>
      </w:ins>
      <w:ins w:id="131" w:author="Автор" w:date="2026-04-28T13:31:00Z">
        <w:r w:rsidR="00380A3A">
          <w:rPr>
            <w:rFonts w:ascii="Times New Roman" w:eastAsia="Times New Roman" w:hAnsi="Times New Roman" w:cs="Times New Roman"/>
            <w:sz w:val="20"/>
            <w:szCs w:val="20"/>
          </w:rPr>
          <w:t xml:space="preserve">dataset </w:t>
        </w:r>
      </w:ins>
      <w:r w:rsidR="00DC293B" w:rsidRPr="00B7138F">
        <w:rPr>
          <w:rFonts w:ascii="Times New Roman" w:eastAsia="Times New Roman" w:hAnsi="Times New Roman" w:cs="Times New Roman"/>
          <w:sz w:val="20"/>
          <w:szCs w:val="20"/>
        </w:rPr>
        <w:t xml:space="preserve">in Fig. </w:t>
      </w:r>
      <w:ins w:id="132" w:author="Автор" w:date="2026-05-04T22:22:00Z">
        <w:r w:rsidR="00A66571">
          <w:rPr>
            <w:rFonts w:ascii="Times New Roman" w:eastAsia="Times New Roman" w:hAnsi="Times New Roman" w:cs="Times New Roman"/>
            <w:sz w:val="20"/>
            <w:szCs w:val="20"/>
          </w:rPr>
          <w:t>3</w:t>
        </w:r>
      </w:ins>
      <w:del w:id="133" w:author="Автор" w:date="2026-05-04T22:22:00Z">
        <w:r w:rsidR="00DC293B" w:rsidRPr="00B7138F" w:rsidDel="00A66571">
          <w:rPr>
            <w:rFonts w:ascii="Times New Roman" w:eastAsia="Times New Roman" w:hAnsi="Times New Roman" w:cs="Times New Roman"/>
            <w:sz w:val="20"/>
            <w:szCs w:val="20"/>
          </w:rPr>
          <w:delText>**</w:delText>
        </w:r>
      </w:del>
      <w:r w:rsidR="00DC293B" w:rsidRPr="00B7138F">
        <w:rPr>
          <w:rFonts w:ascii="Times New Roman" w:eastAsia="Times New Roman" w:hAnsi="Times New Roman" w:cs="Times New Roman"/>
          <w:sz w:val="20"/>
          <w:szCs w:val="20"/>
        </w:rPr>
        <w:t xml:space="preserve">, respectively, relative to </w:t>
      </w:r>
      <w:r w:rsidR="000D6E6E">
        <w:rPr>
          <w:rFonts w:ascii="Times New Roman" w:eastAsia="Times New Roman" w:hAnsi="Times New Roman" w:cs="Times New Roman"/>
          <w:sz w:val="20"/>
          <w:szCs w:val="20"/>
        </w:rPr>
        <w:t xml:space="preserve">the </w:t>
      </w:r>
      <w:del w:id="134" w:author="Автор" w:date="2026-04-28T13:31:00Z">
        <w:r w:rsidR="00DC293B" w:rsidRPr="00B7138F" w:rsidDel="00380A3A">
          <w:rPr>
            <w:rFonts w:ascii="Times New Roman" w:eastAsia="Times New Roman" w:hAnsi="Times New Roman" w:cs="Times New Roman"/>
            <w:sz w:val="20"/>
            <w:szCs w:val="20"/>
          </w:rPr>
          <w:delText>size of each peak</w:delText>
        </w:r>
      </w:del>
      <w:ins w:id="135" w:author="Автор" w:date="2026-04-28T13:31:00Z">
        <w:r w:rsidR="00380A3A">
          <w:rPr>
            <w:rFonts w:ascii="Times New Roman" w:eastAsia="Times New Roman" w:hAnsi="Times New Roman" w:cs="Times New Roman"/>
            <w:sz w:val="20"/>
            <w:szCs w:val="20"/>
          </w:rPr>
          <w:t>total number of sequences in each part</w:t>
        </w:r>
      </w:ins>
      <w:r w:rsidR="000D6E6E">
        <w:rPr>
          <w:rFonts w:ascii="Times New Roman" w:eastAsia="Times New Roman" w:hAnsi="Times New Roman" w:cs="Times New Roman"/>
          <w:sz w:val="20"/>
          <w:szCs w:val="20"/>
        </w:rPr>
        <w:t>.</w:t>
      </w:r>
      <w:del w:id="136" w:author="Автор" w:date="2026-04-28T13:31:00Z">
        <w:r w:rsidRPr="000D6E6E" w:rsidDel="00380A3A">
          <w:rPr>
            <w:rFonts w:ascii="Times New Roman" w:eastAsia="Times New Roman" w:hAnsi="Times New Roman" w:cs="Times New Roman"/>
            <w:sz w:val="20"/>
            <w:szCs w:val="20"/>
          </w:rPr>
          <w:delText>.</w:delText>
        </w:r>
      </w:del>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w:t>
      </w:r>
      <w:del w:id="137" w:author="Автор" w:date="2026-04-28T13:30:00Z">
        <w:r w:rsidR="00DC293B" w:rsidDel="00CB7C57">
          <w:rPr>
            <w:rFonts w:ascii="Times New Roman" w:eastAsia="Times New Roman" w:hAnsi="Times New Roman" w:cs="Times New Roman"/>
            <w:sz w:val="20"/>
            <w:szCs w:val="20"/>
          </w:rPr>
          <w:delText xml:space="preserve">At all cells, </w:delText>
        </w:r>
      </w:del>
      <w:ins w:id="138" w:author="Автор" w:date="2026-04-28T13:30:00Z">
        <w:r w:rsidR="00CB7C57">
          <w:rPr>
            <w:rFonts w:ascii="Times New Roman" w:eastAsia="Times New Roman" w:hAnsi="Times New Roman" w:cs="Times New Roman"/>
            <w:sz w:val="20"/>
            <w:szCs w:val="20"/>
          </w:rPr>
          <w:t>T</w:t>
        </w:r>
      </w:ins>
      <w:del w:id="139" w:author="Автор" w:date="2026-04-28T13:30:00Z">
        <w:r w:rsidR="00DC293B" w:rsidDel="00CB7C57">
          <w:rPr>
            <w:rFonts w:ascii="Times New Roman" w:eastAsia="Times New Roman" w:hAnsi="Times New Roman" w:cs="Times New Roman"/>
            <w:sz w:val="20"/>
            <w:szCs w:val="20"/>
          </w:rPr>
          <w:delText>t</w:delText>
        </w:r>
      </w:del>
      <w:r w:rsidR="00DC293B">
        <w:rPr>
          <w:rFonts w:ascii="Times New Roman" w:eastAsia="Times New Roman" w:hAnsi="Times New Roman" w:cs="Times New Roman"/>
          <w:sz w:val="20"/>
          <w:szCs w:val="20"/>
        </w:rPr>
        <w:t>he number of false</w:t>
      </w:r>
      <w:ins w:id="140" w:author="Автор" w:date="2026-04-28T13:30:00Z">
        <w:r w:rsidR="00CB7C57">
          <w:rPr>
            <w:rFonts w:ascii="Times New Roman" w:eastAsia="Times New Roman" w:hAnsi="Times New Roman" w:cs="Times New Roman"/>
            <w:sz w:val="20"/>
            <w:szCs w:val="20"/>
          </w:rPr>
          <w:t>–</w:t>
        </w:r>
      </w:ins>
      <w:del w:id="141" w:author="Автор" w:date="2026-04-28T13:30:00Z">
        <w:r w:rsidR="00DC293B" w:rsidDel="00CB7C57">
          <w:rPr>
            <w:rFonts w:ascii="Times New Roman" w:eastAsia="Times New Roman" w:hAnsi="Times New Roman" w:cs="Times New Roman"/>
            <w:sz w:val="20"/>
            <w:szCs w:val="20"/>
          </w:rPr>
          <w:delText xml:space="preserve"> </w:delText>
        </w:r>
      </w:del>
      <w:r w:rsidR="00DC293B">
        <w:rPr>
          <w:rFonts w:ascii="Times New Roman" w:eastAsia="Times New Roman" w:hAnsi="Times New Roman" w:cs="Times New Roman"/>
          <w:sz w:val="20"/>
          <w:szCs w:val="20"/>
        </w:rPr>
        <w:t xml:space="preserve">positives is </w:t>
      </w:r>
      <w:ins w:id="142" w:author="Автор" w:date="2026-04-28T13:30:00Z">
        <w:r w:rsidR="00CB7C57">
          <w:rPr>
            <w:rFonts w:ascii="Times New Roman" w:eastAsia="Times New Roman" w:hAnsi="Times New Roman" w:cs="Times New Roman"/>
            <w:sz w:val="20"/>
            <w:szCs w:val="20"/>
          </w:rPr>
          <w:t xml:space="preserve">always </w:t>
        </w:r>
      </w:ins>
      <w:r w:rsidR="00DC293B">
        <w:rPr>
          <w:rFonts w:ascii="Times New Roman" w:eastAsia="Times New Roman" w:hAnsi="Times New Roman" w:cs="Times New Roman"/>
          <w:sz w:val="20"/>
          <w:szCs w:val="20"/>
        </w:rPr>
        <w:t xml:space="preserve">zero. </w:t>
      </w:r>
      <w:r w:rsidR="000D6E6E" w:rsidRPr="000D6E6E">
        <w:rPr>
          <w:rFonts w:ascii="Times New Roman" w:eastAsia="Times New Roman" w:hAnsi="Times New Roman" w:cs="Times New Roman"/>
          <w:sz w:val="20"/>
          <w:szCs w:val="20"/>
        </w:rPr>
        <w:t>Parameters are as in Figure</w:t>
      </w:r>
      <w:ins w:id="143" w:author="Автор" w:date="2026-04-28T13:30:00Z">
        <w:r w:rsidR="00CB7C57">
          <w:rPr>
            <w:rFonts w:ascii="Times New Roman" w:eastAsia="Times New Roman" w:hAnsi="Times New Roman" w:cs="Times New Roman"/>
            <w:sz w:val="20"/>
            <w:szCs w:val="20"/>
          </w:rPr>
          <w:t xml:space="preserve"> </w:t>
        </w:r>
      </w:ins>
      <w:ins w:id="144" w:author="Автор" w:date="2026-05-04T22:21:00Z">
        <w:r w:rsidR="00A66571">
          <w:rPr>
            <w:rFonts w:ascii="Times New Roman" w:eastAsia="Times New Roman" w:hAnsi="Times New Roman" w:cs="Times New Roman"/>
            <w:sz w:val="20"/>
            <w:szCs w:val="20"/>
          </w:rPr>
          <w:t>2</w:t>
        </w:r>
      </w:ins>
      <w:del w:id="145" w:author="Автор" w:date="2026-05-04T22:21:00Z">
        <w:r w:rsidR="000D6E6E" w:rsidDel="00A66571">
          <w:rPr>
            <w:rFonts w:ascii="Times New Roman" w:eastAsia="Times New Roman" w:hAnsi="Times New Roman" w:cs="Times New Roman"/>
            <w:sz w:val="20"/>
            <w:szCs w:val="20"/>
          </w:rPr>
          <w:delText>#</w:delText>
        </w:r>
      </w:del>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74842C95"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After testing the method on simulated sequences, we applied it to sequence data on SARS-CoV-2 for t</w:t>
      </w:r>
      <w:ins w:id="146" w:author="Автор" w:date="2026-05-04T22:27:00Z">
        <w:r w:rsidR="00390237">
          <w:rPr>
            <w:rFonts w:ascii="Times New Roman" w:eastAsia="Times New Roman" w:hAnsi="Times New Roman" w:cs="Times New Roman"/>
            <w:sz w:val="24"/>
            <w:szCs w:val="24"/>
          </w:rPr>
          <w:t>wo</w:t>
        </w:r>
      </w:ins>
      <w:del w:id="147" w:author="Автор" w:date="2026-05-04T22:27:00Z">
        <w:r w:rsidDel="00390237">
          <w:rPr>
            <w:rFonts w:ascii="Times New Roman" w:eastAsia="Times New Roman" w:hAnsi="Times New Roman" w:cs="Times New Roman"/>
            <w:sz w:val="24"/>
            <w:szCs w:val="24"/>
          </w:rPr>
          <w:delText>hree</w:delText>
        </w:r>
      </w:del>
      <w:r>
        <w:rPr>
          <w:rFonts w:ascii="Times New Roman" w:eastAsia="Times New Roman" w:hAnsi="Times New Roman" w:cs="Times New Roman"/>
          <w:sz w:val="24"/>
          <w:szCs w:val="24"/>
        </w:rPr>
        <w:t xml:space="preserv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2077DB0D"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Figure </w:t>
      </w:r>
      <w:ins w:id="148" w:author="Автор" w:date="2026-05-04T22:13:00Z">
        <w:r w:rsidR="00A7528A">
          <w:rPr>
            <w:rFonts w:ascii="Times New Roman" w:eastAsia="Times New Roman" w:hAnsi="Times New Roman" w:cs="Times New Roman"/>
            <w:b/>
            <w:sz w:val="20"/>
            <w:szCs w:val="20"/>
          </w:rPr>
          <w:t>5</w:t>
        </w:r>
      </w:ins>
      <w:del w:id="149" w:author="Автор" w:date="2026-05-04T22:13:00Z">
        <w:r w:rsidDel="00A7528A">
          <w:rPr>
            <w:rFonts w:ascii="Times New Roman" w:eastAsia="Times New Roman" w:hAnsi="Times New Roman" w:cs="Times New Roman"/>
            <w:b/>
            <w:sz w:val="20"/>
            <w:szCs w:val="20"/>
          </w:rPr>
          <w:delText>2</w:delText>
        </w:r>
      </w:del>
      <w:r>
        <w:rPr>
          <w:rFonts w:ascii="Times New Roman" w:eastAsia="Times New Roman" w:hAnsi="Times New Roman" w:cs="Times New Roman"/>
          <w:b/>
          <w:sz w:val="20"/>
          <w:szCs w:val="20"/>
        </w:rPr>
        <w:t>.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w:t>
      </w:r>
      <w:del w:id="150" w:author="Автор" w:date="2026-05-04T22:27:00Z">
        <w:r w:rsidDel="00390237">
          <w:rPr>
            <w:rFonts w:ascii="Times New Roman" w:eastAsia="Times New Roman" w:hAnsi="Times New Roman" w:cs="Times New Roman"/>
            <w:sz w:val="20"/>
            <w:szCs w:val="20"/>
          </w:rPr>
          <w:delText xml:space="preserve"> </w:delText>
        </w:r>
      </w:del>
      <w:ins w:id="151" w:author="Автор" w:date="2026-05-04T22:27:00Z">
        <w:r w:rsidR="00390237">
          <w:rPr>
            <w:rFonts w:ascii="Times New Roman" w:eastAsia="Times New Roman" w:hAnsi="Times New Roman" w:cs="Times New Roman"/>
            <w:sz w:val="20"/>
            <w:szCs w:val="20"/>
          </w:rPr>
          <w:t>(Wuhan variant)</w:t>
        </w:r>
      </w:ins>
      <w:del w:id="152" w:author="Автор" w:date="2026-05-04T22:27:00Z">
        <w:r w:rsidDel="00390237">
          <w:rPr>
            <w:rFonts w:ascii="Times New Roman" w:eastAsia="Times New Roman" w:hAnsi="Times New Roman" w:cs="Times New Roman"/>
            <w:sz w:val="20"/>
            <w:szCs w:val="20"/>
          </w:rPr>
          <w:delText>of the entire dataset</w:delText>
        </w:r>
      </w:del>
      <w:r>
        <w:rPr>
          <w:rFonts w:ascii="Times New Roman" w:eastAsia="Times New Roman" w:hAnsi="Times New Roman" w:cs="Times New Roman"/>
          <w:sz w:val="20"/>
          <w:szCs w:val="20"/>
        </w:rPr>
        <w:t>. Red lines at ​​​​20</w:t>
      </w:r>
      <w:ins w:id="153" w:author="Автор" w:date="2026-04-13T20:42:00Z">
        <w:r w:rsidR="001F2438">
          <w:rPr>
            <w:rFonts w:ascii="Times New Roman" w:eastAsia="Times New Roman" w:hAnsi="Times New Roman" w:cs="Times New Roman"/>
            <w:sz w:val="20"/>
            <w:szCs w:val="20"/>
          </w:rPr>
          <w:t>,</w:t>
        </w:r>
      </w:ins>
      <w:ins w:id="154" w:author="Автор" w:date="2026-04-28T13:32:00Z">
        <w:r w:rsidR="00380A3A">
          <w:rPr>
            <w:rFonts w:ascii="Times New Roman" w:eastAsia="Times New Roman" w:hAnsi="Times New Roman" w:cs="Times New Roman"/>
            <w:sz w:val="20"/>
            <w:szCs w:val="20"/>
          </w:rPr>
          <w:t xml:space="preserve"> </w:t>
        </w:r>
      </w:ins>
      <w:del w:id="155" w:author="Автор" w:date="2026-04-13T20:42:00Z">
        <w:r w:rsidDel="001F2438">
          <w:rPr>
            <w:rFonts w:ascii="Times New Roman" w:eastAsia="Times New Roman" w:hAnsi="Times New Roman" w:cs="Times New Roman"/>
            <w:sz w:val="20"/>
            <w:szCs w:val="20"/>
          </w:rPr>
          <w:delText xml:space="preserve"> and </w:delText>
        </w:r>
      </w:del>
      <w:ins w:id="156" w:author="Автор" w:date="2026-04-13T20:40:00Z">
        <w:r w:rsidR="001F2438">
          <w:rPr>
            <w:rFonts w:ascii="Times New Roman" w:eastAsia="Times New Roman" w:hAnsi="Times New Roman" w:cs="Times New Roman"/>
            <w:sz w:val="20"/>
            <w:szCs w:val="20"/>
          </w:rPr>
          <w:t>4</w:t>
        </w:r>
      </w:ins>
      <w:del w:id="157" w:author="Автор" w:date="2026-04-13T20:40:00Z">
        <w:r w:rsidDel="001F2438">
          <w:rPr>
            <w:rFonts w:ascii="Times New Roman" w:eastAsia="Times New Roman" w:hAnsi="Times New Roman" w:cs="Times New Roman"/>
            <w:sz w:val="20"/>
            <w:szCs w:val="20"/>
          </w:rPr>
          <w:delText>5</w:delText>
        </w:r>
      </w:del>
      <w:ins w:id="158" w:author="Автор" w:date="2026-04-20T19:00:00Z">
        <w:r w:rsidR="00D44B7B">
          <w:rPr>
            <w:rFonts w:ascii="Times New Roman" w:eastAsia="Times New Roman" w:hAnsi="Times New Roman" w:cs="Times New Roman"/>
            <w:sz w:val="20"/>
            <w:szCs w:val="20"/>
          </w:rPr>
          <w:t>4</w:t>
        </w:r>
      </w:ins>
      <w:r>
        <w:rPr>
          <w:rFonts w:ascii="Times New Roman" w:eastAsia="Times New Roman" w:hAnsi="Times New Roman" w:cs="Times New Roman"/>
          <w:sz w:val="20"/>
          <w:szCs w:val="20"/>
        </w:rPr>
        <w:t>0</w:t>
      </w:r>
      <w:ins w:id="159" w:author="Автор" w:date="2026-04-13T20:40:00Z">
        <w:r w:rsidR="001F2438">
          <w:rPr>
            <w:rFonts w:ascii="Times New Roman" w:eastAsia="Times New Roman" w:hAnsi="Times New Roman" w:cs="Times New Roman"/>
            <w:sz w:val="20"/>
            <w:szCs w:val="20"/>
          </w:rPr>
          <w:t xml:space="preserve"> and 60</w:t>
        </w:r>
      </w:ins>
      <w:r>
        <w:rPr>
          <w:rFonts w:ascii="Times New Roman" w:eastAsia="Times New Roman" w:hAnsi="Times New Roman" w:cs="Times New Roman"/>
          <w:sz w:val="20"/>
          <w:szCs w:val="20"/>
        </w:rPr>
        <w:t xml:space="preserve"> divide the three groups of sequences numbered by Roman numerals. </w:t>
      </w:r>
      <w:r w:rsidRPr="00D71DAA">
        <w:rPr>
          <w:rFonts w:ascii="Times New Roman" w:eastAsia="Times New Roman" w:hAnsi="Times New Roman" w:cs="Times New Roman"/>
          <w:sz w:val="20"/>
          <w:szCs w:val="20"/>
          <w:highlight w:val="yellow"/>
          <w:rPrChange w:id="160" w:author="Автор" w:date="2026-05-04T22:28:00Z">
            <w:rPr>
              <w:rFonts w:ascii="Times New Roman" w:eastAsia="Times New Roman" w:hAnsi="Times New Roman" w:cs="Times New Roman"/>
              <w:sz w:val="20"/>
              <w:szCs w:val="20"/>
            </w:rPr>
          </w:rPrChange>
        </w:rPr>
        <w:t xml:space="preserve">See </w:t>
      </w:r>
      <w:r w:rsidRPr="00D71DAA">
        <w:rPr>
          <w:rFonts w:ascii="Times New Roman" w:eastAsia="Times New Roman" w:hAnsi="Times New Roman" w:cs="Times New Roman"/>
          <w:i/>
          <w:sz w:val="20"/>
          <w:szCs w:val="20"/>
          <w:highlight w:val="yellow"/>
          <w:rPrChange w:id="161" w:author="Автор" w:date="2026-05-04T22:28:00Z">
            <w:rPr>
              <w:rFonts w:ascii="Times New Roman" w:eastAsia="Times New Roman" w:hAnsi="Times New Roman" w:cs="Times New Roman"/>
              <w:i/>
              <w:sz w:val="20"/>
              <w:szCs w:val="20"/>
            </w:rPr>
          </w:rPrChange>
        </w:rPr>
        <w:t>Methods</w:t>
      </w:r>
      <w:r w:rsidRPr="00D71DAA">
        <w:rPr>
          <w:rFonts w:ascii="Times New Roman" w:eastAsia="Times New Roman" w:hAnsi="Times New Roman" w:cs="Times New Roman"/>
          <w:sz w:val="20"/>
          <w:szCs w:val="20"/>
          <w:highlight w:val="yellow"/>
          <w:rPrChange w:id="162" w:author="Автор" w:date="2026-05-04T22:28:00Z">
            <w:rPr>
              <w:rFonts w:ascii="Times New Roman" w:eastAsia="Times New Roman" w:hAnsi="Times New Roman" w:cs="Times New Roman"/>
              <w:sz w:val="20"/>
              <w:szCs w:val="20"/>
            </w:rPr>
          </w:rPrChange>
        </w:rPr>
        <w:t xml:space="preserve"> for details</w:t>
      </w:r>
      <w:r>
        <w:rPr>
          <w:rFonts w:ascii="Times New Roman" w:eastAsia="Times New Roman" w:hAnsi="Times New Roman" w:cs="Times New Roman"/>
          <w:sz w:val="20"/>
          <w:szCs w:val="20"/>
        </w:rPr>
        <w:t>.</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2E1150F9"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 xml:space="preserve">When each sequence is compared to the common consensus sequence of the dataset, a mutation spectrum is obtained, where sequences segregate naturally into three groups, with gaps between them (Fig. </w:t>
      </w:r>
      <w:ins w:id="163" w:author="Автор" w:date="2026-05-04T22:13:00Z">
        <w:r w:rsidR="00A66571">
          <w:rPr>
            <w:rFonts w:ascii="Times New Roman" w:eastAsia="Times New Roman" w:hAnsi="Times New Roman" w:cs="Times New Roman"/>
            <w:color w:val="000000"/>
            <w:sz w:val="24"/>
            <w:szCs w:val="24"/>
          </w:rPr>
          <w:t>5</w:t>
        </w:r>
      </w:ins>
      <w:del w:id="164" w:author="Автор" w:date="2026-05-04T22:13:00Z">
        <w:r w:rsidDel="00A66571">
          <w:rPr>
            <w:rFonts w:ascii="Times New Roman" w:eastAsia="Times New Roman" w:hAnsi="Times New Roman" w:cs="Times New Roman"/>
            <w:color w:val="000000"/>
            <w:sz w:val="24"/>
            <w:szCs w:val="24"/>
          </w:rPr>
          <w:delText>2</w:delText>
        </w:r>
      </w:del>
      <w:r>
        <w:rPr>
          <w:rFonts w:ascii="Times New Roman" w:eastAsia="Times New Roman" w:hAnsi="Times New Roman" w:cs="Times New Roman"/>
          <w:color w:val="000000"/>
          <w:sz w:val="24"/>
          <w:szCs w:val="24"/>
        </w:rPr>
        <w:t xml:space="preserve">).  </w:t>
      </w:r>
      <w:del w:id="165" w:author="Автор" w:date="2026-05-04T22:30:00Z">
        <w:r w:rsidDel="00390237">
          <w:rPr>
            <w:rFonts w:ascii="Times New Roman" w:eastAsia="Times New Roman" w:hAnsi="Times New Roman" w:cs="Times New Roman"/>
            <w:color w:val="000000"/>
            <w:sz w:val="24"/>
            <w:szCs w:val="24"/>
          </w:rPr>
          <w:delText xml:space="preserve">Random sets of different size were resampled 200 times from groups I and II in Fig. </w:delText>
        </w:r>
      </w:del>
      <w:del w:id="166" w:author="Автор" w:date="2026-05-04T22:13:00Z">
        <w:r w:rsidDel="00A66571">
          <w:rPr>
            <w:rFonts w:ascii="Times New Roman" w:eastAsia="Times New Roman" w:hAnsi="Times New Roman" w:cs="Times New Roman"/>
            <w:color w:val="000000"/>
            <w:sz w:val="24"/>
            <w:szCs w:val="24"/>
          </w:rPr>
          <w:delText>2</w:delText>
        </w:r>
      </w:del>
      <w:r>
        <w:rPr>
          <w:rFonts w:ascii="Times New Roman" w:eastAsia="Times New Roman" w:hAnsi="Times New Roman" w:cs="Times New Roman"/>
          <w:color w:val="000000"/>
          <w:sz w:val="24"/>
          <w:szCs w:val="24"/>
        </w:rPr>
        <w:t>.</w:t>
      </w:r>
    </w:p>
    <w:p w14:paraId="38986DD0" w14:textId="1AE29FD7" w:rsidR="0087149A" w:rsidRDefault="0076272C">
      <w:pPr>
        <w:spacing w:after="0" w:line="360" w:lineRule="auto"/>
        <w:ind w:firstLine="709"/>
        <w:jc w:val="both"/>
        <w:rPr>
          <w:rFonts w:ascii="Times New Roman" w:eastAsia="Times New Roman" w:hAnsi="Times New Roman" w:cs="Times New Roman"/>
          <w:sz w:val="24"/>
          <w:szCs w:val="24"/>
        </w:rPr>
      </w:pPr>
      <w:del w:id="167" w:author="Автор" w:date="2026-05-04T22:32:00Z">
        <w:r w:rsidDel="00390237">
          <w:rPr>
            <w:rFonts w:ascii="Times New Roman" w:eastAsia="Times New Roman" w:hAnsi="Times New Roman" w:cs="Times New Roman"/>
            <w:sz w:val="24"/>
            <w:szCs w:val="24"/>
          </w:rPr>
          <w:delText xml:space="preserve">The central panel in </w:delText>
        </w:r>
      </w:del>
      <w:r>
        <w:rPr>
          <w:rFonts w:ascii="Times New Roman" w:eastAsia="Times New Roman" w:hAnsi="Times New Roman" w:cs="Times New Roman"/>
          <w:sz w:val="24"/>
          <w:szCs w:val="24"/>
        </w:rPr>
        <w:t xml:space="preserve">Fig. </w:t>
      </w:r>
      <w:ins w:id="168" w:author="Автор" w:date="2026-05-04T22:16:00Z">
        <w:r w:rsidR="00A66571">
          <w:rPr>
            <w:rFonts w:ascii="Times New Roman" w:eastAsia="Times New Roman" w:hAnsi="Times New Roman" w:cs="Times New Roman"/>
            <w:sz w:val="24"/>
            <w:szCs w:val="24"/>
          </w:rPr>
          <w:t>6</w:t>
        </w:r>
      </w:ins>
      <w:del w:id="169" w:author="Автор" w:date="2026-05-04T22:16:00Z">
        <w:r w:rsidDel="00A66571">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w:t>
      </w:r>
      <w:del w:id="170" w:author="Автор" w:date="2026-05-04T22:38:00Z">
        <w:r w:rsidDel="00D97080">
          <w:rPr>
            <w:rFonts w:ascii="Times New Roman" w:eastAsia="Times New Roman" w:hAnsi="Times New Roman" w:cs="Times New Roman"/>
            <w:sz w:val="24"/>
            <w:szCs w:val="24"/>
          </w:rPr>
          <w:delText>shows</w:delText>
        </w:r>
      </w:del>
      <w:del w:id="171" w:author="Автор" w:date="2026-05-04T22:37:00Z">
        <w:r w:rsidDel="00D97080">
          <w:rPr>
            <w:rFonts w:ascii="Times New Roman" w:eastAsia="Times New Roman" w:hAnsi="Times New Roman" w:cs="Times New Roman"/>
            <w:sz w:val="24"/>
            <w:szCs w:val="24"/>
          </w:rPr>
          <w:delText xml:space="preserve"> </w:delText>
        </w:r>
      </w:del>
      <w:ins w:id="172" w:author="Автор" w:date="2026-05-04T22:38:00Z">
        <w:r w:rsidR="00D97080">
          <w:rPr>
            <w:rFonts w:ascii="Times New Roman" w:eastAsia="Times New Roman" w:hAnsi="Times New Roman" w:cs="Times New Roman"/>
            <w:sz w:val="24"/>
            <w:szCs w:val="24"/>
          </w:rPr>
          <w:t>shows inferred</w:t>
        </w:r>
      </w:ins>
      <w:ins w:id="173" w:author="Автор" w:date="2026-05-04T22:37:00Z">
        <w:r w:rsidR="00D97080">
          <w:rPr>
            <w:rFonts w:ascii="Times New Roman" w:eastAsia="Times New Roman" w:hAnsi="Times New Roman" w:cs="Times New Roman"/>
            <w:sz w:val="24"/>
            <w:szCs w:val="24"/>
          </w:rPr>
          <w:t xml:space="preserve"> epista</w:t>
        </w:r>
      </w:ins>
      <w:ins w:id="174" w:author="Автор" w:date="2026-05-04T22:38:00Z">
        <w:r w:rsidR="00D97080">
          <w:rPr>
            <w:rFonts w:ascii="Times New Roman" w:eastAsia="Times New Roman" w:hAnsi="Times New Roman" w:cs="Times New Roman"/>
            <w:sz w:val="24"/>
            <w:szCs w:val="24"/>
          </w:rPr>
          <w:t>tic network</w:t>
        </w:r>
      </w:ins>
      <w:del w:id="175" w:author="Автор" w:date="2026-05-04T22:37:00Z">
        <w:r w:rsidDel="00D97080">
          <w:rPr>
            <w:rFonts w:ascii="Times New Roman" w:eastAsia="Times New Roman" w:hAnsi="Times New Roman" w:cs="Times New Roman"/>
            <w:sz w:val="24"/>
            <w:szCs w:val="24"/>
          </w:rPr>
          <w:delText>the number of detected epistatic interactions</w:delText>
        </w:r>
      </w:del>
      <w:ins w:id="176" w:author="Автор" w:date="2026-05-04T22:35:00Z">
        <w:r w:rsidR="00D97080">
          <w:rPr>
            <w:rFonts w:ascii="Times New Roman" w:eastAsia="Times New Roman" w:hAnsi="Times New Roman" w:cs="Times New Roman"/>
            <w:sz w:val="24"/>
            <w:szCs w:val="24"/>
          </w:rPr>
          <w:t>. To obtain th</w:t>
        </w:r>
      </w:ins>
      <w:ins w:id="177" w:author="Автор" w:date="2026-05-04T22:36:00Z">
        <w:r w:rsidR="00D97080">
          <w:rPr>
            <w:rFonts w:ascii="Times New Roman" w:eastAsia="Times New Roman" w:hAnsi="Times New Roman" w:cs="Times New Roman"/>
            <w:sz w:val="24"/>
            <w:szCs w:val="24"/>
          </w:rPr>
          <w:t xml:space="preserve">is diagram </w:t>
        </w:r>
        <w:r w:rsidR="00D97080" w:rsidRPr="00524380">
          <w:rPr>
            <w:rFonts w:ascii="Times New Roman" w:eastAsia="Times New Roman" w:hAnsi="Times New Roman" w:cs="Times New Roman"/>
            <w:color w:val="000000"/>
            <w:sz w:val="24"/>
            <w:szCs w:val="24"/>
            <w:highlight w:val="yellow"/>
          </w:rPr>
          <w:t>10x</w:t>
        </w:r>
      </w:ins>
      <w:ins w:id="178" w:author="Автор" w:date="2026-05-04T22:41:00Z">
        <w:r w:rsidR="00D97080">
          <w:rPr>
            <w:rFonts w:ascii="Times New Roman" w:eastAsia="Times New Roman" w:hAnsi="Times New Roman" w:cs="Times New Roman"/>
            <w:color w:val="000000"/>
            <w:sz w:val="24"/>
            <w:szCs w:val="24"/>
            <w:highlight w:val="yellow"/>
          </w:rPr>
          <w:t xml:space="preserve"> total n</w:t>
        </w:r>
      </w:ins>
      <w:ins w:id="179" w:author="Автор" w:date="2026-05-04T22:36:00Z">
        <w:r w:rsidR="00D97080" w:rsidRPr="00524380">
          <w:rPr>
            <w:rFonts w:ascii="Times New Roman" w:eastAsia="Times New Roman" w:hAnsi="Times New Roman" w:cs="Times New Roman"/>
            <w:color w:val="000000"/>
            <w:sz w:val="24"/>
            <w:szCs w:val="24"/>
            <w:highlight w:val="yellow"/>
          </w:rPr>
          <w:t>umber of samples</w:t>
        </w:r>
        <w:r w:rsidR="00D97080">
          <w:rPr>
            <w:rFonts w:ascii="Times New Roman" w:eastAsia="Times New Roman" w:hAnsi="Times New Roman" w:cs="Times New Roman"/>
            <w:color w:val="000000"/>
            <w:sz w:val="24"/>
            <w:szCs w:val="24"/>
          </w:rPr>
          <w:t xml:space="preserve"> were taken from relatively </w:t>
        </w:r>
      </w:ins>
      <w:ins w:id="180" w:author="Автор" w:date="2026-05-04T22:37:00Z">
        <w:r w:rsidR="00D97080">
          <w:rPr>
            <w:rFonts w:ascii="Times New Roman" w:eastAsia="Times New Roman" w:hAnsi="Times New Roman" w:cs="Times New Roman"/>
            <w:color w:val="000000"/>
            <w:sz w:val="24"/>
            <w:szCs w:val="24"/>
          </w:rPr>
          <w:t xml:space="preserve">same in size </w:t>
        </w:r>
      </w:ins>
      <w:ins w:id="181" w:author="Автор" w:date="2026-05-04T22:36:00Z">
        <w:r w:rsidR="00D97080">
          <w:rPr>
            <w:rFonts w:ascii="Times New Roman" w:eastAsia="Times New Roman" w:hAnsi="Times New Roman" w:cs="Times New Roman"/>
            <w:color w:val="000000"/>
            <w:sz w:val="24"/>
            <w:szCs w:val="24"/>
          </w:rPr>
          <w:t>groups I and II</w:t>
        </w:r>
      </w:ins>
      <w:ins w:id="182" w:author="Автор" w:date="2026-05-04T22:38:00Z">
        <w:r w:rsidR="00D97080">
          <w:rPr>
            <w:rFonts w:ascii="Times New Roman" w:eastAsia="Times New Roman" w:hAnsi="Times New Roman" w:cs="Times New Roman"/>
            <w:color w:val="000000"/>
            <w:sz w:val="24"/>
            <w:szCs w:val="24"/>
          </w:rPr>
          <w:t xml:space="preserve"> As it was shown in Fig. </w:t>
        </w:r>
      </w:ins>
      <w:ins w:id="183" w:author="Автор" w:date="2026-05-04T22:39:00Z">
        <w:r w:rsidR="00D97080">
          <w:rPr>
            <w:rFonts w:ascii="Times New Roman" w:eastAsia="Times New Roman" w:hAnsi="Times New Roman" w:cs="Times New Roman"/>
            <w:color w:val="000000"/>
            <w:sz w:val="24"/>
            <w:szCs w:val="24"/>
          </w:rPr>
          <w:t>4 equal sampling is essential for obtaining reliable results that’s w</w:t>
        </w:r>
      </w:ins>
      <w:ins w:id="184" w:author="Автор" w:date="2026-05-04T22:40:00Z">
        <w:r w:rsidR="00D97080">
          <w:rPr>
            <w:rFonts w:ascii="Times New Roman" w:eastAsia="Times New Roman" w:hAnsi="Times New Roman" w:cs="Times New Roman"/>
            <w:color w:val="000000"/>
            <w:sz w:val="24"/>
            <w:szCs w:val="24"/>
          </w:rPr>
          <w:t xml:space="preserve">hy in Fig 7. Groups I and III were taken </w:t>
        </w:r>
        <w:r w:rsidR="00D97080" w:rsidRPr="00D71DAA">
          <w:rPr>
            <w:rFonts w:ascii="Times New Roman" w:eastAsia="Times New Roman" w:hAnsi="Times New Roman" w:cs="Times New Roman"/>
            <w:color w:val="000000"/>
            <w:sz w:val="24"/>
            <w:szCs w:val="24"/>
            <w:highlight w:val="yellow"/>
            <w:rPrChange w:id="185" w:author="Автор" w:date="2026-05-04T22:41:00Z">
              <w:rPr>
                <w:rFonts w:ascii="Times New Roman" w:eastAsia="Times New Roman" w:hAnsi="Times New Roman" w:cs="Times New Roman"/>
                <w:color w:val="000000"/>
                <w:sz w:val="24"/>
                <w:szCs w:val="24"/>
              </w:rPr>
            </w:rPrChange>
          </w:rPr>
          <w:t>10</w:t>
        </w:r>
        <w:r w:rsidR="00D97080" w:rsidRPr="00D71DAA">
          <w:rPr>
            <w:rFonts w:ascii="Times New Roman" w:eastAsia="Times New Roman" w:hAnsi="Times New Roman" w:cs="Times New Roman"/>
            <w:color w:val="000000"/>
            <w:sz w:val="24"/>
            <w:szCs w:val="24"/>
            <w:highlight w:val="yellow"/>
            <w:vertAlign w:val="superscript"/>
            <w:rPrChange w:id="186" w:author="Автор" w:date="2026-05-04T22:41:00Z">
              <w:rPr>
                <w:rFonts w:ascii="Times New Roman" w:eastAsia="Times New Roman" w:hAnsi="Times New Roman" w:cs="Times New Roman"/>
                <w:color w:val="000000"/>
                <w:sz w:val="24"/>
                <w:szCs w:val="24"/>
              </w:rPr>
            </w:rPrChange>
          </w:rPr>
          <w:t>th</w:t>
        </w:r>
        <w:r w:rsidR="00D97080" w:rsidRPr="00D71DAA">
          <w:rPr>
            <w:rFonts w:ascii="Times New Roman" w:eastAsia="Times New Roman" w:hAnsi="Times New Roman" w:cs="Times New Roman"/>
            <w:color w:val="000000"/>
            <w:sz w:val="24"/>
            <w:szCs w:val="24"/>
            <w:highlight w:val="yellow"/>
            <w:rPrChange w:id="187" w:author="Автор" w:date="2026-05-04T22:41:00Z">
              <w:rPr>
                <w:rFonts w:ascii="Times New Roman" w:eastAsia="Times New Roman" w:hAnsi="Times New Roman" w:cs="Times New Roman"/>
                <w:color w:val="000000"/>
                <w:sz w:val="24"/>
                <w:szCs w:val="24"/>
              </w:rPr>
            </w:rPrChange>
          </w:rPr>
          <w:t xml:space="preserve"> and 20</w:t>
        </w:r>
        <w:r w:rsidR="00D97080" w:rsidRPr="00D71DAA">
          <w:rPr>
            <w:rFonts w:ascii="Times New Roman" w:eastAsia="Times New Roman" w:hAnsi="Times New Roman" w:cs="Times New Roman"/>
            <w:color w:val="000000"/>
            <w:sz w:val="24"/>
            <w:szCs w:val="24"/>
            <w:highlight w:val="yellow"/>
            <w:vertAlign w:val="superscript"/>
            <w:rPrChange w:id="188" w:author="Автор" w:date="2026-05-04T22:41:00Z">
              <w:rPr>
                <w:rFonts w:ascii="Times New Roman" w:eastAsia="Times New Roman" w:hAnsi="Times New Roman" w:cs="Times New Roman"/>
                <w:color w:val="000000"/>
                <w:sz w:val="24"/>
                <w:szCs w:val="24"/>
              </w:rPr>
            </w:rPrChange>
          </w:rPr>
          <w:t>th</w:t>
        </w:r>
        <w:r w:rsidR="00D97080" w:rsidRPr="00D71DAA">
          <w:rPr>
            <w:rFonts w:ascii="Times New Roman" w:eastAsia="Times New Roman" w:hAnsi="Times New Roman" w:cs="Times New Roman"/>
            <w:color w:val="000000"/>
            <w:sz w:val="24"/>
            <w:szCs w:val="24"/>
            <w:highlight w:val="yellow"/>
            <w:rPrChange w:id="189" w:author="Автор" w:date="2026-05-04T22:41:00Z">
              <w:rPr>
                <w:rFonts w:ascii="Times New Roman" w:eastAsia="Times New Roman" w:hAnsi="Times New Roman" w:cs="Times New Roman"/>
                <w:color w:val="000000"/>
                <w:sz w:val="24"/>
                <w:szCs w:val="24"/>
              </w:rPr>
            </w:rPrChange>
          </w:rPr>
          <w:t xml:space="preserve"> </w:t>
        </w:r>
      </w:ins>
      <w:ins w:id="190" w:author="Автор" w:date="2026-05-04T22:41:00Z">
        <w:r w:rsidR="00D97080" w:rsidRPr="00D71DAA">
          <w:rPr>
            <w:rFonts w:ascii="Times New Roman" w:eastAsia="Times New Roman" w:hAnsi="Times New Roman" w:cs="Times New Roman"/>
            <w:color w:val="000000"/>
            <w:sz w:val="24"/>
            <w:szCs w:val="24"/>
            <w:highlight w:val="yellow"/>
            <w:rPrChange w:id="191" w:author="Автор" w:date="2026-05-04T22:41:00Z">
              <w:rPr>
                <w:rFonts w:ascii="Times New Roman" w:eastAsia="Times New Roman" w:hAnsi="Times New Roman" w:cs="Times New Roman"/>
                <w:color w:val="000000"/>
                <w:sz w:val="24"/>
                <w:szCs w:val="24"/>
              </w:rPr>
            </w:rPrChange>
          </w:rPr>
          <w:t>x number of samples</w:t>
        </w:r>
      </w:ins>
      <w:del w:id="192" w:author="Автор" w:date="2026-05-04T22:33:00Z">
        <w:r w:rsidDel="00390237">
          <w:rPr>
            <w:rFonts w:ascii="Times New Roman" w:eastAsia="Times New Roman" w:hAnsi="Times New Roman" w:cs="Times New Roman"/>
            <w:sz w:val="24"/>
            <w:szCs w:val="24"/>
          </w:rPr>
          <w:delText>,</w:delText>
        </w:r>
      </w:del>
      <w:ins w:id="193" w:author="Автор" w:date="2026-05-04T22:41:00Z">
        <w:r w:rsidR="00D97080">
          <w:rPr>
            <w:rFonts w:ascii="Times New Roman" w:eastAsia="Times New Roman" w:hAnsi="Times New Roman" w:cs="Times New Roman"/>
            <w:sz w:val="24"/>
            <w:szCs w:val="24"/>
          </w:rPr>
          <w:t xml:space="preserve"> respectively since group III almost t</w:t>
        </w:r>
      </w:ins>
      <w:ins w:id="194" w:author="Автор" w:date="2026-05-04T22:42:00Z">
        <w:r w:rsidR="00D97080">
          <w:rPr>
            <w:rFonts w:ascii="Times New Roman" w:eastAsia="Times New Roman" w:hAnsi="Times New Roman" w:cs="Times New Roman"/>
            <w:sz w:val="24"/>
            <w:szCs w:val="24"/>
          </w:rPr>
          <w:t>wo times smaller than group I.</w:t>
        </w:r>
      </w:ins>
      <w:del w:id="195" w:author="Автор" w:date="2026-05-04T22:33:00Z">
        <w:r w:rsidDel="00390237">
          <w:rPr>
            <w:rFonts w:ascii="Times New Roman" w:eastAsia="Times New Roman" w:hAnsi="Times New Roman" w:cs="Times New Roman"/>
            <w:sz w:val="24"/>
            <w:szCs w:val="24"/>
          </w:rPr>
          <w:delText xml:space="preserve"> as a function of the numbers of sequences sampled from groups I and II (</w:delText>
        </w:r>
        <w:r w:rsidDel="00390237">
          <w:rPr>
            <w:rFonts w:ascii="Times New Roman" w:eastAsia="Times New Roman" w:hAnsi="Times New Roman" w:cs="Times New Roman"/>
            <w:i/>
            <w:sz w:val="24"/>
            <w:szCs w:val="24"/>
          </w:rPr>
          <w:delText>Methods</w:delText>
        </w:r>
        <w:r w:rsidDel="00390237">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del w:id="196" w:author="Автор" w:date="2026-05-04T22:35:00Z">
        <w:r w:rsidDel="00D97080">
          <w:rPr>
            <w:rFonts w:ascii="Times New Roman" w:eastAsia="Times New Roman" w:hAnsi="Times New Roman" w:cs="Times New Roman"/>
            <w:sz w:val="24"/>
            <w:szCs w:val="24"/>
          </w:rPr>
          <w:delText xml:space="preserve">Epistatic networks are shown for four choices of sampling sizes corresponding to points A to D in the central panel (Figs. </w:delText>
        </w:r>
      </w:del>
      <w:del w:id="197" w:author="Автор" w:date="2026-05-04T22:16:00Z">
        <w:r w:rsidDel="00A66571">
          <w:rPr>
            <w:rFonts w:ascii="Times New Roman" w:eastAsia="Times New Roman" w:hAnsi="Times New Roman" w:cs="Times New Roman"/>
            <w:sz w:val="24"/>
            <w:szCs w:val="24"/>
          </w:rPr>
          <w:delText>3</w:delText>
        </w:r>
      </w:del>
      <w:del w:id="198" w:author="Автор" w:date="2026-05-04T22:35:00Z">
        <w:r w:rsidDel="00D97080">
          <w:rPr>
            <w:rFonts w:ascii="Times New Roman" w:eastAsia="Times New Roman" w:hAnsi="Times New Roman" w:cs="Times New Roman"/>
            <w:sz w:val="24"/>
            <w:szCs w:val="24"/>
          </w:rPr>
          <w:delText xml:space="preserve">A-D). We observe that stable results are obtained if the two groups are sampled equally (Fig. </w:delText>
        </w:r>
      </w:del>
      <w:del w:id="199" w:author="Автор" w:date="2026-05-04T22:16:00Z">
        <w:r w:rsidDel="00A66571">
          <w:rPr>
            <w:rFonts w:ascii="Times New Roman" w:eastAsia="Times New Roman" w:hAnsi="Times New Roman" w:cs="Times New Roman"/>
            <w:sz w:val="24"/>
            <w:szCs w:val="24"/>
          </w:rPr>
          <w:delText>3</w:delText>
        </w:r>
      </w:del>
      <w:del w:id="200" w:author="Автор" w:date="2026-05-04T22:35:00Z">
        <w:r w:rsidDel="00D97080">
          <w:rPr>
            <w:rFonts w:ascii="Times New Roman" w:eastAsia="Times New Roman" w:hAnsi="Times New Roman" w:cs="Times New Roman"/>
            <w:sz w:val="24"/>
            <w:szCs w:val="24"/>
          </w:rPr>
          <w:delText xml:space="preserve">A, D, blue dotted line). In contrast, unequal sampling from the two groups of interest introduces a large error in predicted number of epistatic </w:delText>
        </w:r>
        <w:r w:rsidDel="00D97080">
          <w:rPr>
            <w:rFonts w:ascii="Times New Roman" w:eastAsia="Times New Roman" w:hAnsi="Times New Roman" w:cs="Times New Roman"/>
            <w:sz w:val="24"/>
            <w:szCs w:val="24"/>
          </w:rPr>
          <w:lastRenderedPageBreak/>
          <w:delText xml:space="preserve">interactions (Fig. </w:delText>
        </w:r>
      </w:del>
      <w:del w:id="201" w:author="Автор" w:date="2026-05-04T22:16:00Z">
        <w:r w:rsidDel="00A66571">
          <w:rPr>
            <w:rFonts w:ascii="Times New Roman" w:eastAsia="Times New Roman" w:hAnsi="Times New Roman" w:cs="Times New Roman"/>
            <w:sz w:val="24"/>
            <w:szCs w:val="24"/>
          </w:rPr>
          <w:delText>3</w:delText>
        </w:r>
      </w:del>
      <w:del w:id="202" w:author="Автор" w:date="2026-05-04T22:35:00Z">
        <w:r w:rsidDel="00D97080">
          <w:rPr>
            <w:rFonts w:ascii="Times New Roman" w:eastAsia="Times New Roman" w:hAnsi="Times New Roman" w:cs="Times New Roman"/>
            <w:sz w:val="24"/>
            <w:szCs w:val="24"/>
          </w:rPr>
          <w:delText xml:space="preserve">B and C). This observation emphasizes the importance of equal sampling. In the same way, epistatic network was obtained for sequence groups I and III (Fig. </w:delText>
        </w:r>
      </w:del>
      <w:del w:id="203" w:author="Автор" w:date="2026-05-04T22:17:00Z">
        <w:r w:rsidDel="00A66571">
          <w:rPr>
            <w:rFonts w:ascii="Times New Roman" w:eastAsia="Times New Roman" w:hAnsi="Times New Roman" w:cs="Times New Roman"/>
            <w:sz w:val="24"/>
            <w:szCs w:val="24"/>
          </w:rPr>
          <w:delText>4</w:delText>
        </w:r>
      </w:del>
      <w:del w:id="204" w:author="Автор" w:date="2026-05-04T22:35:00Z">
        <w:r w:rsidDel="00D97080">
          <w:rPr>
            <w:rFonts w:ascii="Times New Roman" w:eastAsia="Times New Roman" w:hAnsi="Times New Roman" w:cs="Times New Roman"/>
            <w:sz w:val="24"/>
            <w:szCs w:val="24"/>
          </w:rPr>
          <w:delText xml:space="preserve">). Again, equal sampling from the two groups ensures stable result (Fig. </w:delText>
        </w:r>
      </w:del>
      <w:del w:id="205" w:author="Автор" w:date="2026-05-04T22:17:00Z">
        <w:r w:rsidDel="00A66571">
          <w:rPr>
            <w:rFonts w:ascii="Times New Roman" w:eastAsia="Times New Roman" w:hAnsi="Times New Roman" w:cs="Times New Roman"/>
            <w:sz w:val="24"/>
            <w:szCs w:val="24"/>
          </w:rPr>
          <w:delText>4</w:delText>
        </w:r>
      </w:del>
      <w:del w:id="206" w:author="Автор" w:date="2026-05-04T22:35:00Z">
        <w:r w:rsidDel="00D97080">
          <w:rPr>
            <w:rFonts w:ascii="Times New Roman" w:eastAsia="Times New Roman" w:hAnsi="Times New Roman" w:cs="Times New Roman"/>
            <w:sz w:val="24"/>
            <w:szCs w:val="24"/>
          </w:rPr>
          <w:delText>A, D).</w:delText>
        </w:r>
      </w:del>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62C83A4D"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207"/>
      <w:r>
        <w:rPr>
          <w:rFonts w:ascii="Times New Roman" w:eastAsia="Times New Roman" w:hAnsi="Times New Roman" w:cs="Times New Roman"/>
          <w:b/>
          <w:color w:val="000000"/>
          <w:sz w:val="20"/>
          <w:szCs w:val="20"/>
        </w:rPr>
        <w:t xml:space="preserve">Figure </w:t>
      </w:r>
      <w:ins w:id="208" w:author="Автор" w:date="2026-05-04T22:15:00Z">
        <w:r w:rsidR="00A66571">
          <w:rPr>
            <w:rFonts w:ascii="Times New Roman" w:eastAsia="Times New Roman" w:hAnsi="Times New Roman" w:cs="Times New Roman"/>
            <w:b/>
            <w:color w:val="000000"/>
            <w:sz w:val="20"/>
            <w:szCs w:val="20"/>
          </w:rPr>
          <w:t>6</w:t>
        </w:r>
      </w:ins>
      <w:del w:id="209" w:author="Автор" w:date="2026-05-04T22:15:00Z">
        <w:r w:rsidDel="00A66571">
          <w:rPr>
            <w:rFonts w:ascii="Times New Roman" w:eastAsia="Times New Roman" w:hAnsi="Times New Roman" w:cs="Times New Roman"/>
            <w:b/>
            <w:color w:val="000000"/>
            <w:sz w:val="20"/>
            <w:szCs w:val="20"/>
          </w:rPr>
          <w:delText>3</w:delText>
        </w:r>
      </w:del>
      <w:r>
        <w:rPr>
          <w:rFonts w:ascii="Times New Roman" w:eastAsia="Times New Roman" w:hAnsi="Times New Roman" w:cs="Times New Roman"/>
          <w:b/>
          <w:color w:val="000000"/>
          <w:sz w:val="20"/>
          <w:szCs w:val="20"/>
        </w:rPr>
        <w:t xml:space="preserve">. </w:t>
      </w:r>
      <w:commentRangeEnd w:id="207"/>
      <w:r w:rsidR="00317F3D">
        <w:rPr>
          <w:rStyle w:val="af"/>
        </w:rPr>
        <w:commentReference w:id="207"/>
      </w:r>
      <w:r>
        <w:rPr>
          <w:rFonts w:ascii="Times New Roman" w:eastAsia="Times New Roman" w:hAnsi="Times New Roman" w:cs="Times New Roman"/>
          <w:b/>
          <w:color w:val="000000"/>
          <w:sz w:val="20"/>
          <w:szCs w:val="20"/>
        </w:rPr>
        <w:t>Epistatic interactions for SARS-CoV-2 genome predicted for Dataset 1 for sequence groups I and II</w:t>
      </w:r>
      <w:ins w:id="210" w:author="Автор" w:date="2026-04-28T13:33:00Z">
        <w:r w:rsidR="00380A3A">
          <w:rPr>
            <w:rFonts w:ascii="Times New Roman" w:eastAsia="Times New Roman" w:hAnsi="Times New Roman" w:cs="Times New Roman"/>
            <w:b/>
            <w:color w:val="000000"/>
            <w:sz w:val="20"/>
            <w:szCs w:val="20"/>
          </w:rPr>
          <w:t xml:space="preserve"> (Fig. </w:t>
        </w:r>
      </w:ins>
      <w:ins w:id="211" w:author="Автор" w:date="2026-05-04T22:22:00Z">
        <w:r w:rsidR="00A66571">
          <w:rPr>
            <w:rFonts w:ascii="Times New Roman" w:eastAsia="Times New Roman" w:hAnsi="Times New Roman" w:cs="Times New Roman"/>
            <w:b/>
            <w:color w:val="000000"/>
            <w:sz w:val="20"/>
            <w:szCs w:val="20"/>
          </w:rPr>
          <w:t>3</w:t>
        </w:r>
      </w:ins>
      <w:ins w:id="212" w:author="Автор" w:date="2026-04-28T13:33:00Z">
        <w:del w:id="213" w:author="Автор" w:date="2026-05-04T22:22:00Z">
          <w:r w:rsidR="00380A3A" w:rsidDel="00A66571">
            <w:rPr>
              <w:rFonts w:ascii="Times New Roman" w:eastAsia="Times New Roman" w:hAnsi="Times New Roman" w:cs="Times New Roman"/>
              <w:b/>
              <w:color w:val="000000"/>
              <w:sz w:val="20"/>
              <w:szCs w:val="20"/>
            </w:rPr>
            <w:delText>**</w:delText>
          </w:r>
        </w:del>
        <w:r w:rsidR="00380A3A">
          <w:rPr>
            <w:rFonts w:ascii="Times New Roman" w:eastAsia="Times New Roman" w:hAnsi="Times New Roman" w:cs="Times New Roman"/>
            <w:b/>
            <w:color w:val="000000"/>
            <w:sz w:val="20"/>
            <w:szCs w:val="20"/>
          </w:rPr>
          <w:t>)</w:t>
        </w:r>
      </w:ins>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del w:id="214" w:author="Автор" w:date="2026-04-14T01:35:00Z">
        <w:r w:rsidDel="004D29BD">
          <w:rPr>
            <w:rFonts w:ascii="Times New Roman" w:eastAsia="Times New Roman" w:hAnsi="Times New Roman" w:cs="Times New Roman"/>
            <w:color w:val="000000"/>
            <w:sz w:val="20"/>
            <w:szCs w:val="20"/>
          </w:rPr>
          <w:delText xml:space="preserve">Central panel: the number of </w:delText>
        </w:r>
        <w:r w:rsidR="004E6C9D" w:rsidDel="004D29BD">
          <w:rPr>
            <w:rFonts w:ascii="Times New Roman" w:eastAsia="Times New Roman" w:hAnsi="Times New Roman" w:cs="Times New Roman"/>
            <w:color w:val="000000"/>
            <w:sz w:val="20"/>
            <w:szCs w:val="20"/>
          </w:rPr>
          <w:delText>epistatic links</w:delText>
        </w:r>
        <w:r w:rsidDel="004D29BD">
          <w:rPr>
            <w:rFonts w:ascii="Times New Roman" w:eastAsia="Times New Roman" w:hAnsi="Times New Roman" w:cs="Times New Roman"/>
            <w:color w:val="000000"/>
            <w:sz w:val="20"/>
            <w:szCs w:val="20"/>
          </w:rPr>
          <w:delText xml:space="preserve"> shown by colormap on the right. X-axis and Y-axis: number of sequences sampled from group I and II in Fig. 2, respectively. A-D: </w:delText>
        </w:r>
      </w:del>
      <w:del w:id="215" w:author="Автор" w:date="2026-04-28T13:34:00Z">
        <w:r w:rsidDel="00380A3A">
          <w:rPr>
            <w:rFonts w:ascii="Times New Roman" w:eastAsia="Times New Roman" w:hAnsi="Times New Roman" w:cs="Times New Roman"/>
            <w:color w:val="000000"/>
            <w:sz w:val="20"/>
            <w:szCs w:val="20"/>
          </w:rPr>
          <w:delText xml:space="preserve">Circular diagram of connections corresponding to sampling sizes </w:delText>
        </w:r>
      </w:del>
      <w:ins w:id="216" w:author="Автор" w:date="2026-04-28T13:34:00Z">
        <w:r w:rsidR="00380A3A">
          <w:rPr>
            <w:rFonts w:ascii="Times New Roman" w:eastAsia="Times New Roman" w:hAnsi="Times New Roman" w:cs="Times New Roman"/>
            <w:color w:val="000000"/>
            <w:sz w:val="20"/>
            <w:szCs w:val="20"/>
          </w:rPr>
          <w:t>To obtain the circular diagram</w:t>
        </w:r>
      </w:ins>
      <w:ins w:id="217" w:author="Автор" w:date="2026-04-28T13:35:00Z">
        <w:r w:rsidR="00380A3A">
          <w:rPr>
            <w:rFonts w:ascii="Times New Roman" w:eastAsia="Times New Roman" w:hAnsi="Times New Roman" w:cs="Times New Roman"/>
            <w:color w:val="000000"/>
            <w:sz w:val="20"/>
            <w:szCs w:val="20"/>
          </w:rPr>
          <w:t xml:space="preserve"> using software Circos</w:t>
        </w:r>
      </w:ins>
      <w:ins w:id="218" w:author="Автор" w:date="2026-04-28T13:36:00Z">
        <w:r w:rsidR="00380A3A">
          <w:rPr>
            <w:rFonts w:ascii="Times New Roman" w:eastAsia="Times New Roman" w:hAnsi="Times New Roman" w:cs="Times New Roman"/>
            <w:color w:val="000000"/>
            <w:sz w:val="20"/>
            <w:szCs w:val="20"/>
          </w:rPr>
          <w:t xml:space="preserve"> </w:t>
        </w:r>
        <w:r w:rsidR="00380A3A" w:rsidRPr="00D71DAA">
          <w:rPr>
            <w:rFonts w:ascii="Times New Roman" w:eastAsia="Times New Roman" w:hAnsi="Times New Roman" w:cs="Times New Roman"/>
            <w:color w:val="000000"/>
            <w:sz w:val="20"/>
            <w:szCs w:val="20"/>
            <w:highlight w:val="yellow"/>
            <w:rPrChange w:id="219" w:author="Автор" w:date="2026-04-28T13:36:00Z">
              <w:rPr>
                <w:rFonts w:ascii="Times New Roman" w:eastAsia="Times New Roman" w:hAnsi="Times New Roman" w:cs="Times New Roman"/>
                <w:color w:val="000000"/>
                <w:sz w:val="20"/>
                <w:szCs w:val="20"/>
              </w:rPr>
            </w:rPrChange>
          </w:rPr>
          <w:t>[ref]</w:t>
        </w:r>
      </w:ins>
      <w:ins w:id="220" w:author="Автор" w:date="2026-04-28T13:34:00Z">
        <w:r w:rsidR="00380A3A" w:rsidRPr="00D71DAA">
          <w:rPr>
            <w:rFonts w:ascii="Times New Roman" w:eastAsia="Times New Roman" w:hAnsi="Times New Roman" w:cs="Times New Roman"/>
            <w:color w:val="000000"/>
            <w:sz w:val="20"/>
            <w:szCs w:val="20"/>
            <w:highlight w:val="yellow"/>
            <w:rPrChange w:id="221" w:author="Автор" w:date="2026-04-28T13:36:00Z">
              <w:rPr>
                <w:rFonts w:ascii="Times New Roman" w:eastAsia="Times New Roman" w:hAnsi="Times New Roman" w:cs="Times New Roman"/>
                <w:color w:val="000000"/>
                <w:sz w:val="20"/>
                <w:szCs w:val="20"/>
              </w:rPr>
            </w:rPrChange>
          </w:rPr>
          <w:t>,</w:t>
        </w:r>
        <w:r w:rsidR="00380A3A">
          <w:rPr>
            <w:rFonts w:ascii="Times New Roman" w:eastAsia="Times New Roman" w:hAnsi="Times New Roman" w:cs="Times New Roman"/>
            <w:color w:val="000000"/>
            <w:sz w:val="20"/>
            <w:szCs w:val="20"/>
          </w:rPr>
          <w:t xml:space="preserve"> </w:t>
        </w:r>
      </w:ins>
      <w:ins w:id="222" w:author="Автор" w:date="2026-04-14T01:35:00Z">
        <w:del w:id="223" w:author="Автор" w:date="2026-04-28T13:34:00Z">
          <w:r w:rsidR="004D29BD" w:rsidDel="00380A3A">
            <w:rPr>
              <w:rFonts w:ascii="Times New Roman" w:eastAsia="Times New Roman" w:hAnsi="Times New Roman" w:cs="Times New Roman"/>
              <w:color w:val="000000"/>
              <w:sz w:val="20"/>
              <w:szCs w:val="20"/>
            </w:rPr>
            <w:delText xml:space="preserve">are </w:delText>
          </w:r>
        </w:del>
      </w:ins>
      <w:ins w:id="224" w:author="Автор" w:date="2026-04-14T01:36:00Z">
        <w:del w:id="225" w:author="Автор" w:date="2026-04-28T13:34:00Z">
          <w:r w:rsidR="004D29BD" w:rsidDel="00380A3A">
            <w:rPr>
              <w:rFonts w:ascii="Times New Roman" w:eastAsia="Times New Roman" w:hAnsi="Times New Roman" w:cs="Times New Roman"/>
              <w:color w:val="000000"/>
              <w:sz w:val="20"/>
              <w:szCs w:val="20"/>
            </w:rPr>
            <w:delText>ten times to</w:delText>
          </w:r>
        </w:del>
      </w:ins>
      <w:ins w:id="226" w:author="Автор" w:date="2026-04-14T01:37:00Z">
        <w:del w:id="227" w:author="Автор" w:date="2026-04-28T13:34:00Z">
          <w:r w:rsidR="004D29BD" w:rsidDel="00380A3A">
            <w:rPr>
              <w:rFonts w:ascii="Times New Roman" w:eastAsia="Times New Roman" w:hAnsi="Times New Roman" w:cs="Times New Roman"/>
              <w:color w:val="000000"/>
              <w:sz w:val="20"/>
              <w:szCs w:val="20"/>
            </w:rPr>
            <w:delText>tal number of sequences each</w:delText>
          </w:r>
        </w:del>
      </w:ins>
      <w:ins w:id="228" w:author="Автор" w:date="2026-04-28T13:34:00Z">
        <w:r w:rsidR="00380A3A">
          <w:rPr>
            <w:rFonts w:ascii="Times New Roman" w:eastAsia="Times New Roman" w:hAnsi="Times New Roman" w:cs="Times New Roman"/>
            <w:color w:val="000000"/>
            <w:sz w:val="20"/>
            <w:szCs w:val="20"/>
          </w:rPr>
          <w:t xml:space="preserve">each group </w:t>
        </w:r>
      </w:ins>
      <w:ins w:id="229" w:author="Автор" w:date="2026-04-28T13:35:00Z">
        <w:r w:rsidR="00380A3A">
          <w:rPr>
            <w:rFonts w:ascii="Times New Roman" w:eastAsia="Times New Roman" w:hAnsi="Times New Roman" w:cs="Times New Roman"/>
            <w:color w:val="000000"/>
            <w:sz w:val="20"/>
            <w:szCs w:val="20"/>
          </w:rPr>
          <w:t>w</w:t>
        </w:r>
      </w:ins>
      <w:ins w:id="230" w:author="Автор" w:date="2026-04-28T13:34:00Z">
        <w:r w:rsidR="00380A3A">
          <w:rPr>
            <w:rFonts w:ascii="Times New Roman" w:eastAsia="Times New Roman" w:hAnsi="Times New Roman" w:cs="Times New Roman"/>
            <w:color w:val="000000"/>
            <w:sz w:val="20"/>
            <w:szCs w:val="20"/>
          </w:rPr>
          <w:t xml:space="preserve">as </w:t>
        </w:r>
      </w:ins>
      <w:ins w:id="231" w:author="Автор" w:date="2026-04-28T13:35:00Z">
        <w:r w:rsidR="00380A3A">
          <w:rPr>
            <w:rFonts w:ascii="Times New Roman" w:eastAsia="Times New Roman" w:hAnsi="Times New Roman" w:cs="Times New Roman"/>
            <w:color w:val="000000"/>
            <w:sz w:val="20"/>
            <w:szCs w:val="20"/>
          </w:rPr>
          <w:t>oversampled 10 times with replacement</w:t>
        </w:r>
      </w:ins>
      <w:ins w:id="232" w:author="Автор" w:date="2026-04-14T01:37:00Z">
        <w:r w:rsidR="004D29BD">
          <w:rPr>
            <w:rFonts w:ascii="Times New Roman" w:eastAsia="Times New Roman" w:hAnsi="Times New Roman" w:cs="Times New Roman"/>
            <w:color w:val="000000"/>
            <w:sz w:val="20"/>
            <w:szCs w:val="20"/>
          </w:rPr>
          <w:t>.</w:t>
        </w:r>
      </w:ins>
      <w:ins w:id="233" w:author="Автор" w:date="2026-04-28T13:33:00Z">
        <w:r w:rsidR="00380A3A">
          <w:rPr>
            <w:rFonts w:ascii="Times New Roman" w:eastAsia="Times New Roman" w:hAnsi="Times New Roman" w:cs="Times New Roman"/>
            <w:color w:val="000000"/>
            <w:sz w:val="20"/>
            <w:szCs w:val="20"/>
          </w:rPr>
          <w:t xml:space="preserve"> </w:t>
        </w:r>
      </w:ins>
      <w:del w:id="234" w:author="Автор" w:date="2026-04-14T01:35:00Z">
        <w:r w:rsidDel="004D29BD">
          <w:rPr>
            <w:rFonts w:ascii="Times New Roman" w:eastAsia="Times New Roman" w:hAnsi="Times New Roman" w:cs="Times New Roman"/>
            <w:color w:val="000000"/>
            <w:sz w:val="20"/>
            <w:szCs w:val="20"/>
          </w:rPr>
          <w:delText xml:space="preserve">shown in the central diagram by corresponding points </w:delText>
        </w:r>
      </w:del>
      <w:ins w:id="235" w:author="Автор" w:date="2026-04-14T01:37:00Z">
        <w:del w:id="236" w:author="Автор" w:date="2026-04-28T13:35:00Z">
          <w:r w:rsidR="004D29BD" w:rsidDel="00380A3A">
            <w:rPr>
              <w:rFonts w:ascii="Times New Roman" w:eastAsia="Times New Roman" w:hAnsi="Times New Roman" w:cs="Times New Roman"/>
              <w:color w:val="000000"/>
              <w:sz w:val="20"/>
              <w:szCs w:val="20"/>
            </w:rPr>
            <w:delText>D</w:delText>
          </w:r>
        </w:del>
      </w:ins>
      <w:del w:id="237" w:author="Автор" w:date="2026-04-28T13:35:00Z">
        <w:r w:rsidDel="00380A3A">
          <w:rPr>
            <w:rFonts w:ascii="Times New Roman" w:eastAsia="Times New Roman" w:hAnsi="Times New Roman" w:cs="Times New Roman"/>
            <w:color w:val="000000"/>
            <w:sz w:val="20"/>
            <w:szCs w:val="20"/>
          </w:rPr>
          <w:delText>drawn by software Circos</w:delText>
        </w:r>
      </w:del>
      <w:ins w:id="238" w:author="Автор" w:date="2026-04-14T01:37:00Z">
        <w:del w:id="239" w:author="Автор" w:date="2026-04-28T13:35:00Z">
          <w:r w:rsidR="004D29BD" w:rsidDel="00380A3A">
            <w:rPr>
              <w:rFonts w:ascii="Times New Roman" w:eastAsia="Times New Roman" w:hAnsi="Times New Roman" w:cs="Times New Roman"/>
              <w:color w:val="000000"/>
              <w:sz w:val="20"/>
              <w:szCs w:val="20"/>
            </w:rPr>
            <w:delText xml:space="preserve"> (add citation)</w:delText>
          </w:r>
        </w:del>
      </w:ins>
      <w:del w:id="240" w:author="Автор" w:date="2026-04-28T13:35:00Z">
        <w:r w:rsidDel="00380A3A">
          <w:rPr>
            <w:rFonts w:ascii="Times New Roman" w:eastAsia="Times New Roman" w:hAnsi="Times New Roman" w:cs="Times New Roman"/>
            <w:color w:val="000000"/>
            <w:sz w:val="20"/>
            <w:szCs w:val="20"/>
          </w:rPr>
          <w:delText xml:space="preserve">. </w:delText>
        </w:r>
      </w:del>
      <w:r>
        <w:rPr>
          <w:rFonts w:ascii="Times New Roman" w:eastAsia="Times New Roman" w:hAnsi="Times New Roman" w:cs="Times New Roman"/>
          <w:color w:val="000000"/>
          <w:sz w:val="20"/>
          <w:szCs w:val="20"/>
        </w:rPr>
        <w:t xml:space="preserve">The </w:t>
      </w:r>
      <w:del w:id="241" w:author="Автор" w:date="2026-04-28T13:36:00Z">
        <w:r w:rsidDel="00894E42">
          <w:rPr>
            <w:rFonts w:ascii="Times New Roman" w:eastAsia="Times New Roman" w:hAnsi="Times New Roman" w:cs="Times New Roman"/>
            <w:color w:val="000000"/>
            <w:sz w:val="20"/>
            <w:szCs w:val="20"/>
          </w:rPr>
          <w:delText xml:space="preserve">list of </w:delText>
        </w:r>
      </w:del>
      <w:r>
        <w:rPr>
          <w:rFonts w:ascii="Times New Roman" w:eastAsia="Times New Roman" w:hAnsi="Times New Roman" w:cs="Times New Roman"/>
          <w:color w:val="000000"/>
          <w:sz w:val="20"/>
          <w:szCs w:val="20"/>
        </w:rPr>
        <w:t xml:space="preserve">interacting pairs </w:t>
      </w:r>
      <w:del w:id="242" w:author="Автор" w:date="2026-04-28T13:36:00Z">
        <w:r w:rsidDel="00894E42">
          <w:rPr>
            <w:rFonts w:ascii="Times New Roman" w:eastAsia="Times New Roman" w:hAnsi="Times New Roman" w:cs="Times New Roman"/>
            <w:color w:val="000000"/>
            <w:sz w:val="20"/>
            <w:szCs w:val="20"/>
          </w:rPr>
          <w:delText xml:space="preserve">see in </w:delText>
        </w:r>
        <w:r w:rsidDel="00894E42">
          <w:rPr>
            <w:rFonts w:ascii="Times New Roman" w:eastAsia="Times New Roman" w:hAnsi="Times New Roman" w:cs="Times New Roman"/>
            <w:i/>
            <w:color w:val="000000"/>
            <w:sz w:val="20"/>
            <w:szCs w:val="20"/>
          </w:rPr>
          <w:delText>Supplementary Text S1</w:delText>
        </w:r>
        <w:r w:rsidDel="00894E42">
          <w:rPr>
            <w:rFonts w:ascii="Times New Roman" w:eastAsia="Times New Roman" w:hAnsi="Times New Roman" w:cs="Times New Roman"/>
            <w:color w:val="000000"/>
            <w:sz w:val="20"/>
            <w:szCs w:val="20"/>
          </w:rPr>
          <w:delText>.</w:delText>
        </w:r>
      </w:del>
      <w:ins w:id="243" w:author="Автор" w:date="2026-04-28T13:36:00Z">
        <w:r w:rsidR="00894E42">
          <w:rPr>
            <w:rFonts w:ascii="Times New Roman" w:eastAsia="Times New Roman" w:hAnsi="Times New Roman" w:cs="Times New Roman"/>
            <w:color w:val="000000"/>
            <w:sz w:val="20"/>
            <w:szCs w:val="20"/>
          </w:rPr>
          <w:t>are shown.</w:t>
        </w:r>
      </w:ins>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3275AAE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networks (Fig</w:t>
      </w:r>
      <w:ins w:id="244" w:author="Автор" w:date="2026-05-04T22:42:00Z">
        <w:r w:rsidR="00D97080">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w:t>
      </w:r>
      <w:ins w:id="245" w:author="Автор" w:date="2026-05-04T22:16:00Z">
        <w:r w:rsidR="00A66571">
          <w:rPr>
            <w:rFonts w:ascii="Times New Roman" w:eastAsia="Times New Roman" w:hAnsi="Times New Roman" w:cs="Times New Roman"/>
            <w:sz w:val="24"/>
            <w:szCs w:val="24"/>
          </w:rPr>
          <w:t>6</w:t>
        </w:r>
      </w:ins>
      <w:ins w:id="246" w:author="Автор" w:date="2026-05-04T22:42:00Z">
        <w:r w:rsidR="00D97080">
          <w:rPr>
            <w:rFonts w:ascii="Times New Roman" w:eastAsia="Times New Roman" w:hAnsi="Times New Roman" w:cs="Times New Roman"/>
            <w:sz w:val="24"/>
            <w:szCs w:val="24"/>
          </w:rPr>
          <w:t xml:space="preserve"> and 78</w:t>
        </w:r>
      </w:ins>
      <w:del w:id="247" w:author="Автор" w:date="2026-05-04T22:16:00Z">
        <w:r w:rsidDel="00A66571">
          <w:rPr>
            <w:rFonts w:ascii="Times New Roman" w:eastAsia="Times New Roman" w:hAnsi="Times New Roman" w:cs="Times New Roman"/>
            <w:sz w:val="24"/>
            <w:szCs w:val="24"/>
          </w:rPr>
          <w:delText xml:space="preserve">3A or D and 4A or D) </w:delText>
        </w:r>
      </w:del>
      <w:r>
        <w:rPr>
          <w:rFonts w:ascii="Times New Roman" w:eastAsia="Times New Roman" w:hAnsi="Times New Roman" w:cs="Times New Roman"/>
          <w:sz w:val="24"/>
          <w:szCs w:val="24"/>
        </w:rPr>
        <w:t xml:space="preserve">are consistent with the presence of fitness valleys, although do not demonstrate their existence directly due to the absence of weaker links not captured by the method. The method is conservative, and its accuracy at small epistatic magnitudes is low (Fig. 1). Hence the </w:t>
      </w:r>
      <w:r w:rsidR="009F2839">
        <w:rPr>
          <w:rFonts w:ascii="Times New Roman" w:eastAsia="Times New Roman" w:hAnsi="Times New Roman" w:cs="Times New Roman"/>
          <w:sz w:val="24"/>
          <w:szCs w:val="24"/>
        </w:rPr>
        <w:t xml:space="preserve">epistastic interactions </w:t>
      </w:r>
      <w:r>
        <w:rPr>
          <w:rFonts w:ascii="Times New Roman" w:eastAsia="Times New Roman" w:hAnsi="Times New Roman" w:cs="Times New Roman"/>
          <w:sz w:val="24"/>
          <w:szCs w:val="24"/>
        </w:rPr>
        <w:t xml:space="preserve">found in Figs. </w:t>
      </w:r>
      <w:ins w:id="248" w:author="Автор" w:date="2026-05-04T22:33:00Z">
        <w:r w:rsidR="00D97080">
          <w:rPr>
            <w:rFonts w:ascii="Times New Roman" w:eastAsia="Times New Roman" w:hAnsi="Times New Roman" w:cs="Times New Roman"/>
            <w:sz w:val="24"/>
            <w:szCs w:val="24"/>
          </w:rPr>
          <w:t>6</w:t>
        </w:r>
      </w:ins>
      <w:del w:id="249" w:author="Автор" w:date="2026-05-04T22:33:00Z">
        <w:r w:rsidDel="00D97080">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and </w:t>
      </w:r>
      <w:ins w:id="250" w:author="Автор" w:date="2026-05-04T22:34:00Z">
        <w:r w:rsidR="00D97080">
          <w:rPr>
            <w:rFonts w:ascii="Times New Roman" w:eastAsia="Times New Roman" w:hAnsi="Times New Roman" w:cs="Times New Roman"/>
            <w:sz w:val="24"/>
            <w:szCs w:val="24"/>
          </w:rPr>
          <w:t>7</w:t>
        </w:r>
      </w:ins>
      <w:del w:id="251" w:author="Автор" w:date="2026-05-04T22:34:00Z">
        <w:r w:rsidDel="00D97080">
          <w:rPr>
            <w:rFonts w:ascii="Times New Roman" w:eastAsia="Times New Roman" w:hAnsi="Times New Roman" w:cs="Times New Roman"/>
            <w:sz w:val="24"/>
            <w:szCs w:val="24"/>
          </w:rPr>
          <w:delText>4</w:delText>
        </w:r>
      </w:del>
      <w:r>
        <w:rPr>
          <w:rFonts w:ascii="Times New Roman" w:eastAsia="Times New Roman" w:hAnsi="Times New Roman" w:cs="Times New Roman"/>
          <w:sz w:val="24"/>
          <w:szCs w:val="24"/>
        </w:rPr>
        <w:t xml:space="preserve"> are the strongest in possible </w:t>
      </w:r>
      <w:r>
        <w:rPr>
          <w:rFonts w:ascii="Times New Roman" w:eastAsia="Times New Roman" w:hAnsi="Times New Roman" w:cs="Times New Roman"/>
          <w:sz w:val="24"/>
          <w:szCs w:val="24"/>
        </w:rPr>
        <w:lastRenderedPageBreak/>
        <w:t xml:space="preserve">fitness valleys. The difference between the results obtained for pairs I-II and I-III (Figs. </w:t>
      </w:r>
      <w:ins w:id="252" w:author="Автор" w:date="2026-05-04T22:34:00Z">
        <w:r w:rsidR="00D97080">
          <w:rPr>
            <w:rFonts w:ascii="Times New Roman" w:eastAsia="Times New Roman" w:hAnsi="Times New Roman" w:cs="Times New Roman"/>
            <w:sz w:val="24"/>
            <w:szCs w:val="24"/>
          </w:rPr>
          <w:t>6</w:t>
        </w:r>
      </w:ins>
      <w:del w:id="253" w:author="Автор" w:date="2026-05-04T22:34:00Z">
        <w:r w:rsidDel="00D97080">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and </w:t>
      </w:r>
      <w:ins w:id="254" w:author="Автор" w:date="2026-05-04T22:34:00Z">
        <w:r w:rsidR="00D97080">
          <w:rPr>
            <w:rFonts w:ascii="Times New Roman" w:eastAsia="Times New Roman" w:hAnsi="Times New Roman" w:cs="Times New Roman"/>
            <w:sz w:val="24"/>
            <w:szCs w:val="24"/>
          </w:rPr>
          <w:t>7</w:t>
        </w:r>
      </w:ins>
      <w:del w:id="255" w:author="Автор" w:date="2026-05-04T22:34:00Z">
        <w:r w:rsidDel="00D97080">
          <w:rPr>
            <w:rFonts w:ascii="Times New Roman" w:eastAsia="Times New Roman" w:hAnsi="Times New Roman" w:cs="Times New Roman"/>
            <w:sz w:val="24"/>
            <w:szCs w:val="24"/>
          </w:rPr>
          <w:delText>4</w:delText>
        </w:r>
      </w:del>
      <w:r>
        <w:rPr>
          <w:rFonts w:ascii="Times New Roman" w:eastAsia="Times New Roman" w:hAnsi="Times New Roman" w:cs="Times New Roman"/>
          <w:sz w:val="24"/>
          <w:szCs w:val="24"/>
        </w:rPr>
        <w:t>,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18E1D131" w:rsidR="0087149A" w:rsidRDefault="0076272C">
      <w:pPr>
        <w:spacing w:after="0" w:line="360" w:lineRule="auto"/>
        <w:ind w:firstLine="709"/>
        <w:jc w:val="both"/>
        <w:rPr>
          <w:ins w:id="256" w:author="Автор" w:date="2026-04-27T21:44: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del w:id="257" w:author="Автор" w:date="2026-05-04T22:43:00Z">
        <w:r w:rsidDel="00C10FC6">
          <w:rPr>
            <w:rFonts w:ascii="Times New Roman" w:eastAsia="Times New Roman" w:hAnsi="Times New Roman" w:cs="Times New Roman"/>
            <w:sz w:val="24"/>
            <w:szCs w:val="24"/>
          </w:rPr>
          <w:delText xml:space="preserve">In Dataset 2, the same procedure was repeated for 12,000 sequences from NCBI Virus database labeled </w:delText>
        </w:r>
        <w:r w:rsidR="0078018E" w:rsidDel="00C10FC6">
          <w:rPr>
            <w:rFonts w:ascii="Times New Roman" w:eastAsia="Times New Roman" w:hAnsi="Times New Roman" w:cs="Times New Roman"/>
            <w:sz w:val="24"/>
            <w:szCs w:val="24"/>
          </w:rPr>
          <w:delText xml:space="preserve">either </w:delText>
        </w:r>
        <w:r w:rsidDel="00C10FC6">
          <w:rPr>
            <w:rFonts w:ascii="Times New Roman" w:eastAsia="Times New Roman" w:hAnsi="Times New Roman" w:cs="Times New Roman"/>
            <w:sz w:val="24"/>
            <w:szCs w:val="24"/>
          </w:rPr>
          <w:delText xml:space="preserve">B.1 </w:delText>
        </w:r>
        <w:r w:rsidR="0078018E" w:rsidDel="00C10FC6">
          <w:rPr>
            <w:rFonts w:ascii="Times New Roman" w:eastAsia="Times New Roman" w:hAnsi="Times New Roman" w:cs="Times New Roman"/>
            <w:sz w:val="24"/>
            <w:szCs w:val="24"/>
          </w:rPr>
          <w:delText xml:space="preserve">or </w:delText>
        </w:r>
        <w:r w:rsidDel="00C10FC6">
          <w:rPr>
            <w:rFonts w:ascii="Times New Roman" w:eastAsia="Times New Roman" w:hAnsi="Times New Roman" w:cs="Times New Roman"/>
            <w:sz w:val="24"/>
            <w:szCs w:val="24"/>
          </w:rPr>
          <w:delText xml:space="preserve">B.1.1.7 (Alpha), </w:delText>
        </w:r>
        <w:r w:rsidR="0078018E" w:rsidDel="00C10FC6">
          <w:rPr>
            <w:rFonts w:ascii="Times New Roman" w:eastAsia="Times New Roman" w:hAnsi="Times New Roman" w:cs="Times New Roman"/>
            <w:sz w:val="24"/>
            <w:szCs w:val="24"/>
          </w:rPr>
          <w:delText>6000</w:delText>
        </w:r>
        <w:r w:rsidDel="00C10FC6">
          <w:rPr>
            <w:rFonts w:ascii="Times New Roman" w:eastAsia="Times New Roman" w:hAnsi="Times New Roman" w:cs="Times New Roman"/>
            <w:sz w:val="24"/>
            <w:szCs w:val="24"/>
          </w:rPr>
          <w:delText xml:space="preserve"> for each</w:delText>
        </w:r>
        <w:r w:rsidR="0078018E" w:rsidDel="00C10FC6">
          <w:rPr>
            <w:rFonts w:ascii="Times New Roman" w:eastAsia="Times New Roman" w:hAnsi="Times New Roman" w:cs="Times New Roman"/>
            <w:sz w:val="24"/>
            <w:szCs w:val="24"/>
          </w:rPr>
          <w:delText xml:space="preserve"> strain</w:delText>
        </w:r>
        <w:r w:rsidDel="00C10FC6">
          <w:rPr>
            <w:rFonts w:ascii="Times New Roman" w:eastAsia="Times New Roman" w:hAnsi="Times New Roman" w:cs="Times New Roman"/>
            <w:sz w:val="24"/>
            <w:szCs w:val="24"/>
          </w:rPr>
          <w:delText xml:space="preserve">. </w:delText>
        </w:r>
        <w:r w:rsidR="0078018E" w:rsidDel="00C10FC6">
          <w:rPr>
            <w:rFonts w:ascii="Times New Roman" w:eastAsia="Times New Roman" w:hAnsi="Times New Roman" w:cs="Times New Roman"/>
            <w:sz w:val="24"/>
            <w:szCs w:val="24"/>
          </w:rPr>
          <w:delText>Geography</w:delText>
        </w:r>
        <w:r w:rsidR="003141A2" w:rsidDel="00C10FC6">
          <w:rPr>
            <w:rFonts w:ascii="Times New Roman" w:eastAsia="Times New Roman" w:hAnsi="Times New Roman" w:cs="Times New Roman"/>
            <w:sz w:val="24"/>
            <w:szCs w:val="24"/>
          </w:rPr>
          <w:delText xml:space="preserve"> and sampling time </w:delText>
        </w:r>
        <w:r w:rsidR="0078018E" w:rsidDel="00C10FC6">
          <w:rPr>
            <w:rFonts w:ascii="Times New Roman" w:eastAsia="Times New Roman" w:hAnsi="Times New Roman" w:cs="Times New Roman"/>
            <w:sz w:val="24"/>
            <w:szCs w:val="24"/>
          </w:rPr>
          <w:delText xml:space="preserve">was ignored. </w:delText>
        </w:r>
      </w:del>
      <w:r>
        <w:rPr>
          <w:rFonts w:ascii="Times New Roman" w:eastAsia="Times New Roman" w:hAnsi="Times New Roman" w:cs="Times New Roman"/>
          <w:sz w:val="24"/>
          <w:szCs w:val="24"/>
        </w:rPr>
        <w:t xml:space="preserve">In Dataset </w:t>
      </w:r>
      <w:ins w:id="258" w:author="Автор" w:date="2026-05-04T22:43:00Z">
        <w:r w:rsidR="00C10FC6">
          <w:rPr>
            <w:rFonts w:ascii="Times New Roman" w:eastAsia="Times New Roman" w:hAnsi="Times New Roman" w:cs="Times New Roman"/>
            <w:sz w:val="24"/>
            <w:szCs w:val="24"/>
          </w:rPr>
          <w:t>2</w:t>
        </w:r>
      </w:ins>
      <w:del w:id="259" w:author="Автор" w:date="2026-05-04T22:43:00Z">
        <w:r w:rsidDel="00C10FC6">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w:t>
      </w:r>
      <w:del w:id="260" w:author="Автор" w:date="2026-05-04T22:44:00Z">
        <w:r w:rsidDel="00C10FC6">
          <w:rPr>
            <w:rFonts w:ascii="Times New Roman" w:eastAsia="Times New Roman" w:hAnsi="Times New Roman" w:cs="Times New Roman"/>
            <w:sz w:val="24"/>
            <w:szCs w:val="24"/>
          </w:rPr>
          <w:delText xml:space="preserve"> and 3 </w:delText>
        </w:r>
      </w:del>
      <w:r>
        <w:rPr>
          <w:rFonts w:ascii="Times New Roman" w:eastAsia="Times New Roman" w:hAnsi="Times New Roman" w:cs="Times New Roman"/>
          <w:sz w:val="24"/>
          <w:szCs w:val="24"/>
        </w:rPr>
        <w:t xml:space="preserve">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w:t>
      </w:r>
      <w:del w:id="261" w:author="Автор" w:date="2026-05-04T22:44:00Z">
        <w:r w:rsidDel="00C10FC6">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w:t>
      </w:r>
      <w:ins w:id="262" w:author="Автор" w:date="2026-05-04T22:44:00Z">
        <w:r w:rsidR="00C10FC6">
          <w:rPr>
            <w:rFonts w:ascii="Times New Roman" w:eastAsia="Times New Roman" w:hAnsi="Times New Roman" w:cs="Times New Roman"/>
            <w:sz w:val="24"/>
            <w:szCs w:val="24"/>
          </w:rPr>
          <w:t xml:space="preserve"> </w:t>
        </w:r>
      </w:ins>
      <w:del w:id="263" w:author="Автор" w:date="2026-05-04T22:44:00Z">
        <w:r w:rsidDel="00C10FC6">
          <w:rPr>
            <w:rFonts w:ascii="Times New Roman" w:eastAsia="Times New Roman" w:hAnsi="Times New Roman" w:cs="Times New Roman"/>
            <w:sz w:val="24"/>
            <w:szCs w:val="24"/>
          </w:rPr>
          <w:delText xml:space="preserve"> </w:delText>
        </w:r>
      </w:del>
      <w:ins w:id="264" w:author="Автор" w:date="2026-05-04T22:44:00Z">
        <w:r w:rsidR="00C10FC6">
          <w:rPr>
            <w:rFonts w:ascii="Times New Roman" w:eastAsia="Times New Roman" w:hAnsi="Times New Roman" w:cs="Times New Roman"/>
            <w:sz w:val="24"/>
            <w:szCs w:val="24"/>
          </w:rPr>
          <w:t>S7</w:t>
        </w:r>
      </w:ins>
      <w:del w:id="265" w:author="Автор" w:date="2026-05-04T22:44:00Z">
        <w:r w:rsidDel="00C10FC6">
          <w:rPr>
            <w:rFonts w:ascii="Times New Roman" w:eastAsia="Times New Roman" w:hAnsi="Times New Roman" w:cs="Times New Roman"/>
            <w:sz w:val="24"/>
            <w:szCs w:val="24"/>
          </w:rPr>
          <w:delText>S6 and S7</w:delText>
        </w:r>
      </w:del>
      <w:r>
        <w:rPr>
          <w:rFonts w:ascii="Times New Roman" w:eastAsia="Times New Roman" w:hAnsi="Times New Roman" w:cs="Times New Roman"/>
          <w:sz w:val="24"/>
          <w:szCs w:val="24"/>
        </w:rPr>
        <w:t>). Unlike the case with Dataset 1, mutational spectra obtained for Datasets 2</w:t>
      </w:r>
      <w:del w:id="266" w:author="Автор" w:date="2026-05-04T22:45:00Z">
        <w:r w:rsidDel="00C10FC6">
          <w:rPr>
            <w:rFonts w:ascii="Times New Roman" w:eastAsia="Times New Roman" w:hAnsi="Times New Roman" w:cs="Times New Roman"/>
            <w:sz w:val="24"/>
            <w:szCs w:val="24"/>
          </w:rPr>
          <w:delText xml:space="preserve"> and 3 </w:delText>
        </w:r>
      </w:del>
      <w:r w:rsidRPr="00D71DAA">
        <w:rPr>
          <w:rFonts w:ascii="Times New Roman" w:eastAsia="Times New Roman" w:hAnsi="Times New Roman" w:cs="Times New Roman"/>
          <w:sz w:val="24"/>
          <w:szCs w:val="24"/>
          <w:highlight w:val="yellow"/>
          <w:rPrChange w:id="267" w:author="Автор" w:date="2026-05-04T22:45:00Z">
            <w:rPr>
              <w:rFonts w:ascii="Times New Roman" w:eastAsia="Times New Roman" w:hAnsi="Times New Roman" w:cs="Times New Roman"/>
              <w:sz w:val="24"/>
              <w:szCs w:val="24"/>
            </w:rPr>
          </w:rPrChange>
        </w:rPr>
        <w:t>do not have a clear separation</w:t>
      </w:r>
      <w:r>
        <w:rPr>
          <w:rFonts w:ascii="Times New Roman" w:eastAsia="Times New Roman" w:hAnsi="Times New Roman" w:cs="Times New Roman"/>
          <w:sz w:val="24"/>
          <w:szCs w:val="24"/>
        </w:rPr>
        <w:t xml:space="preserve">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w:t>
      </w:r>
      <w:del w:id="268" w:author="Автор" w:date="2026-05-04T22:45:00Z">
        <w:r w:rsidDel="00C10FC6">
          <w:rPr>
            <w:rFonts w:ascii="Times New Roman" w:eastAsia="Times New Roman" w:hAnsi="Times New Roman" w:cs="Times New Roman"/>
            <w:sz w:val="24"/>
            <w:szCs w:val="24"/>
          </w:rPr>
          <w:delText xml:space="preserve"> and 3</w:delText>
        </w:r>
      </w:del>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76654D35" w14:textId="140444FE" w:rsidR="000B7AE2" w:rsidRDefault="008045FD" w:rsidP="0044739E">
      <w:pPr>
        <w:spacing w:after="0" w:line="360" w:lineRule="auto"/>
        <w:ind w:firstLine="709"/>
        <w:jc w:val="both"/>
        <w:rPr>
          <w:ins w:id="269" w:author="Автор" w:date="2026-04-27T23:22:00Z"/>
          <w:rFonts w:ascii="Times New Roman" w:eastAsia="Times New Roman" w:hAnsi="Times New Roman" w:cs="Times New Roman"/>
          <w:b/>
          <w:sz w:val="24"/>
          <w:szCs w:val="24"/>
        </w:rPr>
      </w:pPr>
      <w:ins w:id="270" w:author="Автор" w:date="2026-04-27T21:45:00Z">
        <w:r>
          <w:rPr>
            <w:rFonts w:ascii="Times New Roman" w:eastAsia="Times New Roman" w:hAnsi="Times New Roman" w:cs="Times New Roman"/>
            <w:b/>
            <w:sz w:val="24"/>
            <w:szCs w:val="24"/>
          </w:rPr>
          <w:t xml:space="preserve">Biological </w:t>
        </w:r>
        <w:del w:id="271" w:author="Автор" w:date="2026-04-28T13:37:00Z">
          <w:r w:rsidDel="00894E42">
            <w:rPr>
              <w:rFonts w:ascii="Times New Roman" w:eastAsia="Times New Roman" w:hAnsi="Times New Roman" w:cs="Times New Roman"/>
              <w:b/>
              <w:sz w:val="24"/>
              <w:szCs w:val="24"/>
            </w:rPr>
            <w:delText xml:space="preserve">meaning </w:delText>
          </w:r>
        </w:del>
      </w:ins>
      <w:ins w:id="272" w:author="Автор" w:date="2026-04-27T21:46:00Z">
        <w:del w:id="273" w:author="Автор" w:date="2026-04-28T13:37:00Z">
          <w:r w:rsidDel="00894E42">
            <w:rPr>
              <w:rFonts w:ascii="Times New Roman" w:eastAsia="Times New Roman" w:hAnsi="Times New Roman" w:cs="Times New Roman"/>
              <w:b/>
              <w:sz w:val="24"/>
              <w:szCs w:val="24"/>
            </w:rPr>
            <w:delText>under</w:delText>
          </w:r>
        </w:del>
      </w:ins>
      <w:ins w:id="274" w:author="Автор" w:date="2026-04-27T21:45:00Z">
        <w:del w:id="275" w:author="Автор" w:date="2026-04-28T13:37:00Z">
          <w:r w:rsidDel="00894E42">
            <w:rPr>
              <w:rFonts w:ascii="Times New Roman" w:eastAsia="Times New Roman" w:hAnsi="Times New Roman" w:cs="Times New Roman"/>
              <w:b/>
              <w:sz w:val="24"/>
              <w:szCs w:val="24"/>
            </w:rPr>
            <w:delText xml:space="preserve"> found</w:delText>
          </w:r>
        </w:del>
      </w:ins>
      <w:ins w:id="276" w:author="Автор" w:date="2026-04-28T13:37:00Z">
        <w:r w:rsidR="00894E42">
          <w:rPr>
            <w:rFonts w:ascii="Times New Roman" w:eastAsia="Times New Roman" w:hAnsi="Times New Roman" w:cs="Times New Roman"/>
            <w:b/>
            <w:sz w:val="24"/>
            <w:szCs w:val="24"/>
          </w:rPr>
          <w:t>function of the predicted</w:t>
        </w:r>
      </w:ins>
      <w:ins w:id="277" w:author="Автор" w:date="2026-04-27T21:45:00Z">
        <w:r>
          <w:rPr>
            <w:rFonts w:ascii="Times New Roman" w:eastAsia="Times New Roman" w:hAnsi="Times New Roman" w:cs="Times New Roman"/>
            <w:b/>
            <w:sz w:val="24"/>
            <w:szCs w:val="24"/>
          </w:rPr>
          <w:t xml:space="preserve"> </w:t>
        </w:r>
      </w:ins>
      <w:ins w:id="278" w:author="Автор" w:date="2026-04-27T21:46:00Z">
        <w:r>
          <w:rPr>
            <w:rFonts w:ascii="Times New Roman" w:eastAsia="Times New Roman" w:hAnsi="Times New Roman" w:cs="Times New Roman"/>
            <w:b/>
            <w:sz w:val="24"/>
            <w:szCs w:val="24"/>
          </w:rPr>
          <w:t>interacti</w:t>
        </w:r>
        <w:del w:id="279" w:author="Автор" w:date="2026-04-28T13:37:00Z">
          <w:r w:rsidDel="00894E42">
            <w:rPr>
              <w:rFonts w:ascii="Times New Roman" w:eastAsia="Times New Roman" w:hAnsi="Times New Roman" w:cs="Times New Roman"/>
              <w:b/>
              <w:sz w:val="24"/>
              <w:szCs w:val="24"/>
            </w:rPr>
            <w:delText xml:space="preserve">ng </w:delText>
          </w:r>
        </w:del>
      </w:ins>
      <w:ins w:id="280" w:author="Автор" w:date="2026-04-27T21:45:00Z">
        <w:del w:id="281" w:author="Автор" w:date="2026-04-28T13:37:00Z">
          <w:r w:rsidDel="00894E42">
            <w:rPr>
              <w:rFonts w:ascii="Times New Roman" w:eastAsia="Times New Roman" w:hAnsi="Times New Roman" w:cs="Times New Roman"/>
              <w:b/>
              <w:sz w:val="24"/>
              <w:szCs w:val="24"/>
            </w:rPr>
            <w:delText>mutations</w:delText>
          </w:r>
        </w:del>
      </w:ins>
      <w:ins w:id="282" w:author="Автор" w:date="2026-04-28T13:38:00Z">
        <w:r w:rsidR="00894E42">
          <w:rPr>
            <w:rFonts w:ascii="Times New Roman" w:eastAsia="Times New Roman" w:hAnsi="Times New Roman" w:cs="Times New Roman"/>
            <w:b/>
            <w:sz w:val="24"/>
            <w:szCs w:val="24"/>
          </w:rPr>
          <w:t>ng sites</w:t>
        </w:r>
      </w:ins>
    </w:p>
    <w:p w14:paraId="1CFFC131" w14:textId="40C8EE3B" w:rsidR="0044739E" w:rsidDel="00C10FC6" w:rsidRDefault="0044739E" w:rsidP="0044739E">
      <w:pPr>
        <w:spacing w:after="0" w:line="360" w:lineRule="auto"/>
        <w:ind w:firstLine="709"/>
        <w:jc w:val="both"/>
        <w:rPr>
          <w:ins w:id="283" w:author="Автор" w:date="2026-04-28T00:11:00Z"/>
          <w:del w:id="284" w:author="Автор" w:date="2026-05-04T22:46:00Z"/>
          <w:rFonts w:ascii="Times New Roman" w:eastAsia="Times New Roman" w:hAnsi="Times New Roman" w:cs="Times New Roman"/>
          <w:sz w:val="24"/>
          <w:szCs w:val="24"/>
          <w:lang w:val="ru-RU"/>
        </w:rPr>
      </w:pPr>
      <w:ins w:id="285" w:author="Автор" w:date="2026-04-27T23:23:00Z">
        <w:del w:id="286" w:author="Автор" w:date="2026-05-04T22:46:00Z">
          <w:r w:rsidDel="00C10FC6">
            <w:rPr>
              <w:rFonts w:ascii="Times New Roman" w:eastAsia="Times New Roman" w:hAnsi="Times New Roman" w:cs="Times New Roman"/>
              <w:sz w:val="24"/>
              <w:szCs w:val="24"/>
              <w:lang w:val="ru-RU"/>
            </w:rPr>
            <w:delText>Мутации</w:delText>
          </w:r>
          <w:r w:rsidRPr="0044739E" w:rsidDel="00C10FC6">
            <w:rPr>
              <w:rFonts w:ascii="Times New Roman" w:eastAsia="Times New Roman" w:hAnsi="Times New Roman" w:cs="Times New Roman"/>
              <w:sz w:val="24"/>
              <w:szCs w:val="24"/>
              <w:lang w:val="ru-RU"/>
            </w:rPr>
            <w:delText xml:space="preserve"> </w:delText>
          </w:r>
          <w:r w:rsidDel="00C10FC6">
            <w:rPr>
              <w:rFonts w:ascii="Times New Roman" w:eastAsia="Times New Roman" w:hAnsi="Times New Roman" w:cs="Times New Roman"/>
              <w:sz w:val="24"/>
              <w:szCs w:val="24"/>
              <w:lang w:val="en-US"/>
            </w:rPr>
            <w:delText>E</w:delText>
          </w:r>
          <w:r w:rsidRPr="00D71DAA" w:rsidDel="00C10FC6">
            <w:rPr>
              <w:rFonts w:ascii="Times New Roman" w:eastAsia="Times New Roman" w:hAnsi="Times New Roman" w:cs="Times New Roman"/>
              <w:sz w:val="24"/>
              <w:szCs w:val="24"/>
              <w:lang w:val="ru-RU"/>
              <w:rPrChange w:id="287" w:author="Автор" w:date="2026-04-27T23:23:00Z">
                <w:rPr>
                  <w:rFonts w:ascii="Times New Roman" w:eastAsia="Times New Roman" w:hAnsi="Times New Roman" w:cs="Times New Roman"/>
                  <w:sz w:val="24"/>
                  <w:szCs w:val="24"/>
                  <w:lang w:val="en-US"/>
                </w:rPr>
              </w:rPrChange>
            </w:rPr>
            <w:delText>484</w:delText>
          </w:r>
          <w:r w:rsidDel="00C10FC6">
            <w:rPr>
              <w:rFonts w:ascii="Times New Roman" w:eastAsia="Times New Roman" w:hAnsi="Times New Roman" w:cs="Times New Roman"/>
              <w:sz w:val="24"/>
              <w:szCs w:val="24"/>
              <w:lang w:val="en-US"/>
            </w:rPr>
            <w:delText>K</w:delText>
          </w:r>
          <w:r w:rsidRPr="00D71DAA" w:rsidDel="00C10FC6">
            <w:rPr>
              <w:rFonts w:ascii="Times New Roman" w:eastAsia="Times New Roman" w:hAnsi="Times New Roman" w:cs="Times New Roman"/>
              <w:sz w:val="24"/>
              <w:szCs w:val="24"/>
              <w:lang w:val="ru-RU"/>
              <w:rPrChange w:id="288" w:author="Автор" w:date="2026-04-27T23:23: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ru-RU"/>
            </w:rPr>
            <w:delText xml:space="preserve">и </w:delText>
          </w:r>
          <w:r w:rsidDel="00C10FC6">
            <w:rPr>
              <w:rFonts w:ascii="Times New Roman" w:eastAsia="Times New Roman" w:hAnsi="Times New Roman" w:cs="Times New Roman"/>
              <w:sz w:val="24"/>
              <w:szCs w:val="24"/>
              <w:lang w:val="en-US"/>
            </w:rPr>
            <w:delText>N</w:delText>
          </w:r>
          <w:r w:rsidRPr="00D71DAA" w:rsidDel="00C10FC6">
            <w:rPr>
              <w:rFonts w:ascii="Times New Roman" w:eastAsia="Times New Roman" w:hAnsi="Times New Roman" w:cs="Times New Roman"/>
              <w:sz w:val="24"/>
              <w:szCs w:val="24"/>
              <w:lang w:val="ru-RU"/>
              <w:rPrChange w:id="289" w:author="Автор" w:date="2026-04-27T23:23:00Z">
                <w:rPr>
                  <w:rFonts w:ascii="Times New Roman" w:eastAsia="Times New Roman" w:hAnsi="Times New Roman" w:cs="Times New Roman"/>
                  <w:sz w:val="24"/>
                  <w:szCs w:val="24"/>
                  <w:lang w:val="en-US"/>
                </w:rPr>
              </w:rPrChange>
            </w:rPr>
            <w:delText>501</w:delText>
          </w:r>
          <w:r w:rsidDel="00C10FC6">
            <w:rPr>
              <w:rFonts w:ascii="Times New Roman" w:eastAsia="Times New Roman" w:hAnsi="Times New Roman" w:cs="Times New Roman"/>
              <w:sz w:val="24"/>
              <w:szCs w:val="24"/>
              <w:lang w:val="en-US"/>
            </w:rPr>
            <w:delText>Y</w:delText>
          </w:r>
          <w:r w:rsidRPr="00D71DAA" w:rsidDel="00C10FC6">
            <w:rPr>
              <w:rFonts w:ascii="Times New Roman" w:eastAsia="Times New Roman" w:hAnsi="Times New Roman" w:cs="Times New Roman"/>
              <w:sz w:val="24"/>
              <w:szCs w:val="24"/>
              <w:lang w:val="ru-RU"/>
              <w:rPrChange w:id="290" w:author="Автор" w:date="2026-04-27T23:23:00Z">
                <w:rPr>
                  <w:rFonts w:ascii="Times New Roman" w:eastAsia="Times New Roman" w:hAnsi="Times New Roman" w:cs="Times New Roman"/>
                  <w:sz w:val="24"/>
                  <w:szCs w:val="24"/>
                  <w:lang w:val="en-US"/>
                </w:rPr>
              </w:rPrChange>
            </w:rPr>
            <w:delText xml:space="preserve"> </w:delText>
          </w:r>
        </w:del>
      </w:ins>
      <w:ins w:id="291" w:author="Автор" w:date="2026-04-27T23:27:00Z">
        <w:del w:id="292" w:author="Автор" w:date="2026-05-04T22:46:00Z">
          <w:r w:rsidDel="00C10FC6">
            <w:rPr>
              <w:rFonts w:ascii="Times New Roman" w:eastAsia="Times New Roman" w:hAnsi="Times New Roman" w:cs="Times New Roman"/>
              <w:sz w:val="24"/>
              <w:szCs w:val="24"/>
              <w:lang w:val="ru-RU"/>
            </w:rPr>
            <w:delText xml:space="preserve">хорощо </w:delText>
          </w:r>
        </w:del>
      </w:ins>
      <w:ins w:id="293" w:author="Автор" w:date="2026-04-27T23:23:00Z">
        <w:del w:id="294" w:author="Автор" w:date="2026-05-04T22:46:00Z">
          <w:r w:rsidDel="00C10FC6">
            <w:rPr>
              <w:rFonts w:ascii="Times New Roman" w:eastAsia="Times New Roman" w:hAnsi="Times New Roman" w:cs="Times New Roman"/>
              <w:sz w:val="24"/>
              <w:szCs w:val="24"/>
              <w:lang w:val="ru-RU"/>
            </w:rPr>
            <w:delText>изветсны</w:delText>
          </w:r>
        </w:del>
      </w:ins>
      <w:ins w:id="295" w:author="Автор" w:date="2026-04-27T23:27:00Z">
        <w:del w:id="296" w:author="Автор" w:date="2026-05-04T22:46:00Z">
          <w:r w:rsidDel="00C10FC6">
            <w:rPr>
              <w:rFonts w:ascii="Times New Roman" w:eastAsia="Times New Roman" w:hAnsi="Times New Roman" w:cs="Times New Roman"/>
              <w:sz w:val="24"/>
              <w:szCs w:val="24"/>
              <w:lang w:val="ru-RU"/>
            </w:rPr>
            <w:delText xml:space="preserve">е мутации </w:delText>
          </w:r>
          <w:r w:rsidDel="00C10FC6">
            <w:rPr>
              <w:rFonts w:ascii="Times New Roman" w:eastAsia="Times New Roman" w:hAnsi="Times New Roman" w:cs="Times New Roman"/>
              <w:sz w:val="24"/>
              <w:szCs w:val="24"/>
              <w:lang w:val="en-US"/>
            </w:rPr>
            <w:delText>RBD</w:delText>
          </w:r>
          <w:r w:rsidRPr="00D71DAA" w:rsidDel="00C10FC6">
            <w:rPr>
              <w:rFonts w:ascii="Times New Roman" w:eastAsia="Times New Roman" w:hAnsi="Times New Roman" w:cs="Times New Roman"/>
              <w:sz w:val="24"/>
              <w:szCs w:val="24"/>
              <w:lang w:val="ru-RU"/>
              <w:rPrChange w:id="297" w:author="Автор" w:date="2026-04-27T23:27: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ru-RU"/>
            </w:rPr>
            <w:delText>коронавируса, перв</w:delText>
          </w:r>
        </w:del>
      </w:ins>
      <w:ins w:id="298" w:author="Автор" w:date="2026-04-27T23:28:00Z">
        <w:del w:id="299" w:author="Автор" w:date="2026-05-04T22:46:00Z">
          <w:r w:rsidDel="00C10FC6">
            <w:rPr>
              <w:rFonts w:ascii="Times New Roman" w:eastAsia="Times New Roman" w:hAnsi="Times New Roman" w:cs="Times New Roman"/>
              <w:sz w:val="24"/>
              <w:szCs w:val="24"/>
              <w:lang w:val="ru-RU"/>
            </w:rPr>
            <w:delText>ая ответственна за антигенный побег и способна умен</w:delText>
          </w:r>
        </w:del>
      </w:ins>
      <w:ins w:id="300" w:author="Автор" w:date="2026-04-27T23:29:00Z">
        <w:del w:id="301" w:author="Автор" w:date="2026-05-04T22:46:00Z">
          <w:r w:rsidDel="00C10FC6">
            <w:rPr>
              <w:rFonts w:ascii="Times New Roman" w:eastAsia="Times New Roman" w:hAnsi="Times New Roman" w:cs="Times New Roman"/>
              <w:sz w:val="24"/>
              <w:szCs w:val="24"/>
              <w:lang w:val="ru-RU"/>
            </w:rPr>
            <w:delText xml:space="preserve">ьшать </w:delText>
          </w:r>
        </w:del>
      </w:ins>
      <w:ins w:id="302" w:author="Автор" w:date="2026-04-27T23:33:00Z">
        <w:del w:id="303" w:author="Автор" w:date="2026-05-04T22:46:00Z">
          <w:r w:rsidR="00B50B5F" w:rsidDel="00C10FC6">
            <w:rPr>
              <w:rFonts w:ascii="Times New Roman" w:eastAsia="Times New Roman" w:hAnsi="Times New Roman" w:cs="Times New Roman"/>
              <w:sz w:val="24"/>
              <w:szCs w:val="24"/>
              <w:lang w:val="ru-RU"/>
            </w:rPr>
            <w:delText xml:space="preserve">аффинность </w:delText>
          </w:r>
        </w:del>
      </w:ins>
      <w:ins w:id="304" w:author="Автор" w:date="2026-04-27T23:34:00Z">
        <w:del w:id="305" w:author="Автор" w:date="2026-05-04T22:46:00Z">
          <w:r w:rsidR="00B50B5F" w:rsidDel="00C10FC6">
            <w:rPr>
              <w:rFonts w:ascii="Times New Roman" w:eastAsia="Times New Roman" w:hAnsi="Times New Roman" w:cs="Times New Roman"/>
              <w:sz w:val="24"/>
              <w:szCs w:val="24"/>
              <w:lang w:val="ru-RU"/>
            </w:rPr>
            <w:delText>выработанных</w:delText>
          </w:r>
        </w:del>
      </w:ins>
      <w:ins w:id="306" w:author="Автор" w:date="2026-04-27T23:33:00Z">
        <w:del w:id="307" w:author="Автор" w:date="2026-05-04T22:46:00Z">
          <w:r w:rsidR="00B50B5F" w:rsidDel="00C10FC6">
            <w:rPr>
              <w:rFonts w:ascii="Times New Roman" w:eastAsia="Times New Roman" w:hAnsi="Times New Roman" w:cs="Times New Roman"/>
              <w:sz w:val="24"/>
              <w:szCs w:val="24"/>
              <w:lang w:val="ru-RU"/>
            </w:rPr>
            <w:delText xml:space="preserve"> на </w:delText>
          </w:r>
        </w:del>
      </w:ins>
      <w:ins w:id="308" w:author="Автор" w:date="2026-04-27T23:34:00Z">
        <w:del w:id="309" w:author="Автор" w:date="2026-05-04T22:46:00Z">
          <w:r w:rsidR="00B50B5F" w:rsidDel="00C10FC6">
            <w:rPr>
              <w:rFonts w:ascii="Times New Roman" w:eastAsia="Times New Roman" w:hAnsi="Times New Roman" w:cs="Times New Roman"/>
              <w:sz w:val="24"/>
              <w:szCs w:val="24"/>
              <w:lang w:val="ru-RU"/>
            </w:rPr>
            <w:delText xml:space="preserve">более ранние штаммы </w:delText>
          </w:r>
        </w:del>
      </w:ins>
      <w:ins w:id="310" w:author="Автор" w:date="2026-04-27T23:29:00Z">
        <w:del w:id="311" w:author="Автор" w:date="2026-05-04T22:46:00Z">
          <w:r w:rsidDel="00C10FC6">
            <w:rPr>
              <w:rFonts w:ascii="Times New Roman" w:eastAsia="Times New Roman" w:hAnsi="Times New Roman" w:cs="Times New Roman"/>
              <w:sz w:val="24"/>
              <w:szCs w:val="24"/>
              <w:lang w:val="ru-RU"/>
            </w:rPr>
            <w:delText>антител</w:delText>
          </w:r>
        </w:del>
      </w:ins>
      <w:ins w:id="312" w:author="Автор" w:date="2026-04-27T23:34:00Z">
        <w:del w:id="313" w:author="Автор" w:date="2026-05-04T22:46:00Z">
          <w:r w:rsidR="00B50B5F" w:rsidDel="00C10FC6">
            <w:rPr>
              <w:rFonts w:ascii="Times New Roman" w:eastAsia="Times New Roman" w:hAnsi="Times New Roman" w:cs="Times New Roman"/>
              <w:sz w:val="24"/>
              <w:szCs w:val="24"/>
              <w:lang w:val="ru-RU"/>
            </w:rPr>
            <w:delText xml:space="preserve"> в десятки раз</w:delText>
          </w:r>
        </w:del>
      </w:ins>
      <w:ins w:id="314" w:author="Автор" w:date="2026-04-27T23:29:00Z">
        <w:del w:id="315" w:author="Автор" w:date="2026-05-04T22:46:00Z">
          <w:r w:rsidDel="00C10FC6">
            <w:rPr>
              <w:rFonts w:ascii="Times New Roman" w:eastAsia="Times New Roman" w:hAnsi="Times New Roman" w:cs="Times New Roman"/>
              <w:sz w:val="24"/>
              <w:szCs w:val="24"/>
              <w:lang w:val="ru-RU"/>
            </w:rPr>
            <w:delText xml:space="preserve">, вторая же улучшает связывание </w:delText>
          </w:r>
        </w:del>
      </w:ins>
      <w:ins w:id="316" w:author="Автор" w:date="2026-04-27T23:30:00Z">
        <w:del w:id="317" w:author="Автор" w:date="2026-05-04T22:46:00Z">
          <w:r w:rsidDel="00C10FC6">
            <w:rPr>
              <w:rFonts w:ascii="Times New Roman" w:eastAsia="Times New Roman" w:hAnsi="Times New Roman" w:cs="Times New Roman"/>
              <w:sz w:val="24"/>
              <w:szCs w:val="24"/>
              <w:lang w:val="ru-RU"/>
            </w:rPr>
            <w:delText xml:space="preserve">коронавируса с человеческим рецептором </w:delText>
          </w:r>
          <w:r w:rsidDel="00C10FC6">
            <w:rPr>
              <w:rFonts w:ascii="Times New Roman" w:eastAsia="Times New Roman" w:hAnsi="Times New Roman" w:cs="Times New Roman"/>
              <w:sz w:val="24"/>
              <w:szCs w:val="24"/>
              <w:lang w:val="en-US"/>
            </w:rPr>
            <w:delText>ACE</w:delText>
          </w:r>
          <w:r w:rsidRPr="00D71DAA" w:rsidDel="00C10FC6">
            <w:rPr>
              <w:rFonts w:ascii="Times New Roman" w:eastAsia="Times New Roman" w:hAnsi="Times New Roman" w:cs="Times New Roman"/>
              <w:sz w:val="24"/>
              <w:szCs w:val="24"/>
              <w:lang w:val="ru-RU"/>
              <w:rPrChange w:id="318" w:author="Автор" w:date="2026-04-27T23:30:00Z">
                <w:rPr>
                  <w:rFonts w:ascii="Times New Roman" w:eastAsia="Times New Roman" w:hAnsi="Times New Roman" w:cs="Times New Roman"/>
                  <w:sz w:val="24"/>
                  <w:szCs w:val="24"/>
                  <w:lang w:val="en-US"/>
                </w:rPr>
              </w:rPrChange>
            </w:rPr>
            <w:delText>2</w:delText>
          </w:r>
        </w:del>
      </w:ins>
      <w:ins w:id="319" w:author="Автор" w:date="2026-04-27T23:31:00Z">
        <w:del w:id="320" w:author="Автор" w:date="2026-05-04T22:46:00Z">
          <w:r w:rsidRPr="00D71DAA" w:rsidDel="00C10FC6">
            <w:rPr>
              <w:rFonts w:ascii="Times New Roman" w:eastAsia="Times New Roman" w:hAnsi="Times New Roman" w:cs="Times New Roman"/>
              <w:sz w:val="24"/>
              <w:szCs w:val="24"/>
              <w:lang w:val="ru-RU"/>
              <w:rPrChange w:id="321" w:author="Автор" w:date="2026-04-27T23:31: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ru-RU"/>
            </w:rPr>
            <w:delText xml:space="preserve">и увеличивает репликацию вируса в </w:delText>
          </w:r>
        </w:del>
      </w:ins>
      <w:ins w:id="322" w:author="Автор" w:date="2026-04-27T23:32:00Z">
        <w:del w:id="323" w:author="Автор" w:date="2026-05-04T22:46:00Z">
          <w:r w:rsidDel="00C10FC6">
            <w:rPr>
              <w:rFonts w:ascii="Times New Roman" w:eastAsia="Times New Roman" w:hAnsi="Times New Roman" w:cs="Times New Roman"/>
              <w:sz w:val="24"/>
              <w:szCs w:val="24"/>
              <w:lang w:val="ru-RU"/>
            </w:rPr>
            <w:delText xml:space="preserve">клетках </w:delText>
          </w:r>
        </w:del>
      </w:ins>
      <w:ins w:id="324" w:author="Автор" w:date="2026-04-27T23:31:00Z">
        <w:del w:id="325" w:author="Автор" w:date="2026-05-04T22:46:00Z">
          <w:r w:rsidDel="00C10FC6">
            <w:rPr>
              <w:rFonts w:ascii="Times New Roman" w:eastAsia="Times New Roman" w:hAnsi="Times New Roman" w:cs="Times New Roman"/>
              <w:sz w:val="24"/>
              <w:szCs w:val="24"/>
              <w:lang w:val="ru-RU"/>
            </w:rPr>
            <w:delText>вер</w:delText>
          </w:r>
        </w:del>
      </w:ins>
      <w:ins w:id="326" w:author="Автор" w:date="2026-04-27T23:32:00Z">
        <w:del w:id="327" w:author="Автор" w:date="2026-05-04T22:46:00Z">
          <w:r w:rsidDel="00C10FC6">
            <w:rPr>
              <w:rFonts w:ascii="Times New Roman" w:eastAsia="Times New Roman" w:hAnsi="Times New Roman" w:cs="Times New Roman"/>
              <w:sz w:val="24"/>
              <w:szCs w:val="24"/>
              <w:lang w:val="ru-RU"/>
            </w:rPr>
            <w:delText>хних дыхательных путей.</w:delText>
          </w:r>
        </w:del>
      </w:ins>
      <w:ins w:id="328" w:author="Автор" w:date="2026-04-27T23:53:00Z">
        <w:del w:id="329" w:author="Автор" w:date="2026-05-04T22:46:00Z">
          <w:r w:rsidR="00741951" w:rsidDel="00C10FC6">
            <w:rPr>
              <w:rFonts w:ascii="Times New Roman" w:eastAsia="Times New Roman" w:hAnsi="Times New Roman" w:cs="Times New Roman"/>
              <w:sz w:val="24"/>
              <w:szCs w:val="24"/>
              <w:lang w:val="ru-RU"/>
            </w:rPr>
            <w:delText>(</w:delText>
          </w:r>
        </w:del>
      </w:ins>
      <w:ins w:id="330" w:author="Автор" w:date="2026-04-27T23:54:00Z">
        <w:del w:id="331" w:author="Автор" w:date="2026-05-04T22:46:00Z">
          <w:r w:rsidR="00F23ADF" w:rsidRPr="00D71DAA" w:rsidDel="00C10FC6">
            <w:rPr>
              <w:lang w:val="ru-RU"/>
              <w:rPrChange w:id="332" w:author="Автор" w:date="2026-04-27T23:54:00Z">
                <w:rPr/>
              </w:rPrChange>
            </w:rPr>
            <w:delText xml:space="preserve"> </w:delText>
          </w:r>
          <w:r w:rsidR="00F23ADF" w:rsidRPr="00F23ADF" w:rsidDel="00C10FC6">
            <w:rPr>
              <w:rFonts w:ascii="Times New Roman" w:eastAsia="Times New Roman" w:hAnsi="Times New Roman" w:cs="Times New Roman"/>
              <w:sz w:val="24"/>
              <w:szCs w:val="24"/>
              <w:lang w:val="ru-RU"/>
            </w:rPr>
            <w:delText>https://doi.org/10.1038/s41576-021-00408-x</w:delText>
          </w:r>
        </w:del>
      </w:ins>
      <w:ins w:id="333" w:author="Автор" w:date="2026-04-27T23:53:00Z">
        <w:del w:id="334" w:author="Автор" w:date="2026-05-04T22:46:00Z">
          <w:r w:rsidR="00741951" w:rsidDel="00C10FC6">
            <w:rPr>
              <w:rFonts w:ascii="Times New Roman" w:eastAsia="Times New Roman" w:hAnsi="Times New Roman" w:cs="Times New Roman"/>
              <w:sz w:val="24"/>
              <w:szCs w:val="24"/>
              <w:lang w:val="ru-RU"/>
            </w:rPr>
            <w:delText>)</w:delText>
          </w:r>
        </w:del>
      </w:ins>
      <w:ins w:id="335" w:author="Автор" w:date="2026-04-27T23:45:00Z">
        <w:del w:id="336" w:author="Автор" w:date="2026-05-04T22:46:00Z">
          <w:r w:rsidR="00741951" w:rsidDel="00C10FC6">
            <w:rPr>
              <w:rFonts w:ascii="Times New Roman" w:eastAsia="Times New Roman" w:hAnsi="Times New Roman" w:cs="Times New Roman"/>
              <w:sz w:val="24"/>
              <w:szCs w:val="24"/>
              <w:lang w:val="ru-RU"/>
            </w:rPr>
            <w:delText xml:space="preserve"> </w:delText>
          </w:r>
          <w:r w:rsidR="00741951" w:rsidDel="00C10FC6">
            <w:rPr>
              <w:rFonts w:ascii="Times New Roman" w:eastAsia="Times New Roman" w:hAnsi="Times New Roman" w:cs="Times New Roman"/>
              <w:sz w:val="24"/>
              <w:szCs w:val="24"/>
              <w:lang w:val="en-US"/>
            </w:rPr>
            <w:delText>P</w:delText>
          </w:r>
          <w:r w:rsidR="00741951" w:rsidRPr="00D71DAA" w:rsidDel="00C10FC6">
            <w:rPr>
              <w:rFonts w:ascii="Times New Roman" w:eastAsia="Times New Roman" w:hAnsi="Times New Roman" w:cs="Times New Roman"/>
              <w:sz w:val="24"/>
              <w:szCs w:val="24"/>
              <w:lang w:val="ru-RU"/>
              <w:rPrChange w:id="337" w:author="Автор" w:date="2026-04-27T23:46:00Z">
                <w:rPr>
                  <w:rFonts w:ascii="Times New Roman" w:eastAsia="Times New Roman" w:hAnsi="Times New Roman" w:cs="Times New Roman"/>
                  <w:sz w:val="24"/>
                  <w:szCs w:val="24"/>
                  <w:lang w:val="en-US"/>
                </w:rPr>
              </w:rPrChange>
            </w:rPr>
            <w:delText>681</w:delText>
          </w:r>
          <w:r w:rsidR="00741951" w:rsidDel="00C10FC6">
            <w:rPr>
              <w:rFonts w:ascii="Times New Roman" w:eastAsia="Times New Roman" w:hAnsi="Times New Roman" w:cs="Times New Roman"/>
              <w:sz w:val="24"/>
              <w:szCs w:val="24"/>
              <w:lang w:val="en-US"/>
            </w:rPr>
            <w:delText>H</w:delText>
          </w:r>
          <w:r w:rsidR="00741951" w:rsidRPr="00D71DAA" w:rsidDel="00C10FC6">
            <w:rPr>
              <w:rFonts w:ascii="Times New Roman" w:eastAsia="Times New Roman" w:hAnsi="Times New Roman" w:cs="Times New Roman"/>
              <w:sz w:val="24"/>
              <w:szCs w:val="24"/>
              <w:lang w:val="ru-RU"/>
              <w:rPrChange w:id="338" w:author="Автор" w:date="2026-04-27T23:46:00Z">
                <w:rPr>
                  <w:rFonts w:ascii="Times New Roman" w:eastAsia="Times New Roman" w:hAnsi="Times New Roman" w:cs="Times New Roman"/>
                  <w:sz w:val="24"/>
                  <w:szCs w:val="24"/>
                  <w:lang w:val="en-US"/>
                </w:rPr>
              </w:rPrChange>
            </w:rPr>
            <w:delText xml:space="preserve"> </w:delText>
          </w:r>
          <w:r w:rsidR="00741951" w:rsidDel="00C10FC6">
            <w:rPr>
              <w:rFonts w:ascii="Times New Roman" w:eastAsia="Times New Roman" w:hAnsi="Times New Roman" w:cs="Times New Roman"/>
              <w:sz w:val="24"/>
              <w:szCs w:val="24"/>
              <w:lang w:val="ru-RU"/>
            </w:rPr>
            <w:delText>и</w:delText>
          </w:r>
          <w:r w:rsidR="00741951" w:rsidRPr="00741951" w:rsidDel="00C10FC6">
            <w:rPr>
              <w:rFonts w:ascii="Times New Roman" w:eastAsia="Times New Roman" w:hAnsi="Times New Roman" w:cs="Times New Roman"/>
              <w:sz w:val="24"/>
              <w:szCs w:val="24"/>
              <w:lang w:val="ru-RU"/>
            </w:rPr>
            <w:delText xml:space="preserve"> </w:delText>
          </w:r>
          <w:r w:rsidR="00741951" w:rsidDel="00C10FC6">
            <w:rPr>
              <w:rFonts w:ascii="Times New Roman" w:eastAsia="Times New Roman" w:hAnsi="Times New Roman" w:cs="Times New Roman"/>
              <w:sz w:val="24"/>
              <w:szCs w:val="24"/>
              <w:lang w:val="en-US"/>
            </w:rPr>
            <w:delText>P</w:delText>
          </w:r>
          <w:r w:rsidR="00741951" w:rsidRPr="00D71DAA" w:rsidDel="00C10FC6">
            <w:rPr>
              <w:rFonts w:ascii="Times New Roman" w:eastAsia="Times New Roman" w:hAnsi="Times New Roman" w:cs="Times New Roman"/>
              <w:sz w:val="24"/>
              <w:szCs w:val="24"/>
              <w:lang w:val="ru-RU"/>
              <w:rPrChange w:id="339" w:author="Автор" w:date="2026-04-27T23:46:00Z">
                <w:rPr>
                  <w:rFonts w:ascii="Times New Roman" w:eastAsia="Times New Roman" w:hAnsi="Times New Roman" w:cs="Times New Roman"/>
                  <w:sz w:val="24"/>
                  <w:szCs w:val="24"/>
                  <w:lang w:val="en-US"/>
                </w:rPr>
              </w:rPrChange>
            </w:rPr>
            <w:delText>681</w:delText>
          </w:r>
          <w:r w:rsidR="00741951" w:rsidDel="00C10FC6">
            <w:rPr>
              <w:rFonts w:ascii="Times New Roman" w:eastAsia="Times New Roman" w:hAnsi="Times New Roman" w:cs="Times New Roman"/>
              <w:sz w:val="24"/>
              <w:szCs w:val="24"/>
              <w:lang w:val="en-US"/>
            </w:rPr>
            <w:delText>R</w:delText>
          </w:r>
          <w:r w:rsidR="00741951" w:rsidRPr="00D71DAA" w:rsidDel="00C10FC6">
            <w:rPr>
              <w:rFonts w:ascii="Times New Roman" w:eastAsia="Times New Roman" w:hAnsi="Times New Roman" w:cs="Times New Roman"/>
              <w:sz w:val="24"/>
              <w:szCs w:val="24"/>
              <w:lang w:val="ru-RU"/>
              <w:rPrChange w:id="340" w:author="Автор" w:date="2026-04-27T23:46:00Z">
                <w:rPr>
                  <w:rFonts w:ascii="Times New Roman" w:eastAsia="Times New Roman" w:hAnsi="Times New Roman" w:cs="Times New Roman"/>
                  <w:sz w:val="24"/>
                  <w:szCs w:val="24"/>
                  <w:lang w:val="en-US"/>
                </w:rPr>
              </w:rPrChange>
            </w:rPr>
            <w:delText xml:space="preserve"> </w:delText>
          </w:r>
          <w:r w:rsidR="00741951" w:rsidDel="00C10FC6">
            <w:rPr>
              <w:rFonts w:ascii="Times New Roman" w:eastAsia="Times New Roman" w:hAnsi="Times New Roman" w:cs="Times New Roman"/>
              <w:sz w:val="24"/>
              <w:szCs w:val="24"/>
              <w:lang w:val="ru-RU"/>
            </w:rPr>
            <w:delText>чаще</w:delText>
          </w:r>
          <w:r w:rsidR="00741951" w:rsidRPr="00741951" w:rsidDel="00C10FC6">
            <w:rPr>
              <w:rFonts w:ascii="Times New Roman" w:eastAsia="Times New Roman" w:hAnsi="Times New Roman" w:cs="Times New Roman"/>
              <w:sz w:val="24"/>
              <w:szCs w:val="24"/>
              <w:lang w:val="ru-RU"/>
            </w:rPr>
            <w:delText xml:space="preserve"> </w:delText>
          </w:r>
          <w:r w:rsidR="00741951" w:rsidDel="00C10FC6">
            <w:rPr>
              <w:rFonts w:ascii="Times New Roman" w:eastAsia="Times New Roman" w:hAnsi="Times New Roman" w:cs="Times New Roman"/>
              <w:sz w:val="24"/>
              <w:szCs w:val="24"/>
              <w:lang w:val="ru-RU"/>
            </w:rPr>
            <w:delText>всего</w:delText>
          </w:r>
          <w:r w:rsidR="00741951" w:rsidRPr="00741951" w:rsidDel="00C10FC6">
            <w:rPr>
              <w:rFonts w:ascii="Times New Roman" w:eastAsia="Times New Roman" w:hAnsi="Times New Roman" w:cs="Times New Roman"/>
              <w:sz w:val="24"/>
              <w:szCs w:val="24"/>
              <w:lang w:val="ru-RU"/>
            </w:rPr>
            <w:delText xml:space="preserve"> </w:delText>
          </w:r>
        </w:del>
      </w:ins>
      <w:ins w:id="341" w:author="Автор" w:date="2026-04-27T23:46:00Z">
        <w:del w:id="342" w:author="Автор" w:date="2026-05-04T22:46:00Z">
          <w:r w:rsidR="00741951" w:rsidDel="00C10FC6">
            <w:rPr>
              <w:rFonts w:ascii="Times New Roman" w:eastAsia="Times New Roman" w:hAnsi="Times New Roman" w:cs="Times New Roman"/>
              <w:sz w:val="24"/>
              <w:szCs w:val="24"/>
              <w:lang w:val="ru-RU"/>
            </w:rPr>
            <w:delText>находимые в вариантах альфа и дельта</w:delText>
          </w:r>
        </w:del>
      </w:ins>
      <w:ins w:id="343" w:author="Автор" w:date="2026-04-27T23:47:00Z">
        <w:del w:id="344" w:author="Автор" w:date="2026-05-04T22:46:00Z">
          <w:r w:rsidR="00741951" w:rsidDel="00C10FC6">
            <w:rPr>
              <w:rFonts w:ascii="Times New Roman" w:eastAsia="Times New Roman" w:hAnsi="Times New Roman" w:cs="Times New Roman"/>
              <w:sz w:val="24"/>
              <w:szCs w:val="24"/>
              <w:lang w:val="ru-RU"/>
            </w:rPr>
            <w:delText xml:space="preserve"> </w:delText>
          </w:r>
        </w:del>
      </w:ins>
      <w:ins w:id="345" w:author="Автор" w:date="2026-04-27T23:46:00Z">
        <w:del w:id="346" w:author="Автор" w:date="2026-05-04T22:46:00Z">
          <w:r w:rsidR="00741951" w:rsidDel="00C10FC6">
            <w:rPr>
              <w:rFonts w:ascii="Times New Roman" w:eastAsia="Times New Roman" w:hAnsi="Times New Roman" w:cs="Times New Roman"/>
              <w:sz w:val="24"/>
              <w:szCs w:val="24"/>
              <w:lang w:val="ru-RU"/>
            </w:rPr>
            <w:delText>соответственно</w:delText>
          </w:r>
        </w:del>
      </w:ins>
      <w:ins w:id="347" w:author="Автор" w:date="2026-04-27T23:47:00Z">
        <w:del w:id="348" w:author="Автор" w:date="2026-05-04T22:46:00Z">
          <w:r w:rsidR="00741951" w:rsidDel="00C10FC6">
            <w:rPr>
              <w:rFonts w:ascii="Times New Roman" w:eastAsia="Times New Roman" w:hAnsi="Times New Roman" w:cs="Times New Roman"/>
              <w:sz w:val="24"/>
              <w:szCs w:val="24"/>
              <w:lang w:val="ru-RU"/>
            </w:rPr>
            <w:delText xml:space="preserve">, находясь в районе </w:delText>
          </w:r>
          <w:r w:rsidR="00741951" w:rsidRPr="00741951" w:rsidDel="00C10FC6">
            <w:rPr>
              <w:rFonts w:ascii="Times New Roman" w:eastAsia="Times New Roman" w:hAnsi="Times New Roman" w:cs="Times New Roman"/>
              <w:sz w:val="24"/>
              <w:szCs w:val="24"/>
              <w:lang w:val="ru-RU"/>
            </w:rPr>
            <w:delText>furin cleavage</w:delText>
          </w:r>
        </w:del>
      </w:ins>
      <w:ins w:id="349" w:author="Автор" w:date="2026-04-27T23:46:00Z">
        <w:del w:id="350" w:author="Автор" w:date="2026-05-04T22:46:00Z">
          <w:r w:rsidR="00741951" w:rsidDel="00C10FC6">
            <w:rPr>
              <w:rFonts w:ascii="Times New Roman" w:eastAsia="Times New Roman" w:hAnsi="Times New Roman" w:cs="Times New Roman"/>
              <w:sz w:val="24"/>
              <w:szCs w:val="24"/>
              <w:lang w:val="ru-RU"/>
            </w:rPr>
            <w:delText xml:space="preserve"> </w:delText>
          </w:r>
        </w:del>
      </w:ins>
      <w:ins w:id="351" w:author="Автор" w:date="2026-04-27T23:48:00Z">
        <w:del w:id="352" w:author="Автор" w:date="2026-05-04T22:46:00Z">
          <w:r w:rsidR="00741951" w:rsidDel="00C10FC6">
            <w:rPr>
              <w:rFonts w:ascii="Times New Roman" w:eastAsia="Times New Roman" w:hAnsi="Times New Roman" w:cs="Times New Roman"/>
              <w:sz w:val="24"/>
              <w:szCs w:val="24"/>
              <w:lang w:val="ru-RU"/>
            </w:rPr>
            <w:delText>и за счёт смены заряда АК на более полож</w:delText>
          </w:r>
        </w:del>
      </w:ins>
      <w:ins w:id="353" w:author="Автор" w:date="2026-04-27T23:49:00Z">
        <w:del w:id="354" w:author="Автор" w:date="2026-05-04T22:46:00Z">
          <w:r w:rsidR="00741951" w:rsidDel="00C10FC6">
            <w:rPr>
              <w:rFonts w:ascii="Times New Roman" w:eastAsia="Times New Roman" w:hAnsi="Times New Roman" w:cs="Times New Roman"/>
              <w:sz w:val="24"/>
              <w:szCs w:val="24"/>
              <w:lang w:val="ru-RU"/>
            </w:rPr>
            <w:delText xml:space="preserve">ительный </w:delText>
          </w:r>
        </w:del>
      </w:ins>
      <w:ins w:id="355" w:author="Автор" w:date="2026-04-27T23:46:00Z">
        <w:del w:id="356" w:author="Автор" w:date="2026-05-04T22:46:00Z">
          <w:r w:rsidR="00741951" w:rsidDel="00C10FC6">
            <w:rPr>
              <w:rFonts w:ascii="Times New Roman" w:eastAsia="Times New Roman" w:hAnsi="Times New Roman" w:cs="Times New Roman"/>
              <w:sz w:val="24"/>
              <w:szCs w:val="24"/>
              <w:lang w:val="ru-RU"/>
            </w:rPr>
            <w:delText xml:space="preserve">скорее всего </w:delText>
          </w:r>
        </w:del>
      </w:ins>
      <w:ins w:id="357" w:author="Автор" w:date="2026-04-27T23:49:00Z">
        <w:del w:id="358" w:author="Автор" w:date="2026-05-04T22:46:00Z">
          <w:r w:rsidR="00741951" w:rsidDel="00C10FC6">
            <w:rPr>
              <w:rFonts w:ascii="Times New Roman" w:eastAsia="Times New Roman" w:hAnsi="Times New Roman" w:cs="Times New Roman"/>
              <w:sz w:val="24"/>
              <w:szCs w:val="24"/>
              <w:lang w:val="ru-RU"/>
            </w:rPr>
            <w:delText xml:space="preserve">влияют на </w:delText>
          </w:r>
          <w:r w:rsidR="00741951" w:rsidDel="00C10FC6">
            <w:rPr>
              <w:rFonts w:ascii="Times New Roman" w:eastAsia="Times New Roman" w:hAnsi="Times New Roman" w:cs="Times New Roman"/>
              <w:sz w:val="24"/>
              <w:szCs w:val="24"/>
              <w:lang w:val="en-US"/>
            </w:rPr>
            <w:delText>tropism</w:delText>
          </w:r>
          <w:r w:rsidR="00741951" w:rsidRPr="00D71DAA" w:rsidDel="00C10FC6">
            <w:rPr>
              <w:rFonts w:ascii="Times New Roman" w:eastAsia="Times New Roman" w:hAnsi="Times New Roman" w:cs="Times New Roman"/>
              <w:sz w:val="24"/>
              <w:szCs w:val="24"/>
              <w:lang w:val="ru-RU"/>
              <w:rPrChange w:id="359" w:author="Автор" w:date="2026-04-27T23:49:00Z">
                <w:rPr>
                  <w:rFonts w:ascii="Times New Roman" w:eastAsia="Times New Roman" w:hAnsi="Times New Roman" w:cs="Times New Roman"/>
                  <w:sz w:val="24"/>
                  <w:szCs w:val="24"/>
                  <w:lang w:val="en-US"/>
                </w:rPr>
              </w:rPrChange>
            </w:rPr>
            <w:delText xml:space="preserve"> </w:delText>
          </w:r>
          <w:r w:rsidR="00741951" w:rsidDel="00C10FC6">
            <w:rPr>
              <w:rFonts w:ascii="Times New Roman" w:eastAsia="Times New Roman" w:hAnsi="Times New Roman" w:cs="Times New Roman"/>
              <w:sz w:val="24"/>
              <w:szCs w:val="24"/>
              <w:lang w:val="ru-RU"/>
            </w:rPr>
            <w:delText xml:space="preserve">посредством увеличения </w:delText>
          </w:r>
        </w:del>
      </w:ins>
      <w:ins w:id="360" w:author="Автор" w:date="2026-04-27T23:50:00Z">
        <w:del w:id="361" w:author="Автор" w:date="2026-05-04T22:46:00Z">
          <w:r w:rsidR="00741951" w:rsidRPr="00741951" w:rsidDel="00C10FC6">
            <w:rPr>
              <w:rFonts w:ascii="Times New Roman" w:eastAsia="Times New Roman" w:hAnsi="Times New Roman" w:cs="Times New Roman"/>
              <w:sz w:val="24"/>
              <w:szCs w:val="24"/>
              <w:lang w:val="ru-RU"/>
            </w:rPr>
            <w:delText>S1/S2 cleavage</w:delText>
          </w:r>
        </w:del>
      </w:ins>
      <w:ins w:id="362" w:author="Автор" w:date="2026-04-27T23:51:00Z">
        <w:del w:id="363" w:author="Автор" w:date="2026-05-04T22:46:00Z">
          <w:r w:rsidR="00741951" w:rsidDel="00C10FC6">
            <w:rPr>
              <w:rFonts w:ascii="Times New Roman" w:eastAsia="Times New Roman" w:hAnsi="Times New Roman" w:cs="Times New Roman"/>
              <w:sz w:val="24"/>
              <w:szCs w:val="24"/>
              <w:lang w:val="ru-RU"/>
            </w:rPr>
            <w:delText xml:space="preserve"> </w:delText>
          </w:r>
        </w:del>
      </w:ins>
      <w:ins w:id="364" w:author="Автор" w:date="2026-04-27T23:50:00Z">
        <w:del w:id="365" w:author="Автор" w:date="2026-05-04T22:46:00Z">
          <w:r w:rsidR="00741951" w:rsidRPr="00741951" w:rsidDel="00C10FC6">
            <w:rPr>
              <w:rFonts w:ascii="Times New Roman" w:eastAsia="Times New Roman" w:hAnsi="Times New Roman" w:cs="Times New Roman"/>
              <w:sz w:val="24"/>
              <w:szCs w:val="24"/>
              <w:lang w:val="ru-RU"/>
            </w:rPr>
            <w:delText>in human airway epithelial cells</w:delText>
          </w:r>
        </w:del>
      </w:ins>
      <w:ins w:id="366" w:author="Автор" w:date="2026-04-27T23:51:00Z">
        <w:del w:id="367" w:author="Автор" w:date="2026-05-04T22:46:00Z">
          <w:r w:rsidR="00741951" w:rsidDel="00C10FC6">
            <w:rPr>
              <w:rFonts w:ascii="Times New Roman" w:eastAsia="Times New Roman" w:hAnsi="Times New Roman" w:cs="Times New Roman"/>
              <w:sz w:val="24"/>
              <w:szCs w:val="24"/>
              <w:lang w:val="ru-RU"/>
            </w:rPr>
            <w:delText>(</w:delText>
          </w:r>
        </w:del>
      </w:ins>
      <w:ins w:id="368" w:author="Автор" w:date="2026-04-27T23:52:00Z">
        <w:del w:id="369" w:author="Автор" w:date="2026-05-04T22:46:00Z">
          <w:r w:rsidR="00741951" w:rsidDel="00C10FC6">
            <w:delText>Johnson</w:delText>
          </w:r>
          <w:r w:rsidR="00741951" w:rsidRPr="00D71DAA" w:rsidDel="00C10FC6">
            <w:rPr>
              <w:lang w:val="ru-RU"/>
              <w:rPrChange w:id="370" w:author="Автор" w:date="2026-04-27T23:52:00Z">
                <w:rPr/>
              </w:rPrChange>
            </w:rPr>
            <w:delText xml:space="preserve">, </w:delText>
          </w:r>
          <w:r w:rsidR="00741951" w:rsidDel="00C10FC6">
            <w:delText>B</w:delText>
          </w:r>
          <w:r w:rsidR="00741951" w:rsidRPr="00D71DAA" w:rsidDel="00C10FC6">
            <w:rPr>
              <w:lang w:val="ru-RU"/>
              <w:rPrChange w:id="371" w:author="Автор" w:date="2026-04-27T23:52:00Z">
                <w:rPr/>
              </w:rPrChange>
            </w:rPr>
            <w:delText xml:space="preserve">. </w:delText>
          </w:r>
          <w:r w:rsidR="00741951" w:rsidDel="00C10FC6">
            <w:delText>A</w:delText>
          </w:r>
          <w:r w:rsidR="00741951" w:rsidRPr="00D71DAA" w:rsidDel="00C10FC6">
            <w:rPr>
              <w:lang w:val="ru-RU"/>
              <w:rPrChange w:id="372" w:author="Автор" w:date="2026-04-27T23:52:00Z">
                <w:rPr/>
              </w:rPrChange>
            </w:rPr>
            <w:delText xml:space="preserve">. </w:delText>
          </w:r>
          <w:r w:rsidR="00741951" w:rsidDel="00C10FC6">
            <w:delText>et al</w:delText>
          </w:r>
          <w:r w:rsidR="00741951" w:rsidRPr="00D71DAA" w:rsidDel="00C10FC6">
            <w:rPr>
              <w:lang w:val="ru-RU"/>
              <w:rPrChange w:id="373" w:author="Автор" w:date="2026-04-27T23:52:00Z">
                <w:rPr/>
              </w:rPrChange>
            </w:rPr>
            <w:delText xml:space="preserve">. </w:delText>
          </w:r>
          <w:r w:rsidR="00741951" w:rsidDel="00C10FC6">
            <w:delText>Loss of furin cleavage site attenuates SARS-CoV-2 pathogenesis. Nature</w:delText>
          </w:r>
          <w:r w:rsidR="00741951" w:rsidRPr="00D71DAA" w:rsidDel="00C10FC6">
            <w:rPr>
              <w:lang w:val="ru-RU"/>
              <w:rPrChange w:id="374" w:author="Автор" w:date="2026-05-04T21:03:00Z">
                <w:rPr/>
              </w:rPrChange>
            </w:rPr>
            <w:delText xml:space="preserve"> 591, 293–299 (2021).</w:delText>
          </w:r>
        </w:del>
      </w:ins>
      <w:ins w:id="375" w:author="Автор" w:date="2026-04-27T23:51:00Z">
        <w:del w:id="376" w:author="Автор" w:date="2026-05-04T22:46:00Z">
          <w:r w:rsidR="00741951" w:rsidRPr="00B06760" w:rsidDel="00C10FC6">
            <w:rPr>
              <w:rFonts w:ascii="Times New Roman" w:eastAsia="Times New Roman" w:hAnsi="Times New Roman" w:cs="Times New Roman"/>
              <w:sz w:val="24"/>
              <w:szCs w:val="24"/>
              <w:lang w:val="ru-RU"/>
            </w:rPr>
            <w:delText>)</w:delText>
          </w:r>
        </w:del>
      </w:ins>
      <w:ins w:id="377" w:author="Автор" w:date="2026-04-27T23:55:00Z">
        <w:del w:id="378" w:author="Автор" w:date="2026-05-04T22:46:00Z">
          <w:r w:rsidR="00F23ADF" w:rsidRPr="00D71DAA" w:rsidDel="00C10FC6">
            <w:rPr>
              <w:rFonts w:ascii="Times New Roman" w:eastAsia="Times New Roman" w:hAnsi="Times New Roman" w:cs="Times New Roman"/>
              <w:sz w:val="24"/>
              <w:szCs w:val="24"/>
              <w:lang w:val="ru-RU"/>
              <w:rPrChange w:id="379" w:author="Автор" w:date="2026-05-04T21:03:00Z">
                <w:rPr>
                  <w:rFonts w:ascii="Times New Roman" w:eastAsia="Times New Roman" w:hAnsi="Times New Roman" w:cs="Times New Roman"/>
                  <w:sz w:val="24"/>
                  <w:szCs w:val="24"/>
                  <w:lang w:val="en-US"/>
                </w:rPr>
              </w:rPrChange>
            </w:rPr>
            <w:delText xml:space="preserve">. </w:delText>
          </w:r>
          <w:r w:rsidR="00F23ADF" w:rsidDel="00C10FC6">
            <w:rPr>
              <w:rFonts w:ascii="Times New Roman" w:eastAsia="Times New Roman" w:hAnsi="Times New Roman" w:cs="Times New Roman"/>
              <w:sz w:val="24"/>
              <w:szCs w:val="24"/>
              <w:lang w:val="en-US"/>
            </w:rPr>
            <w:delText>D</w:delText>
          </w:r>
          <w:r w:rsidR="00F23ADF" w:rsidRPr="00D71DAA" w:rsidDel="00C10FC6">
            <w:rPr>
              <w:rFonts w:ascii="Times New Roman" w:eastAsia="Times New Roman" w:hAnsi="Times New Roman" w:cs="Times New Roman"/>
              <w:sz w:val="24"/>
              <w:szCs w:val="24"/>
              <w:lang w:val="ru-RU"/>
              <w:rPrChange w:id="380" w:author="Автор" w:date="2026-04-28T00:08:00Z">
                <w:rPr>
                  <w:rFonts w:ascii="Times New Roman" w:eastAsia="Times New Roman" w:hAnsi="Times New Roman" w:cs="Times New Roman"/>
                  <w:sz w:val="24"/>
                  <w:szCs w:val="24"/>
                  <w:lang w:val="en-US"/>
                </w:rPr>
              </w:rPrChange>
            </w:rPr>
            <w:delText>138</w:delText>
          </w:r>
          <w:r w:rsidR="00F23ADF" w:rsidDel="00C10FC6">
            <w:rPr>
              <w:rFonts w:ascii="Times New Roman" w:eastAsia="Times New Roman" w:hAnsi="Times New Roman" w:cs="Times New Roman"/>
              <w:sz w:val="24"/>
              <w:szCs w:val="24"/>
              <w:lang w:val="en-US"/>
            </w:rPr>
            <w:delText>Y</w:delText>
          </w:r>
          <w:r w:rsidR="00F23ADF" w:rsidRPr="00D71DAA" w:rsidDel="00C10FC6">
            <w:rPr>
              <w:rFonts w:ascii="Times New Roman" w:eastAsia="Times New Roman" w:hAnsi="Times New Roman" w:cs="Times New Roman"/>
              <w:sz w:val="24"/>
              <w:szCs w:val="24"/>
              <w:lang w:val="ru-RU"/>
              <w:rPrChange w:id="381" w:author="Автор" w:date="2026-04-28T00:08:00Z">
                <w:rPr>
                  <w:rFonts w:ascii="Times New Roman" w:eastAsia="Times New Roman" w:hAnsi="Times New Roman" w:cs="Times New Roman"/>
                  <w:sz w:val="24"/>
                  <w:szCs w:val="24"/>
                  <w:lang w:val="en-US"/>
                </w:rPr>
              </w:rPrChange>
            </w:rPr>
            <w:delText xml:space="preserve"> </w:delText>
          </w:r>
          <w:r w:rsidR="00F23ADF" w:rsidDel="00C10FC6">
            <w:rPr>
              <w:rFonts w:ascii="Times New Roman" w:eastAsia="Times New Roman" w:hAnsi="Times New Roman" w:cs="Times New Roman"/>
              <w:sz w:val="24"/>
              <w:szCs w:val="24"/>
              <w:lang w:val="ru-RU"/>
            </w:rPr>
            <w:delText>изучена</w:delText>
          </w:r>
          <w:r w:rsidR="00F23ADF" w:rsidRPr="008D4B0D" w:rsidDel="00C10FC6">
            <w:rPr>
              <w:rFonts w:ascii="Times New Roman" w:eastAsia="Times New Roman" w:hAnsi="Times New Roman" w:cs="Times New Roman"/>
              <w:sz w:val="24"/>
              <w:szCs w:val="24"/>
              <w:lang w:val="ru-RU"/>
            </w:rPr>
            <w:delText xml:space="preserve"> </w:delText>
          </w:r>
          <w:r w:rsidR="00F23ADF" w:rsidDel="00C10FC6">
            <w:rPr>
              <w:rFonts w:ascii="Times New Roman" w:eastAsia="Times New Roman" w:hAnsi="Times New Roman" w:cs="Times New Roman"/>
              <w:sz w:val="24"/>
              <w:szCs w:val="24"/>
              <w:lang w:val="ru-RU"/>
            </w:rPr>
            <w:delText>чуть</w:delText>
          </w:r>
          <w:r w:rsidR="00F23ADF" w:rsidRPr="008D4B0D" w:rsidDel="00C10FC6">
            <w:rPr>
              <w:rFonts w:ascii="Times New Roman" w:eastAsia="Times New Roman" w:hAnsi="Times New Roman" w:cs="Times New Roman"/>
              <w:sz w:val="24"/>
              <w:szCs w:val="24"/>
              <w:lang w:val="ru-RU"/>
            </w:rPr>
            <w:delText xml:space="preserve"> </w:delText>
          </w:r>
          <w:r w:rsidR="00F23ADF" w:rsidDel="00C10FC6">
            <w:rPr>
              <w:rFonts w:ascii="Times New Roman" w:eastAsia="Times New Roman" w:hAnsi="Times New Roman" w:cs="Times New Roman"/>
              <w:sz w:val="24"/>
              <w:szCs w:val="24"/>
              <w:lang w:val="ru-RU"/>
            </w:rPr>
            <w:delText>меньше</w:delText>
          </w:r>
          <w:r w:rsidR="00F23ADF" w:rsidRPr="008D4B0D" w:rsidDel="00C10FC6">
            <w:rPr>
              <w:rFonts w:ascii="Times New Roman" w:eastAsia="Times New Roman" w:hAnsi="Times New Roman" w:cs="Times New Roman"/>
              <w:sz w:val="24"/>
              <w:szCs w:val="24"/>
              <w:lang w:val="ru-RU"/>
            </w:rPr>
            <w:delText xml:space="preserve">, </w:delText>
          </w:r>
          <w:r w:rsidR="00F23ADF" w:rsidDel="00C10FC6">
            <w:rPr>
              <w:rFonts w:ascii="Times New Roman" w:eastAsia="Times New Roman" w:hAnsi="Times New Roman" w:cs="Times New Roman"/>
              <w:sz w:val="24"/>
              <w:szCs w:val="24"/>
              <w:lang w:val="ru-RU"/>
            </w:rPr>
            <w:delText>однако</w:delText>
          </w:r>
          <w:r w:rsidR="00F23ADF" w:rsidRPr="008D4B0D" w:rsidDel="00C10FC6">
            <w:rPr>
              <w:rFonts w:ascii="Times New Roman" w:eastAsia="Times New Roman" w:hAnsi="Times New Roman" w:cs="Times New Roman"/>
              <w:sz w:val="24"/>
              <w:szCs w:val="24"/>
              <w:lang w:val="ru-RU"/>
            </w:rPr>
            <w:delText xml:space="preserve"> </w:delText>
          </w:r>
          <w:r w:rsidR="00F23ADF" w:rsidDel="00C10FC6">
            <w:rPr>
              <w:rFonts w:ascii="Times New Roman" w:eastAsia="Times New Roman" w:hAnsi="Times New Roman" w:cs="Times New Roman"/>
              <w:sz w:val="24"/>
              <w:szCs w:val="24"/>
              <w:lang w:val="ru-RU"/>
            </w:rPr>
            <w:delText>предполагается</w:delText>
          </w:r>
          <w:r w:rsidR="00F23ADF" w:rsidRPr="008D4B0D" w:rsidDel="00C10FC6">
            <w:rPr>
              <w:rFonts w:ascii="Times New Roman" w:eastAsia="Times New Roman" w:hAnsi="Times New Roman" w:cs="Times New Roman"/>
              <w:sz w:val="24"/>
              <w:szCs w:val="24"/>
              <w:lang w:val="ru-RU"/>
            </w:rPr>
            <w:delText xml:space="preserve">, </w:delText>
          </w:r>
          <w:r w:rsidR="00F23ADF" w:rsidDel="00C10FC6">
            <w:rPr>
              <w:rFonts w:ascii="Times New Roman" w:eastAsia="Times New Roman" w:hAnsi="Times New Roman" w:cs="Times New Roman"/>
              <w:sz w:val="24"/>
              <w:szCs w:val="24"/>
              <w:lang w:val="ru-RU"/>
            </w:rPr>
            <w:delText>что</w:delText>
          </w:r>
          <w:r w:rsidR="00F23ADF" w:rsidRPr="008D4B0D" w:rsidDel="00C10FC6">
            <w:rPr>
              <w:rFonts w:ascii="Times New Roman" w:eastAsia="Times New Roman" w:hAnsi="Times New Roman" w:cs="Times New Roman"/>
              <w:sz w:val="24"/>
              <w:szCs w:val="24"/>
              <w:lang w:val="ru-RU"/>
            </w:rPr>
            <w:delText xml:space="preserve"> </w:delText>
          </w:r>
          <w:r w:rsidR="00F23ADF" w:rsidDel="00C10FC6">
            <w:rPr>
              <w:rFonts w:ascii="Times New Roman" w:eastAsia="Times New Roman" w:hAnsi="Times New Roman" w:cs="Times New Roman"/>
              <w:sz w:val="24"/>
              <w:szCs w:val="24"/>
              <w:lang w:val="ru-RU"/>
            </w:rPr>
            <w:delText>она</w:delText>
          </w:r>
          <w:r w:rsidR="00F23ADF" w:rsidRPr="008D4B0D" w:rsidDel="00C10FC6">
            <w:rPr>
              <w:rFonts w:ascii="Times New Roman" w:eastAsia="Times New Roman" w:hAnsi="Times New Roman" w:cs="Times New Roman"/>
              <w:sz w:val="24"/>
              <w:szCs w:val="24"/>
              <w:lang w:val="ru-RU"/>
            </w:rPr>
            <w:delText xml:space="preserve"> </w:delText>
          </w:r>
        </w:del>
      </w:ins>
      <w:ins w:id="382" w:author="Автор" w:date="2026-04-28T00:08:00Z">
        <w:del w:id="383" w:author="Автор" w:date="2026-05-04T22:46:00Z">
          <w:r w:rsidR="008D4B0D" w:rsidDel="00C10FC6">
            <w:rPr>
              <w:rFonts w:ascii="Times New Roman" w:eastAsia="Times New Roman" w:hAnsi="Times New Roman" w:cs="Times New Roman"/>
              <w:sz w:val="24"/>
              <w:szCs w:val="24"/>
              <w:lang w:val="ru-RU"/>
            </w:rPr>
            <w:delText>влияет на вторичную структуру б</w:delText>
          </w:r>
        </w:del>
      </w:ins>
      <w:ins w:id="384" w:author="Автор" w:date="2026-04-28T00:09:00Z">
        <w:del w:id="385" w:author="Автор" w:date="2026-05-04T22:46:00Z">
          <w:r w:rsidR="008D4B0D" w:rsidDel="00C10FC6">
            <w:rPr>
              <w:rFonts w:ascii="Times New Roman" w:eastAsia="Times New Roman" w:hAnsi="Times New Roman" w:cs="Times New Roman"/>
              <w:sz w:val="24"/>
              <w:szCs w:val="24"/>
              <w:lang w:val="ru-RU"/>
            </w:rPr>
            <w:delText>елка и снижает эффективность связывания антител</w:delText>
          </w:r>
        </w:del>
      </w:ins>
      <w:ins w:id="386" w:author="Автор" w:date="2026-04-28T00:11:00Z">
        <w:del w:id="387" w:author="Автор" w:date="2026-05-04T22:46:00Z">
          <w:r w:rsidR="008D4B0D" w:rsidRPr="00D71DAA" w:rsidDel="00C10FC6">
            <w:rPr>
              <w:rFonts w:ascii="Times New Roman" w:eastAsia="Times New Roman" w:hAnsi="Times New Roman" w:cs="Times New Roman"/>
              <w:sz w:val="24"/>
              <w:szCs w:val="24"/>
              <w:lang w:val="ru-RU"/>
              <w:rPrChange w:id="388" w:author="Автор" w:date="2026-04-28T00:11:00Z">
                <w:rPr>
                  <w:rFonts w:ascii="Times New Roman" w:eastAsia="Times New Roman" w:hAnsi="Times New Roman" w:cs="Times New Roman"/>
                  <w:sz w:val="24"/>
                  <w:szCs w:val="24"/>
                  <w:lang w:val="en-US"/>
                </w:rPr>
              </w:rPrChange>
            </w:rPr>
            <w:delText xml:space="preserve"> (</w:delText>
          </w:r>
          <w:r w:rsidR="008D4B0D" w:rsidDel="00C10FC6">
            <w:rPr>
              <w:rFonts w:ascii="Times New Roman" w:eastAsia="Times New Roman" w:hAnsi="Times New Roman" w:cs="Times New Roman"/>
              <w:sz w:val="24"/>
              <w:szCs w:val="24"/>
              <w:lang w:val="ru-RU"/>
            </w:rPr>
            <w:fldChar w:fldCharType="begin"/>
          </w:r>
          <w:r w:rsidR="008D4B0D" w:rsidDel="00C10FC6">
            <w:rPr>
              <w:rFonts w:ascii="Times New Roman" w:eastAsia="Times New Roman" w:hAnsi="Times New Roman" w:cs="Times New Roman"/>
              <w:sz w:val="24"/>
              <w:szCs w:val="24"/>
              <w:lang w:val="ru-RU"/>
            </w:rPr>
            <w:delInstrText xml:space="preserve"> HYPERLINK "</w:delInstrText>
          </w:r>
          <w:r w:rsidR="008D4B0D" w:rsidRPr="008D4B0D" w:rsidDel="00C10FC6">
            <w:rPr>
              <w:rFonts w:ascii="Times New Roman" w:eastAsia="Times New Roman" w:hAnsi="Times New Roman" w:cs="Times New Roman"/>
              <w:sz w:val="24"/>
              <w:szCs w:val="24"/>
              <w:lang w:val="ru-RU"/>
            </w:rPr>
            <w:delInstrText>https://www.frontiersin.org/journals/microbiology/articles/10.3389/fmicb.2022.763169/full#B70</w:delInstrText>
          </w:r>
          <w:r w:rsidR="008D4B0D" w:rsidDel="00C10FC6">
            <w:rPr>
              <w:rFonts w:ascii="Times New Roman" w:eastAsia="Times New Roman" w:hAnsi="Times New Roman" w:cs="Times New Roman"/>
              <w:sz w:val="24"/>
              <w:szCs w:val="24"/>
              <w:lang w:val="ru-RU"/>
            </w:rPr>
            <w:delInstrText xml:space="preserve">" </w:delInstrText>
          </w:r>
          <w:r w:rsidR="008D4B0D" w:rsidDel="00C10FC6">
            <w:rPr>
              <w:rFonts w:ascii="Times New Roman" w:eastAsia="Times New Roman" w:hAnsi="Times New Roman" w:cs="Times New Roman"/>
              <w:sz w:val="24"/>
              <w:szCs w:val="24"/>
              <w:lang w:val="ru-RU"/>
            </w:rPr>
            <w:fldChar w:fldCharType="separate"/>
          </w:r>
          <w:r w:rsidR="008D4B0D" w:rsidRPr="00D34B94" w:rsidDel="00C10FC6">
            <w:rPr>
              <w:rStyle w:val="a4"/>
              <w:rFonts w:ascii="Times New Roman" w:eastAsia="Times New Roman" w:hAnsi="Times New Roman" w:cs="Times New Roman"/>
              <w:sz w:val="24"/>
              <w:szCs w:val="24"/>
              <w:lang w:val="ru-RU"/>
            </w:rPr>
            <w:delText>https://www.frontiersin.org/journals/microbiology/articles/10.3389/fmicb.2022.763169/full#B70</w:delText>
          </w:r>
          <w:r w:rsidR="008D4B0D" w:rsidDel="00C10FC6">
            <w:rPr>
              <w:rFonts w:ascii="Times New Roman" w:eastAsia="Times New Roman" w:hAnsi="Times New Roman" w:cs="Times New Roman"/>
              <w:sz w:val="24"/>
              <w:szCs w:val="24"/>
              <w:lang w:val="ru-RU"/>
            </w:rPr>
            <w:fldChar w:fldCharType="end"/>
          </w:r>
          <w:r w:rsidR="008D4B0D" w:rsidRPr="00D71DAA" w:rsidDel="00C10FC6">
            <w:rPr>
              <w:rFonts w:ascii="Times New Roman" w:eastAsia="Times New Roman" w:hAnsi="Times New Roman" w:cs="Times New Roman"/>
              <w:sz w:val="24"/>
              <w:szCs w:val="24"/>
              <w:lang w:val="ru-RU"/>
              <w:rPrChange w:id="389" w:author="Автор" w:date="2026-04-28T00:11:00Z">
                <w:rPr>
                  <w:rFonts w:ascii="Times New Roman" w:eastAsia="Times New Roman" w:hAnsi="Times New Roman" w:cs="Times New Roman"/>
                  <w:sz w:val="24"/>
                  <w:szCs w:val="24"/>
                  <w:lang w:val="en-US"/>
                </w:rPr>
              </w:rPrChange>
            </w:rPr>
            <w:delText>)</w:delText>
          </w:r>
        </w:del>
      </w:ins>
    </w:p>
    <w:p w14:paraId="69987951" w14:textId="2FB29ED6" w:rsidR="008045FD" w:rsidDel="00894E42" w:rsidRDefault="008D4B0D" w:rsidP="001201A7">
      <w:pPr>
        <w:spacing w:after="0" w:line="360" w:lineRule="auto"/>
        <w:ind w:firstLine="709"/>
        <w:jc w:val="both"/>
        <w:rPr>
          <w:del w:id="390" w:author="Автор" w:date="2026-04-28T00:42:00Z"/>
          <w:rFonts w:ascii="Times New Roman" w:eastAsia="Times New Roman" w:hAnsi="Times New Roman" w:cs="Times New Roman"/>
          <w:sz w:val="24"/>
          <w:szCs w:val="24"/>
          <w:lang w:val="ru-RU"/>
        </w:rPr>
      </w:pPr>
      <w:ins w:id="391" w:author="Автор" w:date="2026-04-28T00:12:00Z">
        <w:del w:id="392" w:author="Автор" w:date="2026-05-04T22:46:00Z">
          <w:r w:rsidDel="00C10FC6">
            <w:rPr>
              <w:rFonts w:ascii="Times New Roman" w:eastAsia="Times New Roman" w:hAnsi="Times New Roman" w:cs="Times New Roman"/>
              <w:sz w:val="24"/>
              <w:szCs w:val="24"/>
              <w:lang w:val="ru-RU"/>
            </w:rPr>
            <w:delText>Мутация</w:delText>
          </w:r>
          <w:r w:rsidRPr="008E33A8" w:rsidDel="00C10FC6">
            <w:rPr>
              <w:rFonts w:ascii="Times New Roman" w:eastAsia="Times New Roman" w:hAnsi="Times New Roman" w:cs="Times New Roman"/>
              <w:sz w:val="24"/>
              <w:szCs w:val="24"/>
              <w:lang w:val="ru-RU"/>
            </w:rPr>
            <w:delText xml:space="preserve"> </w:delText>
          </w:r>
          <w:r w:rsidDel="00C10FC6">
            <w:rPr>
              <w:rFonts w:ascii="Times New Roman" w:eastAsia="Times New Roman" w:hAnsi="Times New Roman" w:cs="Times New Roman"/>
              <w:sz w:val="24"/>
              <w:szCs w:val="24"/>
              <w:lang w:val="en-US"/>
            </w:rPr>
            <w:delText>R</w:delText>
          </w:r>
          <w:r w:rsidRPr="00D71DAA" w:rsidDel="00C10FC6">
            <w:rPr>
              <w:rFonts w:ascii="Times New Roman" w:eastAsia="Times New Roman" w:hAnsi="Times New Roman" w:cs="Times New Roman"/>
              <w:sz w:val="24"/>
              <w:szCs w:val="24"/>
              <w:lang w:val="ru-RU"/>
              <w:rPrChange w:id="393" w:author="Автор" w:date="2026-04-28T00:24:00Z">
                <w:rPr>
                  <w:rFonts w:ascii="Times New Roman" w:eastAsia="Times New Roman" w:hAnsi="Times New Roman" w:cs="Times New Roman"/>
                  <w:sz w:val="24"/>
                  <w:szCs w:val="24"/>
                  <w:lang w:val="en-US"/>
                </w:rPr>
              </w:rPrChange>
            </w:rPr>
            <w:delText>203</w:delText>
          </w:r>
          <w:r w:rsidDel="00C10FC6">
            <w:rPr>
              <w:rFonts w:ascii="Times New Roman" w:eastAsia="Times New Roman" w:hAnsi="Times New Roman" w:cs="Times New Roman"/>
              <w:sz w:val="24"/>
              <w:szCs w:val="24"/>
              <w:lang w:val="en-US"/>
            </w:rPr>
            <w:delText>K</w:delText>
          </w:r>
          <w:r w:rsidRPr="00D71DAA" w:rsidDel="00C10FC6">
            <w:rPr>
              <w:rFonts w:ascii="Times New Roman" w:eastAsia="Times New Roman" w:hAnsi="Times New Roman" w:cs="Times New Roman"/>
              <w:sz w:val="24"/>
              <w:szCs w:val="24"/>
              <w:lang w:val="ru-RU"/>
              <w:rPrChange w:id="394" w:author="Автор" w:date="2026-04-28T00:24: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ru-RU"/>
            </w:rPr>
            <w:delText>в</w:delText>
          </w:r>
          <w:r w:rsidRPr="008E33A8" w:rsidDel="00C10FC6">
            <w:rPr>
              <w:rFonts w:ascii="Times New Roman" w:eastAsia="Times New Roman" w:hAnsi="Times New Roman" w:cs="Times New Roman"/>
              <w:sz w:val="24"/>
              <w:szCs w:val="24"/>
              <w:lang w:val="ru-RU"/>
            </w:rPr>
            <w:delText xml:space="preserve"> </w:delText>
          </w:r>
          <w:r w:rsidDel="00C10FC6">
            <w:rPr>
              <w:rFonts w:ascii="Times New Roman" w:eastAsia="Times New Roman" w:hAnsi="Times New Roman" w:cs="Times New Roman"/>
              <w:sz w:val="24"/>
              <w:szCs w:val="24"/>
              <w:lang w:val="en-US"/>
            </w:rPr>
            <w:delText>N</w:delText>
          </w:r>
          <w:r w:rsidRPr="00D71DAA" w:rsidDel="00C10FC6">
            <w:rPr>
              <w:rFonts w:ascii="Times New Roman" w:eastAsia="Times New Roman" w:hAnsi="Times New Roman" w:cs="Times New Roman"/>
              <w:sz w:val="24"/>
              <w:szCs w:val="24"/>
              <w:lang w:val="ru-RU"/>
              <w:rPrChange w:id="395" w:author="Автор" w:date="2026-04-28T00:24: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ru-RU"/>
            </w:rPr>
            <w:delText>белке</w:delText>
          </w:r>
          <w:r w:rsidRPr="008E33A8" w:rsidDel="00C10FC6">
            <w:rPr>
              <w:rFonts w:ascii="Times New Roman" w:eastAsia="Times New Roman" w:hAnsi="Times New Roman" w:cs="Times New Roman"/>
              <w:sz w:val="24"/>
              <w:szCs w:val="24"/>
              <w:lang w:val="ru-RU"/>
            </w:rPr>
            <w:delText xml:space="preserve"> </w:delText>
          </w:r>
          <w:r w:rsidDel="00C10FC6">
            <w:rPr>
              <w:rFonts w:ascii="Times New Roman" w:eastAsia="Times New Roman" w:hAnsi="Times New Roman" w:cs="Times New Roman"/>
              <w:sz w:val="24"/>
              <w:szCs w:val="24"/>
              <w:lang w:val="ru-RU"/>
            </w:rPr>
            <w:delText>коронавируса</w:delText>
          </w:r>
          <w:r w:rsidRPr="008E33A8" w:rsidDel="00C10FC6">
            <w:rPr>
              <w:rFonts w:ascii="Times New Roman" w:eastAsia="Times New Roman" w:hAnsi="Times New Roman" w:cs="Times New Roman"/>
              <w:sz w:val="24"/>
              <w:szCs w:val="24"/>
              <w:lang w:val="ru-RU"/>
            </w:rPr>
            <w:delText xml:space="preserve"> </w:delText>
          </w:r>
          <w:r w:rsidDel="00C10FC6">
            <w:rPr>
              <w:rFonts w:ascii="Times New Roman" w:eastAsia="Times New Roman" w:hAnsi="Times New Roman" w:cs="Times New Roman"/>
              <w:sz w:val="24"/>
              <w:szCs w:val="24"/>
              <w:lang w:val="ru-RU"/>
            </w:rPr>
            <w:delText>согласно</w:delText>
          </w:r>
          <w:r w:rsidRPr="008E33A8" w:rsidDel="00C10FC6">
            <w:rPr>
              <w:rFonts w:ascii="Times New Roman" w:eastAsia="Times New Roman" w:hAnsi="Times New Roman" w:cs="Times New Roman"/>
              <w:sz w:val="24"/>
              <w:szCs w:val="24"/>
              <w:lang w:val="ru-RU"/>
            </w:rPr>
            <w:delText xml:space="preserve"> </w:delText>
          </w:r>
          <w:r w:rsidDel="00C10FC6">
            <w:rPr>
              <w:rFonts w:ascii="Times New Roman" w:eastAsia="Times New Roman" w:hAnsi="Times New Roman" w:cs="Times New Roman"/>
              <w:sz w:val="24"/>
              <w:szCs w:val="24"/>
              <w:lang w:val="ru-RU"/>
            </w:rPr>
            <w:delText>исследованиям</w:delText>
          </w:r>
        </w:del>
      </w:ins>
      <w:ins w:id="396" w:author="Автор" w:date="2026-04-28T00:18:00Z">
        <w:del w:id="397" w:author="Автор" w:date="2026-05-04T22:46:00Z">
          <w:r w:rsidRPr="00D71DAA" w:rsidDel="00C10FC6">
            <w:rPr>
              <w:rFonts w:ascii="Times New Roman" w:eastAsia="Times New Roman" w:hAnsi="Times New Roman" w:cs="Times New Roman"/>
              <w:sz w:val="24"/>
              <w:szCs w:val="24"/>
              <w:lang w:val="ru-RU"/>
              <w:rPrChange w:id="398" w:author="Автор" w:date="2026-04-28T00:24:00Z">
                <w:rPr>
                  <w:rFonts w:ascii="Times New Roman" w:eastAsia="Times New Roman" w:hAnsi="Times New Roman" w:cs="Times New Roman"/>
                  <w:sz w:val="24"/>
                  <w:szCs w:val="24"/>
                  <w:lang w:val="en-US"/>
                </w:rPr>
              </w:rPrChange>
            </w:rPr>
            <w:delText xml:space="preserve"> </w:delText>
          </w:r>
          <w:r w:rsidRPr="00D71DAA" w:rsidDel="00C10FC6">
            <w:rPr>
              <w:rFonts w:ascii="Times New Roman" w:eastAsia="Times New Roman" w:hAnsi="Times New Roman" w:cs="Times New Roman"/>
              <w:sz w:val="24"/>
              <w:szCs w:val="24"/>
              <w:lang w:val="en-US"/>
              <w:rPrChange w:id="399" w:author="Автор" w:date="2026-04-28T00:18:00Z">
                <w:rPr>
                  <w:rFonts w:ascii="Times New Roman" w:eastAsia="Times New Roman" w:hAnsi="Times New Roman" w:cs="Times New Roman"/>
                  <w:sz w:val="24"/>
                  <w:szCs w:val="24"/>
                  <w:lang w:val="ru-RU"/>
                </w:rPr>
              </w:rPrChange>
            </w:rPr>
            <w:delText>increased</w:delText>
          </w:r>
          <w:r w:rsidRPr="008E33A8" w:rsidDel="00C10FC6">
            <w:rPr>
              <w:rFonts w:ascii="Times New Roman" w:eastAsia="Times New Roman" w:hAnsi="Times New Roman" w:cs="Times New Roman"/>
              <w:sz w:val="24"/>
              <w:szCs w:val="24"/>
              <w:lang w:val="ru-RU"/>
            </w:rPr>
            <w:delText xml:space="preserve"> </w:delText>
          </w:r>
          <w:r w:rsidRPr="00D71DAA" w:rsidDel="00C10FC6">
            <w:rPr>
              <w:rFonts w:ascii="Times New Roman" w:eastAsia="Times New Roman" w:hAnsi="Times New Roman" w:cs="Times New Roman"/>
              <w:sz w:val="24"/>
              <w:szCs w:val="24"/>
              <w:lang w:val="en-US"/>
              <w:rPrChange w:id="400" w:author="Автор" w:date="2026-04-28T00:18:00Z">
                <w:rPr>
                  <w:rFonts w:ascii="Times New Roman" w:eastAsia="Times New Roman" w:hAnsi="Times New Roman" w:cs="Times New Roman"/>
                  <w:sz w:val="24"/>
                  <w:szCs w:val="24"/>
                  <w:lang w:val="ru-RU"/>
                </w:rPr>
              </w:rPrChange>
            </w:rPr>
            <w:delText>transmission</w:delText>
          </w:r>
          <w:r w:rsidRPr="008E33A8" w:rsidDel="00C10FC6">
            <w:rPr>
              <w:rFonts w:ascii="Times New Roman" w:eastAsia="Times New Roman" w:hAnsi="Times New Roman" w:cs="Times New Roman"/>
              <w:sz w:val="24"/>
              <w:szCs w:val="24"/>
              <w:lang w:val="ru-RU"/>
            </w:rPr>
            <w:delText xml:space="preserve"> </w:delText>
          </w:r>
          <w:r w:rsidRPr="00D71DAA" w:rsidDel="00C10FC6">
            <w:rPr>
              <w:rFonts w:ascii="Times New Roman" w:eastAsia="Times New Roman" w:hAnsi="Times New Roman" w:cs="Times New Roman"/>
              <w:sz w:val="24"/>
              <w:szCs w:val="24"/>
              <w:lang w:val="en-US"/>
              <w:rPrChange w:id="401" w:author="Автор" w:date="2026-04-28T00:18:00Z">
                <w:rPr>
                  <w:rFonts w:ascii="Times New Roman" w:eastAsia="Times New Roman" w:hAnsi="Times New Roman" w:cs="Times New Roman"/>
                  <w:sz w:val="24"/>
                  <w:szCs w:val="24"/>
                  <w:lang w:val="ru-RU"/>
                </w:rPr>
              </w:rPrChange>
            </w:rPr>
            <w:delText>and</w:delText>
          </w:r>
          <w:r w:rsidRPr="008E33A8" w:rsidDel="00C10FC6">
            <w:rPr>
              <w:rFonts w:ascii="Times New Roman" w:eastAsia="Times New Roman" w:hAnsi="Times New Roman" w:cs="Times New Roman"/>
              <w:sz w:val="24"/>
              <w:szCs w:val="24"/>
              <w:lang w:val="ru-RU"/>
            </w:rPr>
            <w:delText xml:space="preserve"> </w:delText>
          </w:r>
          <w:r w:rsidRPr="00D71DAA" w:rsidDel="00C10FC6">
            <w:rPr>
              <w:rFonts w:ascii="Times New Roman" w:eastAsia="Times New Roman" w:hAnsi="Times New Roman" w:cs="Times New Roman"/>
              <w:sz w:val="24"/>
              <w:szCs w:val="24"/>
              <w:lang w:val="en-US"/>
              <w:rPrChange w:id="402" w:author="Автор" w:date="2026-04-28T00:18:00Z">
                <w:rPr>
                  <w:rFonts w:ascii="Times New Roman" w:eastAsia="Times New Roman" w:hAnsi="Times New Roman" w:cs="Times New Roman"/>
                  <w:sz w:val="24"/>
                  <w:szCs w:val="24"/>
                  <w:lang w:val="ru-RU"/>
                </w:rPr>
              </w:rPrChange>
            </w:rPr>
            <w:delText>virulence</w:delText>
          </w:r>
          <w:r w:rsidRPr="00D71DAA" w:rsidDel="00C10FC6">
            <w:rPr>
              <w:rFonts w:ascii="Times New Roman" w:eastAsia="Times New Roman" w:hAnsi="Times New Roman" w:cs="Times New Roman"/>
              <w:sz w:val="24"/>
              <w:szCs w:val="24"/>
              <w:lang w:val="ru-RU"/>
              <w:rPrChange w:id="403" w:author="Автор" w:date="2026-04-28T00:24: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en-US"/>
            </w:rPr>
            <w:delText>of</w:delText>
          </w:r>
          <w:r w:rsidRPr="00D71DAA" w:rsidDel="00C10FC6">
            <w:rPr>
              <w:rFonts w:ascii="Times New Roman" w:eastAsia="Times New Roman" w:hAnsi="Times New Roman" w:cs="Times New Roman"/>
              <w:sz w:val="24"/>
              <w:szCs w:val="24"/>
              <w:lang w:val="ru-RU"/>
              <w:rPrChange w:id="404" w:author="Автор" w:date="2026-04-28T00:24:00Z">
                <w:rPr>
                  <w:rFonts w:ascii="Times New Roman" w:eastAsia="Times New Roman" w:hAnsi="Times New Roman" w:cs="Times New Roman"/>
                  <w:sz w:val="24"/>
                  <w:szCs w:val="24"/>
                  <w:lang w:val="en-US"/>
                </w:rPr>
              </w:rPrChange>
            </w:rPr>
            <w:delText xml:space="preserve"> </w:delText>
          </w:r>
          <w:r w:rsidDel="00C10FC6">
            <w:rPr>
              <w:rFonts w:ascii="Times New Roman" w:eastAsia="Times New Roman" w:hAnsi="Times New Roman" w:cs="Times New Roman"/>
              <w:sz w:val="24"/>
              <w:szCs w:val="24"/>
              <w:lang w:val="en-US"/>
            </w:rPr>
            <w:delText>SARS</w:delText>
          </w:r>
          <w:r w:rsidRPr="00D71DAA" w:rsidDel="00C10FC6">
            <w:rPr>
              <w:rFonts w:ascii="Times New Roman" w:eastAsia="Times New Roman" w:hAnsi="Times New Roman" w:cs="Times New Roman"/>
              <w:sz w:val="24"/>
              <w:szCs w:val="24"/>
              <w:lang w:val="ru-RU"/>
              <w:rPrChange w:id="405" w:author="Автор" w:date="2026-04-28T00:24:00Z">
                <w:rPr>
                  <w:rFonts w:ascii="Times New Roman" w:eastAsia="Times New Roman" w:hAnsi="Times New Roman" w:cs="Times New Roman"/>
                  <w:sz w:val="24"/>
                  <w:szCs w:val="24"/>
                  <w:lang w:val="en-US"/>
                </w:rPr>
              </w:rPrChange>
            </w:rPr>
            <w:delText>-</w:delText>
          </w:r>
          <w:r w:rsidDel="00C10FC6">
            <w:rPr>
              <w:rFonts w:ascii="Times New Roman" w:eastAsia="Times New Roman" w:hAnsi="Times New Roman" w:cs="Times New Roman"/>
              <w:sz w:val="24"/>
              <w:szCs w:val="24"/>
              <w:lang w:val="en-US"/>
            </w:rPr>
            <w:delText>COV</w:delText>
          </w:r>
          <w:r w:rsidRPr="00D71DAA" w:rsidDel="00C10FC6">
            <w:rPr>
              <w:rFonts w:ascii="Times New Roman" w:eastAsia="Times New Roman" w:hAnsi="Times New Roman" w:cs="Times New Roman"/>
              <w:sz w:val="24"/>
              <w:szCs w:val="24"/>
              <w:lang w:val="ru-RU"/>
              <w:rPrChange w:id="406" w:author="Автор" w:date="2026-04-28T00:24:00Z">
                <w:rPr>
                  <w:rFonts w:ascii="Times New Roman" w:eastAsia="Times New Roman" w:hAnsi="Times New Roman" w:cs="Times New Roman"/>
                  <w:sz w:val="24"/>
                  <w:szCs w:val="24"/>
                  <w:lang w:val="en-US"/>
                </w:rPr>
              </w:rPrChange>
            </w:rPr>
            <w:delText xml:space="preserve">-2 </w:delText>
          </w:r>
          <w:r w:rsidR="008E33A8" w:rsidRPr="00D71DAA" w:rsidDel="00C10FC6">
            <w:rPr>
              <w:rFonts w:ascii="Times New Roman" w:eastAsia="Times New Roman" w:hAnsi="Times New Roman" w:cs="Times New Roman"/>
              <w:sz w:val="24"/>
              <w:szCs w:val="24"/>
              <w:lang w:val="ru-RU"/>
              <w:rPrChange w:id="407" w:author="Автор" w:date="2026-04-28T00:24:00Z">
                <w:rPr>
                  <w:rFonts w:ascii="Times New Roman" w:eastAsia="Times New Roman" w:hAnsi="Times New Roman" w:cs="Times New Roman"/>
                  <w:sz w:val="24"/>
                  <w:szCs w:val="24"/>
                  <w:lang w:val="en-US"/>
                </w:rPr>
              </w:rPrChange>
            </w:rPr>
            <w:delText>(</w:delText>
          </w:r>
        </w:del>
      </w:ins>
      <w:ins w:id="408" w:author="Автор" w:date="2026-04-28T00:19:00Z">
        <w:del w:id="409" w:author="Автор" w:date="2026-05-04T22:46:00Z">
          <w:r w:rsidR="008E33A8" w:rsidRPr="008E33A8" w:rsidDel="00C10FC6">
            <w:rPr>
              <w:rFonts w:ascii="Times New Roman" w:eastAsia="Times New Roman" w:hAnsi="Times New Roman" w:cs="Times New Roman"/>
              <w:sz w:val="24"/>
              <w:szCs w:val="24"/>
              <w:lang w:val="ru-RU"/>
            </w:rPr>
            <w:delText>10.1016/</w:delText>
          </w:r>
          <w:r w:rsidR="008E33A8" w:rsidRPr="00D71DAA" w:rsidDel="00C10FC6">
            <w:rPr>
              <w:rFonts w:ascii="Times New Roman" w:eastAsia="Times New Roman" w:hAnsi="Times New Roman" w:cs="Times New Roman"/>
              <w:sz w:val="24"/>
              <w:szCs w:val="24"/>
              <w:lang w:val="en-US"/>
              <w:rPrChange w:id="410" w:author="Автор" w:date="2026-04-28T00:23:00Z">
                <w:rPr>
                  <w:rFonts w:ascii="Times New Roman" w:eastAsia="Times New Roman" w:hAnsi="Times New Roman" w:cs="Times New Roman"/>
                  <w:sz w:val="24"/>
                  <w:szCs w:val="24"/>
                  <w:lang w:val="ru-RU"/>
                </w:rPr>
              </w:rPrChange>
            </w:rPr>
            <w:delText>j</w:delText>
          </w:r>
          <w:r w:rsidR="008E33A8" w:rsidRPr="008E33A8" w:rsidDel="00C10FC6">
            <w:rPr>
              <w:rFonts w:ascii="Times New Roman" w:eastAsia="Times New Roman" w:hAnsi="Times New Roman" w:cs="Times New Roman"/>
              <w:sz w:val="24"/>
              <w:szCs w:val="24"/>
              <w:lang w:val="ru-RU"/>
            </w:rPr>
            <w:delText>.</w:delText>
          </w:r>
          <w:r w:rsidR="008E33A8" w:rsidRPr="00D71DAA" w:rsidDel="00C10FC6">
            <w:rPr>
              <w:rFonts w:ascii="Times New Roman" w:eastAsia="Times New Roman" w:hAnsi="Times New Roman" w:cs="Times New Roman"/>
              <w:sz w:val="24"/>
              <w:szCs w:val="24"/>
              <w:lang w:val="en-US"/>
              <w:rPrChange w:id="411" w:author="Автор" w:date="2026-04-28T00:23:00Z">
                <w:rPr>
                  <w:rFonts w:ascii="Times New Roman" w:eastAsia="Times New Roman" w:hAnsi="Times New Roman" w:cs="Times New Roman"/>
                  <w:sz w:val="24"/>
                  <w:szCs w:val="24"/>
                  <w:lang w:val="ru-RU"/>
                </w:rPr>
              </w:rPrChange>
            </w:rPr>
            <w:delText>chom</w:delText>
          </w:r>
          <w:r w:rsidR="008E33A8" w:rsidRPr="008E33A8" w:rsidDel="00C10FC6">
            <w:rPr>
              <w:rFonts w:ascii="Times New Roman" w:eastAsia="Times New Roman" w:hAnsi="Times New Roman" w:cs="Times New Roman"/>
              <w:sz w:val="24"/>
              <w:szCs w:val="24"/>
              <w:lang w:val="ru-RU"/>
            </w:rPr>
            <w:delText>.2021.11.005</w:delText>
          </w:r>
        </w:del>
      </w:ins>
      <w:ins w:id="412" w:author="Автор" w:date="2026-04-28T00:18:00Z">
        <w:del w:id="413" w:author="Автор" w:date="2026-05-04T22:46:00Z">
          <w:r w:rsidR="008E33A8" w:rsidRPr="00D71DAA" w:rsidDel="00C10FC6">
            <w:rPr>
              <w:rFonts w:ascii="Times New Roman" w:eastAsia="Times New Roman" w:hAnsi="Times New Roman" w:cs="Times New Roman"/>
              <w:sz w:val="24"/>
              <w:szCs w:val="24"/>
              <w:lang w:val="ru-RU"/>
              <w:rPrChange w:id="414" w:author="Автор" w:date="2026-04-28T00:24:00Z">
                <w:rPr>
                  <w:rFonts w:ascii="Times New Roman" w:eastAsia="Times New Roman" w:hAnsi="Times New Roman" w:cs="Times New Roman"/>
                  <w:sz w:val="24"/>
                  <w:szCs w:val="24"/>
                  <w:lang w:val="en-US"/>
                </w:rPr>
              </w:rPrChange>
            </w:rPr>
            <w:delText>)</w:delText>
          </w:r>
        </w:del>
      </w:ins>
      <w:ins w:id="415" w:author="Автор" w:date="2026-04-28T00:19:00Z">
        <w:del w:id="416" w:author="Автор" w:date="2026-05-04T22:46:00Z">
          <w:r w:rsidR="008E33A8" w:rsidRPr="00D71DAA" w:rsidDel="00C10FC6">
            <w:rPr>
              <w:rFonts w:ascii="Times New Roman" w:eastAsia="Times New Roman" w:hAnsi="Times New Roman" w:cs="Times New Roman"/>
              <w:sz w:val="24"/>
              <w:szCs w:val="24"/>
              <w:lang w:val="ru-RU"/>
              <w:rPrChange w:id="417" w:author="Автор" w:date="2026-04-28T00:24:00Z">
                <w:rPr>
                  <w:rFonts w:ascii="Times New Roman" w:eastAsia="Times New Roman" w:hAnsi="Times New Roman" w:cs="Times New Roman"/>
                  <w:sz w:val="24"/>
                  <w:szCs w:val="24"/>
                  <w:lang w:val="en-US"/>
                </w:rPr>
              </w:rPrChange>
            </w:rPr>
            <w:delText xml:space="preserve">, </w:delText>
          </w:r>
          <w:r w:rsidR="008E33A8" w:rsidDel="00C10FC6">
            <w:rPr>
              <w:rFonts w:ascii="Times New Roman" w:eastAsia="Times New Roman" w:hAnsi="Times New Roman" w:cs="Times New Roman"/>
              <w:sz w:val="24"/>
              <w:szCs w:val="24"/>
              <w:lang w:val="ru-RU"/>
            </w:rPr>
            <w:delText>а</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мутация</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en-US"/>
            </w:rPr>
            <w:delText>R</w:delText>
          </w:r>
          <w:r w:rsidR="008E33A8" w:rsidRPr="00D71DAA" w:rsidDel="00C10FC6">
            <w:rPr>
              <w:rFonts w:ascii="Times New Roman" w:eastAsia="Times New Roman" w:hAnsi="Times New Roman" w:cs="Times New Roman"/>
              <w:sz w:val="24"/>
              <w:szCs w:val="24"/>
              <w:lang w:val="ru-RU"/>
              <w:rPrChange w:id="418" w:author="Автор" w:date="2026-04-28T00:24:00Z">
                <w:rPr>
                  <w:rFonts w:ascii="Times New Roman" w:eastAsia="Times New Roman" w:hAnsi="Times New Roman" w:cs="Times New Roman"/>
                  <w:sz w:val="24"/>
                  <w:szCs w:val="24"/>
                  <w:lang w:val="en-US"/>
                </w:rPr>
              </w:rPrChange>
            </w:rPr>
            <w:delText>203</w:delText>
          </w:r>
          <w:r w:rsidR="008E33A8" w:rsidDel="00C10FC6">
            <w:rPr>
              <w:rFonts w:ascii="Times New Roman" w:eastAsia="Times New Roman" w:hAnsi="Times New Roman" w:cs="Times New Roman"/>
              <w:sz w:val="24"/>
              <w:szCs w:val="24"/>
              <w:lang w:val="en-US"/>
            </w:rPr>
            <w:delText>M</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создающая</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новую</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рамку</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считывания</w:delText>
          </w:r>
        </w:del>
      </w:ins>
      <w:ins w:id="419" w:author="Автор" w:date="2026-04-28T00:20:00Z">
        <w:del w:id="420" w:author="Автор" w:date="2026-05-04T22:46:00Z">
          <w:r w:rsidR="008E33A8" w:rsidRPr="00D71DAA" w:rsidDel="00C10FC6">
            <w:rPr>
              <w:rFonts w:ascii="Times New Roman" w:eastAsia="Times New Roman" w:hAnsi="Times New Roman" w:cs="Times New Roman"/>
              <w:sz w:val="24"/>
              <w:szCs w:val="24"/>
              <w:lang w:val="ru-RU"/>
              <w:rPrChange w:id="421" w:author="Автор" w:date="2026-04-28T00:24:00Z">
                <w:rPr>
                  <w:rFonts w:ascii="Times New Roman" w:eastAsia="Times New Roman" w:hAnsi="Times New Roman" w:cs="Times New Roman"/>
                  <w:sz w:val="24"/>
                  <w:szCs w:val="24"/>
                  <w:lang w:val="en-US"/>
                </w:rPr>
              </w:rPrChange>
            </w:rPr>
            <w:delText xml:space="preserve"> </w:delText>
          </w:r>
          <w:r w:rsidR="008E33A8" w:rsidDel="00C10FC6">
            <w:rPr>
              <w:rFonts w:ascii="Times New Roman" w:eastAsia="Times New Roman" w:hAnsi="Times New Roman" w:cs="Times New Roman"/>
              <w:sz w:val="24"/>
              <w:szCs w:val="24"/>
              <w:lang w:val="en-US"/>
            </w:rPr>
            <w:delText>reported</w:delText>
          </w:r>
          <w:r w:rsidR="008E33A8" w:rsidRPr="00D71DAA" w:rsidDel="00C10FC6">
            <w:rPr>
              <w:rFonts w:ascii="Times New Roman" w:eastAsia="Times New Roman" w:hAnsi="Times New Roman" w:cs="Times New Roman"/>
              <w:sz w:val="24"/>
              <w:szCs w:val="24"/>
              <w:lang w:val="ru-RU"/>
              <w:rPrChange w:id="422" w:author="Автор" w:date="2026-04-28T00:24:00Z">
                <w:rPr>
                  <w:rFonts w:ascii="Times New Roman" w:eastAsia="Times New Roman" w:hAnsi="Times New Roman" w:cs="Times New Roman"/>
                  <w:sz w:val="24"/>
                  <w:szCs w:val="24"/>
                  <w:lang w:val="en-US"/>
                </w:rPr>
              </w:rPrChange>
            </w:rPr>
            <w:delText xml:space="preserve"> </w:delText>
          </w:r>
          <w:r w:rsidR="008E33A8" w:rsidDel="00C10FC6">
            <w:rPr>
              <w:rFonts w:ascii="Times New Roman" w:eastAsia="Times New Roman" w:hAnsi="Times New Roman" w:cs="Times New Roman"/>
              <w:sz w:val="24"/>
              <w:szCs w:val="24"/>
              <w:lang w:val="en-US"/>
            </w:rPr>
            <w:delText>to</w:delText>
          </w:r>
          <w:r w:rsidR="008E33A8" w:rsidRPr="00D71DAA" w:rsidDel="00C10FC6">
            <w:rPr>
              <w:rFonts w:ascii="Times New Roman" w:eastAsia="Times New Roman" w:hAnsi="Times New Roman" w:cs="Times New Roman"/>
              <w:sz w:val="24"/>
              <w:szCs w:val="24"/>
              <w:lang w:val="ru-RU"/>
              <w:rPrChange w:id="423" w:author="Автор" w:date="2026-04-28T00:24:00Z">
                <w:rPr>
                  <w:rFonts w:ascii="Times New Roman" w:eastAsia="Times New Roman" w:hAnsi="Times New Roman" w:cs="Times New Roman"/>
                  <w:sz w:val="24"/>
                  <w:szCs w:val="24"/>
                  <w:lang w:val="en-US"/>
                </w:rPr>
              </w:rPrChange>
            </w:rPr>
            <w:delText xml:space="preserve"> </w:delText>
          </w:r>
        </w:del>
      </w:ins>
      <w:ins w:id="424" w:author="Автор" w:date="2026-04-28T00:24:00Z">
        <w:del w:id="425" w:author="Автор" w:date="2026-05-04T22:46:00Z">
          <w:r w:rsidR="008E33A8" w:rsidDel="00C10FC6">
            <w:rPr>
              <w:rFonts w:ascii="Times New Roman" w:eastAsia="Times New Roman" w:hAnsi="Times New Roman" w:cs="Times New Roman"/>
              <w:sz w:val="24"/>
              <w:szCs w:val="24"/>
              <w:lang w:val="en-US"/>
            </w:rPr>
            <w:delText>increase</w:delText>
          </w:r>
          <w:r w:rsidR="008E33A8" w:rsidRPr="00D71DAA" w:rsidDel="00C10FC6">
            <w:rPr>
              <w:rFonts w:ascii="Times New Roman" w:eastAsia="Times New Roman" w:hAnsi="Times New Roman" w:cs="Times New Roman"/>
              <w:sz w:val="24"/>
              <w:szCs w:val="24"/>
              <w:lang w:val="ru-RU"/>
              <w:rPrChange w:id="426" w:author="Автор" w:date="2026-04-28T00:24:00Z">
                <w:rPr>
                  <w:rFonts w:ascii="Times New Roman" w:eastAsia="Times New Roman" w:hAnsi="Times New Roman" w:cs="Times New Roman"/>
                  <w:sz w:val="24"/>
                  <w:szCs w:val="24"/>
                  <w:lang w:val="en-US"/>
                </w:rPr>
              </w:rPrChange>
            </w:rPr>
            <w:delText xml:space="preserve"> </w:delText>
          </w:r>
        </w:del>
      </w:ins>
      <w:ins w:id="427" w:author="Автор" w:date="2026-04-28T00:23:00Z">
        <w:del w:id="428" w:author="Автор" w:date="2026-05-04T22:46:00Z">
          <w:r w:rsidR="008E33A8" w:rsidRPr="00D71DAA" w:rsidDel="00C10FC6">
            <w:rPr>
              <w:rFonts w:ascii="Times New Roman" w:eastAsia="Times New Roman" w:hAnsi="Times New Roman" w:cs="Times New Roman"/>
              <w:sz w:val="24"/>
              <w:szCs w:val="24"/>
              <w:lang w:val="en-US"/>
              <w:rPrChange w:id="429" w:author="Автор" w:date="2026-04-28T00:23:00Z">
                <w:rPr>
                  <w:rFonts w:ascii="Times New Roman" w:eastAsia="Times New Roman" w:hAnsi="Times New Roman" w:cs="Times New Roman"/>
                  <w:sz w:val="24"/>
                  <w:szCs w:val="24"/>
                  <w:lang w:val="ru-RU"/>
                </w:rPr>
              </w:rPrChange>
            </w:rPr>
            <w:delText>suppressive</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0" w:author="Автор" w:date="2026-04-28T00:23:00Z">
                <w:rPr>
                  <w:rFonts w:ascii="Times New Roman" w:eastAsia="Times New Roman" w:hAnsi="Times New Roman" w:cs="Times New Roman"/>
                  <w:sz w:val="24"/>
                  <w:szCs w:val="24"/>
                  <w:lang w:val="ru-RU"/>
                </w:rPr>
              </w:rPrChange>
            </w:rPr>
            <w:delText>activity</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1" w:author="Автор" w:date="2026-04-28T00:23:00Z">
                <w:rPr>
                  <w:rFonts w:ascii="Times New Roman" w:eastAsia="Times New Roman" w:hAnsi="Times New Roman" w:cs="Times New Roman"/>
                  <w:sz w:val="24"/>
                  <w:szCs w:val="24"/>
                  <w:lang w:val="ru-RU"/>
                </w:rPr>
              </w:rPrChange>
            </w:rPr>
            <w:delText>of</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2" w:author="Автор" w:date="2026-04-28T00:23:00Z">
                <w:rPr>
                  <w:rFonts w:ascii="Times New Roman" w:eastAsia="Times New Roman" w:hAnsi="Times New Roman" w:cs="Times New Roman"/>
                  <w:sz w:val="24"/>
                  <w:szCs w:val="24"/>
                  <w:lang w:val="ru-RU"/>
                </w:rPr>
              </w:rPrChange>
            </w:rPr>
            <w:delText>the</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3" w:author="Автор" w:date="2026-04-28T00:23:00Z">
                <w:rPr>
                  <w:rFonts w:ascii="Times New Roman" w:eastAsia="Times New Roman" w:hAnsi="Times New Roman" w:cs="Times New Roman"/>
                  <w:sz w:val="24"/>
                  <w:szCs w:val="24"/>
                  <w:lang w:val="ru-RU"/>
                </w:rPr>
              </w:rPrChange>
            </w:rPr>
            <w:delText>N</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4" w:author="Автор" w:date="2026-04-28T00:23:00Z">
                <w:rPr>
                  <w:rFonts w:ascii="Times New Roman" w:eastAsia="Times New Roman" w:hAnsi="Times New Roman" w:cs="Times New Roman"/>
                  <w:sz w:val="24"/>
                  <w:szCs w:val="24"/>
                  <w:lang w:val="ru-RU"/>
                </w:rPr>
              </w:rPrChange>
            </w:rPr>
            <w:delText>protein</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5" w:author="Автор" w:date="2026-04-28T00:23:00Z">
                <w:rPr>
                  <w:rFonts w:ascii="Times New Roman" w:eastAsia="Times New Roman" w:hAnsi="Times New Roman" w:cs="Times New Roman"/>
                  <w:sz w:val="24"/>
                  <w:szCs w:val="24"/>
                  <w:lang w:val="ru-RU"/>
                </w:rPr>
              </w:rPrChange>
            </w:rPr>
            <w:delText>on</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6" w:author="Автор" w:date="2026-04-28T00:23:00Z">
                <w:rPr>
                  <w:rFonts w:ascii="Times New Roman" w:eastAsia="Times New Roman" w:hAnsi="Times New Roman" w:cs="Times New Roman"/>
                  <w:sz w:val="24"/>
                  <w:szCs w:val="24"/>
                  <w:lang w:val="ru-RU"/>
                </w:rPr>
              </w:rPrChange>
            </w:rPr>
            <w:delText>RIG</w:delText>
          </w:r>
          <w:r w:rsidR="008E33A8" w:rsidRPr="008E33A8" w:rsidDel="00C10FC6">
            <w:rPr>
              <w:rFonts w:ascii="Times New Roman" w:eastAsia="Times New Roman" w:hAnsi="Times New Roman" w:cs="Times New Roman"/>
              <w:sz w:val="24"/>
              <w:szCs w:val="24"/>
              <w:lang w:val="ru-RU"/>
            </w:rPr>
            <w:delText>-</w:delText>
          </w:r>
          <w:r w:rsidR="008E33A8" w:rsidRPr="00D71DAA" w:rsidDel="00C10FC6">
            <w:rPr>
              <w:rFonts w:ascii="Times New Roman" w:eastAsia="Times New Roman" w:hAnsi="Times New Roman" w:cs="Times New Roman"/>
              <w:sz w:val="24"/>
              <w:szCs w:val="24"/>
              <w:lang w:val="en-US"/>
              <w:rPrChange w:id="437" w:author="Автор" w:date="2026-04-28T00:23:00Z">
                <w:rPr>
                  <w:rFonts w:ascii="Times New Roman" w:eastAsia="Times New Roman" w:hAnsi="Times New Roman" w:cs="Times New Roman"/>
                  <w:sz w:val="24"/>
                  <w:szCs w:val="24"/>
                  <w:lang w:val="ru-RU"/>
                </w:rPr>
              </w:rPrChange>
            </w:rPr>
            <w:delText>I</w:delText>
          </w:r>
          <w:r w:rsidR="008E33A8" w:rsidRPr="008E33A8" w:rsidDel="00C10FC6">
            <w:rPr>
              <w:rFonts w:ascii="Times New Roman" w:eastAsia="Times New Roman" w:hAnsi="Times New Roman" w:cs="Times New Roman"/>
              <w:sz w:val="24"/>
              <w:szCs w:val="24"/>
              <w:lang w:val="ru-RU"/>
            </w:rPr>
            <w:delText>-</w:delText>
          </w:r>
          <w:r w:rsidR="008E33A8" w:rsidRPr="00D71DAA" w:rsidDel="00C10FC6">
            <w:rPr>
              <w:rFonts w:ascii="Times New Roman" w:eastAsia="Times New Roman" w:hAnsi="Times New Roman" w:cs="Times New Roman"/>
              <w:sz w:val="24"/>
              <w:szCs w:val="24"/>
              <w:lang w:val="en-US"/>
              <w:rPrChange w:id="438" w:author="Автор" w:date="2026-04-28T00:23:00Z">
                <w:rPr>
                  <w:rFonts w:ascii="Times New Roman" w:eastAsia="Times New Roman" w:hAnsi="Times New Roman" w:cs="Times New Roman"/>
                  <w:sz w:val="24"/>
                  <w:szCs w:val="24"/>
                  <w:lang w:val="ru-RU"/>
                </w:rPr>
              </w:rPrChange>
            </w:rPr>
            <w:delText>mediated</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39" w:author="Автор" w:date="2026-04-28T00:23:00Z">
                <w:rPr>
                  <w:rFonts w:ascii="Times New Roman" w:eastAsia="Times New Roman" w:hAnsi="Times New Roman" w:cs="Times New Roman"/>
                  <w:sz w:val="24"/>
                  <w:szCs w:val="24"/>
                  <w:lang w:val="ru-RU"/>
                </w:rPr>
              </w:rPrChange>
            </w:rPr>
            <w:delText>interferon</w:delText>
          </w:r>
          <w:r w:rsidR="008E33A8" w:rsidRPr="008E33A8" w:rsidDel="00C10FC6">
            <w:rPr>
              <w:rFonts w:ascii="Times New Roman" w:eastAsia="Times New Roman" w:hAnsi="Times New Roman" w:cs="Times New Roman"/>
              <w:sz w:val="24"/>
              <w:szCs w:val="24"/>
              <w:lang w:val="ru-RU"/>
            </w:rPr>
            <w:delText xml:space="preserve"> </w:delText>
          </w:r>
          <w:r w:rsidR="008E33A8" w:rsidRPr="00D71DAA" w:rsidDel="00C10FC6">
            <w:rPr>
              <w:rFonts w:ascii="Times New Roman" w:eastAsia="Times New Roman" w:hAnsi="Times New Roman" w:cs="Times New Roman"/>
              <w:sz w:val="24"/>
              <w:szCs w:val="24"/>
              <w:lang w:val="en-US"/>
              <w:rPrChange w:id="440" w:author="Автор" w:date="2026-04-28T00:23:00Z">
                <w:rPr>
                  <w:rFonts w:ascii="Times New Roman" w:eastAsia="Times New Roman" w:hAnsi="Times New Roman" w:cs="Times New Roman"/>
                  <w:sz w:val="24"/>
                  <w:szCs w:val="24"/>
                  <w:lang w:val="ru-RU"/>
                </w:rPr>
              </w:rPrChange>
            </w:rPr>
            <w:delText>induction</w:delText>
          </w:r>
          <w:r w:rsidR="008E33A8" w:rsidRPr="008E33A8" w:rsidDel="00C10FC6">
            <w:rPr>
              <w:rFonts w:ascii="Times New Roman" w:eastAsia="Times New Roman" w:hAnsi="Times New Roman" w:cs="Times New Roman"/>
              <w:sz w:val="24"/>
              <w:szCs w:val="24"/>
              <w:lang w:val="ru-RU"/>
            </w:rPr>
            <w:delText xml:space="preserve">, </w:delText>
          </w:r>
        </w:del>
      </w:ins>
      <w:ins w:id="441" w:author="Автор" w:date="2026-04-28T00:24:00Z">
        <w:del w:id="442" w:author="Автор" w:date="2026-05-04T22:46:00Z">
          <w:r w:rsidR="008E33A8" w:rsidDel="00C10FC6">
            <w:rPr>
              <w:rFonts w:ascii="Times New Roman" w:eastAsia="Times New Roman" w:hAnsi="Times New Roman" w:cs="Times New Roman"/>
              <w:sz w:val="24"/>
              <w:szCs w:val="24"/>
              <w:lang w:val="ru-RU"/>
            </w:rPr>
            <w:delText>тем</w:delText>
          </w:r>
          <w:r w:rsidR="008E33A8" w:rsidRPr="008E33A8"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 xml:space="preserve">самым увеличивая </w:delText>
          </w:r>
        </w:del>
      </w:ins>
      <w:ins w:id="443" w:author="Автор" w:date="2026-04-28T00:25:00Z">
        <w:del w:id="444" w:author="Автор" w:date="2026-05-04T22:46:00Z">
          <w:r w:rsidR="008E33A8" w:rsidDel="00C10FC6">
            <w:rPr>
              <w:rFonts w:ascii="Times New Roman" w:eastAsia="Times New Roman" w:hAnsi="Times New Roman" w:cs="Times New Roman"/>
              <w:sz w:val="24"/>
              <w:szCs w:val="24"/>
              <w:lang w:val="en-US"/>
            </w:rPr>
            <w:delText>infectivity</w:delText>
          </w:r>
          <w:r w:rsidR="008E33A8" w:rsidRPr="00D71DAA" w:rsidDel="00C10FC6">
            <w:rPr>
              <w:rFonts w:ascii="Times New Roman" w:eastAsia="Times New Roman" w:hAnsi="Times New Roman" w:cs="Times New Roman"/>
              <w:sz w:val="24"/>
              <w:szCs w:val="24"/>
              <w:lang w:val="ru-RU"/>
              <w:rPrChange w:id="445" w:author="Автор" w:date="2026-04-28T00:25:00Z">
                <w:rPr>
                  <w:rFonts w:ascii="Times New Roman" w:eastAsia="Times New Roman" w:hAnsi="Times New Roman" w:cs="Times New Roman"/>
                  <w:sz w:val="24"/>
                  <w:szCs w:val="24"/>
                  <w:lang w:val="en-US"/>
                </w:rPr>
              </w:rPrChange>
            </w:rPr>
            <w:delText xml:space="preserve"> </w:delText>
          </w:r>
        </w:del>
      </w:ins>
      <w:ins w:id="446" w:author="Автор" w:date="2026-04-28T00:24:00Z">
        <w:del w:id="447" w:author="Автор" w:date="2026-05-04T22:46:00Z">
          <w:r w:rsidR="008E33A8" w:rsidDel="00C10FC6">
            <w:rPr>
              <w:rFonts w:ascii="Times New Roman" w:eastAsia="Times New Roman" w:hAnsi="Times New Roman" w:cs="Times New Roman"/>
              <w:sz w:val="24"/>
              <w:szCs w:val="24"/>
              <w:lang w:val="ru-RU"/>
            </w:rPr>
            <w:delText>вируса (</w:delText>
          </w:r>
        </w:del>
      </w:ins>
      <w:ins w:id="448" w:author="Автор" w:date="2026-04-28T00:25:00Z">
        <w:del w:id="449" w:author="Автор" w:date="2026-05-04T22:46:00Z">
          <w:r w:rsidR="008E33A8" w:rsidRPr="008E33A8" w:rsidDel="00C10FC6">
            <w:rPr>
              <w:rFonts w:ascii="Times New Roman" w:eastAsia="Times New Roman" w:hAnsi="Times New Roman" w:cs="Times New Roman"/>
              <w:sz w:val="24"/>
              <w:szCs w:val="24"/>
              <w:lang w:val="ru-RU"/>
            </w:rPr>
            <w:delText>10.1371/journal.ppat.1012886</w:delText>
          </w:r>
        </w:del>
      </w:ins>
      <w:ins w:id="450" w:author="Автор" w:date="2026-04-28T00:24:00Z">
        <w:del w:id="451" w:author="Автор" w:date="2026-05-04T22:46:00Z">
          <w:r w:rsidR="008E33A8" w:rsidDel="00C10FC6">
            <w:rPr>
              <w:rFonts w:ascii="Times New Roman" w:eastAsia="Times New Roman" w:hAnsi="Times New Roman" w:cs="Times New Roman"/>
              <w:sz w:val="24"/>
              <w:szCs w:val="24"/>
              <w:lang w:val="ru-RU"/>
            </w:rPr>
            <w:delText>)</w:delText>
          </w:r>
        </w:del>
      </w:ins>
      <w:ins w:id="452" w:author="Автор" w:date="2026-04-28T00:25:00Z">
        <w:del w:id="453" w:author="Автор" w:date="2026-05-04T22:46:00Z">
          <w:r w:rsidR="008E33A8" w:rsidRPr="00D71DAA" w:rsidDel="00C10FC6">
            <w:rPr>
              <w:rFonts w:ascii="Times New Roman" w:eastAsia="Times New Roman" w:hAnsi="Times New Roman" w:cs="Times New Roman"/>
              <w:sz w:val="24"/>
              <w:szCs w:val="24"/>
              <w:lang w:val="ru-RU"/>
              <w:rPrChange w:id="454" w:author="Автор" w:date="2026-04-28T00:25:00Z">
                <w:rPr>
                  <w:rFonts w:ascii="Times New Roman" w:eastAsia="Times New Roman" w:hAnsi="Times New Roman" w:cs="Times New Roman"/>
                  <w:sz w:val="24"/>
                  <w:szCs w:val="24"/>
                  <w:lang w:val="en-US"/>
                </w:rPr>
              </w:rPrChange>
            </w:rPr>
            <w:delText xml:space="preserve">. </w:delText>
          </w:r>
          <w:r w:rsidR="008E33A8" w:rsidDel="00C10FC6">
            <w:rPr>
              <w:rFonts w:ascii="Times New Roman" w:eastAsia="Times New Roman" w:hAnsi="Times New Roman" w:cs="Times New Roman"/>
              <w:sz w:val="24"/>
              <w:szCs w:val="24"/>
              <w:lang w:val="ru-RU"/>
            </w:rPr>
            <w:delText>Мутации</w:delText>
          </w:r>
          <w:r w:rsidR="008E33A8" w:rsidRPr="003B2B34"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в</w:delText>
          </w:r>
          <w:r w:rsidR="008E33A8" w:rsidRPr="003B2B34"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en-US"/>
            </w:rPr>
            <w:delText>ORF</w:delText>
          </w:r>
          <w:r w:rsidR="008E33A8" w:rsidRPr="00D71DAA" w:rsidDel="00C10FC6">
            <w:rPr>
              <w:rFonts w:ascii="Times New Roman" w:eastAsia="Times New Roman" w:hAnsi="Times New Roman" w:cs="Times New Roman"/>
              <w:sz w:val="24"/>
              <w:szCs w:val="24"/>
              <w:lang w:val="ru-RU"/>
              <w:rPrChange w:id="455" w:author="Автор" w:date="2026-04-28T00:35:00Z">
                <w:rPr>
                  <w:rFonts w:ascii="Times New Roman" w:eastAsia="Times New Roman" w:hAnsi="Times New Roman" w:cs="Times New Roman"/>
                  <w:sz w:val="24"/>
                  <w:szCs w:val="24"/>
                  <w:lang w:val="en-US"/>
                </w:rPr>
              </w:rPrChange>
            </w:rPr>
            <w:delText>7</w:delText>
          </w:r>
          <w:r w:rsidR="008E33A8" w:rsidDel="00C10FC6">
            <w:rPr>
              <w:rFonts w:ascii="Times New Roman" w:eastAsia="Times New Roman" w:hAnsi="Times New Roman" w:cs="Times New Roman"/>
              <w:sz w:val="24"/>
              <w:szCs w:val="24"/>
              <w:lang w:val="en-US"/>
            </w:rPr>
            <w:delText>a</w:delText>
          </w:r>
          <w:r w:rsidR="008E33A8" w:rsidRPr="003B2B34" w:rsidDel="00C10FC6">
            <w:rPr>
              <w:rFonts w:ascii="Times New Roman" w:eastAsia="Times New Roman" w:hAnsi="Times New Roman" w:cs="Times New Roman"/>
              <w:sz w:val="24"/>
              <w:szCs w:val="24"/>
              <w:lang w:val="ru-RU"/>
            </w:rPr>
            <w:delText xml:space="preserve"> </w:delText>
          </w:r>
          <w:r w:rsidR="008E33A8" w:rsidDel="00C10FC6">
            <w:rPr>
              <w:rFonts w:ascii="Times New Roman" w:eastAsia="Times New Roman" w:hAnsi="Times New Roman" w:cs="Times New Roman"/>
              <w:sz w:val="24"/>
              <w:szCs w:val="24"/>
              <w:lang w:val="ru-RU"/>
            </w:rPr>
            <w:delText>мало</w:delText>
          </w:r>
          <w:r w:rsidR="008E33A8" w:rsidRPr="003B2B34" w:rsidDel="00C10FC6">
            <w:rPr>
              <w:rFonts w:ascii="Times New Roman" w:eastAsia="Times New Roman" w:hAnsi="Times New Roman" w:cs="Times New Roman"/>
              <w:sz w:val="24"/>
              <w:szCs w:val="24"/>
              <w:lang w:val="ru-RU"/>
            </w:rPr>
            <w:delText xml:space="preserve"> </w:delText>
          </w:r>
        </w:del>
      </w:ins>
      <w:ins w:id="456" w:author="Автор" w:date="2026-04-28T00:26:00Z">
        <w:del w:id="457" w:author="Автор" w:date="2026-05-04T22:46:00Z">
          <w:r w:rsidR="008E33A8" w:rsidDel="00C10FC6">
            <w:rPr>
              <w:rFonts w:ascii="Times New Roman" w:eastAsia="Times New Roman" w:hAnsi="Times New Roman" w:cs="Times New Roman"/>
              <w:sz w:val="24"/>
              <w:szCs w:val="24"/>
              <w:lang w:val="ru-RU"/>
            </w:rPr>
            <w:delText>изучены</w:delText>
          </w:r>
        </w:del>
      </w:ins>
      <w:ins w:id="458" w:author="Автор" w:date="2026-04-28T00:37:00Z">
        <w:del w:id="459" w:author="Автор" w:date="2026-05-04T22:46:00Z">
          <w:r w:rsidR="003B2B34" w:rsidDel="00C10FC6">
            <w:rPr>
              <w:rFonts w:ascii="Times New Roman" w:eastAsia="Times New Roman" w:hAnsi="Times New Roman" w:cs="Times New Roman"/>
              <w:sz w:val="24"/>
              <w:szCs w:val="24"/>
              <w:lang w:val="ru-RU"/>
            </w:rPr>
            <w:delText>. С</w:delText>
          </w:r>
        </w:del>
      </w:ins>
      <w:ins w:id="460" w:author="Автор" w:date="2026-04-28T00:26:00Z">
        <w:del w:id="461" w:author="Автор" w:date="2026-05-04T22:46:00Z">
          <w:r w:rsidR="008E33A8" w:rsidDel="00C10FC6">
            <w:rPr>
              <w:rFonts w:ascii="Times New Roman" w:eastAsia="Times New Roman" w:hAnsi="Times New Roman" w:cs="Times New Roman"/>
              <w:sz w:val="24"/>
              <w:szCs w:val="24"/>
              <w:lang w:val="ru-RU"/>
            </w:rPr>
            <w:delText xml:space="preserve">огласно имеющимся данным </w:delText>
          </w:r>
        </w:del>
      </w:ins>
      <w:ins w:id="462" w:author="Автор" w:date="2026-04-28T00:35:00Z">
        <w:del w:id="463" w:author="Автор" w:date="2026-05-04T22:46:00Z">
          <w:r w:rsidR="003B2B34" w:rsidDel="00C10FC6">
            <w:rPr>
              <w:rFonts w:ascii="Times New Roman" w:eastAsia="Times New Roman" w:hAnsi="Times New Roman" w:cs="Times New Roman"/>
              <w:sz w:val="24"/>
              <w:szCs w:val="24"/>
              <w:lang w:val="en-US"/>
            </w:rPr>
            <w:delText>V</w:delText>
          </w:r>
          <w:r w:rsidR="003B2B34" w:rsidRPr="00D71DAA" w:rsidDel="00C10FC6">
            <w:rPr>
              <w:rFonts w:ascii="Times New Roman" w:eastAsia="Times New Roman" w:hAnsi="Times New Roman" w:cs="Times New Roman"/>
              <w:sz w:val="24"/>
              <w:szCs w:val="24"/>
              <w:lang w:val="ru-RU"/>
              <w:rPrChange w:id="464" w:author="Автор" w:date="2026-04-28T00:35:00Z">
                <w:rPr>
                  <w:rFonts w:ascii="Times New Roman" w:eastAsia="Times New Roman" w:hAnsi="Times New Roman" w:cs="Times New Roman"/>
                  <w:sz w:val="24"/>
                  <w:szCs w:val="24"/>
                  <w:lang w:val="en-US"/>
                </w:rPr>
              </w:rPrChange>
            </w:rPr>
            <w:delText>82</w:delText>
          </w:r>
          <w:r w:rsidR="003B2B34" w:rsidDel="00C10FC6">
            <w:rPr>
              <w:rFonts w:ascii="Times New Roman" w:eastAsia="Times New Roman" w:hAnsi="Times New Roman" w:cs="Times New Roman"/>
              <w:sz w:val="24"/>
              <w:szCs w:val="24"/>
              <w:lang w:val="en-US"/>
            </w:rPr>
            <w:delText>A</w:delText>
          </w:r>
          <w:r w:rsidR="003B2B34" w:rsidRPr="00D71DAA" w:rsidDel="00C10FC6">
            <w:rPr>
              <w:rFonts w:ascii="Times New Roman" w:eastAsia="Times New Roman" w:hAnsi="Times New Roman" w:cs="Times New Roman"/>
              <w:sz w:val="24"/>
              <w:szCs w:val="24"/>
              <w:lang w:val="ru-RU"/>
              <w:rPrChange w:id="465" w:author="Автор" w:date="2026-04-28T00:35:00Z">
                <w:rPr>
                  <w:rFonts w:ascii="Times New Roman" w:eastAsia="Times New Roman" w:hAnsi="Times New Roman" w:cs="Times New Roman"/>
                  <w:sz w:val="24"/>
                  <w:szCs w:val="24"/>
                  <w:lang w:val="en-US"/>
                </w:rPr>
              </w:rPrChange>
            </w:rPr>
            <w:delText xml:space="preserve"> </w:delText>
          </w:r>
          <w:r w:rsidR="003B2B34" w:rsidDel="00C10FC6">
            <w:rPr>
              <w:rFonts w:ascii="Times New Roman" w:eastAsia="Times New Roman" w:hAnsi="Times New Roman" w:cs="Times New Roman"/>
              <w:sz w:val="24"/>
              <w:szCs w:val="24"/>
              <w:lang w:val="ru-RU"/>
            </w:rPr>
            <w:delText xml:space="preserve">и </w:delText>
          </w:r>
          <w:r w:rsidR="003B2B34" w:rsidDel="00C10FC6">
            <w:rPr>
              <w:rFonts w:ascii="Times New Roman" w:eastAsia="Times New Roman" w:hAnsi="Times New Roman" w:cs="Times New Roman"/>
              <w:sz w:val="24"/>
              <w:szCs w:val="24"/>
              <w:lang w:val="en-US"/>
            </w:rPr>
            <w:delText>T</w:delText>
          </w:r>
          <w:r w:rsidR="003B2B34" w:rsidRPr="00D71DAA" w:rsidDel="00C10FC6">
            <w:rPr>
              <w:rFonts w:ascii="Times New Roman" w:eastAsia="Times New Roman" w:hAnsi="Times New Roman" w:cs="Times New Roman"/>
              <w:sz w:val="24"/>
              <w:szCs w:val="24"/>
              <w:lang w:val="ru-RU"/>
              <w:rPrChange w:id="466" w:author="Автор" w:date="2026-04-28T00:35:00Z">
                <w:rPr>
                  <w:rFonts w:ascii="Times New Roman" w:eastAsia="Times New Roman" w:hAnsi="Times New Roman" w:cs="Times New Roman"/>
                  <w:sz w:val="24"/>
                  <w:szCs w:val="24"/>
                  <w:lang w:val="en-US"/>
                </w:rPr>
              </w:rPrChange>
            </w:rPr>
            <w:delText>120</w:delText>
          </w:r>
          <w:r w:rsidR="003B2B34" w:rsidDel="00C10FC6">
            <w:rPr>
              <w:rFonts w:ascii="Times New Roman" w:eastAsia="Times New Roman" w:hAnsi="Times New Roman" w:cs="Times New Roman"/>
              <w:sz w:val="24"/>
              <w:szCs w:val="24"/>
              <w:lang w:val="en-US"/>
            </w:rPr>
            <w:delText>I</w:delText>
          </w:r>
          <w:r w:rsidR="003B2B34" w:rsidRPr="00D71DAA" w:rsidDel="00C10FC6">
            <w:rPr>
              <w:rFonts w:ascii="Times New Roman" w:eastAsia="Times New Roman" w:hAnsi="Times New Roman" w:cs="Times New Roman"/>
              <w:sz w:val="24"/>
              <w:szCs w:val="24"/>
              <w:lang w:val="ru-RU"/>
              <w:rPrChange w:id="467" w:author="Автор" w:date="2026-04-28T00:35:00Z">
                <w:rPr>
                  <w:rFonts w:ascii="Times New Roman" w:eastAsia="Times New Roman" w:hAnsi="Times New Roman" w:cs="Times New Roman"/>
                  <w:sz w:val="24"/>
                  <w:szCs w:val="24"/>
                  <w:lang w:val="en-US"/>
                </w:rPr>
              </w:rPrChange>
            </w:rPr>
            <w:delText xml:space="preserve"> </w:delText>
          </w:r>
          <w:r w:rsidR="003B2B34" w:rsidDel="00C10FC6">
            <w:rPr>
              <w:rFonts w:ascii="Times New Roman" w:eastAsia="Times New Roman" w:hAnsi="Times New Roman" w:cs="Times New Roman"/>
              <w:sz w:val="24"/>
              <w:szCs w:val="24"/>
              <w:lang w:val="ru-RU"/>
            </w:rPr>
            <w:delText>чаще всего встречаются в дельта варианте коронавируса</w:delText>
          </w:r>
        </w:del>
      </w:ins>
      <w:ins w:id="468" w:author="Автор" w:date="2026-04-28T00:36:00Z">
        <w:del w:id="469" w:author="Автор" w:date="2026-05-04T22:46:00Z">
          <w:r w:rsidR="003B2B34" w:rsidDel="00C10FC6">
            <w:rPr>
              <w:rFonts w:ascii="Times New Roman" w:eastAsia="Times New Roman" w:hAnsi="Times New Roman" w:cs="Times New Roman"/>
              <w:sz w:val="24"/>
              <w:szCs w:val="24"/>
              <w:lang w:val="ru-RU"/>
            </w:rPr>
            <w:delText xml:space="preserve">, они расположены </w:delText>
          </w:r>
          <w:r w:rsidR="003B2B34" w:rsidRPr="003B2B34" w:rsidDel="00C10FC6">
            <w:rPr>
              <w:rFonts w:ascii="Times New Roman" w:eastAsia="Times New Roman" w:hAnsi="Times New Roman" w:cs="Times New Roman" w:hint="eastAsia"/>
              <w:sz w:val="24"/>
              <w:szCs w:val="24"/>
              <w:lang w:val="ru-RU"/>
            </w:rPr>
            <w:delText>di‐lysine motif of ORF7a</w:delText>
          </w:r>
          <w:r w:rsidR="003B2B34" w:rsidDel="00C10FC6">
            <w:rPr>
              <w:rFonts w:ascii="Times New Roman" w:eastAsia="Times New Roman" w:hAnsi="Times New Roman" w:cs="Times New Roman"/>
              <w:sz w:val="24"/>
              <w:szCs w:val="24"/>
              <w:lang w:val="ru-RU"/>
            </w:rPr>
            <w:delText xml:space="preserve">, который важен для </w:delText>
          </w:r>
        </w:del>
      </w:ins>
      <w:ins w:id="470" w:author="Автор" w:date="2026-04-28T00:37:00Z">
        <w:del w:id="471" w:author="Автор" w:date="2026-05-04T22:46:00Z">
          <w:r w:rsidR="003B2B34" w:rsidRPr="003B2B34" w:rsidDel="00C10FC6">
            <w:rPr>
              <w:rFonts w:ascii="Times New Roman" w:eastAsia="Times New Roman" w:hAnsi="Times New Roman" w:cs="Times New Roman"/>
              <w:sz w:val="24"/>
              <w:szCs w:val="24"/>
              <w:lang w:val="ru-RU"/>
            </w:rPr>
            <w:delText>endoplasmic reticulum localization of proteins</w:delText>
          </w:r>
          <w:r w:rsidR="003B2B34" w:rsidDel="00C10FC6">
            <w:rPr>
              <w:rFonts w:ascii="Times New Roman" w:eastAsia="Times New Roman" w:hAnsi="Times New Roman" w:cs="Times New Roman"/>
              <w:sz w:val="24"/>
              <w:szCs w:val="24"/>
              <w:lang w:val="ru-RU"/>
            </w:rPr>
            <w:delText>(</w:delText>
          </w:r>
          <w:r w:rsidR="003B2B34" w:rsidRPr="003B2B34" w:rsidDel="00C10FC6">
            <w:rPr>
              <w:rFonts w:ascii="Times New Roman" w:eastAsia="Times New Roman" w:hAnsi="Times New Roman" w:cs="Times New Roman"/>
              <w:sz w:val="24"/>
              <w:szCs w:val="24"/>
              <w:lang w:val="ru-RU"/>
            </w:rPr>
            <w:delText>10.1002/jmv.27964</w:delText>
          </w:r>
          <w:r w:rsidR="003B2B34" w:rsidDel="00C10FC6">
            <w:rPr>
              <w:rFonts w:ascii="Times New Roman" w:eastAsia="Times New Roman" w:hAnsi="Times New Roman" w:cs="Times New Roman"/>
              <w:sz w:val="24"/>
              <w:szCs w:val="24"/>
              <w:lang w:val="ru-RU"/>
            </w:rPr>
            <w:delText xml:space="preserve">). </w:delText>
          </w:r>
        </w:del>
      </w:ins>
      <w:ins w:id="472" w:author="Автор" w:date="2026-04-28T00:38:00Z">
        <w:del w:id="473" w:author="Автор" w:date="2026-05-04T22:46:00Z">
          <w:r w:rsidR="003B2B34" w:rsidDel="00C10FC6">
            <w:rPr>
              <w:rFonts w:ascii="Times New Roman" w:eastAsia="Times New Roman" w:hAnsi="Times New Roman" w:cs="Times New Roman"/>
              <w:sz w:val="24"/>
              <w:szCs w:val="24"/>
              <w:lang w:val="ru-RU"/>
            </w:rPr>
            <w:delText>Данных</w:delText>
          </w:r>
          <w:r w:rsidR="003B2B34" w:rsidRPr="003B2B34" w:rsidDel="00C10FC6">
            <w:rPr>
              <w:rFonts w:ascii="Times New Roman" w:eastAsia="Times New Roman" w:hAnsi="Times New Roman" w:cs="Times New Roman"/>
              <w:sz w:val="24"/>
              <w:szCs w:val="24"/>
              <w:lang w:val="ru-RU"/>
            </w:rPr>
            <w:delText xml:space="preserve"> </w:delText>
          </w:r>
          <w:r w:rsidR="003B2B34" w:rsidDel="00C10FC6">
            <w:rPr>
              <w:rFonts w:ascii="Times New Roman" w:eastAsia="Times New Roman" w:hAnsi="Times New Roman" w:cs="Times New Roman"/>
              <w:sz w:val="24"/>
              <w:szCs w:val="24"/>
              <w:lang w:val="ru-RU"/>
            </w:rPr>
            <w:delText>по</w:delText>
          </w:r>
          <w:r w:rsidR="003B2B34" w:rsidRPr="003B2B34" w:rsidDel="00C10FC6">
            <w:rPr>
              <w:rFonts w:ascii="Times New Roman" w:eastAsia="Times New Roman" w:hAnsi="Times New Roman" w:cs="Times New Roman"/>
              <w:sz w:val="24"/>
              <w:szCs w:val="24"/>
              <w:lang w:val="ru-RU"/>
            </w:rPr>
            <w:delText xml:space="preserve"> </w:delText>
          </w:r>
          <w:r w:rsidR="003B2B34" w:rsidDel="00C10FC6">
            <w:rPr>
              <w:rFonts w:ascii="Times New Roman" w:eastAsia="Times New Roman" w:hAnsi="Times New Roman" w:cs="Times New Roman"/>
              <w:sz w:val="24"/>
              <w:szCs w:val="24"/>
              <w:lang w:val="ru-RU"/>
            </w:rPr>
            <w:delText>мутациям</w:delText>
          </w:r>
          <w:r w:rsidR="003B2B34" w:rsidRPr="003B2B34" w:rsidDel="00C10FC6">
            <w:rPr>
              <w:rFonts w:ascii="Times New Roman" w:eastAsia="Times New Roman" w:hAnsi="Times New Roman" w:cs="Times New Roman"/>
              <w:sz w:val="24"/>
              <w:szCs w:val="24"/>
              <w:lang w:val="ru-RU"/>
            </w:rPr>
            <w:delText xml:space="preserve"> </w:delText>
          </w:r>
          <w:r w:rsidR="003B2B34" w:rsidDel="00C10FC6">
            <w:rPr>
              <w:rFonts w:ascii="Times New Roman" w:eastAsia="Times New Roman" w:hAnsi="Times New Roman" w:cs="Times New Roman"/>
              <w:sz w:val="24"/>
              <w:szCs w:val="24"/>
            </w:rPr>
            <w:delText>ORF</w:delText>
          </w:r>
          <w:r w:rsidR="003B2B34" w:rsidRPr="00D71DAA" w:rsidDel="00C10FC6">
            <w:rPr>
              <w:rFonts w:ascii="Times New Roman" w:eastAsia="Times New Roman" w:hAnsi="Times New Roman" w:cs="Times New Roman"/>
              <w:sz w:val="24"/>
              <w:szCs w:val="24"/>
              <w:lang w:val="ru-RU"/>
              <w:rPrChange w:id="474" w:author="Автор" w:date="2026-04-28T00:38:00Z">
                <w:rPr>
                  <w:rFonts w:ascii="Times New Roman" w:eastAsia="Times New Roman" w:hAnsi="Times New Roman" w:cs="Times New Roman"/>
                  <w:sz w:val="24"/>
                  <w:szCs w:val="24"/>
                </w:rPr>
              </w:rPrChange>
            </w:rPr>
            <w:delText>1</w:delText>
          </w:r>
          <w:r w:rsidR="003B2B34" w:rsidDel="00C10FC6">
            <w:rPr>
              <w:rFonts w:ascii="Times New Roman" w:eastAsia="Times New Roman" w:hAnsi="Times New Roman" w:cs="Times New Roman"/>
              <w:sz w:val="24"/>
              <w:szCs w:val="24"/>
            </w:rPr>
            <w:delText>ab</w:delText>
          </w:r>
          <w:r w:rsidR="003B2B34" w:rsidRPr="00D71DAA" w:rsidDel="00C10FC6">
            <w:rPr>
              <w:rFonts w:ascii="Times New Roman" w:eastAsia="Times New Roman" w:hAnsi="Times New Roman" w:cs="Times New Roman"/>
              <w:sz w:val="24"/>
              <w:szCs w:val="24"/>
              <w:lang w:val="ru-RU"/>
              <w:rPrChange w:id="475" w:author="Автор" w:date="2026-04-28T00:38:00Z">
                <w:rPr>
                  <w:rFonts w:ascii="Times New Roman" w:eastAsia="Times New Roman" w:hAnsi="Times New Roman" w:cs="Times New Roman"/>
                  <w:sz w:val="24"/>
                  <w:szCs w:val="24"/>
                </w:rPr>
              </w:rPrChange>
            </w:rPr>
            <w:delText xml:space="preserve"> </w:delText>
          </w:r>
          <w:r w:rsidR="003B2B34" w:rsidDel="00C10FC6">
            <w:rPr>
              <w:rFonts w:ascii="Times New Roman" w:eastAsia="Times New Roman" w:hAnsi="Times New Roman" w:cs="Times New Roman"/>
              <w:sz w:val="24"/>
              <w:szCs w:val="24"/>
            </w:rPr>
            <w:delText>Q</w:delText>
          </w:r>
          <w:r w:rsidR="003B2B34" w:rsidRPr="00D71DAA" w:rsidDel="00C10FC6">
            <w:rPr>
              <w:rFonts w:ascii="Times New Roman" w:eastAsia="Times New Roman" w:hAnsi="Times New Roman" w:cs="Times New Roman"/>
              <w:sz w:val="24"/>
              <w:szCs w:val="24"/>
              <w:lang w:val="ru-RU"/>
              <w:rPrChange w:id="476" w:author="Автор" w:date="2026-04-28T00:38:00Z">
                <w:rPr>
                  <w:rFonts w:ascii="Times New Roman" w:eastAsia="Times New Roman" w:hAnsi="Times New Roman" w:cs="Times New Roman"/>
                  <w:sz w:val="24"/>
                  <w:szCs w:val="24"/>
                </w:rPr>
              </w:rPrChange>
            </w:rPr>
            <w:delText>7036</w:delText>
          </w:r>
          <w:r w:rsidR="003B2B34" w:rsidDel="00C10FC6">
            <w:rPr>
              <w:rFonts w:ascii="Times New Roman" w:eastAsia="Times New Roman" w:hAnsi="Times New Roman" w:cs="Times New Roman"/>
              <w:sz w:val="24"/>
              <w:szCs w:val="24"/>
            </w:rPr>
            <w:delText>H</w:delText>
          </w:r>
          <w:r w:rsidR="003B2B34" w:rsidDel="00C10FC6">
            <w:rPr>
              <w:rFonts w:ascii="Times New Roman" w:eastAsia="Times New Roman" w:hAnsi="Times New Roman" w:cs="Times New Roman"/>
              <w:sz w:val="24"/>
              <w:szCs w:val="24"/>
              <w:lang w:val="ru-RU"/>
            </w:rPr>
            <w:delText xml:space="preserve"> и </w:delText>
          </w:r>
          <w:r w:rsidR="003B2B34" w:rsidDel="00C10FC6">
            <w:rPr>
              <w:rFonts w:ascii="Times New Roman" w:eastAsia="Times New Roman" w:hAnsi="Times New Roman" w:cs="Times New Roman"/>
              <w:sz w:val="24"/>
              <w:szCs w:val="24"/>
            </w:rPr>
            <w:delText>ORF</w:delText>
          </w:r>
          <w:r w:rsidR="003B2B34" w:rsidRPr="00D71DAA" w:rsidDel="00C10FC6">
            <w:rPr>
              <w:rFonts w:ascii="Times New Roman" w:eastAsia="Times New Roman" w:hAnsi="Times New Roman" w:cs="Times New Roman"/>
              <w:sz w:val="24"/>
              <w:szCs w:val="24"/>
              <w:lang w:val="ru-RU"/>
              <w:rPrChange w:id="477" w:author="Автор" w:date="2026-04-28T00:38:00Z">
                <w:rPr>
                  <w:rFonts w:ascii="Times New Roman" w:eastAsia="Times New Roman" w:hAnsi="Times New Roman" w:cs="Times New Roman"/>
                  <w:sz w:val="24"/>
                  <w:szCs w:val="24"/>
                </w:rPr>
              </w:rPrChange>
            </w:rPr>
            <w:delText>7</w:delText>
          </w:r>
          <w:r w:rsidR="003B2B34" w:rsidDel="00C10FC6">
            <w:rPr>
              <w:rFonts w:ascii="Times New Roman" w:eastAsia="Times New Roman" w:hAnsi="Times New Roman" w:cs="Times New Roman"/>
              <w:sz w:val="24"/>
              <w:szCs w:val="24"/>
            </w:rPr>
            <w:delText>a</w:delText>
          </w:r>
          <w:r w:rsidR="003B2B34" w:rsidRPr="00D71DAA" w:rsidDel="00C10FC6">
            <w:rPr>
              <w:rFonts w:ascii="Times New Roman" w:eastAsia="Times New Roman" w:hAnsi="Times New Roman" w:cs="Times New Roman"/>
              <w:sz w:val="24"/>
              <w:szCs w:val="24"/>
              <w:lang w:val="ru-RU"/>
              <w:rPrChange w:id="478" w:author="Автор" w:date="2026-04-28T00:38:00Z">
                <w:rPr>
                  <w:rFonts w:ascii="Times New Roman" w:eastAsia="Times New Roman" w:hAnsi="Times New Roman" w:cs="Times New Roman"/>
                  <w:sz w:val="24"/>
                  <w:szCs w:val="24"/>
                </w:rPr>
              </w:rPrChange>
            </w:rPr>
            <w:delText xml:space="preserve"> </w:delText>
          </w:r>
          <w:r w:rsidR="003B2B34" w:rsidDel="00C10FC6">
            <w:rPr>
              <w:rFonts w:ascii="Times New Roman" w:eastAsia="Times New Roman" w:hAnsi="Times New Roman" w:cs="Times New Roman"/>
              <w:sz w:val="24"/>
              <w:szCs w:val="24"/>
            </w:rPr>
            <w:delText>V</w:delText>
          </w:r>
          <w:r w:rsidR="003B2B34" w:rsidRPr="00D71DAA" w:rsidDel="00C10FC6">
            <w:rPr>
              <w:rFonts w:ascii="Times New Roman" w:eastAsia="Times New Roman" w:hAnsi="Times New Roman" w:cs="Times New Roman"/>
              <w:sz w:val="24"/>
              <w:szCs w:val="24"/>
              <w:lang w:val="ru-RU"/>
              <w:rPrChange w:id="479" w:author="Автор" w:date="2026-04-28T00:38:00Z">
                <w:rPr>
                  <w:rFonts w:ascii="Times New Roman" w:eastAsia="Times New Roman" w:hAnsi="Times New Roman" w:cs="Times New Roman"/>
                  <w:sz w:val="24"/>
                  <w:szCs w:val="24"/>
                </w:rPr>
              </w:rPrChange>
            </w:rPr>
            <w:delText>71</w:delText>
          </w:r>
          <w:r w:rsidR="003B2B34" w:rsidDel="00C10FC6">
            <w:rPr>
              <w:rFonts w:ascii="Times New Roman" w:eastAsia="Times New Roman" w:hAnsi="Times New Roman" w:cs="Times New Roman"/>
              <w:sz w:val="24"/>
              <w:szCs w:val="24"/>
            </w:rPr>
            <w:delText>I</w:delText>
          </w:r>
          <w:r w:rsidR="003B2B34" w:rsidDel="00C10FC6">
            <w:rPr>
              <w:rFonts w:ascii="Times New Roman" w:eastAsia="Times New Roman" w:hAnsi="Times New Roman" w:cs="Times New Roman"/>
              <w:sz w:val="24"/>
              <w:szCs w:val="24"/>
              <w:lang w:val="ru-RU"/>
            </w:rPr>
            <w:delText xml:space="preserve"> не </w:delText>
          </w:r>
          <w:r w:rsidR="003B2B34" w:rsidDel="00C10FC6">
            <w:rPr>
              <w:rFonts w:ascii="Times New Roman" w:eastAsia="Times New Roman" w:hAnsi="Times New Roman" w:cs="Times New Roman"/>
              <w:sz w:val="24"/>
              <w:szCs w:val="24"/>
              <w:lang w:val="ru-RU"/>
            </w:rPr>
            <w:lastRenderedPageBreak/>
            <w:delText>достаточно для однозначного опр</w:delText>
          </w:r>
        </w:del>
      </w:ins>
      <w:ins w:id="480" w:author="Автор" w:date="2026-04-28T00:39:00Z">
        <w:del w:id="481" w:author="Автор" w:date="2026-05-04T22:46:00Z">
          <w:r w:rsidR="003B2B34" w:rsidDel="00C10FC6">
            <w:rPr>
              <w:rFonts w:ascii="Times New Roman" w:eastAsia="Times New Roman" w:hAnsi="Times New Roman" w:cs="Times New Roman"/>
              <w:sz w:val="24"/>
              <w:szCs w:val="24"/>
              <w:lang w:val="ru-RU"/>
            </w:rPr>
            <w:delText xml:space="preserve">еделения их функций однако </w:delText>
          </w:r>
          <w:r w:rsidR="001201A7" w:rsidDel="00C10FC6">
            <w:rPr>
              <w:rFonts w:ascii="Times New Roman" w:eastAsia="Times New Roman" w:hAnsi="Times New Roman" w:cs="Times New Roman"/>
              <w:sz w:val="24"/>
              <w:szCs w:val="24"/>
              <w:lang w:val="ru-RU"/>
            </w:rPr>
            <w:delText xml:space="preserve">их расположение в неструктурных белках вируса может </w:delText>
          </w:r>
        </w:del>
      </w:ins>
      <w:ins w:id="482" w:author="Автор" w:date="2026-04-28T00:40:00Z">
        <w:del w:id="483" w:author="Автор" w:date="2026-05-04T22:46:00Z">
          <w:r w:rsidR="001201A7" w:rsidDel="00C10FC6">
            <w:rPr>
              <w:rFonts w:ascii="Times New Roman" w:eastAsia="Times New Roman" w:hAnsi="Times New Roman" w:cs="Times New Roman"/>
              <w:sz w:val="24"/>
              <w:szCs w:val="24"/>
              <w:lang w:val="ru-RU"/>
            </w:rPr>
            <w:delText>намекать на их взаимодей</w:delText>
          </w:r>
        </w:del>
      </w:ins>
      <w:ins w:id="484" w:author="Автор" w:date="2026-04-28T00:41:00Z">
        <w:del w:id="485" w:author="Автор" w:date="2026-05-04T22:46:00Z">
          <w:r w:rsidR="001201A7" w:rsidDel="00C10FC6">
            <w:rPr>
              <w:rFonts w:ascii="Times New Roman" w:eastAsia="Times New Roman" w:hAnsi="Times New Roman" w:cs="Times New Roman"/>
              <w:sz w:val="24"/>
              <w:szCs w:val="24"/>
              <w:lang w:val="ru-RU"/>
            </w:rPr>
            <w:delText>с</w:delText>
          </w:r>
        </w:del>
      </w:ins>
      <w:ins w:id="486" w:author="Автор" w:date="2026-04-28T00:40:00Z">
        <w:del w:id="487" w:author="Автор" w:date="2026-05-04T22:46:00Z">
          <w:r w:rsidR="001201A7" w:rsidDel="00C10FC6">
            <w:rPr>
              <w:rFonts w:ascii="Times New Roman" w:eastAsia="Times New Roman" w:hAnsi="Times New Roman" w:cs="Times New Roman"/>
              <w:sz w:val="24"/>
              <w:szCs w:val="24"/>
              <w:lang w:val="ru-RU"/>
            </w:rPr>
            <w:delText>т</w:delText>
          </w:r>
        </w:del>
      </w:ins>
      <w:ins w:id="488" w:author="Автор" w:date="2026-04-28T00:41:00Z">
        <w:del w:id="489" w:author="Автор" w:date="2026-05-04T22:46:00Z">
          <w:r w:rsidR="001201A7" w:rsidDel="00C10FC6">
            <w:rPr>
              <w:rFonts w:ascii="Times New Roman" w:eastAsia="Times New Roman" w:hAnsi="Times New Roman" w:cs="Times New Roman"/>
              <w:sz w:val="24"/>
              <w:szCs w:val="24"/>
              <w:lang w:val="ru-RU"/>
            </w:rPr>
            <w:delText>вие</w:delText>
          </w:r>
        </w:del>
      </w:ins>
      <w:ins w:id="490" w:author="Автор" w:date="2026-04-28T00:40:00Z">
        <w:del w:id="491" w:author="Автор" w:date="2026-05-04T22:46:00Z">
          <w:r w:rsidR="001201A7" w:rsidDel="00C10FC6">
            <w:rPr>
              <w:rFonts w:ascii="Times New Roman" w:eastAsia="Times New Roman" w:hAnsi="Times New Roman" w:cs="Times New Roman"/>
              <w:sz w:val="24"/>
              <w:szCs w:val="24"/>
              <w:lang w:val="ru-RU"/>
            </w:rPr>
            <w:delText xml:space="preserve"> с</w:delText>
          </w:r>
        </w:del>
      </w:ins>
      <w:ins w:id="492" w:author="Автор" w:date="2026-04-28T00:41:00Z">
        <w:del w:id="493" w:author="Автор" w:date="2026-05-04T22:46:00Z">
          <w:r w:rsidR="001201A7" w:rsidDel="00C10FC6">
            <w:rPr>
              <w:rFonts w:ascii="Times New Roman" w:eastAsia="Times New Roman" w:hAnsi="Times New Roman" w:cs="Times New Roman"/>
              <w:sz w:val="24"/>
              <w:szCs w:val="24"/>
              <w:lang w:val="ru-RU"/>
            </w:rPr>
            <w:delText xml:space="preserve"> </w:delText>
          </w:r>
          <w:r w:rsidR="001201A7" w:rsidDel="00C10FC6">
            <w:rPr>
              <w:rFonts w:ascii="Times New Roman" w:eastAsia="Times New Roman" w:hAnsi="Times New Roman" w:cs="Times New Roman"/>
              <w:sz w:val="24"/>
              <w:szCs w:val="24"/>
              <w:lang w:val="en-US"/>
            </w:rPr>
            <w:delText>host</w:delText>
          </w:r>
          <w:r w:rsidR="001201A7" w:rsidRPr="00D71DAA" w:rsidDel="00C10FC6">
            <w:rPr>
              <w:rFonts w:ascii="Times New Roman" w:eastAsia="Times New Roman" w:hAnsi="Times New Roman" w:cs="Times New Roman"/>
              <w:sz w:val="24"/>
              <w:szCs w:val="24"/>
              <w:lang w:val="ru-RU"/>
              <w:rPrChange w:id="494" w:author="Автор" w:date="2026-04-28T00:41:00Z">
                <w:rPr>
                  <w:rFonts w:ascii="Times New Roman" w:eastAsia="Times New Roman" w:hAnsi="Times New Roman" w:cs="Times New Roman"/>
                  <w:sz w:val="24"/>
                  <w:szCs w:val="24"/>
                  <w:lang w:val="en-US"/>
                </w:rPr>
              </w:rPrChange>
            </w:rPr>
            <w:delText xml:space="preserve"> </w:delText>
          </w:r>
          <w:r w:rsidR="001201A7" w:rsidDel="00C10FC6">
            <w:rPr>
              <w:rFonts w:ascii="Times New Roman" w:eastAsia="Times New Roman" w:hAnsi="Times New Roman" w:cs="Times New Roman"/>
              <w:sz w:val="24"/>
              <w:szCs w:val="24"/>
              <w:lang w:val="en-US"/>
            </w:rPr>
            <w:delText>immune</w:delText>
          </w:r>
          <w:r w:rsidR="001201A7" w:rsidRPr="00D71DAA" w:rsidDel="00C10FC6">
            <w:rPr>
              <w:rFonts w:ascii="Times New Roman" w:eastAsia="Times New Roman" w:hAnsi="Times New Roman" w:cs="Times New Roman"/>
              <w:sz w:val="24"/>
              <w:szCs w:val="24"/>
              <w:lang w:val="ru-RU"/>
              <w:rPrChange w:id="495" w:author="Автор" w:date="2026-04-28T00:41:00Z">
                <w:rPr>
                  <w:rFonts w:ascii="Times New Roman" w:eastAsia="Times New Roman" w:hAnsi="Times New Roman" w:cs="Times New Roman"/>
                  <w:sz w:val="24"/>
                  <w:szCs w:val="24"/>
                  <w:lang w:val="en-US"/>
                </w:rPr>
              </w:rPrChange>
            </w:rPr>
            <w:delText xml:space="preserve"> </w:delText>
          </w:r>
          <w:r w:rsidR="001201A7" w:rsidDel="00C10FC6">
            <w:rPr>
              <w:rFonts w:ascii="Times New Roman" w:eastAsia="Times New Roman" w:hAnsi="Times New Roman" w:cs="Times New Roman"/>
              <w:sz w:val="24"/>
              <w:szCs w:val="24"/>
              <w:lang w:val="en-US"/>
            </w:rPr>
            <w:delText>system</w:delText>
          </w:r>
          <w:r w:rsidR="001201A7" w:rsidRPr="00D71DAA" w:rsidDel="00C10FC6">
            <w:rPr>
              <w:rFonts w:ascii="Times New Roman" w:eastAsia="Times New Roman" w:hAnsi="Times New Roman" w:cs="Times New Roman"/>
              <w:sz w:val="24"/>
              <w:szCs w:val="24"/>
              <w:lang w:val="ru-RU"/>
              <w:rPrChange w:id="496" w:author="Автор" w:date="2026-04-28T00:41:00Z">
                <w:rPr>
                  <w:rFonts w:ascii="Times New Roman" w:eastAsia="Times New Roman" w:hAnsi="Times New Roman" w:cs="Times New Roman"/>
                  <w:sz w:val="24"/>
                  <w:szCs w:val="24"/>
                  <w:lang w:val="en-US"/>
                </w:rPr>
              </w:rPrChange>
            </w:rPr>
            <w:delText>.</w:delText>
          </w:r>
        </w:del>
      </w:ins>
      <w:ins w:id="497" w:author="Автор" w:date="2026-04-28T00:40:00Z">
        <w:r w:rsidR="001201A7">
          <w:rPr>
            <w:rFonts w:ascii="Times New Roman" w:eastAsia="Times New Roman" w:hAnsi="Times New Roman" w:cs="Times New Roman"/>
            <w:sz w:val="24"/>
            <w:szCs w:val="24"/>
            <w:lang w:val="ru-RU"/>
          </w:rPr>
          <w:t xml:space="preserve"> </w:t>
        </w:r>
      </w:ins>
    </w:p>
    <w:p w14:paraId="3E6767C4" w14:textId="77777777" w:rsidR="00894E42" w:rsidRDefault="00894E42" w:rsidP="001201A7">
      <w:pPr>
        <w:spacing w:after="0" w:line="360" w:lineRule="auto"/>
        <w:ind w:firstLine="709"/>
        <w:jc w:val="both"/>
        <w:rPr>
          <w:ins w:id="498" w:author="Автор" w:date="2026-04-28T13:39:00Z"/>
          <w:rFonts w:ascii="Times New Roman" w:eastAsia="Times New Roman" w:hAnsi="Times New Roman" w:cs="Times New Roman"/>
          <w:sz w:val="24"/>
          <w:szCs w:val="24"/>
          <w:lang w:val="ru-RU"/>
        </w:rPr>
      </w:pPr>
    </w:p>
    <w:p w14:paraId="0C9E196A" w14:textId="75F593E8" w:rsidR="00F97495" w:rsidRDefault="001201A7" w:rsidP="001201A7">
      <w:pPr>
        <w:spacing w:after="0" w:line="360" w:lineRule="auto"/>
        <w:ind w:firstLine="709"/>
        <w:jc w:val="both"/>
        <w:rPr>
          <w:ins w:id="499" w:author="Автор" w:date="2026-04-28T13:45:00Z"/>
          <w:rFonts w:ascii="Times New Roman" w:eastAsia="Times New Roman" w:hAnsi="Times New Roman" w:cs="Times New Roman"/>
          <w:sz w:val="24"/>
          <w:szCs w:val="24"/>
          <w:lang w:val="en-US"/>
        </w:rPr>
      </w:pPr>
      <w:ins w:id="500" w:author="Автор" w:date="2026-04-28T00:45:00Z">
        <w:r w:rsidRPr="001201A7">
          <w:rPr>
            <w:rFonts w:ascii="Times New Roman" w:eastAsia="Times New Roman" w:hAnsi="Times New Roman" w:cs="Times New Roman"/>
            <w:sz w:val="24"/>
            <w:szCs w:val="24"/>
            <w:lang w:val="en-US"/>
          </w:rPr>
          <w:t xml:space="preserve">Mutations E484K and N501Y are well-known mutations of the </w:t>
        </w:r>
        <w:del w:id="501" w:author="Автор" w:date="2026-04-28T13:44:00Z">
          <w:r w:rsidRPr="00D71DAA" w:rsidDel="00F97495">
            <w:rPr>
              <w:rFonts w:ascii="Times New Roman" w:eastAsia="Times New Roman" w:hAnsi="Times New Roman" w:cs="Times New Roman"/>
              <w:sz w:val="24"/>
              <w:szCs w:val="24"/>
              <w:highlight w:val="yellow"/>
              <w:lang w:val="en-US"/>
              <w:rPrChange w:id="502" w:author="Автор" w:date="2026-04-28T13:40:00Z">
                <w:rPr>
                  <w:rFonts w:ascii="Times New Roman" w:eastAsia="Times New Roman" w:hAnsi="Times New Roman" w:cs="Times New Roman"/>
                  <w:sz w:val="24"/>
                  <w:szCs w:val="24"/>
                  <w:lang w:val="en-US"/>
                </w:rPr>
              </w:rPrChange>
            </w:rPr>
            <w:delText>RBD</w:delText>
          </w:r>
        </w:del>
      </w:ins>
      <w:ins w:id="503" w:author="Автор" w:date="2026-04-28T13:44:00Z">
        <w:r w:rsidR="00F97495">
          <w:rPr>
            <w:rFonts w:ascii="Times New Roman" w:eastAsia="Times New Roman" w:hAnsi="Times New Roman" w:cs="Times New Roman"/>
            <w:sz w:val="24"/>
            <w:szCs w:val="24"/>
            <w:lang w:val="en-US"/>
          </w:rPr>
          <w:t>receptor-binding domain</w:t>
        </w:r>
      </w:ins>
      <w:ins w:id="504" w:author="Автор" w:date="2026-04-28T00:45:00Z">
        <w:r w:rsidRPr="001201A7">
          <w:rPr>
            <w:rFonts w:ascii="Times New Roman" w:eastAsia="Times New Roman" w:hAnsi="Times New Roman" w:cs="Times New Roman"/>
            <w:sz w:val="24"/>
            <w:szCs w:val="24"/>
            <w:lang w:val="en-US"/>
          </w:rPr>
          <w:t xml:space="preserve"> of </w:t>
        </w:r>
      </w:ins>
      <w:ins w:id="505" w:author="Автор" w:date="2026-04-28T13:40:00Z">
        <w:r w:rsidR="005E3E8C">
          <w:rPr>
            <w:rFonts w:ascii="Times New Roman" w:eastAsia="Times New Roman" w:hAnsi="Times New Roman" w:cs="Times New Roman"/>
            <w:sz w:val="24"/>
            <w:szCs w:val="24"/>
            <w:lang w:val="en-US"/>
          </w:rPr>
          <w:t xml:space="preserve">the </w:t>
        </w:r>
      </w:ins>
      <w:ins w:id="506" w:author="Автор" w:date="2026-04-28T00:45:00Z">
        <w:r w:rsidRPr="001201A7">
          <w:rPr>
            <w:rFonts w:ascii="Times New Roman" w:eastAsia="Times New Roman" w:hAnsi="Times New Roman" w:cs="Times New Roman"/>
            <w:sz w:val="24"/>
            <w:szCs w:val="24"/>
            <w:lang w:val="en-US"/>
          </w:rPr>
          <w:t>coronavirus</w:t>
        </w:r>
      </w:ins>
      <w:ins w:id="507" w:author="Автор" w:date="2026-04-28T13:53:00Z">
        <w:r w:rsidR="005F15B1">
          <w:rPr>
            <w:rFonts w:ascii="Times New Roman" w:eastAsia="Times New Roman" w:hAnsi="Times New Roman" w:cs="Times New Roman"/>
            <w:sz w:val="24"/>
            <w:szCs w:val="24"/>
            <w:lang w:val="en-US"/>
          </w:rPr>
          <w:t xml:space="preserve"> in Spike</w:t>
        </w:r>
      </w:ins>
      <w:ins w:id="508" w:author="Автор" w:date="2026-04-28T00:45:00Z">
        <w:r w:rsidRPr="001201A7">
          <w:rPr>
            <w:rFonts w:ascii="Times New Roman" w:eastAsia="Times New Roman" w:hAnsi="Times New Roman" w:cs="Times New Roman"/>
            <w:sz w:val="24"/>
            <w:szCs w:val="24"/>
            <w:lang w:val="en-US"/>
          </w:rPr>
          <w:t xml:space="preserve">. The first is responsible for </w:t>
        </w:r>
      </w:ins>
      <w:ins w:id="509" w:author="Автор" w:date="2026-04-28T13:44:00Z">
        <w:r w:rsidR="00F97495">
          <w:rPr>
            <w:rFonts w:ascii="Times New Roman" w:eastAsia="Times New Roman" w:hAnsi="Times New Roman" w:cs="Times New Roman"/>
            <w:sz w:val="24"/>
            <w:szCs w:val="24"/>
            <w:lang w:val="en-US"/>
          </w:rPr>
          <w:t xml:space="preserve">the viral  </w:t>
        </w:r>
      </w:ins>
      <w:ins w:id="510" w:author="Автор" w:date="2026-04-28T00:45:00Z">
        <w:del w:id="511" w:author="Автор" w:date="2026-04-28T13:44:00Z">
          <w:r w:rsidRPr="001201A7" w:rsidDel="00F97495">
            <w:rPr>
              <w:rFonts w:ascii="Times New Roman" w:eastAsia="Times New Roman" w:hAnsi="Times New Roman" w:cs="Times New Roman"/>
              <w:sz w:val="24"/>
              <w:szCs w:val="24"/>
              <w:lang w:val="en-US"/>
            </w:rPr>
            <w:delText xml:space="preserve">antigenic </w:delText>
          </w:r>
        </w:del>
        <w:r w:rsidRPr="001201A7">
          <w:rPr>
            <w:rFonts w:ascii="Times New Roman" w:eastAsia="Times New Roman" w:hAnsi="Times New Roman" w:cs="Times New Roman"/>
            <w:sz w:val="24"/>
            <w:szCs w:val="24"/>
            <w:lang w:val="en-US"/>
          </w:rPr>
          <w:t>escape</w:t>
        </w:r>
      </w:ins>
      <w:ins w:id="512" w:author="Автор" w:date="2026-04-28T13:44:00Z">
        <w:r w:rsidR="00F97495">
          <w:rPr>
            <w:rFonts w:ascii="Times New Roman" w:eastAsia="Times New Roman" w:hAnsi="Times New Roman" w:cs="Times New Roman"/>
            <w:sz w:val="24"/>
            <w:szCs w:val="24"/>
            <w:lang w:val="en-US"/>
          </w:rPr>
          <w:t xml:space="preserve"> from the immune response </w:t>
        </w:r>
      </w:ins>
      <w:ins w:id="513" w:author="Автор" w:date="2026-04-28T00:45:00Z">
        <w:r w:rsidRPr="001201A7">
          <w:rPr>
            <w:rFonts w:ascii="Times New Roman" w:eastAsia="Times New Roman" w:hAnsi="Times New Roman" w:cs="Times New Roman"/>
            <w:sz w:val="24"/>
            <w:szCs w:val="24"/>
            <w:lang w:val="en-US"/>
          </w:rPr>
          <w:t xml:space="preserve"> and </w:t>
        </w:r>
      </w:ins>
      <w:ins w:id="514" w:author="Автор" w:date="2026-04-28T13:41:00Z">
        <w:r w:rsidR="005E3E8C">
          <w:rPr>
            <w:rFonts w:ascii="Times New Roman" w:eastAsia="Times New Roman" w:hAnsi="Times New Roman" w:cs="Times New Roman"/>
            <w:sz w:val="24"/>
            <w:szCs w:val="24"/>
            <w:lang w:val="en-US"/>
          </w:rPr>
          <w:t xml:space="preserve">is </w:t>
        </w:r>
      </w:ins>
      <w:ins w:id="515" w:author="Автор" w:date="2026-04-28T00:45:00Z">
        <w:del w:id="516" w:author="Автор" w:date="2026-04-28T13:40:00Z">
          <w:r w:rsidRPr="001201A7" w:rsidDel="005E3E8C">
            <w:rPr>
              <w:rFonts w:ascii="Times New Roman" w:eastAsia="Times New Roman" w:hAnsi="Times New Roman" w:cs="Times New Roman"/>
              <w:sz w:val="24"/>
              <w:szCs w:val="24"/>
              <w:lang w:val="en-US"/>
            </w:rPr>
            <w:delText xml:space="preserve">is </w:delText>
          </w:r>
        </w:del>
        <w:r w:rsidRPr="001201A7">
          <w:rPr>
            <w:rFonts w:ascii="Times New Roman" w:eastAsia="Times New Roman" w:hAnsi="Times New Roman" w:cs="Times New Roman"/>
            <w:sz w:val="24"/>
            <w:szCs w:val="24"/>
            <w:lang w:val="en-US"/>
          </w:rPr>
          <w:t xml:space="preserve">capable of reducing the affinity of antibodies produced to earlier strains by </w:t>
        </w:r>
        <w:del w:id="517" w:author="Автор" w:date="2026-04-28T13:42:00Z">
          <w:r w:rsidRPr="001201A7" w:rsidDel="00F97495">
            <w:rPr>
              <w:rFonts w:ascii="Times New Roman" w:eastAsia="Times New Roman" w:hAnsi="Times New Roman" w:cs="Times New Roman"/>
              <w:sz w:val="24"/>
              <w:szCs w:val="24"/>
              <w:lang w:val="en-US"/>
            </w:rPr>
            <w:delText>tens of times</w:delText>
          </w:r>
        </w:del>
      </w:ins>
      <w:ins w:id="518" w:author="Автор" w:date="2026-04-28T13:42:00Z">
        <w:r w:rsidR="00F97495">
          <w:rPr>
            <w:rFonts w:ascii="Times New Roman" w:eastAsia="Times New Roman" w:hAnsi="Times New Roman" w:cs="Times New Roman"/>
            <w:sz w:val="24"/>
            <w:szCs w:val="24"/>
            <w:lang w:val="en-US"/>
          </w:rPr>
          <w:t xml:space="preserve">1-2 orders of magnitude </w:t>
        </w:r>
      </w:ins>
      <w:ins w:id="519" w:author="Автор" w:date="2026-04-28T00:45:00Z">
        <w:r w:rsidRPr="001201A7">
          <w:rPr>
            <w:rFonts w:ascii="Times New Roman" w:eastAsia="Times New Roman" w:hAnsi="Times New Roman" w:cs="Times New Roman"/>
            <w:sz w:val="24"/>
            <w:szCs w:val="24"/>
            <w:lang w:val="en-US"/>
          </w:rPr>
          <w:t>, while the second improves the binding of coronavirus to the human ACE2 receptor</w:t>
        </w:r>
      </w:ins>
      <w:ins w:id="520" w:author="Автор" w:date="2026-04-28T13:42:00Z">
        <w:r w:rsidR="00F97495">
          <w:rPr>
            <w:rFonts w:ascii="Times New Roman" w:eastAsia="Times New Roman" w:hAnsi="Times New Roman" w:cs="Times New Roman"/>
            <w:sz w:val="24"/>
            <w:szCs w:val="24"/>
            <w:lang w:val="en-US"/>
          </w:rPr>
          <w:t xml:space="preserve"> on cell surface</w:t>
        </w:r>
      </w:ins>
      <w:ins w:id="521" w:author="Автор" w:date="2026-04-28T00:45:00Z">
        <w:r w:rsidRPr="001201A7">
          <w:rPr>
            <w:rFonts w:ascii="Times New Roman" w:eastAsia="Times New Roman" w:hAnsi="Times New Roman" w:cs="Times New Roman"/>
            <w:sz w:val="24"/>
            <w:szCs w:val="24"/>
            <w:lang w:val="en-US"/>
          </w:rPr>
          <w:t xml:space="preserve"> and increases viral replication in upper respiratory tract cells. </w:t>
        </w:r>
        <w:r w:rsidRPr="00D71DAA">
          <w:rPr>
            <w:rFonts w:ascii="Times New Roman" w:eastAsia="Times New Roman" w:hAnsi="Times New Roman" w:cs="Times New Roman"/>
            <w:sz w:val="24"/>
            <w:szCs w:val="24"/>
            <w:highlight w:val="yellow"/>
            <w:lang w:val="en-US"/>
            <w:rPrChange w:id="522" w:author="Автор" w:date="2026-04-28T13:45:00Z">
              <w:rPr>
                <w:rFonts w:ascii="Times New Roman" w:eastAsia="Times New Roman" w:hAnsi="Times New Roman" w:cs="Times New Roman"/>
                <w:sz w:val="24"/>
                <w:szCs w:val="24"/>
                <w:lang w:val="en-US"/>
              </w:rPr>
            </w:rPrChange>
          </w:rPr>
          <w:t>(https://doi.org/10.1038/s41576-021-00408-x)</w:t>
        </w:r>
        <w:r w:rsidRPr="001201A7">
          <w:rPr>
            <w:rFonts w:ascii="Times New Roman" w:eastAsia="Times New Roman" w:hAnsi="Times New Roman" w:cs="Times New Roman"/>
            <w:sz w:val="24"/>
            <w:szCs w:val="24"/>
            <w:lang w:val="en-US"/>
          </w:rPr>
          <w:t xml:space="preserve"> </w:t>
        </w:r>
      </w:ins>
    </w:p>
    <w:p w14:paraId="39A6BF13" w14:textId="083B208F" w:rsidR="005F15B1" w:rsidRDefault="00F97495" w:rsidP="00FA0267">
      <w:pPr>
        <w:spacing w:after="0" w:line="360" w:lineRule="auto"/>
        <w:ind w:firstLine="720"/>
        <w:jc w:val="both"/>
        <w:rPr>
          <w:ins w:id="523" w:author="Автор" w:date="2026-04-28T13:51:00Z"/>
          <w:rFonts w:ascii="Times New Roman" w:eastAsia="Times New Roman" w:hAnsi="Times New Roman" w:cs="Times New Roman"/>
          <w:sz w:val="24"/>
          <w:szCs w:val="24"/>
          <w:lang w:val="en-US"/>
        </w:rPr>
      </w:pPr>
      <w:ins w:id="524" w:author="Автор" w:date="2026-04-28T13:45:00Z">
        <w:r w:rsidRPr="001201A7">
          <w:rPr>
            <w:rFonts w:ascii="Times New Roman" w:eastAsia="Times New Roman" w:hAnsi="Times New Roman" w:cs="Times New Roman"/>
            <w:sz w:val="24"/>
            <w:szCs w:val="24"/>
            <w:lang w:val="en-US"/>
          </w:rPr>
          <w:t xml:space="preserve">Mutations </w:t>
        </w:r>
      </w:ins>
      <w:ins w:id="525" w:author="Автор" w:date="2026-04-28T00:45:00Z">
        <w:r w:rsidR="001201A7" w:rsidRPr="001201A7">
          <w:rPr>
            <w:rFonts w:ascii="Times New Roman" w:eastAsia="Times New Roman" w:hAnsi="Times New Roman" w:cs="Times New Roman"/>
            <w:sz w:val="24"/>
            <w:szCs w:val="24"/>
            <w:lang w:val="en-US"/>
          </w:rPr>
          <w:t xml:space="preserve">P681H and P681R, most often found in </w:t>
        </w:r>
      </w:ins>
      <w:ins w:id="526" w:author="Автор" w:date="2026-04-28T13:45:00Z">
        <w:r>
          <w:rPr>
            <w:rFonts w:ascii="Times New Roman" w:eastAsia="Times New Roman" w:hAnsi="Times New Roman" w:cs="Times New Roman"/>
            <w:sz w:val="24"/>
            <w:szCs w:val="24"/>
            <w:lang w:val="en-US"/>
          </w:rPr>
          <w:t>A</w:t>
        </w:r>
      </w:ins>
      <w:ins w:id="527" w:author="Автор" w:date="2026-04-28T00:45:00Z">
        <w:del w:id="528" w:author="Автор" w:date="2026-04-28T13:45:00Z">
          <w:r w:rsidR="001201A7" w:rsidRPr="001201A7" w:rsidDel="00F97495">
            <w:rPr>
              <w:rFonts w:ascii="Times New Roman" w:eastAsia="Times New Roman" w:hAnsi="Times New Roman" w:cs="Times New Roman"/>
              <w:sz w:val="24"/>
              <w:szCs w:val="24"/>
              <w:lang w:val="en-US"/>
            </w:rPr>
            <w:delText>a</w:delText>
          </w:r>
        </w:del>
        <w:r w:rsidR="001201A7" w:rsidRPr="001201A7">
          <w:rPr>
            <w:rFonts w:ascii="Times New Roman" w:eastAsia="Times New Roman" w:hAnsi="Times New Roman" w:cs="Times New Roman"/>
            <w:sz w:val="24"/>
            <w:szCs w:val="24"/>
            <w:lang w:val="en-US"/>
          </w:rPr>
          <w:t xml:space="preserve">lpha </w:t>
        </w:r>
      </w:ins>
      <w:ins w:id="529" w:author="Автор" w:date="2026-04-28T13:46:00Z">
        <w:r>
          <w:rPr>
            <w:rFonts w:ascii="Times New Roman" w:eastAsia="Times New Roman" w:hAnsi="Times New Roman" w:cs="Times New Roman"/>
            <w:sz w:val="24"/>
            <w:szCs w:val="24"/>
            <w:lang w:val="en-US"/>
          </w:rPr>
          <w:t xml:space="preserve">(B.1.1.7) </w:t>
        </w:r>
      </w:ins>
      <w:ins w:id="530" w:author="Автор" w:date="2026-04-28T00:45:00Z">
        <w:r w:rsidR="001201A7" w:rsidRPr="001201A7">
          <w:rPr>
            <w:rFonts w:ascii="Times New Roman" w:eastAsia="Times New Roman" w:hAnsi="Times New Roman" w:cs="Times New Roman"/>
            <w:sz w:val="24"/>
            <w:szCs w:val="24"/>
            <w:lang w:val="en-US"/>
          </w:rPr>
          <w:t xml:space="preserve">and </w:t>
        </w:r>
      </w:ins>
      <w:ins w:id="531" w:author="Автор" w:date="2026-04-28T13:45:00Z">
        <w:r>
          <w:rPr>
            <w:rFonts w:ascii="Times New Roman" w:eastAsia="Times New Roman" w:hAnsi="Times New Roman" w:cs="Times New Roman"/>
            <w:sz w:val="24"/>
            <w:szCs w:val="24"/>
            <w:lang w:val="en-US"/>
          </w:rPr>
          <w:t>D</w:t>
        </w:r>
      </w:ins>
      <w:ins w:id="532" w:author="Автор" w:date="2026-04-28T00:45:00Z">
        <w:del w:id="533" w:author="Автор" w:date="2026-04-28T13:45:00Z">
          <w:r w:rsidR="001201A7" w:rsidRPr="001201A7" w:rsidDel="00F97495">
            <w:rPr>
              <w:rFonts w:ascii="Times New Roman" w:eastAsia="Times New Roman" w:hAnsi="Times New Roman" w:cs="Times New Roman"/>
              <w:sz w:val="24"/>
              <w:szCs w:val="24"/>
              <w:lang w:val="en-US"/>
            </w:rPr>
            <w:delText>d</w:delText>
          </w:r>
        </w:del>
        <w:r w:rsidR="001201A7" w:rsidRPr="001201A7">
          <w:rPr>
            <w:rFonts w:ascii="Times New Roman" w:eastAsia="Times New Roman" w:hAnsi="Times New Roman" w:cs="Times New Roman"/>
            <w:sz w:val="24"/>
            <w:szCs w:val="24"/>
            <w:lang w:val="en-US"/>
          </w:rPr>
          <w:t>elta</w:t>
        </w:r>
      </w:ins>
      <w:ins w:id="534" w:author="Автор" w:date="2026-04-28T13:46:00Z">
        <w:r>
          <w:rPr>
            <w:rFonts w:ascii="Times New Roman" w:eastAsia="Times New Roman" w:hAnsi="Times New Roman" w:cs="Times New Roman"/>
            <w:sz w:val="24"/>
            <w:szCs w:val="24"/>
            <w:lang w:val="en-US"/>
          </w:rPr>
          <w:t xml:space="preserve"> (??)</w:t>
        </w:r>
      </w:ins>
      <w:ins w:id="535" w:author="Автор" w:date="2026-04-28T00:45:00Z">
        <w:r w:rsidR="001201A7" w:rsidRPr="001201A7">
          <w:rPr>
            <w:rFonts w:ascii="Times New Roman" w:eastAsia="Times New Roman" w:hAnsi="Times New Roman" w:cs="Times New Roman"/>
            <w:sz w:val="24"/>
            <w:szCs w:val="24"/>
            <w:lang w:val="en-US"/>
          </w:rPr>
          <w:t xml:space="preserve"> variants</w:t>
        </w:r>
      </w:ins>
      <w:ins w:id="536" w:author="Автор" w:date="2026-04-28T13:45:00Z">
        <w:r>
          <w:rPr>
            <w:rFonts w:ascii="Times New Roman" w:eastAsia="Times New Roman" w:hAnsi="Times New Roman" w:cs="Times New Roman"/>
            <w:sz w:val="24"/>
            <w:szCs w:val="24"/>
            <w:lang w:val="en-US"/>
          </w:rPr>
          <w:t xml:space="preserve"> of the vir</w:t>
        </w:r>
      </w:ins>
      <w:ins w:id="537" w:author="Автор" w:date="2026-04-28T13:46:00Z">
        <w:r>
          <w:rPr>
            <w:rFonts w:ascii="Times New Roman" w:eastAsia="Times New Roman" w:hAnsi="Times New Roman" w:cs="Times New Roman"/>
            <w:sz w:val="24"/>
            <w:szCs w:val="24"/>
            <w:lang w:val="en-US"/>
          </w:rPr>
          <w:t>us</w:t>
        </w:r>
      </w:ins>
      <w:ins w:id="538" w:author="Автор" w:date="2026-04-28T00:45:00Z">
        <w:r w:rsidR="001201A7" w:rsidRPr="001201A7">
          <w:rPr>
            <w:rFonts w:ascii="Times New Roman" w:eastAsia="Times New Roman" w:hAnsi="Times New Roman" w:cs="Times New Roman"/>
            <w:sz w:val="24"/>
            <w:szCs w:val="24"/>
            <w:lang w:val="en-US"/>
          </w:rPr>
          <w:t>, respectively, are located in the furin cleavage region</w:t>
        </w:r>
      </w:ins>
      <w:ins w:id="539" w:author="Автор" w:date="2026-04-28T13:53:00Z">
        <w:r w:rsidR="005F15B1">
          <w:rPr>
            <w:rFonts w:ascii="Times New Roman" w:eastAsia="Times New Roman" w:hAnsi="Times New Roman" w:cs="Times New Roman"/>
            <w:sz w:val="24"/>
            <w:szCs w:val="24"/>
            <w:lang w:val="en-US"/>
          </w:rPr>
          <w:t xml:space="preserve"> of Spike</w:t>
        </w:r>
      </w:ins>
      <w:ins w:id="540" w:author="Автор" w:date="2026-04-28T13:48:00Z">
        <w:r w:rsidR="007014E0">
          <w:rPr>
            <w:rFonts w:ascii="Times New Roman" w:eastAsia="Times New Roman" w:hAnsi="Times New Roman" w:cs="Times New Roman"/>
            <w:sz w:val="24"/>
            <w:szCs w:val="24"/>
            <w:lang w:val="en-US"/>
          </w:rPr>
          <w:t>.</w:t>
        </w:r>
      </w:ins>
      <w:ins w:id="541" w:author="Автор" w:date="2026-04-28T00:45:00Z">
        <w:r w:rsidR="001201A7" w:rsidRPr="001201A7">
          <w:rPr>
            <w:rFonts w:ascii="Times New Roman" w:eastAsia="Times New Roman" w:hAnsi="Times New Roman" w:cs="Times New Roman"/>
            <w:sz w:val="24"/>
            <w:szCs w:val="24"/>
            <w:lang w:val="en-US"/>
          </w:rPr>
          <w:t xml:space="preserve"> </w:t>
        </w:r>
        <w:del w:id="542" w:author="Автор" w:date="2026-04-28T13:48:00Z">
          <w:r w:rsidR="001201A7" w:rsidRPr="001201A7" w:rsidDel="007014E0">
            <w:rPr>
              <w:rFonts w:ascii="Times New Roman" w:eastAsia="Times New Roman" w:hAnsi="Times New Roman" w:cs="Times New Roman"/>
              <w:sz w:val="24"/>
              <w:szCs w:val="24"/>
              <w:lang w:val="en-US"/>
            </w:rPr>
            <w:delText>and, due to</w:delText>
          </w:r>
        </w:del>
      </w:ins>
      <w:ins w:id="543" w:author="Автор" w:date="2026-04-28T13:48:00Z">
        <w:r w:rsidR="007014E0">
          <w:rPr>
            <w:rFonts w:ascii="Times New Roman" w:eastAsia="Times New Roman" w:hAnsi="Times New Roman" w:cs="Times New Roman"/>
            <w:sz w:val="24"/>
            <w:szCs w:val="24"/>
            <w:lang w:val="en-US"/>
          </w:rPr>
          <w:t>They both confer</w:t>
        </w:r>
      </w:ins>
      <w:ins w:id="544" w:author="Автор" w:date="2026-04-28T00:45:00Z">
        <w:r w:rsidR="001201A7" w:rsidRPr="001201A7">
          <w:rPr>
            <w:rFonts w:ascii="Times New Roman" w:eastAsia="Times New Roman" w:hAnsi="Times New Roman" w:cs="Times New Roman"/>
            <w:sz w:val="24"/>
            <w:szCs w:val="24"/>
            <w:lang w:val="en-US"/>
          </w:rPr>
          <w:t xml:space="preserve"> a change in the </w:t>
        </w:r>
        <w:del w:id="545" w:author="Автор" w:date="2026-04-28T13:48:00Z">
          <w:r w:rsidR="001201A7" w:rsidRPr="001201A7" w:rsidDel="007014E0">
            <w:rPr>
              <w:rFonts w:ascii="Times New Roman" w:eastAsia="Times New Roman" w:hAnsi="Times New Roman" w:cs="Times New Roman"/>
              <w:sz w:val="24"/>
              <w:szCs w:val="24"/>
              <w:lang w:val="en-US"/>
            </w:rPr>
            <w:delText xml:space="preserve">charge of </w:delText>
          </w:r>
        </w:del>
        <w:r w:rsidR="001201A7" w:rsidRPr="001201A7">
          <w:rPr>
            <w:rFonts w:ascii="Times New Roman" w:eastAsia="Times New Roman" w:hAnsi="Times New Roman" w:cs="Times New Roman"/>
            <w:sz w:val="24"/>
            <w:szCs w:val="24"/>
            <w:lang w:val="en-US"/>
          </w:rPr>
          <w:t xml:space="preserve">amino acids </w:t>
        </w:r>
      </w:ins>
      <w:ins w:id="546" w:author="Автор" w:date="2026-04-28T13:47:00Z">
        <w:r w:rsidR="007014E0">
          <w:rPr>
            <w:rFonts w:ascii="Times New Roman" w:eastAsia="Times New Roman" w:hAnsi="Times New Roman" w:cs="Times New Roman"/>
            <w:sz w:val="24"/>
            <w:szCs w:val="24"/>
            <w:lang w:val="en-US"/>
          </w:rPr>
          <w:t>from nonpola</w:t>
        </w:r>
      </w:ins>
      <w:ins w:id="547" w:author="Автор" w:date="2026-04-28T13:48:00Z">
        <w:r w:rsidR="007014E0">
          <w:rPr>
            <w:rFonts w:ascii="Times New Roman" w:eastAsia="Times New Roman" w:hAnsi="Times New Roman" w:cs="Times New Roman"/>
            <w:sz w:val="24"/>
            <w:szCs w:val="24"/>
            <w:lang w:val="en-US"/>
          </w:rPr>
          <w:t xml:space="preserve">r hydrophobic </w:t>
        </w:r>
      </w:ins>
      <w:ins w:id="548" w:author="Автор" w:date="2026-04-28T00:45:00Z">
        <w:r w:rsidR="001201A7" w:rsidRPr="001201A7">
          <w:rPr>
            <w:rFonts w:ascii="Times New Roman" w:eastAsia="Times New Roman" w:hAnsi="Times New Roman" w:cs="Times New Roman"/>
            <w:sz w:val="24"/>
            <w:szCs w:val="24"/>
            <w:lang w:val="en-US"/>
          </w:rPr>
          <w:t>to</w:t>
        </w:r>
      </w:ins>
      <w:ins w:id="549" w:author="Автор" w:date="2026-04-28T13:48:00Z">
        <w:r w:rsidR="007014E0">
          <w:rPr>
            <w:rFonts w:ascii="Times New Roman" w:eastAsia="Times New Roman" w:hAnsi="Times New Roman" w:cs="Times New Roman"/>
            <w:sz w:val="24"/>
            <w:szCs w:val="24"/>
            <w:lang w:val="en-US"/>
          </w:rPr>
          <w:t xml:space="preserve"> </w:t>
        </w:r>
      </w:ins>
      <w:ins w:id="550" w:author="Автор" w:date="2026-04-28T00:45:00Z">
        <w:del w:id="551" w:author="Автор" w:date="2026-04-28T13:48:00Z">
          <w:r w:rsidR="001201A7" w:rsidRPr="001201A7" w:rsidDel="007014E0">
            <w:rPr>
              <w:rFonts w:ascii="Times New Roman" w:eastAsia="Times New Roman" w:hAnsi="Times New Roman" w:cs="Times New Roman"/>
              <w:sz w:val="24"/>
              <w:szCs w:val="24"/>
              <w:lang w:val="en-US"/>
            </w:rPr>
            <w:delText xml:space="preserve"> a more </w:delText>
          </w:r>
        </w:del>
        <w:r w:rsidR="001201A7" w:rsidRPr="001201A7">
          <w:rPr>
            <w:rFonts w:ascii="Times New Roman" w:eastAsia="Times New Roman" w:hAnsi="Times New Roman" w:cs="Times New Roman"/>
            <w:sz w:val="24"/>
            <w:szCs w:val="24"/>
            <w:lang w:val="en-US"/>
          </w:rPr>
          <w:t>positive</w:t>
        </w:r>
        <w:del w:id="552" w:author="Автор" w:date="2026-04-28T13:49:00Z">
          <w:r w:rsidR="001201A7" w:rsidRPr="001201A7" w:rsidDel="007014E0">
            <w:rPr>
              <w:rFonts w:ascii="Times New Roman" w:eastAsia="Times New Roman" w:hAnsi="Times New Roman" w:cs="Times New Roman"/>
              <w:sz w:val="24"/>
              <w:szCs w:val="24"/>
              <w:lang w:val="en-US"/>
            </w:rPr>
            <w:delText xml:space="preserve"> one</w:delText>
          </w:r>
        </w:del>
      </w:ins>
      <w:ins w:id="553" w:author="Автор" w:date="2026-04-28T13:49:00Z">
        <w:r w:rsidR="007014E0">
          <w:rPr>
            <w:rFonts w:ascii="Times New Roman" w:eastAsia="Times New Roman" w:hAnsi="Times New Roman" w:cs="Times New Roman"/>
            <w:sz w:val="24"/>
            <w:szCs w:val="24"/>
            <w:lang w:val="en-US"/>
          </w:rPr>
          <w:t xml:space="preserve">ly charge. </w:t>
        </w:r>
      </w:ins>
      <w:ins w:id="554" w:author="Автор" w:date="2026-04-28T00:45:00Z">
        <w:del w:id="555" w:author="Автор" w:date="2026-04-28T13:49:00Z">
          <w:r w:rsidR="001201A7" w:rsidRPr="001201A7" w:rsidDel="007014E0">
            <w:rPr>
              <w:rFonts w:ascii="Times New Roman" w:eastAsia="Times New Roman" w:hAnsi="Times New Roman" w:cs="Times New Roman"/>
              <w:sz w:val="24"/>
              <w:szCs w:val="24"/>
              <w:lang w:val="en-US"/>
            </w:rPr>
            <w:delText>, most likely</w:delText>
          </w:r>
        </w:del>
      </w:ins>
      <w:ins w:id="556" w:author="Автор" w:date="2026-04-28T13:49:00Z">
        <w:r w:rsidR="007014E0">
          <w:rPr>
            <w:rFonts w:ascii="Times New Roman" w:eastAsia="Times New Roman" w:hAnsi="Times New Roman" w:cs="Times New Roman"/>
            <w:sz w:val="24"/>
            <w:szCs w:val="24"/>
            <w:lang w:val="en-US"/>
          </w:rPr>
          <w:t>They</w:t>
        </w:r>
      </w:ins>
      <w:ins w:id="557" w:author="Автор" w:date="2026-04-28T00:45:00Z">
        <w:r w:rsidR="001201A7" w:rsidRPr="001201A7">
          <w:rPr>
            <w:rFonts w:ascii="Times New Roman" w:eastAsia="Times New Roman" w:hAnsi="Times New Roman" w:cs="Times New Roman"/>
            <w:sz w:val="24"/>
            <w:szCs w:val="24"/>
            <w:lang w:val="en-US"/>
          </w:rPr>
          <w:t xml:space="preserve"> affect tropism </w:t>
        </w:r>
      </w:ins>
      <w:ins w:id="558" w:author="Автор" w:date="2026-04-28T13:49:00Z">
        <w:r w:rsidR="007014E0">
          <w:rPr>
            <w:rFonts w:ascii="Times New Roman" w:eastAsia="Times New Roman" w:hAnsi="Times New Roman" w:cs="Times New Roman"/>
            <w:sz w:val="24"/>
            <w:szCs w:val="24"/>
            <w:lang w:val="en-US"/>
          </w:rPr>
          <w:t>(</w:t>
        </w:r>
      </w:ins>
      <w:ins w:id="559" w:author="Автор" w:date="2026-04-28T13:50:00Z">
        <w:r w:rsidR="007014E0">
          <w:rPr>
            <w:rFonts w:ascii="Times New Roman" w:eastAsia="Times New Roman" w:hAnsi="Times New Roman" w:cs="Times New Roman"/>
            <w:sz w:val="24"/>
            <w:szCs w:val="24"/>
            <w:lang w:val="en-US"/>
          </w:rPr>
          <w:t xml:space="preserve">repertoire of infectable cells) </w:t>
        </w:r>
      </w:ins>
      <w:ins w:id="560" w:author="Автор" w:date="2026-04-28T00:45:00Z">
        <w:r w:rsidR="001201A7" w:rsidRPr="001201A7">
          <w:rPr>
            <w:rFonts w:ascii="Times New Roman" w:eastAsia="Times New Roman" w:hAnsi="Times New Roman" w:cs="Times New Roman"/>
            <w:sz w:val="24"/>
            <w:szCs w:val="24"/>
            <w:lang w:val="en-US"/>
          </w:rPr>
          <w:t xml:space="preserve">by increasing </w:t>
        </w:r>
      </w:ins>
      <w:ins w:id="561" w:author="Автор" w:date="2026-04-28T13:50:00Z">
        <w:r w:rsidR="007014E0">
          <w:rPr>
            <w:rFonts w:ascii="Times New Roman" w:eastAsia="Times New Roman" w:hAnsi="Times New Roman" w:cs="Times New Roman"/>
            <w:sz w:val="24"/>
            <w:szCs w:val="24"/>
            <w:lang w:val="en-US"/>
          </w:rPr>
          <w:t xml:space="preserve">the </w:t>
        </w:r>
      </w:ins>
      <w:ins w:id="562" w:author="Автор" w:date="2026-04-28T00:45:00Z">
        <w:del w:id="563" w:author="Автор" w:date="2026-04-28T13:51:00Z">
          <w:r w:rsidR="001201A7" w:rsidRPr="001201A7" w:rsidDel="007014E0">
            <w:rPr>
              <w:rFonts w:ascii="Times New Roman" w:eastAsia="Times New Roman" w:hAnsi="Times New Roman" w:cs="Times New Roman"/>
              <w:sz w:val="24"/>
              <w:szCs w:val="24"/>
              <w:lang w:val="en-US"/>
            </w:rPr>
            <w:delText xml:space="preserve">S1/S2 </w:delText>
          </w:r>
        </w:del>
        <w:r w:rsidR="001201A7" w:rsidRPr="001201A7">
          <w:rPr>
            <w:rFonts w:ascii="Times New Roman" w:eastAsia="Times New Roman" w:hAnsi="Times New Roman" w:cs="Times New Roman"/>
            <w:sz w:val="24"/>
            <w:szCs w:val="24"/>
            <w:lang w:val="en-US"/>
          </w:rPr>
          <w:t>cleavage</w:t>
        </w:r>
      </w:ins>
      <w:ins w:id="564" w:author="Автор" w:date="2026-04-28T13:51:00Z">
        <w:r w:rsidR="007014E0">
          <w:rPr>
            <w:rFonts w:ascii="Times New Roman" w:eastAsia="Times New Roman" w:hAnsi="Times New Roman" w:cs="Times New Roman"/>
            <w:sz w:val="24"/>
            <w:szCs w:val="24"/>
            <w:lang w:val="en-US"/>
          </w:rPr>
          <w:t xml:space="preserve"> of </w:t>
        </w:r>
        <w:r w:rsidR="007014E0" w:rsidRPr="001201A7">
          <w:rPr>
            <w:rFonts w:ascii="Times New Roman" w:eastAsia="Times New Roman" w:hAnsi="Times New Roman" w:cs="Times New Roman"/>
            <w:sz w:val="24"/>
            <w:szCs w:val="24"/>
            <w:lang w:val="en-US"/>
          </w:rPr>
          <w:t xml:space="preserve">S1/S2 </w:t>
        </w:r>
        <w:r w:rsidR="007014E0">
          <w:rPr>
            <w:rFonts w:ascii="Times New Roman" w:eastAsia="Times New Roman" w:hAnsi="Times New Roman" w:cs="Times New Roman"/>
            <w:sz w:val="24"/>
            <w:szCs w:val="24"/>
            <w:lang w:val="en-US"/>
          </w:rPr>
          <w:t>proteins</w:t>
        </w:r>
      </w:ins>
      <w:ins w:id="565" w:author="Автор" w:date="2026-04-28T00:45:00Z">
        <w:r w:rsidR="001201A7" w:rsidRPr="001201A7">
          <w:rPr>
            <w:rFonts w:ascii="Times New Roman" w:eastAsia="Times New Roman" w:hAnsi="Times New Roman" w:cs="Times New Roman"/>
            <w:sz w:val="24"/>
            <w:szCs w:val="24"/>
            <w:lang w:val="en-US"/>
          </w:rPr>
          <w:t xml:space="preserve"> in human airway epithelial cells </w:t>
        </w:r>
        <w:r w:rsidR="001201A7" w:rsidRPr="00D71DAA">
          <w:rPr>
            <w:rFonts w:ascii="Times New Roman" w:eastAsia="Times New Roman" w:hAnsi="Times New Roman" w:cs="Times New Roman"/>
            <w:sz w:val="24"/>
            <w:szCs w:val="24"/>
            <w:highlight w:val="yellow"/>
            <w:lang w:val="en-US"/>
            <w:rPrChange w:id="566" w:author="Автор" w:date="2026-04-28T13:51:00Z">
              <w:rPr>
                <w:rFonts w:ascii="Times New Roman" w:eastAsia="Times New Roman" w:hAnsi="Times New Roman" w:cs="Times New Roman"/>
                <w:sz w:val="24"/>
                <w:szCs w:val="24"/>
                <w:lang w:val="en-US"/>
              </w:rPr>
            </w:rPrChange>
          </w:rPr>
          <w:t>(Johnson, B. A. et al. Loss of furin cleavage site attenuates SARS-CoV-2 pathogenesis. Nature 591, 293–299 (2021).</w:t>
        </w:r>
        <w:r w:rsidR="001201A7" w:rsidRPr="001201A7">
          <w:rPr>
            <w:rFonts w:ascii="Times New Roman" w:eastAsia="Times New Roman" w:hAnsi="Times New Roman" w:cs="Times New Roman"/>
            <w:sz w:val="24"/>
            <w:szCs w:val="24"/>
            <w:lang w:val="en-US"/>
          </w:rPr>
          <w:t xml:space="preserve"> </w:t>
        </w:r>
      </w:ins>
    </w:p>
    <w:p w14:paraId="6456A489" w14:textId="77777777" w:rsidR="00E54AC0" w:rsidRDefault="007014E0" w:rsidP="00FA0267">
      <w:pPr>
        <w:spacing w:after="0" w:line="360" w:lineRule="auto"/>
        <w:ind w:firstLine="720"/>
        <w:jc w:val="both"/>
        <w:rPr>
          <w:ins w:id="567" w:author="Автор" w:date="2026-04-28T14:00:00Z"/>
          <w:rFonts w:ascii="Times New Roman" w:eastAsia="Times New Roman" w:hAnsi="Times New Roman" w:cs="Times New Roman"/>
          <w:sz w:val="24"/>
          <w:szCs w:val="24"/>
          <w:lang w:val="en-US"/>
        </w:rPr>
      </w:pPr>
      <w:ins w:id="568" w:author="Автор" w:date="2026-04-28T13:51:00Z">
        <w:r w:rsidRPr="001201A7">
          <w:rPr>
            <w:rFonts w:ascii="Times New Roman" w:eastAsia="Times New Roman" w:hAnsi="Times New Roman" w:cs="Times New Roman"/>
            <w:sz w:val="24"/>
            <w:szCs w:val="24"/>
            <w:lang w:val="en-US"/>
          </w:rPr>
          <w:t>Mutation</w:t>
        </w:r>
        <w:r>
          <w:rPr>
            <w:rFonts w:ascii="Times New Roman" w:eastAsia="Times New Roman" w:hAnsi="Times New Roman" w:cs="Times New Roman"/>
            <w:sz w:val="24"/>
            <w:szCs w:val="24"/>
            <w:lang w:val="en-US"/>
          </w:rPr>
          <w:t xml:space="preserve"> </w:t>
        </w:r>
      </w:ins>
      <w:ins w:id="569" w:author="Автор" w:date="2026-04-28T00:45:00Z">
        <w:r w:rsidR="001201A7" w:rsidRPr="001201A7">
          <w:rPr>
            <w:rFonts w:ascii="Times New Roman" w:eastAsia="Times New Roman" w:hAnsi="Times New Roman" w:cs="Times New Roman"/>
            <w:sz w:val="24"/>
            <w:szCs w:val="24"/>
            <w:lang w:val="en-US"/>
          </w:rPr>
          <w:t xml:space="preserve">D138Y </w:t>
        </w:r>
      </w:ins>
      <w:ins w:id="570" w:author="Автор" w:date="2026-04-28T13:53:00Z">
        <w:r w:rsidR="005F15B1">
          <w:rPr>
            <w:rFonts w:ascii="Times New Roman" w:eastAsia="Times New Roman" w:hAnsi="Times New Roman" w:cs="Times New Roman"/>
            <w:sz w:val="24"/>
            <w:szCs w:val="24"/>
            <w:lang w:val="en-US"/>
          </w:rPr>
          <w:t xml:space="preserve">in Spike </w:t>
        </w:r>
      </w:ins>
      <w:ins w:id="571" w:author="Автор" w:date="2026-04-28T00:45:00Z">
        <w:del w:id="572" w:author="Автор" w:date="2026-04-28T13:51:00Z">
          <w:r w:rsidR="001201A7" w:rsidRPr="001201A7" w:rsidDel="005F15B1">
            <w:rPr>
              <w:rFonts w:ascii="Times New Roman" w:eastAsia="Times New Roman" w:hAnsi="Times New Roman" w:cs="Times New Roman"/>
              <w:sz w:val="24"/>
              <w:szCs w:val="24"/>
              <w:lang w:val="en-US"/>
            </w:rPr>
            <w:delText>has been</w:delText>
          </w:r>
        </w:del>
        <w:del w:id="573" w:author="Автор" w:date="2026-04-28T13:55:00Z">
          <w:r w:rsidR="001201A7" w:rsidRPr="001201A7" w:rsidDel="005F15B1">
            <w:rPr>
              <w:rFonts w:ascii="Times New Roman" w:eastAsia="Times New Roman" w:hAnsi="Times New Roman" w:cs="Times New Roman"/>
              <w:sz w:val="24"/>
              <w:szCs w:val="24"/>
              <w:lang w:val="en-US"/>
            </w:rPr>
            <w:delText xml:space="preserve"> studied </w:delText>
          </w:r>
        </w:del>
        <w:del w:id="574" w:author="Автор" w:date="2026-04-28T13:53:00Z">
          <w:r w:rsidR="001201A7" w:rsidRPr="001201A7" w:rsidDel="005F15B1">
            <w:rPr>
              <w:rFonts w:ascii="Times New Roman" w:eastAsia="Times New Roman" w:hAnsi="Times New Roman" w:cs="Times New Roman"/>
              <w:sz w:val="24"/>
              <w:szCs w:val="24"/>
              <w:lang w:val="en-US"/>
            </w:rPr>
            <w:delText xml:space="preserve">somewhat </w:delText>
          </w:r>
        </w:del>
        <w:del w:id="575" w:author="Автор" w:date="2026-04-28T13:55:00Z">
          <w:r w:rsidR="001201A7" w:rsidRPr="001201A7" w:rsidDel="005F15B1">
            <w:rPr>
              <w:rFonts w:ascii="Times New Roman" w:eastAsia="Times New Roman" w:hAnsi="Times New Roman" w:cs="Times New Roman"/>
              <w:sz w:val="24"/>
              <w:szCs w:val="24"/>
              <w:lang w:val="en-US"/>
            </w:rPr>
            <w:delText>less, but it</w:delText>
          </w:r>
        </w:del>
        <w:r w:rsidR="001201A7" w:rsidRPr="001201A7">
          <w:rPr>
            <w:rFonts w:ascii="Times New Roman" w:eastAsia="Times New Roman" w:hAnsi="Times New Roman" w:cs="Times New Roman"/>
            <w:sz w:val="24"/>
            <w:szCs w:val="24"/>
            <w:lang w:val="en-US"/>
          </w:rPr>
          <w:t xml:space="preserve"> is believed to affect the protein's secondary structure </w:t>
        </w:r>
        <w:del w:id="576" w:author="Автор" w:date="2026-04-28T13:54:00Z">
          <w:r w:rsidR="001201A7" w:rsidRPr="001201A7" w:rsidDel="005F15B1">
            <w:rPr>
              <w:rFonts w:ascii="Times New Roman" w:eastAsia="Times New Roman" w:hAnsi="Times New Roman" w:cs="Times New Roman"/>
              <w:sz w:val="24"/>
              <w:szCs w:val="24"/>
              <w:lang w:val="en-US"/>
            </w:rPr>
            <w:delText>and</w:delText>
          </w:r>
        </w:del>
      </w:ins>
      <w:ins w:id="577" w:author="Автор" w:date="2026-04-28T13:54:00Z">
        <w:r w:rsidR="005F15B1">
          <w:rPr>
            <w:rFonts w:ascii="Times New Roman" w:eastAsia="Times New Roman" w:hAnsi="Times New Roman" w:cs="Times New Roman"/>
            <w:sz w:val="24"/>
            <w:szCs w:val="24"/>
            <w:lang w:val="en-US"/>
          </w:rPr>
          <w:t>thus</w:t>
        </w:r>
      </w:ins>
      <w:ins w:id="578" w:author="Автор" w:date="2026-04-28T00:45:00Z">
        <w:r w:rsidR="001201A7" w:rsidRPr="001201A7">
          <w:rPr>
            <w:rFonts w:ascii="Times New Roman" w:eastAsia="Times New Roman" w:hAnsi="Times New Roman" w:cs="Times New Roman"/>
            <w:sz w:val="24"/>
            <w:szCs w:val="24"/>
            <w:lang w:val="en-US"/>
          </w:rPr>
          <w:t xml:space="preserve"> reduc</w:t>
        </w:r>
      </w:ins>
      <w:ins w:id="579" w:author="Автор" w:date="2026-04-28T13:54:00Z">
        <w:r w:rsidR="005F15B1">
          <w:rPr>
            <w:rFonts w:ascii="Times New Roman" w:eastAsia="Times New Roman" w:hAnsi="Times New Roman" w:cs="Times New Roman"/>
            <w:sz w:val="24"/>
            <w:szCs w:val="24"/>
            <w:lang w:val="en-US"/>
          </w:rPr>
          <w:t>ing</w:t>
        </w:r>
      </w:ins>
      <w:ins w:id="580" w:author="Автор" w:date="2026-04-28T00:45:00Z">
        <w:del w:id="581" w:author="Автор" w:date="2026-04-28T13:54:00Z">
          <w:r w:rsidR="001201A7" w:rsidRPr="001201A7" w:rsidDel="005F15B1">
            <w:rPr>
              <w:rFonts w:ascii="Times New Roman" w:eastAsia="Times New Roman" w:hAnsi="Times New Roman" w:cs="Times New Roman"/>
              <w:sz w:val="24"/>
              <w:szCs w:val="24"/>
              <w:lang w:val="en-US"/>
            </w:rPr>
            <w:delText>e</w:delText>
          </w:r>
        </w:del>
        <w:r w:rsidR="001201A7" w:rsidRPr="001201A7">
          <w:rPr>
            <w:rFonts w:ascii="Times New Roman" w:eastAsia="Times New Roman" w:hAnsi="Times New Roman" w:cs="Times New Roman"/>
            <w:sz w:val="24"/>
            <w:szCs w:val="24"/>
            <w:lang w:val="en-US"/>
          </w:rPr>
          <w:t xml:space="preserve"> antibody </w:t>
        </w:r>
      </w:ins>
      <w:ins w:id="582" w:author="Автор" w:date="2026-04-28T13:54:00Z">
        <w:r w:rsidR="005F15B1">
          <w:rPr>
            <w:rFonts w:ascii="Times New Roman" w:eastAsia="Times New Roman" w:hAnsi="Times New Roman" w:cs="Times New Roman"/>
            <w:sz w:val="24"/>
            <w:szCs w:val="24"/>
            <w:lang w:val="en-US"/>
          </w:rPr>
          <w:t>-</w:t>
        </w:r>
      </w:ins>
      <w:ins w:id="583" w:author="Автор" w:date="2026-04-28T00:45:00Z">
        <w:r w:rsidR="001201A7" w:rsidRPr="001201A7">
          <w:rPr>
            <w:rFonts w:ascii="Times New Roman" w:eastAsia="Times New Roman" w:hAnsi="Times New Roman" w:cs="Times New Roman"/>
            <w:sz w:val="24"/>
            <w:szCs w:val="24"/>
            <w:lang w:val="en-US"/>
          </w:rPr>
          <w:t xml:space="preserve">binding efficiency </w:t>
        </w:r>
        <w:r w:rsidR="001201A7" w:rsidRPr="00D71DAA">
          <w:rPr>
            <w:rFonts w:ascii="Times New Roman" w:eastAsia="Times New Roman" w:hAnsi="Times New Roman" w:cs="Times New Roman"/>
            <w:sz w:val="24"/>
            <w:szCs w:val="24"/>
            <w:highlight w:val="yellow"/>
            <w:lang w:val="en-US"/>
            <w:rPrChange w:id="584" w:author="Автор" w:date="2026-04-28T13:55:00Z">
              <w:rPr>
                <w:rFonts w:ascii="Times New Roman" w:eastAsia="Times New Roman" w:hAnsi="Times New Roman" w:cs="Times New Roman"/>
                <w:sz w:val="24"/>
                <w:szCs w:val="24"/>
                <w:lang w:val="en-US"/>
              </w:rPr>
            </w:rPrChange>
          </w:rPr>
          <w:t>(</w:t>
        </w:r>
      </w:ins>
      <w:ins w:id="585" w:author="Автор" w:date="2026-04-28T13:55:00Z">
        <w:r w:rsidR="005F15B1" w:rsidRPr="00D71DAA">
          <w:rPr>
            <w:rFonts w:ascii="Times New Roman" w:eastAsia="Times New Roman" w:hAnsi="Times New Roman" w:cs="Times New Roman"/>
            <w:sz w:val="24"/>
            <w:szCs w:val="24"/>
            <w:highlight w:val="yellow"/>
            <w:lang w:val="en-US"/>
            <w:rPrChange w:id="586" w:author="Автор" w:date="2026-04-28T13:55:00Z">
              <w:rPr>
                <w:rFonts w:ascii="Times New Roman" w:eastAsia="Times New Roman" w:hAnsi="Times New Roman" w:cs="Times New Roman"/>
                <w:sz w:val="24"/>
                <w:szCs w:val="24"/>
                <w:lang w:val="en-US"/>
              </w:rPr>
            </w:rPrChange>
          </w:rPr>
          <w:fldChar w:fldCharType="begin"/>
        </w:r>
        <w:r w:rsidR="005F15B1" w:rsidRPr="00D71DAA">
          <w:rPr>
            <w:rFonts w:ascii="Times New Roman" w:eastAsia="Times New Roman" w:hAnsi="Times New Roman" w:cs="Times New Roman"/>
            <w:sz w:val="24"/>
            <w:szCs w:val="24"/>
            <w:highlight w:val="yellow"/>
            <w:lang w:val="en-US"/>
            <w:rPrChange w:id="587" w:author="Автор" w:date="2026-04-28T13:55:00Z">
              <w:rPr>
                <w:rFonts w:ascii="Times New Roman" w:eastAsia="Times New Roman" w:hAnsi="Times New Roman" w:cs="Times New Roman"/>
                <w:sz w:val="24"/>
                <w:szCs w:val="24"/>
                <w:lang w:val="en-US"/>
              </w:rPr>
            </w:rPrChange>
          </w:rPr>
          <w:instrText xml:space="preserve"> HYPERLINK "</w:instrText>
        </w:r>
      </w:ins>
      <w:ins w:id="588" w:author="Автор" w:date="2026-04-28T00:45:00Z">
        <w:r w:rsidR="005F15B1" w:rsidRPr="00D71DAA">
          <w:rPr>
            <w:rFonts w:ascii="Times New Roman" w:eastAsia="Times New Roman" w:hAnsi="Times New Roman" w:cs="Times New Roman"/>
            <w:sz w:val="24"/>
            <w:szCs w:val="24"/>
            <w:highlight w:val="yellow"/>
            <w:lang w:val="en-US"/>
            <w:rPrChange w:id="589" w:author="Автор" w:date="2026-04-28T13:55:00Z">
              <w:rPr>
                <w:rFonts w:ascii="Times New Roman" w:eastAsia="Times New Roman" w:hAnsi="Times New Roman" w:cs="Times New Roman"/>
                <w:sz w:val="24"/>
                <w:szCs w:val="24"/>
                <w:lang w:val="en-US"/>
              </w:rPr>
            </w:rPrChange>
          </w:rPr>
          <w:instrText>https://www.frontiersin.org/journals/microbiology/articles/10.3389/fmicb.2022.763169/full#B70</w:instrText>
        </w:r>
      </w:ins>
      <w:ins w:id="590" w:author="Автор" w:date="2026-04-28T13:55:00Z">
        <w:r w:rsidR="005F15B1" w:rsidRPr="00D71DAA">
          <w:rPr>
            <w:rFonts w:ascii="Times New Roman" w:eastAsia="Times New Roman" w:hAnsi="Times New Roman" w:cs="Times New Roman"/>
            <w:sz w:val="24"/>
            <w:szCs w:val="24"/>
            <w:highlight w:val="yellow"/>
            <w:lang w:val="en-US"/>
            <w:rPrChange w:id="591" w:author="Автор" w:date="2026-04-28T13:55:00Z">
              <w:rPr>
                <w:rFonts w:ascii="Times New Roman" w:eastAsia="Times New Roman" w:hAnsi="Times New Roman" w:cs="Times New Roman"/>
                <w:sz w:val="24"/>
                <w:szCs w:val="24"/>
                <w:lang w:val="en-US"/>
              </w:rPr>
            </w:rPrChange>
          </w:rPr>
          <w:instrText xml:space="preserve">" </w:instrText>
        </w:r>
        <w:r w:rsidR="005F15B1" w:rsidRPr="00D71DAA">
          <w:rPr>
            <w:rFonts w:ascii="Times New Roman" w:eastAsia="Times New Roman" w:hAnsi="Times New Roman" w:cs="Times New Roman"/>
            <w:sz w:val="24"/>
            <w:szCs w:val="24"/>
            <w:highlight w:val="yellow"/>
            <w:lang w:val="en-US"/>
            <w:rPrChange w:id="592" w:author="Автор" w:date="2026-04-28T13:55:00Z">
              <w:rPr>
                <w:rFonts w:ascii="Times New Roman" w:eastAsia="Times New Roman" w:hAnsi="Times New Roman" w:cs="Times New Roman"/>
                <w:sz w:val="24"/>
                <w:szCs w:val="24"/>
                <w:lang w:val="en-US"/>
              </w:rPr>
            </w:rPrChange>
          </w:rPr>
          <w:fldChar w:fldCharType="separate"/>
        </w:r>
      </w:ins>
      <w:ins w:id="593" w:author="Автор" w:date="2026-04-28T00:45:00Z">
        <w:r w:rsidR="005F15B1" w:rsidRPr="00D71DAA">
          <w:rPr>
            <w:rStyle w:val="a4"/>
            <w:rFonts w:ascii="Times New Roman" w:eastAsia="Times New Roman" w:hAnsi="Times New Roman" w:cs="Times New Roman"/>
            <w:sz w:val="24"/>
            <w:szCs w:val="24"/>
            <w:highlight w:val="yellow"/>
            <w:lang w:val="en-US"/>
            <w:rPrChange w:id="594" w:author="Автор" w:date="2026-04-28T13:55:00Z">
              <w:rPr>
                <w:rStyle w:val="a4"/>
                <w:rFonts w:ascii="Times New Roman" w:eastAsia="Times New Roman" w:hAnsi="Times New Roman" w:cs="Times New Roman"/>
                <w:sz w:val="24"/>
                <w:szCs w:val="24"/>
                <w:lang w:val="en-US"/>
              </w:rPr>
            </w:rPrChange>
          </w:rPr>
          <w:t>https://www.frontiersin.org/journals/microbiology/articles/10.3389/fmicb.2022.763169/full#B70</w:t>
        </w:r>
      </w:ins>
      <w:ins w:id="595" w:author="Автор" w:date="2026-04-28T13:55:00Z">
        <w:r w:rsidR="005F15B1" w:rsidRPr="00D71DAA">
          <w:rPr>
            <w:rFonts w:ascii="Times New Roman" w:eastAsia="Times New Roman" w:hAnsi="Times New Roman" w:cs="Times New Roman"/>
            <w:sz w:val="24"/>
            <w:szCs w:val="24"/>
            <w:highlight w:val="yellow"/>
            <w:lang w:val="en-US"/>
            <w:rPrChange w:id="596" w:author="Автор" w:date="2026-04-28T13:55:00Z">
              <w:rPr>
                <w:rFonts w:ascii="Times New Roman" w:eastAsia="Times New Roman" w:hAnsi="Times New Roman" w:cs="Times New Roman"/>
                <w:sz w:val="24"/>
                <w:szCs w:val="24"/>
                <w:lang w:val="en-US"/>
              </w:rPr>
            </w:rPrChange>
          </w:rPr>
          <w:fldChar w:fldCharType="end"/>
        </w:r>
      </w:ins>
      <w:ins w:id="597" w:author="Автор" w:date="2026-04-28T00:45:00Z">
        <w:r w:rsidR="001201A7" w:rsidRPr="00D71DAA">
          <w:rPr>
            <w:rFonts w:ascii="Times New Roman" w:eastAsia="Times New Roman" w:hAnsi="Times New Roman" w:cs="Times New Roman"/>
            <w:sz w:val="24"/>
            <w:szCs w:val="24"/>
            <w:highlight w:val="yellow"/>
            <w:lang w:val="en-US"/>
            <w:rPrChange w:id="598" w:author="Автор" w:date="2026-04-28T13:55:00Z">
              <w:rPr>
                <w:rFonts w:ascii="Times New Roman" w:eastAsia="Times New Roman" w:hAnsi="Times New Roman" w:cs="Times New Roman"/>
                <w:sz w:val="24"/>
                <w:szCs w:val="24"/>
                <w:lang w:val="en-US"/>
              </w:rPr>
            </w:rPrChange>
          </w:rPr>
          <w:t>)</w:t>
        </w:r>
      </w:ins>
      <w:ins w:id="599" w:author="Автор" w:date="2026-04-28T13:55:00Z">
        <w:r w:rsidR="005F15B1" w:rsidRPr="00D71DAA">
          <w:rPr>
            <w:rFonts w:ascii="Times New Roman" w:eastAsia="Times New Roman" w:hAnsi="Times New Roman" w:cs="Times New Roman"/>
            <w:sz w:val="24"/>
            <w:szCs w:val="24"/>
            <w:highlight w:val="yellow"/>
            <w:lang w:val="en-US"/>
            <w:rPrChange w:id="600" w:author="Автор" w:date="2026-04-28T13:55:00Z">
              <w:rPr>
                <w:rFonts w:ascii="Times New Roman" w:eastAsia="Times New Roman" w:hAnsi="Times New Roman" w:cs="Times New Roman"/>
                <w:sz w:val="24"/>
                <w:szCs w:val="24"/>
                <w:lang w:val="en-US"/>
              </w:rPr>
            </w:rPrChange>
          </w:rPr>
          <w:t>.</w:t>
        </w:r>
        <w:r w:rsidR="005F15B1">
          <w:rPr>
            <w:rFonts w:ascii="Times New Roman" w:eastAsia="Times New Roman" w:hAnsi="Times New Roman" w:cs="Times New Roman"/>
            <w:sz w:val="24"/>
            <w:szCs w:val="24"/>
            <w:lang w:val="en-US"/>
          </w:rPr>
          <w:t xml:space="preserve"> </w:t>
        </w:r>
      </w:ins>
      <w:ins w:id="601" w:author="Автор" w:date="2026-04-28T00:45:00Z">
        <w:r w:rsidR="001201A7" w:rsidRPr="001201A7">
          <w:rPr>
            <w:rFonts w:ascii="Times New Roman" w:eastAsia="Times New Roman" w:hAnsi="Times New Roman" w:cs="Times New Roman"/>
            <w:sz w:val="24"/>
            <w:szCs w:val="24"/>
            <w:lang w:val="en-US"/>
          </w:rPr>
          <w:t xml:space="preserve">The R203K mutation in the </w:t>
        </w:r>
        <w:del w:id="602" w:author="Автор" w:date="2026-04-28T13:55:00Z">
          <w:r w:rsidR="001201A7" w:rsidRPr="001201A7" w:rsidDel="005F15B1">
            <w:rPr>
              <w:rFonts w:ascii="Times New Roman" w:eastAsia="Times New Roman" w:hAnsi="Times New Roman" w:cs="Times New Roman"/>
              <w:sz w:val="24"/>
              <w:szCs w:val="24"/>
              <w:lang w:val="en-US"/>
            </w:rPr>
            <w:delText xml:space="preserve">coronavirus </w:delText>
          </w:r>
        </w:del>
        <w:r w:rsidR="001201A7" w:rsidRPr="001201A7">
          <w:rPr>
            <w:rFonts w:ascii="Times New Roman" w:eastAsia="Times New Roman" w:hAnsi="Times New Roman" w:cs="Times New Roman"/>
            <w:sz w:val="24"/>
            <w:szCs w:val="24"/>
            <w:lang w:val="en-US"/>
          </w:rPr>
          <w:t xml:space="preserve">N protein </w:t>
        </w:r>
        <w:del w:id="603" w:author="Автор" w:date="2026-04-28T13:55:00Z">
          <w:r w:rsidR="001201A7" w:rsidRPr="001201A7" w:rsidDel="005F15B1">
            <w:rPr>
              <w:rFonts w:ascii="Times New Roman" w:eastAsia="Times New Roman" w:hAnsi="Times New Roman" w:cs="Times New Roman"/>
              <w:sz w:val="24"/>
              <w:szCs w:val="24"/>
              <w:lang w:val="en-US"/>
            </w:rPr>
            <w:delText>has been</w:delText>
          </w:r>
        </w:del>
      </w:ins>
      <w:ins w:id="604" w:author="Автор" w:date="2026-04-28T13:55:00Z">
        <w:r w:rsidR="005F15B1">
          <w:rPr>
            <w:rFonts w:ascii="Times New Roman" w:eastAsia="Times New Roman" w:hAnsi="Times New Roman" w:cs="Times New Roman"/>
            <w:sz w:val="24"/>
            <w:szCs w:val="24"/>
            <w:lang w:val="en-US"/>
          </w:rPr>
          <w:t>was</w:t>
        </w:r>
      </w:ins>
      <w:ins w:id="605" w:author="Автор" w:date="2026-04-28T00:45:00Z">
        <w:r w:rsidR="001201A7" w:rsidRPr="001201A7">
          <w:rPr>
            <w:rFonts w:ascii="Times New Roman" w:eastAsia="Times New Roman" w:hAnsi="Times New Roman" w:cs="Times New Roman"/>
            <w:sz w:val="24"/>
            <w:szCs w:val="24"/>
            <w:lang w:val="en-US"/>
          </w:rPr>
          <w:t xml:space="preserve"> shown to increase transmission and virulence of SARS-COV-2 </w:t>
        </w:r>
        <w:del w:id="606" w:author="Автор" w:date="2026-04-28T13:55:00Z">
          <w:r w:rsidR="001201A7" w:rsidRPr="00D71DAA" w:rsidDel="005F15B1">
            <w:rPr>
              <w:rFonts w:ascii="Times New Roman" w:eastAsia="Times New Roman" w:hAnsi="Times New Roman" w:cs="Times New Roman"/>
              <w:sz w:val="24"/>
              <w:szCs w:val="24"/>
              <w:highlight w:val="yellow"/>
              <w:lang w:val="en-US"/>
              <w:rPrChange w:id="607" w:author="Автор" w:date="2026-04-28T13:55:00Z">
                <w:rPr>
                  <w:rFonts w:ascii="Times New Roman" w:eastAsia="Times New Roman" w:hAnsi="Times New Roman" w:cs="Times New Roman"/>
                  <w:sz w:val="24"/>
                  <w:szCs w:val="24"/>
                  <w:lang w:val="en-US"/>
                </w:rPr>
              </w:rPrChange>
            </w:rPr>
            <w:delText xml:space="preserve">according to studies </w:delText>
          </w:r>
        </w:del>
        <w:r w:rsidR="001201A7" w:rsidRPr="00D71DAA">
          <w:rPr>
            <w:rFonts w:ascii="Times New Roman" w:eastAsia="Times New Roman" w:hAnsi="Times New Roman" w:cs="Times New Roman"/>
            <w:sz w:val="24"/>
            <w:szCs w:val="24"/>
            <w:highlight w:val="yellow"/>
            <w:lang w:val="en-US"/>
            <w:rPrChange w:id="608" w:author="Автор" w:date="2026-04-28T13:55:00Z">
              <w:rPr>
                <w:rFonts w:ascii="Times New Roman" w:eastAsia="Times New Roman" w:hAnsi="Times New Roman" w:cs="Times New Roman"/>
                <w:sz w:val="24"/>
                <w:szCs w:val="24"/>
                <w:lang w:val="en-US"/>
              </w:rPr>
            </w:rPrChange>
          </w:rPr>
          <w:t>(10.1016/j.chom.2021.11.005)</w:t>
        </w:r>
        <w:r w:rsidR="001201A7" w:rsidRPr="001201A7">
          <w:rPr>
            <w:rFonts w:ascii="Times New Roman" w:eastAsia="Times New Roman" w:hAnsi="Times New Roman" w:cs="Times New Roman"/>
            <w:sz w:val="24"/>
            <w:szCs w:val="24"/>
            <w:lang w:val="en-US"/>
          </w:rPr>
          <w:t xml:space="preserve">, while the R203M mutation, which creates a </w:t>
        </w:r>
      </w:ins>
      <w:ins w:id="609" w:author="Автор" w:date="2026-04-28T13:56:00Z">
        <w:r w:rsidR="005F15B1">
          <w:rPr>
            <w:rFonts w:ascii="Times New Roman" w:eastAsia="Times New Roman" w:hAnsi="Times New Roman" w:cs="Times New Roman"/>
            <w:sz w:val="24"/>
            <w:szCs w:val="24"/>
            <w:lang w:val="en-US"/>
          </w:rPr>
          <w:t>start</w:t>
        </w:r>
        <w:r w:rsidR="00E54AC0">
          <w:rPr>
            <w:rFonts w:ascii="Times New Roman" w:eastAsia="Times New Roman" w:hAnsi="Times New Roman" w:cs="Times New Roman"/>
            <w:sz w:val="24"/>
            <w:szCs w:val="24"/>
            <w:lang w:val="en-US"/>
          </w:rPr>
          <w:t xml:space="preserve"> codon for a  </w:t>
        </w:r>
      </w:ins>
      <w:ins w:id="610" w:author="Автор" w:date="2026-04-28T00:45:00Z">
        <w:r w:rsidR="001201A7" w:rsidRPr="001201A7">
          <w:rPr>
            <w:rFonts w:ascii="Times New Roman" w:eastAsia="Times New Roman" w:hAnsi="Times New Roman" w:cs="Times New Roman"/>
            <w:sz w:val="24"/>
            <w:szCs w:val="24"/>
            <w:lang w:val="en-US"/>
          </w:rPr>
          <w:t xml:space="preserve">new </w:t>
        </w:r>
      </w:ins>
      <w:ins w:id="611" w:author="Автор" w:date="2026-04-28T13:57:00Z">
        <w:r w:rsidR="00E54AC0">
          <w:rPr>
            <w:rFonts w:ascii="Times New Roman" w:eastAsia="Times New Roman" w:hAnsi="Times New Roman" w:cs="Times New Roman"/>
            <w:sz w:val="24"/>
            <w:szCs w:val="24"/>
            <w:lang w:val="en-US"/>
          </w:rPr>
          <w:t xml:space="preserve">open </w:t>
        </w:r>
      </w:ins>
      <w:ins w:id="612" w:author="Автор" w:date="2026-04-28T00:45:00Z">
        <w:r w:rsidR="001201A7" w:rsidRPr="001201A7">
          <w:rPr>
            <w:rFonts w:ascii="Times New Roman" w:eastAsia="Times New Roman" w:hAnsi="Times New Roman" w:cs="Times New Roman"/>
            <w:sz w:val="24"/>
            <w:szCs w:val="24"/>
            <w:lang w:val="en-US"/>
          </w:rPr>
          <w:t xml:space="preserve">reading frame, </w:t>
        </w:r>
        <w:del w:id="613" w:author="Автор" w:date="2026-04-28T13:57:00Z">
          <w:r w:rsidR="001201A7" w:rsidRPr="001201A7" w:rsidDel="00E54AC0">
            <w:rPr>
              <w:rFonts w:ascii="Times New Roman" w:eastAsia="Times New Roman" w:hAnsi="Times New Roman" w:cs="Times New Roman"/>
              <w:sz w:val="24"/>
              <w:szCs w:val="24"/>
              <w:lang w:val="en-US"/>
            </w:rPr>
            <w:delText>has been</w:delText>
          </w:r>
        </w:del>
      </w:ins>
      <w:ins w:id="614" w:author="Автор" w:date="2026-04-28T13:57:00Z">
        <w:r w:rsidR="00E54AC0">
          <w:rPr>
            <w:rFonts w:ascii="Times New Roman" w:eastAsia="Times New Roman" w:hAnsi="Times New Roman" w:cs="Times New Roman"/>
            <w:sz w:val="24"/>
            <w:szCs w:val="24"/>
            <w:lang w:val="en-US"/>
          </w:rPr>
          <w:t>was</w:t>
        </w:r>
      </w:ins>
      <w:ins w:id="615" w:author="Автор" w:date="2026-04-28T00:45:00Z">
        <w:r w:rsidR="001201A7" w:rsidRPr="001201A7">
          <w:rPr>
            <w:rFonts w:ascii="Times New Roman" w:eastAsia="Times New Roman" w:hAnsi="Times New Roman" w:cs="Times New Roman"/>
            <w:sz w:val="24"/>
            <w:szCs w:val="24"/>
            <w:lang w:val="en-US"/>
          </w:rPr>
          <w:t xml:space="preserve"> reported to </w:t>
        </w:r>
        <w:del w:id="616" w:author="Автор" w:date="2026-04-28T13:59:00Z">
          <w:r w:rsidR="001201A7" w:rsidRPr="001201A7" w:rsidDel="00E54AC0">
            <w:rPr>
              <w:rFonts w:ascii="Times New Roman" w:eastAsia="Times New Roman" w:hAnsi="Times New Roman" w:cs="Times New Roman"/>
              <w:sz w:val="24"/>
              <w:szCs w:val="24"/>
              <w:lang w:val="en-US"/>
            </w:rPr>
            <w:delText>increase the suppressive activity of the N protein on RIG-I-mediated</w:delText>
          </w:r>
        </w:del>
      </w:ins>
      <w:ins w:id="617" w:author="Автор" w:date="2026-04-28T13:59:00Z">
        <w:r w:rsidR="00E54AC0">
          <w:rPr>
            <w:rFonts w:ascii="Times New Roman" w:eastAsia="Times New Roman" w:hAnsi="Times New Roman" w:cs="Times New Roman"/>
            <w:sz w:val="24"/>
            <w:szCs w:val="24"/>
            <w:lang w:val="en-US"/>
          </w:rPr>
          <w:t>suppress</w:t>
        </w:r>
      </w:ins>
      <w:ins w:id="618" w:author="Автор" w:date="2026-04-28T00:45:00Z">
        <w:r w:rsidR="001201A7" w:rsidRPr="001201A7">
          <w:rPr>
            <w:rFonts w:ascii="Times New Roman" w:eastAsia="Times New Roman" w:hAnsi="Times New Roman" w:cs="Times New Roman"/>
            <w:sz w:val="24"/>
            <w:szCs w:val="24"/>
            <w:lang w:val="en-US"/>
          </w:rPr>
          <w:t xml:space="preserve"> interferon induction, thereby increasing </w:t>
        </w:r>
        <w:del w:id="619" w:author="Автор" w:date="2026-04-28T13:59:00Z">
          <w:r w:rsidR="001201A7" w:rsidRPr="001201A7" w:rsidDel="00E54AC0">
            <w:rPr>
              <w:rFonts w:ascii="Times New Roman" w:eastAsia="Times New Roman" w:hAnsi="Times New Roman" w:cs="Times New Roman"/>
              <w:sz w:val="24"/>
              <w:szCs w:val="24"/>
              <w:lang w:val="en-US"/>
            </w:rPr>
            <w:delText xml:space="preserve">the </w:delText>
          </w:r>
        </w:del>
        <w:r w:rsidR="001201A7" w:rsidRPr="001201A7">
          <w:rPr>
            <w:rFonts w:ascii="Times New Roman" w:eastAsia="Times New Roman" w:hAnsi="Times New Roman" w:cs="Times New Roman"/>
            <w:sz w:val="24"/>
            <w:szCs w:val="24"/>
            <w:lang w:val="en-US"/>
          </w:rPr>
          <w:t>vir</w:t>
        </w:r>
        <w:del w:id="620" w:author="Автор" w:date="2026-04-28T13:59:00Z">
          <w:r w:rsidR="001201A7" w:rsidRPr="001201A7" w:rsidDel="00E54AC0">
            <w:rPr>
              <w:rFonts w:ascii="Times New Roman" w:eastAsia="Times New Roman" w:hAnsi="Times New Roman" w:cs="Times New Roman"/>
              <w:sz w:val="24"/>
              <w:szCs w:val="24"/>
              <w:lang w:val="en-US"/>
            </w:rPr>
            <w:delText>us's</w:delText>
          </w:r>
        </w:del>
      </w:ins>
      <w:ins w:id="621" w:author="Автор" w:date="2026-04-28T13:59:00Z">
        <w:r w:rsidR="00E54AC0">
          <w:rPr>
            <w:rFonts w:ascii="Times New Roman" w:eastAsia="Times New Roman" w:hAnsi="Times New Roman" w:cs="Times New Roman"/>
            <w:sz w:val="24"/>
            <w:szCs w:val="24"/>
            <w:lang w:val="en-US"/>
          </w:rPr>
          <w:t>al</w:t>
        </w:r>
      </w:ins>
      <w:ins w:id="622" w:author="Автор" w:date="2026-04-28T00:45:00Z">
        <w:r w:rsidR="001201A7" w:rsidRPr="001201A7">
          <w:rPr>
            <w:rFonts w:ascii="Times New Roman" w:eastAsia="Times New Roman" w:hAnsi="Times New Roman" w:cs="Times New Roman"/>
            <w:sz w:val="24"/>
            <w:szCs w:val="24"/>
            <w:lang w:val="en-US"/>
          </w:rPr>
          <w:t xml:space="preserve"> infectivity </w:t>
        </w:r>
        <w:r w:rsidR="001201A7" w:rsidRPr="00D71DAA">
          <w:rPr>
            <w:rFonts w:ascii="Times New Roman" w:eastAsia="Times New Roman" w:hAnsi="Times New Roman" w:cs="Times New Roman"/>
            <w:sz w:val="24"/>
            <w:szCs w:val="24"/>
            <w:highlight w:val="yellow"/>
            <w:lang w:val="en-US"/>
            <w:rPrChange w:id="623" w:author="Автор" w:date="2026-04-28T13:59:00Z">
              <w:rPr>
                <w:rFonts w:ascii="Times New Roman" w:eastAsia="Times New Roman" w:hAnsi="Times New Roman" w:cs="Times New Roman"/>
                <w:sz w:val="24"/>
                <w:szCs w:val="24"/>
                <w:lang w:val="en-US"/>
              </w:rPr>
            </w:rPrChange>
          </w:rPr>
          <w:t>(10.1371/journal.ppat.1012886)</w:t>
        </w:r>
        <w:r w:rsidR="001201A7" w:rsidRPr="001201A7">
          <w:rPr>
            <w:rFonts w:ascii="Times New Roman" w:eastAsia="Times New Roman" w:hAnsi="Times New Roman" w:cs="Times New Roman"/>
            <w:sz w:val="24"/>
            <w:szCs w:val="24"/>
            <w:lang w:val="en-US"/>
          </w:rPr>
          <w:t xml:space="preserve">. </w:t>
        </w:r>
      </w:ins>
    </w:p>
    <w:p w14:paraId="13C8CA0D" w14:textId="0A2F9A5F" w:rsidR="001201A7" w:rsidRPr="00D71DAA" w:rsidRDefault="001201A7" w:rsidP="00D71DAA">
      <w:pPr>
        <w:spacing w:after="0" w:line="360" w:lineRule="auto"/>
        <w:ind w:firstLine="720"/>
        <w:jc w:val="both"/>
        <w:rPr>
          <w:ins w:id="624" w:author="Автор" w:date="2026-04-28T00:44:00Z"/>
          <w:rFonts w:ascii="Times New Roman" w:eastAsia="Times New Roman" w:hAnsi="Times New Roman" w:cs="Times New Roman"/>
          <w:sz w:val="24"/>
          <w:szCs w:val="24"/>
          <w:lang w:val="en-US"/>
          <w:rPrChange w:id="625" w:author="Автор" w:date="2026-04-28T13:27:00Z">
            <w:rPr>
              <w:ins w:id="626" w:author="Автор" w:date="2026-04-28T00:44:00Z"/>
              <w:rFonts w:ascii="Times New Roman" w:eastAsia="Times New Roman" w:hAnsi="Times New Roman" w:cs="Times New Roman"/>
              <w:sz w:val="24"/>
              <w:szCs w:val="24"/>
            </w:rPr>
          </w:rPrChange>
        </w:rPr>
        <w:pPrChange w:id="627" w:author="Автор" w:date="2026-04-28T13:45:00Z">
          <w:pPr>
            <w:spacing w:after="0" w:line="360" w:lineRule="auto"/>
            <w:ind w:firstLine="709"/>
            <w:jc w:val="both"/>
          </w:pPr>
        </w:pPrChange>
      </w:pPr>
      <w:ins w:id="628" w:author="Автор" w:date="2026-04-28T00:45:00Z">
        <w:del w:id="629" w:author="Автор" w:date="2026-04-28T14:00:00Z">
          <w:r w:rsidRPr="001201A7" w:rsidDel="00E54AC0">
            <w:rPr>
              <w:rFonts w:ascii="Times New Roman" w:eastAsia="Times New Roman" w:hAnsi="Times New Roman" w:cs="Times New Roman"/>
              <w:sz w:val="24"/>
              <w:szCs w:val="24"/>
              <w:lang w:val="en-US"/>
            </w:rPr>
            <w:delText>M</w:delText>
          </w:r>
        </w:del>
      </w:ins>
      <w:ins w:id="630" w:author="Автор" w:date="2026-04-28T14:00:00Z">
        <w:r w:rsidR="00E54AC0">
          <w:rPr>
            <w:rFonts w:ascii="Times New Roman" w:eastAsia="Times New Roman" w:hAnsi="Times New Roman" w:cs="Times New Roman"/>
            <w:sz w:val="24"/>
            <w:szCs w:val="24"/>
            <w:lang w:val="en-US"/>
          </w:rPr>
          <w:t>The m</w:t>
        </w:r>
      </w:ins>
      <w:ins w:id="631" w:author="Автор" w:date="2026-04-28T00:45:00Z">
        <w:r w:rsidRPr="001201A7">
          <w:rPr>
            <w:rFonts w:ascii="Times New Roman" w:eastAsia="Times New Roman" w:hAnsi="Times New Roman" w:cs="Times New Roman"/>
            <w:sz w:val="24"/>
            <w:szCs w:val="24"/>
            <w:lang w:val="en-US"/>
          </w:rPr>
          <w:t>utations</w:t>
        </w:r>
      </w:ins>
      <w:ins w:id="632" w:author="Автор" w:date="2026-04-28T14:00:00Z">
        <w:r w:rsidR="00E54AC0">
          <w:rPr>
            <w:rFonts w:ascii="Times New Roman" w:eastAsia="Times New Roman" w:hAnsi="Times New Roman" w:cs="Times New Roman"/>
            <w:sz w:val="24"/>
            <w:szCs w:val="24"/>
            <w:lang w:val="en-US"/>
          </w:rPr>
          <w:t xml:space="preserve"> predicted </w:t>
        </w:r>
      </w:ins>
      <w:ins w:id="633" w:author="Автор" w:date="2026-04-28T00:45:00Z">
        <w:r w:rsidRPr="001201A7">
          <w:rPr>
            <w:rFonts w:ascii="Times New Roman" w:eastAsia="Times New Roman" w:hAnsi="Times New Roman" w:cs="Times New Roman"/>
            <w:sz w:val="24"/>
            <w:szCs w:val="24"/>
            <w:lang w:val="en-US"/>
          </w:rPr>
          <w:t xml:space="preserve"> in ORF7a are </w:t>
        </w:r>
        <w:del w:id="634" w:author="Автор" w:date="2026-04-28T14:00:00Z">
          <w:r w:rsidRPr="001201A7" w:rsidDel="00E54AC0">
            <w:rPr>
              <w:rFonts w:ascii="Times New Roman" w:eastAsia="Times New Roman" w:hAnsi="Times New Roman" w:cs="Times New Roman"/>
              <w:sz w:val="24"/>
              <w:szCs w:val="24"/>
              <w:lang w:val="en-US"/>
            </w:rPr>
            <w:delText xml:space="preserve">poorly </w:delText>
          </w:r>
        </w:del>
        <w:r w:rsidRPr="001201A7">
          <w:rPr>
            <w:rFonts w:ascii="Times New Roman" w:eastAsia="Times New Roman" w:hAnsi="Times New Roman" w:cs="Times New Roman"/>
            <w:sz w:val="24"/>
            <w:szCs w:val="24"/>
            <w:lang w:val="en-US"/>
          </w:rPr>
          <w:t>studied</w:t>
        </w:r>
      </w:ins>
      <w:ins w:id="635" w:author="Автор" w:date="2026-04-28T14:00:00Z">
        <w:r w:rsidR="00E54AC0">
          <w:rPr>
            <w:rFonts w:ascii="Times New Roman" w:eastAsia="Times New Roman" w:hAnsi="Times New Roman" w:cs="Times New Roman"/>
            <w:sz w:val="24"/>
            <w:szCs w:val="24"/>
            <w:lang w:val="en-US"/>
          </w:rPr>
          <w:t xml:space="preserve"> ins</w:t>
        </w:r>
      </w:ins>
      <w:ins w:id="636" w:author="Автор" w:date="2026-04-28T14:01:00Z">
        <w:r w:rsidR="00E54AC0">
          <w:rPr>
            <w:rFonts w:ascii="Times New Roman" w:eastAsia="Times New Roman" w:hAnsi="Times New Roman" w:cs="Times New Roman"/>
            <w:sz w:val="24"/>
            <w:szCs w:val="24"/>
            <w:lang w:val="en-US"/>
          </w:rPr>
          <w:t>ufficiently</w:t>
        </w:r>
      </w:ins>
      <w:ins w:id="637" w:author="Автор" w:date="2026-04-28T00:45:00Z">
        <w:r w:rsidRPr="001201A7">
          <w:rPr>
            <w:rFonts w:ascii="Times New Roman" w:eastAsia="Times New Roman" w:hAnsi="Times New Roman" w:cs="Times New Roman"/>
            <w:sz w:val="24"/>
            <w:szCs w:val="24"/>
            <w:lang w:val="en-US"/>
          </w:rPr>
          <w:t xml:space="preserve">. According to available data, V82A and T120I are most frequently found in </w:t>
        </w:r>
        <w:del w:id="638" w:author="Автор" w:date="2026-04-28T14:01:00Z">
          <w:r w:rsidRPr="001201A7" w:rsidDel="00E54AC0">
            <w:rPr>
              <w:rFonts w:ascii="Times New Roman" w:eastAsia="Times New Roman" w:hAnsi="Times New Roman" w:cs="Times New Roman"/>
              <w:sz w:val="24"/>
              <w:szCs w:val="24"/>
              <w:lang w:val="en-US"/>
            </w:rPr>
            <w:delText xml:space="preserve">the delta </w:delText>
          </w:r>
        </w:del>
        <w:r w:rsidRPr="001201A7">
          <w:rPr>
            <w:rFonts w:ascii="Times New Roman" w:eastAsia="Times New Roman" w:hAnsi="Times New Roman" w:cs="Times New Roman"/>
            <w:sz w:val="24"/>
            <w:szCs w:val="24"/>
            <w:lang w:val="en-US"/>
          </w:rPr>
          <w:t>variant</w:t>
        </w:r>
      </w:ins>
      <w:ins w:id="639" w:author="Автор" w:date="2026-04-28T14:01:00Z">
        <w:r w:rsidR="00E54AC0">
          <w:rPr>
            <w:rFonts w:ascii="Times New Roman" w:eastAsia="Times New Roman" w:hAnsi="Times New Roman" w:cs="Times New Roman"/>
            <w:sz w:val="24"/>
            <w:szCs w:val="24"/>
            <w:lang w:val="en-US"/>
          </w:rPr>
          <w:t xml:space="preserve"> Delta</w:t>
        </w:r>
      </w:ins>
      <w:ins w:id="640" w:author="Автор" w:date="2026-04-28T00:45:00Z">
        <w:r w:rsidRPr="001201A7">
          <w:rPr>
            <w:rFonts w:ascii="Times New Roman" w:eastAsia="Times New Roman" w:hAnsi="Times New Roman" w:cs="Times New Roman"/>
            <w:sz w:val="24"/>
            <w:szCs w:val="24"/>
            <w:lang w:val="en-US"/>
          </w:rPr>
          <w:t xml:space="preserve"> of the coronavirus</w:t>
        </w:r>
      </w:ins>
      <w:ins w:id="641" w:author="Автор" w:date="2026-04-28T14:01:00Z">
        <w:r w:rsidR="00E54AC0">
          <w:rPr>
            <w:rFonts w:ascii="Times New Roman" w:eastAsia="Times New Roman" w:hAnsi="Times New Roman" w:cs="Times New Roman"/>
            <w:sz w:val="24"/>
            <w:szCs w:val="24"/>
            <w:lang w:val="en-US"/>
          </w:rPr>
          <w:t>.  They</w:t>
        </w:r>
      </w:ins>
      <w:ins w:id="642" w:author="Автор" w:date="2026-04-28T00:45:00Z">
        <w:r w:rsidRPr="001201A7">
          <w:rPr>
            <w:rFonts w:ascii="Times New Roman" w:eastAsia="Times New Roman" w:hAnsi="Times New Roman" w:cs="Times New Roman"/>
            <w:sz w:val="24"/>
            <w:szCs w:val="24"/>
            <w:lang w:val="en-US"/>
          </w:rPr>
          <w:t xml:space="preserve"> </w:t>
        </w:r>
        <w:del w:id="643" w:author="Автор" w:date="2026-04-28T14:02:00Z">
          <w:r w:rsidRPr="001201A7" w:rsidDel="00E54AC0">
            <w:rPr>
              <w:rFonts w:ascii="Times New Roman" w:eastAsia="Times New Roman" w:hAnsi="Times New Roman" w:cs="Times New Roman"/>
              <w:sz w:val="24"/>
              <w:szCs w:val="24"/>
              <w:lang w:val="en-US"/>
            </w:rPr>
            <w:delText xml:space="preserve">and </w:delText>
          </w:r>
        </w:del>
        <w:r w:rsidRPr="001201A7">
          <w:rPr>
            <w:rFonts w:ascii="Times New Roman" w:eastAsia="Times New Roman" w:hAnsi="Times New Roman" w:cs="Times New Roman"/>
            <w:sz w:val="24"/>
            <w:szCs w:val="24"/>
            <w:lang w:val="en-US"/>
          </w:rPr>
          <w:t xml:space="preserve">are located within the di-lysine motif of ORF7a, which is important for </w:t>
        </w:r>
        <w:del w:id="644" w:author="Автор" w:date="2026-04-28T14:02:00Z">
          <w:r w:rsidRPr="001201A7" w:rsidDel="00E54AC0">
            <w:rPr>
              <w:rFonts w:ascii="Times New Roman" w:eastAsia="Times New Roman" w:hAnsi="Times New Roman" w:cs="Times New Roman"/>
              <w:sz w:val="24"/>
              <w:szCs w:val="24"/>
              <w:lang w:val="en-US"/>
            </w:rPr>
            <w:delText xml:space="preserve">endoplasmic reticulum </w:delText>
          </w:r>
        </w:del>
      </w:ins>
      <w:ins w:id="645" w:author="Автор" w:date="2026-04-28T14:03:00Z">
        <w:r w:rsidR="0067055A">
          <w:rPr>
            <w:rFonts w:ascii="Times New Roman" w:eastAsia="Times New Roman" w:hAnsi="Times New Roman" w:cs="Times New Roman"/>
            <w:sz w:val="24"/>
            <w:szCs w:val="24"/>
            <w:lang w:val="en-US"/>
          </w:rPr>
          <w:t xml:space="preserve">the </w:t>
        </w:r>
      </w:ins>
      <w:ins w:id="646" w:author="Автор" w:date="2026-04-28T00:45:00Z">
        <w:r w:rsidRPr="001201A7">
          <w:rPr>
            <w:rFonts w:ascii="Times New Roman" w:eastAsia="Times New Roman" w:hAnsi="Times New Roman" w:cs="Times New Roman"/>
            <w:sz w:val="24"/>
            <w:szCs w:val="24"/>
            <w:lang w:val="en-US"/>
          </w:rPr>
          <w:t xml:space="preserve">localization of </w:t>
        </w:r>
      </w:ins>
      <w:ins w:id="647" w:author="Автор" w:date="2026-04-28T14:03:00Z">
        <w:r w:rsidR="0067055A">
          <w:rPr>
            <w:rFonts w:ascii="Times New Roman" w:eastAsia="Times New Roman" w:hAnsi="Times New Roman" w:cs="Times New Roman"/>
            <w:sz w:val="24"/>
            <w:szCs w:val="24"/>
            <w:lang w:val="en-US"/>
          </w:rPr>
          <w:t xml:space="preserve">viral </w:t>
        </w:r>
      </w:ins>
      <w:ins w:id="648" w:author="Автор" w:date="2026-04-28T00:45:00Z">
        <w:r w:rsidRPr="001201A7">
          <w:rPr>
            <w:rFonts w:ascii="Times New Roman" w:eastAsia="Times New Roman" w:hAnsi="Times New Roman" w:cs="Times New Roman"/>
            <w:sz w:val="24"/>
            <w:szCs w:val="24"/>
            <w:lang w:val="en-US"/>
          </w:rPr>
          <w:t>proteins</w:t>
        </w:r>
      </w:ins>
      <w:ins w:id="649" w:author="Автор" w:date="2026-04-28T14:02:00Z">
        <w:r w:rsidR="00E54AC0">
          <w:rPr>
            <w:rFonts w:ascii="Times New Roman" w:eastAsia="Times New Roman" w:hAnsi="Times New Roman" w:cs="Times New Roman"/>
            <w:sz w:val="24"/>
            <w:szCs w:val="24"/>
            <w:lang w:val="en-US"/>
          </w:rPr>
          <w:t xml:space="preserve"> in </w:t>
        </w:r>
        <w:r w:rsidR="00E54AC0" w:rsidRPr="001201A7">
          <w:rPr>
            <w:rFonts w:ascii="Times New Roman" w:eastAsia="Times New Roman" w:hAnsi="Times New Roman" w:cs="Times New Roman"/>
            <w:sz w:val="24"/>
            <w:szCs w:val="24"/>
            <w:lang w:val="en-US"/>
          </w:rPr>
          <w:t>endoplasmic</w:t>
        </w:r>
        <w:r w:rsidR="00E54AC0">
          <w:rPr>
            <w:rFonts w:ascii="Times New Roman" w:eastAsia="Times New Roman" w:hAnsi="Times New Roman" w:cs="Times New Roman"/>
            <w:sz w:val="24"/>
            <w:szCs w:val="24"/>
            <w:lang w:val="en-US"/>
          </w:rPr>
          <w:t xml:space="preserve"> </w:t>
        </w:r>
        <w:r w:rsidR="00E54AC0" w:rsidRPr="001201A7">
          <w:rPr>
            <w:rFonts w:ascii="Times New Roman" w:eastAsia="Times New Roman" w:hAnsi="Times New Roman" w:cs="Times New Roman"/>
            <w:sz w:val="24"/>
            <w:szCs w:val="24"/>
            <w:lang w:val="en-US"/>
          </w:rPr>
          <w:t>reticulum</w:t>
        </w:r>
      </w:ins>
      <w:ins w:id="650" w:author="Автор" w:date="2026-04-28T00:45:00Z">
        <w:r w:rsidRPr="001201A7">
          <w:rPr>
            <w:rFonts w:ascii="Times New Roman" w:eastAsia="Times New Roman" w:hAnsi="Times New Roman" w:cs="Times New Roman"/>
            <w:sz w:val="24"/>
            <w:szCs w:val="24"/>
            <w:lang w:val="en-US"/>
          </w:rPr>
          <w:t xml:space="preserve"> </w:t>
        </w:r>
        <w:r w:rsidRPr="00D71DAA">
          <w:rPr>
            <w:rFonts w:ascii="Times New Roman" w:eastAsia="Times New Roman" w:hAnsi="Times New Roman" w:cs="Times New Roman"/>
            <w:sz w:val="24"/>
            <w:szCs w:val="24"/>
            <w:highlight w:val="yellow"/>
            <w:lang w:val="en-US"/>
            <w:rPrChange w:id="651" w:author="Автор" w:date="2026-04-28T14:03:00Z">
              <w:rPr>
                <w:rFonts w:ascii="Times New Roman" w:eastAsia="Times New Roman" w:hAnsi="Times New Roman" w:cs="Times New Roman"/>
                <w:sz w:val="24"/>
                <w:szCs w:val="24"/>
                <w:lang w:val="en-US"/>
              </w:rPr>
            </w:rPrChange>
          </w:rPr>
          <w:t>(10.1002/jmv.27964).</w:t>
        </w:r>
        <w:r w:rsidRPr="001201A7">
          <w:rPr>
            <w:rFonts w:ascii="Times New Roman" w:eastAsia="Times New Roman" w:hAnsi="Times New Roman" w:cs="Times New Roman"/>
            <w:sz w:val="24"/>
            <w:szCs w:val="24"/>
            <w:lang w:val="en-US"/>
          </w:rPr>
          <w:t xml:space="preserve"> </w:t>
        </w:r>
      </w:ins>
      <w:ins w:id="652" w:author="Автор" w:date="2026-04-28T14:05:00Z">
        <w:r w:rsidR="0067055A">
          <w:rPr>
            <w:rFonts w:ascii="Times New Roman" w:eastAsia="Times New Roman" w:hAnsi="Times New Roman" w:cs="Times New Roman"/>
            <w:sz w:val="24"/>
            <w:szCs w:val="24"/>
            <w:lang w:val="en-US"/>
          </w:rPr>
          <w:t>Existing d</w:t>
        </w:r>
      </w:ins>
      <w:ins w:id="653" w:author="Автор" w:date="2026-04-28T00:45:00Z">
        <w:del w:id="654" w:author="Автор" w:date="2026-04-28T14:05:00Z">
          <w:r w:rsidRPr="001201A7" w:rsidDel="0067055A">
            <w:rPr>
              <w:rFonts w:ascii="Times New Roman" w:eastAsia="Times New Roman" w:hAnsi="Times New Roman" w:cs="Times New Roman"/>
              <w:sz w:val="24"/>
              <w:szCs w:val="24"/>
              <w:lang w:val="en-US"/>
            </w:rPr>
            <w:delText>D</w:delText>
          </w:r>
        </w:del>
        <w:r w:rsidRPr="001201A7">
          <w:rPr>
            <w:rFonts w:ascii="Times New Roman" w:eastAsia="Times New Roman" w:hAnsi="Times New Roman" w:cs="Times New Roman"/>
            <w:sz w:val="24"/>
            <w:szCs w:val="24"/>
            <w:lang w:val="en-US"/>
          </w:rPr>
          <w:t xml:space="preserve">ata on </w:t>
        </w:r>
        <w:del w:id="655" w:author="Автор" w:date="2026-04-28T14:04:00Z">
          <w:r w:rsidRPr="001201A7" w:rsidDel="0067055A">
            <w:rPr>
              <w:rFonts w:ascii="Times New Roman" w:eastAsia="Times New Roman" w:hAnsi="Times New Roman" w:cs="Times New Roman"/>
              <w:sz w:val="24"/>
              <w:szCs w:val="24"/>
              <w:lang w:val="en-US"/>
            </w:rPr>
            <w:delText>the</w:delText>
          </w:r>
        </w:del>
      </w:ins>
      <w:ins w:id="656" w:author="Автор" w:date="2026-04-28T14:04:00Z">
        <w:r w:rsidR="0067055A">
          <w:rPr>
            <w:rFonts w:ascii="Times New Roman" w:eastAsia="Times New Roman" w:hAnsi="Times New Roman" w:cs="Times New Roman"/>
            <w:sz w:val="24"/>
            <w:szCs w:val="24"/>
            <w:lang w:val="en-US"/>
          </w:rPr>
          <w:t xml:space="preserve">mutation </w:t>
        </w:r>
        <w:r w:rsidR="0067055A" w:rsidRPr="001201A7">
          <w:rPr>
            <w:rFonts w:ascii="Times New Roman" w:eastAsia="Times New Roman" w:hAnsi="Times New Roman" w:cs="Times New Roman"/>
            <w:sz w:val="24"/>
            <w:szCs w:val="24"/>
            <w:lang w:val="en-US"/>
          </w:rPr>
          <w:t>Q7036H</w:t>
        </w:r>
        <w:r w:rsidR="0067055A">
          <w:rPr>
            <w:rFonts w:ascii="Times New Roman" w:eastAsia="Times New Roman" w:hAnsi="Times New Roman" w:cs="Times New Roman"/>
            <w:sz w:val="24"/>
            <w:szCs w:val="24"/>
            <w:lang w:val="en-US"/>
          </w:rPr>
          <w:t xml:space="preserve"> in protein</w:t>
        </w:r>
      </w:ins>
      <w:ins w:id="657" w:author="Автор" w:date="2026-04-28T00:45:00Z">
        <w:r w:rsidRPr="001201A7">
          <w:rPr>
            <w:rFonts w:ascii="Times New Roman" w:eastAsia="Times New Roman" w:hAnsi="Times New Roman" w:cs="Times New Roman"/>
            <w:sz w:val="24"/>
            <w:szCs w:val="24"/>
            <w:lang w:val="en-US"/>
          </w:rPr>
          <w:t xml:space="preserve"> ORF1ab </w:t>
        </w:r>
        <w:del w:id="658" w:author="Автор" w:date="2026-04-28T14:04:00Z">
          <w:r w:rsidRPr="001201A7" w:rsidDel="0067055A">
            <w:rPr>
              <w:rFonts w:ascii="Times New Roman" w:eastAsia="Times New Roman" w:hAnsi="Times New Roman" w:cs="Times New Roman"/>
              <w:sz w:val="24"/>
              <w:szCs w:val="24"/>
              <w:lang w:val="en-US"/>
            </w:rPr>
            <w:delText xml:space="preserve">Q7036H </w:delText>
          </w:r>
        </w:del>
        <w:r w:rsidRPr="001201A7">
          <w:rPr>
            <w:rFonts w:ascii="Times New Roman" w:eastAsia="Times New Roman" w:hAnsi="Times New Roman" w:cs="Times New Roman"/>
            <w:sz w:val="24"/>
            <w:szCs w:val="24"/>
            <w:lang w:val="en-US"/>
          </w:rPr>
          <w:t xml:space="preserve">and </w:t>
        </w:r>
      </w:ins>
      <w:ins w:id="659" w:author="Автор" w:date="2026-04-28T14:05:00Z">
        <w:r w:rsidR="0067055A">
          <w:rPr>
            <w:rFonts w:ascii="Times New Roman" w:eastAsia="Times New Roman" w:hAnsi="Times New Roman" w:cs="Times New Roman"/>
            <w:sz w:val="24"/>
            <w:szCs w:val="24"/>
            <w:lang w:val="en-US"/>
          </w:rPr>
          <w:t xml:space="preserve">mutation </w:t>
        </w:r>
        <w:r w:rsidR="0067055A" w:rsidRPr="001201A7">
          <w:rPr>
            <w:rFonts w:ascii="Times New Roman" w:eastAsia="Times New Roman" w:hAnsi="Times New Roman" w:cs="Times New Roman"/>
            <w:sz w:val="24"/>
            <w:szCs w:val="24"/>
            <w:lang w:val="en-US"/>
          </w:rPr>
          <w:t xml:space="preserve">V71I </w:t>
        </w:r>
        <w:r w:rsidR="0067055A">
          <w:rPr>
            <w:rFonts w:ascii="Times New Roman" w:eastAsia="Times New Roman" w:hAnsi="Times New Roman" w:cs="Times New Roman"/>
            <w:sz w:val="24"/>
            <w:szCs w:val="24"/>
            <w:lang w:val="en-US"/>
          </w:rPr>
          <w:t xml:space="preserve">in </w:t>
        </w:r>
      </w:ins>
      <w:ins w:id="660" w:author="Автор" w:date="2026-04-28T00:45:00Z">
        <w:r w:rsidRPr="001201A7">
          <w:rPr>
            <w:rFonts w:ascii="Times New Roman" w:eastAsia="Times New Roman" w:hAnsi="Times New Roman" w:cs="Times New Roman"/>
            <w:sz w:val="24"/>
            <w:szCs w:val="24"/>
            <w:lang w:val="en-US"/>
          </w:rPr>
          <w:t xml:space="preserve">ORF7a </w:t>
        </w:r>
        <w:del w:id="661" w:author="Автор" w:date="2026-04-28T14:05:00Z">
          <w:r w:rsidRPr="001201A7" w:rsidDel="0067055A">
            <w:rPr>
              <w:rFonts w:ascii="Times New Roman" w:eastAsia="Times New Roman" w:hAnsi="Times New Roman" w:cs="Times New Roman"/>
              <w:sz w:val="24"/>
              <w:szCs w:val="24"/>
              <w:lang w:val="en-US"/>
            </w:rPr>
            <w:delText xml:space="preserve">V71I mutations are insufficient </w:delText>
          </w:r>
        </w:del>
      </w:ins>
      <w:ins w:id="662" w:author="Автор" w:date="2026-04-28T14:05:00Z">
        <w:r w:rsidR="0067055A">
          <w:rPr>
            <w:rFonts w:ascii="Times New Roman" w:eastAsia="Times New Roman" w:hAnsi="Times New Roman" w:cs="Times New Roman"/>
            <w:sz w:val="24"/>
            <w:szCs w:val="24"/>
            <w:lang w:val="en-US"/>
          </w:rPr>
          <w:t xml:space="preserve">do not </w:t>
        </w:r>
      </w:ins>
      <w:ins w:id="663" w:author="Автор" w:date="2026-04-28T14:06:00Z">
        <w:r w:rsidR="0067055A">
          <w:rPr>
            <w:rFonts w:ascii="Times New Roman" w:eastAsia="Times New Roman" w:hAnsi="Times New Roman" w:cs="Times New Roman"/>
            <w:sz w:val="24"/>
            <w:szCs w:val="24"/>
            <w:lang w:val="en-US"/>
          </w:rPr>
          <w:t xml:space="preserve">permit </w:t>
        </w:r>
      </w:ins>
      <w:ins w:id="664" w:author="Автор" w:date="2026-04-28T00:45:00Z">
        <w:r w:rsidRPr="001201A7">
          <w:rPr>
            <w:rFonts w:ascii="Times New Roman" w:eastAsia="Times New Roman" w:hAnsi="Times New Roman" w:cs="Times New Roman"/>
            <w:sz w:val="24"/>
            <w:szCs w:val="24"/>
            <w:lang w:val="en-US"/>
          </w:rPr>
          <w:t xml:space="preserve">to </w:t>
        </w:r>
        <w:del w:id="665" w:author="Автор" w:date="2026-04-28T14:06:00Z">
          <w:r w:rsidRPr="001201A7" w:rsidDel="0067055A">
            <w:rPr>
              <w:rFonts w:ascii="Times New Roman" w:eastAsia="Times New Roman" w:hAnsi="Times New Roman" w:cs="Times New Roman"/>
              <w:sz w:val="24"/>
              <w:szCs w:val="24"/>
              <w:lang w:val="en-US"/>
            </w:rPr>
            <w:delText xml:space="preserve">definitively </w:delText>
          </w:r>
        </w:del>
        <w:r w:rsidRPr="001201A7">
          <w:rPr>
            <w:rFonts w:ascii="Times New Roman" w:eastAsia="Times New Roman" w:hAnsi="Times New Roman" w:cs="Times New Roman"/>
            <w:sz w:val="24"/>
            <w:szCs w:val="24"/>
            <w:lang w:val="en-US"/>
          </w:rPr>
          <w:t>determine their functions</w:t>
        </w:r>
      </w:ins>
      <w:ins w:id="666" w:author="Автор" w:date="2026-04-28T14:06:00Z">
        <w:r w:rsidR="0067055A">
          <w:rPr>
            <w:rFonts w:ascii="Times New Roman" w:eastAsia="Times New Roman" w:hAnsi="Times New Roman" w:cs="Times New Roman"/>
            <w:sz w:val="24"/>
            <w:szCs w:val="24"/>
            <w:lang w:val="en-US"/>
          </w:rPr>
          <w:t xml:space="preserve"> </w:t>
        </w:r>
        <w:r w:rsidR="0067055A" w:rsidRPr="001201A7">
          <w:rPr>
            <w:rFonts w:ascii="Times New Roman" w:eastAsia="Times New Roman" w:hAnsi="Times New Roman" w:cs="Times New Roman"/>
            <w:sz w:val="24"/>
            <w:szCs w:val="24"/>
            <w:lang w:val="en-US"/>
          </w:rPr>
          <w:t>definitively</w:t>
        </w:r>
      </w:ins>
      <w:ins w:id="667" w:author="Автор" w:date="2026-04-28T00:45:00Z">
        <w:r w:rsidRPr="001201A7">
          <w:rPr>
            <w:rFonts w:ascii="Times New Roman" w:eastAsia="Times New Roman" w:hAnsi="Times New Roman" w:cs="Times New Roman"/>
            <w:sz w:val="24"/>
            <w:szCs w:val="24"/>
            <w:lang w:val="en-US"/>
          </w:rPr>
          <w:t xml:space="preserve">; however, their location within </w:t>
        </w:r>
        <w:del w:id="668" w:author="Автор" w:date="2026-04-28T14:06:00Z">
          <w:r w:rsidRPr="001201A7" w:rsidDel="0067055A">
            <w:rPr>
              <w:rFonts w:ascii="Times New Roman" w:eastAsia="Times New Roman" w:hAnsi="Times New Roman" w:cs="Times New Roman"/>
              <w:sz w:val="24"/>
              <w:szCs w:val="24"/>
              <w:lang w:val="en-US"/>
            </w:rPr>
            <w:delText xml:space="preserve">the virus's </w:delText>
          </w:r>
        </w:del>
      </w:ins>
      <w:ins w:id="669" w:author="Автор" w:date="2026-04-28T14:06:00Z">
        <w:r w:rsidR="0067055A">
          <w:rPr>
            <w:rFonts w:ascii="Times New Roman" w:eastAsia="Times New Roman" w:hAnsi="Times New Roman" w:cs="Times New Roman"/>
            <w:sz w:val="24"/>
            <w:szCs w:val="24"/>
            <w:lang w:val="en-US"/>
          </w:rPr>
          <w:t xml:space="preserve">viral </w:t>
        </w:r>
      </w:ins>
      <w:ins w:id="670" w:author="Автор" w:date="2026-04-28T00:45:00Z">
        <w:r w:rsidRPr="001201A7">
          <w:rPr>
            <w:rFonts w:ascii="Times New Roman" w:eastAsia="Times New Roman" w:hAnsi="Times New Roman" w:cs="Times New Roman"/>
            <w:sz w:val="24"/>
            <w:szCs w:val="24"/>
            <w:lang w:val="en-US"/>
          </w:rPr>
          <w:t xml:space="preserve">non-structural proteins </w:t>
        </w:r>
        <w:del w:id="671" w:author="Автор" w:date="2026-04-28T14:06:00Z">
          <w:r w:rsidRPr="001201A7" w:rsidDel="0067055A">
            <w:rPr>
              <w:rFonts w:ascii="Times New Roman" w:eastAsia="Times New Roman" w:hAnsi="Times New Roman" w:cs="Times New Roman"/>
              <w:sz w:val="24"/>
              <w:szCs w:val="24"/>
              <w:lang w:val="en-US"/>
            </w:rPr>
            <w:delText xml:space="preserve">may </w:delText>
          </w:r>
        </w:del>
        <w:r w:rsidRPr="001201A7">
          <w:rPr>
            <w:rFonts w:ascii="Times New Roman" w:eastAsia="Times New Roman" w:hAnsi="Times New Roman" w:cs="Times New Roman"/>
            <w:sz w:val="24"/>
            <w:szCs w:val="24"/>
            <w:lang w:val="en-US"/>
          </w:rPr>
          <w:t xml:space="preserve">hint at their interaction with the </w:t>
        </w:r>
        <w:del w:id="672" w:author="Автор" w:date="2026-04-28T14:07:00Z">
          <w:r w:rsidRPr="001201A7" w:rsidDel="0067055A">
            <w:rPr>
              <w:rFonts w:ascii="Times New Roman" w:eastAsia="Times New Roman" w:hAnsi="Times New Roman" w:cs="Times New Roman"/>
              <w:sz w:val="24"/>
              <w:szCs w:val="24"/>
              <w:lang w:val="en-US"/>
            </w:rPr>
            <w:delText xml:space="preserve">host </w:delText>
          </w:r>
        </w:del>
        <w:r w:rsidRPr="001201A7">
          <w:rPr>
            <w:rFonts w:ascii="Times New Roman" w:eastAsia="Times New Roman" w:hAnsi="Times New Roman" w:cs="Times New Roman"/>
            <w:sz w:val="24"/>
            <w:szCs w:val="24"/>
            <w:lang w:val="en-US"/>
          </w:rPr>
          <w:t>immune system</w:t>
        </w:r>
      </w:ins>
      <w:ins w:id="673" w:author="Автор" w:date="2026-04-28T14:07:00Z">
        <w:r w:rsidR="0067055A">
          <w:rPr>
            <w:rFonts w:ascii="Times New Roman" w:eastAsia="Times New Roman" w:hAnsi="Times New Roman" w:cs="Times New Roman"/>
            <w:sz w:val="24"/>
            <w:szCs w:val="24"/>
            <w:lang w:val="en-US"/>
          </w:rPr>
          <w:t xml:space="preserve"> o</w:t>
        </w:r>
      </w:ins>
      <w:ins w:id="674" w:author="Автор" w:date="2026-04-28T00:45:00Z">
        <w:del w:id="675" w:author="Автор" w:date="2026-04-28T14:07:00Z">
          <w:r w:rsidRPr="001201A7" w:rsidDel="0067055A">
            <w:rPr>
              <w:rFonts w:ascii="Times New Roman" w:eastAsia="Times New Roman" w:hAnsi="Times New Roman" w:cs="Times New Roman"/>
              <w:sz w:val="24"/>
              <w:szCs w:val="24"/>
              <w:lang w:val="en-US"/>
            </w:rPr>
            <w:delText>.</w:delText>
          </w:r>
        </w:del>
      </w:ins>
      <w:ins w:id="676" w:author="Автор" w:date="2026-04-28T14:07:00Z">
        <w:r w:rsidR="0067055A">
          <w:rPr>
            <w:rFonts w:ascii="Times New Roman" w:eastAsia="Times New Roman" w:hAnsi="Times New Roman" w:cs="Times New Roman"/>
            <w:sz w:val="24"/>
            <w:szCs w:val="24"/>
            <w:lang w:val="en-US"/>
          </w:rPr>
          <w:t>f the host.</w:t>
        </w:r>
      </w:ins>
    </w:p>
    <w:p w14:paraId="215261D1" w14:textId="77777777" w:rsidR="003141A2" w:rsidRPr="00D71DAA" w:rsidRDefault="003141A2">
      <w:pPr>
        <w:spacing w:after="0" w:line="360" w:lineRule="auto"/>
        <w:ind w:firstLine="709"/>
        <w:jc w:val="both"/>
        <w:rPr>
          <w:rFonts w:ascii="Times New Roman" w:eastAsia="Times New Roman" w:hAnsi="Times New Roman" w:cs="Times New Roman"/>
          <w:sz w:val="24"/>
          <w:szCs w:val="24"/>
          <w:lang w:val="en-US"/>
          <w:rPrChange w:id="677" w:author="Автор" w:date="2026-04-28T00:39:00Z">
            <w:rPr>
              <w:rFonts w:ascii="Times New Roman" w:eastAsia="Times New Roman" w:hAnsi="Times New Roman" w:cs="Times New Roman"/>
              <w:sz w:val="24"/>
              <w:szCs w:val="24"/>
            </w:rPr>
          </w:rPrChange>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3C3D621E"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ins w:id="678" w:author="Автор" w:date="2026-05-04T22:52:00Z">
        <w:r w:rsidR="00C10FC6" w:rsidRPr="00D71DAA">
          <w:rPr>
            <w:rFonts w:ascii="Times New Roman" w:eastAsia="Times New Roman" w:hAnsi="Times New Roman" w:cs="Times New Roman"/>
            <w:sz w:val="24"/>
            <w:szCs w:val="24"/>
            <w:highlight w:val="yellow"/>
            <w:rPrChange w:id="679" w:author="Автор" w:date="2026-05-04T22:54:00Z">
              <w:rPr>
                <w:rFonts w:ascii="Times New Roman" w:eastAsia="Times New Roman" w:hAnsi="Times New Roman" w:cs="Times New Roman"/>
                <w:sz w:val="24"/>
                <w:szCs w:val="24"/>
              </w:rPr>
            </w:rPrChange>
          </w:rPr>
          <w:t xml:space="preserve">In [https://doi.org/10.1371/journal.pone.0193123] author models so-called “Peak Jumping” process </w:t>
        </w:r>
      </w:ins>
      <w:ins w:id="680" w:author="Автор" w:date="2026-05-04T22:53:00Z">
        <w:r w:rsidR="00C10FC6" w:rsidRPr="00D71DAA">
          <w:rPr>
            <w:rFonts w:ascii="Times New Roman" w:eastAsia="Times New Roman" w:hAnsi="Times New Roman" w:cs="Times New Roman"/>
            <w:sz w:val="24"/>
            <w:szCs w:val="24"/>
            <w:highlight w:val="yellow"/>
            <w:rPrChange w:id="681" w:author="Автор" w:date="2026-05-04T22:54:00Z">
              <w:rPr>
                <w:rFonts w:ascii="Times New Roman" w:eastAsia="Times New Roman" w:hAnsi="Times New Roman" w:cs="Times New Roman"/>
                <w:sz w:val="24"/>
                <w:szCs w:val="24"/>
              </w:rPr>
            </w:rPrChange>
          </w:rPr>
          <w:t>of fitness valley crossing with help of recombination and emphasize importance</w:t>
        </w:r>
      </w:ins>
      <w:ins w:id="682" w:author="Автор" w:date="2026-05-04T22:54:00Z">
        <w:r w:rsidR="00060404" w:rsidRPr="00D71DAA">
          <w:rPr>
            <w:rFonts w:ascii="Times New Roman" w:eastAsia="Times New Roman" w:hAnsi="Times New Roman" w:cs="Times New Roman"/>
            <w:sz w:val="24"/>
            <w:szCs w:val="24"/>
            <w:highlight w:val="yellow"/>
            <w:rPrChange w:id="683" w:author="Автор" w:date="2026-05-04T22:54:00Z">
              <w:rPr>
                <w:rFonts w:ascii="Times New Roman" w:eastAsia="Times New Roman" w:hAnsi="Times New Roman" w:cs="Times New Roman"/>
                <w:sz w:val="24"/>
                <w:szCs w:val="24"/>
              </w:rPr>
            </w:rPrChange>
          </w:rPr>
          <w:t xml:space="preserve"> of epistatic interactions for this process to work.</w:t>
        </w:r>
      </w:ins>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605EE511"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w:t>
      </w:r>
      <w:ins w:id="684" w:author="Автор" w:date="2026-05-04T22:17:00Z">
        <w:r w:rsidR="00A66571">
          <w:rPr>
            <w:rFonts w:ascii="Times New Roman" w:eastAsia="Times New Roman" w:hAnsi="Times New Roman" w:cs="Times New Roman"/>
            <w:b/>
            <w:color w:val="000000"/>
            <w:sz w:val="20"/>
            <w:szCs w:val="20"/>
          </w:rPr>
          <w:t>7</w:t>
        </w:r>
      </w:ins>
      <w:del w:id="685" w:author="Автор" w:date="2026-05-04T22:17:00Z">
        <w:r w:rsidDel="00A66571">
          <w:rPr>
            <w:rFonts w:ascii="Times New Roman" w:eastAsia="Times New Roman" w:hAnsi="Times New Roman" w:cs="Times New Roman"/>
            <w:b/>
            <w:color w:val="000000"/>
            <w:sz w:val="20"/>
            <w:szCs w:val="20"/>
          </w:rPr>
          <w:delText>4</w:delText>
        </w:r>
      </w:del>
      <w:r>
        <w:rPr>
          <w:rFonts w:ascii="Times New Roman" w:eastAsia="Times New Roman" w:hAnsi="Times New Roman" w:cs="Times New Roman"/>
          <w:b/>
          <w:color w:val="000000"/>
          <w:sz w:val="20"/>
          <w:szCs w:val="20"/>
        </w:rPr>
        <w:t xml:space="preserve">. Epistatic interactions for SARS-CoV-2 genome predicted for Dataset 1 between groups I and III in Fig. </w:t>
      </w:r>
      <w:ins w:id="686" w:author="Автор" w:date="2026-05-04T22:14:00Z">
        <w:r w:rsidR="00A66571">
          <w:rPr>
            <w:rFonts w:ascii="Times New Roman" w:eastAsia="Times New Roman" w:hAnsi="Times New Roman" w:cs="Times New Roman"/>
            <w:b/>
            <w:color w:val="000000"/>
            <w:sz w:val="20"/>
            <w:szCs w:val="20"/>
          </w:rPr>
          <w:t>5</w:t>
        </w:r>
      </w:ins>
      <w:del w:id="687" w:author="Автор" w:date="2026-05-04T22:14:00Z">
        <w:r w:rsidDel="00A66571">
          <w:rPr>
            <w:rFonts w:ascii="Times New Roman" w:eastAsia="Times New Roman" w:hAnsi="Times New Roman" w:cs="Times New Roman"/>
            <w:b/>
            <w:color w:val="000000"/>
            <w:sz w:val="20"/>
            <w:szCs w:val="20"/>
          </w:rPr>
          <w:delText>2</w:delText>
        </w:r>
      </w:del>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Notation as in Fig. </w:t>
      </w:r>
      <w:ins w:id="688" w:author="Автор" w:date="2026-05-04T22:16:00Z">
        <w:r w:rsidR="00A66571">
          <w:rPr>
            <w:rFonts w:ascii="Times New Roman" w:eastAsia="Times New Roman" w:hAnsi="Times New Roman" w:cs="Times New Roman"/>
            <w:color w:val="000000"/>
            <w:sz w:val="20"/>
            <w:szCs w:val="20"/>
          </w:rPr>
          <w:t>6</w:t>
        </w:r>
      </w:ins>
      <w:del w:id="689" w:author="Автор" w:date="2026-05-04T22:16:00Z">
        <w:r w:rsidDel="00A66571">
          <w:rPr>
            <w:rFonts w:ascii="Times New Roman" w:eastAsia="Times New Roman" w:hAnsi="Times New Roman" w:cs="Times New Roman"/>
            <w:color w:val="000000"/>
            <w:sz w:val="20"/>
            <w:szCs w:val="20"/>
          </w:rPr>
          <w:delText>3</w:delText>
        </w:r>
      </w:del>
      <w:r>
        <w:rPr>
          <w:rFonts w:ascii="Times New Roman" w:eastAsia="Times New Roman" w:hAnsi="Times New Roman" w:cs="Times New Roman"/>
          <w:color w:val="000000"/>
          <w:sz w:val="20"/>
          <w:szCs w:val="20"/>
        </w:rPr>
        <w:t>.</w:t>
      </w:r>
      <w:r>
        <w:rPr>
          <w:rFonts w:ascii="Times New Roman" w:eastAsia="Times New Roman" w:hAnsi="Times New Roman" w:cs="Times New Roman"/>
          <w:b/>
          <w:color w:val="000000"/>
          <w:sz w:val="20"/>
          <w:szCs w:val="20"/>
        </w:rPr>
        <w:t xml:space="preserve"> </w:t>
      </w:r>
      <w:del w:id="690" w:author="Автор" w:date="2026-05-04T22:42:00Z">
        <w:r w:rsidDel="00D97080">
          <w:rPr>
            <w:rFonts w:ascii="Times New Roman" w:eastAsia="Times New Roman" w:hAnsi="Times New Roman" w:cs="Times New Roman"/>
            <w:color w:val="000000"/>
            <w:sz w:val="20"/>
            <w:szCs w:val="20"/>
          </w:rPr>
          <w:delText xml:space="preserve">A variant of the diagram prepared without sequences around the peak centered at 90 in Fig. </w:delText>
        </w:r>
      </w:del>
      <w:del w:id="691" w:author="Автор" w:date="2026-05-04T22:14:00Z">
        <w:r w:rsidDel="00A66571">
          <w:rPr>
            <w:rFonts w:ascii="Times New Roman" w:eastAsia="Times New Roman" w:hAnsi="Times New Roman" w:cs="Times New Roman"/>
            <w:color w:val="000000"/>
            <w:sz w:val="20"/>
            <w:szCs w:val="20"/>
          </w:rPr>
          <w:delText>2</w:delText>
        </w:r>
      </w:del>
      <w:del w:id="692" w:author="Автор" w:date="2026-05-04T22:42:00Z">
        <w:r w:rsidDel="00D97080">
          <w:rPr>
            <w:rFonts w:ascii="Times New Roman" w:eastAsia="Times New Roman" w:hAnsi="Times New Roman" w:cs="Times New Roman"/>
            <w:color w:val="000000"/>
            <w:sz w:val="20"/>
            <w:szCs w:val="20"/>
          </w:rPr>
          <w:delText xml:space="preserve"> is in Figure S5. The list of interacting pairs is in </w:delText>
        </w:r>
        <w:r w:rsidDel="00D97080">
          <w:rPr>
            <w:rFonts w:ascii="Times New Roman" w:eastAsia="Times New Roman" w:hAnsi="Times New Roman" w:cs="Times New Roman"/>
            <w:i/>
            <w:color w:val="000000"/>
            <w:sz w:val="20"/>
            <w:szCs w:val="20"/>
          </w:rPr>
          <w:delText>Supplementary Text S2</w:delText>
        </w:r>
        <w:r w:rsidDel="00D97080">
          <w:rPr>
            <w:rFonts w:ascii="Times New Roman" w:eastAsia="Times New Roman" w:hAnsi="Times New Roman" w:cs="Times New Roman"/>
            <w:color w:val="000000"/>
            <w:sz w:val="20"/>
            <w:szCs w:val="20"/>
          </w:rPr>
          <w:delText>.</w:delText>
        </w:r>
      </w:del>
      <w:ins w:id="693" w:author="Автор" w:date="2026-05-04T22:47:00Z">
        <w:r w:rsidR="00C10FC6" w:rsidRPr="00C10FC6">
          <w:rPr>
            <w:rFonts w:ascii="Times New Roman" w:eastAsia="Times New Roman" w:hAnsi="Times New Roman" w:cs="Times New Roman"/>
            <w:color w:val="000000"/>
            <w:sz w:val="20"/>
            <w:szCs w:val="20"/>
          </w:rPr>
          <w:t xml:space="preserve"> </w:t>
        </w:r>
        <w:r w:rsidR="00C10FC6">
          <w:rPr>
            <w:rFonts w:ascii="Times New Roman" w:eastAsia="Times New Roman" w:hAnsi="Times New Roman" w:cs="Times New Roman"/>
            <w:color w:val="000000"/>
            <w:sz w:val="20"/>
            <w:szCs w:val="20"/>
          </w:rPr>
          <w:t xml:space="preserve">To obtain the circular diagram using software Circos </w:t>
        </w:r>
        <w:r w:rsidR="00C10FC6" w:rsidRPr="00524380">
          <w:rPr>
            <w:rFonts w:ascii="Times New Roman" w:eastAsia="Times New Roman" w:hAnsi="Times New Roman" w:cs="Times New Roman"/>
            <w:color w:val="000000"/>
            <w:sz w:val="20"/>
            <w:szCs w:val="20"/>
            <w:highlight w:val="yellow"/>
          </w:rPr>
          <w:t>[ref],</w:t>
        </w:r>
        <w:r w:rsidR="00C10FC6">
          <w:rPr>
            <w:rFonts w:ascii="Times New Roman" w:eastAsia="Times New Roman" w:hAnsi="Times New Roman" w:cs="Times New Roman"/>
            <w:color w:val="000000"/>
            <w:sz w:val="20"/>
            <w:szCs w:val="20"/>
          </w:rPr>
          <w:t xml:space="preserve"> group I was oversampled 10 times and</w:t>
        </w:r>
      </w:ins>
      <w:ins w:id="694" w:author="Автор" w:date="2026-05-04T22:48:00Z">
        <w:r w:rsidR="00C10FC6">
          <w:rPr>
            <w:rFonts w:ascii="Times New Roman" w:eastAsia="Times New Roman" w:hAnsi="Times New Roman" w:cs="Times New Roman"/>
            <w:color w:val="000000"/>
            <w:sz w:val="20"/>
            <w:szCs w:val="20"/>
          </w:rPr>
          <w:t xml:space="preserve"> group III was oversampled 20 times both</w:t>
        </w:r>
      </w:ins>
      <w:ins w:id="695" w:author="Автор" w:date="2026-05-04T22:47:00Z">
        <w:r w:rsidR="00C10FC6">
          <w:rPr>
            <w:rFonts w:ascii="Times New Roman" w:eastAsia="Times New Roman" w:hAnsi="Times New Roman" w:cs="Times New Roman"/>
            <w:color w:val="000000"/>
            <w:sz w:val="20"/>
            <w:szCs w:val="20"/>
          </w:rPr>
          <w:t xml:space="preserve"> with replacement.</w:t>
        </w:r>
      </w:ins>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t</w:t>
      </w:r>
      <w:r w:rsidRPr="00F935B8">
        <w:rPr>
          <w:rFonts w:ascii="Times New Roman" w:eastAsia="Times New Roman" w:hAnsi="Times New Roman" w:cs="Times New Roman"/>
          <w:sz w:val="24"/>
          <w:szCs w:val="24"/>
        </w:rPr>
        <w:t>he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1D966D24" w:rsidR="0087149A" w:rsidRPr="00A37C63"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Figure </w:t>
      </w:r>
      <w:ins w:id="696" w:author="Автор" w:date="2026-05-04T22:19:00Z">
        <w:r w:rsidR="00A66571">
          <w:rPr>
            <w:rFonts w:ascii="Times New Roman" w:eastAsia="Times New Roman" w:hAnsi="Times New Roman" w:cs="Times New Roman"/>
            <w:b/>
            <w:sz w:val="20"/>
            <w:szCs w:val="20"/>
          </w:rPr>
          <w:t>8</w:t>
        </w:r>
      </w:ins>
      <w:del w:id="697" w:author="Автор" w:date="2026-05-04T22:19:00Z">
        <w:r w:rsidDel="00A66571">
          <w:rPr>
            <w:rFonts w:ascii="Times New Roman" w:eastAsia="Times New Roman" w:hAnsi="Times New Roman" w:cs="Times New Roman"/>
            <w:b/>
            <w:sz w:val="20"/>
            <w:szCs w:val="20"/>
          </w:rPr>
          <w:delText>5</w:delText>
        </w:r>
      </w:del>
      <w:r>
        <w:rPr>
          <w:rFonts w:ascii="Times New Roman" w:eastAsia="Times New Roman" w:hAnsi="Times New Roman" w:cs="Times New Roman"/>
          <w:b/>
          <w:sz w:val="20"/>
          <w:szCs w:val="20"/>
        </w:rPr>
        <w:t>.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w:t>
      </w:r>
      <w:ins w:id="698" w:author="Автор" w:date="2026-05-04T22:14:00Z">
        <w:r w:rsidR="00A66571">
          <w:rPr>
            <w:rFonts w:ascii="Times New Roman" w:eastAsia="Times New Roman" w:hAnsi="Times New Roman" w:cs="Times New Roman"/>
            <w:sz w:val="20"/>
            <w:szCs w:val="20"/>
          </w:rPr>
          <w:t>5</w:t>
        </w:r>
      </w:ins>
      <w:del w:id="699" w:author="Автор" w:date="2026-05-04T22:14:00Z">
        <w:r w:rsidDel="00A66571">
          <w:rPr>
            <w:rFonts w:ascii="Times New Roman" w:eastAsia="Times New Roman" w:hAnsi="Times New Roman" w:cs="Times New Roman"/>
            <w:sz w:val="20"/>
            <w:szCs w:val="20"/>
          </w:rPr>
          <w:delText>2</w:delText>
        </w:r>
      </w:del>
      <w:r>
        <w:rPr>
          <w:rFonts w:ascii="Times New Roman" w:eastAsia="Times New Roman" w:hAnsi="Times New Roman" w:cs="Times New Roman"/>
          <w:sz w:val="20"/>
          <w:szCs w:val="20"/>
        </w:rPr>
        <w:t xml:space="preserve">, panel A or D in Fig. </w:t>
      </w:r>
      <w:ins w:id="700" w:author="Автор" w:date="2026-05-04T22:16:00Z">
        <w:r w:rsidR="00A66571">
          <w:rPr>
            <w:rFonts w:ascii="Times New Roman" w:eastAsia="Times New Roman" w:hAnsi="Times New Roman" w:cs="Times New Roman"/>
            <w:sz w:val="20"/>
            <w:szCs w:val="20"/>
          </w:rPr>
          <w:t>6</w:t>
        </w:r>
      </w:ins>
      <w:del w:id="701" w:author="Автор" w:date="2026-05-04T22:16:00Z">
        <w:r w:rsidDel="00A66571">
          <w:rPr>
            <w:rFonts w:ascii="Times New Roman" w:eastAsia="Times New Roman" w:hAnsi="Times New Roman" w:cs="Times New Roman"/>
            <w:sz w:val="20"/>
            <w:szCs w:val="20"/>
          </w:rPr>
          <w:delText>3</w:delText>
        </w:r>
      </w:del>
      <w:r>
        <w:rPr>
          <w:rFonts w:ascii="Times New Roman" w:eastAsia="Times New Roman" w:hAnsi="Times New Roman" w:cs="Times New Roman"/>
          <w:sz w:val="20"/>
          <w:szCs w:val="20"/>
        </w:rPr>
        <w:t xml:space="preserve">.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ins w:id="702" w:author="Автор" w:date="2026-04-28T14:08:00Z">
        <w:r w:rsidR="00FA0267">
          <w:rPr>
            <w:rFonts w:ascii="Times New Roman" w:eastAsia="Times New Roman" w:hAnsi="Times New Roman" w:cs="Times New Roman"/>
            <w:sz w:val="20"/>
            <w:szCs w:val="20"/>
          </w:rPr>
          <w:t>.</w:t>
        </w:r>
      </w:ins>
      <w:ins w:id="703" w:author="Автор" w:date="2026-04-27T21:39:00Z">
        <w:del w:id="704" w:author="Автор" w:date="2026-04-28T14:08:00Z">
          <w:r w:rsidR="008045FD" w:rsidDel="00FA0267">
            <w:rPr>
              <w:rFonts w:ascii="Times New Roman" w:eastAsia="Times New Roman" w:hAnsi="Times New Roman" w:cs="Times New Roman"/>
              <w:sz w:val="20"/>
              <w:szCs w:val="20"/>
            </w:rPr>
            <w:delText>,</w:delText>
          </w:r>
        </w:del>
        <w:r w:rsidR="008045FD">
          <w:rPr>
            <w:rFonts w:ascii="Times New Roman" w:eastAsia="Times New Roman" w:hAnsi="Times New Roman" w:cs="Times New Roman"/>
            <w:sz w:val="20"/>
            <w:szCs w:val="20"/>
          </w:rPr>
          <w:t xml:space="preserve"> </w:t>
        </w:r>
      </w:ins>
      <w:ins w:id="705" w:author="Автор" w:date="2026-04-28T14:08:00Z">
        <w:r w:rsidR="00FA0267">
          <w:rPr>
            <w:rFonts w:ascii="Times New Roman" w:eastAsia="Times New Roman" w:hAnsi="Times New Roman" w:cs="Times New Roman"/>
            <w:sz w:val="20"/>
            <w:szCs w:val="20"/>
          </w:rPr>
          <w:t xml:space="preserve">Blue stripes </w:t>
        </w:r>
      </w:ins>
      <w:ins w:id="706" w:author="Автор" w:date="2026-04-27T21:40:00Z">
        <w:del w:id="707" w:author="Автор" w:date="2026-04-28T14:08:00Z">
          <w:r w:rsidR="008045FD" w:rsidDel="00FA0267">
            <w:rPr>
              <w:rFonts w:ascii="Times New Roman" w:eastAsia="Times New Roman" w:hAnsi="Times New Roman" w:cs="Times New Roman"/>
              <w:sz w:val="20"/>
              <w:szCs w:val="20"/>
            </w:rPr>
            <w:delText xml:space="preserve">bands </w:delText>
          </w:r>
        </w:del>
        <w:r w:rsidR="008045FD">
          <w:rPr>
            <w:rFonts w:ascii="Times New Roman" w:eastAsia="Times New Roman" w:hAnsi="Times New Roman" w:cs="Times New Roman"/>
            <w:sz w:val="20"/>
            <w:szCs w:val="20"/>
          </w:rPr>
          <w:t xml:space="preserve">in panel C represent protein domains </w:t>
        </w:r>
        <w:del w:id="708" w:author="Автор" w:date="2026-04-28T14:08:00Z">
          <w:r w:rsidR="008045FD" w:rsidDel="00FA0267">
            <w:rPr>
              <w:rFonts w:ascii="Times New Roman" w:eastAsia="Times New Roman" w:hAnsi="Times New Roman" w:cs="Times New Roman"/>
              <w:sz w:val="20"/>
              <w:szCs w:val="20"/>
            </w:rPr>
            <w:delText xml:space="preserve">which were </w:delText>
          </w:r>
        </w:del>
        <w:r w:rsidR="008045FD">
          <w:rPr>
            <w:rFonts w:ascii="Times New Roman" w:eastAsia="Times New Roman" w:hAnsi="Times New Roman" w:cs="Times New Roman"/>
            <w:sz w:val="20"/>
            <w:szCs w:val="20"/>
          </w:rPr>
          <w:t>reported to interact with each other i</w:t>
        </w:r>
      </w:ins>
      <w:ins w:id="709" w:author="Автор" w:date="2026-04-27T21:41:00Z">
        <w:r w:rsidR="008045FD">
          <w:rPr>
            <w:rFonts w:ascii="Times New Roman" w:eastAsia="Times New Roman" w:hAnsi="Times New Roman" w:cs="Times New Roman"/>
            <w:sz w:val="20"/>
            <w:szCs w:val="20"/>
          </w:rPr>
          <w:t xml:space="preserve">n </w:t>
        </w:r>
      </w:ins>
      <w:ins w:id="710" w:author="Автор" w:date="2026-04-28T14:09:00Z">
        <w:r w:rsidR="00FA0267">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FA0267">
          <w:rPr>
            <w:rFonts w:ascii="Times New Roman" w:eastAsia="Times New Roman" w:hAnsi="Times New Roman" w:cs="Times New Roman"/>
            <w:sz w:val="20"/>
            <w:szCs w:val="20"/>
          </w:rPr>
          <w:instrText xml:space="preserve"> ADDIN EN.CITE </w:instrText>
        </w:r>
        <w:r w:rsidR="00FA0267">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FA0267">
          <w:rPr>
            <w:rFonts w:ascii="Times New Roman" w:eastAsia="Times New Roman" w:hAnsi="Times New Roman" w:cs="Times New Roman"/>
            <w:sz w:val="20"/>
            <w:szCs w:val="20"/>
          </w:rPr>
          <w:instrText xml:space="preserve"> ADDIN EN.CITE.DATA </w:instrText>
        </w:r>
        <w:r w:rsidR="00FA0267">
          <w:rPr>
            <w:rFonts w:ascii="Times New Roman" w:eastAsia="Times New Roman" w:hAnsi="Times New Roman" w:cs="Times New Roman"/>
            <w:sz w:val="20"/>
            <w:szCs w:val="20"/>
          </w:rPr>
        </w:r>
        <w:r w:rsidR="00FA0267">
          <w:rPr>
            <w:rFonts w:ascii="Times New Roman" w:eastAsia="Times New Roman" w:hAnsi="Times New Roman" w:cs="Times New Roman"/>
            <w:sz w:val="20"/>
            <w:szCs w:val="20"/>
          </w:rPr>
          <w:fldChar w:fldCharType="end"/>
        </w:r>
        <w:r w:rsidR="00FA0267">
          <w:rPr>
            <w:rFonts w:ascii="Times New Roman" w:eastAsia="Times New Roman" w:hAnsi="Times New Roman" w:cs="Times New Roman"/>
            <w:sz w:val="20"/>
            <w:szCs w:val="20"/>
          </w:rPr>
        </w:r>
        <w:r w:rsidR="00FA0267">
          <w:rPr>
            <w:rFonts w:ascii="Times New Roman" w:eastAsia="Times New Roman" w:hAnsi="Times New Roman" w:cs="Times New Roman"/>
            <w:sz w:val="20"/>
            <w:szCs w:val="20"/>
          </w:rPr>
          <w:fldChar w:fldCharType="separate"/>
        </w:r>
        <w:r w:rsidR="00FA0267">
          <w:rPr>
            <w:rFonts w:ascii="Times New Roman" w:eastAsia="Times New Roman" w:hAnsi="Times New Roman" w:cs="Times New Roman"/>
            <w:noProof/>
            <w:sz w:val="20"/>
            <w:szCs w:val="20"/>
          </w:rPr>
          <w:t>[59]</w:t>
        </w:r>
        <w:r w:rsidR="00FA0267">
          <w:rPr>
            <w:rFonts w:ascii="Times New Roman" w:eastAsia="Times New Roman" w:hAnsi="Times New Roman" w:cs="Times New Roman"/>
            <w:sz w:val="20"/>
            <w:szCs w:val="20"/>
          </w:rPr>
          <w:fldChar w:fldCharType="end"/>
        </w:r>
        <w:r w:rsidR="00FA0267">
          <w:rPr>
            <w:rFonts w:ascii="Times New Roman" w:eastAsia="Times New Roman" w:hAnsi="Times New Roman" w:cs="Times New Roman"/>
            <w:sz w:val="20"/>
            <w:szCs w:val="20"/>
          </w:rPr>
          <w:t>.</w:t>
        </w:r>
      </w:ins>
      <w:ins w:id="711" w:author="Автор" w:date="2026-04-27T21:41:00Z">
        <w:del w:id="712" w:author="Автор" w:date="2026-04-28T14:09:00Z">
          <w:r w:rsidR="008045FD" w:rsidDel="00FA0267">
            <w:rPr>
              <w:rFonts w:ascii="Times New Roman" w:eastAsia="Times New Roman" w:hAnsi="Times New Roman" w:cs="Times New Roman"/>
              <w:sz w:val="20"/>
              <w:szCs w:val="20"/>
            </w:rPr>
            <w:delText>original study</w:delText>
          </w:r>
        </w:del>
      </w:ins>
      <w:del w:id="713" w:author="Автор" w:date="2026-04-28T14:09:00Z">
        <w:r w:rsidDel="00FA0267">
          <w:rPr>
            <w:rFonts w:ascii="Times New Roman" w:eastAsia="Times New Roman" w:hAnsi="Times New Roman" w:cs="Times New Roman"/>
            <w:sz w:val="20"/>
            <w:szCs w:val="20"/>
          </w:rPr>
          <w:delText>.</w:delText>
        </w:r>
      </w:del>
      <w:ins w:id="714" w:author="Автор" w:date="2026-04-27T21:39:00Z">
        <w:del w:id="715" w:author="Автор" w:date="2026-04-28T14:09:00Z">
          <w:r w:rsidR="008045FD" w:rsidDel="00FA0267">
            <w:rPr>
              <w:rFonts w:ascii="Times New Roman" w:eastAsia="Times New Roman" w:hAnsi="Times New Roman" w:cs="Times New Roman"/>
              <w:sz w:val="20"/>
              <w:szCs w:val="20"/>
            </w:rPr>
            <w:delText xml:space="preserve"> </w:delText>
          </w:r>
        </w:del>
      </w:ins>
    </w:p>
    <w:p w14:paraId="2563A6C8" w14:textId="77777777" w:rsidR="0087149A" w:rsidRDefault="0087149A">
      <w:pPr>
        <w:rPr>
          <w:rFonts w:ascii="Times New Roman" w:eastAsia="Times New Roman" w:hAnsi="Times New Roman" w:cs="Times New Roman"/>
          <w:sz w:val="20"/>
          <w:szCs w:val="20"/>
        </w:rPr>
      </w:pPr>
    </w:p>
    <w:p w14:paraId="6D6C75C9" w14:textId="29E5FDE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w:t>
      </w:r>
      <w:ins w:id="716" w:author="Автор" w:date="2026-05-04T22:19:00Z">
        <w:r w:rsidR="00A66571">
          <w:rPr>
            <w:rFonts w:ascii="Times New Roman" w:eastAsia="Times New Roman" w:hAnsi="Times New Roman" w:cs="Times New Roman"/>
            <w:sz w:val="24"/>
            <w:szCs w:val="24"/>
          </w:rPr>
          <w:t>8</w:t>
        </w:r>
      </w:ins>
      <w:del w:id="717" w:author="Автор" w:date="2026-05-04T22:19:00Z">
        <w:r w:rsidDel="00A66571">
          <w:rPr>
            <w:rFonts w:ascii="Times New Roman" w:eastAsia="Times New Roman" w:hAnsi="Times New Roman" w:cs="Times New Roman"/>
            <w:sz w:val="24"/>
            <w:szCs w:val="24"/>
          </w:rPr>
          <w:delText>5</w:delText>
        </w:r>
      </w:del>
      <w:r>
        <w:rPr>
          <w:rFonts w:ascii="Times New Roman" w:eastAsia="Times New Roman" w:hAnsi="Times New Roman" w:cs="Times New Roman"/>
          <w:sz w:val="24"/>
          <w:szCs w:val="24"/>
        </w:rPr>
        <w:t xml:space="preserve">D) compared to our results (Fig. </w:t>
      </w:r>
      <w:ins w:id="718" w:author="Автор" w:date="2026-05-04T22:19:00Z">
        <w:r w:rsidR="00A66571">
          <w:rPr>
            <w:rFonts w:ascii="Times New Roman" w:eastAsia="Times New Roman" w:hAnsi="Times New Roman" w:cs="Times New Roman"/>
            <w:sz w:val="24"/>
            <w:szCs w:val="24"/>
          </w:rPr>
          <w:t>8</w:t>
        </w:r>
      </w:ins>
      <w:del w:id="719" w:author="Автор" w:date="2026-05-04T22:19:00Z">
        <w:r w:rsidDel="00A66571">
          <w:rPr>
            <w:rFonts w:ascii="Times New Roman" w:eastAsia="Times New Roman" w:hAnsi="Times New Roman" w:cs="Times New Roman"/>
            <w:sz w:val="24"/>
            <w:szCs w:val="24"/>
          </w:rPr>
          <w:delText>5</w:delText>
        </w:r>
      </w:del>
      <w:r>
        <w:rPr>
          <w:rFonts w:ascii="Times New Roman" w:eastAsia="Times New Roman" w:hAnsi="Times New Roman" w:cs="Times New Roman"/>
          <w:sz w:val="24"/>
          <w:szCs w:val="24"/>
        </w:rPr>
        <w:t xml:space="preserve">A, B). </w:t>
      </w:r>
    </w:p>
    <w:p w14:paraId="307B9776" w14:textId="7E159CDE"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w:t>
      </w:r>
      <w:ins w:id="720" w:author="Автор" w:date="2026-05-04T22:19:00Z">
        <w:r w:rsidR="00A66571">
          <w:rPr>
            <w:rFonts w:ascii="Times New Roman" w:eastAsia="Times New Roman" w:hAnsi="Times New Roman" w:cs="Times New Roman"/>
            <w:sz w:val="24"/>
            <w:szCs w:val="24"/>
          </w:rPr>
          <w:t>8</w:t>
        </w:r>
      </w:ins>
      <w:del w:id="721" w:author="Автор" w:date="2026-05-04T22:19:00Z">
        <w:r w:rsidR="00AB2BF2" w:rsidDel="00A66571">
          <w:rPr>
            <w:rFonts w:ascii="Times New Roman" w:eastAsia="Times New Roman" w:hAnsi="Times New Roman" w:cs="Times New Roman"/>
            <w:sz w:val="24"/>
            <w:szCs w:val="24"/>
          </w:rPr>
          <w:delText>5</w:delText>
        </w:r>
      </w:del>
      <w:r w:rsidR="00AB2BF2">
        <w:rPr>
          <w:rFonts w:ascii="Times New Roman" w:eastAsia="Times New Roman" w:hAnsi="Times New Roman" w:cs="Times New Roman"/>
          <w:sz w:val="24"/>
          <w:szCs w:val="24"/>
        </w:rPr>
        <w:t xml:space="preserve">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t>
      </w:r>
      <w:r w:rsidRPr="0076272C">
        <w:rPr>
          <w:rFonts w:ascii="Times New Roman" w:eastAsia="Times New Roman" w:hAnsi="Times New Roman" w:cs="Times New Roman"/>
          <w:sz w:val="24"/>
          <w:szCs w:val="24"/>
        </w:rPr>
        <w:lastRenderedPageBreak/>
        <w:t xml:space="preserve">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B0676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3B8DAB5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w:t>
      </w:r>
      <w:ins w:id="722" w:author="Автор" w:date="2026-05-04T22:55:00Z">
        <w:r w:rsidR="00060404" w:rsidRPr="00D71DAA">
          <w:rPr>
            <w:rFonts w:ascii="Times New Roman" w:eastAsia="Times New Roman" w:hAnsi="Times New Roman" w:cs="Times New Roman"/>
            <w:sz w:val="24"/>
            <w:szCs w:val="24"/>
            <w:highlight w:val="yellow"/>
            <w:rPrChange w:id="723" w:author="Автор" w:date="2026-05-04T22:56:00Z">
              <w:rPr>
                <w:rFonts w:ascii="Times New Roman" w:eastAsia="Times New Roman" w:hAnsi="Times New Roman" w:cs="Times New Roman"/>
                <w:sz w:val="24"/>
                <w:szCs w:val="24"/>
              </w:rPr>
            </w:rPrChange>
          </w:rPr>
          <w:t>epistaticaly</w:t>
        </w:r>
        <w:r w:rsidR="0006040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05055A9" w:rsidR="00192CCC" w:rsidRDefault="0076272C">
      <w:pPr>
        <w:pBdr>
          <w:top w:val="nil"/>
          <w:left w:val="nil"/>
          <w:bottom w:val="nil"/>
          <w:right w:val="nil"/>
          <w:between w:val="nil"/>
        </w:pBdr>
        <w:spacing w:after="0" w:line="360" w:lineRule="auto"/>
        <w:jc w:val="both"/>
        <w:rPr>
          <w:ins w:id="724" w:author="Автор" w:date="2026-05-04T22:58: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In our simulation example in Fig</w:t>
      </w:r>
      <w:ins w:id="725" w:author="Автор" w:date="2026-05-04T22:57:00Z">
        <w:r w:rsidR="00060404">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sites</w:t>
      </w:r>
      <w:ins w:id="726" w:author="Автор" w:date="2026-05-04T23:06:00Z">
        <w:r w:rsidR="00A22C54">
          <w:rPr>
            <w:rFonts w:ascii="Times New Roman" w:eastAsia="Times New Roman" w:hAnsi="Times New Roman" w:cs="Times New Roman"/>
            <w:color w:val="000000"/>
            <w:sz w:val="24"/>
            <w:szCs w:val="24"/>
          </w:rPr>
          <w:t>, epistatic network – double arches</w:t>
        </w:r>
      </w:ins>
      <w:del w:id="727" w:author="Автор" w:date="2026-05-04T23:06:00Z">
        <w:r w:rsidDel="00A22C54">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w:p>
    <w:p w14:paraId="64D22695" w14:textId="6B646967" w:rsidR="00060404" w:rsidRDefault="00060404" w:rsidP="00060404">
      <w:pPr>
        <w:pBdr>
          <w:top w:val="nil"/>
          <w:left w:val="nil"/>
          <w:bottom w:val="nil"/>
          <w:right w:val="nil"/>
          <w:between w:val="nil"/>
        </w:pBdr>
        <w:spacing w:after="0" w:line="360" w:lineRule="auto"/>
        <w:jc w:val="both"/>
        <w:rPr>
          <w:ins w:id="728" w:author="Автор" w:date="2026-05-04T22:56:00Z"/>
          <w:rFonts w:ascii="Times New Roman" w:eastAsia="Times New Roman" w:hAnsi="Times New Roman" w:cs="Times New Roman"/>
          <w:color w:val="000000"/>
          <w:sz w:val="24"/>
          <w:szCs w:val="24"/>
        </w:rPr>
      </w:pPr>
      <w:ins w:id="729" w:author="Автор" w:date="2026-05-04T22:56:00Z">
        <w:r>
          <w:rPr>
            <w:rFonts w:ascii="Times New Roman" w:eastAsia="Times New Roman" w:hAnsi="Times New Roman" w:cs="Times New Roman"/>
            <w:color w:val="000000"/>
            <w:sz w:val="24"/>
            <w:szCs w:val="24"/>
          </w:rPr>
          <w:tab/>
          <w:t>In our simulation example in Fig</w:t>
        </w:r>
      </w:ins>
      <w:ins w:id="730" w:author="Автор" w:date="2026-05-04T22:57:00Z">
        <w:r>
          <w:rPr>
            <w:rFonts w:ascii="Times New Roman" w:eastAsia="Times New Roman" w:hAnsi="Times New Roman" w:cs="Times New Roman"/>
            <w:color w:val="000000"/>
            <w:sz w:val="24"/>
            <w:szCs w:val="24"/>
          </w:rPr>
          <w:t>s.</w:t>
        </w:r>
      </w:ins>
      <w:ins w:id="731" w:author="Автор" w:date="2026-05-04T22:56:00Z">
        <w:r>
          <w:rPr>
            <w:rFonts w:ascii="Times New Roman" w:eastAsia="Times New Roman" w:hAnsi="Times New Roman" w:cs="Times New Roman"/>
            <w:color w:val="000000"/>
            <w:sz w:val="24"/>
            <w:szCs w:val="24"/>
          </w:rPr>
          <w:t xml:space="preserve"> </w:t>
        </w:r>
      </w:ins>
      <w:ins w:id="732" w:author="Автор" w:date="2026-05-04T22:57:00Z">
        <w:r>
          <w:rPr>
            <w:rFonts w:ascii="Times New Roman" w:eastAsia="Times New Roman" w:hAnsi="Times New Roman" w:cs="Times New Roman"/>
            <w:color w:val="000000"/>
            <w:sz w:val="24"/>
            <w:szCs w:val="24"/>
          </w:rPr>
          <w:t>2-4</w:t>
        </w:r>
      </w:ins>
      <w:ins w:id="733" w:author="Автор" w:date="2026-05-04T22:56:00Z">
        <w:r>
          <w:rPr>
            <w:rFonts w:ascii="Times New Roman" w:eastAsia="Times New Roman" w:hAnsi="Times New Roman" w:cs="Times New Roman"/>
            <w:color w:val="000000"/>
            <w:sz w:val="24"/>
            <w:szCs w:val="24"/>
          </w:rPr>
          <w:t xml:space="preserve">,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μL=0.</m:t>
          </m:r>
        </m:oMath>
      </w:ins>
      <m:oMath>
        <m:r>
          <w:ins w:id="734" w:author="Автор" w:date="2026-05-04T22:59:00Z">
            <w:rPr>
              <w:rFonts w:ascii="Cambria Math" w:eastAsia="Cambria Math" w:hAnsi="Cambria Math" w:cs="Cambria Math"/>
              <w:color w:val="000000"/>
              <w:sz w:val="24"/>
              <w:szCs w:val="24"/>
            </w:rPr>
            <m:t>1</m:t>
          </w:ins>
        </m:r>
        <m:r>
          <w:ins w:id="735" w:author="Автор" w:date="2026-05-04T22:56:00Z">
            <w:rPr>
              <w:rFonts w:ascii="Cambria Math" w:eastAsia="Cambria Math" w:hAnsi="Cambria Math" w:cs="Cambria Math"/>
              <w:color w:val="000000"/>
              <w:sz w:val="24"/>
              <w:szCs w:val="24"/>
            </w:rPr>
            <m:t xml:space="preserve">, </m:t>
          </w:ins>
        </m:r>
      </m:oMath>
      <w:ins w:id="736" w:author="Автор" w:date="2026-05-04T22:56:00Z">
        <w:r>
          <w:rPr>
            <w:rFonts w:ascii="Times New Roman" w:eastAsia="Times New Roman" w:hAnsi="Times New Roman" w:cs="Times New Roman"/>
            <w:color w:val="000000"/>
            <w:sz w:val="24"/>
            <w:szCs w:val="24"/>
          </w:rPr>
          <w:t>fixed selection coefficient</w:t>
        </w:r>
      </w:ins>
      <w:ins w:id="737" w:author="Автор" w:date="2026-05-04T22:59:00Z">
        <w:r>
          <w:rPr>
            <w:rFonts w:ascii="Times New Roman" w:eastAsia="Times New Roman" w:hAnsi="Times New Roman" w:cs="Times New Roman"/>
            <w:color w:val="000000"/>
            <w:sz w:val="24"/>
            <w:szCs w:val="24"/>
          </w:rPr>
          <w:t>s</w:t>
        </w:r>
      </w:ins>
      <m:oMath>
        <m:r>
          <w:ins w:id="738" w:author="Автор" w:date="2026-05-04T22:56:00Z">
            <w:rPr>
              <w:rFonts w:ascii="Cambria Math" w:eastAsia="Cambria Math" w:hAnsi="Cambria Math" w:cs="Cambria Math"/>
              <w:color w:val="000000"/>
              <w:sz w:val="24"/>
              <w:szCs w:val="24"/>
            </w:rPr>
            <m:t xml:space="preserve"> </m:t>
          </w:ins>
        </m:r>
        <m:sSub>
          <m:sSubPr>
            <m:ctrlPr>
              <w:ins w:id="739" w:author="Автор" w:date="2026-05-04T22:56:00Z">
                <w:rPr>
                  <w:rFonts w:ascii="Cambria Math" w:eastAsia="Cambria Math" w:hAnsi="Cambria Math" w:cs="Cambria Math"/>
                </w:rPr>
              </w:ins>
            </m:ctrlPr>
          </m:sSubPr>
          <m:e>
            <m:r>
              <w:ins w:id="740" w:author="Автор" w:date="2026-05-04T22:56:00Z">
                <w:rPr>
                  <w:rFonts w:ascii="Cambria Math" w:eastAsia="Cambria Math" w:hAnsi="Cambria Math" w:cs="Cambria Math"/>
                </w:rPr>
                <m:t>s</m:t>
              </w:ins>
            </m:r>
          </m:e>
          <m:sub>
            <m:r>
              <w:ins w:id="741" w:author="Автор" w:date="2026-05-04T22:56:00Z">
                <w:rPr>
                  <w:rFonts w:ascii="Cambria Math" w:eastAsia="Cambria Math" w:hAnsi="Cambria Math" w:cs="Cambria Math"/>
                </w:rPr>
                <m:t>i</m:t>
              </w:ins>
            </m:r>
          </m:sub>
        </m:sSub>
        <m:r>
          <w:ins w:id="742" w:author="Автор" w:date="2026-05-04T22:56:00Z">
            <w:rPr>
              <w:rFonts w:ascii="Cambria Math" w:eastAsia="Cambria Math" w:hAnsi="Cambria Math" w:cs="Cambria Math"/>
              <w:color w:val="000000"/>
              <w:sz w:val="24"/>
              <w:szCs w:val="24"/>
            </w:rPr>
            <m:t>≡s =</m:t>
          </w:ins>
        </m:r>
        <m:r>
          <w:ins w:id="743" w:author="Автор" w:date="2026-05-04T23:03:00Z">
            <w:rPr>
              <w:rFonts w:ascii="Cambria Math" w:eastAsia="Cambria Math" w:hAnsi="Cambria Math" w:cs="Cambria Math"/>
              <w:color w:val="000000"/>
              <w:sz w:val="24"/>
              <w:szCs w:val="24"/>
            </w:rPr>
            <m:t>±</m:t>
          </w:ins>
        </m:r>
        <m:r>
          <w:ins w:id="744" w:author="Автор" w:date="2026-05-04T22:56:00Z">
            <w:rPr>
              <w:rFonts w:ascii="Cambria Math" w:eastAsia="Cambria Math" w:hAnsi="Cambria Math" w:cs="Cambria Math"/>
              <w:color w:val="000000"/>
              <w:sz w:val="24"/>
              <w:szCs w:val="24"/>
            </w:rPr>
            <m:t>0.1,</m:t>
          </w:ins>
        </m:r>
      </m:oMath>
      <w:ins w:id="745" w:author="Автор" w:date="2026-05-04T23:03:00Z">
        <w:r>
          <w:rPr>
            <w:rFonts w:ascii="Times New Roman" w:eastAsia="Times New Roman" w:hAnsi="Times New Roman" w:cs="Times New Roman"/>
            <w:color w:val="000000"/>
            <w:sz w:val="24"/>
            <w:szCs w:val="24"/>
          </w:rPr>
          <w:t xml:space="preserve"> 10%</w:t>
        </w:r>
      </w:ins>
      <w:ins w:id="746" w:author="Автор" w:date="2026-05-04T23:04:00Z">
        <w:r w:rsidR="00A22C54">
          <w:rPr>
            <w:rFonts w:ascii="Times New Roman" w:eastAsia="Times New Roman" w:hAnsi="Times New Roman" w:cs="Times New Roman"/>
            <w:color w:val="000000"/>
            <w:sz w:val="24"/>
            <w:szCs w:val="24"/>
          </w:rPr>
          <w:t xml:space="preserve"> of sites are a</w:t>
        </w:r>
      </w:ins>
      <w:ins w:id="747" w:author="Автор" w:date="2026-05-04T23:05:00Z">
        <w:r w:rsidR="00A22C54">
          <w:rPr>
            <w:rFonts w:ascii="Times New Roman" w:eastAsia="Times New Roman" w:hAnsi="Times New Roman" w:cs="Times New Roman"/>
            <w:color w:val="000000"/>
            <w:sz w:val="24"/>
            <w:szCs w:val="24"/>
          </w:rPr>
          <w:t>dvantageous, other - deleterious</w:t>
        </w:r>
      </w:ins>
      <w:ins w:id="748" w:author="Автор" w:date="2026-05-04T23:03:00Z">
        <w:r>
          <w:rPr>
            <w:rFonts w:ascii="Times New Roman" w:eastAsia="Times New Roman" w:hAnsi="Times New Roman" w:cs="Times New Roman"/>
            <w:color w:val="000000"/>
            <w:sz w:val="24"/>
            <w:szCs w:val="24"/>
          </w:rPr>
          <w:t xml:space="preserve">, </w:t>
        </w:r>
      </w:ins>
      <w:ins w:id="749" w:author="Автор" w:date="2026-05-04T22:56:00Z">
        <w:r>
          <w:rPr>
            <w:rFonts w:ascii="Times New Roman" w:eastAsia="Times New Roman" w:hAnsi="Times New Roman" w:cs="Times New Roman"/>
            <w:color w:val="000000"/>
            <w:sz w:val="24"/>
            <w:szCs w:val="24"/>
          </w:rPr>
          <w:t xml:space="preserve">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L=</m:t>
          </m:r>
        </m:oMath>
      </w:ins>
      <m:oMath>
        <m:r>
          <w:ins w:id="750" w:author="Автор" w:date="2026-05-04T22:59:00Z">
            <w:rPr>
              <w:rFonts w:ascii="Cambria Math" w:eastAsia="Cambria Math" w:hAnsi="Cambria Math" w:cs="Cambria Math"/>
              <w:color w:val="000000"/>
              <w:sz w:val="24"/>
              <w:szCs w:val="24"/>
            </w:rPr>
            <m:t>10</m:t>
          </w:ins>
        </m:r>
        <m:r>
          <w:ins w:id="751" w:author="Автор" w:date="2026-05-04T22:56:00Z">
            <w:rPr>
              <w:rFonts w:ascii="Cambria Math" w:eastAsia="Cambria Math" w:hAnsi="Cambria Math" w:cs="Cambria Math"/>
              <w:color w:val="000000"/>
              <w:sz w:val="24"/>
              <w:szCs w:val="24"/>
            </w:rPr>
            <m:t xml:space="preserve">0 </m:t>
          </w:ins>
        </m:r>
      </m:oMath>
      <w:ins w:id="752" w:author="Автор" w:date="2026-05-04T22:56:00Z">
        <w:r>
          <w:rPr>
            <w:rFonts w:ascii="Times New Roman" w:eastAsia="Times New Roman" w:hAnsi="Times New Roman" w:cs="Times New Roman"/>
            <w:color w:val="000000"/>
            <w:sz w:val="24"/>
            <w:szCs w:val="24"/>
          </w:rPr>
          <w:t>sites</w:t>
        </w:r>
      </w:ins>
      <w:ins w:id="753" w:author="Автор" w:date="2026-05-04T23:07:00Z">
        <w:r w:rsidR="00A22C54">
          <w:rPr>
            <w:rFonts w:ascii="Times New Roman" w:eastAsia="Times New Roman" w:hAnsi="Times New Roman" w:cs="Times New Roman"/>
            <w:color w:val="000000"/>
            <w:sz w:val="24"/>
            <w:szCs w:val="24"/>
          </w:rPr>
          <w:t xml:space="preserve">, epistatic network – star with </w:t>
        </w:r>
      </w:ins>
      <w:ins w:id="754" w:author="Автор" w:date="2026-05-04T23:08:00Z">
        <w:r w:rsidR="00A22C54">
          <w:rPr>
            <w:rFonts w:ascii="Times New Roman" w:eastAsia="Times New Roman" w:hAnsi="Times New Roman" w:cs="Times New Roman"/>
            <w:color w:val="000000"/>
            <w:sz w:val="24"/>
            <w:szCs w:val="24"/>
          </w:rPr>
          <w:t>deleterious mutation in the middle and 10 compensatory mutations as rays, degree of compensation gradually increases from 80</w:t>
        </w:r>
      </w:ins>
      <w:ins w:id="755" w:author="Автор" w:date="2026-05-04T23:09:00Z">
        <w:r w:rsidR="00A22C54">
          <w:rPr>
            <w:rFonts w:ascii="Times New Roman" w:eastAsia="Times New Roman" w:hAnsi="Times New Roman" w:cs="Times New Roman"/>
            <w:color w:val="000000"/>
            <w:sz w:val="24"/>
            <w:szCs w:val="24"/>
          </w:rPr>
          <w:t>%</w:t>
        </w:r>
      </w:ins>
      <w:ins w:id="756" w:author="Автор" w:date="2026-05-04T23:08:00Z">
        <w:r w:rsidR="00A22C54">
          <w:rPr>
            <w:rFonts w:ascii="Times New Roman" w:eastAsia="Times New Roman" w:hAnsi="Times New Roman" w:cs="Times New Roman"/>
            <w:color w:val="000000"/>
            <w:sz w:val="24"/>
            <w:szCs w:val="24"/>
          </w:rPr>
          <w:t xml:space="preserve"> to 800%</w:t>
        </w:r>
      </w:ins>
    </w:p>
    <w:p w14:paraId="084FCBBC" w14:textId="599A9EA6" w:rsidR="00060404"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9"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B0676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09A7D9F4" w:rsidR="0087149A"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757" w:author="Автор" w:date="2026-05-04T23:09:00Z">
              <w:r>
                <w:rPr>
                  <w:rFonts w:ascii="Times New Roman" w:eastAsia="Times New Roman" w:hAnsi="Times New Roman" w:cs="Times New Roman"/>
                  <w:sz w:val="20"/>
                  <w:szCs w:val="20"/>
                </w:rPr>
                <w:t>[</w:t>
              </w:r>
            </w:ins>
            <w:r w:rsidR="0076272C">
              <w:rPr>
                <w:rFonts w:ascii="Times New Roman" w:eastAsia="Times New Roman" w:hAnsi="Times New Roman" w:cs="Times New Roman"/>
                <w:sz w:val="20"/>
                <w:szCs w:val="20"/>
              </w:rPr>
              <w:t>0.45</w:t>
            </w:r>
            <w:ins w:id="758" w:author="Автор" w:date="2026-05-04T23:09:00Z">
              <w:r>
                <w:rPr>
                  <w:rFonts w:ascii="Times New Roman" w:eastAsia="Times New Roman" w:hAnsi="Times New Roman" w:cs="Times New Roman"/>
                  <w:sz w:val="20"/>
                  <w:szCs w:val="20"/>
                </w:rPr>
                <w:t>;0]</w:t>
              </w:r>
            </w:ins>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07AE4131" w:rsidR="0087149A"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759" w:author="Автор" w:date="2026-05-04T23:09:00Z">
              <w:r>
                <w:rPr>
                  <w:rFonts w:ascii="Times New Roman" w:eastAsia="Times New Roman" w:hAnsi="Times New Roman" w:cs="Times New Roman"/>
                  <w:sz w:val="20"/>
                  <w:szCs w:val="20"/>
                </w:rPr>
                <w:t>[</w:t>
              </w:r>
            </w:ins>
            <w:r w:rsidR="0076272C">
              <w:rPr>
                <w:rFonts w:ascii="Times New Roman" w:eastAsia="Times New Roman" w:hAnsi="Times New Roman" w:cs="Times New Roman"/>
                <w:sz w:val="20"/>
                <w:szCs w:val="20"/>
              </w:rPr>
              <w:t>0.07</w:t>
            </w:r>
            <w:ins w:id="760" w:author="Автор" w:date="2026-05-04T23:09:00Z">
              <w:r>
                <w:rPr>
                  <w:rFonts w:ascii="Times New Roman" w:eastAsia="Times New Roman" w:hAnsi="Times New Roman" w:cs="Times New Roman"/>
                  <w:sz w:val="20"/>
                  <w:szCs w:val="20"/>
                </w:rPr>
                <w:t>;0]</w:t>
              </w:r>
            </w:ins>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68FE258" w:rsidR="0087149A"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761" w:author="Автор" w:date="2026-05-04T23:09:00Z">
              <w:r>
                <w:rPr>
                  <w:rFonts w:ascii="Times New Roman" w:eastAsia="Times New Roman" w:hAnsi="Times New Roman" w:cs="Times New Roman"/>
                  <w:sz w:val="20"/>
                  <w:szCs w:val="20"/>
                </w:rPr>
                <w:t>[</w:t>
              </w:r>
            </w:ins>
            <w:r w:rsidR="0076272C">
              <w:rPr>
                <w:rFonts w:ascii="Times New Roman" w:eastAsia="Times New Roman" w:hAnsi="Times New Roman" w:cs="Times New Roman"/>
                <w:sz w:val="20"/>
                <w:szCs w:val="20"/>
              </w:rPr>
              <w:t>30</w:t>
            </w:r>
            <w:ins w:id="762" w:author="Автор" w:date="2026-05-04T23:09:00Z">
              <w:r>
                <w:rPr>
                  <w:rFonts w:ascii="Times New Roman" w:eastAsia="Times New Roman" w:hAnsi="Times New Roman" w:cs="Times New Roman"/>
                  <w:sz w:val="20"/>
                  <w:szCs w:val="20"/>
                </w:rPr>
                <w:t>;</w:t>
              </w:r>
            </w:ins>
            <w:ins w:id="763" w:author="Автор" w:date="2026-05-04T23:10:00Z">
              <w:r>
                <w:rPr>
                  <w:rFonts w:ascii="Times New Roman" w:eastAsia="Times New Roman" w:hAnsi="Times New Roman" w:cs="Times New Roman"/>
                  <w:sz w:val="20"/>
                  <w:szCs w:val="20"/>
                </w:rPr>
                <w:t>300]</w:t>
              </w:r>
            </w:ins>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B0676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4FD7532D" w:rsidR="0087149A"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764" w:author="Автор" w:date="2026-05-04T23:10:00Z">
              <w:r>
                <w:rPr>
                  <w:rFonts w:ascii="Times New Roman" w:eastAsia="Times New Roman" w:hAnsi="Times New Roman" w:cs="Times New Roman"/>
                  <w:sz w:val="20"/>
                  <w:szCs w:val="20"/>
                </w:rPr>
                <w:t>[</w:t>
              </w:r>
            </w:ins>
            <w:r w:rsidR="0076272C">
              <w:rPr>
                <w:rFonts w:ascii="Times New Roman" w:eastAsia="Times New Roman" w:hAnsi="Times New Roman" w:cs="Times New Roman"/>
                <w:sz w:val="20"/>
                <w:szCs w:val="20"/>
              </w:rPr>
              <w:t>0.1</w:t>
            </w:r>
            <w:ins w:id="765" w:author="Автор" w:date="2026-05-04T23:10:00Z">
              <w:r>
                <w:rPr>
                  <w:rFonts w:ascii="Times New Roman" w:eastAsia="Times New Roman" w:hAnsi="Times New Roman" w:cs="Times New Roman"/>
                  <w:sz w:val="20"/>
                  <w:szCs w:val="20"/>
                </w:rPr>
                <w:t>;</w:t>
              </w:r>
              <m:oMath>
                <m:r>
                  <w:rPr>
                    <w:rFonts w:ascii="Cambria Math" w:eastAsia="Times New Roman" w:hAnsi="Cambria Math" w:cs="Times New Roman"/>
                    <w:sz w:val="20"/>
                    <w:szCs w:val="20"/>
                  </w:rPr>
                  <m:t>±</m:t>
                </m:r>
              </m:oMath>
              <w:r>
                <w:rPr>
                  <w:rFonts w:ascii="Times New Roman" w:eastAsia="Times New Roman" w:hAnsi="Times New Roman" w:cs="Times New Roman"/>
                  <w:sz w:val="20"/>
                  <w:szCs w:val="20"/>
                </w:rPr>
                <w:t>0,1]</w:t>
              </w:r>
            </w:ins>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02ECB874"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ins w:id="766" w:author="Автор" w:date="2026-05-04T23:10:00Z">
              <w:r w:rsidR="00A22C54">
                <w:rPr>
                  <w:rFonts w:ascii="Times New Roman" w:eastAsia="Times New Roman" w:hAnsi="Times New Roman" w:cs="Times New Roman"/>
                  <w:sz w:val="20"/>
                  <w:szCs w:val="20"/>
                </w:rPr>
                <w:t>;0.4-4</w:t>
              </w:r>
            </w:ins>
            <w:r>
              <w:rPr>
                <w:rFonts w:ascii="Times New Roman" w:eastAsia="Times New Roman" w:hAnsi="Times New Roman" w:cs="Times New Roman"/>
                <w:sz w:val="20"/>
                <w:szCs w:val="20"/>
              </w:rPr>
              <w:t>]</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simulation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3217F41E"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ins w:id="767" w:author="Автор" w:date="2026-05-04T23:11:00Z">
        <w:r w:rsidR="00A22C54">
          <w:rPr>
            <w:rFonts w:ascii="Times New Roman" w:eastAsia="Times New Roman" w:hAnsi="Times New Roman" w:cs="Times New Roman"/>
            <w:sz w:val="24"/>
            <w:szCs w:val="24"/>
          </w:rPr>
          <w:t xml:space="preserve"> </w:t>
        </w:r>
      </w:ins>
      <w:del w:id="768" w:author="Автор" w:date="2026-05-04T23:11:00Z">
        <w:r w:rsidDel="00A22C54">
          <w:rPr>
            <w:rFonts w:ascii="Times New Roman" w:eastAsia="Times New Roman" w:hAnsi="Times New Roman" w:cs="Times New Roman"/>
            <w:sz w:val="24"/>
            <w:szCs w:val="24"/>
          </w:rPr>
          <w:delText xml:space="preserve"> In Dataset 2, 12,000 sequences were sampled from NCBI Virus database labeled B.1 and B.1.1.7 (Alpha), in equal numbers for each label. </w:delText>
        </w:r>
      </w:del>
      <w:r>
        <w:rPr>
          <w:rFonts w:ascii="Times New Roman" w:eastAsia="Times New Roman" w:hAnsi="Times New Roman" w:cs="Times New Roman"/>
          <w:sz w:val="24"/>
          <w:szCs w:val="24"/>
        </w:rPr>
        <w:t xml:space="preserve">In Dataset </w:t>
      </w:r>
      <w:ins w:id="769" w:author="Автор" w:date="2026-05-04T23:11:00Z">
        <w:r w:rsidR="00A22C54">
          <w:rPr>
            <w:rFonts w:ascii="Times New Roman" w:eastAsia="Times New Roman" w:hAnsi="Times New Roman" w:cs="Times New Roman"/>
            <w:sz w:val="24"/>
            <w:szCs w:val="24"/>
          </w:rPr>
          <w:t>2</w:t>
        </w:r>
      </w:ins>
      <w:del w:id="770" w:author="Автор" w:date="2026-05-04T23:11:00Z">
        <w:r w:rsidDel="00A22C54">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6A14F14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Multiple alignment was performed in MAFT online, using the "Fast calculation of full-length MSA of closely related viral genomes</w:t>
      </w:r>
      <w:ins w:id="771" w:author="Автор" w:date="2026-05-04T23:11:00Z">
        <w:r w:rsidR="00A22C5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w:t>
      </w:r>
      <w:r>
        <w:rPr>
          <w:rFonts w:ascii="Times New Roman" w:eastAsia="Times New Roman" w:hAnsi="Times New Roman" w:cs="Times New Roman"/>
          <w:sz w:val="24"/>
          <w:szCs w:val="24"/>
        </w:rPr>
        <w:lastRenderedPageBreak/>
        <w:t xml:space="preserve">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w:t>
      </w:r>
      <w:del w:id="772" w:author="Автор" w:date="2026-05-04T23:14:00Z">
        <w:r w:rsidDel="00A22C54">
          <w:rPr>
            <w:rFonts w:ascii="Times New Roman" w:eastAsia="Times New Roman" w:hAnsi="Times New Roman" w:cs="Times New Roman"/>
            <w:sz w:val="24"/>
            <w:szCs w:val="24"/>
          </w:rPr>
          <w:delText xml:space="preserve">consensus </w:delText>
        </w:r>
      </w:del>
      <w:r>
        <w:rPr>
          <w:rFonts w:ascii="Times New Roman" w:eastAsia="Times New Roman" w:hAnsi="Times New Roman" w:cs="Times New Roman"/>
          <w:sz w:val="24"/>
          <w:szCs w:val="24"/>
        </w:rPr>
        <w:t>variant</w:t>
      </w:r>
      <w:ins w:id="773" w:author="Автор" w:date="2026-05-04T23:14:00Z">
        <w:r w:rsidR="00A22C54">
          <w:rPr>
            <w:rFonts w:ascii="Times New Roman" w:eastAsia="Times New Roman" w:hAnsi="Times New Roman" w:cs="Times New Roman"/>
            <w:sz w:val="24"/>
            <w:szCs w:val="24"/>
          </w:rPr>
          <w:t xml:space="preserve"> similar to consensus (Wuhan variant)</w:t>
        </w:r>
      </w:ins>
      <w:r>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5B661C0E"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w:t>
      </w:r>
      <w:ins w:id="774" w:author="Автор" w:date="2026-05-04T22:14:00Z">
        <w:r w:rsidR="00A66571">
          <w:rPr>
            <w:rFonts w:ascii="Times New Roman" w:eastAsia="Times New Roman" w:hAnsi="Times New Roman" w:cs="Times New Roman"/>
            <w:color w:val="000000"/>
            <w:sz w:val="24"/>
            <w:szCs w:val="24"/>
          </w:rPr>
          <w:t>5</w:t>
        </w:r>
      </w:ins>
      <w:del w:id="775" w:author="Автор" w:date="2026-05-04T22:14:00Z">
        <w:r w:rsidDel="00A66571">
          <w:rPr>
            <w:rFonts w:ascii="Times New Roman" w:eastAsia="Times New Roman" w:hAnsi="Times New Roman" w:cs="Times New Roman"/>
            <w:color w:val="000000"/>
            <w:sz w:val="24"/>
            <w:szCs w:val="24"/>
          </w:rPr>
          <w:delText>2</w:delText>
        </w:r>
      </w:del>
      <w:r>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w:t>
      </w:r>
      <w:del w:id="776" w:author="Автор" w:date="2026-05-04T23:24:00Z">
        <w:r w:rsidDel="00195F6C">
          <w:rPr>
            <w:rFonts w:ascii="Times New Roman" w:eastAsia="Times New Roman" w:hAnsi="Times New Roman" w:cs="Times New Roman"/>
            <w:color w:val="000000"/>
            <w:sz w:val="24"/>
            <w:szCs w:val="24"/>
          </w:rPr>
          <w:delText xml:space="preserve"> Averaging is performed over 200 random samples</w:delText>
        </w:r>
      </w:del>
      <w:r>
        <w:rPr>
          <w:rFonts w:ascii="Times New Roman" w:eastAsia="Times New Roman" w:hAnsi="Times New Roman" w:cs="Times New Roman"/>
          <w:color w:val="000000"/>
          <w:sz w:val="24"/>
          <w:szCs w:val="24"/>
        </w:rPr>
        <w:t xml:space="preserve">. The dependence of the predicted number of epistatic links on the sample size </w:t>
      </w:r>
      <w:ins w:id="777" w:author="Автор" w:date="2026-05-04T23:15:00Z">
        <w:r w:rsidR="00195F6C">
          <w:rPr>
            <w:rFonts w:ascii="Times New Roman" w:eastAsia="Times New Roman" w:hAnsi="Times New Roman" w:cs="Times New Roman"/>
            <w:color w:val="000000"/>
            <w:sz w:val="24"/>
            <w:szCs w:val="24"/>
          </w:rPr>
          <w:t>for simulated data is shown in Fig</w:t>
        </w:r>
      </w:ins>
      <w:ins w:id="778" w:author="Автор" w:date="2026-05-04T23:16:00Z">
        <w:r w:rsidR="00195F6C">
          <w:rPr>
            <w:rFonts w:ascii="Times New Roman" w:eastAsia="Times New Roman" w:hAnsi="Times New Roman" w:cs="Times New Roman"/>
            <w:color w:val="000000"/>
            <w:sz w:val="24"/>
            <w:szCs w:val="24"/>
          </w:rPr>
          <w:t>. 4</w:t>
        </w:r>
      </w:ins>
      <w:del w:id="779" w:author="Автор" w:date="2026-05-04T23:15:00Z">
        <w:r w:rsidDel="00195F6C">
          <w:rPr>
            <w:rFonts w:ascii="Times New Roman" w:eastAsia="Times New Roman" w:hAnsi="Times New Roman" w:cs="Times New Roman"/>
            <w:color w:val="000000"/>
            <w:sz w:val="24"/>
            <w:szCs w:val="24"/>
          </w:rPr>
          <w:delText>of each group is shown as a color map in the center of Figs. 3 and 4.</w:delText>
        </w:r>
      </w:del>
    </w:p>
    <w:p w14:paraId="65A8AC63" w14:textId="591787DC"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w:t>
      </w:r>
      <w:ins w:id="780" w:author="Автор" w:date="2026-05-04T23:25:00Z">
        <w:r w:rsidR="00D71DAA">
          <w:rPr>
            <w:rFonts w:ascii="Times New Roman" w:eastAsia="Times New Roman" w:hAnsi="Times New Roman" w:cs="Times New Roman"/>
            <w:color w:val="000000"/>
            <w:sz w:val="24"/>
            <w:szCs w:val="24"/>
          </w:rPr>
          <w:t>6</w:t>
        </w:r>
      </w:ins>
      <w:del w:id="781" w:author="Автор" w:date="2026-05-04T23:25:00Z">
        <w:r w:rsidDel="00D71DAA">
          <w:rPr>
            <w:rFonts w:ascii="Times New Roman" w:eastAsia="Times New Roman" w:hAnsi="Times New Roman" w:cs="Times New Roman"/>
            <w:color w:val="000000"/>
            <w:sz w:val="24"/>
            <w:szCs w:val="24"/>
          </w:rPr>
          <w:delText>3</w:delText>
        </w:r>
      </w:del>
      <w:r>
        <w:rPr>
          <w:rFonts w:ascii="Times New Roman" w:eastAsia="Times New Roman" w:hAnsi="Times New Roman" w:cs="Times New Roman"/>
          <w:color w:val="000000"/>
          <w:sz w:val="24"/>
          <w:szCs w:val="24"/>
        </w:rPr>
        <w:t xml:space="preserve"> and</w:t>
      </w:r>
      <w:ins w:id="782" w:author="Автор" w:date="2026-05-04T23:25:00Z">
        <w:r w:rsidR="00D71DAA">
          <w:rPr>
            <w:rFonts w:ascii="Times New Roman" w:eastAsia="Times New Roman" w:hAnsi="Times New Roman" w:cs="Times New Roman"/>
            <w:color w:val="000000"/>
            <w:sz w:val="24"/>
            <w:szCs w:val="24"/>
          </w:rPr>
          <w:t xml:space="preserve"> </w:t>
        </w:r>
      </w:ins>
      <w:del w:id="783" w:author="Автор" w:date="2026-05-04T23:25:00Z">
        <w:r w:rsidDel="00D71DAA">
          <w:rPr>
            <w:rFonts w:ascii="Times New Roman" w:eastAsia="Times New Roman" w:hAnsi="Times New Roman" w:cs="Times New Roman"/>
            <w:color w:val="000000"/>
            <w:sz w:val="24"/>
            <w:szCs w:val="24"/>
          </w:rPr>
          <w:delText xml:space="preserve"> </w:delText>
        </w:r>
      </w:del>
      <w:ins w:id="784" w:author="Автор" w:date="2026-05-04T23:25:00Z">
        <w:r w:rsidR="00D71DAA">
          <w:rPr>
            <w:rFonts w:ascii="Times New Roman" w:eastAsia="Times New Roman" w:hAnsi="Times New Roman" w:cs="Times New Roman"/>
            <w:color w:val="000000"/>
            <w:sz w:val="24"/>
            <w:szCs w:val="24"/>
          </w:rPr>
          <w:t>7</w:t>
        </w:r>
      </w:ins>
      <w:del w:id="785" w:author="Автор" w:date="2026-05-04T23:25:00Z">
        <w:r w:rsidDel="00D71DAA">
          <w:rPr>
            <w:rFonts w:ascii="Times New Roman" w:eastAsia="Times New Roman" w:hAnsi="Times New Roman" w:cs="Times New Roman"/>
            <w:color w:val="000000"/>
            <w:sz w:val="24"/>
            <w:szCs w:val="24"/>
          </w:rPr>
          <w:delText>4</w:delText>
        </w:r>
      </w:del>
      <w:r>
        <w:rPr>
          <w:rFonts w:ascii="Times New Roman" w:eastAsia="Times New Roman" w:hAnsi="Times New Roman" w:cs="Times New Roman"/>
          <w:color w:val="000000"/>
          <w:sz w:val="24"/>
          <w:szCs w:val="24"/>
        </w:rPr>
        <w:t>).</w:t>
      </w:r>
    </w:p>
    <w:p w14:paraId="12EA3998" w14:textId="45DFE27B"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ins w:id="786" w:author="Автор" w:date="2026-05-04T23:25:00Z">
        <w:r w:rsidR="00D71DAA">
          <w:rPr>
            <w:rFonts w:ascii="Times New Roman" w:eastAsia="Times New Roman" w:hAnsi="Times New Roman" w:cs="Times New Roman"/>
            <w:color w:val="000000"/>
            <w:sz w:val="24"/>
            <w:szCs w:val="24"/>
          </w:rPr>
          <w:t xml:space="preserve"> for Fig</w:t>
        </w:r>
      </w:ins>
      <w:ins w:id="787" w:author="Автор" w:date="2026-05-04T23:26:00Z">
        <w:r w:rsidR="00D71DAA">
          <w:rPr>
            <w:rFonts w:ascii="Times New Roman" w:eastAsia="Times New Roman" w:hAnsi="Times New Roman" w:cs="Times New Roman"/>
            <w:color w:val="000000"/>
            <w:sz w:val="24"/>
            <w:szCs w:val="24"/>
          </w:rPr>
          <w:t>.1 or plain sum for Fig.</w:t>
        </w:r>
      </w:ins>
      <w:ins w:id="788" w:author="Автор" w:date="2026-05-04T23:28:00Z">
        <w:r w:rsidR="00D71DAA">
          <w:rPr>
            <w:rFonts w:ascii="Times New Roman" w:eastAsia="Times New Roman" w:hAnsi="Times New Roman" w:cs="Times New Roman"/>
            <w:color w:val="000000"/>
            <w:sz w:val="24"/>
            <w:szCs w:val="24"/>
          </w:rPr>
          <w:t>4</w:t>
        </w:r>
      </w:ins>
      <w:r>
        <w:rPr>
          <w:rFonts w:ascii="Times New Roman" w:eastAsia="Times New Roman" w:hAnsi="Times New Roman" w:cs="Times New Roman"/>
          <w:color w:val="000000"/>
          <w:sz w:val="24"/>
          <w:szCs w:val="24"/>
        </w:rPr>
        <w:t>.</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lastRenderedPageBreak/>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2EDD126C"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ins w:id="789" w:author="Автор" w:date="2026-05-04T23:30:00Z">
        <w:r w:rsidR="00D71DAA" w:rsidRPr="00D71DAA">
          <w:rPr>
            <w:rFonts w:ascii="Times New Roman" w:eastAsia="Times New Roman" w:hAnsi="Times New Roman" w:cs="Times New Roman"/>
            <w:sz w:val="24"/>
            <w:szCs w:val="24"/>
            <w:rPrChange w:id="790" w:author="Автор" w:date="2026-05-04T23:30:00Z">
              <w:rPr>
                <w:rFonts w:ascii="Times New Roman" w:eastAsia="Times New Roman" w:hAnsi="Times New Roman" w:cs="Times New Roman"/>
                <w:b/>
                <w:sz w:val="24"/>
                <w:szCs w:val="24"/>
              </w:rPr>
            </w:rPrChange>
          </w:rPr>
          <w:t>We express gratitude to Richard Neher for stimulating comments</w:t>
        </w:r>
        <w:r w:rsidR="00D71DAA">
          <w:rPr>
            <w:rFonts w:ascii="Times New Roman" w:eastAsia="Times New Roman" w:hAnsi="Times New Roman" w:cs="Times New Roman"/>
            <w:b/>
            <w:sz w:val="24"/>
            <w:szCs w:val="24"/>
          </w:rPr>
          <w:t xml:space="preserve">. </w:t>
        </w:r>
      </w:ins>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A.A. Makashov and S.V. Lagunov for technical help and discussion. We are grateful to A. I. Pikhulya, D. A. Gorshkova, E. A. Vigovskaya, and E. I. Stroganova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bookmarkStart w:id="791" w:name="_GoBack"/>
      <w:bookmarkEnd w:id="791"/>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20"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021D976F" w:rsidR="0087149A" w:rsidDel="00A7528A" w:rsidRDefault="0076272C">
      <w:pPr>
        <w:rPr>
          <w:del w:id="792" w:author="Автор" w:date="2026-05-04T22:07:00Z"/>
          <w:rFonts w:ascii="Times New Roman" w:eastAsia="Times New Roman" w:hAnsi="Times New Roman" w:cs="Times New Roman"/>
        </w:rPr>
      </w:pPr>
      <w:del w:id="793" w:author="Автор" w:date="2026-05-04T22:07:00Z">
        <w:r w:rsidDel="00A7528A">
          <w:rPr>
            <w:rFonts w:ascii="Times New Roman" w:eastAsia="Times New Roman" w:hAnsi="Times New Roman" w:cs="Times New Roman"/>
          </w:rPr>
          <w:delText>Text S1. List of interacting pairs from Fig 3.</w:delText>
        </w:r>
      </w:del>
    </w:p>
    <w:p w14:paraId="431369A1" w14:textId="77567A9B" w:rsidR="0087149A" w:rsidDel="00A7528A" w:rsidRDefault="0076272C">
      <w:pPr>
        <w:rPr>
          <w:del w:id="794" w:author="Автор" w:date="2026-05-04T22:07:00Z"/>
          <w:rFonts w:ascii="Times New Roman" w:eastAsia="Times New Roman" w:hAnsi="Times New Roman" w:cs="Times New Roman"/>
        </w:rPr>
      </w:pPr>
      <w:del w:id="795" w:author="Автор" w:date="2026-05-04T22:07:00Z">
        <w:r w:rsidDel="00A7528A">
          <w:rPr>
            <w:rFonts w:ascii="Times New Roman" w:eastAsia="Times New Roman" w:hAnsi="Times New Roman" w:cs="Times New Roman"/>
          </w:rPr>
          <w:delText>Text S2. List of interacting pairs from Fig 4.</w:delText>
        </w:r>
      </w:del>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47FAD018" w:rsidR="0087149A" w:rsidDel="00A7528A" w:rsidRDefault="0076272C">
      <w:pPr>
        <w:rPr>
          <w:del w:id="796" w:author="Автор" w:date="2026-05-04T22:09:00Z"/>
          <w:rFonts w:ascii="Times New Roman" w:eastAsia="Times New Roman" w:hAnsi="Times New Roman" w:cs="Times New Roman"/>
        </w:rPr>
      </w:pPr>
      <w:del w:id="797" w:author="Автор" w:date="2026-05-04T22:09:00Z">
        <w:r w:rsidDel="00A7528A">
          <w:rPr>
            <w:rFonts w:ascii="Times New Roman" w:eastAsia="Times New Roman" w:hAnsi="Times New Roman" w:cs="Times New Roman"/>
          </w:rPr>
          <w:delText>Figure S5 А variant of Fig. 4</w:delText>
        </w:r>
      </w:del>
    </w:p>
    <w:p w14:paraId="55D52B1E" w14:textId="621B9FFC" w:rsidR="0087149A" w:rsidDel="00A7528A" w:rsidRDefault="0076272C">
      <w:pPr>
        <w:rPr>
          <w:del w:id="798" w:author="Автор" w:date="2026-05-04T22:09:00Z"/>
          <w:rFonts w:ascii="Times New Roman" w:eastAsia="Times New Roman" w:hAnsi="Times New Roman" w:cs="Times New Roman"/>
        </w:rPr>
      </w:pPr>
      <w:del w:id="799" w:author="Автор" w:date="2026-05-04T22:09:00Z">
        <w:r w:rsidDel="00A7528A">
          <w:rPr>
            <w:rFonts w:ascii="Times New Roman" w:eastAsia="Times New Roman" w:hAnsi="Times New Roman" w:cs="Times New Roman"/>
          </w:rPr>
          <w:delText>Figure S6. Epistatic interactions for SARS-CoV-2 genome predicted for Dataset 2</w:delText>
        </w:r>
      </w:del>
    </w:p>
    <w:p w14:paraId="6DE409F1" w14:textId="2BC51C9D" w:rsidR="0087149A" w:rsidRDefault="0076272C">
      <w:pPr>
        <w:rPr>
          <w:rFonts w:ascii="Times New Roman" w:eastAsia="Times New Roman" w:hAnsi="Times New Roman" w:cs="Times New Roman"/>
        </w:rPr>
      </w:pPr>
      <w:r>
        <w:rPr>
          <w:rFonts w:ascii="Times New Roman" w:eastAsia="Times New Roman" w:hAnsi="Times New Roman" w:cs="Times New Roman"/>
        </w:rPr>
        <w:t>Figure S</w:t>
      </w:r>
      <w:ins w:id="800" w:author="Автор" w:date="2026-05-04T22:09:00Z">
        <w:r w:rsidR="00A7528A">
          <w:rPr>
            <w:rFonts w:ascii="Times New Roman" w:eastAsia="Times New Roman" w:hAnsi="Times New Roman" w:cs="Times New Roman"/>
          </w:rPr>
          <w:t>5</w:t>
        </w:r>
      </w:ins>
      <w:del w:id="801" w:author="Автор" w:date="2026-05-04T22:09:00Z">
        <w:r w:rsidDel="00A7528A">
          <w:rPr>
            <w:rFonts w:ascii="Times New Roman" w:eastAsia="Times New Roman" w:hAnsi="Times New Roman" w:cs="Times New Roman"/>
          </w:rPr>
          <w:delText>7</w:delText>
        </w:r>
      </w:del>
      <w:r>
        <w:rPr>
          <w:rFonts w:ascii="Times New Roman" w:eastAsia="Times New Roman" w:hAnsi="Times New Roman" w:cs="Times New Roman"/>
        </w:rPr>
        <w:t xml:space="preserve">. Epistatic interactions for SARS-CoV-2 genome predicted for Dataset </w:t>
      </w:r>
      <w:ins w:id="802" w:author="Автор" w:date="2026-05-04T22:09:00Z">
        <w:r w:rsidR="00A7528A">
          <w:rPr>
            <w:rFonts w:ascii="Times New Roman" w:eastAsia="Times New Roman" w:hAnsi="Times New Roman" w:cs="Times New Roman"/>
          </w:rPr>
          <w:t>2</w:t>
        </w:r>
      </w:ins>
      <w:del w:id="803" w:author="Автор" w:date="2026-05-04T22:09:00Z">
        <w:r w:rsidDel="00A7528A">
          <w:rPr>
            <w:rFonts w:ascii="Times New Roman" w:eastAsia="Times New Roman" w:hAnsi="Times New Roman" w:cs="Times New Roman"/>
          </w:rPr>
          <w:delText>3</w:delText>
        </w:r>
      </w:del>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Carlborg, L. Jacobsson, P. Ahgren,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Zuk, E. Hechter, S. R. Sunyaev, E. S. Lander, The mystery of missing heritability: Genetic interactions create phantom heritability. </w:t>
      </w:r>
      <w:r>
        <w:rPr>
          <w:i/>
          <w:color w:val="000000"/>
        </w:rPr>
        <w:t>Proc Natl Acad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r>
        <w:rPr>
          <w:i/>
          <w:color w:val="000000"/>
        </w:rPr>
        <w:t>Theor Popul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Ballana, R. Badia, B. Clotet,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Regoes, R. Antia, The role of compensatory mutations in the emergence of drug resistance. </w:t>
      </w:r>
      <w:r>
        <w:rPr>
          <w:i/>
          <w:color w:val="000000"/>
        </w:rPr>
        <w:t>PLoS Comput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Piana, P. Carloni, U. Rothlisberger,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Nat Commun</w:t>
      </w:r>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J Virol</w:t>
      </w:r>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Rouzine, J. M. Coffin, Search for the mechanism of genetic variation in the pro gene of human immunodeficiency virus. </w:t>
      </w:r>
      <w:r>
        <w:rPr>
          <w:i/>
          <w:color w:val="000000"/>
        </w:rPr>
        <w:t>J Virol</w:t>
      </w:r>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Rouzine,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A. M. Carabelli</w:t>
      </w:r>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Tedla, R. A. Bull, Evolution of the SARS-CoV-2 omicron variants BA.1 to BA.5: Implications for immune escape and transmission. </w:t>
      </w:r>
      <w:r>
        <w:rPr>
          <w:i/>
          <w:color w:val="000000"/>
        </w:rPr>
        <w:t>Rev Med Virol</w:t>
      </w:r>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Cobey, D. B. Larremore, Y. H. Grad, M. Lipsitch,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Yewdell,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Rouzine, G. Rozhnova, Evolutionary implications of SARS-CoV-2 vaccination for the future design of vaccination strategies. </w:t>
      </w:r>
      <w:r>
        <w:rPr>
          <w:i/>
          <w:color w:val="000000"/>
        </w:rPr>
        <w:t>Commun Med (Lond)</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A. Moulana</w:t>
      </w:r>
      <w:r>
        <w:rPr>
          <w:i/>
          <w:color w:val="000000"/>
        </w:rPr>
        <w:t xml:space="preserve"> et al.</w:t>
      </w:r>
      <w:r>
        <w:rPr>
          <w:color w:val="000000"/>
        </w:rPr>
        <w:t xml:space="preserve">, Compensatory epistasis maintains ACE2 affinity in SARS-CoV-2 Omicron BA.1. </w:t>
      </w:r>
      <w:r>
        <w:rPr>
          <w:i/>
          <w:color w:val="000000"/>
        </w:rPr>
        <w:t>Nat Commun</w:t>
      </w:r>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A. K. Reuschl</w:t>
      </w:r>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Nat Ecol Evol</w:t>
      </w:r>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IEEE/ACM Trans Comput Biol Bioinform</w:t>
      </w:r>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Detecting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r>
        <w:rPr>
          <w:i/>
          <w:color w:val="000000"/>
        </w:rPr>
        <w:t>PLoS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Weigt, R. A. White, H. Szurmant, J. A. Hoch, T. Hwa, Identification of direct residue contacts in protein-protein interaction by message passing. </w:t>
      </w:r>
      <w:r>
        <w:rPr>
          <w:i/>
          <w:color w:val="000000"/>
        </w:rPr>
        <w:t>Proc Natl Acad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Neher, B. I. Shraiman,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Kaczorowski, J. P. Barton, A. K. Chakraborty, M. R. McKay, Fitness landscape of the human immunodeficiency virus envelope protein that is targeted by antibodies. </w:t>
      </w:r>
      <w:r>
        <w:rPr>
          <w:i/>
          <w:color w:val="000000"/>
        </w:rPr>
        <w:t>Proc Natl Acad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Hemani,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Pedruzzi, A. Barlukova, I. M. Rouzine, Evolutionary footprint of epistasis. </w:t>
      </w:r>
      <w:r>
        <w:rPr>
          <w:i/>
          <w:color w:val="000000"/>
        </w:rPr>
        <w:t>PLoS Comput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Neverov, S. Kryazhimskiy, J. B. Plotkin, G. A. Bazykin, Coordinated Evolution of Influenza A Surface Proteins. </w:t>
      </w:r>
      <w:r>
        <w:rPr>
          <w:i/>
          <w:color w:val="000000"/>
        </w:rPr>
        <w:t>PLoS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The genetical theory of natural  selection</w:t>
      </w:r>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Pedruzzi, I. M. Rouzine, Epistasis detectably alters correlations between genomic sites in a narrow parameter window. </w:t>
      </w:r>
      <w:r>
        <w:rPr>
          <w:i/>
          <w:color w:val="000000"/>
        </w:rPr>
        <w:t>PLoS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Pedruzzi, I. M. Rouzine, An evolution-based high-fidelity method of epistasis measurement: Theory and application to influenza. </w:t>
      </w:r>
      <w:r>
        <w:rPr>
          <w:i/>
          <w:color w:val="000000"/>
        </w:rPr>
        <w:t>PLoS Pathog</w:t>
      </w:r>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M. Krzywinski</w:t>
      </w:r>
      <w:r>
        <w:rPr>
          <w:i/>
          <w:color w:val="000000"/>
        </w:rPr>
        <w:t xml:space="preserve"> et al.</w:t>
      </w:r>
      <w:r>
        <w:rPr>
          <w:color w:val="000000"/>
        </w:rPr>
        <w:t xml:space="preserve">, Circos: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Chappey,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r>
        <w:rPr>
          <w:i/>
          <w:color w:val="000000"/>
        </w:rPr>
        <w:t>PLoS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Kryazhimskiy, J. Dushoff, G. A. Bazykin, J. B. Plotkin, Prevalence of epistasis in the evolution of influenza A surface proteins. </w:t>
      </w:r>
      <w:r>
        <w:rPr>
          <w:i/>
          <w:color w:val="000000"/>
        </w:rPr>
        <w:t>PLoS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r>
        <w:rPr>
          <w:i/>
          <w:color w:val="000000"/>
        </w:rPr>
        <w:t>PLoS Comput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Batorsky, R. A. Sergeev, I. M. Rouzine, The route of HIV escape from immune response targeting multiple sites is determined by the cost-benefit tradeoff of escape mutations. </w:t>
      </w:r>
      <w:r>
        <w:rPr>
          <w:i/>
          <w:color w:val="000000"/>
        </w:rPr>
        <w:t>PLoS Comput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r>
        <w:rPr>
          <w:i/>
          <w:color w:val="000000"/>
        </w:rPr>
        <w:t>Evol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Rouzine,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Rouzine,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1"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Rouzine,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Rouzine,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Rouzine, G. Rozhnova, Antigenic evolution of viruses in host populations. </w:t>
      </w:r>
      <w:r>
        <w:rPr>
          <w:i/>
          <w:color w:val="000000"/>
        </w:rPr>
        <w:t>PLoS Pathog</w:t>
      </w:r>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Evolutionary Theory: Mathematical And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Felsenstein,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Rouzine, J. Wakeley, J. M. Coffin, The solitary wave of asexual evolution. </w:t>
      </w:r>
      <w:r>
        <w:rPr>
          <w:i/>
          <w:color w:val="000000"/>
        </w:rPr>
        <w:t>Proc Natl Acad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The fate of competing beneficial mutations in an asexual population. </w:t>
      </w:r>
      <w:r>
        <w:rPr>
          <w:i/>
          <w:color w:val="000000"/>
        </w:rPr>
        <w:t>Genetica</w:t>
      </w:r>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Weigt, Epistatic models predict mutable sites in SARS-CoV-2 proteins and epitopes. </w:t>
      </w:r>
      <w:r>
        <w:rPr>
          <w:i/>
          <w:color w:val="000000"/>
        </w:rPr>
        <w:t>Proc Natl Acad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Dichio, E. Rodríguez Horta, K. Thorell, E. Aurell,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R. Batorsky</w:t>
      </w:r>
      <w:r>
        <w:rPr>
          <w:i/>
          <w:color w:val="000000"/>
        </w:rPr>
        <w:t xml:space="preserve"> et al.</w:t>
      </w:r>
      <w:r>
        <w:rPr>
          <w:color w:val="000000"/>
        </w:rPr>
        <w:t xml:space="preserve">, Estimate of effective recombination rate and average selection coefficient for HIV in chronic infection. </w:t>
      </w:r>
      <w:r>
        <w:rPr>
          <w:i/>
          <w:color w:val="000000"/>
        </w:rPr>
        <w:t>Proc Natl Acad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Katoh, J. Rozewicki, K. D. Yamada, MAFFT online service: multiple sequence alignment, interactive sequence choice and visualization. </w:t>
      </w:r>
      <w:r>
        <w:rPr>
          <w:i/>
          <w:color w:val="000000"/>
        </w:rPr>
        <w:t>Brief Bioinform</w:t>
      </w:r>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6147C846" w:rsidR="008A352D" w:rsidRPr="00DE247E" w:rsidDel="00A7528A" w:rsidRDefault="008A352D" w:rsidP="008A352D">
      <w:pPr>
        <w:pBdr>
          <w:top w:val="nil"/>
          <w:left w:val="nil"/>
          <w:bottom w:val="nil"/>
          <w:right w:val="nil"/>
          <w:between w:val="nil"/>
        </w:pBdr>
        <w:spacing w:after="0" w:line="360" w:lineRule="auto"/>
        <w:jc w:val="both"/>
        <w:rPr>
          <w:del w:id="804" w:author="Автор" w:date="2026-05-04T22:07:00Z"/>
          <w:rFonts w:ascii="Times New Roman" w:eastAsia="Times New Roman" w:hAnsi="Times New Roman" w:cs="Times New Roman"/>
          <w:b/>
          <w:color w:val="000000"/>
        </w:rPr>
      </w:pPr>
      <w:del w:id="805" w:author="Автор" w:date="2026-05-04T22:07:00Z">
        <w:r w:rsidRPr="00DE247E" w:rsidDel="00A7528A">
          <w:rPr>
            <w:rFonts w:ascii="Times New Roman" w:eastAsia="Times New Roman" w:hAnsi="Times New Roman" w:cs="Times New Roman"/>
            <w:b/>
            <w:color w:val="000000"/>
          </w:rPr>
          <w:delText xml:space="preserve">S1 Text. Epistatic pairs in Fig. 3. </w:delText>
        </w:r>
      </w:del>
    </w:p>
    <w:p w14:paraId="713A99A6" w14:textId="4F12805A" w:rsidR="008A352D" w:rsidRPr="00DE247E" w:rsidDel="00A7528A" w:rsidRDefault="008A352D" w:rsidP="008A352D">
      <w:pPr>
        <w:pBdr>
          <w:top w:val="nil"/>
          <w:left w:val="nil"/>
          <w:bottom w:val="nil"/>
          <w:right w:val="nil"/>
          <w:between w:val="nil"/>
        </w:pBdr>
        <w:spacing w:after="0" w:line="360" w:lineRule="auto"/>
        <w:jc w:val="both"/>
        <w:rPr>
          <w:del w:id="806" w:author="Автор" w:date="2026-05-04T22:07:00Z"/>
          <w:rFonts w:ascii="Times New Roman" w:eastAsia="Times New Roman" w:hAnsi="Times New Roman" w:cs="Times New Roman"/>
          <w:color w:val="000000"/>
        </w:rPr>
      </w:pPr>
      <w:bookmarkStart w:id="807" w:name="_htypwhcwfavg" w:colFirst="0" w:colLast="0"/>
      <w:bookmarkEnd w:id="807"/>
      <w:del w:id="808" w:author="Автор" w:date="2026-05-04T22:07:00Z">
        <w:r w:rsidRPr="00DE247E" w:rsidDel="00A7528A">
          <w:rPr>
            <w:rFonts w:ascii="Times New Roman" w:eastAsia="Times New Roman" w:hAnsi="Times New Roman" w:cs="Times New Roman"/>
            <w:b/>
            <w:color w:val="000000"/>
          </w:rPr>
          <w:delText>A, D)</w:delText>
        </w:r>
        <w:r w:rsidRPr="00DE247E" w:rsidDel="00A7528A">
          <w:rPr>
            <w:rFonts w:ascii="Times New Roman" w:eastAsia="Times New Roman" w:hAnsi="Times New Roman" w:cs="Times New Roman"/>
            <w:color w:val="000000"/>
          </w:rPr>
          <w:delText xml:space="preserve"> 23182 (S 1390) – 23260 (S 1468), 23260 (S 1468) –</w:delText>
        </w:r>
        <w:r w:rsidRPr="00DE247E" w:rsidDel="00A7528A">
          <w:rPr>
            <w:color w:val="000000"/>
          </w:rPr>
          <w:delText xml:space="preserve"> </w:delText>
        </w:r>
        <w:r w:rsidRPr="00DE247E" w:rsidDel="00A7528A">
          <w:rPr>
            <w:rFonts w:ascii="Times New Roman" w:eastAsia="Times New Roman" w:hAnsi="Times New Roman" w:cs="Times New Roman"/>
            <w:color w:val="000000"/>
          </w:rPr>
          <w:delText>23277 (S 1485), 23277 (S 1485)  – 23328 (S 1536),  23328 (S 1536)  – 27920 (ORF7a 209), 27920 (ORF7a 209)  – 21600 (nsp16 712), 27920 (ORF7a 209)  – 27954 (ORF7a 243), 19774 (nsp14 1522)</w:delText>
        </w:r>
        <w:r w:rsidRPr="00DE247E" w:rsidDel="00A7528A">
          <w:rPr>
            <w:rFonts w:ascii="Times New Roman" w:eastAsia="Times New Roman" w:hAnsi="Times New Roman" w:cs="Times New Roman"/>
            <w:color w:val="000000"/>
          </w:rPr>
          <w:tab/>
          <w:delText xml:space="preserve"> - 21600 (nsp16 712), 24715 (S 2923)</w:delText>
        </w:r>
        <w:r w:rsidRPr="00DE247E" w:rsidDel="00A7528A">
          <w:rPr>
            <w:rFonts w:ascii="Times New Roman" w:eastAsia="Times New Roman" w:hAnsi="Times New Roman" w:cs="Times New Roman"/>
            <w:color w:val="000000"/>
          </w:rPr>
          <w:tab/>
          <w:delText xml:space="preserve"> - 22215 (S 423), 22074 (S 282)</w:delText>
        </w:r>
        <w:r w:rsidRPr="00DE247E" w:rsidDel="00A7528A">
          <w:rPr>
            <w:rFonts w:ascii="Times New Roman" w:eastAsia="Times New Roman" w:hAnsi="Times New Roman" w:cs="Times New Roman"/>
            <w:color w:val="000000"/>
          </w:rPr>
          <w:tab/>
          <w:delText xml:space="preserve"> - 22215 (S 423), 30179 (3'UTR  173)</w:delText>
        </w:r>
        <w:r w:rsidRPr="00DE247E" w:rsidDel="00A7528A">
          <w:rPr>
            <w:rFonts w:ascii="Times New Roman" w:eastAsia="Times New Roman" w:hAnsi="Times New Roman" w:cs="Times New Roman"/>
            <w:color w:val="000000"/>
          </w:rPr>
          <w:tab/>
          <w:delText xml:space="preserve"> - 30180 (3'UTR 174), 23277 (S 1485)</w:delText>
        </w:r>
        <w:r w:rsidRPr="00DE247E" w:rsidDel="00A7528A">
          <w:rPr>
            <w:rFonts w:ascii="Times New Roman" w:eastAsia="Times New Roman" w:hAnsi="Times New Roman" w:cs="Times New Roman"/>
            <w:color w:val="000000"/>
          </w:rPr>
          <w:tab/>
          <w:delText xml:space="preserve"> - 23328 (S 1486)  </w:delText>
        </w:r>
      </w:del>
    </w:p>
    <w:p w14:paraId="70257295" w14:textId="0D325391" w:rsidR="008A352D" w:rsidRPr="00DE247E" w:rsidDel="00A7528A" w:rsidRDefault="008A352D" w:rsidP="008A352D">
      <w:pPr>
        <w:pBdr>
          <w:top w:val="nil"/>
          <w:left w:val="nil"/>
          <w:bottom w:val="nil"/>
          <w:right w:val="nil"/>
          <w:between w:val="nil"/>
        </w:pBdr>
        <w:spacing w:after="0" w:line="360" w:lineRule="auto"/>
        <w:jc w:val="both"/>
        <w:rPr>
          <w:del w:id="809" w:author="Автор" w:date="2026-05-04T22:07:00Z"/>
          <w:rFonts w:ascii="Times New Roman" w:eastAsia="Times New Roman" w:hAnsi="Times New Roman" w:cs="Times New Roman"/>
          <w:color w:val="000000"/>
        </w:rPr>
      </w:pPr>
      <w:del w:id="810" w:author="Автор" w:date="2026-05-04T22:07:00Z">
        <w:r w:rsidRPr="00DE247E" w:rsidDel="00A7528A">
          <w:rPr>
            <w:rFonts w:ascii="Times New Roman" w:eastAsia="Times New Roman" w:hAnsi="Times New Roman" w:cs="Times New Roman"/>
            <w:b/>
            <w:color w:val="000000"/>
          </w:rPr>
          <w:delText>B)</w:delText>
        </w:r>
        <w:r w:rsidRPr="00DE247E" w:rsidDel="00A7528A">
          <w:rPr>
            <w:color w:val="000000"/>
          </w:rPr>
          <w:delText xml:space="preserve">  </w:delText>
        </w:r>
        <w:r w:rsidRPr="00DE247E" w:rsidDel="00A7528A">
          <w:rPr>
            <w:rFonts w:ascii="Times New Roman" w:eastAsia="Times New Roman" w:hAnsi="Times New Roman" w:cs="Times New Roman"/>
            <w:color w:val="000000"/>
          </w:rPr>
          <w:delText>19774 (nsp14 1522)  – 22215 (S 423), 24715 (S 2923)  – 22215 (S 423), 27920 (ORF7a 209)  – 21600 (nsp16 712), 23182 (S 1390)  – 23260 (S 1468),</w:delText>
        </w:r>
        <w:r w:rsidRPr="00DE247E" w:rsidDel="00A7528A">
          <w:rPr>
            <w:color w:val="000000"/>
          </w:rPr>
          <w:delText xml:space="preserve"> </w:delText>
        </w:r>
        <w:r w:rsidRPr="00DE247E" w:rsidDel="00A7528A">
          <w:rPr>
            <w:rFonts w:ascii="Times New Roman" w:eastAsia="Times New Roman" w:hAnsi="Times New Roman" w:cs="Times New Roman"/>
            <w:color w:val="000000"/>
          </w:rPr>
          <w:delText xml:space="preserve">23277 (S 1485)  – 23328 (S 1536)  </w:delText>
        </w:r>
      </w:del>
    </w:p>
    <w:p w14:paraId="67A9B2F1" w14:textId="156EB26B" w:rsidR="008A352D" w:rsidRPr="00DE247E" w:rsidDel="00A7528A" w:rsidRDefault="008A352D" w:rsidP="008A352D">
      <w:pPr>
        <w:pBdr>
          <w:top w:val="nil"/>
          <w:left w:val="nil"/>
          <w:bottom w:val="nil"/>
          <w:right w:val="nil"/>
          <w:between w:val="nil"/>
        </w:pBdr>
        <w:spacing w:after="0" w:line="360" w:lineRule="auto"/>
        <w:jc w:val="both"/>
        <w:rPr>
          <w:del w:id="811" w:author="Автор" w:date="2026-05-04T22:07:00Z"/>
          <w:rFonts w:ascii="Times New Roman" w:eastAsia="Times New Roman" w:hAnsi="Times New Roman" w:cs="Times New Roman"/>
          <w:color w:val="000000"/>
        </w:rPr>
      </w:pPr>
      <w:del w:id="812" w:author="Автор" w:date="2026-05-04T22:07:00Z">
        <w:r w:rsidRPr="00DE247E" w:rsidDel="00A7528A">
          <w:rPr>
            <w:rFonts w:ascii="Times New Roman" w:eastAsia="Times New Roman" w:hAnsi="Times New Roman" w:cs="Times New Roman"/>
            <w:b/>
            <w:color w:val="000000"/>
          </w:rPr>
          <w:delText>C)</w:delText>
        </w:r>
        <w:r w:rsidRPr="00DE247E" w:rsidDel="00A7528A">
          <w:rPr>
            <w:rFonts w:ascii="Times New Roman" w:eastAsia="Times New Roman" w:hAnsi="Times New Roman" w:cs="Times New Roman"/>
            <w:color w:val="000000"/>
          </w:rPr>
          <w:delTex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delText>
        </w:r>
      </w:del>
    </w:p>
    <w:p w14:paraId="7442A848" w14:textId="52BF6D9D" w:rsidR="008A352D" w:rsidRPr="00DE247E" w:rsidDel="00A7528A" w:rsidRDefault="008A352D" w:rsidP="008A352D">
      <w:pPr>
        <w:pBdr>
          <w:top w:val="nil"/>
          <w:left w:val="nil"/>
          <w:bottom w:val="nil"/>
          <w:right w:val="nil"/>
          <w:between w:val="nil"/>
        </w:pBdr>
        <w:spacing w:after="0" w:line="360" w:lineRule="auto"/>
        <w:jc w:val="both"/>
        <w:rPr>
          <w:del w:id="813" w:author="Автор" w:date="2026-05-04T22:07:00Z"/>
          <w:rFonts w:ascii="Times New Roman" w:eastAsia="Times New Roman" w:hAnsi="Times New Roman" w:cs="Times New Roman"/>
          <w:color w:val="000000"/>
        </w:rPr>
      </w:pPr>
    </w:p>
    <w:p w14:paraId="3C3EBF1A" w14:textId="14DD0976" w:rsidR="008A352D" w:rsidRPr="00DE247E" w:rsidDel="00A7528A" w:rsidRDefault="008A352D" w:rsidP="008A352D">
      <w:pPr>
        <w:pBdr>
          <w:top w:val="nil"/>
          <w:left w:val="nil"/>
          <w:bottom w:val="nil"/>
          <w:right w:val="nil"/>
          <w:between w:val="nil"/>
        </w:pBdr>
        <w:spacing w:after="0" w:line="360" w:lineRule="auto"/>
        <w:jc w:val="both"/>
        <w:rPr>
          <w:del w:id="814" w:author="Автор" w:date="2026-05-04T22:07:00Z"/>
          <w:rFonts w:ascii="Times New Roman" w:eastAsia="Times New Roman" w:hAnsi="Times New Roman" w:cs="Times New Roman"/>
          <w:b/>
          <w:color w:val="000000"/>
        </w:rPr>
      </w:pPr>
      <w:del w:id="815" w:author="Автор" w:date="2026-05-04T22:07:00Z">
        <w:r w:rsidRPr="00DE247E" w:rsidDel="00A7528A">
          <w:rPr>
            <w:rFonts w:ascii="Times New Roman" w:eastAsia="Times New Roman" w:hAnsi="Times New Roman" w:cs="Times New Roman"/>
            <w:b/>
            <w:color w:val="000000"/>
          </w:rPr>
          <w:delText>S2 Text. Epistatic pairs in Fig. 4.</w:delText>
        </w:r>
      </w:del>
    </w:p>
    <w:p w14:paraId="4E36267B" w14:textId="1FF74B32" w:rsidR="008A352D" w:rsidRPr="00DE247E" w:rsidDel="00A7528A" w:rsidRDefault="008A352D" w:rsidP="008A352D">
      <w:pPr>
        <w:pBdr>
          <w:top w:val="nil"/>
          <w:left w:val="nil"/>
          <w:bottom w:val="nil"/>
          <w:right w:val="nil"/>
          <w:between w:val="nil"/>
        </w:pBdr>
        <w:spacing w:after="0" w:line="360" w:lineRule="auto"/>
        <w:jc w:val="both"/>
        <w:rPr>
          <w:del w:id="816" w:author="Автор" w:date="2026-05-04T22:07:00Z"/>
          <w:rFonts w:ascii="Times New Roman" w:eastAsia="Times New Roman" w:hAnsi="Times New Roman" w:cs="Times New Roman"/>
          <w:color w:val="000000"/>
        </w:rPr>
      </w:pPr>
      <w:bookmarkStart w:id="817" w:name="_5t6f0pgamd8t" w:colFirst="0" w:colLast="0"/>
      <w:bookmarkEnd w:id="817"/>
      <w:del w:id="818" w:author="Автор" w:date="2026-05-04T22:07:00Z">
        <w:r w:rsidRPr="00DE247E" w:rsidDel="00A7528A">
          <w:rPr>
            <w:rFonts w:ascii="Times New Roman" w:eastAsia="Times New Roman" w:hAnsi="Times New Roman" w:cs="Times New Roman"/>
            <w:b/>
            <w:color w:val="000000"/>
          </w:rPr>
          <w:delText>A, D)</w:delText>
        </w:r>
        <w:r w:rsidRPr="00DE247E" w:rsidDel="00A7528A">
          <w:rPr>
            <w:rFonts w:ascii="Times New Roman" w:eastAsia="Times New Roman" w:hAnsi="Times New Roman" w:cs="Times New Roman"/>
            <w:color w:val="000000"/>
          </w:rPr>
          <w:delTex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delText>
        </w:r>
      </w:del>
    </w:p>
    <w:p w14:paraId="0E6F14F4" w14:textId="148A244F" w:rsidR="008A352D" w:rsidRPr="00DE247E" w:rsidDel="00A7528A" w:rsidRDefault="008A352D" w:rsidP="008A352D">
      <w:pPr>
        <w:pBdr>
          <w:top w:val="nil"/>
          <w:left w:val="nil"/>
          <w:bottom w:val="nil"/>
          <w:right w:val="nil"/>
          <w:between w:val="nil"/>
        </w:pBdr>
        <w:spacing w:after="0" w:line="360" w:lineRule="auto"/>
        <w:jc w:val="both"/>
        <w:rPr>
          <w:del w:id="819" w:author="Автор" w:date="2026-05-04T22:07:00Z"/>
          <w:rFonts w:ascii="Times New Roman" w:eastAsia="Times New Roman" w:hAnsi="Times New Roman" w:cs="Times New Roman"/>
          <w:color w:val="000000"/>
        </w:rPr>
      </w:pPr>
      <w:del w:id="820" w:author="Автор" w:date="2026-05-04T22:07:00Z">
        <w:r w:rsidRPr="00DE247E" w:rsidDel="00A7528A">
          <w:rPr>
            <w:rFonts w:ascii="Times New Roman" w:eastAsia="Times New Roman" w:hAnsi="Times New Roman" w:cs="Times New Roman"/>
            <w:b/>
            <w:color w:val="000000"/>
          </w:rPr>
          <w:delText>B)</w:delText>
        </w:r>
        <w:r w:rsidRPr="00DE247E" w:rsidDel="00A7528A">
          <w:rPr>
            <w:rFonts w:ascii="Times New Roman" w:eastAsia="Times New Roman" w:hAnsi="Times New Roman" w:cs="Times New Roman"/>
            <w:color w:val="000000"/>
          </w:rPr>
          <w:delText xml:space="preserve"> 29246 (N 641)  - 6537 (nsp3 3684), 23182 (S 1390)  - 22202 (S 410), 23182 (S 1390)  - 23260 (S 1468), 23182 (S 1390)  - 23328 (S 1536), 23260 (S 1468)  - 22202 (S 410), 23260 (S 1468)  - 23328 (S 1536), 23277 (S 1485)  - 22202 (S 410), 23277 (S 1485)  - 23328 (S 1536), 24715 (S 2923)  – 22215 (S 423)  </w:delText>
        </w:r>
      </w:del>
    </w:p>
    <w:p w14:paraId="56838711" w14:textId="31BD3741" w:rsidR="008A352D" w:rsidRPr="00DE247E" w:rsidDel="00A7528A" w:rsidRDefault="008A352D" w:rsidP="008A352D">
      <w:pPr>
        <w:pBdr>
          <w:top w:val="nil"/>
          <w:left w:val="nil"/>
          <w:bottom w:val="nil"/>
          <w:right w:val="nil"/>
          <w:between w:val="nil"/>
        </w:pBdr>
        <w:spacing w:after="0" w:line="360" w:lineRule="auto"/>
        <w:jc w:val="both"/>
        <w:rPr>
          <w:del w:id="821" w:author="Автор" w:date="2026-05-04T22:07:00Z"/>
          <w:rFonts w:ascii="Times New Roman" w:eastAsia="Times New Roman" w:hAnsi="Times New Roman" w:cs="Times New Roman"/>
          <w:b/>
          <w:color w:val="000000"/>
        </w:rPr>
      </w:pPr>
      <w:del w:id="822" w:author="Автор" w:date="2026-05-04T22:07:00Z">
        <w:r w:rsidRPr="00DE247E" w:rsidDel="00A7528A">
          <w:rPr>
            <w:rFonts w:ascii="Times New Roman" w:eastAsia="Times New Roman" w:hAnsi="Times New Roman" w:cs="Times New Roman"/>
            <w:b/>
            <w:color w:val="000000"/>
          </w:rPr>
          <w:delText>C)</w:delText>
        </w:r>
        <w:r w:rsidRPr="00DE247E" w:rsidDel="00A7528A">
          <w:rPr>
            <w:rFonts w:ascii="Times New Roman" w:eastAsia="Times New Roman" w:hAnsi="Times New Roman" w:cs="Times New Roman"/>
            <w:color w:val="000000"/>
          </w:rPr>
          <w:delText xml:space="preserve"> 23182 (S 1390)  - 23260 (S 1468), 23182 (S 1390)  - 23328 (S 1536), 23260 (S 1468)  - 23328 (S 1536), 23277 (S 1485)  - 22202 (S 410), 23277 (S 1485)  - 23328 (S 1536), 23328 (S 1536)  - 340 (5'UTR 340), 24715 (S 2923)  - 22215 (S 423), 22074 (S 282)  - 22215 (S 423), 27954 (ORF7a 243)  - 28068 (ORF7a 549)</w:delText>
        </w:r>
      </w:del>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1A02639F" w:rsidR="008A352D" w:rsidDel="00A7528A" w:rsidRDefault="008A352D" w:rsidP="008A352D">
      <w:pPr>
        <w:pBdr>
          <w:top w:val="nil"/>
          <w:left w:val="nil"/>
          <w:bottom w:val="nil"/>
          <w:right w:val="nil"/>
          <w:between w:val="nil"/>
        </w:pBdr>
        <w:spacing w:after="0" w:line="360" w:lineRule="auto"/>
        <w:ind w:left="-567"/>
        <w:rPr>
          <w:del w:id="823" w:author="Автор" w:date="2026-05-04T22:08:00Z"/>
          <w:rFonts w:ascii="Times New Roman" w:eastAsia="Times New Roman" w:hAnsi="Times New Roman" w:cs="Times New Roman"/>
          <w:color w:val="000000"/>
        </w:rPr>
      </w:pPr>
      <w:del w:id="824" w:author="Автор" w:date="2026-05-04T22:08:00Z">
        <w:r w:rsidDel="00A7528A">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10930" cy="4734479"/>
                      </a:xfrm>
                      <a:prstGeom prst="rect">
                        <a:avLst/>
                      </a:prstGeom>
                      <a:ln/>
                    </pic:spPr>
                  </pic:pic>
                </a:graphicData>
              </a:graphic>
            </wp:inline>
          </w:drawing>
        </w:r>
      </w:del>
    </w:p>
    <w:p w14:paraId="45FB6C60" w14:textId="68B47B63" w:rsidR="008A352D" w:rsidDel="00A7528A" w:rsidRDefault="008A352D" w:rsidP="008A352D">
      <w:pPr>
        <w:pBdr>
          <w:top w:val="nil"/>
          <w:left w:val="nil"/>
          <w:bottom w:val="nil"/>
          <w:right w:val="nil"/>
          <w:between w:val="nil"/>
        </w:pBdr>
        <w:spacing w:line="276" w:lineRule="auto"/>
        <w:jc w:val="both"/>
        <w:rPr>
          <w:del w:id="825" w:author="Автор" w:date="2026-05-04T22:08:00Z"/>
          <w:rFonts w:ascii="Times New Roman" w:eastAsia="Times New Roman" w:hAnsi="Times New Roman" w:cs="Times New Roman"/>
          <w:color w:val="000000"/>
        </w:rPr>
      </w:pPr>
    </w:p>
    <w:p w14:paraId="59797FD5" w14:textId="6EEE80BE" w:rsidR="008A352D" w:rsidDel="00A7528A" w:rsidRDefault="008A352D" w:rsidP="008A352D">
      <w:pPr>
        <w:spacing w:line="360" w:lineRule="auto"/>
        <w:rPr>
          <w:del w:id="826" w:author="Автор" w:date="2026-05-04T22:08:00Z"/>
          <w:rFonts w:ascii="Times New Roman" w:eastAsia="Times New Roman" w:hAnsi="Times New Roman" w:cs="Times New Roman"/>
          <w:b/>
        </w:rPr>
      </w:pPr>
      <w:del w:id="827" w:author="Автор" w:date="2026-05-04T22:08:00Z">
        <w:r w:rsidDel="00A7528A">
          <w:rPr>
            <w:rFonts w:ascii="Times New Roman" w:eastAsia="Times New Roman" w:hAnsi="Times New Roman" w:cs="Times New Roman"/>
            <w:b/>
          </w:rPr>
          <w:delText>Figure S5. The variant of Fig. 4 without the sequences of the peak at 90 in Fig. 2.</w:delText>
        </w:r>
      </w:del>
    </w:p>
    <w:p w14:paraId="2529E9DE" w14:textId="027852A2" w:rsidR="008A352D" w:rsidDel="00A7528A" w:rsidRDefault="008A352D" w:rsidP="008A352D">
      <w:pPr>
        <w:pBdr>
          <w:top w:val="nil"/>
          <w:left w:val="nil"/>
          <w:bottom w:val="nil"/>
          <w:right w:val="nil"/>
          <w:between w:val="nil"/>
        </w:pBdr>
        <w:spacing w:after="0" w:line="360" w:lineRule="auto"/>
        <w:ind w:left="-567"/>
        <w:rPr>
          <w:del w:id="828" w:author="Автор" w:date="2026-05-04T22:08:00Z"/>
          <w:rFonts w:ascii="Times New Roman" w:eastAsia="Times New Roman" w:hAnsi="Times New Roman" w:cs="Times New Roman"/>
          <w:color w:val="000000"/>
        </w:rPr>
      </w:pPr>
      <w:del w:id="829" w:author="Автор" w:date="2026-05-04T22:08:00Z">
        <w:r w:rsidDel="00A7528A">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048715" cy="3286310"/>
                      </a:xfrm>
                      <a:prstGeom prst="rect">
                        <a:avLst/>
                      </a:prstGeom>
                      <a:ln/>
                    </pic:spPr>
                  </pic:pic>
                </a:graphicData>
              </a:graphic>
            </wp:inline>
          </w:drawing>
        </w:r>
      </w:del>
    </w:p>
    <w:p w14:paraId="53FDBB2B" w14:textId="5D06CD2B" w:rsidR="008A352D" w:rsidDel="00A7528A" w:rsidRDefault="008A352D" w:rsidP="008A352D">
      <w:pPr>
        <w:pBdr>
          <w:top w:val="nil"/>
          <w:left w:val="nil"/>
          <w:bottom w:val="nil"/>
          <w:right w:val="nil"/>
          <w:between w:val="nil"/>
        </w:pBdr>
        <w:spacing w:after="0" w:line="360" w:lineRule="auto"/>
        <w:jc w:val="both"/>
        <w:rPr>
          <w:del w:id="830" w:author="Автор" w:date="2026-05-04T22:08:00Z"/>
          <w:rFonts w:ascii="Times New Roman" w:eastAsia="Times New Roman" w:hAnsi="Times New Roman" w:cs="Times New Roman"/>
          <w:b/>
          <w:color w:val="000000"/>
        </w:rPr>
      </w:pPr>
    </w:p>
    <w:p w14:paraId="48025270" w14:textId="5F174CF4" w:rsidR="008A352D" w:rsidRPr="00DE247E" w:rsidDel="00A7528A" w:rsidRDefault="008A352D" w:rsidP="008A352D">
      <w:pPr>
        <w:pBdr>
          <w:top w:val="nil"/>
          <w:left w:val="nil"/>
          <w:bottom w:val="nil"/>
          <w:right w:val="nil"/>
          <w:between w:val="nil"/>
        </w:pBdr>
        <w:spacing w:line="360" w:lineRule="auto"/>
        <w:jc w:val="both"/>
        <w:rPr>
          <w:del w:id="831" w:author="Автор" w:date="2026-05-04T22:08:00Z"/>
          <w:rFonts w:ascii="Times New Roman" w:eastAsia="Times New Roman" w:hAnsi="Times New Roman" w:cs="Times New Roman"/>
          <w:color w:val="000000"/>
        </w:rPr>
      </w:pPr>
      <w:del w:id="832" w:author="Автор" w:date="2026-05-04T22:08:00Z">
        <w:r w:rsidDel="00A7528A">
          <w:rPr>
            <w:rFonts w:ascii="Times New Roman" w:eastAsia="Times New Roman" w:hAnsi="Times New Roman" w:cs="Times New Roman"/>
            <w:b/>
            <w:color w:val="000000"/>
          </w:rPr>
          <w:delText>Figure S6. Epistatic interactions for SARS-CoV-2 genome predicted for Dataset 2 from UFE correlator between groups I and II</w:delText>
        </w:r>
        <w:r w:rsidDel="00A7528A">
          <w:rPr>
            <w:rFonts w:ascii="Times New Roman" w:eastAsia="Times New Roman" w:hAnsi="Times New Roman" w:cs="Times New Roman"/>
            <w:color w:val="000000"/>
          </w:rPr>
          <w:delText xml:space="preserve"> </w:delText>
        </w:r>
        <w:r w:rsidDel="00A7528A">
          <w:rPr>
            <w:rFonts w:ascii="Times New Roman" w:eastAsia="Times New Roman" w:hAnsi="Times New Roman" w:cs="Times New Roman"/>
            <w:b/>
            <w:color w:val="000000"/>
          </w:rPr>
          <w:delText>in the mutation spectrum on the right</w:delText>
        </w:r>
        <w:r w:rsidDel="00A7528A">
          <w:rPr>
            <w:rFonts w:ascii="Times New Roman" w:eastAsia="Times New Roman" w:hAnsi="Times New Roman" w:cs="Times New Roman"/>
            <w:color w:val="000000"/>
          </w:rPr>
          <w:delText xml:space="preserve">. Dataset 2 was constructed downloading 12,000 sequences from NCBI Virus database labeled B.1 and B.1.1.7 (Alpha), in equal numbers each. </w:delText>
        </w:r>
      </w:del>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1D747375"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w:t>
      </w:r>
      <w:ins w:id="833" w:author="Автор" w:date="2026-05-04T22:08:00Z">
        <w:r w:rsidR="00A7528A">
          <w:rPr>
            <w:rFonts w:ascii="Times New Roman" w:eastAsia="Times New Roman" w:hAnsi="Times New Roman" w:cs="Times New Roman"/>
            <w:b/>
            <w:color w:val="000000"/>
          </w:rPr>
          <w:t>5</w:t>
        </w:r>
      </w:ins>
      <w:del w:id="834" w:author="Автор" w:date="2026-05-04T22:08:00Z">
        <w:r w:rsidDel="00A7528A">
          <w:rPr>
            <w:rFonts w:ascii="Times New Roman" w:eastAsia="Times New Roman" w:hAnsi="Times New Roman" w:cs="Times New Roman"/>
            <w:b/>
            <w:color w:val="000000"/>
          </w:rPr>
          <w:delText>7</w:delText>
        </w:r>
      </w:del>
      <w:r>
        <w:rPr>
          <w:rFonts w:ascii="Times New Roman" w:eastAsia="Times New Roman" w:hAnsi="Times New Roman" w:cs="Times New Roman"/>
          <w:b/>
          <w:color w:val="000000"/>
        </w:rPr>
        <w:t xml:space="preserve">. Epistatic interactions for SARS-CoV-2 genome predicted for Dataset </w:t>
      </w:r>
      <w:ins w:id="835" w:author="Автор" w:date="2026-05-04T22:09:00Z">
        <w:r w:rsidR="00A7528A">
          <w:rPr>
            <w:rFonts w:ascii="Times New Roman" w:eastAsia="Times New Roman" w:hAnsi="Times New Roman" w:cs="Times New Roman"/>
            <w:b/>
            <w:color w:val="000000"/>
          </w:rPr>
          <w:t>2</w:t>
        </w:r>
      </w:ins>
      <w:del w:id="836" w:author="Автор" w:date="2026-05-04T22:09:00Z">
        <w:r w:rsidDel="00A7528A">
          <w:rPr>
            <w:rFonts w:ascii="Times New Roman" w:eastAsia="Times New Roman" w:hAnsi="Times New Roman" w:cs="Times New Roman"/>
            <w:b/>
            <w:color w:val="000000"/>
          </w:rPr>
          <w:delText>3</w:delText>
        </w:r>
      </w:del>
      <w:r>
        <w:rPr>
          <w:rFonts w:ascii="Times New Roman" w:eastAsia="Times New Roman" w:hAnsi="Times New Roman" w:cs="Times New Roman"/>
          <w:b/>
          <w:color w:val="000000"/>
        </w:rPr>
        <w:t xml:space="preserve"> from UFE correlator</w:t>
      </w:r>
      <w:r>
        <w:rPr>
          <w:rFonts w:ascii="Times New Roman" w:eastAsia="Times New Roman" w:hAnsi="Times New Roman" w:cs="Times New Roman"/>
          <w:color w:val="000000"/>
        </w:rPr>
        <w:t xml:space="preserve">. Dataset </w:t>
      </w:r>
      <w:ins w:id="837" w:author="Автор" w:date="2026-05-04T22:08:00Z">
        <w:r w:rsidR="00A7528A">
          <w:rPr>
            <w:rFonts w:ascii="Times New Roman" w:eastAsia="Times New Roman" w:hAnsi="Times New Roman" w:cs="Times New Roman"/>
            <w:color w:val="000000"/>
          </w:rPr>
          <w:t>2</w:t>
        </w:r>
      </w:ins>
      <w:del w:id="838" w:author="Автор" w:date="2026-05-04T22:08:00Z">
        <w:r w:rsidDel="00A7528A">
          <w:rPr>
            <w:rFonts w:ascii="Times New Roman" w:eastAsia="Times New Roman" w:hAnsi="Times New Roman" w:cs="Times New Roman"/>
            <w:color w:val="000000"/>
          </w:rPr>
          <w:delText>3</w:delText>
        </w:r>
      </w:del>
      <w:r>
        <w:rPr>
          <w:rFonts w:ascii="Times New Roman" w:eastAsia="Times New Roman" w:hAnsi="Times New Roman" w:cs="Times New Roman"/>
          <w:color w:val="000000"/>
        </w:rPr>
        <w:t xml:space="preserve"> was constructed using 20,000 random sequences from the NCBI</w:t>
      </w:r>
      <w:ins w:id="839" w:author="Автор" w:date="2026-04-28T14:10:00Z">
        <w:r w:rsidR="00ED69F0">
          <w:rPr>
            <w:rFonts w:ascii="Times New Roman" w:eastAsia="Times New Roman" w:hAnsi="Times New Roman" w:cs="Times New Roman"/>
            <w:color w:val="000000"/>
          </w:rPr>
          <w:t xml:space="preserve"> without geographic classification</w:t>
        </w:r>
      </w:ins>
      <w:r>
        <w:rPr>
          <w:rFonts w:ascii="Times New Roman" w:eastAsia="Times New Roman" w:hAnsi="Times New Roman" w:cs="Times New Roman"/>
          <w:color w:val="000000"/>
        </w:rPr>
        <w:t xml:space="preserve">. Virus database for the period from 09/24/2020 to 09/25/2021. Calculations were based </w:t>
      </w:r>
      <w:del w:id="840" w:author="Автор" w:date="2026-04-26T23:49:00Z">
        <w:r w:rsidDel="007C2775">
          <w:rPr>
            <w:rFonts w:ascii="Times New Roman" w:eastAsia="Times New Roman" w:hAnsi="Times New Roman" w:cs="Times New Roman"/>
            <w:color w:val="000000"/>
          </w:rPr>
          <w:delText xml:space="preserve">on </w:delText>
        </w:r>
      </w:del>
      <w:ins w:id="841" w:author="Автор" w:date="2026-04-26T23:49:00Z">
        <w:r w:rsidR="007C2775">
          <w:rPr>
            <w:rFonts w:ascii="Times New Roman" w:eastAsia="Times New Roman" w:hAnsi="Times New Roman" w:cs="Times New Roman"/>
            <w:color w:val="000000"/>
          </w:rPr>
          <w:t>on equal mixture of sequences from peak I and II</w:t>
        </w:r>
      </w:ins>
      <w:del w:id="842" w:author="Автор" w:date="2026-04-26T23:49:00Z">
        <w:r w:rsidDel="007C2775">
          <w:rPr>
            <w:rFonts w:ascii="Times New Roman" w:eastAsia="Times New Roman" w:hAnsi="Times New Roman" w:cs="Times New Roman"/>
            <w:color w:val="000000"/>
          </w:rPr>
          <w:delText>a single central peak marked with the red lines</w:delText>
        </w:r>
      </w:del>
      <w:r>
        <w:rPr>
          <w:rFonts w:ascii="Times New Roman" w:eastAsia="Times New Roman" w:hAnsi="Times New Roman" w:cs="Times New Roman"/>
          <w:color w:val="000000"/>
        </w:rPr>
        <w:t>.</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B06760" w:rsidP="003A1EA6">
      <w:pPr>
        <w:pStyle w:val="EndNoteBibliography"/>
        <w:spacing w:after="0"/>
        <w:rPr>
          <w:noProof/>
        </w:rPr>
      </w:pPr>
      <w:hyperlink r:id="rId29"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30"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1"/>
      <w:footerReference w:type="default" r:id="rId32"/>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Автор" w:date="2026-03-31T14:18:00Z" w:initials="A">
    <w:p w14:paraId="5B0781A9" w14:textId="50CF9F1B" w:rsidR="00A22C54" w:rsidRDefault="00A22C54" w:rsidP="008F041B">
      <w:pPr>
        <w:pStyle w:val="af0"/>
        <w:numPr>
          <w:ilvl w:val="0"/>
          <w:numId w:val="1"/>
        </w:numPr>
      </w:pPr>
      <w:r>
        <w:rPr>
          <w:rStyle w:val="af"/>
        </w:rPr>
        <w:annotationRef/>
      </w:r>
      <w:r>
        <w:t>Add secondary alleles 2.Remove trend 3. Use terminology 4. Style of font and lines 5. Add star on panel</w:t>
      </w:r>
    </w:p>
  </w:comment>
  <w:comment w:id="10" w:author="Автор" w:date="2026-04-06T21:27:00Z" w:initials="A">
    <w:p w14:paraId="2B54E670" w14:textId="120918A7" w:rsidR="00A22C54" w:rsidRDefault="00A22C54">
      <w:pPr>
        <w:pStyle w:val="af0"/>
      </w:pPr>
      <w:r>
        <w:rPr>
          <w:rStyle w:val="af"/>
        </w:rPr>
        <w:annotationRef/>
      </w:r>
      <w:r>
        <w:t>Done (All, Deleterious, compensatory, beneficial, second word - , change line colors(regular matlab pallet), change star color(brighter), text color same as line, E= delete jusr leave number, increase font, text same as ray, about E in description, change 77 to different color, box top an right delete, change text placement, all in column except beneficial)</w:t>
      </w:r>
    </w:p>
    <w:p w14:paraId="177AD3AD" w14:textId="4A0134D7" w:rsidR="00A22C54" w:rsidRDefault="00A22C54">
      <w:pPr>
        <w:pStyle w:val="af0"/>
      </w:pPr>
    </w:p>
  </w:comment>
  <w:comment w:id="11" w:author="Автор" w:date="2026-05-04T22:23:00Z" w:initials="A">
    <w:p w14:paraId="107F10D0" w14:textId="77777777" w:rsidR="00A22C54" w:rsidRDefault="00A22C54">
      <w:pPr>
        <w:pStyle w:val="af0"/>
      </w:pPr>
      <w:r>
        <w:rPr>
          <w:rStyle w:val="af"/>
        </w:rPr>
        <w:annotationRef/>
      </w:r>
      <w:r>
        <w:t>Done</w:t>
      </w:r>
    </w:p>
    <w:p w14:paraId="37B5EDA2" w14:textId="04BE3836" w:rsidR="00A22C54" w:rsidRDefault="00A22C54">
      <w:pPr>
        <w:pStyle w:val="af0"/>
      </w:pPr>
    </w:p>
  </w:comment>
  <w:comment w:id="27" w:author="Автор" w:date="2026-03-31T14:31:00Z" w:initials="A">
    <w:p w14:paraId="6EEF99DE" w14:textId="38BB9317" w:rsidR="00A22C54" w:rsidRDefault="00A22C54">
      <w:pPr>
        <w:pStyle w:val="af0"/>
      </w:pPr>
      <w:r>
        <w:rPr>
          <w:rStyle w:val="af"/>
        </w:rPr>
        <w:annotationRef/>
      </w:r>
      <w:r>
        <w:t>Tell more about 10% and the star.</w:t>
      </w:r>
    </w:p>
  </w:comment>
  <w:comment w:id="28" w:author="Автор" w:date="2026-04-06T20:02:00Z" w:initials="A">
    <w:p w14:paraId="109BA1E0" w14:textId="5F1CCA70" w:rsidR="00A22C54" w:rsidRDefault="00A22C54">
      <w:pPr>
        <w:pStyle w:val="af0"/>
      </w:pPr>
      <w:r>
        <w:rPr>
          <w:rStyle w:val="af"/>
        </w:rPr>
        <w:annotationRef/>
      </w:r>
      <w:r>
        <w:t>Done</w:t>
      </w:r>
    </w:p>
  </w:comment>
  <w:comment w:id="80" w:author="Автор" w:date="2026-04-07T14:43:00Z" w:initials="A">
    <w:p w14:paraId="3CFBEF9B" w14:textId="3F9FE853" w:rsidR="00A22C54" w:rsidRDefault="00A22C54">
      <w:pPr>
        <w:pStyle w:val="af0"/>
      </w:pPr>
      <w:r>
        <w:rPr>
          <w:rStyle w:val="af"/>
        </w:rPr>
        <w:annotationRef/>
      </w:r>
      <w:r>
        <w:t>Delete title, delete box (top, right), X – number of alleles, full bars, increase font, roman numbers instead words peak</w:t>
      </w:r>
    </w:p>
  </w:comment>
  <w:comment w:id="81" w:author="Автор" w:date="2026-04-13T20:08:00Z" w:initials="A">
    <w:p w14:paraId="7584BEC5" w14:textId="0B7238FC" w:rsidR="00A22C54" w:rsidRDefault="00A22C54">
      <w:pPr>
        <w:pStyle w:val="af0"/>
      </w:pPr>
      <w:r>
        <w:rPr>
          <w:rStyle w:val="af"/>
        </w:rPr>
        <w:annotationRef/>
      </w:r>
      <w:r>
        <w:t>Done</w:t>
      </w:r>
    </w:p>
  </w:comment>
  <w:comment w:id="82" w:author="Автор" w:date="2026-03-24T14:11:00Z" w:initials="A">
    <w:p w14:paraId="00A0B9BD" w14:textId="284E64EB" w:rsidR="00A22C54" w:rsidRDefault="00A22C54">
      <w:pPr>
        <w:pStyle w:val="af0"/>
      </w:pPr>
      <w:r>
        <w:rPr>
          <w:rStyle w:val="af"/>
        </w:rPr>
        <w:annotationRef/>
      </w:r>
      <w:r>
        <w:t>Show  peak 1 and peak 2 on the panel</w:t>
      </w:r>
    </w:p>
  </w:comment>
  <w:comment w:id="83" w:author="Автор" w:date="2026-04-06T20:03:00Z" w:initials="A">
    <w:p w14:paraId="3A2EB2D9" w14:textId="3913CAC4" w:rsidR="00A22C54" w:rsidRDefault="00A22C54">
      <w:pPr>
        <w:pStyle w:val="af0"/>
      </w:pPr>
      <w:r>
        <w:rPr>
          <w:rStyle w:val="af"/>
        </w:rPr>
        <w:annotationRef/>
      </w:r>
      <w:r>
        <w:t>Done</w:t>
      </w:r>
    </w:p>
  </w:comment>
  <w:comment w:id="109" w:author="Автор" w:date="2026-04-07T14:45:00Z" w:initials="A">
    <w:p w14:paraId="2EAABD67" w14:textId="090159D2" w:rsidR="00A22C54" w:rsidRDefault="00A22C54">
      <w:pPr>
        <w:pStyle w:val="af0"/>
      </w:pPr>
      <w:r>
        <w:rPr>
          <w:rStyle w:val="af"/>
        </w:rPr>
        <w:annotationRef/>
      </w:r>
      <w:r>
        <w:t>Not Serif -&gt; helvetica, make font the same for everything, decreace in cells, axis -&gt; bigger, .0 delete</w:t>
      </w:r>
    </w:p>
  </w:comment>
  <w:comment w:id="110" w:author="Автор" w:date="2026-04-13T20:08:00Z" w:initials="A">
    <w:p w14:paraId="6FD9E9C0" w14:textId="124BC5BD" w:rsidR="00A22C54" w:rsidRDefault="00A22C54">
      <w:pPr>
        <w:pStyle w:val="af0"/>
      </w:pPr>
      <w:r>
        <w:rPr>
          <w:rStyle w:val="af"/>
        </w:rPr>
        <w:annotationRef/>
      </w:r>
      <w:r>
        <w:t>Done</w:t>
      </w:r>
    </w:p>
  </w:comment>
  <w:comment w:id="111" w:author="Автор" w:date="2026-03-24T14:07:00Z" w:initials="A">
    <w:p w14:paraId="1DCA5267" w14:textId="612EBD87" w:rsidR="00A22C54" w:rsidRDefault="00A22C54">
      <w:pPr>
        <w:pStyle w:val="af0"/>
      </w:pPr>
      <w:r>
        <w:rPr>
          <w:rStyle w:val="af"/>
        </w:rPr>
        <w:annotationRef/>
      </w:r>
      <w:r>
        <w:t>Relabel axes.</w:t>
      </w:r>
    </w:p>
  </w:comment>
  <w:comment w:id="112" w:author="Автор" w:date="2026-04-06T20:03:00Z" w:initials="A">
    <w:p w14:paraId="2A58D380" w14:textId="00AA37C5" w:rsidR="00A22C54" w:rsidRDefault="00A22C54">
      <w:pPr>
        <w:pStyle w:val="af0"/>
      </w:pPr>
      <w:r>
        <w:rPr>
          <w:rStyle w:val="af"/>
        </w:rPr>
        <w:annotationRef/>
      </w:r>
      <w:r>
        <w:t>Done</w:t>
      </w:r>
    </w:p>
  </w:comment>
  <w:comment w:id="207" w:author="Автор" w:date="2026-03-24T14:30:00Z" w:initials="A">
    <w:p w14:paraId="1633C528" w14:textId="7B9AC392" w:rsidR="00A22C54" w:rsidRDefault="00A22C54">
      <w:pPr>
        <w:pStyle w:val="af0"/>
      </w:pPr>
      <w:r>
        <w:rPr>
          <w:rStyle w:val="af"/>
        </w:rPr>
        <w:annotationRef/>
      </w:r>
      <w:r>
        <w:t>Leave  one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781A9" w15:done="0"/>
  <w15:commentEx w15:paraId="177AD3AD" w15:paraIdParent="5B0781A9" w15:done="0"/>
  <w15:commentEx w15:paraId="37B5EDA2" w15:paraIdParent="5B0781A9" w15:done="0"/>
  <w15:commentEx w15:paraId="6EEF99DE" w15:done="0"/>
  <w15:commentEx w15:paraId="109BA1E0" w15:paraIdParent="6EEF99DE" w15:done="0"/>
  <w15:commentEx w15:paraId="3CFBEF9B" w15:done="0"/>
  <w15:commentEx w15:paraId="7584BEC5" w15:paraIdParent="3CFBEF9B" w15:done="0"/>
  <w15:commentEx w15:paraId="00A0B9BD" w15:done="0"/>
  <w15:commentEx w15:paraId="3A2EB2D9" w15:paraIdParent="00A0B9BD" w15:done="0"/>
  <w15:commentEx w15:paraId="2EAABD67" w15:done="0"/>
  <w15:commentEx w15:paraId="6FD9E9C0" w15:paraIdParent="2EAABD67" w15:done="0"/>
  <w15:commentEx w15:paraId="1DCA5267" w15:done="0"/>
  <w15:commentEx w15:paraId="2A58D380" w15:paraIdParent="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781A9" w16cid:durableId="2D765646"/>
  <w16cid:commentId w16cid:paraId="177AD3AD" w16cid:durableId="2D7EA3B8"/>
  <w16cid:commentId w16cid:paraId="37B5EDA2" w16cid:durableId="2DA39AF8"/>
  <w16cid:commentId w16cid:paraId="6EEF99DE" w16cid:durableId="2D76593F"/>
  <w16cid:commentId w16cid:paraId="109BA1E0" w16cid:durableId="2D7E8FEE"/>
  <w16cid:commentId w16cid:paraId="3CFBEF9B" w16cid:durableId="2D7F969F"/>
  <w16cid:commentId w16cid:paraId="7584BEC5" w16cid:durableId="2D87CBA1"/>
  <w16cid:commentId w16cid:paraId="00A0B9BD" w16cid:durableId="2D6D1A02"/>
  <w16cid:commentId w16cid:paraId="3A2EB2D9" w16cid:durableId="2D7E8FF8"/>
  <w16cid:commentId w16cid:paraId="2EAABD67" w16cid:durableId="2D7F9708"/>
  <w16cid:commentId w16cid:paraId="6FD9E9C0" w16cid:durableId="2D87CBA6"/>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25A565" w14:textId="77777777" w:rsidR="001A3D3A" w:rsidRDefault="001A3D3A" w:rsidP="00403B5C">
      <w:pPr>
        <w:spacing w:after="0" w:line="240" w:lineRule="auto"/>
      </w:pPr>
      <w:r>
        <w:separator/>
      </w:r>
    </w:p>
  </w:endnote>
  <w:endnote w:type="continuationSeparator" w:id="0">
    <w:p w14:paraId="5B2408C5" w14:textId="77777777" w:rsidR="001A3D3A" w:rsidRDefault="001A3D3A"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A22C54" w:rsidRDefault="00A22C54"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A22C54" w:rsidRDefault="00A22C54"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A22C54" w:rsidRDefault="00A22C54"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A22C54" w:rsidRDefault="00A22C54"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7DE1B4" w14:textId="77777777" w:rsidR="001A3D3A" w:rsidRDefault="001A3D3A" w:rsidP="00403B5C">
      <w:pPr>
        <w:spacing w:after="0" w:line="240" w:lineRule="auto"/>
      </w:pPr>
      <w:r>
        <w:separator/>
      </w:r>
    </w:p>
  </w:footnote>
  <w:footnote w:type="continuationSeparator" w:id="0">
    <w:p w14:paraId="52E1B48A" w14:textId="77777777" w:rsidR="001A3D3A" w:rsidRDefault="001A3D3A"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C6A4D"/>
    <w:rsid w:val="001C746C"/>
    <w:rsid w:val="001D21CF"/>
    <w:rsid w:val="001D360D"/>
    <w:rsid w:val="001E5656"/>
    <w:rsid w:val="001E5EAD"/>
    <w:rsid w:val="001E7145"/>
    <w:rsid w:val="001F204E"/>
    <w:rsid w:val="001F2438"/>
    <w:rsid w:val="00203E5E"/>
    <w:rsid w:val="00221F9E"/>
    <w:rsid w:val="00231D32"/>
    <w:rsid w:val="00244C24"/>
    <w:rsid w:val="00247B71"/>
    <w:rsid w:val="002502EA"/>
    <w:rsid w:val="0026796C"/>
    <w:rsid w:val="00270598"/>
    <w:rsid w:val="00271A3E"/>
    <w:rsid w:val="0028747D"/>
    <w:rsid w:val="002A2B25"/>
    <w:rsid w:val="002A2D9A"/>
    <w:rsid w:val="002A5C35"/>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80A3A"/>
    <w:rsid w:val="00390237"/>
    <w:rsid w:val="00395CF5"/>
    <w:rsid w:val="003A1EA6"/>
    <w:rsid w:val="003A23D7"/>
    <w:rsid w:val="003A5E2B"/>
    <w:rsid w:val="003B2B34"/>
    <w:rsid w:val="003C3D3C"/>
    <w:rsid w:val="003C4E3B"/>
    <w:rsid w:val="003F2820"/>
    <w:rsid w:val="003F4C32"/>
    <w:rsid w:val="003F5305"/>
    <w:rsid w:val="00401A76"/>
    <w:rsid w:val="00403B5C"/>
    <w:rsid w:val="00404A22"/>
    <w:rsid w:val="00413FAB"/>
    <w:rsid w:val="004144AC"/>
    <w:rsid w:val="0042095A"/>
    <w:rsid w:val="0043143B"/>
    <w:rsid w:val="00435B03"/>
    <w:rsid w:val="0044739E"/>
    <w:rsid w:val="00447911"/>
    <w:rsid w:val="0045051E"/>
    <w:rsid w:val="00461CCA"/>
    <w:rsid w:val="00461F65"/>
    <w:rsid w:val="00466C3B"/>
    <w:rsid w:val="004868F0"/>
    <w:rsid w:val="00495DC9"/>
    <w:rsid w:val="00497453"/>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E3E8C"/>
    <w:rsid w:val="005F15B1"/>
    <w:rsid w:val="005F40F7"/>
    <w:rsid w:val="005F4A99"/>
    <w:rsid w:val="006019E7"/>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1951"/>
    <w:rsid w:val="00742F5B"/>
    <w:rsid w:val="00750649"/>
    <w:rsid w:val="007552B1"/>
    <w:rsid w:val="007600E9"/>
    <w:rsid w:val="0076272C"/>
    <w:rsid w:val="0078018E"/>
    <w:rsid w:val="007A71E2"/>
    <w:rsid w:val="007B3334"/>
    <w:rsid w:val="007C2775"/>
    <w:rsid w:val="007E084A"/>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F46"/>
    <w:rsid w:val="008B0104"/>
    <w:rsid w:val="008B3193"/>
    <w:rsid w:val="008B73A5"/>
    <w:rsid w:val="008D006D"/>
    <w:rsid w:val="008D1F85"/>
    <w:rsid w:val="008D4B0D"/>
    <w:rsid w:val="008E33A8"/>
    <w:rsid w:val="008E3554"/>
    <w:rsid w:val="008F041B"/>
    <w:rsid w:val="008F24A0"/>
    <w:rsid w:val="008F5971"/>
    <w:rsid w:val="008F60D5"/>
    <w:rsid w:val="008F6F21"/>
    <w:rsid w:val="00903C28"/>
    <w:rsid w:val="00905F86"/>
    <w:rsid w:val="00912F46"/>
    <w:rsid w:val="00915E75"/>
    <w:rsid w:val="00924FE5"/>
    <w:rsid w:val="00927A18"/>
    <w:rsid w:val="009307F9"/>
    <w:rsid w:val="009413C4"/>
    <w:rsid w:val="00944D89"/>
    <w:rsid w:val="00970363"/>
    <w:rsid w:val="00975958"/>
    <w:rsid w:val="009827A8"/>
    <w:rsid w:val="00982D9E"/>
    <w:rsid w:val="0099263E"/>
    <w:rsid w:val="00993F6F"/>
    <w:rsid w:val="009A1A23"/>
    <w:rsid w:val="009E0C27"/>
    <w:rsid w:val="009E1523"/>
    <w:rsid w:val="009F2839"/>
    <w:rsid w:val="009F5D33"/>
    <w:rsid w:val="009F5FD0"/>
    <w:rsid w:val="00A007CF"/>
    <w:rsid w:val="00A02D48"/>
    <w:rsid w:val="00A056E5"/>
    <w:rsid w:val="00A13279"/>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EB3"/>
    <w:rsid w:val="00A7528A"/>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50B5F"/>
    <w:rsid w:val="00B67E12"/>
    <w:rsid w:val="00B7138F"/>
    <w:rsid w:val="00B72207"/>
    <w:rsid w:val="00B833CB"/>
    <w:rsid w:val="00B863EF"/>
    <w:rsid w:val="00B872A7"/>
    <w:rsid w:val="00BA65D7"/>
    <w:rsid w:val="00BB6F54"/>
    <w:rsid w:val="00BD4AE0"/>
    <w:rsid w:val="00BE0056"/>
    <w:rsid w:val="00BE28E0"/>
    <w:rsid w:val="00BE537C"/>
    <w:rsid w:val="00BF15E8"/>
    <w:rsid w:val="00BF7633"/>
    <w:rsid w:val="00C00E06"/>
    <w:rsid w:val="00C10FC6"/>
    <w:rsid w:val="00C12928"/>
    <w:rsid w:val="00C24E90"/>
    <w:rsid w:val="00C36CDF"/>
    <w:rsid w:val="00C37312"/>
    <w:rsid w:val="00C44020"/>
    <w:rsid w:val="00C46D0B"/>
    <w:rsid w:val="00C52B27"/>
    <w:rsid w:val="00C62EDA"/>
    <w:rsid w:val="00C704E0"/>
    <w:rsid w:val="00C93F5D"/>
    <w:rsid w:val="00CA3ABF"/>
    <w:rsid w:val="00CA6AFA"/>
    <w:rsid w:val="00CB7C57"/>
    <w:rsid w:val="00CC2C32"/>
    <w:rsid w:val="00CC3464"/>
    <w:rsid w:val="00CC5EE8"/>
    <w:rsid w:val="00CC751C"/>
    <w:rsid w:val="00CD62A9"/>
    <w:rsid w:val="00CE0DB0"/>
    <w:rsid w:val="00CE1FFD"/>
    <w:rsid w:val="00CF36DD"/>
    <w:rsid w:val="00D03890"/>
    <w:rsid w:val="00D4242A"/>
    <w:rsid w:val="00D44B7B"/>
    <w:rsid w:val="00D45393"/>
    <w:rsid w:val="00D65C4C"/>
    <w:rsid w:val="00D7018D"/>
    <w:rsid w:val="00D71DAA"/>
    <w:rsid w:val="00D71EE0"/>
    <w:rsid w:val="00D72BC0"/>
    <w:rsid w:val="00D864ED"/>
    <w:rsid w:val="00D90F91"/>
    <w:rsid w:val="00D97080"/>
    <w:rsid w:val="00DC293B"/>
    <w:rsid w:val="00DD08D2"/>
    <w:rsid w:val="00DD3CC6"/>
    <w:rsid w:val="00DF6493"/>
    <w:rsid w:val="00E0129D"/>
    <w:rsid w:val="00E07455"/>
    <w:rsid w:val="00E130A8"/>
    <w:rsid w:val="00E21D7E"/>
    <w:rsid w:val="00E2390C"/>
    <w:rsid w:val="00E301A7"/>
    <w:rsid w:val="00E330A9"/>
    <w:rsid w:val="00E35B27"/>
    <w:rsid w:val="00E3739B"/>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7B51"/>
    <w:rsid w:val="00FC42D9"/>
    <w:rsid w:val="00FC430C"/>
    <w:rsid w:val="00FC442F"/>
    <w:rsid w:val="00FC4B93"/>
    <w:rsid w:val="00FD2514"/>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i.org/10.1515/9783110697384" TargetMode="Externa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hyperlink" Target="https://www.nature.com/articles/nrg3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biorxiv.org/content/10.1101/2025.11.26.690712v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18752</Words>
  <Characters>106891</Characters>
  <Application>Microsoft Office Word</Application>
  <DocSecurity>0</DocSecurity>
  <Lines>890</Lines>
  <Paragraphs>250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2026-05-04T20:32:00Z</dcterms:created>
  <dcterms:modified xsi:type="dcterms:W3CDTF">2026-05-04T20:32:00Z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