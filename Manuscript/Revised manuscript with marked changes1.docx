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60518" w14:textId="7E2EE97A" w:rsidR="0087149A" w:rsidRPr="004A20DB" w:rsidRDefault="0076272C">
      <w:pPr>
        <w:spacing w:line="360" w:lineRule="auto"/>
        <w:jc w:val="center"/>
        <w:rPr>
          <w:rFonts w:ascii="Times New Roman" w:eastAsia="Times New Roman" w:hAnsi="Times New Roman" w:cs="Times New Roman"/>
          <w:b/>
          <w:sz w:val="32"/>
          <w:szCs w:val="32"/>
        </w:rPr>
      </w:pPr>
      <w:del w:id="0" w:author="Author" w:date="2026-05-07T13:24:00Z">
        <w:r>
          <w:rPr>
            <w:rFonts w:ascii="Times New Roman" w:eastAsia="Times New Roman" w:hAnsi="Times New Roman" w:cs="Times New Roman"/>
            <w:b/>
            <w:sz w:val="32"/>
            <w:szCs w:val="32"/>
          </w:rPr>
          <w:delText>Fundamental restriction on epistasis</w:delText>
        </w:r>
      </w:del>
      <w:ins w:id="1" w:author="Author" w:date="2026-05-07T13:24:00Z">
        <w:r w:rsidR="00C14A46">
          <w:rPr>
            <w:rFonts w:ascii="Times New Roman" w:eastAsia="Times New Roman" w:hAnsi="Times New Roman" w:cs="Times New Roman"/>
            <w:b/>
            <w:sz w:val="32"/>
            <w:szCs w:val="32"/>
          </w:rPr>
          <w:t>E</w:t>
        </w:r>
        <w:r w:rsidRPr="004A20DB">
          <w:rPr>
            <w:rFonts w:ascii="Times New Roman" w:eastAsia="Times New Roman" w:hAnsi="Times New Roman" w:cs="Times New Roman"/>
            <w:b/>
            <w:sz w:val="32"/>
            <w:szCs w:val="32"/>
          </w:rPr>
          <w:t>pistasis</w:t>
        </w:r>
      </w:ins>
      <w:r w:rsidRPr="004A20DB">
        <w:rPr>
          <w:rFonts w:ascii="Times New Roman" w:eastAsia="Times New Roman" w:hAnsi="Times New Roman" w:cs="Times New Roman"/>
          <w:b/>
          <w:sz w:val="32"/>
          <w:szCs w:val="32"/>
        </w:rPr>
        <w:t xml:space="preserve"> detection</w:t>
      </w:r>
      <w:r w:rsidR="008E3312">
        <w:rPr>
          <w:rFonts w:ascii="Times New Roman" w:eastAsia="Times New Roman" w:hAnsi="Times New Roman" w:cs="Times New Roman"/>
          <w:b/>
          <w:sz w:val="32"/>
          <w:szCs w:val="32"/>
        </w:rPr>
        <w:t xml:space="preserve"> </w:t>
      </w:r>
      <w:r w:rsidRPr="004A20DB">
        <w:rPr>
          <w:rFonts w:ascii="Times New Roman" w:eastAsia="Times New Roman" w:hAnsi="Times New Roman" w:cs="Times New Roman"/>
          <w:b/>
          <w:sz w:val="32"/>
          <w:szCs w:val="32"/>
        </w:rPr>
        <w:t xml:space="preserve">and fitness valleys in </w:t>
      </w:r>
      <w:del w:id="2" w:author="Author" w:date="2026-05-07T13:24:00Z">
        <w:r>
          <w:rPr>
            <w:rFonts w:ascii="Times New Roman" w:eastAsia="Times New Roman" w:hAnsi="Times New Roman" w:cs="Times New Roman"/>
            <w:b/>
            <w:sz w:val="32"/>
            <w:szCs w:val="32"/>
          </w:rPr>
          <w:delText>virus</w:delText>
        </w:r>
      </w:del>
      <w:ins w:id="3" w:author="Author" w:date="2026-05-07T13:24:00Z">
        <w:r w:rsidR="008E3312">
          <w:rPr>
            <w:rFonts w:ascii="Times New Roman" w:eastAsia="Times New Roman" w:hAnsi="Times New Roman" w:cs="Times New Roman"/>
            <w:b/>
            <w:sz w:val="32"/>
            <w:szCs w:val="32"/>
          </w:rPr>
          <w:t>viral</w:t>
        </w:r>
      </w:ins>
      <w:r w:rsidR="008E3312">
        <w:rPr>
          <w:rFonts w:ascii="Times New Roman" w:eastAsia="Times New Roman" w:hAnsi="Times New Roman" w:cs="Times New Roman"/>
          <w:b/>
          <w:sz w:val="32"/>
          <w:szCs w:val="32"/>
        </w:rPr>
        <w:t xml:space="preserve"> </w:t>
      </w:r>
      <w:r w:rsidRPr="004A20DB">
        <w:rPr>
          <w:rFonts w:ascii="Times New Roman" w:eastAsia="Times New Roman" w:hAnsi="Times New Roman" w:cs="Times New Roman"/>
          <w:b/>
          <w:sz w:val="32"/>
          <w:szCs w:val="32"/>
        </w:rPr>
        <w:t>evolution</w:t>
      </w:r>
    </w:p>
    <w:p w14:paraId="024E4B94"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Likhachev I.V. &amp; </w:t>
      </w:r>
      <w:proofErr w:type="spellStart"/>
      <w:r w:rsidRPr="004A20DB">
        <w:rPr>
          <w:rFonts w:ascii="Times New Roman" w:eastAsia="Times New Roman" w:hAnsi="Times New Roman" w:cs="Times New Roman"/>
          <w:sz w:val="24"/>
          <w:szCs w:val="24"/>
        </w:rPr>
        <w:t>Rouzine</w:t>
      </w:r>
      <w:proofErr w:type="spellEnd"/>
      <w:r w:rsidRPr="004A20DB">
        <w:rPr>
          <w:rFonts w:ascii="Times New Roman" w:eastAsia="Times New Roman" w:hAnsi="Times New Roman" w:cs="Times New Roman"/>
          <w:sz w:val="24"/>
          <w:szCs w:val="24"/>
        </w:rPr>
        <w:t xml:space="preserve"> I.M.*</w:t>
      </w:r>
    </w:p>
    <w:p w14:paraId="10B628C9"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37476D75"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4A3EE218" w14:textId="77777777" w:rsidR="0087149A" w:rsidRPr="004A20DB" w:rsidRDefault="0087149A">
      <w:pPr>
        <w:spacing w:line="360" w:lineRule="auto"/>
        <w:jc w:val="center"/>
        <w:rPr>
          <w:rFonts w:ascii="Times New Roman" w:eastAsia="Times New Roman" w:hAnsi="Times New Roman" w:cs="Times New Roman"/>
          <w:sz w:val="24"/>
          <w:szCs w:val="24"/>
        </w:rPr>
      </w:pPr>
    </w:p>
    <w:p w14:paraId="69747C39"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ABSTRACT</w:t>
      </w:r>
    </w:p>
    <w:p w14:paraId="34CE77D1" w14:textId="2E94F636" w:rsidR="0087149A" w:rsidRPr="004A20DB" w:rsidRDefault="0076272C">
      <w:pPr>
        <w:spacing w:line="360" w:lineRule="auto"/>
        <w:jc w:val="both"/>
        <w:rPr>
          <w:rFonts w:ascii="Times New Roman" w:eastAsia="Times New Roman" w:hAnsi="Times New Roman" w:cs="Times New Roman"/>
          <w:sz w:val="24"/>
          <w:szCs w:val="24"/>
        </w:rPr>
      </w:pPr>
      <w:bookmarkStart w:id="4" w:name="lnsckkfvqiem" w:colFirst="0" w:colLast="0"/>
      <w:bookmarkStart w:id="5" w:name="o1rntmh8698a" w:colFirst="0" w:colLast="0"/>
      <w:bookmarkStart w:id="6" w:name="via2le7xob24" w:colFirst="0" w:colLast="0"/>
      <w:bookmarkStart w:id="7" w:name="wcdjqore1275" w:colFirst="0" w:colLast="0"/>
      <w:bookmarkEnd w:id="4"/>
      <w:bookmarkEnd w:id="5"/>
      <w:bookmarkEnd w:id="6"/>
      <w:bookmarkEnd w:id="7"/>
      <w:r w:rsidRPr="004A20DB">
        <w:rPr>
          <w:rFonts w:ascii="Times New Roman" w:eastAsia="Times New Roman" w:hAnsi="Times New Roman" w:cs="Times New Roman"/>
          <w:sz w:val="24"/>
          <w:szCs w:val="24"/>
        </w:rPr>
        <w:t>Probabilistic prognosis of virus evolution, vital for the design of effective vaccines and antiviral drugs, requires the knowledge of adaptive landscape including epistatic interactions. Although epistatic interactions can, in principle, be inferred from abundant sequencing data</w:t>
      </w:r>
      <w:del w:id="8" w:author="Author" w:date="2026-05-07T13:24:00Z">
        <w:r w:rsidRPr="0076272C">
          <w:rPr>
            <w:rFonts w:ascii="Times New Roman" w:eastAsia="Times New Roman" w:hAnsi="Times New Roman" w:cs="Times New Roman"/>
            <w:sz w:val="24"/>
            <w:szCs w:val="24"/>
          </w:rPr>
          <w:delText>, fundamental limitations on their detection imposed</w:delText>
        </w:r>
      </w:del>
      <w:r w:rsidR="008E3312">
        <w:rPr>
          <w:rFonts w:ascii="Times New Roman" w:eastAsia="Times New Roman" w:hAnsi="Times New Roman" w:cs="Times New Roman"/>
          <w:sz w:val="24"/>
          <w:szCs w:val="24"/>
        </w:rPr>
        <w:t xml:space="preserve"> by </w:t>
      </w:r>
      <w:ins w:id="9" w:author="Author" w:date="2026-05-07T13:24:00Z">
        <w:r w:rsidR="008E3312">
          <w:rPr>
            <w:rFonts w:ascii="Times New Roman" w:eastAsia="Times New Roman" w:hAnsi="Times New Roman" w:cs="Times New Roman"/>
            <w:sz w:val="24"/>
            <w:szCs w:val="24"/>
          </w:rPr>
          <w:t>various methods</w:t>
        </w:r>
        <w:r w:rsidRPr="004A20DB">
          <w:rPr>
            <w:rFonts w:ascii="Times New Roman" w:eastAsia="Times New Roman" w:hAnsi="Times New Roman" w:cs="Times New Roman"/>
            <w:sz w:val="24"/>
            <w:szCs w:val="24"/>
          </w:rPr>
          <w:t xml:space="preserve">, </w:t>
        </w:r>
        <w:r w:rsidR="00A14C80">
          <w:rPr>
            <w:rFonts w:ascii="Times New Roman" w:eastAsia="Times New Roman" w:hAnsi="Times New Roman" w:cs="Times New Roman"/>
            <w:sz w:val="24"/>
            <w:szCs w:val="24"/>
          </w:rPr>
          <w:t xml:space="preserve">it has been shown previously that </w:t>
        </w:r>
      </w:ins>
      <w:r w:rsidRPr="004A20DB">
        <w:rPr>
          <w:rFonts w:ascii="Times New Roman" w:eastAsia="Times New Roman" w:hAnsi="Times New Roman" w:cs="Times New Roman"/>
          <w:sz w:val="24"/>
          <w:szCs w:val="24"/>
        </w:rPr>
        <w:t xml:space="preserve">genetic linkage between evolving sites </w:t>
      </w:r>
      <w:del w:id="10" w:author="Author" w:date="2026-05-07T13:24:00Z">
        <w:r w:rsidRPr="0076272C">
          <w:rPr>
            <w:rFonts w:ascii="Times New Roman" w:eastAsia="Times New Roman" w:hAnsi="Times New Roman" w:cs="Times New Roman"/>
            <w:sz w:val="24"/>
            <w:szCs w:val="24"/>
          </w:rPr>
          <w:delText>obscure</w:delText>
        </w:r>
      </w:del>
      <w:ins w:id="11" w:author="Author" w:date="2026-05-07T13:24:00Z">
        <w:r w:rsidRPr="004A20DB">
          <w:rPr>
            <w:rFonts w:ascii="Times New Roman" w:eastAsia="Times New Roman" w:hAnsi="Times New Roman" w:cs="Times New Roman"/>
            <w:sz w:val="24"/>
            <w:szCs w:val="24"/>
          </w:rPr>
          <w:t>obscure</w:t>
        </w:r>
        <w:r w:rsidR="00A14C80">
          <w:rPr>
            <w:rFonts w:ascii="Times New Roman" w:eastAsia="Times New Roman" w:hAnsi="Times New Roman" w:cs="Times New Roman"/>
            <w:sz w:val="24"/>
            <w:szCs w:val="24"/>
          </w:rPr>
          <w:t>s</w:t>
        </w:r>
      </w:ins>
      <w:r w:rsidRPr="004A20DB">
        <w:rPr>
          <w:rFonts w:ascii="Times New Roman" w:eastAsia="Times New Roman" w:hAnsi="Times New Roman" w:cs="Times New Roman"/>
          <w:sz w:val="24"/>
          <w:szCs w:val="24"/>
        </w:rPr>
        <w:t xml:space="preserve"> their signature</w:t>
      </w:r>
      <w:r w:rsidR="008E3312">
        <w:rPr>
          <w:rFonts w:ascii="Times New Roman" w:eastAsia="Times New Roman" w:hAnsi="Times New Roman" w:cs="Times New Roman"/>
          <w:sz w:val="24"/>
          <w:szCs w:val="24"/>
        </w:rPr>
        <w:t xml:space="preserve"> and </w:t>
      </w:r>
      <w:del w:id="12" w:author="Author" w:date="2026-05-07T13:24:00Z">
        <w:r w:rsidRPr="0076272C">
          <w:rPr>
            <w:rFonts w:ascii="Times New Roman" w:eastAsia="Times New Roman" w:hAnsi="Times New Roman" w:cs="Times New Roman"/>
            <w:sz w:val="24"/>
            <w:szCs w:val="24"/>
          </w:rPr>
          <w:delText>require</w:delText>
        </w:r>
      </w:del>
      <w:ins w:id="13" w:author="Author" w:date="2026-05-07T13:24:00Z">
        <w:r w:rsidR="008E3312">
          <w:rPr>
            <w:rFonts w:ascii="Times New Roman" w:eastAsia="Times New Roman" w:hAnsi="Times New Roman" w:cs="Times New Roman"/>
            <w:sz w:val="24"/>
            <w:szCs w:val="24"/>
          </w:rPr>
          <w:t>requires</w:t>
        </w:r>
      </w:ins>
      <w:r w:rsidR="008E3312">
        <w:rPr>
          <w:rFonts w:ascii="Times New Roman" w:eastAsia="Times New Roman" w:hAnsi="Times New Roman" w:cs="Times New Roman"/>
          <w:sz w:val="24"/>
          <w:szCs w:val="24"/>
        </w:rPr>
        <w:t xml:space="preserve"> averaging over </w:t>
      </w:r>
      <w:del w:id="14" w:author="Author" w:date="2026-05-07T13:24:00Z">
        <w:r w:rsidRPr="0076272C">
          <w:rPr>
            <w:rFonts w:ascii="Times New Roman" w:eastAsia="Times New Roman" w:hAnsi="Times New Roman" w:cs="Times New Roman"/>
            <w:sz w:val="24"/>
            <w:szCs w:val="24"/>
          </w:rPr>
          <w:delText>many</w:delText>
        </w:r>
      </w:del>
      <w:ins w:id="15" w:author="Author" w:date="2026-05-07T13:24:00Z">
        <w:r w:rsidR="008E3312">
          <w:rPr>
            <w:rFonts w:ascii="Times New Roman" w:eastAsia="Times New Roman" w:hAnsi="Times New Roman" w:cs="Times New Roman"/>
            <w:sz w:val="24"/>
            <w:szCs w:val="24"/>
          </w:rPr>
          <w:t>several</w:t>
        </w:r>
      </w:ins>
      <w:r w:rsidR="008E3312">
        <w:rPr>
          <w:rFonts w:ascii="Times New Roman" w:eastAsia="Times New Roman" w:hAnsi="Times New Roman" w:cs="Times New Roman"/>
          <w:sz w:val="24"/>
          <w:szCs w:val="24"/>
        </w:rPr>
        <w:t xml:space="preserve"> independent populations</w:t>
      </w:r>
      <w:r w:rsidRPr="004A20DB">
        <w:rPr>
          <w:rFonts w:ascii="Times New Roman" w:eastAsia="Times New Roman" w:hAnsi="Times New Roman" w:cs="Times New Roman"/>
          <w:sz w:val="24"/>
          <w:szCs w:val="24"/>
        </w:rPr>
        <w:t xml:space="preserve">. </w:t>
      </w:r>
      <w:del w:id="16" w:author="Author" w:date="2026-05-07T13:24:00Z">
        <w:r>
          <w:rPr>
            <w:rFonts w:ascii="Times New Roman" w:eastAsia="Times New Roman" w:hAnsi="Times New Roman" w:cs="Times New Roman"/>
            <w:sz w:val="24"/>
            <w:szCs w:val="24"/>
          </w:rPr>
          <w:delText>We</w:delText>
        </w:r>
      </w:del>
      <w:ins w:id="17" w:author="Author" w:date="2026-05-07T13:24:00Z">
        <w:r w:rsidR="008E3312">
          <w:rPr>
            <w:rFonts w:ascii="Times New Roman" w:eastAsia="Times New Roman" w:hAnsi="Times New Roman" w:cs="Times New Roman"/>
            <w:sz w:val="24"/>
            <w:szCs w:val="24"/>
          </w:rPr>
          <w:t>Here we</w:t>
        </w:r>
      </w:ins>
      <w:r w:rsidRPr="004A20DB">
        <w:rPr>
          <w:rFonts w:ascii="Times New Roman" w:eastAsia="Times New Roman" w:hAnsi="Times New Roman" w:cs="Times New Roman"/>
          <w:sz w:val="24"/>
          <w:szCs w:val="24"/>
        </w:rPr>
        <w:t xml:space="preserve"> probe the limits of</w:t>
      </w:r>
      <w:ins w:id="18" w:author="Author" w:date="2026-05-07T13:24:00Z">
        <w:r w:rsidRPr="004A20DB">
          <w:rPr>
            <w:rFonts w:ascii="Times New Roman" w:eastAsia="Times New Roman" w:hAnsi="Times New Roman" w:cs="Times New Roman"/>
            <w:sz w:val="24"/>
            <w:szCs w:val="24"/>
          </w:rPr>
          <w:t xml:space="preserve"> </w:t>
        </w:r>
        <w:r w:rsidR="008E3312">
          <w:rPr>
            <w:rFonts w:ascii="Times New Roman" w:eastAsia="Times New Roman" w:hAnsi="Times New Roman" w:cs="Times New Roman"/>
            <w:sz w:val="24"/>
            <w:szCs w:val="24"/>
          </w:rPr>
          <w:t>epistasis</w:t>
        </w:r>
      </w:ins>
      <w:r w:rsidR="008E3312">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detection based on </w:t>
      </w:r>
      <w:r w:rsidR="00680B1F" w:rsidRPr="004A20DB">
        <w:rPr>
          <w:rFonts w:ascii="Times New Roman" w:eastAsia="Times New Roman" w:hAnsi="Times New Roman" w:cs="Times New Roman"/>
          <w:sz w:val="24"/>
          <w:szCs w:val="24"/>
        </w:rPr>
        <w:t xml:space="preserve">pairwise correlations conditioned on the state of a third site </w:t>
      </w:r>
      <w:r w:rsidRPr="004A20DB">
        <w:rPr>
          <w:rFonts w:ascii="Times New Roman" w:eastAsia="Times New Roman" w:hAnsi="Times New Roman" w:cs="Times New Roman"/>
          <w:sz w:val="24"/>
          <w:szCs w:val="24"/>
        </w:rPr>
        <w:t xml:space="preserve">on synthetic sequences </w:t>
      </w:r>
      <w:r w:rsidR="000E77EB" w:rsidRPr="004A20DB">
        <w:rPr>
          <w:rFonts w:ascii="Times New Roman" w:eastAsia="Times New Roman" w:hAnsi="Times New Roman" w:cs="Times New Roman"/>
          <w:sz w:val="24"/>
          <w:szCs w:val="24"/>
        </w:rPr>
        <w:t>e</w:t>
      </w:r>
      <w:r w:rsidRPr="004A20DB">
        <w:rPr>
          <w:rFonts w:ascii="Times New Roman" w:eastAsia="Times New Roman" w:hAnsi="Times New Roman" w:cs="Times New Roman"/>
          <w:sz w:val="24"/>
          <w:szCs w:val="24"/>
        </w:rPr>
        <w:t xml:space="preserve">volved </w:t>
      </w:r>
      <w:r w:rsidR="00495DC9" w:rsidRPr="004A20DB">
        <w:rPr>
          <w:rFonts w:ascii="Times New Roman" w:eastAsia="Times New Roman" w:hAnsi="Times New Roman" w:cs="Times New Roman"/>
          <w:sz w:val="24"/>
          <w:szCs w:val="24"/>
        </w:rPr>
        <w:t xml:space="preserve">in </w:t>
      </w:r>
      <w:r w:rsidRPr="004A20DB">
        <w:rPr>
          <w:rFonts w:ascii="Times New Roman" w:eastAsia="Times New Roman" w:hAnsi="Times New Roman" w:cs="Times New Roman"/>
          <w:sz w:val="24"/>
          <w:szCs w:val="24"/>
        </w:rPr>
        <w:t>a Monte Carlo algorithm with known epistatic pairs</w:t>
      </w:r>
      <w:del w:id="19" w:author="Author" w:date="2026-05-07T13:24:00Z">
        <w:r>
          <w:rPr>
            <w:rFonts w:ascii="Times New Roman" w:eastAsia="Times New Roman" w:hAnsi="Times New Roman" w:cs="Times New Roman"/>
            <w:sz w:val="24"/>
            <w:szCs w:val="24"/>
          </w:rPr>
          <w:delText>. Results demonstrate that</w:delText>
        </w:r>
      </w:del>
      <w:ins w:id="20" w:author="Author" w:date="2026-05-07T13:24:00Z">
        <w:r w:rsidR="00A14C80" w:rsidRPr="00A14C80">
          <w:rPr>
            <w:rFonts w:ascii="Times New Roman" w:eastAsia="Times New Roman" w:hAnsi="Times New Roman" w:cs="Times New Roman"/>
            <w:sz w:val="24"/>
            <w:szCs w:val="24"/>
            <w:lang w:val="en-US"/>
          </w:rPr>
          <w:t xml:space="preserve"> </w:t>
        </w:r>
        <w:r w:rsidR="00A14C80">
          <w:rPr>
            <w:rFonts w:ascii="Times New Roman" w:eastAsia="Times New Roman" w:hAnsi="Times New Roman" w:cs="Times New Roman"/>
            <w:sz w:val="24"/>
            <w:szCs w:val="24"/>
            <w:lang w:val="en-US"/>
          </w:rPr>
          <w:t>in two scenarios: an initially diverse population in the presence of recombination and mutation</w:t>
        </w:r>
        <w:r w:rsidR="008E3312">
          <w:rPr>
            <w:rFonts w:ascii="Times New Roman" w:eastAsia="Times New Roman" w:hAnsi="Times New Roman" w:cs="Times New Roman"/>
            <w:sz w:val="24"/>
            <w:szCs w:val="24"/>
            <w:lang w:val="en-US"/>
          </w:rPr>
          <w:t>, with a uniform epistatic network,</w:t>
        </w:r>
        <w:r w:rsidR="00A14C80">
          <w:rPr>
            <w:rFonts w:ascii="Times New Roman" w:eastAsia="Times New Roman" w:hAnsi="Times New Roman" w:cs="Times New Roman"/>
            <w:sz w:val="24"/>
            <w:szCs w:val="24"/>
            <w:lang w:val="en-US"/>
          </w:rPr>
          <w:t xml:space="preserve"> and an initially–uniform population in the presence of mutation </w:t>
        </w:r>
        <w:r w:rsidR="008E3312">
          <w:rPr>
            <w:rFonts w:ascii="Times New Roman" w:eastAsia="Times New Roman" w:hAnsi="Times New Roman" w:cs="Times New Roman"/>
            <w:sz w:val="24"/>
            <w:szCs w:val="24"/>
            <w:lang w:val="en-US"/>
          </w:rPr>
          <w:t xml:space="preserve">and a </w:t>
        </w:r>
        <w:r w:rsidR="008E3312">
          <w:rPr>
            <w:rFonts w:ascii="Times New Roman" w:eastAsia="Times New Roman" w:hAnsi="Times New Roman" w:cs="Times New Roman"/>
            <w:sz w:val="24"/>
            <w:szCs w:val="24"/>
          </w:rPr>
          <w:t>fitness valley</w:t>
        </w:r>
        <w:r w:rsidRPr="004A20DB">
          <w:rPr>
            <w:rFonts w:ascii="Times New Roman" w:eastAsia="Times New Roman" w:hAnsi="Times New Roman" w:cs="Times New Roman"/>
            <w:sz w:val="24"/>
            <w:szCs w:val="24"/>
          </w:rPr>
          <w:t xml:space="preserve">. </w:t>
        </w:r>
        <w:r w:rsidR="00A14C80">
          <w:rPr>
            <w:rFonts w:ascii="Times New Roman" w:eastAsia="Times New Roman" w:hAnsi="Times New Roman" w:cs="Times New Roman"/>
            <w:sz w:val="24"/>
            <w:szCs w:val="24"/>
          </w:rPr>
          <w:t xml:space="preserve">In </w:t>
        </w:r>
        <w:r w:rsidR="008E3312">
          <w:rPr>
            <w:rFonts w:ascii="Times New Roman" w:eastAsia="Times New Roman" w:hAnsi="Times New Roman" w:cs="Times New Roman"/>
            <w:sz w:val="24"/>
            <w:szCs w:val="24"/>
          </w:rPr>
          <w:t>either</w:t>
        </w:r>
        <w:r w:rsidR="00A14C80">
          <w:rPr>
            <w:rFonts w:ascii="Times New Roman" w:eastAsia="Times New Roman" w:hAnsi="Times New Roman" w:cs="Times New Roman"/>
            <w:sz w:val="24"/>
            <w:szCs w:val="24"/>
          </w:rPr>
          <w:t xml:space="preserve"> scenario,</w:t>
        </w:r>
      </w:ins>
      <w:r w:rsidR="00A14C80">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the detection error decreases with the number of independent populations and increases with the sequence length. </w:t>
      </w:r>
      <w:del w:id="21" w:author="Author" w:date="2026-05-07T13:24:00Z">
        <w:r>
          <w:rPr>
            <w:rFonts w:ascii="Times New Roman" w:eastAsia="Times New Roman" w:hAnsi="Times New Roman" w:cs="Times New Roman"/>
            <w:sz w:val="24"/>
            <w:szCs w:val="24"/>
          </w:rPr>
          <w:delText>The</w:delText>
        </w:r>
      </w:del>
      <w:ins w:id="22" w:author="Author" w:date="2026-05-07T13:24:00Z">
        <w:r w:rsidR="008E3312">
          <w:rPr>
            <w:rFonts w:ascii="Times New Roman" w:eastAsia="Times New Roman" w:hAnsi="Times New Roman" w:cs="Times New Roman"/>
            <w:sz w:val="24"/>
            <w:szCs w:val="24"/>
          </w:rPr>
          <w:t>In the first scenario, the</w:t>
        </w:r>
      </w:ins>
      <w:r w:rsidRPr="004A20DB">
        <w:rPr>
          <w:rFonts w:ascii="Times New Roman" w:eastAsia="Times New Roman" w:hAnsi="Times New Roman" w:cs="Times New Roman"/>
          <w:sz w:val="24"/>
          <w:szCs w:val="24"/>
        </w:rPr>
        <w:t xml:space="preserve"> accuracy is enhanced by moderate recombination and is maximal, when epistasis magnitude approaches the point of full compensation. </w:t>
      </w:r>
      <w:ins w:id="23" w:author="Author" w:date="2026-05-07T13:24:00Z">
        <w:r w:rsidR="00A14C80">
          <w:rPr>
            <w:rFonts w:ascii="Times New Roman" w:eastAsia="Times New Roman" w:hAnsi="Times New Roman" w:cs="Times New Roman"/>
            <w:sz w:val="24"/>
            <w:szCs w:val="24"/>
          </w:rPr>
          <w:t xml:space="preserve">In the second scenario, </w:t>
        </w:r>
        <w:r w:rsidR="008E3312">
          <w:rPr>
            <w:rFonts w:ascii="Times New Roman" w:eastAsia="Times New Roman" w:hAnsi="Times New Roman" w:cs="Times New Roman"/>
            <w:sz w:val="24"/>
            <w:szCs w:val="24"/>
          </w:rPr>
          <w:t xml:space="preserve">simulation predicts the </w:t>
        </w:r>
        <w:r w:rsidR="00A14C80">
          <w:rPr>
            <w:rFonts w:ascii="Times New Roman" w:eastAsia="Times New Roman" w:hAnsi="Times New Roman" w:cs="Times New Roman"/>
            <w:sz w:val="24"/>
            <w:szCs w:val="24"/>
          </w:rPr>
          <w:t>spontaneous crossing</w:t>
        </w:r>
        <w:r w:rsidR="008E3312">
          <w:rPr>
            <w:rFonts w:ascii="Times New Roman" w:eastAsia="Times New Roman" w:hAnsi="Times New Roman" w:cs="Times New Roman"/>
            <w:sz w:val="24"/>
            <w:szCs w:val="24"/>
          </w:rPr>
          <w:t xml:space="preserve"> of a fitness valley and forming a new large strain. </w:t>
        </w:r>
      </w:ins>
      <w:r w:rsidRPr="004A20DB">
        <w:rPr>
          <w:rFonts w:ascii="Times New Roman" w:eastAsia="Times New Roman" w:hAnsi="Times New Roman" w:cs="Times New Roman"/>
          <w:sz w:val="24"/>
          <w:szCs w:val="24"/>
        </w:rPr>
        <w:t xml:space="preserve">The method is </w:t>
      </w:r>
      <w:ins w:id="24" w:author="Author" w:date="2026-05-07T13:24:00Z">
        <w:r w:rsidR="008E3312">
          <w:rPr>
            <w:rFonts w:ascii="Times New Roman" w:eastAsia="Times New Roman" w:hAnsi="Times New Roman" w:cs="Times New Roman"/>
            <w:sz w:val="24"/>
            <w:szCs w:val="24"/>
          </w:rPr>
          <w:t xml:space="preserve">then </w:t>
        </w:r>
      </w:ins>
      <w:r w:rsidRPr="004A20DB">
        <w:rPr>
          <w:rFonts w:ascii="Times New Roman" w:eastAsia="Times New Roman" w:hAnsi="Times New Roman" w:cs="Times New Roman"/>
          <w:sz w:val="24"/>
          <w:szCs w:val="24"/>
        </w:rPr>
        <w:t>applied to several thousands of sequences of SARS-CoV-2</w:t>
      </w:r>
      <w:del w:id="25" w:author="Author" w:date="2026-05-07T13:24:00Z">
        <w:r>
          <w:rPr>
            <w:rFonts w:ascii="Times New Roman" w:eastAsia="Times New Roman" w:hAnsi="Times New Roman" w:cs="Times New Roman"/>
            <w:sz w:val="24"/>
            <w:szCs w:val="24"/>
          </w:rPr>
          <w:delText xml:space="preserve"> sampled in three different ways.</w:delText>
        </w:r>
      </w:del>
      <w:ins w:id="26" w:author="Author" w:date="2026-05-07T13:24:00Z">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Results obtained under equal sampling from world regions </w:t>
      </w:r>
      <w:del w:id="27" w:author="Author" w:date="2026-05-07T13:24:00Z">
        <w:r>
          <w:rPr>
            <w:rFonts w:ascii="Times New Roman" w:eastAsia="Times New Roman" w:hAnsi="Times New Roman" w:cs="Times New Roman"/>
            <w:sz w:val="24"/>
            <w:szCs w:val="24"/>
          </w:rPr>
          <w:delText>imply</w:delText>
        </w:r>
      </w:del>
      <w:ins w:id="28" w:author="Author" w:date="2026-05-07T13:24:00Z">
        <w:r w:rsidR="008E3312">
          <w:rPr>
            <w:rFonts w:ascii="Times New Roman" w:eastAsia="Times New Roman" w:hAnsi="Times New Roman" w:cs="Times New Roman"/>
            <w:sz w:val="24"/>
            <w:szCs w:val="24"/>
          </w:rPr>
          <w:t>are consistent with</w:t>
        </w:r>
      </w:ins>
      <w:r w:rsidRPr="004A20DB">
        <w:rPr>
          <w:rFonts w:ascii="Times New Roman" w:eastAsia="Times New Roman" w:hAnsi="Times New Roman" w:cs="Times New Roman"/>
          <w:sz w:val="24"/>
          <w:szCs w:val="24"/>
        </w:rPr>
        <w:t xml:space="preserve"> the existence of fitness valleys connecting groups of viral variants.</w:t>
      </w:r>
    </w:p>
    <w:p w14:paraId="6FD74FFC" w14:textId="77777777" w:rsidR="0087149A" w:rsidRPr="004A20DB" w:rsidRDefault="0087149A">
      <w:pPr>
        <w:spacing w:line="360" w:lineRule="auto"/>
        <w:rPr>
          <w:rFonts w:ascii="Times New Roman" w:eastAsia="Times New Roman" w:hAnsi="Times New Roman" w:cs="Times New Roman"/>
          <w:b/>
          <w:sz w:val="24"/>
          <w:szCs w:val="24"/>
        </w:rPr>
      </w:pPr>
    </w:p>
    <w:p w14:paraId="32246631"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Keywords: </w:t>
      </w:r>
      <w:r w:rsidRPr="004A20DB">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Pr="004A20DB" w:rsidRDefault="0087149A">
      <w:pPr>
        <w:spacing w:line="360" w:lineRule="auto"/>
        <w:rPr>
          <w:rFonts w:ascii="Times New Roman" w:eastAsia="Times New Roman" w:hAnsi="Times New Roman" w:cs="Times New Roman"/>
          <w:sz w:val="24"/>
          <w:szCs w:val="24"/>
        </w:rPr>
      </w:pPr>
    </w:p>
    <w:p w14:paraId="469DDF87"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Correspondence should be addressed to: igor.rouzine@iephb.ru</w:t>
      </w:r>
    </w:p>
    <w:p w14:paraId="31952452" w14:textId="77777777" w:rsidR="0087149A" w:rsidRPr="004A20DB" w:rsidRDefault="0076272C">
      <w:pPr>
        <w:rPr>
          <w:rFonts w:ascii="Times New Roman" w:eastAsia="Times New Roman" w:hAnsi="Times New Roman" w:cs="Times New Roman"/>
          <w:sz w:val="24"/>
          <w:szCs w:val="24"/>
        </w:rPr>
      </w:pPr>
      <w:r w:rsidRPr="004A20DB">
        <w:br w:type="page"/>
      </w:r>
    </w:p>
    <w:p w14:paraId="419F354E"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SIGNIFICANCE </w:t>
      </w:r>
    </w:p>
    <w:p w14:paraId="13CCD12C" w14:textId="47D63C2F" w:rsidR="0087149A" w:rsidRPr="004A20DB" w:rsidRDefault="0076272C">
      <w:pPr>
        <w:spacing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w:t>
      </w:r>
      <w:del w:id="29" w:author="Author" w:date="2026-05-07T13:24:00Z">
        <w:r>
          <w:rPr>
            <w:rFonts w:ascii="Times New Roman" w:eastAsia="Times New Roman" w:hAnsi="Times New Roman" w:cs="Times New Roman"/>
            <w:sz w:val="24"/>
            <w:szCs w:val="24"/>
          </w:rPr>
          <w:delText>three</w:delText>
        </w:r>
      </w:del>
      <w:ins w:id="30" w:author="Author" w:date="2026-05-07T13:24:00Z">
        <w:r w:rsidR="00B06760" w:rsidRPr="004A20DB">
          <w:rPr>
            <w:rFonts w:ascii="Times New Roman" w:eastAsia="Times New Roman" w:hAnsi="Times New Roman" w:cs="Times New Roman"/>
            <w:sz w:val="24"/>
            <w:szCs w:val="24"/>
          </w:rPr>
          <w:t>two</w:t>
        </w:r>
      </w:ins>
      <w:r w:rsidRPr="004A20DB">
        <w:rPr>
          <w:rFonts w:ascii="Times New Roman" w:eastAsia="Times New Roman" w:hAnsi="Times New Roman" w:cs="Times New Roman"/>
          <w:sz w:val="24"/>
          <w:szCs w:val="24"/>
        </w:rPr>
        <w:t xml:space="preserve"> different ways. Results obtained under equal sampling from world regions imply the existence of fitness valleys connecting groups of viral variants.</w:t>
      </w:r>
    </w:p>
    <w:p w14:paraId="338144AD" w14:textId="77777777" w:rsidR="0087149A" w:rsidRPr="004A20DB" w:rsidRDefault="0087149A">
      <w:pPr>
        <w:spacing w:line="360" w:lineRule="auto"/>
        <w:rPr>
          <w:rFonts w:ascii="Times New Roman" w:eastAsia="Times New Roman" w:hAnsi="Times New Roman" w:cs="Times New Roman"/>
          <w:sz w:val="24"/>
          <w:szCs w:val="24"/>
        </w:rPr>
      </w:pPr>
    </w:p>
    <w:p w14:paraId="01346377" w14:textId="77777777" w:rsidR="0087149A" w:rsidRPr="004A20DB" w:rsidRDefault="0087149A">
      <w:pPr>
        <w:spacing w:line="360" w:lineRule="auto"/>
        <w:rPr>
          <w:rFonts w:ascii="Times New Roman" w:eastAsia="Times New Roman" w:hAnsi="Times New Roman" w:cs="Times New Roman"/>
          <w:sz w:val="24"/>
          <w:szCs w:val="24"/>
        </w:rPr>
      </w:pPr>
    </w:p>
    <w:p w14:paraId="51D86BB3" w14:textId="77777777" w:rsidR="0087149A" w:rsidRPr="004A20DB" w:rsidRDefault="0076272C">
      <w:pPr>
        <w:rPr>
          <w:rFonts w:ascii="Times New Roman" w:eastAsia="Times New Roman" w:hAnsi="Times New Roman" w:cs="Times New Roman"/>
          <w:sz w:val="24"/>
          <w:szCs w:val="24"/>
        </w:rPr>
      </w:pPr>
      <w:r w:rsidRPr="004A20DB">
        <w:br w:type="page"/>
      </w:r>
    </w:p>
    <w:p w14:paraId="76A896F4" w14:textId="77777777" w:rsidR="0087149A" w:rsidRPr="004A20DB" w:rsidRDefault="0087149A">
      <w:pPr>
        <w:spacing w:line="360" w:lineRule="auto"/>
        <w:rPr>
          <w:rFonts w:ascii="Times New Roman" w:eastAsia="Times New Roman" w:hAnsi="Times New Roman" w:cs="Times New Roman"/>
          <w:sz w:val="24"/>
          <w:szCs w:val="24"/>
        </w:rPr>
      </w:pPr>
    </w:p>
    <w:p w14:paraId="3CB40DA5"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INTRODUCTION</w:t>
      </w:r>
    </w:p>
    <w:p w14:paraId="627C4848" w14:textId="7C72637B" w:rsidR="0087149A" w:rsidRPr="004A20DB" w:rsidRDefault="0076272C">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Elucidating the connection between genotype and phenotype </w:t>
      </w:r>
      <w:del w:id="31" w:author="Author" w:date="2026-05-07T13:24:00Z">
        <w:r>
          <w:rPr>
            <w:rFonts w:ascii="Times New Roman" w:eastAsia="Times New Roman" w:hAnsi="Times New Roman" w:cs="Times New Roman"/>
            <w:sz w:val="24"/>
            <w:szCs w:val="24"/>
          </w:rPr>
          <w:delText xml:space="preserve">(“adaptive landscape”) </w:delText>
        </w:r>
      </w:del>
      <w:r w:rsidRPr="004A20DB">
        <w:rPr>
          <w:rFonts w:ascii="Times New Roman" w:eastAsia="Times New Roman" w:hAnsi="Times New Roman" w:cs="Times New Roman"/>
          <w:sz w:val="24"/>
          <w:szCs w:val="24"/>
        </w:rPr>
        <w:t xml:space="preserve">remains a challenging problem. Most traits in organisms are coded by several genomic sites, whose combined effect on the phenotype is not a sum of their effects, but also includes site-site interaction termed “epistasis”. Epistasis  is responsible for a significant fraction of genetic </w:t>
      </w:r>
      <w:r w:rsidR="002B2E45" w:rsidRPr="004A20DB">
        <w:rPr>
          <w:rFonts w:ascii="Times New Roman" w:eastAsia="Times New Roman" w:hAnsi="Times New Roman" w:cs="Times New Roman"/>
          <w:sz w:val="24"/>
          <w:szCs w:val="24"/>
        </w:rPr>
        <w:t xml:space="preserve">inheritance </w:t>
      </w:r>
      <w:del w:id="32" w:author="Author" w:date="2026-05-07T13:24:00Z">
        <w:r>
          <w:rPr>
            <w:rFonts w:ascii="Times New Roman" w:eastAsia="Times New Roman" w:hAnsi="Times New Roman" w:cs="Times New Roman"/>
            <w:sz w:val="24"/>
            <w:szCs w:val="24"/>
          </w:rPr>
          <w:delText>(1, 2). Epistatic bonds create fitness valleys in the evolutionary path of a population, when an initial decrease of fitness due to mutation is followed by an increase due to compensatory mutations  (3).</w:delText>
        </w:r>
      </w:del>
      <w:ins w:id="33" w:author="Author" w:date="2026-05-07T13:24:00Z">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[1, 2]</w:t>
        </w:r>
        <w:r w:rsidR="00CD5292">
          <w:rPr>
            <w:rFonts w:ascii="Times New Roman" w:eastAsia="Times New Roman" w:hAnsi="Times New Roman" w:cs="Times New Roman"/>
            <w:sz w:val="24"/>
            <w:szCs w:val="24"/>
          </w:rPr>
          <w:fldChar w:fldCharType="end"/>
        </w:r>
        <w:r w:rsidR="002B2E45" w:rsidRPr="004A20DB">
          <w:rPr>
            <w:rFonts w:ascii="Times New Roman" w:eastAsia="Times New Roman" w:hAnsi="Times New Roman" w:cs="Times New Roman"/>
            <w:sz w:val="24"/>
            <w:szCs w:val="24"/>
          </w:rPr>
          <w:t xml:space="preserve">. </w:t>
        </w:r>
      </w:ins>
      <w:r w:rsidRPr="004A20DB">
        <w:rPr>
          <w:rFonts w:ascii="Times New Roman" w:eastAsia="Times New Roman" w:hAnsi="Times New Roman" w:cs="Times New Roman"/>
          <w:sz w:val="24"/>
          <w:szCs w:val="24"/>
        </w:rPr>
        <w:t xml:space="preserve"> In pathogens, epistasis facilitates the development of drug resistance and immune escape and impedes reversion of drug-resistant mutations </w:t>
      </w:r>
      <w:ins w:id="34" w:author="Author" w:date="2026-05-07T13:24:00Z">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w:t>
        </w:r>
      </w:ins>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ins w:id="35" w:author="Author" w:date="2026-05-07T13:24:00Z">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[8-11]</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w:t>
        </w:r>
      </w:ins>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ins w:id="36" w:author="Author" w:date="2026-05-07T13:24:00Z">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[12]</w:t>
        </w:r>
        <w:r w:rsidR="00CD5292">
          <w:rPr>
            <w:rFonts w:ascii="Times New Roman" w:hAnsi="Times New Roman" w:cs="Times New Roman"/>
            <w:bCs/>
            <w:sz w:val="24"/>
            <w:szCs w:val="24"/>
            <w:lang w:val="en-US"/>
          </w:rPr>
          <w:fldChar w:fldCharType="end"/>
        </w:r>
        <w:r w:rsidR="001D21CF" w:rsidRPr="004A20DB">
          <w:rPr>
            <w:rFonts w:ascii="Times New Roman" w:hAnsi="Times New Roman" w:cs="Times New Roman"/>
            <w:bCs/>
            <w:sz w:val="24"/>
            <w:szCs w:val="24"/>
            <w:lang w:val="en-US"/>
          </w:rPr>
          <w:t>.</w:t>
        </w:r>
        <w:r w:rsidR="008D1F85" w:rsidRPr="004A20DB">
          <w:rPr>
            <w:rFonts w:ascii="Times New Roman" w:hAnsi="Times New Roman" w:cs="Times New Roman"/>
            <w:bCs/>
            <w:sz w:val="24"/>
            <w:szCs w:val="24"/>
            <w:lang w:val="en-US"/>
          </w:rPr>
          <w:t xml:space="preserve"> </w:t>
        </w:r>
      </w:ins>
    </w:p>
    <w:p w14:paraId="050B1F31" w14:textId="23E2B104" w:rsidR="00191392" w:rsidRPr="004A20DB" w:rsidRDefault="0076272C" w:rsidP="006B3D86">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Epistasis is also implicated in the evolution of variants of SARS-CoV-2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[13]</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[14-18]</w:t>
      </w:r>
      <w:r w:rsidR="00CD5292">
        <w:rPr>
          <w:rFonts w:ascii="Times New Roman" w:hAnsi="Times New Roman" w:cs="Times New Roman"/>
          <w:bCs/>
          <w:sz w:val="24"/>
          <w:szCs w:val="24"/>
          <w:lang w:val="en-US" w:bidi="en-US"/>
        </w:rPr>
        <w:fldChar w:fldCharType="end"/>
      </w:r>
      <w:r w:rsidR="009F5D33" w:rsidRPr="000534BE">
        <w:rPr>
          <w:rFonts w:ascii="Times New Roman" w:hAnsi="Times New Roman"/>
          <w:sz w:val="24"/>
          <w:lang w:val="en-US"/>
        </w:rPr>
        <w:t xml:space="preserve"> </w:t>
      </w:r>
      <w:r w:rsidRPr="004A20DB">
        <w:rPr>
          <w:rFonts w:ascii="Times New Roman" w:eastAsia="Times New Roman" w:hAnsi="Times New Roman" w:cs="Times New Roman"/>
          <w:sz w:val="24"/>
          <w:szCs w:val="24"/>
        </w:rPr>
        <w:t xml:space="preserve">negatively affect the function of receptor binding, and have to be compensated elsewhere </w: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[19]</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tradeoff between antibody escape and transmissibility has been inferred in immunocompromised patients </w: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[20]</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same is likely true for mutations conferring escape from innate responses to SARS-CoV-2 </w: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[21, 22]</w:t>
      </w:r>
      <w:r w:rsidR="00CD5292">
        <w:rPr>
          <w:rFonts w:ascii="Times New Roman" w:hAnsi="Times New Roman" w:cs="Times New Roman"/>
          <w:bCs/>
          <w:sz w:val="24"/>
          <w:szCs w:val="24"/>
          <w:lang w:val="en-US" w:bidi="en-US"/>
        </w:rPr>
        <w:fldChar w:fldCharType="end"/>
      </w:r>
      <w:r w:rsidR="00191392" w:rsidRPr="004A20DB">
        <w:rPr>
          <w:rFonts w:ascii="Times New Roman" w:eastAsia="Times New Roman" w:hAnsi="Times New Roman" w:cs="Times New Roman"/>
          <w:sz w:val="24"/>
          <w:szCs w:val="24"/>
        </w:rPr>
        <w:tab/>
      </w:r>
    </w:p>
    <w:p w14:paraId="4CC0ED62" w14:textId="4098C0DE" w:rsidR="006B3D86" w:rsidRPr="00774CDC" w:rsidRDefault="00435B03" w:rsidP="00435B03">
      <w:pPr>
        <w:spacing w:after="0" w:line="360" w:lineRule="auto"/>
        <w:jc w:val="both"/>
        <w:rPr>
          <w:rStyle w:val="apple-converted-space"/>
          <w:rFonts w:ascii="Times New Roman" w:hAnsi="Times New Roman" w:cs="Times New Roman"/>
          <w:color w:val="000000"/>
          <w:sz w:val="24"/>
          <w:szCs w:val="24"/>
          <w:shd w:val="clear" w:color="auto" w:fill="FFFFFF"/>
          <w:lang w:val="en-US"/>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While pairwise epistasis can be measured from the free energy of binding </w: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[23]</w:t>
      </w:r>
      <w:r w:rsidR="00CD5292">
        <w:rPr>
          <w:rFonts w:ascii="Times New Roman" w:hAnsi="Times New Roman" w:cs="Times New Roman"/>
          <w:bCs/>
          <w:sz w:val="24"/>
          <w:szCs w:val="24"/>
          <w:lang w:val="en-US"/>
        </w:rPr>
        <w:fldChar w:fldCharType="end"/>
      </w:r>
      <w:r w:rsidR="006510AC" w:rsidRPr="004A20DB">
        <w:rPr>
          <w:rFonts w:ascii="Times New Roman" w:hAnsi="Times New Roman" w:cs="Times New Roman"/>
          <w:bCs/>
          <w:sz w:val="24"/>
          <w:szCs w:val="24"/>
          <w:lang w:val="en-US"/>
        </w:rPr>
        <w:t xml:space="preserve"> </w:t>
      </w:r>
      <w:r w:rsidR="002E47E3" w:rsidRPr="004A20DB">
        <w:rPr>
          <w:rFonts w:ascii="Times New Roman" w:hAnsi="Times New Roman" w:cs="Times New Roman"/>
          <w:bCs/>
          <w:sz w:val="24"/>
          <w:szCs w:val="24"/>
          <w:lang w:val="en-US"/>
        </w:rPr>
        <w:t xml:space="preserve">and </w:t>
      </w:r>
      <w:r w:rsidR="0076272C" w:rsidRPr="004A20DB">
        <w:rPr>
          <w:rFonts w:ascii="Times New Roman" w:eastAsia="Times New Roman" w:hAnsi="Times New Roman" w:cs="Times New Roman"/>
          <w:sz w:val="24"/>
          <w:szCs w:val="24"/>
        </w:rPr>
        <w:t xml:space="preserve">in culture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[24]</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these results cannot be transferred directly to the biological levels of an organism or population</w:t>
      </w:r>
      <w:r w:rsidR="00903C28" w:rsidRPr="004A20DB">
        <w:rPr>
          <w:rFonts w:ascii="Times New Roman" w:eastAsia="Times New Roman" w:hAnsi="Times New Roman" w:cs="Times New Roman"/>
          <w:sz w:val="24"/>
          <w:szCs w:val="24"/>
          <w:lang w:val="en-US"/>
        </w:rPr>
        <w:t xml:space="preserve">, where </w:t>
      </w:r>
      <w:r w:rsidR="00903C28" w:rsidRPr="004A20DB">
        <w:rPr>
          <w:rFonts w:ascii="Times New Roman" w:eastAsia="Times New Roman" w:hAnsi="Times New Roman" w:cs="Times New Roman"/>
          <w:sz w:val="24"/>
          <w:szCs w:val="24"/>
        </w:rPr>
        <w:t>epistasis is defined with respect to fitness, i.e. the reproduction number at the within-host or between</w:t>
      </w:r>
      <w:r w:rsidR="008525E7"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rPr>
        <w:t>host level</w:t>
      </w:r>
      <w:r w:rsidR="008525E7" w:rsidRPr="004A20DB">
        <w:rPr>
          <w:rFonts w:ascii="Times New Roman" w:eastAsia="Times New Roman" w:hAnsi="Times New Roman" w:cs="Times New Roman"/>
          <w:sz w:val="24"/>
          <w:szCs w:val="24"/>
        </w:rPr>
        <w:t>s</w:t>
      </w:r>
      <w:r w:rsidR="00903C28"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lang w:val="en-US"/>
        </w:rPr>
        <w:t xml:space="preserve"> </w:t>
      </w:r>
      <w:r w:rsidR="0076272C" w:rsidRPr="004A20DB">
        <w:rPr>
          <w:rFonts w:ascii="Times New Roman" w:eastAsia="Times New Roman" w:hAnsi="Times New Roman" w:cs="Times New Roman"/>
          <w:sz w:val="24"/>
          <w:szCs w:val="24"/>
        </w:rPr>
        <w:t xml:space="preserve"> Therefore, a large number of approaches has been proposed to measure epistasis directly from genomic data </w: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[25-27]</w:t>
      </w:r>
      <w:r w:rsidR="00CD5292">
        <w:rPr>
          <w:rFonts w:ascii="Times New Roman" w:hAnsi="Times New Roman" w:cs="Times New Roman"/>
          <w:bCs/>
          <w:sz w:val="24"/>
          <w:szCs w:val="24"/>
          <w:lang w:val="en-US"/>
        </w:rPr>
        <w:fldChar w:fldCharType="end"/>
      </w:r>
      <w:r w:rsidR="006510AC" w:rsidRPr="004A20DB">
        <w:rPr>
          <w:rFonts w:ascii="Times New Roman" w:eastAsia="Times New Roman" w:hAnsi="Times New Roman" w:cs="Times New Roman"/>
          <w:sz w:val="24"/>
          <w:szCs w:val="24"/>
        </w:rPr>
        <w:t>.</w:t>
      </w:r>
      <w:r w:rsidR="006B3D8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 popular method of </w:t>
      </w:r>
      <w:r w:rsidRPr="004A20DB">
        <w:rPr>
          <w:rStyle w:val="apple-converted-space"/>
          <w:rFonts w:ascii="Times New Roman" w:hAnsi="Times New Roman" w:cs="Times New Roman"/>
          <w:color w:val="000000"/>
          <w:sz w:val="24"/>
          <w:szCs w:val="24"/>
          <w:shd w:val="clear" w:color="auto" w:fill="FFFFFF"/>
          <w:lang w:val="en-US"/>
        </w:rPr>
        <w:t>“quasi-linkage equilibrium</w:t>
      </w:r>
      <w:r w:rsidR="00093E61" w:rsidRPr="004A20DB">
        <w:rPr>
          <w:rStyle w:val="apple-converted-space"/>
          <w:rFonts w:ascii="Times New Roman" w:hAnsi="Times New Roman" w:cs="Times New Roman"/>
          <w:color w:val="000000"/>
          <w:sz w:val="24"/>
          <w:szCs w:val="24"/>
          <w:shd w:val="clear" w:color="auto" w:fill="FFFFFF"/>
          <w:lang w:val="en-US"/>
        </w:rPr>
        <w:t>"</w:t>
      </w:r>
      <w:r w:rsidRPr="004A20DB">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[28-31]</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However, none of these methods enable </w:t>
      </w:r>
      <w:r w:rsidR="0076272C" w:rsidRPr="00774CDC">
        <w:rPr>
          <w:rStyle w:val="apple-converted-space"/>
          <w:color w:val="000000"/>
          <w:shd w:val="clear" w:color="auto" w:fill="FFFFFF"/>
          <w:lang w:val="en-US"/>
        </w:rPr>
        <w:t xml:space="preserve">reliable </w:t>
      </w:r>
      <w:r w:rsidR="0076272C" w:rsidRPr="00774CDC">
        <w:rPr>
          <w:rStyle w:val="apple-converted-space"/>
          <w:rFonts w:ascii="Times New Roman" w:hAnsi="Times New Roman" w:cs="Times New Roman"/>
          <w:color w:val="000000"/>
          <w:sz w:val="24"/>
          <w:szCs w:val="24"/>
          <w:shd w:val="clear" w:color="auto" w:fill="FFFFFF"/>
          <w:lang w:val="en-US"/>
        </w:rPr>
        <w:t>measurement of epistasis in asexual populations or in sexual populations at close loci</w:t>
      </w:r>
      <w:r w:rsidR="006B3D86" w:rsidRPr="00774CDC">
        <w:rPr>
          <w:rStyle w:val="apple-converted-space"/>
          <w:rFonts w:ascii="Times New Roman" w:hAnsi="Times New Roman" w:cs="Times New Roman"/>
          <w:color w:val="000000"/>
          <w:sz w:val="24"/>
          <w:szCs w:val="24"/>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[32]</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6B3D86" w:rsidRPr="00774CDC">
        <w:rPr>
          <w:rStyle w:val="apple-converted-space"/>
          <w:rFonts w:ascii="Times New Roman" w:hAnsi="Times New Roman" w:cs="Times New Roman"/>
          <w:color w:val="000000"/>
          <w:sz w:val="24"/>
          <w:szCs w:val="24"/>
          <w:shd w:val="clear" w:color="auto" w:fill="FFFFFF"/>
          <w:lang w:val="en-US"/>
        </w:rPr>
        <w:t>.</w:t>
      </w:r>
    </w:p>
    <w:p w14:paraId="07B9E5B3" w14:textId="72BE8A0D" w:rsidR="00774CDC" w:rsidRPr="00774CDC" w:rsidRDefault="006B3D86" w:rsidP="00774CDC">
      <w:pPr>
        <w:spacing w:after="0" w:line="360" w:lineRule="auto"/>
        <w:jc w:val="both"/>
        <w:rPr>
          <w:rStyle w:val="apple-converted-space"/>
          <w:rFonts w:ascii="Times New Roman" w:hAnsi="Times New Roman" w:cs="Times New Roman"/>
          <w:color w:val="000000"/>
          <w:sz w:val="24"/>
          <w:szCs w:val="24"/>
          <w:shd w:val="clear" w:color="auto" w:fill="FFFFFF"/>
          <w:lang w:val="en-US"/>
        </w:rPr>
      </w:pPr>
      <w:r w:rsidRPr="00774CDC">
        <w:rPr>
          <w:rStyle w:val="apple-converted-space"/>
          <w:rFonts w:ascii="Times New Roman" w:hAnsi="Times New Roman" w:cs="Times New Roman"/>
          <w:color w:val="000000"/>
          <w:sz w:val="24"/>
          <w:szCs w:val="24"/>
          <w:shd w:val="clear" w:color="auto" w:fill="FFFFFF"/>
          <w:lang w:val="en-US"/>
        </w:rPr>
        <w:tab/>
      </w:r>
      <w:r w:rsidR="0076272C" w:rsidRPr="000534BE">
        <w:rPr>
          <w:rFonts w:ascii="Times New Roman" w:eastAsia="Times New Roman" w:hAnsi="Times New Roman" w:cs="Times New Roman"/>
          <w:sz w:val="24"/>
          <w:szCs w:val="24"/>
        </w:rPr>
        <w:t>About a century ago, it was realized that the evolution of a population is strongly affected by the fact that the fates of alleles at different loci are linked unless separated by recombination</w:t>
      </w:r>
      <w:r w:rsidR="00395CF5" w:rsidRPr="000534BE">
        <w:rPr>
          <w:rStyle w:val="apple-converted-space"/>
          <w:color w:val="000000"/>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[33]</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76272C" w:rsidRPr="00774CDC">
        <w:rPr>
          <w:rStyle w:val="apple-converted-space"/>
          <w:rFonts w:ascii="Times New Roman" w:hAnsi="Times New Roman" w:cs="Times New Roman"/>
          <w:color w:val="000000"/>
          <w:sz w:val="24"/>
          <w:szCs w:val="24"/>
          <w:shd w:val="clear" w:color="auto" w:fill="FFFFFF"/>
          <w:lang w:val="en-US"/>
        </w:rPr>
        <w:t>.</w:t>
      </w:r>
      <w:r w:rsidR="00B863EF" w:rsidRPr="00774CDC">
        <w:rPr>
          <w:rStyle w:val="apple-converted-space"/>
          <w:rFonts w:ascii="Times New Roman" w:hAnsi="Times New Roman" w:cs="Times New Roman"/>
          <w:color w:val="000000"/>
          <w:sz w:val="24"/>
          <w:szCs w:val="24"/>
          <w:shd w:val="clear" w:color="auto" w:fill="FFFFFF"/>
          <w:lang w:val="en-US"/>
        </w:rPr>
        <w:t xml:space="preserve"> Empirically, the effect of strong linkage between genomic sites has been discovered by Thomas Hunt Morgan who used the inter-dependent segregation of alleles in fruit flies to understand the role of chromosomes and sex</w:t>
      </w:r>
      <w:r w:rsidR="00C704E0" w:rsidRPr="00774CDC">
        <w:rPr>
          <w:rStyle w:val="apple-converted-space"/>
          <w:rFonts w:ascii="Times New Roman" w:hAnsi="Times New Roman" w:cs="Times New Roman"/>
          <w:color w:val="000000"/>
          <w:sz w:val="24"/>
          <w:szCs w:val="24"/>
          <w:shd w:val="clear" w:color="auto" w:fill="FFFFFF"/>
          <w:lang w:val="en-US"/>
        </w:rPr>
        <w:t xml:space="preserve"> in inheritance</w:t>
      </w:r>
      <w:r w:rsidR="00B863EF" w:rsidRPr="00774CDC">
        <w:rPr>
          <w:rStyle w:val="apple-converted-space"/>
          <w:rFonts w:ascii="Times New Roman" w:hAnsi="Times New Roman" w:cs="Times New Roman"/>
          <w:color w:val="000000"/>
          <w:sz w:val="24"/>
          <w:szCs w:val="24"/>
          <w:shd w:val="clear" w:color="auto" w:fill="FFFFFF"/>
          <w:lang w:val="en-US"/>
        </w:rPr>
        <w:t xml:space="preserve">. </w:t>
      </w:r>
      <w:r w:rsidR="00774CDC" w:rsidRPr="00774CDC">
        <w:rPr>
          <w:rStyle w:val="apple-converted-space"/>
          <w:rFonts w:ascii="Times New Roman" w:hAnsi="Times New Roman" w:cs="Times New Roman"/>
          <w:color w:val="000000"/>
          <w:sz w:val="24"/>
          <w:szCs w:val="24"/>
          <w:shd w:val="clear" w:color="auto" w:fill="FFFFFF"/>
          <w:lang w:val="en-US"/>
        </w:rPr>
        <w:t xml:space="preserve">He showed that some pairs of traits of fruit flies segregate in a correlated fashion, and some in independent fashion. He postulated that the first are close on the same chain of genes, so that recombination cannot split them. Later, the nature of this chain was shown to be DNA in chromosomes. </w:t>
      </w:r>
    </w:p>
    <w:p w14:paraId="0B0E1689" w14:textId="01ADAAEB" w:rsidR="00B863EF" w:rsidRPr="004A20DB" w:rsidRDefault="00B863EF" w:rsidP="00FC4B93">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lang w:val="en-US"/>
        </w:rPr>
        <w:lastRenderedPageBreak/>
        <w:t xml:space="preserve">Since then, a large body of experiment and modeling demonstrated that linkage changes evolutionary properties drastically. In the absence of recombination, common phylogeny makes all sequences very similar to their MRCA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Moreover, even very frequent recombination does not break up linkage effects in a sufficiently long genome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[35]</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p>
    <w:p w14:paraId="418C2F57" w14:textId="0E7D5CD2" w:rsidR="0087149A" w:rsidRPr="004A20DB" w:rsidRDefault="00AD43F8" w:rsidP="00B7138F">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007A71E2" w:rsidRPr="004A20DB">
        <w:rPr>
          <w:rFonts w:ascii="Times New Roman" w:eastAsia="Times New Roman" w:hAnsi="Times New Roman" w:cs="Times New Roman"/>
          <w:sz w:val="24"/>
          <w:szCs w:val="24"/>
          <w:lang w:val="en-US"/>
        </w:rPr>
        <w:t>.</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As a result, any measure of co-variance</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produces strong noise of random sign. </w:t>
      </w:r>
      <w:r w:rsidR="006B3D86" w:rsidRPr="004A20DB">
        <w:rPr>
          <w:rFonts w:ascii="Times New Roman" w:eastAsia="Times New Roman" w:hAnsi="Times New Roman" w:cs="Times New Roman"/>
          <w:sz w:val="24"/>
          <w:szCs w:val="24"/>
        </w:rPr>
        <w:t xml:space="preserve">An attempt </w:t>
      </w:r>
      <w:r w:rsidR="00DD3CC6" w:rsidRPr="004A20DB">
        <w:rPr>
          <w:rFonts w:ascii="Times New Roman" w:eastAsia="Times New Roman" w:hAnsi="Times New Roman" w:cs="Times New Roman"/>
          <w:sz w:val="24"/>
          <w:szCs w:val="24"/>
        </w:rPr>
        <w:t>at</w:t>
      </w:r>
      <w:r w:rsidR="006B3D86" w:rsidRPr="004A20DB">
        <w:rPr>
          <w:rFonts w:ascii="Times New Roman" w:eastAsia="Times New Roman" w:hAnsi="Times New Roman" w:cs="Times New Roman"/>
          <w:sz w:val="24"/>
          <w:szCs w:val="24"/>
        </w:rPr>
        <w:t xml:space="preserve"> detect</w:t>
      </w:r>
      <w:r w:rsidR="00DD3CC6" w:rsidRPr="004A20DB">
        <w:rPr>
          <w:rFonts w:ascii="Times New Roman" w:eastAsia="Times New Roman" w:hAnsi="Times New Roman" w:cs="Times New Roman"/>
          <w:sz w:val="24"/>
          <w:szCs w:val="24"/>
        </w:rPr>
        <w:t>ing</w:t>
      </w:r>
      <w:r w:rsidR="006B3D86" w:rsidRPr="004A20DB">
        <w:rPr>
          <w:rFonts w:ascii="Times New Roman" w:eastAsia="Times New Roman" w:hAnsi="Times New Roman" w:cs="Times New Roman"/>
          <w:sz w:val="24"/>
          <w:szCs w:val="24"/>
        </w:rPr>
        <w:t xml:space="preserve"> epistasis, whether by using covariance measures, such as Pearson coefficient, mutual entropy, universal footprint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or </w:t>
      </w:r>
      <w:r w:rsidR="00DD3CC6" w:rsidRPr="004A20DB">
        <w:rPr>
          <w:rFonts w:ascii="Times New Roman" w:eastAsia="Times New Roman" w:hAnsi="Times New Roman" w:cs="Times New Roman"/>
          <w:sz w:val="24"/>
          <w:szCs w:val="24"/>
        </w:rPr>
        <w:t xml:space="preserve">by </w:t>
      </w:r>
      <w:r w:rsidR="006B3D86" w:rsidRPr="004A20DB">
        <w:rPr>
          <w:rFonts w:ascii="Times New Roman" w:eastAsia="Times New Roman" w:hAnsi="Times New Roman" w:cs="Times New Roman"/>
          <w:sz w:val="24"/>
          <w:szCs w:val="24"/>
        </w:rPr>
        <w:t xml:space="preserve">tree-based methods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faces the same problem, the overwhelming genetic linkage effects. </w:t>
      </w:r>
      <w:r w:rsidR="0076272C" w:rsidRPr="004A20DB">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r w:rsidR="007E68FB" w:rsidRPr="004A20DB">
        <w:rPr>
          <w:rFonts w:ascii="Times New Roman" w:eastAsia="Times New Roman" w:hAnsi="Times New Roman" w:cs="Times New Roman"/>
          <w:sz w:val="24"/>
          <w:szCs w:val="24"/>
        </w:rPr>
        <w:t xml:space="preserve">it was proposed to use </w:t>
      </w:r>
      <w:r w:rsidR="0076272C" w:rsidRPr="004A20DB">
        <w:rPr>
          <w:rFonts w:ascii="Times New Roman" w:eastAsia="Times New Roman" w:hAnsi="Times New Roman" w:cs="Times New Roman"/>
          <w:sz w:val="24"/>
          <w:szCs w:val="24"/>
        </w:rPr>
        <w:t xml:space="preserve">only sequences with a majority allele at a neighbor site of </w:t>
      </w:r>
      <w:r w:rsidR="007E68FB" w:rsidRPr="004A20DB">
        <w:rPr>
          <w:rFonts w:ascii="Times New Roman" w:eastAsia="Times New Roman" w:hAnsi="Times New Roman" w:cs="Times New Roman"/>
          <w:sz w:val="24"/>
          <w:szCs w:val="24"/>
        </w:rPr>
        <w:t xml:space="preserve">the </w:t>
      </w:r>
      <w:r w:rsidR="0076272C" w:rsidRPr="004A20DB">
        <w:rPr>
          <w:rFonts w:ascii="Times New Roman" w:eastAsia="Times New Roman" w:hAnsi="Times New Roman" w:cs="Times New Roman"/>
          <w:sz w:val="24"/>
          <w:szCs w:val="24"/>
        </w:rPr>
        <w:t xml:space="preserve">measured </w:t>
      </w:r>
      <w:r w:rsidR="007E68FB" w:rsidRPr="004A20DB">
        <w:rPr>
          <w:rFonts w:ascii="Times New Roman" w:eastAsia="Times New Roman" w:hAnsi="Times New Roman" w:cs="Times New Roman"/>
          <w:sz w:val="24"/>
          <w:szCs w:val="24"/>
        </w:rPr>
        <w:t xml:space="preserve">site </w:t>
      </w:r>
      <w:r w:rsidR="0076272C" w:rsidRPr="004A20DB">
        <w:rPr>
          <w:rFonts w:ascii="Times New Roman" w:eastAsia="Times New Roman" w:hAnsi="Times New Roman" w:cs="Times New Roman"/>
          <w:sz w:val="24"/>
          <w:szCs w:val="24"/>
        </w:rPr>
        <w:t>pair</w:t>
      </w:r>
      <w:r w:rsidR="007E68FB" w:rsidRPr="004A20DB">
        <w:rPr>
          <w:rFonts w:ascii="Times New Roman" w:eastAsia="Times New Roman" w:hAnsi="Times New Roman" w:cs="Times New Roman"/>
          <w:sz w:val="24"/>
          <w:szCs w:val="24"/>
        </w:rPr>
        <w:t xml:space="preserve"> to </w:t>
      </w:r>
      <w:r w:rsidR="0076272C" w:rsidRPr="004A20DB">
        <w:rPr>
          <w:rFonts w:ascii="Times New Roman" w:eastAsia="Times New Roman" w:hAnsi="Times New Roman" w:cs="Times New Roman"/>
          <w:sz w:val="24"/>
          <w:szCs w:val="24"/>
        </w:rPr>
        <w:t xml:space="preserve">interrupt a path </w:t>
      </w:r>
      <w:r w:rsidR="00DD3CC6" w:rsidRPr="004A20DB">
        <w:rPr>
          <w:rFonts w:ascii="Times New Roman" w:eastAsia="Times New Roman" w:hAnsi="Times New Roman" w:cs="Times New Roman"/>
          <w:sz w:val="24"/>
          <w:szCs w:val="24"/>
        </w:rPr>
        <w:t xml:space="preserve">along sites </w:t>
      </w:r>
      <w:r w:rsidR="0076272C" w:rsidRPr="004A20DB">
        <w:rPr>
          <w:rFonts w:ascii="Times New Roman" w:eastAsia="Times New Roman" w:hAnsi="Times New Roman" w:cs="Times New Roman"/>
          <w:sz w:val="24"/>
          <w:szCs w:val="24"/>
        </w:rPr>
        <w:t xml:space="preserve">that creates a false-positive interaction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xml:space="preserve">. </w:t>
      </w:r>
    </w:p>
    <w:p w14:paraId="45874FB1" w14:textId="41B53C04" w:rsidR="001A35A3" w:rsidRPr="000534BE" w:rsidRDefault="0076272C" w:rsidP="002C66A8">
      <w:pPr>
        <w:spacing w:after="0" w:line="360" w:lineRule="auto"/>
        <w:jc w:val="both"/>
        <w:rPr>
          <w:rFonts w:ascii="Times New Roman" w:hAnsi="Times New Roman"/>
          <w:sz w:val="24"/>
          <w:lang w:val="en-US"/>
        </w:rPr>
      </w:pPr>
      <w:r w:rsidRPr="004A20DB">
        <w:rPr>
          <w:rFonts w:ascii="Times New Roman" w:eastAsia="Times New Roman" w:hAnsi="Times New Roman" w:cs="Times New Roman"/>
          <w:sz w:val="24"/>
          <w:szCs w:val="24"/>
        </w:rPr>
        <w:tab/>
        <w:t xml:space="preserve">In the present work, we test </w:t>
      </w:r>
      <w:r w:rsidR="00447911" w:rsidRPr="004A20DB">
        <w:rPr>
          <w:rFonts w:ascii="Times New Roman" w:eastAsia="Times New Roman" w:hAnsi="Times New Roman" w:cs="Times New Roman"/>
          <w:sz w:val="24"/>
          <w:szCs w:val="24"/>
        </w:rPr>
        <w:t xml:space="preserve">the </w:t>
      </w:r>
      <w:r w:rsidRPr="004A20DB">
        <w:rPr>
          <w:rFonts w:ascii="Times New Roman" w:eastAsia="Times New Roman" w:hAnsi="Times New Roman" w:cs="Times New Roman"/>
          <w:sz w:val="24"/>
          <w:szCs w:val="24"/>
        </w:rPr>
        <w:t xml:space="preserve">fidelity of this detection technique using Monte-Carlo simulation in a broad range of parameters.  Then, we apply the method to real virus sequences from the adapting world population of SARS–CoV-2 sampled in </w:t>
      </w:r>
      <w:ins w:id="37" w:author="Author" w:date="2026-05-07T13:24:00Z">
        <w:r w:rsidRPr="004A20DB">
          <w:rPr>
            <w:rFonts w:ascii="Times New Roman" w:eastAsia="Times New Roman" w:hAnsi="Times New Roman" w:cs="Times New Roman"/>
            <w:sz w:val="24"/>
            <w:szCs w:val="24"/>
          </w:rPr>
          <w:t>t</w:t>
        </w:r>
        <w:r w:rsidR="00413FAB"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ways to predict the strongest epistatic links. </w:t>
        </w:r>
        <w:r w:rsidR="002C66A8" w:rsidRPr="004A20DB">
          <w:rPr>
            <w:rFonts w:ascii="Times New Roman" w:eastAsia="Times New Roman" w:hAnsi="Times New Roman" w:cs="Times New Roman"/>
            <w:sz w:val="24"/>
            <w:szCs w:val="24"/>
          </w:rPr>
          <w:t>This</w:t>
        </w:r>
        <w:r w:rsidR="00101F13" w:rsidRPr="004A20DB">
          <w:rPr>
            <w:rFonts w:ascii="Times New Roman" w:eastAsia="Times New Roman" w:hAnsi="Times New Roman" w:cs="Times New Roman"/>
            <w:sz w:val="24"/>
            <w:szCs w:val="24"/>
            <w:lang w:val="en-US"/>
          </w:rPr>
          <w:t xml:space="preserve"> approach differs from the </w:t>
        </w:r>
        <w:r w:rsidR="002C66A8" w:rsidRPr="004A20DB">
          <w:rPr>
            <w:rFonts w:ascii="Times New Roman" w:eastAsia="Times New Roman" w:hAnsi="Times New Roman" w:cs="Times New Roman"/>
            <w:sz w:val="24"/>
            <w:szCs w:val="24"/>
            <w:lang w:val="en-US"/>
          </w:rPr>
          <w:t>alternative methods</w:t>
        </w:r>
        <w:r w:rsidR="00101F13" w:rsidRPr="004A20DB">
          <w:rPr>
            <w:rFonts w:ascii="Times New Roman" w:eastAsia="Times New Roman" w:hAnsi="Times New Roman" w:cs="Times New Roman"/>
            <w:sz w:val="24"/>
            <w:szCs w:val="24"/>
            <w:lang w:val="en-US"/>
          </w:rPr>
          <w:t xml:space="preserve"> in the following respects.</w:t>
        </w:r>
        <w:r w:rsidR="001A35A3" w:rsidRPr="004A20DB">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sidRPr="004A20DB">
          <w:rPr>
            <w:rFonts w:ascii="Times New Roman" w:eastAsia="Times New Roman" w:hAnsi="Times New Roman" w:cs="Times New Roman"/>
            <w:sz w:val="24"/>
            <w:szCs w:val="24"/>
            <w:lang w:val="en-US"/>
          </w:rPr>
          <w:t xml:space="preserve"> on simulated sequences</w:t>
        </w:r>
        <w:r w:rsidR="001A35A3" w:rsidRPr="004A20DB">
          <w:rPr>
            <w:rFonts w:ascii="Times New Roman" w:eastAsia="Times New Roman" w:hAnsi="Times New Roman" w:cs="Times New Roman"/>
            <w:sz w:val="24"/>
            <w:szCs w:val="24"/>
            <w:lang w:val="en-US"/>
          </w:rPr>
          <w:t>, using a generic model of population genetics of the Wright Fisher type</w:t>
        </w:r>
        <w:r w:rsidR="00362BBF">
          <w:rPr>
            <w:rFonts w:ascii="Times New Roman" w:eastAsia="Times New Roman" w:hAnsi="Times New Roman" w:cs="Times New Roman"/>
            <w:sz w:val="24"/>
            <w:szCs w:val="24"/>
            <w:lang w:val="en-US"/>
          </w:rPr>
          <w:t xml:space="preserve"> for two scenarios of evolution</w:t>
        </w:r>
        <w:r w:rsidR="001A35A3" w:rsidRPr="004A20DB">
          <w:rPr>
            <w:rFonts w:ascii="Times New Roman" w:eastAsia="Times New Roman" w:hAnsi="Times New Roman" w:cs="Times New Roman"/>
            <w:sz w:val="24"/>
            <w:szCs w:val="24"/>
            <w:lang w:val="en-US"/>
          </w:rPr>
          <w:t xml:space="preserve">. </w:t>
        </w:r>
        <w:r w:rsidR="00A72989" w:rsidRPr="00740D74">
          <w:rPr>
            <w:rFonts w:ascii="Times New Roman" w:eastAsia="Times New Roman" w:hAnsi="Times New Roman" w:cs="Times New Roman"/>
            <w:sz w:val="24"/>
            <w:szCs w:val="24"/>
            <w:lang w:val="en-US"/>
          </w:rPr>
          <w:t xml:space="preserve">We demonstrate the accuracy on simulated sequences under conditions resembling the evolution of SARS CoV-2 including the emergence of variants of concern. </w:t>
        </w:r>
        <w:r w:rsidR="001A35A3" w:rsidRPr="004A20DB">
          <w:rPr>
            <w:rFonts w:ascii="Times New Roman" w:eastAsia="Times New Roman" w:hAnsi="Times New Roman" w:cs="Times New Roman"/>
            <w:sz w:val="24"/>
            <w:szCs w:val="24"/>
            <w:lang w:val="en-US"/>
          </w:rPr>
          <w:t xml:space="preserve">Thirdly, the application to data is focused on well-balanced sampling between sequences related to major variants. </w:t>
        </w:r>
        <w:r w:rsidR="001A35A3" w:rsidRPr="004A20DB">
          <w:rPr>
            <w:rFonts w:ascii="Times New Roman" w:eastAsia="Times New Roman" w:hAnsi="Times New Roman" w:cs="Times New Roman"/>
            <w:bCs/>
            <w:sz w:val="24"/>
            <w:szCs w:val="24"/>
            <w:lang w:val="en-US"/>
          </w:rPr>
          <w:t xml:space="preserve">The fourth </w:t>
        </w:r>
        <w:r w:rsidR="0019511E" w:rsidRPr="004A20DB">
          <w:rPr>
            <w:rFonts w:ascii="Times New Roman" w:eastAsia="Times New Roman" w:hAnsi="Times New Roman" w:cs="Times New Roman"/>
            <w:bCs/>
            <w:sz w:val="24"/>
            <w:szCs w:val="24"/>
            <w:lang w:val="en-US"/>
          </w:rPr>
          <w:t>feature</w:t>
        </w:r>
        <w:r w:rsidR="001A35A3" w:rsidRPr="004A20DB">
          <w:rPr>
            <w:rFonts w:ascii="Times New Roman" w:eastAsia="Times New Roman" w:hAnsi="Times New Roman" w:cs="Times New Roman"/>
            <w:bCs/>
            <w:sz w:val="24"/>
            <w:szCs w:val="24"/>
            <w:lang w:val="en-US"/>
          </w:rPr>
          <w:t xml:space="preserve"> is the use of </w:t>
        </w:r>
        <w:r w:rsidR="00BF15E8" w:rsidRPr="004A20DB">
          <w:rPr>
            <w:rFonts w:ascii="Times New Roman" w:eastAsia="Times New Roman" w:hAnsi="Times New Roman" w:cs="Times New Roman"/>
            <w:bCs/>
            <w:sz w:val="24"/>
            <w:szCs w:val="24"/>
            <w:lang w:val="en-US"/>
          </w:rPr>
          <w:t>the</w:t>
        </w:r>
        <w:r w:rsidR="001A35A3" w:rsidRPr="004A20DB">
          <w:rPr>
            <w:rFonts w:ascii="Times New Roman" w:eastAsia="Times New Roman" w:hAnsi="Times New Roman" w:cs="Times New Roman"/>
            <w:bCs/>
            <w:sz w:val="24"/>
            <w:szCs w:val="24"/>
            <w:lang w:val="en-US"/>
          </w:rPr>
          <w:t xml:space="preserve"> conditional correlator.</w:t>
        </w:r>
        <w:r w:rsidR="0066708E" w:rsidRPr="004A20DB">
          <w:rPr>
            <w:rFonts w:ascii="Times New Roman" w:eastAsia="Times New Roman" w:hAnsi="Times New Roman" w:cs="Times New Roman"/>
            <w:bCs/>
            <w:sz w:val="24"/>
            <w:szCs w:val="24"/>
            <w:lang w:val="en-US"/>
          </w:rPr>
          <w:t xml:space="preserve"> </w:t>
        </w:r>
      </w:ins>
    </w:p>
    <w:p w14:paraId="52CA3BC6" w14:textId="77777777" w:rsidR="0087149A" w:rsidRPr="004A20DB" w:rsidRDefault="0087149A" w:rsidP="000534BE">
      <w:pPr>
        <w:spacing w:line="360" w:lineRule="auto"/>
        <w:jc w:val="both"/>
        <w:rPr>
          <w:rFonts w:ascii="Times New Roman" w:eastAsia="Times New Roman" w:hAnsi="Times New Roman" w:cs="Times New Roman"/>
          <w:sz w:val="24"/>
          <w:szCs w:val="24"/>
        </w:rPr>
      </w:pPr>
    </w:p>
    <w:p w14:paraId="3363FE83"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RESULTS </w:t>
      </w:r>
    </w:p>
    <w:p w14:paraId="2E4B186C" w14:textId="77777777" w:rsidR="0087149A" w:rsidRDefault="0076272C">
      <w:pPr>
        <w:spacing w:after="0" w:line="360" w:lineRule="auto"/>
        <w:ind w:firstLine="708"/>
        <w:jc w:val="both"/>
        <w:rPr>
          <w:del w:id="38" w:author="Author" w:date="2026-05-07T13:24:00Z"/>
          <w:rFonts w:ascii="Times New Roman" w:eastAsia="Times New Roman" w:hAnsi="Times New Roman" w:cs="Times New Roman"/>
          <w:b/>
          <w:sz w:val="24"/>
          <w:szCs w:val="24"/>
        </w:rPr>
      </w:pPr>
      <w:del w:id="39" w:author="Author" w:date="2026-05-07T13:24:00Z">
        <w:r>
          <w:rPr>
            <w:rFonts w:ascii="Times New Roman" w:eastAsia="Times New Roman" w:hAnsi="Times New Roman" w:cs="Times New Roman"/>
            <w:b/>
            <w:sz w:val="24"/>
            <w:szCs w:val="24"/>
          </w:rPr>
          <w:delText xml:space="preserve">Detection method. </w:delText>
        </w:r>
        <w:r>
          <w:rPr>
            <w:rFonts w:ascii="Times New Roman" w:eastAsia="Times New Roman" w:hAnsi="Times New Roman" w:cs="Times New Roman"/>
            <w:sz w:val="24"/>
            <w:szCs w:val="24"/>
          </w:rPr>
          <w:delText xml:space="preserve">The method of detection of epistatic pairs upgraded from (39) consists of three stages, as follows. (i) Based on the binarized sequence data, a paired correlator, such as UFE (35) and Pearson coefficient, is calculated for each pair of genetically-diverse genomic sites (loci). Coefficients thus obtained are filtered using p-value and χ statistics for Pearson’s coefficient and a simple cutoff for UFE. Only locus pairs above this cutoff are left for further analysis, as the candidates for epistatic interaction. (ii) For each candidate pair, a set of new correlation coefficients is calculated, subject to the condition that a locus connected to the pair of interest carries the consensus allele. Based on the comparison between these correlators, one determines whether the candidate pair is epistatic or not, as described in </w:delText>
        </w:r>
        <w:r>
          <w:rPr>
            <w:rFonts w:ascii="Times New Roman" w:eastAsia="Times New Roman" w:hAnsi="Times New Roman" w:cs="Times New Roman"/>
            <w:i/>
            <w:sz w:val="24"/>
            <w:szCs w:val="24"/>
          </w:rPr>
          <w:delText>Methods</w:delText>
        </w:r>
        <w:r>
          <w:rPr>
            <w:rFonts w:ascii="Times New Roman" w:eastAsia="Times New Roman" w:hAnsi="Times New Roman" w:cs="Times New Roman"/>
            <w:sz w:val="24"/>
            <w:szCs w:val="24"/>
          </w:rPr>
          <w:delText>.</w:delText>
        </w:r>
      </w:del>
    </w:p>
    <w:p w14:paraId="55D74CE5" w14:textId="546FC5E1" w:rsidR="003A5E2B" w:rsidRPr="004A20DB" w:rsidRDefault="003A5E2B">
      <w:pPr>
        <w:spacing w:after="0" w:line="360" w:lineRule="auto"/>
        <w:ind w:firstLine="708"/>
        <w:jc w:val="both"/>
        <w:rPr>
          <w:ins w:id="40" w:author="Author" w:date="2026-05-07T13:24:00Z"/>
          <w:rFonts w:ascii="Times New Roman" w:eastAsia="Times New Roman" w:hAnsi="Times New Roman" w:cs="Times New Roman"/>
          <w:b/>
          <w:sz w:val="24"/>
          <w:szCs w:val="24"/>
          <w:lang w:val="en-US"/>
        </w:rPr>
      </w:pPr>
      <w:ins w:id="41" w:author="Author" w:date="2026-05-07T13:24:00Z">
        <w:r w:rsidRPr="004A20DB">
          <w:rPr>
            <w:rFonts w:ascii="Times New Roman" w:eastAsia="Times New Roman" w:hAnsi="Times New Roman" w:cs="Times New Roman"/>
            <w:b/>
            <w:sz w:val="24"/>
            <w:szCs w:val="24"/>
          </w:rPr>
          <w:t>Detection method.</w:t>
        </w:r>
        <w:r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t>The method is based on the calculation of U</w:t>
        </w:r>
        <w:r w:rsidR="00575CB2" w:rsidRPr="004A20DB">
          <w:rPr>
            <w:rFonts w:ascii="Times New Roman" w:eastAsia="Times New Roman" w:hAnsi="Times New Roman" w:cs="Times New Roman"/>
            <w:bCs/>
            <w:sz w:val="24"/>
            <w:szCs w:val="24"/>
          </w:rPr>
          <w:t>niversal Footprint</w:t>
        </w:r>
        <w:r w:rsidR="00BA65D7" w:rsidRPr="004A20DB">
          <w:rPr>
            <w:rFonts w:ascii="Times New Roman" w:eastAsia="Times New Roman" w:hAnsi="Times New Roman" w:cs="Times New Roman"/>
            <w:bCs/>
            <w:sz w:val="24"/>
            <w:szCs w:val="24"/>
          </w:rPr>
          <w:t xml:space="preserve"> correlator between pairs of loci</w:t>
        </w:r>
        <w:r w:rsidR="00575CB2" w:rsidRPr="004A20DB">
          <w:rPr>
            <w:rFonts w:ascii="Times New Roman" w:eastAsia="Times New Roman" w:hAnsi="Times New Roman" w:cs="Times New Roman"/>
            <w:bCs/>
            <w:sz w:val="24"/>
            <w:szCs w:val="24"/>
          </w:rPr>
          <w:t xml:space="preserve"> </w:t>
        </w:r>
        <w:r w:rsidR="00CD5292">
          <w:rPr>
            <w:rFonts w:ascii="Times New Roman" w:eastAsia="Times New Roman" w:hAnsi="Times New Roman" w:cs="Times New Roman"/>
            <w:bCs/>
            <w:sz w:val="24"/>
            <w:szCs w:val="24"/>
          </w:rPr>
          <w:fldChar w:fldCharType="begin"/>
        </w:r>
        <w:r w:rsidR="00CD5292">
          <w:rPr>
            <w:rFonts w:ascii="Times New Roman" w:eastAsia="Times New Roman" w:hAnsi="Times New Roman" w:cs="Times New Roman"/>
            <w:bCs/>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bCs/>
            <w:sz w:val="24"/>
            <w:szCs w:val="24"/>
          </w:rPr>
          <w:fldChar w:fldCharType="separate"/>
        </w:r>
        <w:r w:rsidR="00CD5292">
          <w:rPr>
            <w:rFonts w:ascii="Times New Roman" w:eastAsia="Times New Roman" w:hAnsi="Times New Roman" w:cs="Times New Roman"/>
            <w:bCs/>
            <w:noProof/>
            <w:sz w:val="24"/>
            <w:szCs w:val="24"/>
          </w:rPr>
          <w:t>[36]</w:t>
        </w:r>
        <w:r w:rsidR="00CD5292">
          <w:rPr>
            <w:rFonts w:ascii="Times New Roman" w:eastAsia="Times New Roman" w:hAnsi="Times New Roman" w:cs="Times New Roman"/>
            <w:bCs/>
            <w:sz w:val="24"/>
            <w:szCs w:val="24"/>
          </w:rPr>
          <w:fldChar w:fldCharType="end"/>
        </w:r>
        <w:r w:rsidR="00BA65D7" w:rsidRPr="004A20DB">
          <w:rPr>
            <w:rFonts w:ascii="Times New Roman" w:eastAsia="Times New Roman" w:hAnsi="Times New Roman" w:cs="Times New Roman"/>
            <w:bCs/>
            <w:sz w:val="24"/>
            <w:szCs w:val="24"/>
          </w:rPr>
          <w:t>. This correlator</w:t>
        </w:r>
        <w:r w:rsidR="0081136A" w:rsidRPr="004A20DB">
          <w:rPr>
            <w:rFonts w:ascii="Times New Roman" w:eastAsia="Times New Roman" w:hAnsi="Times New Roman" w:cs="Times New Roman"/>
            <w:bCs/>
            <w:sz w:val="24"/>
            <w:szCs w:val="24"/>
          </w:rPr>
          <w:t>, expressed in terms of haplotype frequencies</w:t>
        </w:r>
        <w:r w:rsidR="00BA65D7" w:rsidRPr="004A20DB">
          <w:rPr>
            <w:rFonts w:ascii="Times New Roman" w:eastAsia="Times New Roman" w:hAnsi="Times New Roman" w:cs="Times New Roman"/>
            <w:bCs/>
            <w:sz w:val="24"/>
            <w:szCs w:val="24"/>
          </w:rPr>
          <w:t xml:space="preserve"> by applying the second law of thermodynamics to a multi-locus evolutionary model</w:t>
        </w:r>
        <w:r w:rsidR="0081136A" w:rsidRPr="004A20DB">
          <w:rPr>
            <w:rFonts w:ascii="Times New Roman" w:eastAsia="Times New Roman" w:hAnsi="Times New Roman" w:cs="Times New Roman"/>
            <w:bCs/>
            <w:sz w:val="24"/>
            <w:szCs w:val="24"/>
          </w:rPr>
          <w:t>, depends only on epistasis magnitude and its topology, but not on any other evolutionary parameters.</w:t>
        </w:r>
        <w:r w:rsidR="00BA65D7" w:rsidRPr="004A20DB">
          <w:rPr>
            <w:rFonts w:ascii="Times New Roman" w:eastAsia="Times New Roman" w:hAnsi="Times New Roman" w:cs="Times New Roman"/>
            <w:bCs/>
            <w:sz w:val="24"/>
            <w:szCs w:val="24"/>
          </w:rPr>
          <w:t xml:space="preserve"> The method takes a set of binarized sequences as initial data</w:t>
        </w:r>
        <w:r w:rsidR="0081136A" w:rsidRPr="004A20DB">
          <w:rPr>
            <w:rFonts w:ascii="Times New Roman" w:eastAsia="Times New Roman" w:hAnsi="Times New Roman" w:cs="Times New Roman"/>
            <w:bCs/>
            <w:sz w:val="24"/>
            <w:szCs w:val="24"/>
          </w:rPr>
          <w:t xml:space="preserve">. We employ </w:t>
        </w:r>
        <w:r w:rsidR="00BA65D7" w:rsidRPr="004A20DB">
          <w:rPr>
            <w:rFonts w:ascii="Times New Roman" w:eastAsia="Times New Roman" w:hAnsi="Times New Roman" w:cs="Times New Roman"/>
            <w:bCs/>
            <w:sz w:val="24"/>
            <w:szCs w:val="24"/>
          </w:rPr>
          <w:t>parallel computing</w:t>
        </w:r>
        <w:r w:rsidR="0081136A" w:rsidRPr="004A20DB">
          <w:rPr>
            <w:rFonts w:ascii="Times New Roman" w:eastAsia="Times New Roman" w:hAnsi="Times New Roman" w:cs="Times New Roman"/>
            <w:bCs/>
            <w:sz w:val="24"/>
            <w:szCs w:val="24"/>
          </w:rPr>
          <w:t xml:space="preserve"> on </w:t>
        </w:r>
        <w:r w:rsidR="003A0043">
          <w:rPr>
            <w:rFonts w:ascii="Times New Roman" w:eastAsia="Times New Roman" w:hAnsi="Times New Roman" w:cs="Times New Roman"/>
            <w:bCs/>
            <w:sz w:val="24"/>
            <w:szCs w:val="24"/>
          </w:rPr>
          <w:t xml:space="preserve">more than </w:t>
        </w:r>
        <w:r w:rsidR="0081136A" w:rsidRPr="004A20DB">
          <w:rPr>
            <w:rFonts w:ascii="Times New Roman" w:eastAsia="Times New Roman" w:hAnsi="Times New Roman" w:cs="Times New Roman"/>
            <w:bCs/>
            <w:sz w:val="24"/>
            <w:szCs w:val="24"/>
          </w:rPr>
          <w:t>10,000 processors of GPU</w:t>
        </w:r>
        <w:r w:rsidR="00BA65D7" w:rsidRPr="004A20DB">
          <w:rPr>
            <w:rFonts w:ascii="Times New Roman" w:eastAsia="Times New Roman" w:hAnsi="Times New Roman" w:cs="Times New Roman"/>
            <w:bCs/>
            <w:sz w:val="24"/>
            <w:szCs w:val="24"/>
          </w:rPr>
          <w:t xml:space="preserve"> to increase performance. To improve detection accuracy</w:t>
        </w:r>
        <w:r w:rsidR="007600E9" w:rsidRPr="004A20DB">
          <w:rPr>
            <w:rFonts w:ascii="Times New Roman" w:eastAsia="Times New Roman" w:hAnsi="Times New Roman" w:cs="Times New Roman"/>
            <w:bCs/>
            <w:sz w:val="24"/>
            <w:szCs w:val="24"/>
          </w:rPr>
          <w:t xml:space="preserve"> near the point of full compensation</w:t>
        </w:r>
        <w:r w:rsidR="00BA65D7"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lastRenderedPageBreak/>
          <w:t xml:space="preserve">an additional correlator </w:t>
        </w:r>
        <w:r w:rsidR="007600E9" w:rsidRPr="004A20DB">
          <w:rPr>
            <w:rFonts w:ascii="Times New Roman" w:eastAsia="Times New Roman" w:hAnsi="Times New Roman" w:cs="Times New Roman"/>
            <w:bCs/>
            <w:sz w:val="24"/>
            <w:szCs w:val="24"/>
          </w:rPr>
          <w:t xml:space="preserve">conditioned on an allele at a third locus </w:t>
        </w:r>
        <w:r w:rsidR="00BA65D7" w:rsidRPr="004A20DB">
          <w:rPr>
            <w:rFonts w:ascii="Times New Roman" w:eastAsia="Times New Roman" w:hAnsi="Times New Roman" w:cs="Times New Roman"/>
            <w:bCs/>
            <w:sz w:val="24"/>
            <w:szCs w:val="24"/>
          </w:rPr>
          <w:t xml:space="preserve">is calculated. Based on the relationship between </w:t>
        </w:r>
        <w:r w:rsidR="007600E9" w:rsidRPr="004A20DB">
          <w:rPr>
            <w:rFonts w:ascii="Times New Roman" w:eastAsia="Times New Roman" w:hAnsi="Times New Roman" w:cs="Times New Roman"/>
            <w:bCs/>
            <w:sz w:val="24"/>
            <w:szCs w:val="24"/>
          </w:rPr>
          <w:t>the two correlators, an</w:t>
        </w:r>
        <w:r w:rsidR="00BA65D7" w:rsidRPr="004A20DB">
          <w:rPr>
            <w:rFonts w:ascii="Times New Roman" w:eastAsia="Times New Roman" w:hAnsi="Times New Roman" w:cs="Times New Roman"/>
            <w:bCs/>
            <w:sz w:val="24"/>
            <w:szCs w:val="24"/>
          </w:rPr>
          <w:t xml:space="preserve"> epistatic </w:t>
        </w:r>
        <w:r w:rsidR="007600E9" w:rsidRPr="004A20DB">
          <w:rPr>
            <w:rFonts w:ascii="Times New Roman" w:eastAsia="Times New Roman" w:hAnsi="Times New Roman" w:cs="Times New Roman"/>
            <w:bCs/>
            <w:sz w:val="24"/>
            <w:szCs w:val="24"/>
          </w:rPr>
          <w:t>interaction</w:t>
        </w:r>
        <w:r w:rsidR="00BA65D7" w:rsidRPr="004A20DB">
          <w:rPr>
            <w:rFonts w:ascii="Times New Roman" w:eastAsia="Times New Roman" w:hAnsi="Times New Roman" w:cs="Times New Roman"/>
            <w:bCs/>
            <w:sz w:val="24"/>
            <w:szCs w:val="24"/>
          </w:rPr>
          <w:t xml:space="preserve"> between the two loci is inferred.</w:t>
        </w:r>
        <w:r w:rsidRPr="004A20DB">
          <w:rPr>
            <w:rFonts w:ascii="Times New Roman" w:eastAsia="Times New Roman" w:hAnsi="Times New Roman" w:cs="Times New Roman"/>
            <w:b/>
            <w:sz w:val="24"/>
            <w:szCs w:val="24"/>
            <w:lang w:val="en-US"/>
          </w:rPr>
          <w:t xml:space="preserve"> </w:t>
        </w:r>
        <w:r w:rsidR="00575CB2" w:rsidRPr="004A20DB">
          <w:rPr>
            <w:rFonts w:ascii="Times New Roman" w:eastAsia="Times New Roman" w:hAnsi="Times New Roman" w:cs="Times New Roman"/>
            <w:sz w:val="24"/>
            <w:szCs w:val="24"/>
          </w:rPr>
          <w:t xml:space="preserve">The details are described in </w:t>
        </w:r>
        <w:r w:rsidR="00575CB2" w:rsidRPr="004A20DB">
          <w:rPr>
            <w:rFonts w:ascii="Times New Roman" w:eastAsia="Times New Roman" w:hAnsi="Times New Roman" w:cs="Times New Roman"/>
            <w:i/>
            <w:sz w:val="24"/>
            <w:szCs w:val="24"/>
          </w:rPr>
          <w:t>Methods.</w:t>
        </w:r>
      </w:ins>
    </w:p>
    <w:p w14:paraId="72C1F255" w14:textId="6CC50E53" w:rsidR="0087149A" w:rsidRPr="004A20DB" w:rsidRDefault="0076272C" w:rsidP="00157A64">
      <w:pPr>
        <w:spacing w:after="0" w:line="360" w:lineRule="auto"/>
        <w:ind w:firstLine="708"/>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Accuracy test</w:t>
      </w:r>
      <w:del w:id="42" w:author="Author" w:date="2026-05-07T13:24:00Z">
        <w:r>
          <w:rPr>
            <w:rFonts w:ascii="Times New Roman" w:eastAsia="Times New Roman" w:hAnsi="Times New Roman" w:cs="Times New Roman"/>
            <w:b/>
            <w:sz w:val="24"/>
            <w:szCs w:val="24"/>
          </w:rPr>
          <w:delText>.</w:delText>
        </w:r>
      </w:del>
      <w:ins w:id="43" w:author="Author" w:date="2026-05-07T13:24:00Z">
        <w:r w:rsidR="002C744F" w:rsidRPr="004A20DB">
          <w:rPr>
            <w:rFonts w:ascii="Times New Roman" w:eastAsia="Times New Roman" w:hAnsi="Times New Roman" w:cs="Times New Roman"/>
            <w:b/>
            <w:sz w:val="24"/>
            <w:szCs w:val="24"/>
          </w:rPr>
          <w:t xml:space="preserve"> 1</w:t>
        </w:r>
      </w:ins>
      <w:r w:rsidR="00716624">
        <w:rPr>
          <w:rFonts w:ascii="Times New Roman" w:eastAsia="Times New Roman" w:hAnsi="Times New Roman" w:cs="Times New Roman"/>
          <w:b/>
          <w:sz w:val="24"/>
          <w:szCs w:val="24"/>
          <w:lang w:val="en-US"/>
        </w:rPr>
        <w:t>.</w:t>
      </w:r>
      <w:ins w:id="44" w:author="Author" w:date="2026-05-07T13:24:00Z">
        <w:r w:rsidR="002C744F" w:rsidRPr="004A20DB">
          <w:rPr>
            <w:rFonts w:ascii="Times New Roman" w:eastAsia="Times New Roman" w:hAnsi="Times New Roman" w:cs="Times New Roman"/>
            <w:b/>
            <w:sz w:val="24"/>
            <w:szCs w:val="24"/>
            <w:lang w:val="en-US"/>
          </w:rPr>
          <w:t xml:space="preserve"> </w:t>
        </w:r>
      </w:ins>
      <w:r w:rsidR="00716624">
        <w:rPr>
          <w:rFonts w:ascii="Times New Roman" w:eastAsia="Times New Roman" w:hAnsi="Times New Roman" w:cs="Times New Roman"/>
          <w:b/>
          <w:sz w:val="24"/>
          <w:szCs w:val="24"/>
          <w:lang w:val="en-US"/>
        </w:rPr>
        <w:t>T</w:t>
      </w:r>
      <w:ins w:id="45" w:author="Author" w:date="2026-05-07T13:24:00Z">
        <w:r w:rsidR="002C744F" w:rsidRPr="004A20DB">
          <w:rPr>
            <w:rFonts w:ascii="Times New Roman" w:eastAsia="Times New Roman" w:hAnsi="Times New Roman" w:cs="Times New Roman"/>
            <w:b/>
            <w:sz w:val="24"/>
            <w:szCs w:val="24"/>
            <w:lang w:val="en-US"/>
          </w:rPr>
          <w:t>he case of standing variation.</w:t>
        </w:r>
      </w:ins>
      <w:r w:rsidR="002C744F" w:rsidRPr="000534BE">
        <w:rPr>
          <w:rFonts w:ascii="Times New Roman" w:hAnsi="Times New Roman"/>
          <w:b/>
          <w:sz w:val="24"/>
          <w:lang w:val="en-US"/>
        </w:rPr>
        <w:t xml:space="preserve"> </w:t>
      </w:r>
      <w:r w:rsidRPr="004A20DB">
        <w:rPr>
          <w:rFonts w:ascii="Times New Roman" w:eastAsia="Times New Roman" w:hAnsi="Times New Roman" w:cs="Times New Roman"/>
          <w:sz w:val="24"/>
          <w:szCs w:val="24"/>
        </w:rPr>
        <w:t xml:space="preserve">To test </w:t>
      </w:r>
      <w:r w:rsidR="002C744F" w:rsidRPr="004A20DB">
        <w:rPr>
          <w:rFonts w:ascii="Times New Roman" w:eastAsia="Times New Roman" w:hAnsi="Times New Roman" w:cs="Times New Roman"/>
          <w:sz w:val="24"/>
          <w:szCs w:val="24"/>
        </w:rPr>
        <w:t>the</w:t>
      </w:r>
      <w:r w:rsidR="00157A6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accuracy</w:t>
      </w:r>
      <w:r w:rsidR="005F40F7" w:rsidRPr="004A20DB">
        <w:rPr>
          <w:rFonts w:ascii="Times New Roman" w:eastAsia="Times New Roman" w:hAnsi="Times New Roman" w:cs="Times New Roman"/>
          <w:sz w:val="24"/>
          <w:szCs w:val="24"/>
        </w:rPr>
        <w:t xml:space="preserve"> of </w:t>
      </w:r>
      <w:del w:id="46" w:author="Author" w:date="2026-05-07T13:24:00Z">
        <w:r>
          <w:rPr>
            <w:rFonts w:ascii="Times New Roman" w:eastAsia="Times New Roman" w:hAnsi="Times New Roman" w:cs="Times New Roman"/>
            <w:sz w:val="24"/>
            <w:szCs w:val="24"/>
          </w:rPr>
          <w:delText>this</w:delText>
        </w:r>
      </w:del>
      <w:ins w:id="47" w:author="Author" w:date="2026-05-07T13:24:00Z">
        <w:r w:rsidR="005F40F7" w:rsidRPr="004A20DB">
          <w:rPr>
            <w:rFonts w:ascii="Times New Roman" w:eastAsia="Times New Roman" w:hAnsi="Times New Roman" w:cs="Times New Roman"/>
            <w:sz w:val="24"/>
            <w:szCs w:val="24"/>
          </w:rPr>
          <w:t>the</w:t>
        </w:r>
      </w:ins>
      <w:r w:rsidR="005F40F7" w:rsidRPr="004A20DB">
        <w:rPr>
          <w:rFonts w:ascii="Times New Roman" w:eastAsia="Times New Roman" w:hAnsi="Times New Roman" w:cs="Times New Roman"/>
          <w:sz w:val="24"/>
          <w:szCs w:val="24"/>
        </w:rPr>
        <w:t xml:space="preserve"> detection method</w:t>
      </w:r>
      <w:r w:rsidRPr="004A20DB">
        <w:rPr>
          <w:rFonts w:ascii="Times New Roman" w:eastAsia="Times New Roman" w:hAnsi="Times New Roman" w:cs="Times New Roman"/>
          <w:sz w:val="24"/>
          <w:szCs w:val="24"/>
        </w:rPr>
        <w:t xml:space="preserve">, artificial genomic sequences are obtained from the simulation of </w:t>
      </w:r>
      <w:ins w:id="48" w:author="Author" w:date="2026-05-07T13:24:00Z">
        <w:r w:rsidR="005C4B74" w:rsidRPr="004A20DB">
          <w:rPr>
            <w:rFonts w:ascii="Times New Roman" w:eastAsia="Times New Roman" w:hAnsi="Times New Roman" w:cs="Times New Roman"/>
            <w:sz w:val="24"/>
            <w:szCs w:val="24"/>
          </w:rPr>
          <w:t xml:space="preserve">the multi-site </w:t>
        </w:r>
      </w:ins>
      <w:r w:rsidRPr="004A20DB">
        <w:rPr>
          <w:rFonts w:ascii="Times New Roman" w:eastAsia="Times New Roman" w:hAnsi="Times New Roman" w:cs="Times New Roman"/>
          <w:sz w:val="24"/>
          <w:szCs w:val="24"/>
        </w:rPr>
        <w:t>evolution of a</w:t>
      </w:r>
      <w:ins w:id="49" w:author="Author" w:date="2026-05-07T13:24:00Z">
        <w:r w:rsidRPr="004A20DB">
          <w:rPr>
            <w:rFonts w:ascii="Times New Roman" w:eastAsia="Times New Roman" w:hAnsi="Times New Roman" w:cs="Times New Roman"/>
            <w:sz w:val="24"/>
            <w:szCs w:val="24"/>
          </w:rPr>
          <w:t xml:space="preserve"> </w:t>
        </w:r>
        <w:r w:rsidR="005F40F7" w:rsidRPr="004A20DB">
          <w:rPr>
            <w:rFonts w:ascii="Times New Roman" w:eastAsia="Times New Roman" w:hAnsi="Times New Roman" w:cs="Times New Roman"/>
            <w:sz w:val="24"/>
            <w:szCs w:val="24"/>
          </w:rPr>
          <w:t>genetically-diverse</w:t>
        </w:r>
      </w:ins>
      <w:r w:rsidR="005F40F7"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population by a Monte-Carlo algorithm with a set epistasis network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 xml:space="preserve">). The input parameters are chosen in a range representative for several viruses (Table 1 in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w:t>
      </w:r>
      <w:del w:id="50" w:author="Author" w:date="2026-05-07T13:24:00Z">
        <w:r>
          <w:rPr>
            <w:rFonts w:ascii="Times New Roman" w:eastAsia="Times New Roman" w:hAnsi="Times New Roman" w:cs="Times New Roman"/>
            <w:sz w:val="24"/>
            <w:szCs w:val="24"/>
          </w:rPr>
          <w:delText xml:space="preserve"> in UFE correlator (35),</w:delText>
        </w:r>
      </w:del>
      <w:ins w:id="51" w:author="Author" w:date="2026-05-07T13:24:00Z">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the magnitude of epistasis, recombination probability, and the average crossover number (Fig. 1). </w:t>
      </w:r>
    </w:p>
    <w:p w14:paraId="157AA5CF" w14:textId="5DB2A546" w:rsidR="0087149A" w:rsidRPr="004A20DB" w:rsidRDefault="00AC30E2">
      <w:pPr>
        <w:pBdr>
          <w:top w:val="nil"/>
          <w:left w:val="nil"/>
          <w:bottom w:val="nil"/>
          <w:right w:val="nil"/>
          <w:between w:val="nil"/>
        </w:pBdr>
        <w:spacing w:after="0" w:line="240" w:lineRule="auto"/>
        <w:rPr>
          <w:ins w:id="52" w:author="Author" w:date="2026-05-07T13:24:00Z"/>
          <w:i/>
          <w:color w:val="000000"/>
        </w:rPr>
      </w:pPr>
      <w:ins w:id="53" w:author="Author" w:date="2026-05-07T13:24:00Z">
        <w:r w:rsidRPr="004A20DB">
          <w:rPr>
            <w:noProof/>
          </w:rPr>
          <w:lastRenderedPageBreak/>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36615" cy="6183641"/>
                      </a:xfrm>
                      <a:prstGeom prst="rect">
                        <a:avLst/>
                      </a:prstGeom>
                      <a:ln/>
                    </pic:spPr>
                  </pic:pic>
                </a:graphicData>
              </a:graphic>
            </wp:inline>
          </w:drawing>
        </w:r>
      </w:ins>
    </w:p>
    <w:p w14:paraId="1D37C4A7" w14:textId="2BF76F97" w:rsidR="0087149A" w:rsidRPr="004A20DB"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Figure 1. The error of detection of epistatic interactions</w:t>
      </w:r>
      <w:del w:id="54" w:author="Author" w:date="2026-05-07T13:24:00Z">
        <w:r>
          <w:rPr>
            <w:rFonts w:ascii="Times New Roman" w:eastAsia="Times New Roman" w:hAnsi="Times New Roman" w:cs="Times New Roman"/>
            <w:b/>
            <w:color w:val="000000"/>
            <w:sz w:val="20"/>
            <w:szCs w:val="20"/>
          </w:rPr>
          <w:delText>.</w:delText>
        </w:r>
      </w:del>
      <w:ins w:id="55" w:author="Author" w:date="2026-05-07T13:24:00Z">
        <w:r w:rsidR="005F40F7" w:rsidRPr="004A20DB">
          <w:rPr>
            <w:rFonts w:ascii="Times New Roman" w:eastAsia="Times New Roman" w:hAnsi="Times New Roman" w:cs="Times New Roman"/>
            <w:b/>
            <w:color w:val="000000"/>
            <w:sz w:val="20"/>
            <w:szCs w:val="20"/>
          </w:rPr>
          <w:t xml:space="preserve"> for the case of standing variation (Test1)</w:t>
        </w:r>
        <w:r w:rsidRPr="004A20DB">
          <w:rPr>
            <w:rFonts w:ascii="Times New Roman" w:eastAsia="Times New Roman" w:hAnsi="Times New Roman" w:cs="Times New Roman"/>
            <w:b/>
            <w:color w:val="000000"/>
            <w:sz w:val="20"/>
            <w:szCs w:val="20"/>
          </w:rPr>
          <w:t>.</w:t>
        </w:r>
      </w:ins>
      <w:r w:rsidRPr="004A20DB">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divided by the number of true interactions. Detection is carried out using the universal footprint of epistasis (UFE) </w:t>
      </w:r>
      <w:del w:id="56" w:author="Author" w:date="2026-05-07T13:24:00Z">
        <w:r>
          <w:rPr>
            <w:rFonts w:ascii="Times New Roman" w:eastAsia="Times New Roman" w:hAnsi="Times New Roman" w:cs="Times New Roman"/>
            <w:sz w:val="20"/>
            <w:szCs w:val="20"/>
          </w:rPr>
          <w:delText>(35)</w:delText>
        </w:r>
        <w:r>
          <w:rPr>
            <w:rFonts w:ascii="Times New Roman" w:eastAsia="Times New Roman" w:hAnsi="Times New Roman" w:cs="Times New Roman"/>
            <w:sz w:val="24"/>
            <w:szCs w:val="24"/>
          </w:rPr>
          <w:delText xml:space="preserve"> </w:delText>
        </w:r>
        <w:r>
          <w:rPr>
            <w:rFonts w:ascii="Times New Roman" w:eastAsia="Times New Roman" w:hAnsi="Times New Roman" w:cs="Times New Roman"/>
            <w:color w:val="000000"/>
            <w:sz w:val="20"/>
            <w:szCs w:val="20"/>
          </w:rPr>
          <w:delText>and three-site haplotype method (39) (</w:delText>
        </w:r>
        <w:r>
          <w:rPr>
            <w:rFonts w:ascii="Times New Roman" w:eastAsia="Times New Roman" w:hAnsi="Times New Roman" w:cs="Times New Roman"/>
            <w:i/>
            <w:color w:val="000000"/>
            <w:sz w:val="20"/>
            <w:szCs w:val="20"/>
          </w:rPr>
          <w:delText>Methods</w:delText>
        </w:r>
        <w:r>
          <w:rPr>
            <w:rFonts w:ascii="Times New Roman" w:eastAsia="Times New Roman" w:hAnsi="Times New Roman" w:cs="Times New Roman"/>
            <w:color w:val="000000"/>
            <w:sz w:val="20"/>
            <w:szCs w:val="20"/>
          </w:rPr>
          <w:delText>).</w:delText>
        </w:r>
      </w:del>
      <w:ins w:id="57" w:author="Author" w:date="2026-05-07T13:24:00Z">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002502EA" w:rsidRPr="004A20DB" w:rsidDel="002502EA">
          <w:rPr>
            <w:rFonts w:ascii="Times New Roman" w:hAnsi="Times New Roman" w:cs="Times New Roman"/>
            <w:sz w:val="20"/>
            <w:szCs w:val="20"/>
            <w:lang w:val="en-US"/>
          </w:rPr>
          <w:t xml:space="preserve"> </w:t>
        </w:r>
        <w:r w:rsidRPr="004A20DB">
          <w:rPr>
            <w:rFonts w:ascii="Times New Roman" w:eastAsia="Times New Roman" w:hAnsi="Times New Roman" w:cs="Times New Roman"/>
            <w:color w:val="000000"/>
            <w:sz w:val="20"/>
            <w:szCs w:val="20"/>
          </w:rPr>
          <w:t xml:space="preserve">and three-site haplotype method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[39]</w:t>
        </w:r>
        <w:r w:rsidR="00CD5292">
          <w:rPr>
            <w:rFonts w:ascii="Times New Roman" w:eastAsia="Times New Roman" w:hAnsi="Times New Roman" w:cs="Times New Roman"/>
            <w:color w:val="000000"/>
            <w:sz w:val="20"/>
            <w:szCs w:val="20"/>
          </w:rPr>
          <w:fldChar w:fldCharType="end"/>
        </w:r>
        <w:r w:rsidR="002502EA" w:rsidRPr="004A20DB" w:rsidDel="002502EA">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w:t>
        </w:r>
      </w:ins>
      <w:r w:rsidRPr="004A20DB">
        <w:rPr>
          <w:rFonts w:ascii="Times New Roman" w:eastAsia="Times New Roman" w:hAnsi="Times New Roman" w:cs="Times New Roman"/>
          <w:color w:val="000000"/>
          <w:sz w:val="20"/>
          <w:szCs w:val="20"/>
        </w:rPr>
        <w:t xml:space="preserve"> All values greater than 1 are set to have the same red color as values equal to 1.</w:t>
      </w:r>
      <w:r w:rsidRPr="004A20DB">
        <w:rPr>
          <w:color w:val="000000"/>
        </w:rPr>
        <w:t xml:space="preserve"> </w:t>
      </w:r>
      <w:r w:rsidRPr="004A20DB">
        <w:rPr>
          <w:rFonts w:ascii="Times New Roman" w:eastAsia="Times New Roman" w:hAnsi="Times New Roman" w:cs="Times New Roman"/>
          <w:color w:val="000000"/>
          <w:sz w:val="20"/>
          <w:szCs w:val="20"/>
        </w:rPr>
        <w:t>Testing of the method was conducted on the sequences generated by Monte Carlo simulation (</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sidRPr="004A20DB">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sidRPr="004A20DB">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sidRPr="004A20DB">
        <w:rPr>
          <w:rFonts w:ascii="Times New Roman" w:eastAsia="Times New Roman" w:hAnsi="Times New Roman" w:cs="Times New Roman"/>
          <w:color w:val="000000"/>
          <w:sz w:val="20"/>
          <w:szCs w:val="20"/>
        </w:rPr>
        <w:t xml:space="preserve">. </w:t>
      </w:r>
      <w:del w:id="58" w:author="Author" w:date="2026-05-07T13:24:00Z">
        <w:r>
          <w:rPr>
            <w:rFonts w:ascii="Times New Roman" w:eastAsia="Times New Roman" w:hAnsi="Times New Roman" w:cs="Times New Roman"/>
            <w:color w:val="000000"/>
            <w:sz w:val="20"/>
            <w:szCs w:val="20"/>
          </w:rPr>
          <w:delText xml:space="preserve">The topology of the epistatic bonds comprises isolated double arches, for which </w:delText>
        </w:r>
      </w:del>
      <m:oMath>
        <m:r>
          <w:del w:id="59" w:author="Author" w:date="2026-05-07T13:24:00Z">
            <w:rPr>
              <w:rFonts w:ascii="Cambria Math" w:eastAsia="Cambria Math" w:hAnsi="Cambria Math" w:cs="Cambria Math"/>
              <w:color w:val="000000"/>
              <w:sz w:val="20"/>
              <w:szCs w:val="20"/>
            </w:rPr>
            <m:t>E=0.75</m:t>
          </w:del>
        </m:r>
      </m:oMath>
      <w:del w:id="60" w:author="Author" w:date="2026-05-07T13:24:00Z">
        <w:r>
          <w:rPr>
            <w:rFonts w:ascii="Times New Roman" w:eastAsia="Times New Roman" w:hAnsi="Times New Roman" w:cs="Times New Roman"/>
            <w:color w:val="000000"/>
            <w:sz w:val="20"/>
            <w:szCs w:val="20"/>
          </w:rPr>
          <w:delText xml:space="preserve"> is the threshold value of full compensation  </w:delText>
        </w:r>
        <w:r>
          <w:rPr>
            <w:rFonts w:ascii="Times New Roman" w:eastAsia="Times New Roman" w:hAnsi="Times New Roman" w:cs="Times New Roman"/>
            <w:sz w:val="20"/>
            <w:szCs w:val="20"/>
          </w:rPr>
          <w:delText>(35)</w:delText>
        </w:r>
        <w:r>
          <w:rPr>
            <w:rFonts w:ascii="Times New Roman" w:eastAsia="Times New Roman" w:hAnsi="Times New Roman" w:cs="Times New Roman"/>
            <w:color w:val="000000"/>
            <w:sz w:val="20"/>
            <w:szCs w:val="20"/>
          </w:rPr>
          <w:delText>.</w:delText>
        </w:r>
      </w:del>
      <w:ins w:id="61" w:author="Author" w:date="2026-05-07T13:24:00Z">
        <w:r w:rsidRPr="004A20DB">
          <w:rPr>
            <w:rFonts w:ascii="Times New Roman" w:eastAsia="Times New Roman" w:hAnsi="Times New Roman" w:cs="Times New Roman"/>
            <w:color w:val="000000"/>
            <w:sz w:val="20"/>
            <w:szCs w:val="20"/>
          </w:rPr>
          <w:t xml:space="preserve">The topology of the epistatic </w:t>
        </w:r>
        <w:r w:rsidR="004D4EEA" w:rsidRPr="004A20DB">
          <w:rPr>
            <w:rFonts w:ascii="Times New Roman" w:eastAsia="Times New Roman" w:hAnsi="Times New Roman" w:cs="Times New Roman"/>
            <w:color w:val="000000"/>
            <w:sz w:val="20"/>
            <w:szCs w:val="20"/>
          </w:rPr>
          <w:t xml:space="preserve">links </w:t>
        </w:r>
        <w:r w:rsidR="00750649" w:rsidRPr="004A20DB">
          <w:rPr>
            <w:rFonts w:ascii="Times New Roman" w:eastAsia="Times New Roman" w:hAnsi="Times New Roman" w:cs="Times New Roman"/>
            <w:color w:val="000000"/>
            <w:sz w:val="20"/>
            <w:szCs w:val="20"/>
          </w:rPr>
          <w:t xml:space="preserve">(interactions) </w:t>
        </w:r>
        <w:r w:rsidRPr="004A20DB">
          <w:rPr>
            <w:rFonts w:ascii="Times New Roman" w:eastAsia="Times New Roman" w:hAnsi="Times New Roman" w:cs="Times New Roman"/>
            <w:color w:val="000000"/>
            <w:sz w:val="20"/>
            <w:szCs w:val="20"/>
          </w:rPr>
          <w:t xml:space="preserve">comprises isolated double arches, for which </w:t>
        </w:r>
      </w:ins>
      <m:oMath>
        <m:r>
          <w:ins w:id="62" w:author="Author" w:date="2026-05-07T13:24:00Z">
            <w:rPr>
              <w:rFonts w:ascii="Cambria Math" w:eastAsia="Cambria Math" w:hAnsi="Cambria Math" w:cs="Cambria Math"/>
              <w:color w:val="000000"/>
              <w:sz w:val="20"/>
              <w:szCs w:val="20"/>
            </w:rPr>
            <m:t>E=0.75</m:t>
          </w:ins>
        </m:r>
      </m:oMath>
      <w:ins w:id="63" w:author="Author" w:date="2026-05-07T13:24:00Z">
        <w:r w:rsidRPr="004A20DB">
          <w:rPr>
            <w:rFonts w:ascii="Times New Roman" w:eastAsia="Times New Roman" w:hAnsi="Times New Roman" w:cs="Times New Roman"/>
            <w:color w:val="000000"/>
            <w:sz w:val="20"/>
            <w:szCs w:val="20"/>
          </w:rPr>
          <w:t xml:space="preserve"> is the threshold value of full compensation </w:t>
        </w:r>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Pr="004A20DB">
          <w:rPr>
            <w:rFonts w:ascii="Times New Roman" w:eastAsia="Times New Roman" w:hAnsi="Times New Roman" w:cs="Times New Roman"/>
            <w:color w:val="000000"/>
            <w:sz w:val="20"/>
            <w:szCs w:val="20"/>
          </w:rPr>
          <w:t>.</w:t>
        </w:r>
      </w:ins>
      <w:r w:rsidRPr="004A20DB">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sidRPr="004A20DB">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sidRPr="004A20DB">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sidRPr="004A20DB">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Pr="004A20DB" w:rsidRDefault="0087149A">
      <w:pPr>
        <w:spacing w:after="0" w:line="360" w:lineRule="auto"/>
        <w:ind w:firstLine="1"/>
        <w:jc w:val="both"/>
        <w:rPr>
          <w:rFonts w:ascii="Times New Roman" w:eastAsia="Times New Roman" w:hAnsi="Times New Roman" w:cs="Times New Roman"/>
          <w:sz w:val="24"/>
          <w:szCs w:val="24"/>
        </w:rPr>
      </w:pPr>
    </w:p>
    <w:p w14:paraId="6AE56758" w14:textId="4E80BBDC" w:rsidR="0087149A" w:rsidRPr="004A20DB" w:rsidRDefault="0076272C">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w:t>
      </w:r>
      <w:r w:rsidRPr="004A20DB">
        <w:rPr>
          <w:rFonts w:ascii="Times New Roman" w:eastAsia="Times New Roman" w:hAnsi="Times New Roman" w:cs="Times New Roman"/>
          <w:sz w:val="24"/>
          <w:szCs w:val="24"/>
        </w:rPr>
        <w:lastRenderedPageBreak/>
        <w:t xml:space="preserve">the accuracy of detection by compensating linkage effects eclipsing epistasis, very frequent recombination counteracts associations of alleles caused by epistasis and so impairs detection (Fig. 1). </w:t>
      </w:r>
      <w:del w:id="64" w:author="Author" w:date="2026-05-07T13:24:00Z">
        <w:r>
          <w:rPr>
            <w:rFonts w:ascii="Times New Roman" w:eastAsia="Times New Roman" w:hAnsi="Times New Roman" w:cs="Times New Roman"/>
            <w:sz w:val="24"/>
            <w:szCs w:val="24"/>
          </w:rPr>
          <w:delText>Analogous procedure was carried out using Pearson coefficient or UFE in the absence of recombination (</w:delText>
        </w:r>
        <w:r>
          <w:rPr>
            <w:rFonts w:ascii="Times New Roman" w:eastAsia="Times New Roman" w:hAnsi="Times New Roman" w:cs="Times New Roman"/>
            <w:i/>
            <w:sz w:val="24"/>
            <w:szCs w:val="24"/>
          </w:rPr>
          <w:delText xml:space="preserve">Supplement, </w:delText>
        </w:r>
        <w:r>
          <w:rPr>
            <w:rFonts w:ascii="Times New Roman" w:eastAsia="Times New Roman" w:hAnsi="Times New Roman" w:cs="Times New Roman"/>
            <w:sz w:val="24"/>
            <w:szCs w:val="24"/>
          </w:rPr>
          <w:delText>Figs.</w:delText>
        </w:r>
      </w:del>
      <w:ins w:id="65" w:author="Author" w:date="2026-05-07T13:24:00Z">
        <w:r w:rsidRPr="004A20DB">
          <w:rPr>
            <w:rFonts w:ascii="Times New Roman" w:eastAsia="Times New Roman" w:hAnsi="Times New Roman" w:cs="Times New Roman"/>
            <w:sz w:val="24"/>
            <w:szCs w:val="24"/>
          </w:rPr>
          <w:t xml:space="preserve">Analogous procedure was carried out using Pearson coefficient </w:t>
        </w:r>
        <w:r w:rsidR="009827A8" w:rsidRPr="004A20DB">
          <w:rPr>
            <w:rFonts w:ascii="Times New Roman" w:eastAsia="Times New Roman" w:hAnsi="Times New Roman" w:cs="Times New Roman"/>
            <w:sz w:val="24"/>
            <w:szCs w:val="24"/>
          </w:rPr>
          <w:t xml:space="preserve">and </w:t>
        </w:r>
        <w:r w:rsidRPr="004A20DB">
          <w:rPr>
            <w:rFonts w:ascii="Times New Roman" w:eastAsia="Times New Roman" w:hAnsi="Times New Roman" w:cs="Times New Roman"/>
            <w:sz w:val="24"/>
            <w:szCs w:val="24"/>
          </w:rPr>
          <w:t>UFE</w:t>
        </w:r>
        <w:r w:rsidR="009827A8" w:rsidRPr="004A20DB">
          <w:rPr>
            <w:rFonts w:ascii="Times New Roman" w:eastAsia="Times New Roman" w:hAnsi="Times New Roman" w:cs="Times New Roman"/>
            <w:sz w:val="24"/>
            <w:szCs w:val="24"/>
          </w:rPr>
          <w:t xml:space="preserve"> </w:t>
        </w:r>
        <w:r w:rsidR="00CD5292">
          <w:rPr>
            <w:rFonts w:ascii="Times New Roman" w:hAnsi="Times New Roman" w:cs="Times New Roman"/>
            <w:sz w:val="24"/>
            <w:szCs w:val="24"/>
            <w:lang w:val="en-US"/>
          </w:rPr>
          <w:fldChar w:fldCharType="begin"/>
        </w:r>
        <w:r w:rsidR="00CD5292">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4"/>
            <w:szCs w:val="24"/>
            <w:lang w:val="en-US"/>
          </w:rPr>
          <w:fldChar w:fldCharType="separate"/>
        </w:r>
        <w:r w:rsidR="00CD5292">
          <w:rPr>
            <w:rFonts w:ascii="Times New Roman" w:hAnsi="Times New Roman" w:cs="Times New Roman"/>
            <w:noProof/>
            <w:sz w:val="24"/>
            <w:szCs w:val="24"/>
            <w:lang w:val="en-US"/>
          </w:rPr>
          <w:t>[36]</w:t>
        </w:r>
        <w:r w:rsidR="00CD5292">
          <w:rPr>
            <w:rFonts w:ascii="Times New Roman" w:hAnsi="Times New Roman" w:cs="Times New Roman"/>
            <w:sz w:val="24"/>
            <w:szCs w:val="24"/>
            <w:lang w:val="en-US"/>
          </w:rPr>
          <w:fldChar w:fldCharType="end"/>
        </w:r>
        <w:r w:rsidR="004D4EEA" w:rsidRPr="004A20DB">
          <w:rPr>
            <w:rFonts w:ascii="Times New Roman" w:hAnsi="Times New Roman" w:cs="Times New Roman"/>
            <w:sz w:val="24"/>
            <w:szCs w:val="24"/>
            <w:lang w:val="en-US"/>
          </w:rPr>
          <w:t xml:space="preserve"> </w:t>
        </w:r>
        <w:r w:rsidRPr="004A20DB">
          <w:rPr>
            <w:rFonts w:ascii="Times New Roman" w:eastAsia="Times New Roman" w:hAnsi="Times New Roman" w:cs="Times New Roman"/>
            <w:sz w:val="24"/>
            <w:szCs w:val="24"/>
          </w:rPr>
          <w:t>in the absence of recombination (</w:t>
        </w:r>
        <w:r w:rsidRPr="004A20DB">
          <w:rPr>
            <w:rFonts w:ascii="Times New Roman" w:eastAsia="Times New Roman" w:hAnsi="Times New Roman" w:cs="Times New Roman"/>
            <w:i/>
            <w:sz w:val="24"/>
            <w:szCs w:val="24"/>
          </w:rPr>
          <w:t xml:space="preserve">Supplement, </w:t>
        </w:r>
        <w:r w:rsidRPr="004A20DB">
          <w:rPr>
            <w:rFonts w:ascii="Times New Roman" w:eastAsia="Times New Roman" w:hAnsi="Times New Roman" w:cs="Times New Roman"/>
            <w:sz w:val="24"/>
            <w:szCs w:val="24"/>
          </w:rPr>
          <w:t>Figs.</w:t>
        </w:r>
      </w:ins>
      <w:r w:rsidRPr="004A20DB">
        <w:rPr>
          <w:rFonts w:ascii="Times New Roman" w:eastAsia="Times New Roman" w:hAnsi="Times New Roman" w:cs="Times New Roman"/>
          <w:sz w:val="24"/>
          <w:szCs w:val="24"/>
        </w:rPr>
        <w:t xml:space="preserve"> S2-S4).</w:t>
      </w:r>
    </w:p>
    <w:p w14:paraId="38AF0FC6" w14:textId="615066F6" w:rsidR="000237D1" w:rsidRPr="004A20DB" w:rsidRDefault="008F60D5" w:rsidP="00742F5B">
      <w:pPr>
        <w:spacing w:after="0" w:line="360" w:lineRule="auto"/>
        <w:jc w:val="both"/>
        <w:rPr>
          <w:ins w:id="66" w:author="Author" w:date="2026-05-07T13:24:00Z"/>
          <w:rFonts w:ascii="Times New Roman" w:eastAsia="Times New Roman" w:hAnsi="Times New Roman" w:cs="Times New Roman"/>
          <w:sz w:val="24"/>
          <w:szCs w:val="24"/>
        </w:rPr>
      </w:pPr>
      <w:ins w:id="67" w:author="Author" w:date="2026-05-07T13:24:00Z">
        <w:r w:rsidRPr="004A20DB">
          <w:rPr>
            <w:rFonts w:ascii="Times New Roman" w:eastAsia="Times New Roman" w:hAnsi="Times New Roman" w:cs="Times New Roman"/>
            <w:sz w:val="24"/>
            <w:szCs w:val="24"/>
          </w:rPr>
          <w:tab/>
        </w:r>
        <w:r w:rsidR="002C744F" w:rsidRPr="004A20DB">
          <w:rPr>
            <w:rFonts w:ascii="Times New Roman" w:eastAsia="Times New Roman" w:hAnsi="Times New Roman" w:cs="Times New Roman"/>
            <w:b/>
            <w:sz w:val="24"/>
            <w:szCs w:val="24"/>
          </w:rPr>
          <w:t>Accuracy</w:t>
        </w:r>
        <w:r w:rsidRPr="004A20DB">
          <w:rPr>
            <w:rFonts w:ascii="Times New Roman" w:eastAsia="Times New Roman" w:hAnsi="Times New Roman" w:cs="Times New Roman"/>
            <w:b/>
            <w:sz w:val="24"/>
            <w:szCs w:val="24"/>
          </w:rPr>
          <w:t xml:space="preserve"> test</w:t>
        </w:r>
        <w:r w:rsidR="002C744F" w:rsidRPr="004A20DB">
          <w:rPr>
            <w:rFonts w:ascii="Times New Roman" w:eastAsia="Times New Roman" w:hAnsi="Times New Roman" w:cs="Times New Roman"/>
            <w:b/>
            <w:sz w:val="24"/>
            <w:szCs w:val="24"/>
          </w:rPr>
          <w:t xml:space="preserve"> 2</w:t>
        </w:r>
      </w:ins>
      <w:r w:rsidR="00716624">
        <w:rPr>
          <w:rFonts w:ascii="Times New Roman" w:eastAsia="Times New Roman" w:hAnsi="Times New Roman" w:cs="Times New Roman"/>
          <w:b/>
          <w:sz w:val="24"/>
          <w:szCs w:val="24"/>
        </w:rPr>
        <w:t>.</w:t>
      </w:r>
      <w:ins w:id="68" w:author="Author" w:date="2026-05-07T13:24:00Z">
        <w:r w:rsidRPr="004A20DB">
          <w:rPr>
            <w:rFonts w:ascii="Times New Roman" w:eastAsia="Times New Roman" w:hAnsi="Times New Roman" w:cs="Times New Roman"/>
            <w:b/>
            <w:sz w:val="24"/>
            <w:szCs w:val="24"/>
          </w:rPr>
          <w:t xml:space="preserve"> </w:t>
        </w:r>
      </w:ins>
      <w:r w:rsidR="00716624">
        <w:rPr>
          <w:rFonts w:ascii="Times New Roman" w:eastAsia="Times New Roman" w:hAnsi="Times New Roman" w:cs="Times New Roman"/>
          <w:b/>
          <w:sz w:val="24"/>
          <w:szCs w:val="24"/>
        </w:rPr>
        <w:t>I</w:t>
      </w:r>
      <w:ins w:id="69" w:author="Author" w:date="2026-05-07T13:24:00Z">
        <w:r w:rsidR="002C744F" w:rsidRPr="004A20DB">
          <w:rPr>
            <w:rFonts w:ascii="Times New Roman" w:eastAsia="Times New Roman" w:hAnsi="Times New Roman" w:cs="Times New Roman"/>
            <w:b/>
            <w:sz w:val="24"/>
            <w:szCs w:val="24"/>
          </w:rPr>
          <w:t>nitial</w:t>
        </w:r>
        <w:r w:rsidR="005F40F7" w:rsidRPr="004A20DB">
          <w:rPr>
            <w:rFonts w:ascii="Times New Roman" w:eastAsia="Times New Roman" w:hAnsi="Times New Roman" w:cs="Times New Roman"/>
            <w:b/>
            <w:sz w:val="24"/>
            <w:szCs w:val="24"/>
          </w:rPr>
          <w:t>ly</w:t>
        </w:r>
      </w:ins>
      <w:r w:rsidR="00716624">
        <w:rPr>
          <w:rFonts w:ascii="Times New Roman" w:eastAsia="Times New Roman" w:hAnsi="Times New Roman" w:cs="Times New Roman"/>
          <w:b/>
          <w:sz w:val="24"/>
          <w:szCs w:val="24"/>
        </w:rPr>
        <w:t>–</w:t>
      </w:r>
      <w:proofErr w:type="spellStart"/>
      <w:ins w:id="70" w:author="Author" w:date="2026-05-07T13:24:00Z">
        <w:r w:rsidRPr="004A20DB">
          <w:rPr>
            <w:rFonts w:ascii="Times New Roman" w:eastAsia="Times New Roman" w:hAnsi="Times New Roman" w:cs="Times New Roman"/>
            <w:b/>
            <w:sz w:val="24"/>
            <w:szCs w:val="24"/>
          </w:rPr>
          <w:t>monomorphous</w:t>
        </w:r>
        <w:proofErr w:type="spellEnd"/>
        <w:r w:rsidRPr="004A20DB">
          <w:rPr>
            <w:rFonts w:ascii="Times New Roman" w:eastAsia="Times New Roman" w:hAnsi="Times New Roman" w:cs="Times New Roman"/>
            <w:b/>
            <w:sz w:val="24"/>
            <w:szCs w:val="24"/>
          </w:rPr>
          <w:t xml:space="preserve"> population</w:t>
        </w:r>
        <w:r w:rsidR="002C744F" w:rsidRPr="004A20DB">
          <w:rPr>
            <w:rFonts w:ascii="Times New Roman" w:eastAsia="Times New Roman" w:hAnsi="Times New Roman" w:cs="Times New Roman"/>
            <w:b/>
            <w:sz w:val="24"/>
            <w:szCs w:val="24"/>
          </w:rPr>
          <w:t xml:space="preserve"> with </w:t>
        </w:r>
      </w:ins>
      <w:r w:rsidR="00716624">
        <w:rPr>
          <w:rFonts w:ascii="Times New Roman" w:eastAsia="Times New Roman" w:hAnsi="Times New Roman" w:cs="Times New Roman"/>
          <w:b/>
          <w:sz w:val="24"/>
          <w:szCs w:val="24"/>
        </w:rPr>
        <w:t xml:space="preserve">a </w:t>
      </w:r>
      <w:ins w:id="71" w:author="Author" w:date="2026-05-07T13:24:00Z">
        <w:r w:rsidR="002C744F" w:rsidRPr="004A20DB">
          <w:rPr>
            <w:rFonts w:ascii="Times New Roman" w:eastAsia="Times New Roman" w:hAnsi="Times New Roman" w:cs="Times New Roman"/>
            <w:b/>
            <w:sz w:val="24"/>
            <w:szCs w:val="24"/>
          </w:rPr>
          <w:t>fitness valley</w:t>
        </w:r>
        <w:r w:rsidR="002C4707" w:rsidRPr="004A20DB">
          <w:rPr>
            <w:rFonts w:ascii="Times New Roman" w:eastAsia="Times New Roman" w:hAnsi="Times New Roman" w:cs="Times New Roman"/>
            <w:b/>
            <w:sz w:val="24"/>
            <w:szCs w:val="24"/>
          </w:rPr>
          <w:t xml:space="preserve">. </w:t>
        </w:r>
        <w:r w:rsidR="005F40F7" w:rsidRPr="004A20DB">
          <w:rPr>
            <w:rFonts w:ascii="Times New Roman" w:eastAsia="Times New Roman" w:hAnsi="Times New Roman" w:cs="Times New Roman"/>
            <w:sz w:val="24"/>
            <w:szCs w:val="24"/>
          </w:rPr>
          <w:t>I</w:t>
        </w:r>
        <w:r w:rsidR="002C4707" w:rsidRPr="004A20DB">
          <w:rPr>
            <w:rFonts w:ascii="Times New Roman" w:eastAsia="Times New Roman" w:hAnsi="Times New Roman" w:cs="Times New Roman"/>
            <w:sz w:val="24"/>
            <w:szCs w:val="24"/>
          </w:rPr>
          <w:t>n real world</w:t>
        </w:r>
        <w:r w:rsidR="005F40F7" w:rsidRPr="004A20DB">
          <w:rPr>
            <w:rFonts w:ascii="Times New Roman" w:eastAsia="Times New Roman" w:hAnsi="Times New Roman" w:cs="Times New Roman"/>
            <w:sz w:val="24"/>
            <w:szCs w:val="24"/>
          </w:rPr>
          <w:t>,</w:t>
        </w:r>
        <w:r w:rsidR="002C4707" w:rsidRPr="004A20DB">
          <w:rPr>
            <w:rFonts w:ascii="Times New Roman" w:eastAsia="Times New Roman" w:hAnsi="Times New Roman" w:cs="Times New Roman"/>
            <w:sz w:val="24"/>
            <w:szCs w:val="24"/>
          </w:rPr>
          <w:t xml:space="preserve"> not all populations </w:t>
        </w:r>
        <w:r w:rsidR="000237D1" w:rsidRPr="004A20DB">
          <w:rPr>
            <w:rFonts w:ascii="Times New Roman" w:eastAsia="Times New Roman" w:hAnsi="Times New Roman" w:cs="Times New Roman"/>
            <w:sz w:val="24"/>
            <w:szCs w:val="24"/>
          </w:rPr>
          <w:t>are</w:t>
        </w:r>
        <w:r w:rsidR="002C4707" w:rsidRPr="004A20DB">
          <w:rPr>
            <w:rFonts w:ascii="Times New Roman" w:eastAsia="Times New Roman" w:hAnsi="Times New Roman" w:cs="Times New Roman"/>
            <w:sz w:val="24"/>
            <w:szCs w:val="24"/>
          </w:rPr>
          <w:t xml:space="preserve"> polymorphous</w:t>
        </w:r>
        <w:r w:rsidR="000237D1" w:rsidRPr="004A20DB">
          <w:rPr>
            <w:rFonts w:ascii="Times New Roman" w:eastAsia="Times New Roman" w:hAnsi="Times New Roman" w:cs="Times New Roman"/>
            <w:sz w:val="24"/>
            <w:szCs w:val="24"/>
          </w:rPr>
          <w:t xml:space="preserve"> in the beginning of evolution. Therefore,</w:t>
        </w:r>
        <w:r w:rsidR="002C4707" w:rsidRPr="004A20DB">
          <w:rPr>
            <w:rFonts w:ascii="Times New Roman" w:eastAsia="Times New Roman" w:hAnsi="Times New Roman" w:cs="Times New Roman"/>
            <w:sz w:val="24"/>
            <w:szCs w:val="24"/>
          </w:rPr>
          <w:t xml:space="preserve"> we </w:t>
        </w:r>
        <w:r w:rsidR="000237D1" w:rsidRPr="004A20DB">
          <w:rPr>
            <w:rFonts w:ascii="Times New Roman" w:eastAsia="Times New Roman" w:hAnsi="Times New Roman" w:cs="Times New Roman"/>
            <w:sz w:val="24"/>
            <w:szCs w:val="24"/>
          </w:rPr>
          <w:t xml:space="preserve">carried out an </w:t>
        </w:r>
        <w:r w:rsidR="002C4707" w:rsidRPr="004A20DB">
          <w:rPr>
            <w:rFonts w:ascii="Times New Roman" w:eastAsia="Times New Roman" w:hAnsi="Times New Roman" w:cs="Times New Roman"/>
            <w:sz w:val="24"/>
            <w:szCs w:val="24"/>
          </w:rPr>
          <w:t>additional simulation</w:t>
        </w:r>
        <w:r w:rsidR="000237D1" w:rsidRPr="004A20DB">
          <w:rPr>
            <w:rFonts w:ascii="Times New Roman" w:eastAsia="Times New Roman" w:hAnsi="Times New Roman" w:cs="Times New Roman"/>
            <w:sz w:val="24"/>
            <w:szCs w:val="24"/>
          </w:rPr>
          <w:t xml:space="preserve"> test with </w:t>
        </w:r>
        <w:r w:rsidR="002C4707" w:rsidRPr="004A20DB">
          <w:rPr>
            <w:rFonts w:ascii="Times New Roman" w:eastAsia="Times New Roman" w:hAnsi="Times New Roman" w:cs="Times New Roman"/>
            <w:sz w:val="24"/>
            <w:szCs w:val="24"/>
          </w:rPr>
          <w:t>initial allel</w:t>
        </w:r>
        <w:r w:rsidR="000237D1" w:rsidRPr="004A20DB">
          <w:rPr>
            <w:rFonts w:ascii="Times New Roman" w:eastAsia="Times New Roman" w:hAnsi="Times New Roman" w:cs="Times New Roman"/>
            <w:sz w:val="24"/>
            <w:szCs w:val="24"/>
          </w:rPr>
          <w:t>ic</w:t>
        </w:r>
        <w:r w:rsidR="002C4707" w:rsidRPr="004A20DB">
          <w:rPr>
            <w:rFonts w:ascii="Times New Roman" w:eastAsia="Times New Roman" w:hAnsi="Times New Roman" w:cs="Times New Roman"/>
            <w:sz w:val="24"/>
            <w:szCs w:val="24"/>
          </w:rPr>
          <w:t xml:space="preserve"> frequency</w:t>
        </w:r>
        <w:r w:rsidR="000237D1" w:rsidRPr="004A20DB">
          <w:rPr>
            <w:rFonts w:ascii="Times New Roman" w:eastAsia="Times New Roman" w:hAnsi="Times New Roman" w:cs="Times New Roman"/>
            <w:sz w:val="24"/>
            <w:szCs w:val="24"/>
          </w:rPr>
          <w:t xml:space="preserve"> at each locus</w:t>
        </w:r>
        <w:r w:rsidR="002C4707" w:rsidRPr="004A20DB">
          <w:rPr>
            <w:rFonts w:ascii="Times New Roman" w:eastAsia="Times New Roman" w:hAnsi="Times New Roman" w:cs="Times New Roman"/>
            <w:sz w:val="24"/>
            <w:szCs w:val="24"/>
          </w:rPr>
          <w:t xml:space="preserve"> </w:t>
        </w:r>
      </w:ins>
      <m:oMath>
        <m:sSub>
          <m:sSubPr>
            <m:ctrlPr>
              <w:ins w:id="72" w:author="Author" w:date="2026-05-07T13:24:00Z">
                <w:rPr>
                  <w:rFonts w:ascii="Cambria Math" w:eastAsia="Times New Roman" w:hAnsi="Cambria Math" w:cs="Times New Roman"/>
                  <w:i/>
                  <w:sz w:val="24"/>
                  <w:szCs w:val="24"/>
                </w:rPr>
              </w:ins>
            </m:ctrlPr>
          </m:sSubPr>
          <m:e>
            <m:r>
              <w:ins w:id="73" w:author="Author" w:date="2026-05-07T13:24:00Z">
                <w:rPr>
                  <w:rFonts w:ascii="Cambria Math" w:eastAsia="Times New Roman" w:hAnsi="Cambria Math" w:cs="Times New Roman"/>
                  <w:sz w:val="24"/>
                  <w:szCs w:val="24"/>
                </w:rPr>
                <m:t>f</m:t>
              </w:ins>
            </m:r>
          </m:e>
          <m:sub>
            <m:r>
              <w:ins w:id="74" w:author="Author" w:date="2026-05-07T13:24:00Z">
                <w:rPr>
                  <w:rFonts w:ascii="Cambria Math" w:eastAsia="Times New Roman" w:hAnsi="Cambria Math" w:cs="Times New Roman"/>
                  <w:sz w:val="24"/>
                  <w:szCs w:val="24"/>
                </w:rPr>
                <m:t>0</m:t>
              </w:ins>
            </m:r>
          </m:sub>
        </m:sSub>
        <m:r>
          <w:ins w:id="75" w:author="Author" w:date="2026-05-07T13:24:00Z">
            <w:rPr>
              <w:rFonts w:ascii="Cambria Math" w:eastAsia="Times New Roman" w:hAnsi="Cambria Math" w:cs="Times New Roman"/>
              <w:sz w:val="24"/>
              <w:szCs w:val="24"/>
            </w:rPr>
            <m:t>=0</m:t>
          </w:ins>
        </m:r>
      </m:oMath>
      <w:ins w:id="76" w:author="Author" w:date="2026-05-07T13:24:00Z">
        <w:r w:rsidR="000237D1" w:rsidRPr="004A20DB">
          <w:rPr>
            <w:rFonts w:ascii="Times New Roman" w:eastAsia="Times New Roman" w:hAnsi="Times New Roman" w:cs="Times New Roman"/>
            <w:sz w:val="24"/>
            <w:szCs w:val="24"/>
          </w:rPr>
          <w:t>. The</w:t>
        </w:r>
        <w:r w:rsidR="002C4707" w:rsidRPr="004A20DB">
          <w:rPr>
            <w:rFonts w:ascii="Times New Roman" w:eastAsia="Times New Roman" w:hAnsi="Times New Roman" w:cs="Times New Roman"/>
            <w:sz w:val="24"/>
            <w:szCs w:val="24"/>
          </w:rPr>
          <w:t xml:space="preserve"> epistatic network </w:t>
        </w:r>
        <w:r w:rsidR="000237D1" w:rsidRPr="004A20DB">
          <w:rPr>
            <w:rFonts w:ascii="Times New Roman" w:eastAsia="Times New Roman" w:hAnsi="Times New Roman" w:cs="Times New Roman"/>
            <w:sz w:val="24"/>
            <w:szCs w:val="24"/>
          </w:rPr>
          <w:t>was changed</w:t>
        </w:r>
        <w:r w:rsidR="002C4707" w:rsidRPr="004A20DB">
          <w:rPr>
            <w:rFonts w:ascii="Times New Roman" w:eastAsia="Times New Roman" w:hAnsi="Times New Roman" w:cs="Times New Roman"/>
            <w:sz w:val="24"/>
            <w:szCs w:val="24"/>
          </w:rPr>
          <w:t xml:space="preserve"> from </w:t>
        </w:r>
        <w:r w:rsidR="000237D1" w:rsidRPr="004A20DB">
          <w:rPr>
            <w:rFonts w:ascii="Times New Roman" w:eastAsia="Times New Roman" w:hAnsi="Times New Roman" w:cs="Times New Roman"/>
            <w:sz w:val="24"/>
            <w:szCs w:val="24"/>
          </w:rPr>
          <w:t xml:space="preserve">the </w:t>
        </w:r>
        <w:r w:rsidR="002C4707" w:rsidRPr="004A20DB">
          <w:rPr>
            <w:rFonts w:ascii="Times New Roman" w:eastAsia="Times New Roman" w:hAnsi="Times New Roman" w:cs="Times New Roman"/>
            <w:sz w:val="24"/>
            <w:szCs w:val="24"/>
          </w:rPr>
          <w:t xml:space="preserve">isolated double arcs to a </w:t>
        </w:r>
        <w:r w:rsidR="00114B32" w:rsidRPr="004A20DB">
          <w:rPr>
            <w:rFonts w:ascii="Times New Roman" w:eastAsia="Times New Roman" w:hAnsi="Times New Roman" w:cs="Times New Roman"/>
            <w:sz w:val="24"/>
            <w:szCs w:val="24"/>
          </w:rPr>
          <w:t xml:space="preserve">single </w:t>
        </w:r>
        <w:r w:rsidR="002C4707" w:rsidRPr="004A20DB">
          <w:rPr>
            <w:rFonts w:ascii="Times New Roman" w:eastAsia="Times New Roman" w:hAnsi="Times New Roman" w:cs="Times New Roman"/>
            <w:sz w:val="24"/>
            <w:szCs w:val="24"/>
          </w:rPr>
          <w:t xml:space="preserve">star </w:t>
        </w:r>
        <w:r w:rsidR="00114B32" w:rsidRPr="004A20DB">
          <w:rPr>
            <w:rFonts w:ascii="Times New Roman" w:eastAsia="Times New Roman" w:hAnsi="Times New Roman" w:cs="Times New Roman"/>
            <w:sz w:val="24"/>
            <w:szCs w:val="24"/>
          </w:rPr>
          <w:t xml:space="preserve">comprising one deleterious allele </w:t>
        </w:r>
        <w:proofErr w:type="gramStart"/>
        <w:r w:rsidR="00114B32" w:rsidRPr="004A20DB">
          <w:rPr>
            <w:rFonts w:ascii="Times New Roman" w:eastAsia="Times New Roman" w:hAnsi="Times New Roman" w:cs="Times New Roman"/>
            <w:sz w:val="24"/>
            <w:szCs w:val="24"/>
          </w:rPr>
          <w:t xml:space="preserve">and  </w:t>
        </w:r>
        <w:r w:rsidR="002C4707" w:rsidRPr="004A20DB">
          <w:rPr>
            <w:rFonts w:ascii="Times New Roman" w:eastAsia="Times New Roman" w:hAnsi="Times New Roman" w:cs="Times New Roman"/>
            <w:sz w:val="24"/>
            <w:szCs w:val="24"/>
          </w:rPr>
          <w:t>10</w:t>
        </w:r>
        <w:proofErr w:type="gramEnd"/>
        <w:r w:rsidR="002C4707" w:rsidRPr="004A20DB">
          <w:rPr>
            <w:rFonts w:ascii="Times New Roman" w:eastAsia="Times New Roman" w:hAnsi="Times New Roman" w:cs="Times New Roman"/>
            <w:sz w:val="24"/>
            <w:szCs w:val="24"/>
          </w:rPr>
          <w:t xml:space="preserve"> rays</w:t>
        </w:r>
        <w:r w:rsidR="00114B32" w:rsidRPr="004A20DB">
          <w:rPr>
            <w:rFonts w:ascii="Times New Roman" w:eastAsia="Times New Roman" w:hAnsi="Times New Roman" w:cs="Times New Roman"/>
            <w:sz w:val="24"/>
            <w:szCs w:val="24"/>
          </w:rPr>
          <w:t xml:space="preserve"> with comp</w:t>
        </w:r>
        <w:r w:rsidR="007E5406" w:rsidRPr="004A20DB">
          <w:rPr>
            <w:rFonts w:ascii="Times New Roman" w:eastAsia="Times New Roman" w:hAnsi="Times New Roman" w:cs="Times New Roman"/>
            <w:sz w:val="24"/>
            <w:szCs w:val="24"/>
          </w:rPr>
          <w:t>en</w:t>
        </w:r>
        <w:r w:rsidR="00114B32" w:rsidRPr="004A20DB">
          <w:rPr>
            <w:rFonts w:ascii="Times New Roman" w:eastAsia="Times New Roman" w:hAnsi="Times New Roman" w:cs="Times New Roman"/>
            <w:sz w:val="24"/>
            <w:szCs w:val="24"/>
          </w:rPr>
          <w:t>satory alleles</w:t>
        </w:r>
        <w:r w:rsidR="002C4707" w:rsidRPr="004A20DB">
          <w:rPr>
            <w:rFonts w:ascii="Times New Roman" w:eastAsia="Times New Roman" w:hAnsi="Times New Roman" w:cs="Times New Roman"/>
            <w:sz w:val="24"/>
            <w:szCs w:val="24"/>
          </w:rPr>
          <w:t xml:space="preserve">. </w:t>
        </w:r>
        <w:r w:rsidR="000237D1" w:rsidRPr="004A20DB">
          <w:rPr>
            <w:rFonts w:ascii="Times New Roman" w:eastAsia="Times New Roman" w:hAnsi="Times New Roman" w:cs="Times New Roman"/>
            <w:sz w:val="24"/>
            <w:szCs w:val="24"/>
          </w:rPr>
          <w:t>Recombination is absent.</w:t>
        </w:r>
        <w:r w:rsidR="002C4707" w:rsidRPr="004A20DB">
          <w:rPr>
            <w:rFonts w:ascii="Times New Roman" w:eastAsia="Times New Roman" w:hAnsi="Times New Roman" w:cs="Times New Roman"/>
            <w:sz w:val="24"/>
            <w:szCs w:val="24"/>
          </w:rPr>
          <w:t xml:space="preserve"> </w:t>
        </w:r>
      </w:ins>
    </w:p>
    <w:p w14:paraId="26F1B8FE" w14:textId="29F731A3" w:rsidR="004144AC" w:rsidRPr="004A20DB" w:rsidRDefault="004144AC" w:rsidP="00B7138F">
      <w:pPr>
        <w:spacing w:after="0" w:line="360" w:lineRule="auto"/>
        <w:jc w:val="center"/>
        <w:rPr>
          <w:ins w:id="77" w:author="Author" w:date="2026-05-07T13:24:00Z"/>
          <w:rFonts w:ascii="Times New Roman" w:eastAsia="Times New Roman" w:hAnsi="Times New Roman" w:cs="Times New Roman"/>
          <w:noProof/>
          <w:sz w:val="24"/>
          <w:szCs w:val="24"/>
        </w:rPr>
      </w:pPr>
      <w:ins w:id="78" w:author="Author" w:date="2026-05-07T13:24:00Z">
        <w:r w:rsidRPr="004A20DB">
          <w:rPr>
            <w:rFonts w:ascii="Times New Roman" w:eastAsia="Times New Roman" w:hAnsi="Times New Roman" w:cs="Times New Roman"/>
            <w:noProof/>
            <w:sz w:val="24"/>
            <w:szCs w:val="24"/>
          </w:rPr>
          <w:drawing>
            <wp:inline distT="0" distB="0" distL="0" distR="0" wp14:anchorId="61BF421B" wp14:editId="7627DA53">
              <wp:extent cx="5181598" cy="3886199"/>
              <wp:effectExtent l="0" t="0" r="63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181598" cy="3886199"/>
                      </a:xfrm>
                      <a:prstGeom prst="rect">
                        <a:avLst/>
                      </a:prstGeom>
                      <a:noFill/>
                      <a:ln>
                        <a:noFill/>
                      </a:ln>
                    </pic:spPr>
                  </pic:pic>
                </a:graphicData>
              </a:graphic>
            </wp:inline>
          </w:drawing>
        </w:r>
      </w:ins>
    </w:p>
    <w:p w14:paraId="546517E4" w14:textId="6ED6ECBA" w:rsidR="004144AC" w:rsidRPr="004A20DB" w:rsidRDefault="004144AC" w:rsidP="00C066BD">
      <w:pPr>
        <w:spacing w:after="0" w:line="240" w:lineRule="auto"/>
        <w:jc w:val="both"/>
        <w:rPr>
          <w:ins w:id="79" w:author="Author" w:date="2026-05-07T13:24:00Z"/>
          <w:rFonts w:ascii="Times New Roman" w:eastAsia="Times New Roman" w:hAnsi="Times New Roman" w:cs="Times New Roman"/>
          <w:sz w:val="20"/>
          <w:szCs w:val="20"/>
        </w:rPr>
      </w:pPr>
      <w:ins w:id="80" w:author="Author" w:date="2026-05-07T13:24:00Z">
        <w:r w:rsidRPr="004A20DB">
          <w:rPr>
            <w:rFonts w:ascii="Times New Roman" w:eastAsia="Times New Roman" w:hAnsi="Times New Roman" w:cs="Times New Roman"/>
            <w:sz w:val="20"/>
            <w:szCs w:val="20"/>
          </w:rPr>
          <w:t xml:space="preserve">Figure </w:t>
        </w:r>
        <w:r w:rsidR="00A66571" w:rsidRPr="004A20DB">
          <w:rPr>
            <w:rFonts w:ascii="Times New Roman" w:eastAsia="Times New Roman" w:hAnsi="Times New Roman" w:cs="Times New Roman"/>
            <w:sz w:val="20"/>
            <w:szCs w:val="20"/>
          </w:rPr>
          <w:t>2</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b/>
            <w:sz w:val="20"/>
            <w:szCs w:val="20"/>
          </w:rPr>
          <w:t>Monte Carlo simulation of the evolutionary dynamics of a population with a fitness valley.</w:t>
        </w:r>
        <w:r w:rsidR="006219B0" w:rsidRPr="004A20DB">
          <w:rPr>
            <w:rFonts w:ascii="Times New Roman" w:eastAsia="Times New Roman" w:hAnsi="Times New Roman" w:cs="Times New Roman"/>
            <w:sz w:val="20"/>
            <w:szCs w:val="20"/>
          </w:rPr>
          <w:t xml:space="preserve"> X-axis: Time in generations.</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sz w:val="20"/>
            <w:szCs w:val="20"/>
          </w:rPr>
          <w:t>Y axis: Average numbers of the alleles of different classes (shown) per genome. P</w:t>
        </w:r>
        <w:r w:rsidRPr="004A20DB">
          <w:rPr>
            <w:rFonts w:ascii="Times New Roman" w:eastAsia="Times New Roman" w:hAnsi="Times New Roman" w:cs="Times New Roman"/>
            <w:sz w:val="20"/>
            <w:szCs w:val="20"/>
          </w:rPr>
          <w:t>arameters:</w:t>
        </w:r>
        <w:r w:rsidRPr="004A20DB">
          <w:rPr>
            <w:rFonts w:ascii="Times New Roman" w:eastAsia="Times New Roman" w:hAnsi="Times New Roman" w:cs="Times New Roman"/>
            <w:color w:val="000000"/>
            <w:sz w:val="20"/>
            <w:szCs w:val="20"/>
          </w:rPr>
          <w:t xml:space="preserve"> initial allele frequency </w:t>
        </w:r>
      </w:ins>
      <m:oMath>
        <m:sSub>
          <m:sSubPr>
            <m:ctrlPr>
              <w:ins w:id="81" w:author="Author" w:date="2026-05-07T13:24:00Z">
                <w:rPr>
                  <w:rFonts w:ascii="Cambria Math" w:eastAsia="Cambria Math" w:hAnsi="Cambria Math" w:cs="Cambria Math"/>
                  <w:color w:val="000000"/>
                  <w:sz w:val="20"/>
                  <w:szCs w:val="20"/>
                </w:rPr>
              </w:ins>
            </m:ctrlPr>
          </m:sSubPr>
          <m:e>
            <m:r>
              <w:ins w:id="82" w:author="Author" w:date="2026-05-07T13:24:00Z">
                <w:rPr>
                  <w:rFonts w:ascii="Cambria Math" w:eastAsia="Cambria Math" w:hAnsi="Cambria Math" w:cs="Cambria Math"/>
                  <w:color w:val="000000"/>
                  <w:sz w:val="20"/>
                  <w:szCs w:val="20"/>
                </w:rPr>
                <m:t>f</m:t>
              </w:ins>
            </m:r>
          </m:e>
          <m:sub>
            <m:r>
              <w:ins w:id="83" w:author="Author" w:date="2026-05-07T13:24:00Z">
                <w:rPr>
                  <w:rFonts w:ascii="Cambria Math" w:eastAsia="Cambria Math" w:hAnsi="Cambria Math" w:cs="Cambria Math"/>
                  <w:color w:val="000000"/>
                  <w:sz w:val="20"/>
                  <w:szCs w:val="20"/>
                </w:rPr>
                <m:t>0</m:t>
              </w:ins>
            </m:r>
          </m:sub>
        </m:sSub>
        <m:r>
          <w:ins w:id="84" w:author="Author" w:date="2026-05-07T13:24:00Z">
            <w:rPr>
              <w:rFonts w:ascii="Cambria Math" w:eastAsia="Cambria Math" w:hAnsi="Cambria Math" w:cs="Cambria Math"/>
              <w:color w:val="000000"/>
              <w:sz w:val="20"/>
              <w:szCs w:val="20"/>
            </w:rPr>
            <m:t>= 0</m:t>
          </w:ins>
        </m:r>
      </m:oMath>
      <w:ins w:id="85" w:author="Author" w:date="2026-05-07T13:24:00Z">
        <w:r w:rsidRPr="004A20DB">
          <w:rPr>
            <w:rFonts w:ascii="Times New Roman" w:eastAsia="Times New Roman" w:hAnsi="Times New Roman" w:cs="Times New Roman"/>
            <w:color w:val="000000"/>
            <w:sz w:val="20"/>
            <w:szCs w:val="20"/>
          </w:rPr>
          <w:t xml:space="preserve">, population size </w:t>
        </w:r>
      </w:ins>
      <m:oMath>
        <m:r>
          <w:ins w:id="86" w:author="Author" w:date="2026-05-07T13:24:00Z">
            <w:rPr>
              <w:rFonts w:ascii="Cambria Math" w:eastAsia="Cambria Math" w:hAnsi="Cambria Math" w:cs="Cambria Math"/>
              <w:color w:val="000000"/>
              <w:sz w:val="20"/>
              <w:szCs w:val="20"/>
            </w:rPr>
            <m:t>N = 1000</m:t>
          </w:ins>
        </m:r>
      </m:oMath>
      <w:ins w:id="87" w:author="Author" w:date="2026-05-07T13:24:00Z">
        <w:r w:rsidRPr="004A20DB">
          <w:rPr>
            <w:rFonts w:ascii="Times New Roman" w:eastAsia="Times New Roman" w:hAnsi="Times New Roman" w:cs="Times New Roman"/>
            <w:color w:val="000000"/>
            <w:sz w:val="20"/>
            <w:szCs w:val="20"/>
          </w:rPr>
          <w:t xml:space="preserve">, mutation rate per genome </w:t>
        </w:r>
      </w:ins>
      <m:oMath>
        <m:r>
          <w:ins w:id="88" w:author="Author" w:date="2026-05-07T13:24:00Z">
            <w:rPr>
              <w:rFonts w:ascii="Cambria Math" w:eastAsia="Cambria Math" w:hAnsi="Cambria Math" w:cs="Cambria Math"/>
              <w:color w:val="000000"/>
              <w:sz w:val="20"/>
              <w:szCs w:val="20"/>
            </w:rPr>
            <m:t>μL = 0.1</m:t>
          </w:ins>
        </m:r>
      </m:oMath>
      <w:ins w:id="89" w:author="Author" w:date="2026-05-07T13:24:00Z">
        <w:r w:rsidR="00B7138F" w:rsidRPr="004A20DB">
          <w:rPr>
            <w:rFonts w:ascii="Times New Roman" w:eastAsia="Times New Roman" w:hAnsi="Times New Roman" w:cs="Times New Roman"/>
            <w:color w:val="000000"/>
            <w:sz w:val="20"/>
            <w:szCs w:val="20"/>
          </w:rPr>
          <w:t xml:space="preserve">,10% of the alleles are </w:t>
        </w:r>
        <w:r w:rsidR="00A27D66" w:rsidRPr="004A20DB">
          <w:rPr>
            <w:rFonts w:ascii="Times New Roman" w:eastAsia="Times New Roman" w:hAnsi="Times New Roman" w:cs="Times New Roman"/>
            <w:color w:val="000000"/>
            <w:sz w:val="20"/>
            <w:szCs w:val="20"/>
          </w:rPr>
          <w:t>beneficial</w:t>
        </w:r>
        <w:r w:rsidR="00E130A8" w:rsidRPr="004A20DB">
          <w:rPr>
            <w:rFonts w:ascii="Times New Roman" w:eastAsia="Times New Roman" w:hAnsi="Times New Roman" w:cs="Times New Roman"/>
            <w:color w:val="000000"/>
            <w:sz w:val="20"/>
            <w:szCs w:val="20"/>
          </w:rPr>
          <w:t>,</w:t>
        </w:r>
        <w:r w:rsidR="00B7138F" w:rsidRPr="004A20DB">
          <w:rPr>
            <w:rFonts w:ascii="Times New Roman" w:eastAsia="Times New Roman" w:hAnsi="Times New Roman" w:cs="Times New Roman"/>
            <w:color w:val="000000"/>
            <w:sz w:val="20"/>
            <w:szCs w:val="20"/>
          </w:rPr>
          <w:t xml:space="preserve"> 90% are deleterious</w:t>
        </w:r>
        <w:r w:rsidRPr="004A20DB">
          <w:rPr>
            <w:rFonts w:ascii="Times New Roman" w:eastAsia="Times New Roman" w:hAnsi="Times New Roman" w:cs="Times New Roman"/>
            <w:color w:val="000000"/>
            <w:sz w:val="20"/>
            <w:szCs w:val="20"/>
          </w:rPr>
          <w:t xml:space="preserve"> </w:t>
        </w:r>
        <w:r w:rsidR="00B7138F" w:rsidRPr="004A20DB">
          <w:rPr>
            <w:rFonts w:ascii="Times New Roman" w:eastAsia="Times New Roman" w:hAnsi="Times New Roman" w:cs="Times New Roman"/>
            <w:color w:val="000000"/>
            <w:sz w:val="20"/>
            <w:szCs w:val="20"/>
          </w:rPr>
          <w:t xml:space="preserve">with </w:t>
        </w:r>
        <w:r w:rsidRPr="004A20DB">
          <w:rPr>
            <w:rFonts w:ascii="Times New Roman" w:eastAsia="Times New Roman" w:hAnsi="Times New Roman" w:cs="Times New Roman"/>
            <w:color w:val="000000"/>
            <w:sz w:val="20"/>
            <w:szCs w:val="20"/>
          </w:rPr>
          <w:t xml:space="preserve">selection coefficient </w:t>
        </w:r>
      </w:ins>
      <m:oMath>
        <m:r>
          <w:ins w:id="90" w:author="Author" w:date="2026-05-07T13:24:00Z">
            <w:rPr>
              <w:rFonts w:ascii="Cambria Math" w:eastAsia="Cambria Math" w:hAnsi="Cambria Math" w:cs="Cambria Math"/>
              <w:color w:val="000000"/>
              <w:sz w:val="20"/>
              <w:szCs w:val="20"/>
            </w:rPr>
            <m:t>s = 0.1</m:t>
          </w:ins>
        </m:r>
      </m:oMath>
      <w:ins w:id="91" w:author="Author" w:date="2026-05-07T13:24:00Z">
        <w:r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sz w:val="20"/>
            <w:szCs w:val="20"/>
          </w:rPr>
          <w:t>. Epistati</w:t>
        </w:r>
        <w:r w:rsidR="006219B0" w:rsidRPr="004A20DB">
          <w:rPr>
            <w:rFonts w:ascii="Times New Roman" w:eastAsia="Times New Roman" w:hAnsi="Times New Roman" w:cs="Times New Roman"/>
            <w:sz w:val="20"/>
            <w:szCs w:val="20"/>
          </w:rPr>
          <w:t>c</w:t>
        </w:r>
        <w:r w:rsidRPr="004A20DB">
          <w:rPr>
            <w:rFonts w:ascii="Times New Roman" w:eastAsia="Times New Roman" w:hAnsi="Times New Roman" w:cs="Times New Roman"/>
            <w:sz w:val="20"/>
            <w:szCs w:val="20"/>
          </w:rPr>
          <w:t xml:space="preserve"> network represents a</w:t>
        </w:r>
        <w:r w:rsidR="00B7138F"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sta</w:t>
        </w:r>
        <w:r w:rsidR="00B7138F" w:rsidRPr="004A20DB">
          <w:rPr>
            <w:rFonts w:ascii="Times New Roman" w:eastAsia="Times New Roman" w:hAnsi="Times New Roman" w:cs="Times New Roman"/>
            <w:sz w:val="20"/>
            <w:szCs w:val="20"/>
          </w:rPr>
          <w:t xml:space="preserve">r with </w:t>
        </w:r>
        <w:r w:rsidR="00A27D66" w:rsidRPr="004A20DB">
          <w:rPr>
            <w:rFonts w:ascii="Times New Roman" w:eastAsia="Times New Roman" w:hAnsi="Times New Roman" w:cs="Times New Roman"/>
            <w:sz w:val="20"/>
            <w:szCs w:val="20"/>
          </w:rPr>
          <w:t>the</w:t>
        </w:r>
        <w:r w:rsidR="00B7138F" w:rsidRPr="004A20DB">
          <w:rPr>
            <w:rFonts w:ascii="Times New Roman" w:eastAsia="Times New Roman" w:hAnsi="Times New Roman" w:cs="Times New Roman"/>
            <w:sz w:val="20"/>
            <w:szCs w:val="20"/>
          </w:rPr>
          <w:t xml:space="preserve"> primary </w:t>
        </w:r>
        <w:r w:rsidR="00A27D66" w:rsidRPr="004A20DB">
          <w:rPr>
            <w:rFonts w:ascii="Times New Roman" w:eastAsia="Times New Roman" w:hAnsi="Times New Roman" w:cs="Times New Roman"/>
            <w:sz w:val="20"/>
            <w:szCs w:val="20"/>
          </w:rPr>
          <w:t>allele</w:t>
        </w:r>
        <w:r w:rsidR="00B7138F" w:rsidRPr="004A20DB">
          <w:rPr>
            <w:rFonts w:ascii="Times New Roman" w:eastAsia="Times New Roman" w:hAnsi="Times New Roman" w:cs="Times New Roman"/>
            <w:sz w:val="20"/>
            <w:szCs w:val="20"/>
          </w:rPr>
          <w:t xml:space="preserve"> </w:t>
        </w:r>
        <w:r w:rsidR="00A27D66" w:rsidRPr="004A20DB">
          <w:rPr>
            <w:rFonts w:ascii="Times New Roman" w:eastAsia="Times New Roman" w:hAnsi="Times New Roman" w:cs="Times New Roman"/>
            <w:sz w:val="20"/>
            <w:szCs w:val="20"/>
          </w:rPr>
          <w:t>in the center</w:t>
        </w:r>
        <w:r w:rsidR="00B313E7" w:rsidRPr="004A20DB">
          <w:rPr>
            <w:rFonts w:ascii="Times New Roman" w:eastAsia="Times New Roman" w:hAnsi="Times New Roman" w:cs="Times New Roman"/>
            <w:sz w:val="20"/>
            <w:szCs w:val="20"/>
          </w:rPr>
          <w:t xml:space="preserve"> and ten compensatory mutations as </w:t>
        </w:r>
        <w:r w:rsidR="00A27D66" w:rsidRPr="004A20DB">
          <w:rPr>
            <w:rFonts w:ascii="Times New Roman" w:eastAsia="Times New Roman" w:hAnsi="Times New Roman" w:cs="Times New Roman"/>
            <w:sz w:val="20"/>
            <w:szCs w:val="20"/>
          </w:rPr>
          <w:t>the</w:t>
        </w:r>
        <w:r w:rsidR="00B313E7" w:rsidRPr="004A20DB">
          <w:rPr>
            <w:rFonts w:ascii="Times New Roman" w:eastAsia="Times New Roman" w:hAnsi="Times New Roman" w:cs="Times New Roman"/>
            <w:sz w:val="20"/>
            <w:szCs w:val="20"/>
          </w:rPr>
          <w:t xml:space="preserve"> rays, all of </w:t>
        </w:r>
        <w:r w:rsidR="00A27D66" w:rsidRPr="004A20DB">
          <w:rPr>
            <w:rFonts w:ascii="Times New Roman" w:eastAsia="Times New Roman" w:hAnsi="Times New Roman" w:cs="Times New Roman"/>
            <w:sz w:val="20"/>
            <w:szCs w:val="20"/>
          </w:rPr>
          <w:t xml:space="preserve">which are </w:t>
        </w:r>
        <w:proofErr w:type="gramStart"/>
        <w:r w:rsidR="00B313E7" w:rsidRPr="004A20DB">
          <w:rPr>
            <w:rFonts w:ascii="Times New Roman" w:eastAsia="Times New Roman" w:hAnsi="Times New Roman" w:cs="Times New Roman"/>
            <w:sz w:val="20"/>
            <w:szCs w:val="20"/>
          </w:rPr>
          <w:t xml:space="preserve">deleterious </w:t>
        </w:r>
        <w:r w:rsidR="00A27D66" w:rsidRPr="004A20DB">
          <w:rPr>
            <w:rFonts w:ascii="Times New Roman" w:eastAsia="Times New Roman" w:hAnsi="Times New Roman" w:cs="Times New Roman"/>
            <w:sz w:val="20"/>
            <w:szCs w:val="20"/>
          </w:rPr>
          <w:t xml:space="preserve"> as</w:t>
        </w:r>
        <w:proofErr w:type="gramEnd"/>
        <w:r w:rsidR="00A27D66" w:rsidRPr="004A20DB">
          <w:rPr>
            <w:rFonts w:ascii="Times New Roman" w:eastAsia="Times New Roman" w:hAnsi="Times New Roman" w:cs="Times New Roman"/>
            <w:sz w:val="20"/>
            <w:szCs w:val="20"/>
          </w:rPr>
          <w:t xml:space="preserve"> single alleles. </w:t>
        </w:r>
        <w:r w:rsidR="004D7072" w:rsidRPr="004A20DB">
          <w:rPr>
            <w:rFonts w:ascii="Times New Roman" w:eastAsia="Times New Roman" w:hAnsi="Times New Roman" w:cs="Times New Roman"/>
            <w:sz w:val="20"/>
            <w:szCs w:val="20"/>
          </w:rPr>
          <w:t xml:space="preserve">Epistatic parameters are given in </w:t>
        </w:r>
        <w:r w:rsidR="004D7072" w:rsidRPr="004A20DB">
          <w:rPr>
            <w:rFonts w:ascii="Times New Roman" w:eastAsia="Times New Roman" w:hAnsi="Times New Roman" w:cs="Times New Roman"/>
            <w:i/>
            <w:iCs/>
            <w:sz w:val="20"/>
            <w:szCs w:val="20"/>
          </w:rPr>
          <w:t>Methods</w:t>
        </w:r>
        <w:r w:rsidRPr="004A20DB">
          <w:rPr>
            <w:rFonts w:ascii="Times New Roman" w:eastAsia="Times New Roman" w:hAnsi="Times New Roman" w:cs="Times New Roman"/>
            <w:sz w:val="20"/>
            <w:szCs w:val="20"/>
          </w:rPr>
          <w:t xml:space="preserve"> Recombination is absent</w:t>
        </w:r>
        <w:r w:rsidR="006219B0"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w:t>
        </w:r>
      </w:ins>
    </w:p>
    <w:p w14:paraId="5AC1BD8D" w14:textId="77777777" w:rsidR="007600E9" w:rsidRPr="004A20DB" w:rsidRDefault="007600E9" w:rsidP="00742F5B">
      <w:pPr>
        <w:spacing w:after="0" w:line="360" w:lineRule="auto"/>
        <w:jc w:val="both"/>
        <w:rPr>
          <w:ins w:id="92" w:author="Author" w:date="2026-05-07T13:24:00Z"/>
          <w:rFonts w:ascii="Times New Roman" w:eastAsia="Times New Roman" w:hAnsi="Times New Roman" w:cs="Times New Roman"/>
          <w:sz w:val="20"/>
          <w:szCs w:val="20"/>
        </w:rPr>
      </w:pPr>
    </w:p>
    <w:p w14:paraId="61A1D329" w14:textId="6DBB048D" w:rsidR="007600E9" w:rsidRPr="004A20DB" w:rsidRDefault="00E65540" w:rsidP="00742F5B">
      <w:pPr>
        <w:spacing w:after="0" w:line="360" w:lineRule="auto"/>
        <w:jc w:val="both"/>
        <w:rPr>
          <w:ins w:id="93" w:author="Author" w:date="2026-05-07T13:24:00Z"/>
          <w:rFonts w:ascii="Times New Roman" w:hAnsi="Times New Roman" w:cs="Times New Roman"/>
          <w:sz w:val="24"/>
          <w:szCs w:val="24"/>
          <w:lang w:val="en-US"/>
        </w:rPr>
      </w:pPr>
      <w:ins w:id="94" w:author="Author" w:date="2026-05-07T13:24:00Z">
        <w:r w:rsidRPr="004A20DB">
          <w:rPr>
            <w:rFonts w:ascii="Times New Roman" w:hAnsi="Times New Roman" w:cs="Times New Roman"/>
            <w:sz w:val="24"/>
            <w:szCs w:val="24"/>
            <w:lang w:val="en-US"/>
          </w:rPr>
          <w:t xml:space="preserve">Initially, </w:t>
        </w:r>
      </w:ins>
      <w:r w:rsidR="00867D7E">
        <w:rPr>
          <w:rFonts w:ascii="Times New Roman" w:hAnsi="Times New Roman" w:cs="Times New Roman"/>
          <w:sz w:val="24"/>
          <w:szCs w:val="24"/>
          <w:lang w:val="en-US"/>
        </w:rPr>
        <w:t xml:space="preserve">the </w:t>
      </w:r>
      <w:ins w:id="95" w:author="Author" w:date="2026-05-07T13:24:00Z">
        <w:r w:rsidR="00A97F32" w:rsidRPr="004A20DB">
          <w:rPr>
            <w:rFonts w:ascii="Times New Roman" w:hAnsi="Times New Roman" w:cs="Times New Roman"/>
            <w:sz w:val="24"/>
            <w:szCs w:val="24"/>
            <w:lang w:val="en-US"/>
          </w:rPr>
          <w:t xml:space="preserve">population is </w:t>
        </w:r>
        <w:proofErr w:type="spellStart"/>
        <w:r w:rsidR="00A97F32" w:rsidRPr="004A20DB">
          <w:rPr>
            <w:rFonts w:ascii="Times New Roman" w:hAnsi="Times New Roman" w:cs="Times New Roman"/>
            <w:sz w:val="24"/>
            <w:szCs w:val="24"/>
            <w:lang w:val="en-US"/>
          </w:rPr>
          <w:t>monomorphous</w:t>
        </w:r>
        <w:proofErr w:type="spellEnd"/>
        <w:r w:rsidR="00A97F32" w:rsidRPr="004A20DB">
          <w:rPr>
            <w:rFonts w:ascii="Times New Roman" w:hAnsi="Times New Roman" w:cs="Times New Roman"/>
            <w:sz w:val="24"/>
            <w:szCs w:val="24"/>
            <w:lang w:val="en-US"/>
          </w:rPr>
          <w:t>. T</w:t>
        </w:r>
        <w:r w:rsidRPr="004A20DB">
          <w:rPr>
            <w:rFonts w:ascii="Times New Roman" w:hAnsi="Times New Roman" w:cs="Times New Roman"/>
            <w:sz w:val="24"/>
            <w:szCs w:val="24"/>
            <w:lang w:val="en-US"/>
          </w:rPr>
          <w:t xml:space="preserve">hen a gradual accumulation of </w:t>
        </w:r>
        <w:r w:rsidR="00A97F32" w:rsidRPr="004A20DB">
          <w:rPr>
            <w:rFonts w:ascii="Times New Roman" w:hAnsi="Times New Roman" w:cs="Times New Roman"/>
            <w:sz w:val="24"/>
            <w:szCs w:val="24"/>
            <w:lang w:val="en-US"/>
          </w:rPr>
          <w:t>beneficial</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A82F67"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occurs</w:t>
        </w:r>
        <w:r w:rsidR="00A97F32" w:rsidRPr="004A20DB">
          <w:rPr>
            <w:rFonts w:ascii="Times New Roman" w:hAnsi="Times New Roman" w:cs="Times New Roman"/>
            <w:sz w:val="24"/>
            <w:szCs w:val="24"/>
            <w:lang w:val="en-US"/>
          </w:rPr>
          <w:t>, which are assumed to take 10% of loci</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Deleterious</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461F65"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w:t>
        </w:r>
        <w:r w:rsidR="00260AD4" w:rsidRPr="004A20DB">
          <w:rPr>
            <w:rFonts w:ascii="Times New Roman" w:hAnsi="Times New Roman" w:cs="Times New Roman"/>
            <w:sz w:val="24"/>
            <w:szCs w:val="24"/>
            <w:lang w:val="en-US"/>
          </w:rPr>
          <w:t xml:space="preserve">also </w:t>
        </w:r>
        <w:r w:rsidRPr="004A20DB">
          <w:rPr>
            <w:rFonts w:ascii="Times New Roman" w:hAnsi="Times New Roman" w:cs="Times New Roman"/>
            <w:sz w:val="24"/>
            <w:szCs w:val="24"/>
            <w:lang w:val="en-US"/>
          </w:rPr>
          <w:t>accumulate</w:t>
        </w:r>
        <w:r w:rsidR="00A97F32" w:rsidRPr="004A20DB">
          <w:rPr>
            <w:rFonts w:ascii="Times New Roman" w:hAnsi="Times New Roman" w:cs="Times New Roman"/>
            <w:sz w:val="24"/>
            <w:szCs w:val="24"/>
            <w:lang w:val="en-US"/>
          </w:rPr>
          <w:t xml:space="preserve"> at </w:t>
        </w:r>
        <w:r w:rsidR="00461F65" w:rsidRPr="004A20DB">
          <w:rPr>
            <w:rFonts w:ascii="Times New Roman" w:hAnsi="Times New Roman" w:cs="Times New Roman"/>
            <w:sz w:val="24"/>
            <w:szCs w:val="24"/>
            <w:lang w:val="en-US"/>
          </w:rPr>
          <w:t xml:space="preserve">the </w:t>
        </w:r>
        <w:r w:rsidR="00A97F32" w:rsidRPr="004A20DB">
          <w:rPr>
            <w:rFonts w:ascii="Times New Roman" w:hAnsi="Times New Roman" w:cs="Times New Roman"/>
            <w:sz w:val="24"/>
            <w:szCs w:val="24"/>
            <w:lang w:val="en-US"/>
          </w:rPr>
          <w:t>remaining 90% of loc</w:t>
        </w:r>
        <w:r w:rsidR="00260AD4" w:rsidRPr="004A20DB">
          <w:rPr>
            <w:rFonts w:ascii="Times New Roman" w:hAnsi="Times New Roman" w:cs="Times New Roman"/>
            <w:sz w:val="24"/>
            <w:szCs w:val="24"/>
            <w:lang w:val="en-US"/>
          </w:rPr>
          <w:t>i</w:t>
        </w:r>
        <w:r w:rsidRPr="004A20DB">
          <w:rPr>
            <w:rFonts w:ascii="Times New Roman" w:hAnsi="Times New Roman" w:cs="Times New Roman"/>
            <w:sz w:val="24"/>
            <w:szCs w:val="24"/>
            <w:lang w:val="en-US"/>
          </w:rPr>
          <w:t xml:space="preserve"> due to the hitchhiking effect</w:t>
        </w:r>
        <w:r w:rsidR="00A97F32" w:rsidRPr="004A20DB">
          <w:rPr>
            <w:rFonts w:ascii="Times New Roman" w:hAnsi="Times New Roman" w:cs="Times New Roman"/>
            <w:sz w:val="24"/>
            <w:szCs w:val="24"/>
            <w:lang w:val="en-US"/>
          </w:rPr>
          <w:t>, i.e., genetic linkage with the beneficial alleles</w:t>
        </w:r>
        <w:r w:rsidR="00260AD4" w:rsidRPr="004A20DB">
          <w:rPr>
            <w:rFonts w:ascii="Times New Roman" w:hAnsi="Times New Roman" w:cs="Times New Roman"/>
            <w:sz w:val="24"/>
            <w:szCs w:val="24"/>
            <w:lang w:val="en-US"/>
          </w:rPr>
          <w:t>, although more slowly than beneficial alleles</w:t>
        </w:r>
        <w:r w:rsidRPr="004A20DB">
          <w:rPr>
            <w:rFonts w:ascii="Times New Roman" w:hAnsi="Times New Roman" w:cs="Times New Roman"/>
            <w:sz w:val="24"/>
            <w:szCs w:val="24"/>
            <w:lang w:val="en-US"/>
          </w:rPr>
          <w:t xml:space="preserve">. Among </w:t>
        </w:r>
        <w:r w:rsidR="00461F65" w:rsidRPr="004A20DB">
          <w:rPr>
            <w:rFonts w:ascii="Times New Roman" w:hAnsi="Times New Roman" w:cs="Times New Roman"/>
            <w:sz w:val="24"/>
            <w:szCs w:val="24"/>
            <w:lang w:val="en-US"/>
          </w:rPr>
          <w:t>deleterious alleles</w:t>
        </w:r>
        <w:r w:rsidRPr="004A20DB">
          <w:rPr>
            <w:rFonts w:ascii="Times New Roman" w:hAnsi="Times New Roman" w:cs="Times New Roman"/>
            <w:sz w:val="24"/>
            <w:szCs w:val="24"/>
            <w:lang w:val="en-US"/>
          </w:rPr>
          <w:t xml:space="preserve">, one </w:t>
        </w:r>
        <w:r w:rsidR="00461F65" w:rsidRPr="004A20DB">
          <w:rPr>
            <w:rFonts w:ascii="Times New Roman" w:hAnsi="Times New Roman" w:cs="Times New Roman"/>
            <w:sz w:val="24"/>
            <w:szCs w:val="24"/>
            <w:lang w:val="en-US"/>
          </w:rPr>
          <w:t xml:space="preserve">is set to be the </w:t>
        </w:r>
        <w:r w:rsidRPr="004A20DB">
          <w:rPr>
            <w:rFonts w:ascii="Times New Roman" w:hAnsi="Times New Roman" w:cs="Times New Roman"/>
            <w:sz w:val="24"/>
            <w:szCs w:val="24"/>
            <w:lang w:val="en-US"/>
          </w:rPr>
          <w:t>primary mutation</w:t>
        </w:r>
        <w:r w:rsidR="00461F65" w:rsidRPr="004A20DB">
          <w:rPr>
            <w:rFonts w:ascii="Times New Roman" w:hAnsi="Times New Roman" w:cs="Times New Roman"/>
            <w:sz w:val="24"/>
            <w:szCs w:val="24"/>
            <w:lang w:val="en-US"/>
          </w:rPr>
          <w:t xml:space="preserve"> of fitness valley</w:t>
        </w:r>
        <w:r w:rsidRPr="004A20DB">
          <w:rPr>
            <w:rFonts w:ascii="Times New Roman" w:hAnsi="Times New Roman" w:cs="Times New Roman"/>
            <w:sz w:val="24"/>
            <w:szCs w:val="24"/>
            <w:lang w:val="en-US"/>
          </w:rPr>
          <w:t xml:space="preserve"> and 10 </w:t>
        </w:r>
        <w:r w:rsidR="00461F65" w:rsidRPr="004A20DB">
          <w:rPr>
            <w:rFonts w:ascii="Times New Roman" w:hAnsi="Times New Roman" w:cs="Times New Roman"/>
            <w:sz w:val="24"/>
            <w:szCs w:val="24"/>
            <w:lang w:val="en-US"/>
          </w:rPr>
          <w:t xml:space="preserve">are set to be compensatory </w:t>
        </w:r>
        <w:r w:rsidRPr="004A20DB">
          <w:rPr>
            <w:rFonts w:ascii="Times New Roman" w:hAnsi="Times New Roman" w:cs="Times New Roman"/>
            <w:sz w:val="24"/>
            <w:szCs w:val="24"/>
            <w:lang w:val="en-US"/>
          </w:rPr>
          <w:t xml:space="preserve">mutations </w:t>
        </w:r>
        <w:r w:rsidR="00461F65" w:rsidRPr="004A20DB">
          <w:rPr>
            <w:rFonts w:ascii="Times New Roman" w:hAnsi="Times New Roman" w:cs="Times New Roman"/>
            <w:sz w:val="24"/>
            <w:szCs w:val="24"/>
            <w:lang w:val="en-US"/>
          </w:rPr>
          <w:t xml:space="preserve">with the degrees of compensation ranging from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w:t>
        </w:r>
        <w:r w:rsidR="00461F65" w:rsidRPr="004A20DB">
          <w:rPr>
            <w:rFonts w:ascii="Times New Roman" w:hAnsi="Times New Roman" w:cs="Times New Roman"/>
            <w:sz w:val="24"/>
            <w:szCs w:val="24"/>
            <w:lang w:val="en-US"/>
          </w:rPr>
          <w:t xml:space="preserve"> to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00</w:t>
        </w:r>
        <w:r w:rsidR="00461F65"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These</w:t>
        </w:r>
        <w:r w:rsidR="00461F65"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 xml:space="preserve">mutations are </w:t>
        </w:r>
        <w:r w:rsidR="00461F65" w:rsidRPr="004A20DB">
          <w:rPr>
            <w:rFonts w:ascii="Times New Roman" w:hAnsi="Times New Roman" w:cs="Times New Roman"/>
            <w:sz w:val="24"/>
            <w:szCs w:val="24"/>
            <w:lang w:val="en-US"/>
          </w:rPr>
          <w:t>deleterious</w:t>
        </w:r>
        <w:r w:rsidR="00A82F67" w:rsidRPr="004A20DB">
          <w:rPr>
            <w:rFonts w:ascii="Times New Roman" w:hAnsi="Times New Roman" w:cs="Times New Roman"/>
            <w:sz w:val="24"/>
            <w:szCs w:val="24"/>
            <w:lang w:val="en-US"/>
          </w:rPr>
          <w:t xml:space="preserve"> separately</w:t>
        </w:r>
        <w:r w:rsidRPr="004A20DB">
          <w:rPr>
            <w:rFonts w:ascii="Times New Roman" w:hAnsi="Times New Roman" w:cs="Times New Roman"/>
            <w:sz w:val="24"/>
            <w:szCs w:val="24"/>
            <w:lang w:val="en-US"/>
          </w:rPr>
          <w:t xml:space="preserve">, but the combination of the primary </w:t>
        </w:r>
        <w:r w:rsidR="00A82F67" w:rsidRPr="004A20DB">
          <w:rPr>
            <w:rFonts w:ascii="Times New Roman" w:hAnsi="Times New Roman" w:cs="Times New Roman"/>
            <w:sz w:val="24"/>
            <w:szCs w:val="24"/>
            <w:lang w:val="en-US"/>
          </w:rPr>
          <w:t>allele with the</w:t>
        </w:r>
        <w:r w:rsidRPr="004A20DB">
          <w:rPr>
            <w:rFonts w:ascii="Times New Roman" w:hAnsi="Times New Roman" w:cs="Times New Roman"/>
            <w:sz w:val="24"/>
            <w:szCs w:val="24"/>
            <w:lang w:val="en-US"/>
          </w:rPr>
          <w:t xml:space="preserve"> </w:t>
        </w:r>
        <w:r w:rsidR="00461F65" w:rsidRPr="004A20DB">
          <w:rPr>
            <w:rFonts w:ascii="Times New Roman" w:hAnsi="Times New Roman" w:cs="Times New Roman"/>
            <w:sz w:val="24"/>
            <w:szCs w:val="24"/>
            <w:lang w:val="en-US"/>
          </w:rPr>
          <w:t>compensatory</w:t>
        </w:r>
        <w:r w:rsidR="00A82F67" w:rsidRPr="004A20DB">
          <w:rPr>
            <w:rFonts w:ascii="Times New Roman" w:hAnsi="Times New Roman" w:cs="Times New Roman"/>
            <w:sz w:val="24"/>
            <w:szCs w:val="24"/>
            <w:lang w:val="en-US"/>
          </w:rPr>
          <w:t xml:space="preserve"> </w:t>
        </w:r>
        <w:r w:rsidR="00B7138F" w:rsidRPr="004A20DB">
          <w:rPr>
            <w:rFonts w:ascii="Times New Roman" w:hAnsi="Times New Roman" w:cs="Times New Roman"/>
            <w:sz w:val="24"/>
            <w:szCs w:val="24"/>
            <w:lang w:val="en-US"/>
          </w:rPr>
          <w:t>alleles</w:t>
        </w:r>
        <w:r w:rsidRPr="004A20DB">
          <w:rPr>
            <w:rFonts w:ascii="Times New Roman" w:hAnsi="Times New Roman" w:cs="Times New Roman"/>
            <w:sz w:val="24"/>
            <w:szCs w:val="24"/>
            <w:lang w:val="en-US"/>
          </w:rPr>
          <w:t xml:space="preserve"> </w:t>
        </w:r>
        <w:proofErr w:type="gramStart"/>
        <w:r w:rsidR="00A82F67" w:rsidRPr="004A20DB">
          <w:rPr>
            <w:rFonts w:ascii="Times New Roman" w:hAnsi="Times New Roman" w:cs="Times New Roman"/>
            <w:sz w:val="24"/>
            <w:szCs w:val="24"/>
            <w:lang w:val="en-US"/>
          </w:rPr>
          <w:t xml:space="preserve">is  </w:t>
        </w:r>
        <w:r w:rsidRPr="004A20DB">
          <w:rPr>
            <w:rFonts w:ascii="Times New Roman" w:hAnsi="Times New Roman" w:cs="Times New Roman"/>
            <w:sz w:val="24"/>
            <w:szCs w:val="24"/>
            <w:lang w:val="en-US"/>
          </w:rPr>
          <w:t>advantageous</w:t>
        </w:r>
        <w:proofErr w:type="gramEnd"/>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 xml:space="preserve">Sooner or later, </w:t>
        </w:r>
        <w:r w:rsidR="007F5365" w:rsidRPr="004A20DB">
          <w:rPr>
            <w:rFonts w:ascii="Times New Roman" w:hAnsi="Times New Roman" w:cs="Times New Roman"/>
            <w:sz w:val="24"/>
            <w:szCs w:val="24"/>
            <w:lang w:val="en-US"/>
          </w:rPr>
          <w:t xml:space="preserve">deleterious </w:t>
        </w:r>
        <w:r w:rsidR="00A82F67" w:rsidRPr="004A20DB">
          <w:rPr>
            <w:rFonts w:ascii="Times New Roman" w:hAnsi="Times New Roman" w:cs="Times New Roman"/>
            <w:sz w:val="24"/>
            <w:szCs w:val="24"/>
            <w:lang w:val="en-US"/>
          </w:rPr>
          <w:t xml:space="preserve">primary mutation </w:t>
        </w:r>
        <w:r w:rsidR="007F5365" w:rsidRPr="004A20DB">
          <w:rPr>
            <w:rFonts w:ascii="Times New Roman" w:hAnsi="Times New Roman" w:cs="Times New Roman"/>
            <w:sz w:val="24"/>
            <w:szCs w:val="24"/>
            <w:lang w:val="en-US"/>
          </w:rPr>
          <w:lastRenderedPageBreak/>
          <w:t>becomes abundant</w:t>
        </w:r>
        <w:r w:rsidR="00A82F67" w:rsidRPr="004A20DB">
          <w:rPr>
            <w:rFonts w:ascii="Times New Roman" w:hAnsi="Times New Roman" w:cs="Times New Roman"/>
            <w:sz w:val="24"/>
            <w:szCs w:val="24"/>
            <w:lang w:val="en-US"/>
          </w:rPr>
          <w:t xml:space="preserve"> in a population due to </w:t>
        </w:r>
        <w:r w:rsidR="007F5365" w:rsidRPr="004A20DB">
          <w:rPr>
            <w:rFonts w:ascii="Times New Roman" w:hAnsi="Times New Roman" w:cs="Times New Roman"/>
            <w:sz w:val="24"/>
            <w:szCs w:val="24"/>
            <w:lang w:val="en-US"/>
          </w:rPr>
          <w:t xml:space="preserve">the </w:t>
        </w:r>
        <w:r w:rsidR="00A82F67" w:rsidRPr="004A20DB">
          <w:rPr>
            <w:rFonts w:ascii="Times New Roman" w:hAnsi="Times New Roman" w:cs="Times New Roman"/>
            <w:sz w:val="24"/>
            <w:szCs w:val="24"/>
            <w:lang w:val="en-US"/>
          </w:rPr>
          <w:t xml:space="preserve">hitchhiking effect. Then compensatory alleles become advantageous, and start rapid accumulation, </w:t>
        </w:r>
        <w:r w:rsidRPr="004A20DB">
          <w:rPr>
            <w:rFonts w:ascii="Times New Roman" w:hAnsi="Times New Roman" w:cs="Times New Roman"/>
            <w:sz w:val="24"/>
            <w:szCs w:val="24"/>
            <w:lang w:val="en-US"/>
          </w:rPr>
          <w:t>lead</w:t>
        </w:r>
        <w:r w:rsidR="007F5365" w:rsidRPr="004A20DB">
          <w:rPr>
            <w:rFonts w:ascii="Times New Roman" w:hAnsi="Times New Roman" w:cs="Times New Roman"/>
            <w:sz w:val="24"/>
            <w:szCs w:val="24"/>
            <w:lang w:val="en-US"/>
          </w:rPr>
          <w:t>ing</w:t>
        </w:r>
        <w:r w:rsidRPr="004A20DB">
          <w:rPr>
            <w:rFonts w:ascii="Times New Roman" w:hAnsi="Times New Roman" w:cs="Times New Roman"/>
            <w:sz w:val="24"/>
            <w:szCs w:val="24"/>
            <w:lang w:val="en-US"/>
          </w:rPr>
          <w:t xml:space="preserve"> to a jump in the curve</w:t>
        </w:r>
        <w:r w:rsidR="00A82F67"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Fig</w:t>
        </w:r>
        <w:r w:rsidR="00A82F67"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66571" w:rsidRPr="004A20DB">
          <w:rPr>
            <w:rFonts w:ascii="Times New Roman" w:hAnsi="Times New Roman" w:cs="Times New Roman"/>
            <w:sz w:val="24"/>
            <w:szCs w:val="24"/>
            <w:lang w:val="en-US"/>
          </w:rPr>
          <w:t>2</w:t>
        </w:r>
        <w:r w:rsidR="00A82F67" w:rsidRPr="004A20DB">
          <w:rPr>
            <w:rFonts w:ascii="Times New Roman" w:hAnsi="Times New Roman" w:cs="Times New Roman"/>
            <w:sz w:val="24"/>
            <w:szCs w:val="24"/>
            <w:lang w:val="en-US"/>
          </w:rPr>
          <w:t>)</w:t>
        </w:r>
        <w:r w:rsidR="007F5365" w:rsidRPr="004A20DB">
          <w:rPr>
            <w:rFonts w:ascii="Times New Roman" w:hAnsi="Times New Roman" w:cs="Times New Roman"/>
            <w:sz w:val="24"/>
            <w:szCs w:val="24"/>
            <w:lang w:val="en-US"/>
          </w:rPr>
          <w:t xml:space="preserve">. </w:t>
        </w:r>
        <w:r w:rsidR="006019E7" w:rsidRPr="004A20DB">
          <w:rPr>
            <w:rFonts w:ascii="Times New Roman" w:hAnsi="Times New Roman" w:cs="Times New Roman"/>
            <w:sz w:val="24"/>
            <w:szCs w:val="24"/>
            <w:lang w:val="en-US"/>
          </w:rPr>
          <w:t xml:space="preserve">This marks </w:t>
        </w:r>
        <w:r w:rsidR="009A1A23" w:rsidRPr="004A20DB">
          <w:rPr>
            <w:rFonts w:ascii="Times New Roman" w:hAnsi="Times New Roman" w:cs="Times New Roman"/>
            <w:sz w:val="24"/>
            <w:szCs w:val="24"/>
            <w:lang w:val="en-US"/>
          </w:rPr>
          <w:t xml:space="preserve">passing the fitness valley and </w:t>
        </w:r>
        <w:r w:rsidR="006019E7" w:rsidRPr="004A20DB">
          <w:rPr>
            <w:rFonts w:ascii="Times New Roman" w:hAnsi="Times New Roman" w:cs="Times New Roman"/>
            <w:sz w:val="24"/>
            <w:szCs w:val="24"/>
            <w:lang w:val="en-US"/>
          </w:rPr>
          <w:t>the emergence of a new group of virus variants</w:t>
        </w:r>
        <w:r w:rsidR="009A1A23" w:rsidRPr="004A20DB">
          <w:rPr>
            <w:rFonts w:ascii="Times New Roman" w:hAnsi="Times New Roman" w:cs="Times New Roman"/>
            <w:sz w:val="24"/>
            <w:szCs w:val="24"/>
            <w:lang w:val="en-US"/>
          </w:rPr>
          <w:t xml:space="preserve"> on the end of fitness </w:t>
        </w:r>
        <w:r w:rsidR="00B7138F" w:rsidRPr="004A20DB">
          <w:rPr>
            <w:rFonts w:ascii="Times New Roman" w:hAnsi="Times New Roman" w:cs="Times New Roman"/>
            <w:sz w:val="24"/>
            <w:szCs w:val="24"/>
            <w:lang w:val="en-US"/>
          </w:rPr>
          <w:t>valley</w:t>
        </w:r>
        <w:r w:rsidR="006019E7" w:rsidRPr="004A20DB">
          <w:rPr>
            <w:rFonts w:ascii="Times New Roman" w:hAnsi="Times New Roman" w:cs="Times New Roman"/>
            <w:sz w:val="24"/>
            <w:szCs w:val="24"/>
            <w:lang w:val="en-US"/>
          </w:rPr>
          <w:t>.</w:t>
        </w:r>
      </w:ins>
    </w:p>
    <w:p w14:paraId="0CB2B425" w14:textId="26CAD4C5" w:rsidR="002C4707" w:rsidRPr="004A20DB" w:rsidRDefault="002C4707" w:rsidP="00742F5B">
      <w:pPr>
        <w:spacing w:after="0" w:line="360" w:lineRule="auto"/>
        <w:jc w:val="both"/>
        <w:rPr>
          <w:ins w:id="96" w:author="Author" w:date="2026-05-07T13:24:00Z"/>
          <w:rFonts w:ascii="Times New Roman" w:eastAsia="Times New Roman" w:hAnsi="Times New Roman" w:cs="Times New Roman"/>
          <w:sz w:val="24"/>
          <w:szCs w:val="24"/>
          <w:lang w:val="ru-RU"/>
        </w:rPr>
      </w:pPr>
      <w:ins w:id="97" w:author="Author" w:date="2026-05-07T13:24:00Z">
        <w:r w:rsidRPr="004A20DB">
          <w:rPr>
            <w:rFonts w:ascii="Times New Roman" w:eastAsia="Times New Roman" w:hAnsi="Times New Roman" w:cs="Times New Roman"/>
            <w:noProof/>
            <w:sz w:val="24"/>
            <w:szCs w:val="24"/>
          </w:rPr>
          <w:drawing>
            <wp:inline distT="0" distB="0" distL="0" distR="0" wp14:anchorId="07F4408D" wp14:editId="02013851">
              <wp:extent cx="5848349" cy="4386261"/>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848349" cy="4386261"/>
                      </a:xfrm>
                      <a:prstGeom prst="rect">
                        <a:avLst/>
                      </a:prstGeom>
                      <a:noFill/>
                      <a:ln>
                        <a:noFill/>
                      </a:ln>
                    </pic:spPr>
                  </pic:pic>
                </a:graphicData>
              </a:graphic>
            </wp:inline>
          </w:drawing>
        </w:r>
      </w:ins>
    </w:p>
    <w:p w14:paraId="4E5144E9" w14:textId="33A1B094" w:rsidR="000018A6" w:rsidRPr="004A20DB" w:rsidRDefault="000018A6" w:rsidP="00C066BD">
      <w:pPr>
        <w:spacing w:after="0" w:line="240" w:lineRule="auto"/>
        <w:jc w:val="both"/>
        <w:rPr>
          <w:ins w:id="98" w:author="Author" w:date="2026-05-07T13:24:00Z"/>
          <w:rFonts w:ascii="Times New Roman" w:eastAsia="Times New Roman" w:hAnsi="Times New Roman" w:cs="Times New Roman"/>
          <w:sz w:val="20"/>
          <w:szCs w:val="20"/>
        </w:rPr>
      </w:pPr>
      <w:ins w:id="99" w:author="Author" w:date="2026-05-07T13:24:00Z">
        <w:r w:rsidRPr="004A20DB">
          <w:rPr>
            <w:rFonts w:ascii="Times New Roman" w:eastAsia="Times New Roman" w:hAnsi="Times New Roman" w:cs="Times New Roman"/>
            <w:sz w:val="20"/>
            <w:szCs w:val="20"/>
          </w:rPr>
          <w:t xml:space="preserve">Figure </w:t>
        </w:r>
        <w:proofErr w:type="gramStart"/>
        <w:r w:rsidR="00A66571" w:rsidRPr="004A20DB">
          <w:rPr>
            <w:rFonts w:ascii="Times New Roman" w:eastAsia="Times New Roman" w:hAnsi="Times New Roman" w:cs="Times New Roman"/>
            <w:sz w:val="20"/>
            <w:szCs w:val="20"/>
          </w:rPr>
          <w:t>3</w:t>
        </w:r>
        <w:r w:rsidRPr="004A20DB">
          <w:rPr>
            <w:rFonts w:ascii="Times New Roman" w:eastAsia="Times New Roman" w:hAnsi="Times New Roman" w:cs="Times New Roman"/>
            <w:sz w:val="20"/>
            <w:szCs w:val="20"/>
          </w:rPr>
          <w:t xml:space="preserve"> .</w:t>
        </w:r>
        <w:proofErr w:type="gramEnd"/>
        <w:r w:rsidRPr="004A20DB">
          <w:rPr>
            <w:rFonts w:ascii="Times New Roman" w:eastAsia="Times New Roman" w:hAnsi="Times New Roman" w:cs="Times New Roman"/>
            <w:b/>
            <w:sz w:val="20"/>
            <w:szCs w:val="20"/>
          </w:rPr>
          <w:t xml:space="preserve"> Mutational spectrum </w:t>
        </w:r>
        <w:r w:rsidR="000237D1" w:rsidRPr="004A20DB">
          <w:rPr>
            <w:rFonts w:ascii="Times New Roman" w:eastAsia="Times New Roman" w:hAnsi="Times New Roman" w:cs="Times New Roman"/>
            <w:b/>
            <w:sz w:val="20"/>
            <w:szCs w:val="20"/>
          </w:rPr>
          <w:t>for</w:t>
        </w:r>
        <w:r w:rsidR="00CB7C57" w:rsidRPr="004A20DB">
          <w:rPr>
            <w:rFonts w:ascii="Times New Roman" w:eastAsia="Times New Roman" w:hAnsi="Times New Roman" w:cs="Times New Roman"/>
            <w:b/>
            <w:sz w:val="20"/>
            <w:szCs w:val="20"/>
          </w:rPr>
          <w:t xml:space="preserve"> six</w:t>
        </w:r>
        <w:r w:rsidR="00047A8A" w:rsidRPr="004A20DB">
          <w:rPr>
            <w:rFonts w:ascii="Times New Roman" w:eastAsia="Times New Roman" w:hAnsi="Times New Roman" w:cs="Times New Roman"/>
            <w:b/>
            <w:sz w:val="20"/>
            <w:szCs w:val="20"/>
          </w:rPr>
          <w:t xml:space="preserve"> simulated populations, initial state is </w:t>
        </w:r>
        <w:proofErr w:type="spellStart"/>
        <w:r w:rsidR="00047A8A" w:rsidRPr="004A20DB">
          <w:rPr>
            <w:rFonts w:ascii="Times New Roman" w:eastAsia="Times New Roman" w:hAnsi="Times New Roman" w:cs="Times New Roman"/>
            <w:b/>
            <w:sz w:val="20"/>
            <w:szCs w:val="20"/>
          </w:rPr>
          <w:t>monomorphous</w:t>
        </w:r>
        <w:proofErr w:type="spellEnd"/>
        <w:r w:rsidRPr="004A20DB">
          <w:rPr>
            <w:rFonts w:ascii="Times New Roman" w:eastAsia="Times New Roman" w:hAnsi="Times New Roman" w:cs="Times New Roman"/>
            <w:b/>
            <w:sz w:val="20"/>
            <w:szCs w:val="20"/>
          </w:rPr>
          <w:t>.</w:t>
        </w:r>
        <w:r w:rsidRPr="004A20DB">
          <w:rPr>
            <w:rFonts w:ascii="Times New Roman" w:eastAsia="Times New Roman" w:hAnsi="Times New Roman" w:cs="Times New Roman"/>
            <w:sz w:val="20"/>
            <w:szCs w:val="20"/>
          </w:rPr>
          <w:t xml:space="preserve"> Y–axis: number of sequences with a number of </w:t>
        </w:r>
        <w:r w:rsidR="00B47637" w:rsidRPr="004A20DB">
          <w:rPr>
            <w:rFonts w:ascii="Times New Roman" w:eastAsia="Times New Roman" w:hAnsi="Times New Roman" w:cs="Times New Roman"/>
            <w:sz w:val="20"/>
            <w:szCs w:val="20"/>
          </w:rPr>
          <w:t>replacements</w:t>
        </w:r>
        <w:r w:rsidR="00CB7C57" w:rsidRPr="004A20DB">
          <w:rPr>
            <w:rFonts w:ascii="Times New Roman" w:eastAsia="Times New Roman" w:hAnsi="Times New Roman" w:cs="Times New Roman"/>
            <w:sz w:val="20"/>
            <w:szCs w:val="20"/>
          </w:rPr>
          <w:t xml:space="preserve"> shown in X–axis</w:t>
        </w:r>
        <w:r w:rsidRPr="004A20DB">
          <w:rPr>
            <w:rFonts w:ascii="Times New Roman" w:eastAsia="Times New Roman" w:hAnsi="Times New Roman" w:cs="Times New Roman"/>
            <w:sz w:val="20"/>
            <w:szCs w:val="20"/>
          </w:rPr>
          <w:t>.</w:t>
        </w:r>
        <w:r w:rsidR="001F2438" w:rsidRPr="004A20DB">
          <w:rPr>
            <w:rFonts w:ascii="Times New Roman" w:eastAsia="Times New Roman" w:hAnsi="Times New Roman" w:cs="Times New Roman"/>
            <w:sz w:val="20"/>
            <w:szCs w:val="20"/>
          </w:rPr>
          <w:t xml:space="preserve"> </w:t>
        </w:r>
        <w:r w:rsidR="00260AD4" w:rsidRPr="004A20DB">
          <w:rPr>
            <w:rFonts w:ascii="Times New Roman" w:eastAsia="Times New Roman" w:hAnsi="Times New Roman" w:cs="Times New Roman"/>
            <w:sz w:val="20"/>
            <w:szCs w:val="20"/>
          </w:rPr>
          <w:t>Gray</w:t>
        </w:r>
        <w:r w:rsidR="001F2438" w:rsidRPr="004A20DB">
          <w:rPr>
            <w:rFonts w:ascii="Times New Roman" w:eastAsia="Times New Roman" w:hAnsi="Times New Roman" w:cs="Times New Roman"/>
            <w:sz w:val="20"/>
            <w:szCs w:val="20"/>
          </w:rPr>
          <w:t xml:space="preserve"> lines at ​​​​6 and 22 </w:t>
        </w:r>
        <w:r w:rsidR="00B47637" w:rsidRPr="004A20DB">
          <w:rPr>
            <w:rFonts w:ascii="Times New Roman" w:eastAsia="Times New Roman" w:hAnsi="Times New Roman" w:cs="Times New Roman"/>
            <w:sz w:val="20"/>
            <w:szCs w:val="20"/>
          </w:rPr>
          <w:t>replacements</w:t>
        </w:r>
        <w:r w:rsidR="001F2438" w:rsidRPr="004A20DB">
          <w:rPr>
            <w:rFonts w:ascii="Times New Roman" w:eastAsia="Times New Roman" w:hAnsi="Times New Roman" w:cs="Times New Roman"/>
            <w:sz w:val="20"/>
            <w:szCs w:val="20"/>
          </w:rPr>
          <w:t xml:space="preserve"> divide the two groups of sequences numbered by Roman numerals</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Simulation parameters</w:t>
        </w:r>
        <w:r w:rsidR="004144AC" w:rsidRPr="004A20DB">
          <w:rPr>
            <w:rFonts w:ascii="Times New Roman" w:eastAsia="Times New Roman" w:hAnsi="Times New Roman" w:cs="Times New Roman"/>
            <w:color w:val="000000"/>
            <w:sz w:val="20"/>
            <w:szCs w:val="20"/>
          </w:rPr>
          <w:t xml:space="preserve"> are as in Figure </w:t>
        </w:r>
        <w:r w:rsidR="00A66571" w:rsidRPr="004A20DB">
          <w:rPr>
            <w:rFonts w:ascii="Times New Roman" w:eastAsia="Times New Roman" w:hAnsi="Times New Roman" w:cs="Times New Roman"/>
            <w:color w:val="000000"/>
            <w:sz w:val="20"/>
            <w:szCs w:val="20"/>
          </w:rPr>
          <w:t>2</w:t>
        </w:r>
        <w:r w:rsidR="00CB7C57" w:rsidRPr="004A20DB">
          <w:rPr>
            <w:rFonts w:ascii="Times New Roman" w:eastAsia="Times New Roman" w:hAnsi="Times New Roman" w:cs="Times New Roman"/>
            <w:color w:val="000000"/>
            <w:sz w:val="20"/>
            <w:szCs w:val="20"/>
          </w:rPr>
          <w:t xml:space="preserve">. </w:t>
        </w:r>
        <w:r w:rsidR="006019E7" w:rsidRPr="004A20DB">
          <w:rPr>
            <w:rFonts w:ascii="Times New Roman" w:eastAsia="Times New Roman" w:hAnsi="Times New Roman" w:cs="Times New Roman"/>
            <w:color w:val="000000"/>
            <w:sz w:val="20"/>
            <w:szCs w:val="20"/>
          </w:rPr>
          <w:t xml:space="preserve"> </w:t>
        </w:r>
        <w:r w:rsidR="00CB7C57" w:rsidRPr="004A20DB">
          <w:rPr>
            <w:rFonts w:ascii="Times New Roman" w:eastAsia="Times New Roman" w:hAnsi="Times New Roman" w:cs="Times New Roman"/>
            <w:color w:val="000000"/>
            <w:sz w:val="20"/>
            <w:szCs w:val="20"/>
          </w:rPr>
          <w:t>Six</w:t>
        </w:r>
        <w:r w:rsidR="006019E7" w:rsidRPr="004A20DB">
          <w:rPr>
            <w:rFonts w:ascii="Times New Roman" w:eastAsia="Times New Roman" w:hAnsi="Times New Roman" w:cs="Times New Roman"/>
            <w:color w:val="000000"/>
            <w:sz w:val="20"/>
            <w:szCs w:val="20"/>
          </w:rPr>
          <w:t xml:space="preserve"> Monte Carlo runs </w:t>
        </w:r>
        <w:r w:rsidR="00B47637" w:rsidRPr="004A20DB">
          <w:rPr>
            <w:rFonts w:ascii="Times New Roman" w:eastAsia="Times New Roman" w:hAnsi="Times New Roman" w:cs="Times New Roman"/>
            <w:color w:val="000000"/>
            <w:sz w:val="20"/>
            <w:szCs w:val="20"/>
          </w:rPr>
          <w:t>at</w:t>
        </w:r>
        <w:r w:rsidR="002A5C35" w:rsidRPr="004A20DB">
          <w:rPr>
            <w:rFonts w:ascii="Times New Roman" w:eastAsia="Times New Roman" w:hAnsi="Times New Roman" w:cs="Times New Roman"/>
            <w:color w:val="000000"/>
            <w:sz w:val="20"/>
            <w:szCs w:val="20"/>
          </w:rPr>
          <w:t xml:space="preserve"> timepoint</w:t>
        </w:r>
        <w:r w:rsidR="00B47637" w:rsidRPr="004A20DB">
          <w:rPr>
            <w:rFonts w:ascii="Times New Roman" w:eastAsia="Times New Roman" w:hAnsi="Times New Roman" w:cs="Times New Roman"/>
            <w:color w:val="000000"/>
            <w:sz w:val="20"/>
            <w:szCs w:val="20"/>
          </w:rPr>
          <w:t>s multiple of 10</w:t>
        </w:r>
        <w:r w:rsidR="002A5C35" w:rsidRPr="004A20DB">
          <w:rPr>
            <w:rFonts w:ascii="Times New Roman" w:eastAsia="Times New Roman" w:hAnsi="Times New Roman" w:cs="Times New Roman"/>
            <w:color w:val="000000"/>
            <w:sz w:val="20"/>
            <w:szCs w:val="20"/>
          </w:rPr>
          <w:t xml:space="preserve"> </w:t>
        </w:r>
        <w:r w:rsidR="00B47637" w:rsidRPr="004A20DB">
          <w:rPr>
            <w:rFonts w:ascii="Times New Roman" w:eastAsia="Times New Roman" w:hAnsi="Times New Roman" w:cs="Times New Roman"/>
            <w:color w:val="000000"/>
            <w:sz w:val="20"/>
            <w:szCs w:val="20"/>
          </w:rPr>
          <w:t>until time</w:t>
        </w:r>
      </w:ins>
      <m:oMath>
        <m:r>
          <w:ins w:id="100" w:author="Author" w:date="2026-05-07T13:24:00Z">
            <w:rPr>
              <w:rFonts w:ascii="Cambria Math" w:eastAsia="Times New Roman" w:hAnsi="Cambria Math" w:cs="Times New Roman"/>
              <w:color w:val="000000"/>
              <w:sz w:val="20"/>
              <w:szCs w:val="20"/>
            </w:rPr>
            <m:t xml:space="preserve"> 150 </m:t>
          </w:ins>
        </m:r>
      </m:oMath>
      <w:ins w:id="101" w:author="Author" w:date="2026-05-07T13:24:00Z">
        <w:r w:rsidR="006019E7" w:rsidRPr="004A20DB">
          <w:rPr>
            <w:rFonts w:ascii="Times New Roman" w:eastAsia="Times New Roman" w:hAnsi="Times New Roman" w:cs="Times New Roman"/>
            <w:color w:val="000000"/>
            <w:sz w:val="20"/>
            <w:szCs w:val="20"/>
          </w:rPr>
          <w:t>are used</w:t>
        </w:r>
        <w:r w:rsidR="00CB7C57" w:rsidRPr="004A20DB">
          <w:rPr>
            <w:rFonts w:ascii="Times New Roman" w:eastAsia="Times New Roman" w:hAnsi="Times New Roman" w:cs="Times New Roman"/>
            <w:color w:val="000000"/>
            <w:sz w:val="20"/>
            <w:szCs w:val="20"/>
          </w:rPr>
          <w:t xml:space="preserve"> for sampling</w:t>
        </w:r>
        <w:r w:rsidR="006019E7" w:rsidRPr="004A20DB">
          <w:rPr>
            <w:rFonts w:ascii="Times New Roman" w:eastAsia="Times New Roman" w:hAnsi="Times New Roman" w:cs="Times New Roman"/>
            <w:color w:val="000000"/>
            <w:sz w:val="20"/>
            <w:szCs w:val="20"/>
          </w:rPr>
          <w:t>.</w:t>
        </w:r>
      </w:ins>
    </w:p>
    <w:p w14:paraId="7C0365A4" w14:textId="77777777" w:rsidR="000237D1" w:rsidRPr="004A20DB" w:rsidRDefault="000237D1" w:rsidP="00742F5B">
      <w:pPr>
        <w:spacing w:after="0" w:line="360" w:lineRule="auto"/>
        <w:jc w:val="both"/>
        <w:rPr>
          <w:ins w:id="102" w:author="Author" w:date="2026-05-07T13:24:00Z"/>
          <w:rFonts w:ascii="Times New Roman" w:eastAsia="Times New Roman" w:hAnsi="Times New Roman" w:cs="Times New Roman"/>
          <w:sz w:val="20"/>
          <w:szCs w:val="20"/>
        </w:rPr>
      </w:pPr>
    </w:p>
    <w:p w14:paraId="04E6BB1E" w14:textId="5CFFDB94" w:rsidR="00A863A5" w:rsidRPr="004A20DB" w:rsidRDefault="007E5406" w:rsidP="003A5E2B">
      <w:pPr>
        <w:spacing w:after="0" w:line="360" w:lineRule="auto"/>
        <w:ind w:firstLine="720"/>
        <w:jc w:val="both"/>
        <w:rPr>
          <w:ins w:id="103" w:author="Author" w:date="2026-05-07T13:24:00Z"/>
          <w:rFonts w:ascii="Times New Roman" w:eastAsia="Times New Roman" w:hAnsi="Times New Roman" w:cs="Times New Roman"/>
          <w:sz w:val="24"/>
          <w:szCs w:val="24"/>
        </w:rPr>
      </w:pPr>
      <w:ins w:id="104" w:author="Author" w:date="2026-05-07T13:24:00Z">
        <w:r w:rsidRPr="004A20DB">
          <w:rPr>
            <w:rFonts w:ascii="Times New Roman" w:eastAsia="Times New Roman" w:hAnsi="Times New Roman" w:cs="Times New Roman"/>
            <w:sz w:val="24"/>
            <w:szCs w:val="24"/>
          </w:rPr>
          <w:t>As a result of</w:t>
        </w:r>
        <w:r w:rsidR="009A1A23" w:rsidRPr="004A20DB">
          <w:rPr>
            <w:rFonts w:ascii="Times New Roman" w:eastAsia="Times New Roman" w:hAnsi="Times New Roman" w:cs="Times New Roman"/>
            <w:sz w:val="24"/>
            <w:szCs w:val="24"/>
          </w:rPr>
          <w:t xml:space="preserve"> virus passing the fitness valley</w:t>
        </w:r>
        <w:r w:rsidRPr="004A20DB">
          <w:rPr>
            <w:rFonts w:ascii="Times New Roman" w:eastAsia="Times New Roman" w:hAnsi="Times New Roman" w:cs="Times New Roman"/>
            <w:sz w:val="24"/>
            <w:szCs w:val="24"/>
          </w:rPr>
          <w:t xml:space="preserve">, the mutational spectrum averaged over 6 populations at 150 generational steps had two maxima (Fig. </w:t>
        </w:r>
        <w:r w:rsidR="00A66571" w:rsidRPr="004A20DB">
          <w:rPr>
            <w:rFonts w:ascii="Times New Roman" w:eastAsia="Times New Roman" w:hAnsi="Times New Roman" w:cs="Times New Roman"/>
            <w:sz w:val="24"/>
            <w:szCs w:val="24"/>
          </w:rPr>
          <w:t>3</w:t>
        </w:r>
        <w:r w:rsidRPr="004A20DB">
          <w:rPr>
            <w:rFonts w:ascii="Times New Roman" w:eastAsia="Times New Roman" w:hAnsi="Times New Roman" w:cs="Times New Roman"/>
            <w:sz w:val="24"/>
            <w:szCs w:val="24"/>
          </w:rPr>
          <w:t xml:space="preserve">). </w:t>
        </w:r>
        <w:r w:rsidR="00C93F5D" w:rsidRPr="004A20DB">
          <w:rPr>
            <w:rFonts w:ascii="Times New Roman" w:eastAsia="Times New Roman" w:hAnsi="Times New Roman" w:cs="Times New Roman"/>
            <w:sz w:val="24"/>
            <w:szCs w:val="24"/>
          </w:rPr>
          <w:t>The</w:t>
        </w:r>
        <w:r w:rsidR="009A1A23" w:rsidRPr="004A20DB">
          <w:rPr>
            <w:rFonts w:ascii="Times New Roman" w:eastAsia="Times New Roman" w:hAnsi="Times New Roman" w:cs="Times New Roman"/>
            <w:sz w:val="24"/>
            <w:szCs w:val="24"/>
          </w:rPr>
          <w:t xml:space="preserve"> s</w:t>
        </w:r>
        <w:r w:rsidRPr="004A20DB">
          <w:rPr>
            <w:rFonts w:ascii="Times New Roman" w:eastAsia="Times New Roman" w:hAnsi="Times New Roman" w:cs="Times New Roman"/>
            <w:sz w:val="24"/>
            <w:szCs w:val="24"/>
          </w:rPr>
          <w:t>equences</w:t>
        </w:r>
        <w:r w:rsidR="00C93F5D" w:rsidRPr="004A20DB">
          <w:rPr>
            <w:rFonts w:ascii="Times New Roman" w:eastAsia="Times New Roman" w:hAnsi="Times New Roman" w:cs="Times New Roman"/>
            <w:sz w:val="24"/>
            <w:szCs w:val="24"/>
          </w:rPr>
          <w:t xml:space="preserve"> were divided between the two peaks</w:t>
        </w:r>
        <w:r w:rsidRPr="004A20DB">
          <w:rPr>
            <w:rFonts w:ascii="Times New Roman" w:eastAsia="Times New Roman" w:hAnsi="Times New Roman" w:cs="Times New Roman"/>
            <w:sz w:val="24"/>
            <w:szCs w:val="24"/>
          </w:rPr>
          <w:t xml:space="preserve"> </w:t>
        </w:r>
        <w:r w:rsidR="000018A6" w:rsidRPr="004A20DB">
          <w:rPr>
            <w:rFonts w:ascii="Times New Roman" w:eastAsia="Times New Roman" w:hAnsi="Times New Roman" w:cs="Times New Roman"/>
            <w:sz w:val="24"/>
            <w:szCs w:val="24"/>
          </w:rPr>
          <w:t>with bo</w:t>
        </w:r>
        <w:r w:rsidRPr="004A20DB">
          <w:rPr>
            <w:rFonts w:ascii="Times New Roman" w:eastAsia="Times New Roman" w:hAnsi="Times New Roman" w:cs="Times New Roman"/>
            <w:sz w:val="24"/>
            <w:szCs w:val="24"/>
          </w:rPr>
          <w:t>rders</w:t>
        </w:r>
        <w:r w:rsidR="000018A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chosen at</w:t>
        </w:r>
        <w:r w:rsidR="000018A6" w:rsidRPr="004A20DB">
          <w:rPr>
            <w:rFonts w:ascii="Times New Roman" w:eastAsia="Times New Roman" w:hAnsi="Times New Roman" w:cs="Times New Roman"/>
            <w:sz w:val="24"/>
            <w:szCs w:val="24"/>
          </w:rPr>
          <w:t xml:space="preserve"> 6 </w:t>
        </w:r>
        <w:r w:rsidRPr="004A20DB">
          <w:rPr>
            <w:rFonts w:ascii="Times New Roman" w:eastAsia="Times New Roman" w:hAnsi="Times New Roman" w:cs="Times New Roman"/>
            <w:sz w:val="24"/>
            <w:szCs w:val="24"/>
          </w:rPr>
          <w:t xml:space="preserve">(the local minimum) </w:t>
        </w:r>
        <w:r w:rsidR="000018A6" w:rsidRPr="004A20DB">
          <w:rPr>
            <w:rFonts w:ascii="Times New Roman" w:eastAsia="Times New Roman" w:hAnsi="Times New Roman" w:cs="Times New Roman"/>
            <w:sz w:val="24"/>
            <w:szCs w:val="24"/>
          </w:rPr>
          <w:t xml:space="preserve">and 22 </w:t>
        </w:r>
        <w:r w:rsidR="00A863A5" w:rsidRPr="004A20DB">
          <w:rPr>
            <w:rFonts w:ascii="Times New Roman" w:eastAsia="Times New Roman" w:hAnsi="Times New Roman" w:cs="Times New Roman"/>
            <w:sz w:val="24"/>
            <w:szCs w:val="24"/>
          </w:rPr>
          <w:t xml:space="preserve">new </w:t>
        </w:r>
        <w:r w:rsidR="009A1A2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(upper cutoff)</w:t>
        </w:r>
        <w:r w:rsidR="000018A6" w:rsidRPr="004A20DB">
          <w:rPr>
            <w:rFonts w:ascii="Times New Roman" w:eastAsia="Times New Roman" w:hAnsi="Times New Roman" w:cs="Times New Roman"/>
            <w:sz w:val="24"/>
            <w:szCs w:val="24"/>
          </w:rPr>
          <w:t xml:space="preserve">. </w:t>
        </w:r>
        <w:r w:rsidR="003A5E2B" w:rsidRPr="004A20DB">
          <w:rPr>
            <w:rFonts w:ascii="Times New Roman" w:eastAsia="Times New Roman" w:hAnsi="Times New Roman" w:cs="Times New Roman"/>
            <w:sz w:val="24"/>
            <w:szCs w:val="24"/>
          </w:rPr>
          <w:t>Then we conducted bootstrapping procedure, in which sequences from each peak were oversampled many times with replacement and rep</w:t>
        </w:r>
        <w:r w:rsidR="009A1A23" w:rsidRPr="004A20DB">
          <w:rPr>
            <w:rFonts w:ascii="Times New Roman" w:eastAsia="Times New Roman" w:hAnsi="Times New Roman" w:cs="Times New Roman"/>
            <w:sz w:val="24"/>
            <w:szCs w:val="24"/>
          </w:rPr>
          <w:t>e</w:t>
        </w:r>
        <w:r w:rsidR="003A5E2B" w:rsidRPr="004A20DB">
          <w:rPr>
            <w:rFonts w:ascii="Times New Roman" w:eastAsia="Times New Roman" w:hAnsi="Times New Roman" w:cs="Times New Roman"/>
            <w:sz w:val="24"/>
            <w:szCs w:val="24"/>
          </w:rPr>
          <w:t>tition</w:t>
        </w:r>
        <w:r w:rsidR="009A1A23" w:rsidRPr="004A20DB">
          <w:rPr>
            <w:rFonts w:ascii="Times New Roman" w:eastAsia="Times New Roman" w:hAnsi="Times New Roman" w:cs="Times New Roman"/>
            <w:sz w:val="24"/>
            <w:szCs w:val="24"/>
          </w:rPr>
          <w:t xml:space="preserve">. The resulting samples were </w:t>
        </w:r>
        <w:r w:rsidR="003A5E2B" w:rsidRPr="004A20DB">
          <w:rPr>
            <w:rFonts w:ascii="Times New Roman" w:eastAsia="Times New Roman" w:hAnsi="Times New Roman" w:cs="Times New Roman"/>
            <w:sz w:val="24"/>
            <w:szCs w:val="24"/>
          </w:rPr>
          <w:t>used for the</w:t>
        </w:r>
        <w:r w:rsidR="009A1A23" w:rsidRPr="004A20DB">
          <w:rPr>
            <w:rFonts w:ascii="Times New Roman" w:eastAsia="Times New Roman" w:hAnsi="Times New Roman" w:cs="Times New Roman"/>
            <w:sz w:val="24"/>
            <w:szCs w:val="24"/>
          </w:rPr>
          <w:t xml:space="preserve"> </w:t>
        </w:r>
        <w:proofErr w:type="gramStart"/>
        <w:r w:rsidR="009A1A23" w:rsidRPr="004A20DB">
          <w:rPr>
            <w:rFonts w:ascii="Times New Roman" w:eastAsia="Times New Roman" w:hAnsi="Times New Roman" w:cs="Times New Roman"/>
            <w:sz w:val="24"/>
            <w:szCs w:val="24"/>
          </w:rPr>
          <w:t xml:space="preserve">epistasis </w:t>
        </w:r>
        <w:r w:rsidR="003A5E2B" w:rsidRPr="004A20DB">
          <w:rPr>
            <w:rFonts w:ascii="Times New Roman" w:eastAsia="Times New Roman" w:hAnsi="Times New Roman" w:cs="Times New Roman"/>
            <w:sz w:val="24"/>
            <w:szCs w:val="24"/>
          </w:rPr>
          <w:t xml:space="preserve"> detection</w:t>
        </w:r>
        <w:proofErr w:type="gramEnd"/>
        <w:r w:rsidR="003A5E2B" w:rsidRPr="004A20DB">
          <w:rPr>
            <w:rFonts w:ascii="Times New Roman" w:eastAsia="Times New Roman" w:hAnsi="Times New Roman" w:cs="Times New Roman"/>
            <w:sz w:val="24"/>
            <w:szCs w:val="24"/>
          </w:rPr>
          <w:t xml:space="preserve"> </w:t>
        </w:r>
        <w:r w:rsidR="009A1A23" w:rsidRPr="004A20DB">
          <w:rPr>
            <w:rFonts w:ascii="Times New Roman" w:eastAsia="Times New Roman" w:hAnsi="Times New Roman" w:cs="Times New Roman"/>
            <w:sz w:val="24"/>
            <w:szCs w:val="24"/>
          </w:rPr>
          <w:t>method described above.</w:t>
        </w:r>
      </w:ins>
    </w:p>
    <w:p w14:paraId="2BABED1A" w14:textId="5E97B759" w:rsidR="00D82124" w:rsidRPr="004A20DB" w:rsidRDefault="00A863A5" w:rsidP="00D82124">
      <w:pPr>
        <w:spacing w:after="0" w:line="360" w:lineRule="auto"/>
        <w:ind w:firstLine="720"/>
        <w:jc w:val="both"/>
        <w:rPr>
          <w:ins w:id="105" w:author="Author" w:date="2026-05-07T13:24:00Z"/>
          <w:rFonts w:ascii="Times New Roman" w:eastAsia="Times New Roman" w:hAnsi="Times New Roman" w:cs="Times New Roman"/>
          <w:sz w:val="24"/>
          <w:szCs w:val="24"/>
        </w:rPr>
      </w:pPr>
      <w:ins w:id="106" w:author="Author" w:date="2026-05-07T13:24:00Z">
        <w:r w:rsidRPr="004A20DB">
          <w:rPr>
            <w:rFonts w:ascii="Times New Roman" w:eastAsia="Times New Roman" w:hAnsi="Times New Roman" w:cs="Times New Roman"/>
            <w:sz w:val="24"/>
            <w:szCs w:val="24"/>
          </w:rPr>
          <w:t>The resulting</w:t>
        </w:r>
        <w:r w:rsidR="000018A6" w:rsidRPr="004A20DB">
          <w:rPr>
            <w:rFonts w:ascii="Times New Roman" w:eastAsia="Times New Roman" w:hAnsi="Times New Roman" w:cs="Times New Roman"/>
            <w:sz w:val="24"/>
            <w:szCs w:val="24"/>
          </w:rPr>
          <w:t xml:space="preserve"> </w:t>
        </w:r>
        <w:r w:rsidR="00DC293B" w:rsidRPr="004A20DB">
          <w:rPr>
            <w:rFonts w:ascii="Times New Roman" w:eastAsia="Times New Roman" w:hAnsi="Times New Roman" w:cs="Times New Roman"/>
            <w:sz w:val="24"/>
            <w:szCs w:val="24"/>
          </w:rPr>
          <w:t xml:space="preserve">detection </w:t>
        </w:r>
        <w:r w:rsidR="000018A6" w:rsidRPr="004A20DB">
          <w:rPr>
            <w:rFonts w:ascii="Times New Roman" w:eastAsia="Times New Roman" w:hAnsi="Times New Roman" w:cs="Times New Roman"/>
            <w:sz w:val="24"/>
            <w:szCs w:val="24"/>
          </w:rPr>
          <w:t xml:space="preserve">error </w:t>
        </w:r>
        <w:r w:rsidR="00DC293B" w:rsidRPr="004A20DB">
          <w:rPr>
            <w:rFonts w:ascii="Times New Roman" w:eastAsia="Times New Roman" w:hAnsi="Times New Roman" w:cs="Times New Roman"/>
            <w:sz w:val="24"/>
            <w:szCs w:val="24"/>
          </w:rPr>
          <w:t xml:space="preserve">is </w:t>
        </w:r>
        <w:r w:rsidRPr="004A20DB">
          <w:rPr>
            <w:rFonts w:ascii="Times New Roman" w:eastAsia="Times New Roman" w:hAnsi="Times New Roman" w:cs="Times New Roman"/>
            <w:sz w:val="24"/>
            <w:szCs w:val="24"/>
          </w:rPr>
          <w:t xml:space="preserve">calculated as </w:t>
        </w:r>
        <w:r w:rsidR="00DC293B" w:rsidRPr="004A20DB">
          <w:rPr>
            <w:rFonts w:ascii="Times New Roman" w:eastAsia="Times New Roman" w:hAnsi="Times New Roman" w:cs="Times New Roman"/>
            <w:sz w:val="24"/>
            <w:szCs w:val="24"/>
          </w:rPr>
          <w:t>the sum of false positive and false negative epistatic interactions</w:t>
        </w:r>
        <w:r w:rsidR="008F5971" w:rsidRPr="004A20DB">
          <w:rPr>
            <w:rFonts w:ascii="Times New Roman" w:eastAsia="Times New Roman" w:hAnsi="Times New Roman" w:cs="Times New Roman"/>
            <w:sz w:val="24"/>
            <w:szCs w:val="24"/>
          </w:rPr>
          <w:t xml:space="preserve"> out of 10 possible</w:t>
        </w:r>
        <w:r w:rsidR="00DC293B" w:rsidRPr="004A20DB">
          <w:rPr>
            <w:rFonts w:ascii="Times New Roman" w:eastAsia="Times New Roman" w:hAnsi="Times New Roman" w:cs="Times New Roman"/>
            <w:sz w:val="24"/>
            <w:szCs w:val="24"/>
          </w:rPr>
          <w:t xml:space="preserve"> (Fig.</w:t>
        </w:r>
        <w:r w:rsidR="00D82124" w:rsidRPr="004A20DB">
          <w:rPr>
            <w:rFonts w:ascii="Times New Roman" w:eastAsia="Times New Roman" w:hAnsi="Times New Roman" w:cs="Times New Roman"/>
            <w:sz w:val="24"/>
            <w:szCs w:val="24"/>
          </w:rPr>
          <w:t xml:space="preserve"> </w:t>
        </w:r>
        <w:r w:rsidR="00A66571" w:rsidRPr="004A20DB">
          <w:rPr>
            <w:rFonts w:ascii="Times New Roman" w:eastAsia="Times New Roman" w:hAnsi="Times New Roman" w:cs="Times New Roman"/>
            <w:sz w:val="24"/>
            <w:szCs w:val="24"/>
          </w:rPr>
          <w:t>4</w:t>
        </w:r>
        <w:r w:rsidR="00DC293B" w:rsidRPr="004A20DB">
          <w:rPr>
            <w:rFonts w:ascii="Times New Roman" w:eastAsia="Times New Roman" w:hAnsi="Times New Roman" w:cs="Times New Roman"/>
            <w:sz w:val="24"/>
            <w:szCs w:val="24"/>
          </w:rPr>
          <w:t>)</w:t>
        </w:r>
        <w:r w:rsidR="00C93F5D" w:rsidRPr="004A20DB">
          <w:rPr>
            <w:rFonts w:ascii="Times New Roman" w:eastAsia="Times New Roman" w:hAnsi="Times New Roman" w:cs="Times New Roman"/>
            <w:sz w:val="24"/>
            <w:szCs w:val="24"/>
          </w:rPr>
          <w:t>,</w:t>
        </w:r>
        <w:r w:rsidR="00DC293B" w:rsidRPr="004A20DB">
          <w:rPr>
            <w:rFonts w:ascii="Times New Roman" w:eastAsia="Times New Roman" w:hAnsi="Times New Roman" w:cs="Times New Roman"/>
            <w:sz w:val="24"/>
            <w:szCs w:val="24"/>
          </w:rPr>
          <w:t xml:space="preserve"> as a function </w:t>
        </w:r>
        <w:r w:rsidR="00C93F5D" w:rsidRPr="004A20DB">
          <w:rPr>
            <w:rFonts w:ascii="Times New Roman" w:eastAsia="Times New Roman" w:hAnsi="Times New Roman" w:cs="Times New Roman"/>
            <w:sz w:val="24"/>
            <w:szCs w:val="24"/>
          </w:rPr>
          <w:t xml:space="preserve">of </w:t>
        </w:r>
        <w:r w:rsidR="003A5E2B" w:rsidRPr="004A20DB">
          <w:rPr>
            <w:rFonts w:ascii="Times New Roman" w:eastAsia="Times New Roman" w:hAnsi="Times New Roman" w:cs="Times New Roman"/>
            <w:sz w:val="24"/>
            <w:szCs w:val="24"/>
          </w:rPr>
          <w:t xml:space="preserve">numbers of sequences </w:t>
        </w:r>
        <w:r w:rsidR="00C93F5D" w:rsidRPr="004A20DB">
          <w:rPr>
            <w:rFonts w:ascii="Times New Roman" w:eastAsia="Times New Roman" w:hAnsi="Times New Roman" w:cs="Times New Roman"/>
            <w:sz w:val="24"/>
            <w:szCs w:val="24"/>
          </w:rPr>
          <w:t xml:space="preserve">sampled </w:t>
        </w:r>
        <w:r w:rsidR="003A5E2B" w:rsidRPr="004A20DB">
          <w:rPr>
            <w:rFonts w:ascii="Times New Roman" w:eastAsia="Times New Roman" w:hAnsi="Times New Roman" w:cs="Times New Roman"/>
            <w:sz w:val="24"/>
            <w:szCs w:val="24"/>
          </w:rPr>
          <w:t>from peak 1 and 2</w:t>
        </w:r>
        <w:r w:rsidR="00C93F5D" w:rsidRPr="004A20DB">
          <w:rPr>
            <w:rFonts w:ascii="Times New Roman" w:eastAsia="Times New Roman" w:hAnsi="Times New Roman" w:cs="Times New Roman"/>
            <w:sz w:val="24"/>
            <w:szCs w:val="24"/>
          </w:rPr>
          <w:t>, normalized to the sequence number of each peak</w:t>
        </w:r>
        <w:r w:rsidR="00DC293B"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Thus, about a half of weaker interactions is not detected.</w:t>
        </w:r>
      </w:ins>
    </w:p>
    <w:p w14:paraId="0637C8D4" w14:textId="7DB3B6B7" w:rsidR="00DC293B" w:rsidRPr="004A20DB" w:rsidRDefault="00DC293B" w:rsidP="00FC4B93">
      <w:pPr>
        <w:spacing w:after="0" w:line="360" w:lineRule="auto"/>
        <w:ind w:firstLine="720"/>
        <w:jc w:val="both"/>
        <w:rPr>
          <w:ins w:id="107" w:author="Author" w:date="2026-05-07T13:24:00Z"/>
          <w:rFonts w:ascii="Times New Roman" w:eastAsia="Times New Roman" w:hAnsi="Times New Roman" w:cs="Times New Roman"/>
          <w:sz w:val="24"/>
          <w:szCs w:val="24"/>
        </w:rPr>
      </w:pPr>
      <w:ins w:id="108" w:author="Author" w:date="2026-05-07T13:24:00Z">
        <w:r w:rsidRPr="004A20DB">
          <w:rPr>
            <w:rFonts w:ascii="Times New Roman" w:eastAsia="Times New Roman" w:hAnsi="Times New Roman" w:cs="Times New Roman"/>
            <w:sz w:val="24"/>
            <w:szCs w:val="24"/>
          </w:rPr>
          <w:lastRenderedPageBreak/>
          <w:t xml:space="preserve">The number of false </w:t>
        </w:r>
        <w:r w:rsidR="00C93F5D" w:rsidRPr="004A20DB">
          <w:rPr>
            <w:rFonts w:ascii="Times New Roman" w:eastAsia="Times New Roman" w:hAnsi="Times New Roman" w:cs="Times New Roman"/>
            <w:sz w:val="24"/>
            <w:szCs w:val="24"/>
          </w:rPr>
          <w:t>positive interactions remained</w:t>
        </w:r>
        <w:r w:rsidRPr="004A20DB">
          <w:rPr>
            <w:rFonts w:ascii="Times New Roman" w:eastAsia="Times New Roman" w:hAnsi="Times New Roman" w:cs="Times New Roman"/>
            <w:sz w:val="24"/>
            <w:szCs w:val="24"/>
          </w:rPr>
          <w:t xml:space="preserve"> zero, so that the </w:t>
        </w:r>
        <w:r w:rsidR="008F5971" w:rsidRPr="004A20DB">
          <w:rPr>
            <w:rFonts w:ascii="Times New Roman" w:eastAsia="Times New Roman" w:hAnsi="Times New Roman" w:cs="Times New Roman"/>
            <w:sz w:val="24"/>
            <w:szCs w:val="24"/>
          </w:rPr>
          <w:t xml:space="preserve">total </w:t>
        </w:r>
        <w:r w:rsidRPr="004A20DB">
          <w:rPr>
            <w:rFonts w:ascii="Times New Roman" w:eastAsia="Times New Roman" w:hAnsi="Times New Roman" w:cs="Times New Roman"/>
            <w:sz w:val="24"/>
            <w:szCs w:val="24"/>
          </w:rPr>
          <w:t xml:space="preserve">error </w:t>
        </w:r>
        <w:r w:rsidR="00C93F5D"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given by false </w:t>
        </w:r>
        <w:r w:rsidR="00FE28DE" w:rsidRPr="004A20DB">
          <w:rPr>
            <w:rFonts w:ascii="Times New Roman" w:eastAsia="Times New Roman" w:hAnsi="Times New Roman" w:cs="Times New Roman"/>
            <w:sz w:val="24"/>
            <w:szCs w:val="24"/>
          </w:rPr>
          <w:t>negative</w:t>
        </w:r>
        <w:r w:rsidR="00C93F5D" w:rsidRPr="004A20DB">
          <w:rPr>
            <w:rFonts w:ascii="Times New Roman" w:eastAsia="Times New Roman" w:hAnsi="Times New Roman" w:cs="Times New Roman"/>
            <w:sz w:val="24"/>
            <w:szCs w:val="24"/>
          </w:rPr>
          <w:t xml:space="preserve">s </w:t>
        </w:r>
        <w:proofErr w:type="gramStart"/>
        <w:r w:rsidR="00C93F5D" w:rsidRPr="004A20DB">
          <w:rPr>
            <w:rFonts w:ascii="Times New Roman" w:eastAsia="Times New Roman" w:hAnsi="Times New Roman" w:cs="Times New Roman"/>
            <w:sz w:val="24"/>
            <w:szCs w:val="24"/>
          </w:rPr>
          <w:t xml:space="preserve">only </w:t>
        </w:r>
        <w:r w:rsidRPr="004A20DB">
          <w:rPr>
            <w:rFonts w:ascii="Times New Roman" w:eastAsia="Times New Roman" w:hAnsi="Times New Roman" w:cs="Times New Roman"/>
            <w:sz w:val="24"/>
            <w:szCs w:val="24"/>
          </w:rPr>
          <w:t>.</w:t>
        </w:r>
        <w:proofErr w:type="gramEnd"/>
        <w:r w:rsidRPr="004A20DB">
          <w:rPr>
            <w:rFonts w:ascii="Times New Roman" w:eastAsia="Times New Roman" w:hAnsi="Times New Roman" w:cs="Times New Roman"/>
            <w:sz w:val="24"/>
            <w:szCs w:val="24"/>
          </w:rPr>
          <w:t xml:space="preserve"> </w:t>
        </w:r>
        <w:proofErr w:type="gramStart"/>
        <w:r w:rsidR="00FE28DE" w:rsidRPr="004A20DB">
          <w:rPr>
            <w:rFonts w:ascii="Times New Roman" w:eastAsia="Times New Roman" w:hAnsi="Times New Roman" w:cs="Times New Roman"/>
            <w:sz w:val="24"/>
            <w:szCs w:val="24"/>
          </w:rPr>
          <w:t>Therefore</w:t>
        </w:r>
        <w:proofErr w:type="gramEnd"/>
        <w:r w:rsidR="00FE28DE" w:rsidRPr="004A20DB">
          <w:rPr>
            <w:rFonts w:ascii="Times New Roman" w:eastAsia="Times New Roman" w:hAnsi="Times New Roman" w:cs="Times New Roman"/>
            <w:sz w:val="24"/>
            <w:szCs w:val="24"/>
          </w:rPr>
          <w:t xml:space="preserve"> this method is highly accurate, but only in the conservative direction. </w:t>
        </w:r>
        <w:r w:rsidR="000D6E6E" w:rsidRPr="004A20DB">
          <w:rPr>
            <w:rFonts w:ascii="Times New Roman" w:eastAsia="Times New Roman" w:hAnsi="Times New Roman" w:cs="Times New Roman"/>
            <w:sz w:val="24"/>
            <w:szCs w:val="24"/>
          </w:rPr>
          <w:t xml:space="preserve">Our </w:t>
        </w:r>
        <w:r w:rsidR="00FE28DE" w:rsidRPr="004A20DB">
          <w:rPr>
            <w:rFonts w:ascii="Times New Roman" w:eastAsia="Times New Roman" w:hAnsi="Times New Roman" w:cs="Times New Roman"/>
            <w:sz w:val="24"/>
            <w:szCs w:val="24"/>
          </w:rPr>
          <w:t xml:space="preserve">results suggest </w:t>
        </w:r>
        <w:r w:rsidR="000D6E6E" w:rsidRPr="004A20DB">
          <w:rPr>
            <w:rFonts w:ascii="Times New Roman" w:eastAsia="Times New Roman" w:hAnsi="Times New Roman" w:cs="Times New Roman"/>
            <w:sz w:val="24"/>
            <w:szCs w:val="24"/>
          </w:rPr>
          <w:t>the</w:t>
        </w:r>
        <w:r w:rsidR="00FE28DE" w:rsidRPr="004A20DB">
          <w:rPr>
            <w:rFonts w:ascii="Times New Roman" w:eastAsia="Times New Roman" w:hAnsi="Times New Roman" w:cs="Times New Roman"/>
            <w:sz w:val="24"/>
            <w:szCs w:val="24"/>
          </w:rPr>
          <w:t xml:space="preserve"> need to take either equal sampling from </w:t>
        </w:r>
        <w:r w:rsidR="000D6E6E" w:rsidRPr="004A20DB">
          <w:rPr>
            <w:rFonts w:ascii="Times New Roman" w:eastAsia="Times New Roman" w:hAnsi="Times New Roman" w:cs="Times New Roman"/>
            <w:sz w:val="24"/>
            <w:szCs w:val="24"/>
          </w:rPr>
          <w:t xml:space="preserve">the two </w:t>
        </w:r>
        <w:r w:rsidR="00FE28DE" w:rsidRPr="004A20DB">
          <w:rPr>
            <w:rFonts w:ascii="Times New Roman" w:eastAsia="Times New Roman" w:hAnsi="Times New Roman" w:cs="Times New Roman"/>
            <w:sz w:val="24"/>
            <w:szCs w:val="24"/>
          </w:rPr>
          <w:t xml:space="preserve">peaks or somewhat smaller sampling from </w:t>
        </w:r>
        <w:r w:rsidR="000D6E6E" w:rsidRPr="004A20DB">
          <w:rPr>
            <w:rFonts w:ascii="Times New Roman" w:eastAsia="Times New Roman" w:hAnsi="Times New Roman" w:cs="Times New Roman"/>
            <w:sz w:val="24"/>
            <w:szCs w:val="24"/>
          </w:rPr>
          <w:t xml:space="preserve">the </w:t>
        </w:r>
        <w:r w:rsidR="00FE28DE" w:rsidRPr="004A20DB">
          <w:rPr>
            <w:rFonts w:ascii="Times New Roman" w:eastAsia="Times New Roman" w:hAnsi="Times New Roman" w:cs="Times New Roman"/>
            <w:sz w:val="24"/>
            <w:szCs w:val="24"/>
          </w:rPr>
          <w:t>earlier peak</w:t>
        </w:r>
        <w:r w:rsidR="000D6E6E" w:rsidRPr="004A20DB">
          <w:rPr>
            <w:rFonts w:ascii="Times New Roman" w:eastAsia="Times New Roman" w:hAnsi="Times New Roman" w:cs="Times New Roman"/>
            <w:sz w:val="24"/>
            <w:szCs w:val="24"/>
          </w:rPr>
          <w:t xml:space="preserve"> (Peak I)</w:t>
        </w:r>
        <w:r w:rsidR="00FE28DE" w:rsidRPr="004A20DB">
          <w:rPr>
            <w:rFonts w:ascii="Times New Roman" w:eastAsia="Times New Roman" w:hAnsi="Times New Roman" w:cs="Times New Roman"/>
            <w:sz w:val="24"/>
            <w:szCs w:val="24"/>
          </w:rPr>
          <w:t xml:space="preserve">, </w:t>
        </w:r>
        <w:r w:rsidR="000D6E6E" w:rsidRPr="004A20DB">
          <w:rPr>
            <w:rFonts w:ascii="Times New Roman" w:eastAsia="Times New Roman" w:hAnsi="Times New Roman" w:cs="Times New Roman"/>
            <w:sz w:val="24"/>
            <w:szCs w:val="24"/>
          </w:rPr>
          <w:t xml:space="preserve">as long as </w:t>
        </w:r>
        <w:r w:rsidR="00FE28DE" w:rsidRPr="004A20DB">
          <w:rPr>
            <w:rFonts w:ascii="Times New Roman" w:eastAsia="Times New Roman" w:hAnsi="Times New Roman" w:cs="Times New Roman"/>
            <w:sz w:val="24"/>
            <w:szCs w:val="24"/>
          </w:rPr>
          <w:t>they are approximately equal in size</w:t>
        </w:r>
        <w:r w:rsidR="000D6E6E" w:rsidRPr="004A20DB">
          <w:rPr>
            <w:rFonts w:ascii="Times New Roman" w:eastAsia="Times New Roman" w:hAnsi="Times New Roman" w:cs="Times New Roman"/>
            <w:sz w:val="24"/>
            <w:szCs w:val="24"/>
          </w:rPr>
          <w:t>, as in our example</w:t>
        </w:r>
        <w:r w:rsidR="00FE28DE" w:rsidRPr="004A20DB">
          <w:rPr>
            <w:rFonts w:ascii="Times New Roman" w:eastAsia="Times New Roman" w:hAnsi="Times New Roman" w:cs="Times New Roman"/>
            <w:sz w:val="24"/>
            <w:szCs w:val="24"/>
          </w:rPr>
          <w:t>.</w:t>
        </w:r>
        <w:r w:rsidR="00D82124" w:rsidRPr="004A20DB">
          <w:rPr>
            <w:rFonts w:ascii="Times New Roman" w:eastAsia="Times New Roman" w:hAnsi="Times New Roman" w:cs="Times New Roman"/>
            <w:sz w:val="24"/>
            <w:szCs w:val="24"/>
          </w:rPr>
          <w:t xml:space="preserve"> </w:t>
        </w:r>
      </w:ins>
    </w:p>
    <w:p w14:paraId="6AAF9B90" w14:textId="25FD29E0" w:rsidR="000018A6" w:rsidRPr="004A20DB" w:rsidRDefault="000018A6" w:rsidP="00742F5B">
      <w:pPr>
        <w:spacing w:after="0" w:line="360" w:lineRule="auto"/>
        <w:jc w:val="both"/>
        <w:rPr>
          <w:ins w:id="109" w:author="Author" w:date="2026-05-07T13:24:00Z"/>
          <w:rFonts w:ascii="Times New Roman" w:eastAsia="Times New Roman" w:hAnsi="Times New Roman" w:cs="Times New Roman"/>
          <w:sz w:val="24"/>
          <w:szCs w:val="24"/>
        </w:rPr>
      </w:pPr>
      <w:ins w:id="110" w:author="Author" w:date="2026-05-07T13:24:00Z">
        <w:r w:rsidRPr="004A20DB">
          <w:rPr>
            <w:rFonts w:ascii="Times New Roman" w:eastAsia="Times New Roman" w:hAnsi="Times New Roman" w:cs="Times New Roman"/>
            <w:noProof/>
            <w:sz w:val="24"/>
            <w:szCs w:val="24"/>
          </w:rPr>
          <w:drawing>
            <wp:inline distT="0" distB="0" distL="0" distR="0" wp14:anchorId="101E9EB8" wp14:editId="06A29FF9">
              <wp:extent cx="5848349" cy="4386262"/>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848349" cy="4386262"/>
                      </a:xfrm>
                      <a:prstGeom prst="rect">
                        <a:avLst/>
                      </a:prstGeom>
                      <a:noFill/>
                      <a:ln>
                        <a:noFill/>
                      </a:ln>
                    </pic:spPr>
                  </pic:pic>
                </a:graphicData>
              </a:graphic>
            </wp:inline>
          </w:drawing>
        </w:r>
      </w:ins>
    </w:p>
    <w:p w14:paraId="7C3C4D97" w14:textId="733EE7A1" w:rsidR="005620C4" w:rsidRPr="004A20DB" w:rsidRDefault="005620C4" w:rsidP="00C066BD">
      <w:pPr>
        <w:spacing w:after="0" w:line="240" w:lineRule="auto"/>
        <w:jc w:val="both"/>
        <w:rPr>
          <w:ins w:id="111" w:author="Author" w:date="2026-05-07T13:24:00Z"/>
          <w:rFonts w:ascii="Times New Roman" w:eastAsia="Times New Roman" w:hAnsi="Times New Roman" w:cs="Times New Roman"/>
          <w:sz w:val="20"/>
          <w:szCs w:val="20"/>
        </w:rPr>
      </w:pPr>
      <w:ins w:id="112" w:author="Author" w:date="2026-05-07T13:24:00Z">
        <w:r w:rsidRPr="004A20DB">
          <w:rPr>
            <w:rFonts w:ascii="Times New Roman" w:eastAsia="Times New Roman" w:hAnsi="Times New Roman" w:cs="Times New Roman"/>
            <w:sz w:val="20"/>
            <w:szCs w:val="20"/>
          </w:rPr>
          <w:t>Figure</w:t>
        </w:r>
        <w:r w:rsidR="00A863A5" w:rsidRPr="004A20DB">
          <w:rPr>
            <w:rFonts w:ascii="Times New Roman" w:eastAsia="Times New Roman" w:hAnsi="Times New Roman" w:cs="Times New Roman"/>
            <w:sz w:val="20"/>
            <w:szCs w:val="20"/>
          </w:rPr>
          <w:t xml:space="preserve"> </w:t>
        </w:r>
        <w:proofErr w:type="gramStart"/>
        <w:r w:rsidR="00A66571"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 xml:space="preserve"> .</w:t>
        </w:r>
        <w:proofErr w:type="gramEnd"/>
        <w:r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b/>
            <w:sz w:val="20"/>
            <w:szCs w:val="20"/>
          </w:rPr>
          <w:t xml:space="preserve">Error </w:t>
        </w:r>
        <w:r w:rsidR="00A863A5" w:rsidRPr="004A20DB">
          <w:rPr>
            <w:rFonts w:ascii="Times New Roman" w:eastAsia="Times New Roman" w:hAnsi="Times New Roman" w:cs="Times New Roman"/>
            <w:b/>
            <w:sz w:val="20"/>
            <w:szCs w:val="20"/>
          </w:rPr>
          <w:t xml:space="preserve">of epistatic detection for </w:t>
        </w:r>
        <w:r w:rsidR="00CB7C57" w:rsidRPr="004A20DB">
          <w:rPr>
            <w:rFonts w:ascii="Times New Roman" w:eastAsia="Times New Roman" w:hAnsi="Times New Roman" w:cs="Times New Roman"/>
            <w:b/>
            <w:sz w:val="20"/>
            <w:szCs w:val="20"/>
          </w:rPr>
          <w:t>six</w:t>
        </w:r>
        <w:r w:rsidR="00047A8A" w:rsidRPr="004A20DB">
          <w:rPr>
            <w:rFonts w:ascii="Times New Roman" w:eastAsia="Times New Roman" w:hAnsi="Times New Roman" w:cs="Times New Roman"/>
            <w:b/>
            <w:sz w:val="20"/>
            <w:szCs w:val="20"/>
          </w:rPr>
          <w:t xml:space="preserve"> simulated populations</w:t>
        </w:r>
        <w:r w:rsidR="00B47637" w:rsidRPr="004A20DB">
          <w:rPr>
            <w:rFonts w:ascii="Times New Roman" w:eastAsia="Times New Roman" w:hAnsi="Times New Roman" w:cs="Times New Roman"/>
            <w:b/>
            <w:sz w:val="20"/>
            <w:szCs w:val="20"/>
          </w:rPr>
          <w:t xml:space="preserve"> that are</w:t>
        </w:r>
        <w:r w:rsidR="00047A8A" w:rsidRPr="004A20DB">
          <w:rPr>
            <w:rFonts w:ascii="Times New Roman" w:eastAsia="Times New Roman" w:hAnsi="Times New Roman" w:cs="Times New Roman"/>
            <w:b/>
            <w:sz w:val="20"/>
            <w:szCs w:val="20"/>
          </w:rPr>
          <w:t xml:space="preserve"> initial</w:t>
        </w:r>
        <w:r w:rsidR="00B47637" w:rsidRPr="004A20DB">
          <w:rPr>
            <w:rFonts w:ascii="Times New Roman" w:eastAsia="Times New Roman" w:hAnsi="Times New Roman" w:cs="Times New Roman"/>
            <w:b/>
            <w:sz w:val="20"/>
            <w:szCs w:val="20"/>
          </w:rPr>
          <w:t>ly</w:t>
        </w:r>
        <w:r w:rsidR="00047A8A" w:rsidRPr="004A20DB">
          <w:rPr>
            <w:rFonts w:ascii="Times New Roman" w:eastAsia="Times New Roman" w:hAnsi="Times New Roman" w:cs="Times New Roman"/>
            <w:b/>
            <w:sz w:val="20"/>
            <w:szCs w:val="20"/>
          </w:rPr>
          <w:t xml:space="preserve"> </w:t>
        </w:r>
        <w:proofErr w:type="spellStart"/>
        <w:r w:rsidR="00B47637" w:rsidRPr="004A20DB">
          <w:rPr>
            <w:rFonts w:ascii="Times New Roman" w:eastAsia="Times New Roman" w:hAnsi="Times New Roman" w:cs="Times New Roman"/>
            <w:b/>
            <w:sz w:val="20"/>
            <w:szCs w:val="20"/>
          </w:rPr>
          <w:t>monomorphous</w:t>
        </w:r>
        <w:proofErr w:type="spellEnd"/>
        <w:r w:rsidR="00A863A5" w:rsidRPr="004A20DB">
          <w:rPr>
            <w:rFonts w:ascii="Times New Roman" w:eastAsia="Times New Roman" w:hAnsi="Times New Roman" w:cs="Times New Roman"/>
            <w:b/>
            <w:sz w:val="20"/>
            <w:szCs w:val="20"/>
          </w:rPr>
          <w:t xml:space="preserve">. </w:t>
        </w:r>
        <w:r w:rsidR="00DC293B" w:rsidRPr="004A20DB">
          <w:rPr>
            <w:rFonts w:ascii="Times New Roman" w:eastAsia="Times New Roman" w:hAnsi="Times New Roman" w:cs="Times New Roman"/>
            <w:sz w:val="20"/>
            <w:szCs w:val="20"/>
          </w:rPr>
          <w:t xml:space="preserve">Axes X and Y show the </w:t>
        </w:r>
        <w:r w:rsidR="00B47637" w:rsidRPr="004A20DB">
          <w:rPr>
            <w:rFonts w:ascii="Times New Roman" w:eastAsia="Times New Roman" w:hAnsi="Times New Roman" w:cs="Times New Roman"/>
            <w:sz w:val="20"/>
            <w:szCs w:val="20"/>
          </w:rPr>
          <w:t xml:space="preserve">rescaled </w:t>
        </w:r>
        <w:r w:rsidR="00DC293B" w:rsidRPr="004A20DB">
          <w:rPr>
            <w:rFonts w:ascii="Times New Roman" w:eastAsia="Times New Roman" w:hAnsi="Times New Roman" w:cs="Times New Roman"/>
            <w:sz w:val="20"/>
            <w:szCs w:val="20"/>
          </w:rPr>
          <w:t>numbers of sequences sampled from</w:t>
        </w:r>
        <w:r w:rsidR="00CB7C57" w:rsidRPr="004A20DB">
          <w:rPr>
            <w:rFonts w:ascii="Times New Roman" w:eastAsia="Times New Roman" w:hAnsi="Times New Roman" w:cs="Times New Roman"/>
            <w:sz w:val="20"/>
            <w:szCs w:val="20"/>
          </w:rPr>
          <w:t xml:space="preserve"> parts</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I</w:t>
        </w:r>
        <w:r w:rsidR="00DC293B" w:rsidRPr="004A20DB">
          <w:rPr>
            <w:rFonts w:ascii="Times New Roman" w:eastAsia="Times New Roman" w:hAnsi="Times New Roman" w:cs="Times New Roman"/>
            <w:sz w:val="20"/>
            <w:szCs w:val="20"/>
          </w:rPr>
          <w:t xml:space="preserve"> and </w:t>
        </w:r>
        <w:r w:rsidR="00CB7C57" w:rsidRPr="004A20DB">
          <w:rPr>
            <w:rFonts w:ascii="Times New Roman" w:eastAsia="Times New Roman" w:hAnsi="Times New Roman" w:cs="Times New Roman"/>
            <w:sz w:val="20"/>
            <w:szCs w:val="20"/>
          </w:rPr>
          <w:t>II</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of</w:t>
        </w:r>
        <w:r w:rsidR="00380A3A" w:rsidRPr="004A20DB">
          <w:rPr>
            <w:rFonts w:ascii="Times New Roman" w:eastAsia="Times New Roman" w:hAnsi="Times New Roman" w:cs="Times New Roman"/>
            <w:sz w:val="20"/>
            <w:szCs w:val="20"/>
          </w:rPr>
          <w:t xml:space="preserve"> the</w:t>
        </w:r>
        <w:r w:rsidR="00CB7C57" w:rsidRPr="004A20DB">
          <w:rPr>
            <w:rFonts w:ascii="Times New Roman" w:eastAsia="Times New Roman" w:hAnsi="Times New Roman" w:cs="Times New Roman"/>
            <w:sz w:val="20"/>
            <w:szCs w:val="20"/>
          </w:rPr>
          <w:t xml:space="preserve"> </w:t>
        </w:r>
        <w:r w:rsidR="00380A3A" w:rsidRPr="004A20DB">
          <w:rPr>
            <w:rFonts w:ascii="Times New Roman" w:eastAsia="Times New Roman" w:hAnsi="Times New Roman" w:cs="Times New Roman"/>
            <w:sz w:val="20"/>
            <w:szCs w:val="20"/>
          </w:rPr>
          <w:t xml:space="preserve">dataset </w:t>
        </w:r>
        <w:r w:rsidR="00DC293B" w:rsidRPr="004A20DB">
          <w:rPr>
            <w:rFonts w:ascii="Times New Roman" w:eastAsia="Times New Roman" w:hAnsi="Times New Roman" w:cs="Times New Roman"/>
            <w:sz w:val="20"/>
            <w:szCs w:val="20"/>
          </w:rPr>
          <w:t xml:space="preserve">in Fig. </w:t>
        </w:r>
        <w:r w:rsidR="00A66571" w:rsidRPr="004A20DB">
          <w:rPr>
            <w:rFonts w:ascii="Times New Roman" w:eastAsia="Times New Roman" w:hAnsi="Times New Roman" w:cs="Times New Roman"/>
            <w:sz w:val="20"/>
            <w:szCs w:val="20"/>
          </w:rPr>
          <w:t>3</w:t>
        </w:r>
        <w:r w:rsidR="00DC293B" w:rsidRPr="004A20DB">
          <w:rPr>
            <w:rFonts w:ascii="Times New Roman" w:eastAsia="Times New Roman" w:hAnsi="Times New Roman" w:cs="Times New Roman"/>
            <w:sz w:val="20"/>
            <w:szCs w:val="20"/>
          </w:rPr>
          <w:t xml:space="preserve">, respectively, relative to </w:t>
        </w:r>
        <w:r w:rsidR="000D6E6E" w:rsidRPr="004A20DB">
          <w:rPr>
            <w:rFonts w:ascii="Times New Roman" w:eastAsia="Times New Roman" w:hAnsi="Times New Roman" w:cs="Times New Roman"/>
            <w:sz w:val="20"/>
            <w:szCs w:val="20"/>
          </w:rPr>
          <w:t xml:space="preserve">the </w:t>
        </w:r>
        <w:r w:rsidR="00380A3A" w:rsidRPr="004A20DB">
          <w:rPr>
            <w:rFonts w:ascii="Times New Roman" w:eastAsia="Times New Roman" w:hAnsi="Times New Roman" w:cs="Times New Roman"/>
            <w:sz w:val="20"/>
            <w:szCs w:val="20"/>
          </w:rPr>
          <w:t>total number of sequences in each part</w:t>
        </w:r>
        <w:r w:rsidR="000D6E6E"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Numbers in </w:t>
        </w:r>
        <w:r w:rsidR="000D6E6E" w:rsidRPr="004A20DB">
          <w:rPr>
            <w:rFonts w:ascii="Times New Roman" w:eastAsia="Times New Roman" w:hAnsi="Times New Roman" w:cs="Times New Roman"/>
            <w:sz w:val="20"/>
            <w:szCs w:val="20"/>
          </w:rPr>
          <w:t xml:space="preserve">cells </w:t>
        </w:r>
        <w:r w:rsidRPr="004A20DB">
          <w:rPr>
            <w:rFonts w:ascii="Times New Roman" w:eastAsia="Times New Roman" w:hAnsi="Times New Roman" w:cs="Times New Roman"/>
            <w:sz w:val="20"/>
            <w:szCs w:val="20"/>
          </w:rPr>
          <w:t xml:space="preserve">show </w:t>
        </w:r>
        <w:r w:rsidR="00A863A5" w:rsidRPr="004A20DB">
          <w:rPr>
            <w:rFonts w:ascii="Times New Roman" w:eastAsia="Times New Roman" w:hAnsi="Times New Roman" w:cs="Times New Roman"/>
            <w:sz w:val="20"/>
            <w:szCs w:val="20"/>
          </w:rPr>
          <w:t xml:space="preserve">the </w:t>
        </w:r>
        <w:r w:rsidR="00E42A92" w:rsidRPr="004A20DB">
          <w:rPr>
            <w:rFonts w:ascii="Times New Roman" w:eastAsia="Times New Roman" w:hAnsi="Times New Roman" w:cs="Times New Roman"/>
            <w:sz w:val="20"/>
            <w:szCs w:val="20"/>
          </w:rPr>
          <w:t>number of</w:t>
        </w:r>
        <w:r w:rsidR="00A863A5"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false</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negative</w:t>
        </w:r>
        <w:r w:rsidR="00A863A5" w:rsidRPr="004A20DB">
          <w:rPr>
            <w:rFonts w:ascii="Times New Roman" w:eastAsia="Times New Roman" w:hAnsi="Times New Roman" w:cs="Times New Roman"/>
            <w:sz w:val="20"/>
            <w:szCs w:val="20"/>
          </w:rPr>
          <w:t xml:space="preserve"> epistatic interactions</w:t>
        </w:r>
        <w:r w:rsidR="008F5971" w:rsidRPr="004A20DB">
          <w:rPr>
            <w:rFonts w:ascii="Times New Roman" w:eastAsia="Times New Roman" w:hAnsi="Times New Roman" w:cs="Times New Roman"/>
            <w:sz w:val="20"/>
            <w:szCs w:val="20"/>
          </w:rPr>
          <w:t xml:space="preserve"> out of 10 possible</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T</w:t>
        </w:r>
        <w:r w:rsidR="00DC293B" w:rsidRPr="004A20DB">
          <w:rPr>
            <w:rFonts w:ascii="Times New Roman" w:eastAsia="Times New Roman" w:hAnsi="Times New Roman" w:cs="Times New Roman"/>
            <w:sz w:val="20"/>
            <w:szCs w:val="20"/>
          </w:rPr>
          <w:t xml:space="preserve">he </w:t>
        </w:r>
        <w:r w:rsidR="00E42A92" w:rsidRPr="004A20DB">
          <w:rPr>
            <w:rFonts w:ascii="Times New Roman" w:eastAsia="Times New Roman" w:hAnsi="Times New Roman" w:cs="Times New Roman"/>
            <w:sz w:val="20"/>
            <w:szCs w:val="20"/>
          </w:rPr>
          <w:t xml:space="preserve">measured </w:t>
        </w:r>
        <w:r w:rsidR="00DC293B" w:rsidRPr="004A20DB">
          <w:rPr>
            <w:rFonts w:ascii="Times New Roman" w:eastAsia="Times New Roman" w:hAnsi="Times New Roman" w:cs="Times New Roman"/>
            <w:sz w:val="20"/>
            <w:szCs w:val="20"/>
          </w:rPr>
          <w:t>number of false</w:t>
        </w:r>
        <w:r w:rsidR="00CB7C57" w:rsidRPr="004A20DB">
          <w:rPr>
            <w:rFonts w:ascii="Times New Roman" w:eastAsia="Times New Roman" w:hAnsi="Times New Roman" w:cs="Times New Roman"/>
            <w:sz w:val="20"/>
            <w:szCs w:val="20"/>
          </w:rPr>
          <w:t>–</w:t>
        </w:r>
        <w:r w:rsidR="00DC293B" w:rsidRPr="004A20DB">
          <w:rPr>
            <w:rFonts w:ascii="Times New Roman" w:eastAsia="Times New Roman" w:hAnsi="Times New Roman" w:cs="Times New Roman"/>
            <w:sz w:val="20"/>
            <w:szCs w:val="20"/>
          </w:rPr>
          <w:t xml:space="preserve">positives is </w:t>
        </w:r>
        <w:r w:rsidR="00CB7C57" w:rsidRPr="004A20DB">
          <w:rPr>
            <w:rFonts w:ascii="Times New Roman" w:eastAsia="Times New Roman" w:hAnsi="Times New Roman" w:cs="Times New Roman"/>
            <w:sz w:val="20"/>
            <w:szCs w:val="20"/>
          </w:rPr>
          <w:t xml:space="preserve">always </w:t>
        </w:r>
        <w:r w:rsidR="00DC293B" w:rsidRPr="004A20DB">
          <w:rPr>
            <w:rFonts w:ascii="Times New Roman" w:eastAsia="Times New Roman" w:hAnsi="Times New Roman" w:cs="Times New Roman"/>
            <w:sz w:val="20"/>
            <w:szCs w:val="20"/>
          </w:rPr>
          <w:t xml:space="preserve">zero. </w:t>
        </w:r>
        <w:r w:rsidR="000D6E6E" w:rsidRPr="004A20DB">
          <w:rPr>
            <w:rFonts w:ascii="Times New Roman" w:eastAsia="Times New Roman" w:hAnsi="Times New Roman" w:cs="Times New Roman"/>
            <w:sz w:val="20"/>
            <w:szCs w:val="20"/>
          </w:rPr>
          <w:t>Parameters are as in Figure</w:t>
        </w:r>
        <w:r w:rsidR="00CB7C57" w:rsidRPr="004A20DB">
          <w:rPr>
            <w:rFonts w:ascii="Times New Roman" w:eastAsia="Times New Roman" w:hAnsi="Times New Roman" w:cs="Times New Roman"/>
            <w:sz w:val="20"/>
            <w:szCs w:val="20"/>
          </w:rPr>
          <w:t xml:space="preserve"> </w:t>
        </w:r>
        <w:r w:rsidR="00A66571" w:rsidRPr="004A20DB">
          <w:rPr>
            <w:rFonts w:ascii="Times New Roman" w:eastAsia="Times New Roman" w:hAnsi="Times New Roman" w:cs="Times New Roman"/>
            <w:sz w:val="20"/>
            <w:szCs w:val="20"/>
          </w:rPr>
          <w:t>2</w:t>
        </w:r>
        <w:r w:rsidR="000D6E6E" w:rsidRPr="004A20DB">
          <w:rPr>
            <w:rFonts w:ascii="Times New Roman" w:eastAsia="Times New Roman" w:hAnsi="Times New Roman" w:cs="Times New Roman"/>
            <w:sz w:val="20"/>
            <w:szCs w:val="20"/>
          </w:rPr>
          <w:t>.</w:t>
        </w:r>
      </w:ins>
    </w:p>
    <w:p w14:paraId="7C68B505" w14:textId="77777777" w:rsidR="00DC293B" w:rsidRPr="004A20DB" w:rsidRDefault="00DC293B" w:rsidP="00B7138F">
      <w:pPr>
        <w:spacing w:after="0" w:line="360" w:lineRule="auto"/>
        <w:jc w:val="both"/>
        <w:rPr>
          <w:ins w:id="113" w:author="Author" w:date="2026-05-07T13:24:00Z"/>
          <w:rFonts w:ascii="Times New Roman" w:eastAsia="Times New Roman" w:hAnsi="Times New Roman" w:cs="Times New Roman"/>
          <w:sz w:val="20"/>
          <w:szCs w:val="20"/>
        </w:rPr>
      </w:pPr>
    </w:p>
    <w:p w14:paraId="7DBA7D0C" w14:textId="3BB3D61E" w:rsidR="0087149A" w:rsidRPr="004A20DB" w:rsidRDefault="0076272C">
      <w:pPr>
        <w:spacing w:after="0" w:line="360" w:lineRule="auto"/>
        <w:ind w:firstLine="709"/>
        <w:jc w:val="both"/>
      </w:pPr>
      <w:r w:rsidRPr="004A20DB">
        <w:rPr>
          <w:rFonts w:ascii="Times New Roman" w:eastAsia="Times New Roman" w:hAnsi="Times New Roman" w:cs="Times New Roman"/>
          <w:b/>
          <w:sz w:val="24"/>
          <w:szCs w:val="24"/>
        </w:rPr>
        <w:t>Results on epistasis detection</w:t>
      </w:r>
      <w:r w:rsidR="008F5971" w:rsidRPr="004A20DB">
        <w:rPr>
          <w:rFonts w:ascii="Times New Roman" w:eastAsia="Times New Roman" w:hAnsi="Times New Roman" w:cs="Times New Roman"/>
          <w:b/>
          <w:sz w:val="24"/>
          <w:szCs w:val="24"/>
        </w:rPr>
        <w:t xml:space="preserve"> </w:t>
      </w:r>
      <w:ins w:id="114" w:author="Author" w:date="2026-05-07T13:24:00Z">
        <w:r w:rsidR="008F5971" w:rsidRPr="004A20DB">
          <w:rPr>
            <w:rFonts w:ascii="Times New Roman" w:eastAsia="Times New Roman" w:hAnsi="Times New Roman" w:cs="Times New Roman"/>
            <w:b/>
            <w:sz w:val="24"/>
            <w:szCs w:val="24"/>
          </w:rPr>
          <w:t>in genomic data for SARS CoV-2</w:t>
        </w:r>
        <w:r w:rsidRPr="004A20DB">
          <w:rPr>
            <w:rFonts w:ascii="Times New Roman" w:eastAsia="Times New Roman" w:hAnsi="Times New Roman" w:cs="Times New Roman"/>
            <w:b/>
            <w:sz w:val="24"/>
            <w:szCs w:val="24"/>
          </w:rPr>
          <w:t xml:space="preserve"> </w:t>
        </w:r>
      </w:ins>
      <w:r w:rsidRPr="004A20DB">
        <w:rPr>
          <w:rFonts w:ascii="Times New Roman" w:eastAsia="Times New Roman" w:hAnsi="Times New Roman" w:cs="Times New Roman"/>
          <w:b/>
          <w:sz w:val="24"/>
          <w:szCs w:val="24"/>
        </w:rPr>
        <w:t xml:space="preserve">are consistent with fitness valleys. </w:t>
      </w:r>
      <w:r w:rsidRPr="004A20DB">
        <w:rPr>
          <w:rFonts w:ascii="Times New Roman" w:eastAsia="Times New Roman" w:hAnsi="Times New Roman" w:cs="Times New Roman"/>
          <w:sz w:val="24"/>
          <w:szCs w:val="24"/>
        </w:rPr>
        <w:t xml:space="preserve">After testing the method on simulated sequences, we applied it to sequence data on SARS-CoV-2 for </w:t>
      </w:r>
      <w:del w:id="115" w:author="Author" w:date="2026-05-07T13:24:00Z">
        <w:r>
          <w:rPr>
            <w:rFonts w:ascii="Times New Roman" w:eastAsia="Times New Roman" w:hAnsi="Times New Roman" w:cs="Times New Roman"/>
            <w:sz w:val="24"/>
            <w:szCs w:val="24"/>
          </w:rPr>
          <w:delText>three</w:delText>
        </w:r>
      </w:del>
      <w:ins w:id="116" w:author="Author" w:date="2026-05-07T13:24:00Z">
        <w:r w:rsidRPr="004A20DB">
          <w:rPr>
            <w:rFonts w:ascii="Times New Roman" w:eastAsia="Times New Roman" w:hAnsi="Times New Roman" w:cs="Times New Roman"/>
            <w:sz w:val="24"/>
            <w:szCs w:val="24"/>
          </w:rPr>
          <w:t>t</w:t>
        </w:r>
        <w:r w:rsidR="00390237" w:rsidRPr="004A20DB">
          <w:rPr>
            <w:rFonts w:ascii="Times New Roman" w:eastAsia="Times New Roman" w:hAnsi="Times New Roman" w:cs="Times New Roman"/>
            <w:sz w:val="24"/>
            <w:szCs w:val="24"/>
          </w:rPr>
          <w:t>wo</w:t>
        </w:r>
      </w:ins>
      <w:r w:rsidRPr="004A20DB">
        <w:rPr>
          <w:rFonts w:ascii="Times New Roman" w:eastAsia="Times New Roman" w:hAnsi="Times New Roman" w:cs="Times New Roman"/>
          <w:sz w:val="24"/>
          <w:szCs w:val="24"/>
        </w:rPr>
        <w:t xml:space="preserve"> different data sets, as follows. </w:t>
      </w:r>
    </w:p>
    <w:p w14:paraId="765C2CB8" w14:textId="7DE82B42" w:rsidR="0087149A" w:rsidRPr="004A20DB" w:rsidRDefault="00AC30E2">
      <w:pPr>
        <w:spacing w:after="0" w:line="360" w:lineRule="auto"/>
        <w:ind w:firstLine="709"/>
        <w:jc w:val="center"/>
        <w:rPr>
          <w:ins w:id="117" w:author="Author" w:date="2026-05-07T13:24:00Z"/>
          <w:rFonts w:ascii="Times New Roman" w:eastAsia="Times New Roman" w:hAnsi="Times New Roman" w:cs="Times New Roman"/>
          <w:b/>
          <w:sz w:val="24"/>
          <w:szCs w:val="24"/>
        </w:rPr>
      </w:pPr>
      <w:ins w:id="118" w:author="Author" w:date="2026-05-07T13:24:00Z">
        <w:r w:rsidRPr="004A20DB">
          <w:rPr>
            <w:rFonts w:ascii="Times New Roman" w:eastAsia="Times New Roman" w:hAnsi="Times New Roman" w:cs="Times New Roman"/>
            <w:noProof/>
            <w:sz w:val="20"/>
            <w:szCs w:val="20"/>
          </w:rPr>
          <w:lastRenderedPageBreak/>
          <w:drawing>
            <wp:inline distT="0" distB="0" distL="0" distR="0" wp14:anchorId="4ED08713" wp14:editId="699BB9DF">
              <wp:extent cx="4152162" cy="3114121"/>
              <wp:effectExtent l="0" t="0" r="127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4152162" cy="3114121"/>
                      </a:xfrm>
                      <a:prstGeom prst="rect">
                        <a:avLst/>
                      </a:prstGeom>
                      <a:ln/>
                    </pic:spPr>
                  </pic:pic>
                </a:graphicData>
              </a:graphic>
            </wp:inline>
          </w:drawing>
        </w:r>
      </w:ins>
    </w:p>
    <w:p w14:paraId="492C7652" w14:textId="0C6DA43C" w:rsidR="0087149A" w:rsidRPr="004A20DB" w:rsidRDefault="0076272C" w:rsidP="000534BE">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del w:id="119" w:author="Author" w:date="2026-05-07T13:24:00Z">
        <w:r>
          <w:rPr>
            <w:rFonts w:ascii="Times New Roman" w:eastAsia="Times New Roman" w:hAnsi="Times New Roman" w:cs="Times New Roman"/>
            <w:b/>
            <w:sz w:val="20"/>
            <w:szCs w:val="20"/>
          </w:rPr>
          <w:delText>2</w:delText>
        </w:r>
      </w:del>
      <w:ins w:id="120" w:author="Author" w:date="2026-05-07T13:24:00Z">
        <w:r w:rsidR="00A7528A" w:rsidRPr="004A20DB">
          <w:rPr>
            <w:rFonts w:ascii="Times New Roman" w:eastAsia="Times New Roman" w:hAnsi="Times New Roman" w:cs="Times New Roman"/>
            <w:b/>
            <w:sz w:val="20"/>
            <w:szCs w:val="20"/>
          </w:rPr>
          <w:t>5</w:t>
        </w:r>
      </w:ins>
      <w:r w:rsidRPr="004A20DB">
        <w:rPr>
          <w:rFonts w:ascii="Times New Roman" w:eastAsia="Times New Roman" w:hAnsi="Times New Roman" w:cs="Times New Roman"/>
          <w:b/>
          <w:sz w:val="20"/>
          <w:szCs w:val="20"/>
        </w:rPr>
        <w:t>. Mutational spectrum for Dataset 1.</w:t>
      </w:r>
      <w:r w:rsidRPr="004A20DB">
        <w:rPr>
          <w:rFonts w:ascii="Times New Roman" w:eastAsia="Times New Roman" w:hAnsi="Times New Roman" w:cs="Times New Roman"/>
          <w:sz w:val="20"/>
          <w:szCs w:val="20"/>
        </w:rPr>
        <w:t xml:space="preserve"> Y–axis: number of sequences with </w:t>
      </w:r>
      <w:del w:id="121" w:author="Author" w:date="2026-05-07T13:24:00Z">
        <w:r>
          <w:rPr>
            <w:rFonts w:ascii="Times New Roman" w:eastAsia="Times New Roman" w:hAnsi="Times New Roman" w:cs="Times New Roman"/>
            <w:sz w:val="20"/>
            <w:szCs w:val="20"/>
          </w:rPr>
          <w:delText>a given</w:delText>
        </w:r>
      </w:del>
      <w:ins w:id="122" w:author="Author" w:date="2026-05-07T13:24:00Z">
        <w:r w:rsidR="00E42A92" w:rsidRPr="004A20DB">
          <w:rPr>
            <w:rFonts w:ascii="Times New Roman" w:eastAsia="Times New Roman" w:hAnsi="Times New Roman" w:cs="Times New Roman"/>
            <w:sz w:val="20"/>
            <w:szCs w:val="20"/>
          </w:rPr>
          <w:t>the</w:t>
        </w:r>
      </w:ins>
      <w:r w:rsidRPr="004A20DB">
        <w:rPr>
          <w:rFonts w:ascii="Times New Roman" w:eastAsia="Times New Roman" w:hAnsi="Times New Roman" w:cs="Times New Roman"/>
          <w:sz w:val="20"/>
          <w:szCs w:val="20"/>
        </w:rPr>
        <w:t xml:space="preserve"> number of differences </w:t>
      </w:r>
      <w:del w:id="123" w:author="Author" w:date="2026-05-07T13:24:00Z">
        <w:r>
          <w:rPr>
            <w:rFonts w:ascii="Times New Roman" w:eastAsia="Times New Roman" w:hAnsi="Times New Roman" w:cs="Times New Roman"/>
            <w:sz w:val="20"/>
            <w:szCs w:val="20"/>
          </w:rPr>
          <w:delText>(</w:delText>
        </w:r>
      </w:del>
      <w:ins w:id="124" w:author="Author" w:date="2026-05-07T13:24:00Z">
        <w:r w:rsidR="00E42A92" w:rsidRPr="004A20DB">
          <w:rPr>
            <w:rFonts w:ascii="Times New Roman" w:eastAsia="Times New Roman" w:hAnsi="Times New Roman" w:cs="Times New Roman"/>
            <w:sz w:val="20"/>
            <w:szCs w:val="20"/>
          </w:rPr>
          <w:t xml:space="preserve">shown in </w:t>
        </w:r>
      </w:ins>
      <w:r w:rsidRPr="004A20DB">
        <w:rPr>
          <w:rFonts w:ascii="Times New Roman" w:eastAsia="Times New Roman" w:hAnsi="Times New Roman" w:cs="Times New Roman"/>
          <w:sz w:val="20"/>
          <w:szCs w:val="20"/>
        </w:rPr>
        <w:t>X–axis</w:t>
      </w:r>
      <w:del w:id="125" w:author="Author"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 xml:space="preserve"> from the consensus sequence</w:t>
      </w:r>
      <w:del w:id="126" w:author="Author" w:date="2026-05-07T13:24:00Z">
        <w:r>
          <w:rPr>
            <w:rFonts w:ascii="Times New Roman" w:eastAsia="Times New Roman" w:hAnsi="Times New Roman" w:cs="Times New Roman"/>
            <w:sz w:val="20"/>
            <w:szCs w:val="20"/>
          </w:rPr>
          <w:delText xml:space="preserve"> of the entire dataset. Red</w:delText>
        </w:r>
      </w:del>
      <w:ins w:id="127" w:author="Author" w:date="2026-05-07T13:24:00Z">
        <w:r w:rsidR="00E42A92" w:rsidRPr="004A20DB">
          <w:rPr>
            <w:rFonts w:ascii="Times New Roman" w:eastAsia="Times New Roman" w:hAnsi="Times New Roman" w:cs="Times New Roman"/>
            <w:sz w:val="20"/>
            <w:szCs w:val="20"/>
          </w:rPr>
          <w:t xml:space="preserve">, defined as </w:t>
        </w:r>
        <w:r w:rsidR="00390237" w:rsidRPr="004A20DB">
          <w:rPr>
            <w:rFonts w:ascii="Times New Roman" w:eastAsia="Times New Roman" w:hAnsi="Times New Roman" w:cs="Times New Roman"/>
            <w:sz w:val="20"/>
            <w:szCs w:val="20"/>
          </w:rPr>
          <w:t>Wuhan variant</w:t>
        </w:r>
        <w:r w:rsidRPr="004A20DB">
          <w:rPr>
            <w:rFonts w:ascii="Times New Roman" w:eastAsia="Times New Roman" w:hAnsi="Times New Roman" w:cs="Times New Roman"/>
            <w:sz w:val="20"/>
            <w:szCs w:val="20"/>
          </w:rPr>
          <w:t xml:space="preserve">. </w:t>
        </w:r>
        <w:r w:rsidR="00E42A92" w:rsidRPr="004A20DB">
          <w:rPr>
            <w:rFonts w:ascii="Times New Roman" w:eastAsia="Times New Roman" w:hAnsi="Times New Roman" w:cs="Times New Roman"/>
            <w:sz w:val="20"/>
            <w:szCs w:val="20"/>
          </w:rPr>
          <w:t>Gray</w:t>
        </w:r>
      </w:ins>
      <w:r w:rsidRPr="004A20DB">
        <w:rPr>
          <w:rFonts w:ascii="Times New Roman" w:eastAsia="Times New Roman" w:hAnsi="Times New Roman" w:cs="Times New Roman"/>
          <w:sz w:val="20"/>
          <w:szCs w:val="20"/>
        </w:rPr>
        <w:t xml:space="preserve"> lines at ​​​​20</w:t>
      </w:r>
      <w:ins w:id="128" w:author="Author" w:date="2026-05-07T13:24:00Z">
        <w:r w:rsidR="001F2438" w:rsidRPr="004A20DB">
          <w:rPr>
            <w:rFonts w:ascii="Times New Roman" w:eastAsia="Times New Roman" w:hAnsi="Times New Roman" w:cs="Times New Roman"/>
            <w:sz w:val="20"/>
            <w:szCs w:val="20"/>
          </w:rPr>
          <w:t>,</w:t>
        </w:r>
        <w:r w:rsidR="00380A3A" w:rsidRPr="004A20DB">
          <w:rPr>
            <w:rFonts w:ascii="Times New Roman" w:eastAsia="Times New Roman" w:hAnsi="Times New Roman" w:cs="Times New Roman"/>
            <w:sz w:val="20"/>
            <w:szCs w:val="20"/>
          </w:rPr>
          <w:t xml:space="preserve"> </w:t>
        </w:r>
        <w:r w:rsidR="001F2438" w:rsidRPr="004A20DB">
          <w:rPr>
            <w:rFonts w:ascii="Times New Roman" w:eastAsia="Times New Roman" w:hAnsi="Times New Roman" w:cs="Times New Roman"/>
            <w:sz w:val="20"/>
            <w:szCs w:val="20"/>
          </w:rPr>
          <w:t>4</w:t>
        </w:r>
        <w:r w:rsidR="00D44B7B"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0</w:t>
        </w:r>
      </w:ins>
      <w:r w:rsidR="001F2438" w:rsidRPr="004A20DB">
        <w:rPr>
          <w:rFonts w:ascii="Times New Roman" w:eastAsia="Times New Roman" w:hAnsi="Times New Roman" w:cs="Times New Roman"/>
          <w:sz w:val="20"/>
          <w:szCs w:val="20"/>
        </w:rPr>
        <w:t xml:space="preserve"> and </w:t>
      </w:r>
      <w:del w:id="129" w:author="Author" w:date="2026-05-07T13:24:00Z">
        <w:r>
          <w:rPr>
            <w:rFonts w:ascii="Times New Roman" w:eastAsia="Times New Roman" w:hAnsi="Times New Roman" w:cs="Times New Roman"/>
            <w:sz w:val="20"/>
            <w:szCs w:val="20"/>
          </w:rPr>
          <w:delText>50</w:delText>
        </w:r>
      </w:del>
      <w:ins w:id="130" w:author="Author" w:date="2026-05-07T13:24:00Z">
        <w:r w:rsidR="001F2438" w:rsidRPr="004A20DB">
          <w:rPr>
            <w:rFonts w:ascii="Times New Roman" w:eastAsia="Times New Roman" w:hAnsi="Times New Roman" w:cs="Times New Roman"/>
            <w:sz w:val="20"/>
            <w:szCs w:val="20"/>
          </w:rPr>
          <w:t>60</w:t>
        </w:r>
      </w:ins>
      <w:r w:rsidRPr="004A20DB">
        <w:rPr>
          <w:rFonts w:ascii="Times New Roman" w:eastAsia="Times New Roman" w:hAnsi="Times New Roman" w:cs="Times New Roman"/>
          <w:sz w:val="20"/>
          <w:szCs w:val="20"/>
        </w:rPr>
        <w:t xml:space="preserve"> divide the three groups of sequences numbered by </w:t>
      </w:r>
      <w:ins w:id="131" w:author="Author" w:date="2026-05-07T13:24:00Z">
        <w:r w:rsidR="00E42A92" w:rsidRPr="004A20DB">
          <w:rPr>
            <w:rFonts w:ascii="Times New Roman" w:eastAsia="Times New Roman" w:hAnsi="Times New Roman" w:cs="Times New Roman"/>
            <w:sz w:val="20"/>
            <w:szCs w:val="20"/>
          </w:rPr>
          <w:t xml:space="preserve">the </w:t>
        </w:r>
      </w:ins>
      <w:r w:rsidRPr="004A20DB">
        <w:rPr>
          <w:rFonts w:ascii="Times New Roman" w:eastAsia="Times New Roman" w:hAnsi="Times New Roman" w:cs="Times New Roman"/>
          <w:sz w:val="20"/>
          <w:szCs w:val="20"/>
        </w:rPr>
        <w:t xml:space="preserve">Roman numerals. </w:t>
      </w:r>
      <w:del w:id="132" w:author="Author" w:date="2026-05-07T13:24:00Z">
        <w:r>
          <w:rPr>
            <w:rFonts w:ascii="Times New Roman" w:eastAsia="Times New Roman" w:hAnsi="Times New Roman" w:cs="Times New Roman"/>
            <w:sz w:val="20"/>
            <w:szCs w:val="20"/>
          </w:rPr>
          <w:delText xml:space="preserve">See </w:delText>
        </w:r>
        <w:r>
          <w:rPr>
            <w:rFonts w:ascii="Times New Roman" w:eastAsia="Times New Roman" w:hAnsi="Times New Roman" w:cs="Times New Roman"/>
            <w:i/>
            <w:sz w:val="20"/>
            <w:szCs w:val="20"/>
          </w:rPr>
          <w:delText>Methods</w:delText>
        </w:r>
        <w:r>
          <w:rPr>
            <w:rFonts w:ascii="Times New Roman" w:eastAsia="Times New Roman" w:hAnsi="Times New Roman" w:cs="Times New Roman"/>
            <w:sz w:val="20"/>
            <w:szCs w:val="20"/>
          </w:rPr>
          <w:delText xml:space="preserve"> for details.</w:delText>
        </w:r>
      </w:del>
    </w:p>
    <w:p w14:paraId="49C3FBC9" w14:textId="77777777" w:rsidR="0087149A" w:rsidRPr="004A20DB" w:rsidRDefault="0087149A">
      <w:pPr>
        <w:spacing w:after="0" w:line="276" w:lineRule="auto"/>
        <w:ind w:firstLine="709"/>
        <w:jc w:val="both"/>
        <w:rPr>
          <w:rFonts w:ascii="Times New Roman" w:eastAsia="Times New Roman" w:hAnsi="Times New Roman" w:cs="Times New Roman"/>
          <w:sz w:val="20"/>
          <w:szCs w:val="20"/>
        </w:rPr>
      </w:pPr>
    </w:p>
    <w:p w14:paraId="7E9F193E" w14:textId="6CF41DB0" w:rsidR="0087149A" w:rsidRPr="004A20DB"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Dataset 1 includes 6000 sequences from 6 regions</w:t>
      </w:r>
      <w:ins w:id="133" w:author="Author" w:date="2026-05-07T13:24:00Z">
        <w:r w:rsidR="001D360D" w:rsidRPr="004A20DB">
          <w:rPr>
            <w:rFonts w:ascii="Times New Roman" w:eastAsia="Times New Roman" w:hAnsi="Times New Roman" w:cs="Times New Roman"/>
            <w:color w:val="000000"/>
            <w:sz w:val="24"/>
            <w:szCs w:val="24"/>
          </w:rPr>
          <w:t xml:space="preserve">, 1000 </w:t>
        </w:r>
        <w:r w:rsidR="0078018E" w:rsidRPr="004A20DB">
          <w:rPr>
            <w:rFonts w:ascii="Times New Roman" w:eastAsia="Times New Roman" w:hAnsi="Times New Roman" w:cs="Times New Roman"/>
            <w:color w:val="000000"/>
            <w:sz w:val="24"/>
            <w:szCs w:val="24"/>
          </w:rPr>
          <w:t>from e</w:t>
        </w:r>
        <w:r w:rsidR="001D360D" w:rsidRPr="004A20DB">
          <w:rPr>
            <w:rFonts w:ascii="Times New Roman" w:eastAsia="Times New Roman" w:hAnsi="Times New Roman" w:cs="Times New Roman"/>
            <w:color w:val="000000"/>
            <w:sz w:val="24"/>
            <w:szCs w:val="24"/>
          </w:rPr>
          <w:t>ach</w:t>
        </w:r>
      </w:ins>
      <w:r w:rsidRPr="004A20DB">
        <w:rPr>
          <w:rFonts w:ascii="Times New Roman" w:eastAsia="Times New Roman" w:hAnsi="Times New Roman" w:cs="Times New Roman"/>
          <w:color w:val="000000"/>
          <w:sz w:val="24"/>
          <w:szCs w:val="24"/>
        </w:rPr>
        <w:t xml:space="preserve">: Africa, Asia, North America, Oceania, South America, for the period </w:t>
      </w:r>
      <w:del w:id="134" w:author="Author" w:date="2026-05-07T13:24:00Z">
        <w:r>
          <w:rPr>
            <w:rFonts w:ascii="Times New Roman" w:eastAsia="Times New Roman" w:hAnsi="Times New Roman" w:cs="Times New Roman"/>
            <w:color w:val="000000"/>
            <w:sz w:val="24"/>
            <w:szCs w:val="24"/>
          </w:rPr>
          <w:delText>from</w:delText>
        </w:r>
      </w:del>
      <w:ins w:id="135" w:author="Author" w:date="2026-05-07T13:24:00Z">
        <w:r w:rsidR="0078018E" w:rsidRPr="004A20DB">
          <w:rPr>
            <w:rFonts w:ascii="Times New Roman" w:eastAsia="Times New Roman" w:hAnsi="Times New Roman" w:cs="Times New Roman"/>
            <w:color w:val="000000"/>
            <w:sz w:val="24"/>
            <w:szCs w:val="24"/>
          </w:rPr>
          <w:t>of one year,</w:t>
        </w:r>
      </w:ins>
      <w:r w:rsidR="0078018E"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09/24/2020 to 09/25/2021</w:t>
      </w:r>
      <w:r w:rsidRPr="004A20DB">
        <w:rPr>
          <w:color w:val="000000"/>
        </w:rPr>
        <w:t xml:space="preserve">. </w:t>
      </w:r>
      <w:r w:rsidRPr="004A20DB">
        <w:rPr>
          <w:rFonts w:ascii="Times New Roman" w:eastAsia="Times New Roman" w:hAnsi="Times New Roman" w:cs="Times New Roman"/>
          <w:color w:val="000000"/>
          <w:sz w:val="24"/>
          <w:szCs w:val="24"/>
        </w:rPr>
        <w:t xml:space="preserve">When each sequence is compared to </w:t>
      </w:r>
      <w:del w:id="136" w:author="Author" w:date="2026-05-07T13:24:00Z">
        <w:r>
          <w:rPr>
            <w:rFonts w:ascii="Times New Roman" w:eastAsia="Times New Roman" w:hAnsi="Times New Roman" w:cs="Times New Roman"/>
            <w:color w:val="000000"/>
            <w:sz w:val="24"/>
            <w:szCs w:val="24"/>
          </w:rPr>
          <w:delText>the common consensus sequence of the dataset</w:delText>
        </w:r>
      </w:del>
      <w:ins w:id="137" w:author="Author" w:date="2026-05-07T13:24:00Z">
        <w:r w:rsidR="00230733">
          <w:rPr>
            <w:rFonts w:ascii="Times New Roman" w:eastAsia="Times New Roman" w:hAnsi="Times New Roman" w:cs="Times New Roman"/>
            <w:color w:val="000000"/>
            <w:sz w:val="24"/>
            <w:szCs w:val="24"/>
          </w:rPr>
          <w:t>Wuhan variant</w:t>
        </w:r>
      </w:ins>
      <w:r w:rsidRPr="004A20DB">
        <w:rPr>
          <w:rFonts w:ascii="Times New Roman" w:eastAsia="Times New Roman" w:hAnsi="Times New Roman" w:cs="Times New Roman"/>
          <w:color w:val="000000"/>
          <w:sz w:val="24"/>
          <w:szCs w:val="24"/>
        </w:rPr>
        <w:t xml:space="preserve">, a mutation spectrum is obtained, where sequences segregate naturally into three groups, with gaps between them (Fig. </w:t>
      </w:r>
      <w:del w:id="138" w:author="Author" w:date="2026-05-07T13:24:00Z">
        <w:r>
          <w:rPr>
            <w:rFonts w:ascii="Times New Roman" w:eastAsia="Times New Roman" w:hAnsi="Times New Roman" w:cs="Times New Roman"/>
            <w:color w:val="000000"/>
            <w:sz w:val="24"/>
            <w:szCs w:val="24"/>
          </w:rPr>
          <w:delText>2).  Random sets of different size were resampled 200 times from groups I and II in Fig. 2</w:delText>
        </w:r>
      </w:del>
      <w:ins w:id="139" w:author="Author" w:date="2026-05-07T13:24:00Z">
        <w:r w:rsidR="00A66571" w:rsidRPr="004A20DB">
          <w:rPr>
            <w:rFonts w:ascii="Times New Roman" w:eastAsia="Times New Roman" w:hAnsi="Times New Roman" w:cs="Times New Roman"/>
            <w:color w:val="000000"/>
            <w:sz w:val="24"/>
            <w:szCs w:val="24"/>
          </w:rPr>
          <w:t>5</w:t>
        </w:r>
        <w:r w:rsidRPr="004A20DB">
          <w:rPr>
            <w:rFonts w:ascii="Times New Roman" w:eastAsia="Times New Roman" w:hAnsi="Times New Roman" w:cs="Times New Roman"/>
            <w:color w:val="000000"/>
            <w:sz w:val="24"/>
            <w:szCs w:val="24"/>
          </w:rPr>
          <w:t xml:space="preserve">).  </w:t>
        </w:r>
      </w:ins>
      <w:r w:rsidRPr="004A20DB">
        <w:rPr>
          <w:rFonts w:ascii="Times New Roman" w:eastAsia="Times New Roman" w:hAnsi="Times New Roman" w:cs="Times New Roman"/>
          <w:color w:val="000000"/>
          <w:sz w:val="24"/>
          <w:szCs w:val="24"/>
        </w:rPr>
        <w:t>.</w:t>
      </w:r>
    </w:p>
    <w:p w14:paraId="38986DD0" w14:textId="24AEAC18" w:rsidR="0087149A" w:rsidRPr="004A20DB" w:rsidRDefault="0076272C">
      <w:pPr>
        <w:spacing w:after="0" w:line="360" w:lineRule="auto"/>
        <w:ind w:firstLine="709"/>
        <w:jc w:val="both"/>
        <w:rPr>
          <w:rFonts w:ascii="Times New Roman" w:eastAsia="Times New Roman" w:hAnsi="Times New Roman" w:cs="Times New Roman"/>
          <w:sz w:val="24"/>
          <w:szCs w:val="24"/>
        </w:rPr>
      </w:pPr>
      <w:moveToRangeStart w:id="140" w:author="Author" w:date="2026-05-07T13:24:00Z" w:name="move229052664"/>
      <w:moveTo w:id="141" w:author="Author" w:date="2026-05-07T13:24:00Z">
        <w:r w:rsidRPr="004A20DB">
          <w:rPr>
            <w:rFonts w:ascii="Times New Roman" w:eastAsia="Times New Roman" w:hAnsi="Times New Roman" w:cs="Times New Roman"/>
            <w:sz w:val="24"/>
            <w:szCs w:val="24"/>
          </w:rPr>
          <w:t xml:space="preserve">Fig. </w:t>
        </w:r>
      </w:moveTo>
      <w:moveToRangeEnd w:id="140"/>
      <w:r w:rsidR="00A66571" w:rsidRPr="004A20DB">
        <w:rPr>
          <w:rFonts w:ascii="Times New Roman" w:eastAsia="Times New Roman" w:hAnsi="Times New Roman" w:cs="Times New Roman"/>
          <w:sz w:val="24"/>
          <w:szCs w:val="24"/>
        </w:rPr>
        <w:t>6</w:t>
      </w:r>
      <w:r w:rsidRPr="004A20DB">
        <w:rPr>
          <w:rFonts w:ascii="Times New Roman" w:eastAsia="Times New Roman" w:hAnsi="Times New Roman" w:cs="Times New Roman"/>
          <w:sz w:val="24"/>
          <w:szCs w:val="24"/>
        </w:rPr>
        <w:t xml:space="preserve"> </w:t>
      </w:r>
      <w:r w:rsidR="00D97080" w:rsidRPr="004A20DB">
        <w:rPr>
          <w:rFonts w:ascii="Times New Roman" w:eastAsia="Times New Roman" w:hAnsi="Times New Roman" w:cs="Times New Roman"/>
          <w:sz w:val="24"/>
          <w:szCs w:val="24"/>
        </w:rPr>
        <w:t xml:space="preserve">shows </w:t>
      </w:r>
      <w:r w:rsidR="00230733">
        <w:rPr>
          <w:rFonts w:ascii="Times New Roman" w:eastAsia="Times New Roman" w:hAnsi="Times New Roman" w:cs="Times New Roman"/>
          <w:sz w:val="24"/>
          <w:szCs w:val="24"/>
        </w:rPr>
        <w:t xml:space="preserve">the inferred </w:t>
      </w:r>
      <w:r w:rsidR="00D97080" w:rsidRPr="004A20DB">
        <w:rPr>
          <w:rFonts w:ascii="Times New Roman" w:eastAsia="Times New Roman" w:hAnsi="Times New Roman" w:cs="Times New Roman"/>
          <w:sz w:val="24"/>
          <w:szCs w:val="24"/>
        </w:rPr>
        <w:t>epistatic network</w:t>
      </w:r>
      <w:r w:rsidR="00230733">
        <w:rPr>
          <w:rFonts w:ascii="Times New Roman" w:eastAsia="Times New Roman" w:hAnsi="Times New Roman" w:cs="Times New Roman"/>
          <w:sz w:val="24"/>
          <w:szCs w:val="24"/>
        </w:rPr>
        <w:t xml:space="preserve"> from groups I and II</w:t>
      </w:r>
      <w:r w:rsidR="00D97080" w:rsidRPr="004A20DB">
        <w:rPr>
          <w:rFonts w:ascii="Times New Roman" w:eastAsia="Times New Roman" w:hAnsi="Times New Roman" w:cs="Times New Roman"/>
          <w:sz w:val="24"/>
          <w:szCs w:val="24"/>
        </w:rPr>
        <w:t xml:space="preserve">. To obtain this diagram </w:t>
      </w:r>
      <w:r w:rsidR="00D97080" w:rsidRPr="004A20DB">
        <w:rPr>
          <w:rFonts w:ascii="Times New Roman" w:eastAsia="Times New Roman" w:hAnsi="Times New Roman" w:cs="Times New Roman"/>
          <w:color w:val="000000"/>
          <w:sz w:val="24"/>
          <w:szCs w:val="24"/>
        </w:rPr>
        <w:t>groups I and II</w:t>
      </w:r>
      <w:r w:rsidR="00D16D35" w:rsidRPr="004A20DB">
        <w:rPr>
          <w:rFonts w:ascii="Times New Roman" w:eastAsia="Times New Roman" w:hAnsi="Times New Roman" w:cs="Times New Roman"/>
          <w:color w:val="000000"/>
          <w:sz w:val="24"/>
          <w:szCs w:val="24"/>
        </w:rPr>
        <w:t xml:space="preserve"> were oversampled</w:t>
      </w:r>
      <w:r w:rsidR="00D97080" w:rsidRPr="004A20DB">
        <w:rPr>
          <w:rFonts w:ascii="Times New Roman" w:eastAsia="Times New Roman" w:hAnsi="Times New Roman" w:cs="Times New Roman"/>
          <w:color w:val="000000"/>
          <w:sz w:val="24"/>
          <w:szCs w:val="24"/>
        </w:rPr>
        <w:t xml:space="preserve"> </w:t>
      </w:r>
      <w:r w:rsidR="00D16D35" w:rsidRPr="004A20DB">
        <w:rPr>
          <w:rFonts w:ascii="Times New Roman" w:eastAsia="Times New Roman" w:hAnsi="Times New Roman" w:cs="Times New Roman"/>
          <w:color w:val="000000"/>
          <w:sz w:val="24"/>
          <w:szCs w:val="24"/>
        </w:rPr>
        <w:t xml:space="preserve">10 </w:t>
      </w:r>
      <w:proofErr w:type="gramStart"/>
      <w:r w:rsidR="00D16D35" w:rsidRPr="004A20DB">
        <w:rPr>
          <w:rFonts w:ascii="Times New Roman" w:eastAsia="Times New Roman" w:hAnsi="Times New Roman" w:cs="Times New Roman"/>
          <w:color w:val="000000"/>
          <w:sz w:val="24"/>
          <w:szCs w:val="24"/>
        </w:rPr>
        <w:t>times  with</w:t>
      </w:r>
      <w:proofErr w:type="gramEnd"/>
      <w:r w:rsidR="00D16D35" w:rsidRPr="004A20DB">
        <w:rPr>
          <w:rFonts w:ascii="Times New Roman" w:eastAsia="Times New Roman" w:hAnsi="Times New Roman" w:cs="Times New Roman"/>
          <w:color w:val="000000"/>
          <w:sz w:val="24"/>
          <w:szCs w:val="24"/>
        </w:rPr>
        <w:t xml:space="preserve"> replacement. </w:t>
      </w:r>
      <w:r w:rsidR="00D97080" w:rsidRPr="004A20DB">
        <w:rPr>
          <w:rFonts w:ascii="Times New Roman" w:eastAsia="Times New Roman" w:hAnsi="Times New Roman" w:cs="Times New Roman"/>
          <w:color w:val="000000"/>
          <w:sz w:val="24"/>
          <w:szCs w:val="24"/>
        </w:rPr>
        <w:t>As it was shown in Fig. 4 equal sampling is essential for obtaining reliable results</w:t>
      </w:r>
      <w:r w:rsidR="00230733">
        <w:rPr>
          <w:rFonts w:ascii="Times New Roman" w:eastAsia="Times New Roman" w:hAnsi="Times New Roman" w:cs="Times New Roman"/>
          <w:color w:val="000000"/>
          <w:sz w:val="24"/>
          <w:szCs w:val="24"/>
        </w:rPr>
        <w:t>.</w:t>
      </w:r>
      <w:r w:rsidR="00D97080" w:rsidRPr="004A20DB">
        <w:rPr>
          <w:rFonts w:ascii="Times New Roman" w:eastAsia="Times New Roman" w:hAnsi="Times New Roman" w:cs="Times New Roman"/>
          <w:color w:val="000000"/>
          <w:sz w:val="24"/>
          <w:szCs w:val="24"/>
        </w:rPr>
        <w:t xml:space="preserve"> </w:t>
      </w:r>
      <w:r w:rsidR="00230733">
        <w:rPr>
          <w:rFonts w:ascii="Times New Roman" w:eastAsia="Times New Roman" w:hAnsi="Times New Roman" w:cs="Times New Roman"/>
          <w:color w:val="000000"/>
          <w:sz w:val="24"/>
          <w:szCs w:val="24"/>
        </w:rPr>
        <w:t xml:space="preserve">This procedure was also repeated for sequences mixed from groups I and III, </w:t>
      </w:r>
      <w:proofErr w:type="gramStart"/>
      <w:r w:rsidR="00230733">
        <w:rPr>
          <w:rFonts w:ascii="Times New Roman" w:eastAsia="Times New Roman" w:hAnsi="Times New Roman" w:cs="Times New Roman"/>
          <w:color w:val="000000"/>
          <w:sz w:val="24"/>
          <w:szCs w:val="24"/>
        </w:rPr>
        <w:t xml:space="preserve">where </w:t>
      </w:r>
      <w:r w:rsidR="00D97080" w:rsidRPr="004A20DB">
        <w:rPr>
          <w:rFonts w:ascii="Times New Roman" w:eastAsia="Times New Roman" w:hAnsi="Times New Roman" w:cs="Times New Roman"/>
          <w:color w:val="000000"/>
          <w:sz w:val="24"/>
          <w:szCs w:val="24"/>
        </w:rPr>
        <w:t xml:space="preserve"> </w:t>
      </w:r>
      <w:r w:rsidR="00230733">
        <w:rPr>
          <w:rFonts w:ascii="Times New Roman" w:eastAsia="Times New Roman" w:hAnsi="Times New Roman" w:cs="Times New Roman"/>
          <w:color w:val="000000"/>
          <w:sz w:val="24"/>
          <w:szCs w:val="24"/>
        </w:rPr>
        <w:t>g</w:t>
      </w:r>
      <w:r w:rsidR="00D97080" w:rsidRPr="004A20DB">
        <w:rPr>
          <w:rFonts w:ascii="Times New Roman" w:eastAsia="Times New Roman" w:hAnsi="Times New Roman" w:cs="Times New Roman"/>
          <w:color w:val="000000"/>
          <w:sz w:val="24"/>
          <w:szCs w:val="24"/>
        </w:rPr>
        <w:t>roups</w:t>
      </w:r>
      <w:proofErr w:type="gramEnd"/>
      <w:r w:rsidR="00D97080" w:rsidRPr="004A20DB">
        <w:rPr>
          <w:rFonts w:ascii="Times New Roman" w:eastAsia="Times New Roman" w:hAnsi="Times New Roman" w:cs="Times New Roman"/>
          <w:color w:val="000000"/>
          <w:sz w:val="24"/>
          <w:szCs w:val="24"/>
        </w:rPr>
        <w:t xml:space="preserve"> I and III were </w:t>
      </w:r>
      <w:r w:rsidR="00D16D35" w:rsidRPr="004A20DB">
        <w:rPr>
          <w:rFonts w:ascii="Times New Roman" w:eastAsia="Times New Roman" w:hAnsi="Times New Roman" w:cs="Times New Roman"/>
          <w:color w:val="000000"/>
          <w:sz w:val="24"/>
          <w:szCs w:val="24"/>
        </w:rPr>
        <w:t>resampled 10 and 20 times</w:t>
      </w:r>
      <w:r w:rsidR="00D97080" w:rsidRPr="004A20DB">
        <w:rPr>
          <w:rFonts w:ascii="Times New Roman" w:eastAsia="Times New Roman" w:hAnsi="Times New Roman" w:cs="Times New Roman"/>
          <w:sz w:val="24"/>
          <w:szCs w:val="24"/>
        </w:rPr>
        <w:t xml:space="preserve"> respectively since group III almost two times smaller than group I</w:t>
      </w:r>
      <w:r w:rsidR="00230733">
        <w:rPr>
          <w:rFonts w:ascii="Times New Roman" w:eastAsia="Times New Roman" w:hAnsi="Times New Roman" w:cs="Times New Roman"/>
          <w:sz w:val="24"/>
          <w:szCs w:val="24"/>
        </w:rPr>
        <w:t xml:space="preserve"> (Fig. S5)</w:t>
      </w:r>
      <w:r w:rsidR="00D97080"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p>
    <w:p w14:paraId="4AB99C01" w14:textId="77777777" w:rsidR="0087149A" w:rsidRPr="004A20DB"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Pr="004A20DB"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4A20DB">
        <w:rPr>
          <w:rFonts w:ascii="Times New Roman" w:eastAsia="Times New Roman" w:hAnsi="Times New Roman" w:cs="Times New Roman"/>
          <w:noProof/>
          <w:color w:val="000000"/>
        </w:rPr>
        <w:lastRenderedPageBreak/>
        <w:drawing>
          <wp:inline distT="0" distB="0" distL="0" distR="0" wp14:anchorId="7B0414B3" wp14:editId="5596E625">
            <wp:extent cx="5634056" cy="5634056"/>
            <wp:effectExtent l="0" t="0" r="5080" b="508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5634056" cy="5634056"/>
                    </a:xfrm>
                    <a:prstGeom prst="rect">
                      <a:avLst/>
                    </a:prstGeom>
                    <a:ln/>
                  </pic:spPr>
                </pic:pic>
              </a:graphicData>
            </a:graphic>
          </wp:inline>
        </w:drawing>
      </w:r>
    </w:p>
    <w:p w14:paraId="748FBA3E" w14:textId="77777777" w:rsidR="0087149A" w:rsidRPr="004A20DB" w:rsidRDefault="0087149A" w:rsidP="000534BE">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6C23E58A" w:rsidR="0087149A" w:rsidRPr="004A20DB" w:rsidRDefault="0076272C">
      <w:pPr>
        <w:pBdr>
          <w:top w:val="nil"/>
          <w:left w:val="nil"/>
          <w:bottom w:val="nil"/>
          <w:right w:val="nil"/>
          <w:between w:val="nil"/>
        </w:pBdr>
        <w:spacing w:after="0" w:line="240" w:lineRule="auto"/>
        <w:jc w:val="both"/>
        <w:rPr>
          <w:ins w:id="142" w:author="Author" w:date="2026-05-07T13:24:00Z"/>
          <w:rFonts w:ascii="Times New Roman" w:eastAsia="Times New Roman" w:hAnsi="Times New Roman" w:cs="Times New Roman"/>
          <w:color w:val="000000"/>
          <w:sz w:val="20"/>
          <w:szCs w:val="20"/>
        </w:rPr>
      </w:pPr>
      <w:r w:rsidRPr="000534BE">
        <w:rPr>
          <w:rFonts w:ascii="Times New Roman" w:hAnsi="Times New Roman"/>
          <w:b/>
          <w:color w:val="000000"/>
          <w:sz w:val="20"/>
        </w:rPr>
        <w:t xml:space="preserve">Figure </w:t>
      </w:r>
      <w:del w:id="143" w:author="Author" w:date="2026-05-07T13:24:00Z">
        <w:r>
          <w:rPr>
            <w:rFonts w:ascii="Times New Roman" w:eastAsia="Times New Roman" w:hAnsi="Times New Roman" w:cs="Times New Roman"/>
            <w:sz w:val="24"/>
            <w:szCs w:val="24"/>
          </w:rPr>
          <w:delText>The central panel in Fig. 3 shows the number of detected epistatic interactions, as a function of the numbers of sequences sampled from groups I and II (</w:delText>
        </w:r>
        <w:r>
          <w:rPr>
            <w:rFonts w:ascii="Times New Roman" w:eastAsia="Times New Roman" w:hAnsi="Times New Roman" w:cs="Times New Roman"/>
            <w:i/>
            <w:sz w:val="24"/>
            <w:szCs w:val="24"/>
          </w:rPr>
          <w:delText>Methods</w:delText>
        </w:r>
        <w:r>
          <w:rPr>
            <w:rFonts w:ascii="Times New Roman" w:eastAsia="Times New Roman" w:hAnsi="Times New Roman" w:cs="Times New Roman"/>
            <w:sz w:val="24"/>
            <w:szCs w:val="24"/>
          </w:rPr>
          <w:delText>). Epistatic networks are shown for four choices of sampling sizes corresponding to points A to D in the central panel (Figs. 3A-D). We observe that stable results are obtained if the two groups are sampled equally (Fig. 3A, D, blue dotted line). In contrast, unequal sampling from the two groups of interest introduces a large error in predicted number of epistatic interactions (Fig. 3B and C). This observation emphasizes the importance of equal sampling. In the same way, epistatic network was obtained for sequence groups I and III (</w:delText>
        </w:r>
      </w:del>
      <w:ins w:id="144" w:author="Author" w:date="2026-05-07T13:24:00Z">
        <w:r w:rsidR="00A66571" w:rsidRPr="004A20DB">
          <w:rPr>
            <w:rFonts w:ascii="Times New Roman" w:eastAsia="Times New Roman" w:hAnsi="Times New Roman" w:cs="Times New Roman"/>
            <w:b/>
            <w:color w:val="000000"/>
            <w:sz w:val="20"/>
            <w:szCs w:val="20"/>
          </w:rPr>
          <w:t>6</w:t>
        </w:r>
        <w:r w:rsidRPr="004A20DB">
          <w:rPr>
            <w:rFonts w:ascii="Times New Roman" w:eastAsia="Times New Roman" w:hAnsi="Times New Roman" w:cs="Times New Roman"/>
            <w:b/>
            <w:color w:val="000000"/>
            <w:sz w:val="20"/>
            <w:szCs w:val="20"/>
          </w:rPr>
          <w:t>. Epistatic interactions for SARS-CoV-2 genome predicted for Dataset 1 for sequence groups I and II</w:t>
        </w:r>
        <w:r w:rsidR="00380A3A" w:rsidRPr="004A20DB">
          <w:rPr>
            <w:rFonts w:ascii="Times New Roman" w:eastAsia="Times New Roman" w:hAnsi="Times New Roman" w:cs="Times New Roman"/>
            <w:b/>
            <w:color w:val="000000"/>
            <w:sz w:val="20"/>
            <w:szCs w:val="20"/>
          </w:rPr>
          <w:t xml:space="preserve"> (Fig. </w:t>
        </w:r>
        <w:r w:rsidR="00A66571" w:rsidRPr="004A20DB">
          <w:rPr>
            <w:rFonts w:ascii="Times New Roman" w:eastAsia="Times New Roman" w:hAnsi="Times New Roman" w:cs="Times New Roman"/>
            <w:b/>
            <w:color w:val="000000"/>
            <w:sz w:val="20"/>
            <w:szCs w:val="20"/>
          </w:rPr>
          <w:t>3</w:t>
        </w:r>
        <w:r w:rsidR="00380A3A"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w:t>
        </w:r>
        <w:r w:rsidR="00380A3A" w:rsidRPr="004A20DB">
          <w:rPr>
            <w:rFonts w:ascii="Times New Roman" w:eastAsia="Times New Roman" w:hAnsi="Times New Roman" w:cs="Times New Roman"/>
            <w:color w:val="000000"/>
            <w:sz w:val="20"/>
            <w:szCs w:val="20"/>
          </w:rPr>
          <w:t xml:space="preserve">To obtain the circular diagram using software </w:t>
        </w:r>
        <w:proofErr w:type="spellStart"/>
        <w:r w:rsidR="00380A3A" w:rsidRPr="004A20DB">
          <w:rPr>
            <w:rFonts w:ascii="Times New Roman" w:eastAsia="Times New Roman" w:hAnsi="Times New Roman" w:cs="Times New Roman"/>
            <w:color w:val="000000"/>
            <w:sz w:val="20"/>
            <w:szCs w:val="20"/>
          </w:rPr>
          <w:t>Circos</w:t>
        </w:r>
        <w:proofErr w:type="spellEnd"/>
        <w:r w:rsidR="00380A3A" w:rsidRPr="004A20DB">
          <w:rPr>
            <w:rFonts w:ascii="Times New Roman" w:eastAsia="Times New Roman" w:hAnsi="Times New Roman" w:cs="Times New Roman"/>
            <w:color w:val="000000"/>
            <w:sz w:val="20"/>
            <w:szCs w:val="20"/>
          </w:rPr>
          <w:t xml:space="preserve">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[40]</w:t>
        </w:r>
        <w:r w:rsidR="00CD5292">
          <w:rPr>
            <w:rFonts w:ascii="Times New Roman" w:eastAsia="Times New Roman" w:hAnsi="Times New Roman" w:cs="Times New Roman"/>
            <w:color w:val="000000"/>
            <w:sz w:val="20"/>
            <w:szCs w:val="20"/>
          </w:rPr>
          <w:fldChar w:fldCharType="end"/>
        </w:r>
        <w:r w:rsidR="00380A3A" w:rsidRPr="004A20DB">
          <w:rPr>
            <w:rFonts w:ascii="Times New Roman" w:eastAsia="Times New Roman" w:hAnsi="Times New Roman" w:cs="Times New Roman"/>
            <w:color w:val="000000"/>
            <w:sz w:val="20"/>
            <w:szCs w:val="20"/>
          </w:rPr>
          <w:t>, each group was oversampled 10 times with replacement</w:t>
        </w:r>
        <w:r w:rsidR="004D29BD" w:rsidRPr="004A20DB">
          <w:rPr>
            <w:rFonts w:ascii="Times New Roman" w:eastAsia="Times New Roman" w:hAnsi="Times New Roman" w:cs="Times New Roman"/>
            <w:color w:val="000000"/>
            <w:sz w:val="20"/>
            <w:szCs w:val="20"/>
          </w:rPr>
          <w:t>.</w:t>
        </w:r>
        <w:r w:rsidR="00380A3A"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 xml:space="preserve">The interacting pairs </w:t>
        </w:r>
        <w:r w:rsidR="00894E42" w:rsidRPr="004A20DB">
          <w:rPr>
            <w:rFonts w:ascii="Times New Roman" w:eastAsia="Times New Roman" w:hAnsi="Times New Roman" w:cs="Times New Roman"/>
            <w:color w:val="000000"/>
            <w:sz w:val="20"/>
            <w:szCs w:val="20"/>
          </w:rPr>
          <w:t>are shown.</w:t>
        </w:r>
      </w:ins>
    </w:p>
    <w:p w14:paraId="24DF25FB" w14:textId="77777777" w:rsidR="0087149A" w:rsidRPr="004A20DB" w:rsidRDefault="0087149A">
      <w:pPr>
        <w:pBdr>
          <w:top w:val="nil"/>
          <w:left w:val="nil"/>
          <w:bottom w:val="nil"/>
          <w:right w:val="nil"/>
          <w:between w:val="nil"/>
        </w:pBdr>
        <w:spacing w:line="276" w:lineRule="auto"/>
        <w:jc w:val="both"/>
        <w:rPr>
          <w:ins w:id="145" w:author="Author" w:date="2026-05-07T13:24:00Z"/>
          <w:rFonts w:ascii="Times New Roman" w:eastAsia="Times New Roman" w:hAnsi="Times New Roman" w:cs="Times New Roman"/>
          <w:color w:val="000000"/>
        </w:rPr>
      </w:pPr>
    </w:p>
    <w:p w14:paraId="39D13355" w14:textId="77777777" w:rsidR="0087149A" w:rsidRDefault="001D5E08">
      <w:pPr>
        <w:spacing w:after="0" w:line="360" w:lineRule="auto"/>
        <w:ind w:firstLine="709"/>
        <w:jc w:val="both"/>
        <w:rPr>
          <w:del w:id="146" w:author="Author" w:date="2026-05-07T13:24:00Z"/>
          <w:rFonts w:ascii="Times New Roman" w:eastAsia="Times New Roman" w:hAnsi="Times New Roman" w:cs="Times New Roman"/>
          <w:sz w:val="24"/>
          <w:szCs w:val="24"/>
        </w:rPr>
      </w:pPr>
      <w:ins w:id="147" w:author="Author" w:date="2026-05-07T13:24:00Z">
        <w:r>
          <w:rPr>
            <w:rFonts w:ascii="Times New Roman" w:eastAsia="Times New Roman" w:hAnsi="Times New Roman" w:cs="Times New Roman"/>
            <w:sz w:val="24"/>
            <w:szCs w:val="24"/>
          </w:rPr>
          <w:t>The detected</w:t>
        </w:r>
        <w:r w:rsidR="0076272C" w:rsidRPr="004A20DB">
          <w:rPr>
            <w:rFonts w:ascii="Times New Roman" w:eastAsia="Times New Roman" w:hAnsi="Times New Roman" w:cs="Times New Roman"/>
            <w:sz w:val="24"/>
            <w:szCs w:val="24"/>
          </w:rPr>
          <w:t xml:space="preserve"> network (Fig. </w:t>
        </w:r>
        <w:r w:rsidR="00A66571" w:rsidRPr="004A20DB">
          <w:rPr>
            <w:rFonts w:ascii="Times New Roman" w:eastAsia="Times New Roman" w:hAnsi="Times New Roman" w:cs="Times New Roman"/>
            <w:sz w:val="24"/>
            <w:szCs w:val="24"/>
          </w:rPr>
          <w:t>6</w:t>
        </w:r>
        <w:r w:rsidR="00A8364A" w:rsidRPr="004A20D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is</w:t>
        </w:r>
      </w:ins>
      <w:moveFromRangeStart w:id="148" w:author="Author" w:date="2026-05-07T13:24:00Z" w:name="move229052664"/>
      <w:moveFrom w:id="149" w:author="Author" w:date="2026-05-07T13:24:00Z">
        <w:r w:rsidR="0076272C" w:rsidRPr="004A20DB">
          <w:rPr>
            <w:rFonts w:ascii="Times New Roman" w:eastAsia="Times New Roman" w:hAnsi="Times New Roman" w:cs="Times New Roman"/>
            <w:sz w:val="24"/>
            <w:szCs w:val="24"/>
          </w:rPr>
          <w:t xml:space="preserve">Fig. </w:t>
        </w:r>
      </w:moveFrom>
      <w:moveFromRangeEnd w:id="148"/>
      <w:del w:id="150" w:author="Author" w:date="2026-05-07T13:24:00Z">
        <w:r w:rsidR="0076272C">
          <w:rPr>
            <w:rFonts w:ascii="Times New Roman" w:eastAsia="Times New Roman" w:hAnsi="Times New Roman" w:cs="Times New Roman"/>
            <w:sz w:val="24"/>
            <w:szCs w:val="24"/>
          </w:rPr>
          <w:delText>4). Again, equal sampling from the two groups ensures stable result (Fig. 4A, D).</w:delText>
        </w:r>
      </w:del>
    </w:p>
    <w:p w14:paraId="29AB2955" w14:textId="77777777" w:rsidR="0087149A" w:rsidRDefault="0087149A">
      <w:pPr>
        <w:pBdr>
          <w:top w:val="nil"/>
          <w:left w:val="nil"/>
          <w:bottom w:val="nil"/>
          <w:right w:val="nil"/>
          <w:between w:val="nil"/>
        </w:pBdr>
        <w:spacing w:after="0" w:line="360" w:lineRule="auto"/>
        <w:ind w:firstLine="708"/>
        <w:jc w:val="both"/>
        <w:rPr>
          <w:del w:id="151" w:author="Author" w:date="2026-05-07T13:24:00Z"/>
          <w:rFonts w:ascii="Times New Roman" w:eastAsia="Times New Roman" w:hAnsi="Times New Roman" w:cs="Times New Roman"/>
          <w:color w:val="000000"/>
        </w:rPr>
      </w:pPr>
    </w:p>
    <w:p w14:paraId="265D7979" w14:textId="77777777" w:rsidR="0087149A" w:rsidRDefault="0076272C">
      <w:pPr>
        <w:pBdr>
          <w:top w:val="nil"/>
          <w:left w:val="nil"/>
          <w:bottom w:val="nil"/>
          <w:right w:val="nil"/>
          <w:between w:val="nil"/>
        </w:pBdr>
        <w:spacing w:after="0" w:line="360" w:lineRule="auto"/>
        <w:jc w:val="center"/>
        <w:rPr>
          <w:del w:id="152" w:author="Author" w:date="2026-05-07T13:24:00Z"/>
          <w:rFonts w:ascii="Times New Roman" w:eastAsia="Times New Roman" w:hAnsi="Times New Roman" w:cs="Times New Roman"/>
          <w:color w:val="000000"/>
        </w:rPr>
      </w:pPr>
      <w:del w:id="153" w:author="Author" w:date="2026-05-07T13:24:00Z">
        <w:r>
          <w:rPr>
            <w:rFonts w:ascii="Times New Roman" w:eastAsia="Times New Roman" w:hAnsi="Times New Roman" w:cs="Times New Roman"/>
            <w:noProof/>
            <w:color w:val="000000"/>
          </w:rPr>
          <w:drawing>
            <wp:inline distT="0" distB="0" distL="0" distR="0" wp14:anchorId="4A2010EB" wp14:editId="4B35D2AC">
              <wp:extent cx="5634056" cy="5787666"/>
              <wp:effectExtent l="9525" t="9525" r="9525" b="9525"/>
              <wp:docPr id="1027" name="shape1027"/>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634056" cy="5787666"/>
                      </a:xfrm>
                      <a:prstGeom prst="rect">
                        <a:avLst/>
                      </a:prstGeom>
                      <a:ln>
                        <a:solidFill>
                          <a:prstClr val="black"/>
                        </a:solidFill>
                      </a:ln>
                    </pic:spPr>
                  </pic:pic>
                </a:graphicData>
              </a:graphic>
            </wp:inline>
          </w:drawing>
        </w:r>
      </w:del>
    </w:p>
    <w:p w14:paraId="6B09D765" w14:textId="77777777" w:rsidR="0087149A" w:rsidRDefault="0087149A">
      <w:pPr>
        <w:pBdr>
          <w:top w:val="nil"/>
          <w:left w:val="nil"/>
          <w:bottom w:val="nil"/>
          <w:right w:val="nil"/>
          <w:between w:val="nil"/>
        </w:pBdr>
        <w:spacing w:after="0" w:line="276" w:lineRule="auto"/>
        <w:jc w:val="both"/>
        <w:rPr>
          <w:del w:id="154" w:author="Author" w:date="2026-05-07T13:24:00Z"/>
          <w:rFonts w:ascii="Times New Roman" w:eastAsia="Times New Roman" w:hAnsi="Times New Roman" w:cs="Times New Roman"/>
          <w:color w:val="000000"/>
        </w:rPr>
      </w:pPr>
    </w:p>
    <w:p w14:paraId="73991F9F" w14:textId="77777777" w:rsidR="0087149A" w:rsidRDefault="0076272C">
      <w:pPr>
        <w:pBdr>
          <w:top w:val="nil"/>
          <w:left w:val="nil"/>
          <w:bottom w:val="nil"/>
          <w:right w:val="nil"/>
          <w:between w:val="nil"/>
        </w:pBdr>
        <w:spacing w:after="0" w:line="240" w:lineRule="auto"/>
        <w:jc w:val="both"/>
        <w:rPr>
          <w:del w:id="155" w:author="Author" w:date="2026-05-07T13:24:00Z"/>
          <w:rFonts w:ascii="Times New Roman" w:eastAsia="Times New Roman" w:hAnsi="Times New Roman" w:cs="Times New Roman"/>
          <w:color w:val="000000"/>
          <w:sz w:val="20"/>
          <w:szCs w:val="20"/>
        </w:rPr>
      </w:pPr>
      <w:del w:id="156" w:author="Author" w:date="2026-05-07T13:24:00Z">
        <w:r>
          <w:rPr>
            <w:rFonts w:ascii="Times New Roman" w:eastAsia="Times New Roman" w:hAnsi="Times New Roman" w:cs="Times New Roman"/>
            <w:b/>
            <w:color w:val="000000"/>
            <w:sz w:val="20"/>
            <w:szCs w:val="20"/>
          </w:rPr>
          <w:delText>Figure 3. Epistatic interactions for SARS-CoV-2 genome predicted for Dataset 1 for sequence groups I and II.</w:delText>
        </w:r>
        <w:r>
          <w:rPr>
            <w:rFonts w:ascii="Times New Roman" w:eastAsia="Times New Roman" w:hAnsi="Times New Roman" w:cs="Times New Roman"/>
            <w:color w:val="000000"/>
            <w:sz w:val="20"/>
            <w:szCs w:val="20"/>
          </w:rPr>
          <w:delText xml:space="preserve"> Central panel: the number of bonds shown by colormap on the right. X-axis and Y-axis: number of sequences sampled from group I and II in Fig. 2, respectively. A-D: Circular diagram of connections corresponding to sampling sizes shown in the central diagram by corresponding points drawn by software Circos (40). The list of interacting pairs see in </w:delText>
        </w:r>
        <w:r>
          <w:rPr>
            <w:rFonts w:ascii="Times New Roman" w:eastAsia="Times New Roman" w:hAnsi="Times New Roman" w:cs="Times New Roman"/>
            <w:i/>
            <w:color w:val="000000"/>
            <w:sz w:val="20"/>
            <w:szCs w:val="20"/>
          </w:rPr>
          <w:delText>Supplementary Text S1</w:delText>
        </w:r>
        <w:r>
          <w:rPr>
            <w:rFonts w:ascii="Times New Roman" w:eastAsia="Times New Roman" w:hAnsi="Times New Roman" w:cs="Times New Roman"/>
            <w:color w:val="000000"/>
            <w:sz w:val="20"/>
            <w:szCs w:val="20"/>
          </w:rPr>
          <w:delText>.</w:delText>
        </w:r>
      </w:del>
    </w:p>
    <w:p w14:paraId="545F002F" w14:textId="77777777" w:rsidR="0087149A" w:rsidRDefault="0087149A">
      <w:pPr>
        <w:pBdr>
          <w:top w:val="nil"/>
          <w:left w:val="nil"/>
          <w:bottom w:val="nil"/>
          <w:right w:val="nil"/>
          <w:between w:val="nil"/>
        </w:pBdr>
        <w:spacing w:line="276" w:lineRule="auto"/>
        <w:jc w:val="both"/>
        <w:rPr>
          <w:del w:id="157" w:author="Author" w:date="2026-05-07T13:24:00Z"/>
          <w:rFonts w:ascii="Times New Roman" w:eastAsia="Times New Roman" w:hAnsi="Times New Roman" w:cs="Times New Roman"/>
          <w:color w:val="000000"/>
        </w:rPr>
      </w:pPr>
    </w:p>
    <w:p w14:paraId="723FC03A" w14:textId="5A70E1BA" w:rsidR="001D5E08" w:rsidRDefault="0076272C">
      <w:pPr>
        <w:spacing w:after="0" w:line="360" w:lineRule="auto"/>
        <w:ind w:firstLine="709"/>
        <w:jc w:val="both"/>
        <w:rPr>
          <w:ins w:id="158" w:author="Author" w:date="2026-05-07T13:24:00Z"/>
          <w:rFonts w:ascii="Times New Roman" w:eastAsia="Times New Roman" w:hAnsi="Times New Roman" w:cs="Times New Roman"/>
          <w:sz w:val="24"/>
          <w:szCs w:val="24"/>
        </w:rPr>
      </w:pPr>
      <w:del w:id="159" w:author="Author" w:date="2026-05-07T13:24:00Z">
        <w:r>
          <w:rPr>
            <w:rFonts w:ascii="Times New Roman" w:eastAsia="Times New Roman" w:hAnsi="Times New Roman" w:cs="Times New Roman"/>
            <w:sz w:val="24"/>
            <w:szCs w:val="24"/>
          </w:rPr>
          <w:delText>Both networks (Fig. 3A or D and 4A or D) are</w:delText>
        </w:r>
      </w:del>
      <w:r w:rsidRPr="004A20DB">
        <w:rPr>
          <w:rFonts w:ascii="Times New Roman" w:eastAsia="Times New Roman" w:hAnsi="Times New Roman" w:cs="Times New Roman"/>
          <w:sz w:val="24"/>
          <w:szCs w:val="24"/>
        </w:rPr>
        <w:t xml:space="preserve"> consistent with the presence of fitness valleys, although </w:t>
      </w:r>
      <w:del w:id="160" w:author="Author" w:date="2026-05-07T13:24:00Z">
        <w:r>
          <w:rPr>
            <w:rFonts w:ascii="Times New Roman" w:eastAsia="Times New Roman" w:hAnsi="Times New Roman" w:cs="Times New Roman"/>
            <w:sz w:val="24"/>
            <w:szCs w:val="24"/>
          </w:rPr>
          <w:delText>do</w:delText>
        </w:r>
      </w:del>
      <w:ins w:id="161" w:author="Author" w:date="2026-05-07T13:24:00Z">
        <w:r w:rsidRPr="004A20DB">
          <w:rPr>
            <w:rFonts w:ascii="Times New Roman" w:eastAsia="Times New Roman" w:hAnsi="Times New Roman" w:cs="Times New Roman"/>
            <w:sz w:val="24"/>
            <w:szCs w:val="24"/>
          </w:rPr>
          <w:t>do</w:t>
        </w:r>
        <w:r w:rsidR="001D5E08">
          <w:rPr>
            <w:rFonts w:ascii="Times New Roman" w:eastAsia="Times New Roman" w:hAnsi="Times New Roman" w:cs="Times New Roman"/>
            <w:sz w:val="24"/>
            <w:szCs w:val="24"/>
          </w:rPr>
          <w:t>es</w:t>
        </w:r>
      </w:ins>
      <w:r w:rsidRPr="004A20DB">
        <w:rPr>
          <w:rFonts w:ascii="Times New Roman" w:eastAsia="Times New Roman" w:hAnsi="Times New Roman" w:cs="Times New Roman"/>
          <w:sz w:val="24"/>
          <w:szCs w:val="24"/>
        </w:rPr>
        <w:t xml:space="preserve"> not </w:t>
      </w:r>
      <w:del w:id="162" w:author="Author" w:date="2026-05-07T13:24:00Z">
        <w:r>
          <w:rPr>
            <w:rFonts w:ascii="Times New Roman" w:eastAsia="Times New Roman" w:hAnsi="Times New Roman" w:cs="Times New Roman"/>
            <w:sz w:val="24"/>
            <w:szCs w:val="24"/>
          </w:rPr>
          <w:delText>demonstrate</w:delText>
        </w:r>
      </w:del>
      <w:ins w:id="163" w:author="Author" w:date="2026-05-07T13:24:00Z">
        <w:r w:rsidR="00A8364A" w:rsidRPr="004A20DB">
          <w:rPr>
            <w:rFonts w:ascii="Times New Roman" w:eastAsia="Times New Roman" w:hAnsi="Times New Roman" w:cs="Times New Roman"/>
            <w:sz w:val="24"/>
            <w:szCs w:val="24"/>
          </w:rPr>
          <w:t>prove</w:t>
        </w:r>
      </w:ins>
      <w:r w:rsidR="00A8364A"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their existence</w:t>
      </w:r>
      <w:r w:rsidR="001D5E08">
        <w:rPr>
          <w:rFonts w:ascii="Times New Roman" w:eastAsia="Times New Roman" w:hAnsi="Times New Roman" w:cs="Times New Roman"/>
          <w:sz w:val="24"/>
          <w:szCs w:val="24"/>
        </w:rPr>
        <w:t xml:space="preserve"> directly</w:t>
      </w:r>
      <w:ins w:id="164" w:author="Author" w:date="2026-05-07T13:24:00Z">
        <w:r w:rsidR="00A8364A" w:rsidRPr="004A20DB">
          <w:rPr>
            <w:rFonts w:ascii="Times New Roman" w:eastAsia="Times New Roman" w:hAnsi="Times New Roman" w:cs="Times New Roman"/>
            <w:sz w:val="24"/>
            <w:szCs w:val="24"/>
          </w:rPr>
          <w:t>, presumably,</w:t>
        </w:r>
      </w:ins>
      <w:r w:rsidR="00A8364A"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due to the absence of weaker links not captured by the method. The method is </w:t>
      </w:r>
      <w:ins w:id="165" w:author="Author" w:date="2026-05-07T13:24:00Z">
        <w:r w:rsidR="00D82124" w:rsidRPr="004A20DB">
          <w:rPr>
            <w:rFonts w:ascii="Times New Roman" w:eastAsia="Times New Roman" w:hAnsi="Times New Roman" w:cs="Times New Roman"/>
            <w:sz w:val="24"/>
            <w:szCs w:val="24"/>
          </w:rPr>
          <w:t xml:space="preserve">very </w:t>
        </w:r>
      </w:ins>
      <w:r w:rsidRPr="004A20DB">
        <w:rPr>
          <w:rFonts w:ascii="Times New Roman" w:eastAsia="Times New Roman" w:hAnsi="Times New Roman" w:cs="Times New Roman"/>
          <w:sz w:val="24"/>
          <w:szCs w:val="24"/>
        </w:rPr>
        <w:t>conservative, and its accuracy at small epistatic magnitudes is low (</w:t>
      </w:r>
      <w:del w:id="166" w:author="Author" w:date="2026-05-07T13:24:00Z">
        <w:r>
          <w:rPr>
            <w:rFonts w:ascii="Times New Roman" w:eastAsia="Times New Roman" w:hAnsi="Times New Roman" w:cs="Times New Roman"/>
            <w:sz w:val="24"/>
            <w:szCs w:val="24"/>
          </w:rPr>
          <w:delText>Fig.</w:delText>
        </w:r>
      </w:del>
      <w:ins w:id="167" w:author="Author" w:date="2026-05-07T13:24:00Z">
        <w:r w:rsidRPr="004A20DB">
          <w:rPr>
            <w:rFonts w:ascii="Times New Roman" w:eastAsia="Times New Roman" w:hAnsi="Times New Roman" w:cs="Times New Roman"/>
            <w:sz w:val="24"/>
            <w:szCs w:val="24"/>
          </w:rPr>
          <w:t>Fig</w:t>
        </w:r>
        <w:r w:rsidR="001D5E08">
          <w:rPr>
            <w:rFonts w:ascii="Times New Roman" w:eastAsia="Times New Roman" w:hAnsi="Times New Roman" w:cs="Times New Roman"/>
            <w:sz w:val="24"/>
            <w:szCs w:val="24"/>
          </w:rPr>
          <w:t>s</w:t>
        </w:r>
      </w:ins>
      <w:r w:rsidR="001D5E08">
        <w:rPr>
          <w:rFonts w:ascii="Times New Roman" w:eastAsia="Times New Roman" w:hAnsi="Times New Roman" w:cs="Times New Roman"/>
          <w:sz w:val="24"/>
          <w:szCs w:val="24"/>
        </w:rPr>
        <w:t xml:space="preserve"> 1</w:t>
      </w:r>
      <w:del w:id="168" w:author="Author" w:date="2026-05-07T13:24:00Z">
        <w:r>
          <w:rPr>
            <w:rFonts w:ascii="Times New Roman" w:eastAsia="Times New Roman" w:hAnsi="Times New Roman" w:cs="Times New Roman"/>
            <w:sz w:val="24"/>
            <w:szCs w:val="24"/>
          </w:rPr>
          <w:delText>).</w:delText>
        </w:r>
      </w:del>
      <w:ins w:id="169" w:author="Author" w:date="2026-05-07T13:24:00Z">
        <w:r w:rsidR="001D5E08">
          <w:rPr>
            <w:rFonts w:ascii="Times New Roman" w:eastAsia="Times New Roman" w:hAnsi="Times New Roman" w:cs="Times New Roman"/>
            <w:sz w:val="24"/>
            <w:szCs w:val="24"/>
          </w:rPr>
          <w:t xml:space="preserve"> and</w:t>
        </w:r>
        <w:r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4 and the legend</w:t>
        </w:r>
        <w:r w:rsidR="001D5E08">
          <w:rPr>
            <w:rFonts w:ascii="Times New Roman" w:eastAsia="Times New Roman" w:hAnsi="Times New Roman" w:cs="Times New Roman"/>
            <w:sz w:val="24"/>
            <w:szCs w:val="24"/>
          </w:rPr>
          <w:t xml:space="preserve"> to Fig. 4</w:t>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Hence the </w:t>
      </w:r>
      <w:del w:id="170" w:author="Author" w:date="2026-05-07T13:24:00Z">
        <w:r>
          <w:rPr>
            <w:rFonts w:ascii="Times New Roman" w:eastAsia="Times New Roman" w:hAnsi="Times New Roman" w:cs="Times New Roman"/>
            <w:sz w:val="24"/>
            <w:szCs w:val="24"/>
          </w:rPr>
          <w:delText xml:space="preserve">bonds found </w:delText>
        </w:r>
      </w:del>
      <w:proofErr w:type="spellStart"/>
      <w:ins w:id="171" w:author="Author" w:date="2026-05-07T13:24:00Z">
        <w:r w:rsidR="009F2839" w:rsidRPr="004A20DB">
          <w:rPr>
            <w:rFonts w:ascii="Times New Roman" w:eastAsia="Times New Roman" w:hAnsi="Times New Roman" w:cs="Times New Roman"/>
            <w:sz w:val="24"/>
            <w:szCs w:val="24"/>
          </w:rPr>
          <w:t>epistastic</w:t>
        </w:r>
        <w:proofErr w:type="spellEnd"/>
        <w:r w:rsidR="009F2839" w:rsidRPr="004A20DB">
          <w:rPr>
            <w:rFonts w:ascii="Times New Roman" w:eastAsia="Times New Roman" w:hAnsi="Times New Roman" w:cs="Times New Roman"/>
            <w:sz w:val="24"/>
            <w:szCs w:val="24"/>
          </w:rPr>
          <w:t xml:space="preserve"> interactions </w:t>
        </w:r>
      </w:ins>
      <w:r w:rsidRPr="004A20DB">
        <w:rPr>
          <w:rFonts w:ascii="Times New Roman" w:eastAsia="Times New Roman" w:hAnsi="Times New Roman" w:cs="Times New Roman"/>
          <w:sz w:val="24"/>
          <w:szCs w:val="24"/>
        </w:rPr>
        <w:t xml:space="preserve">in Figs. </w:t>
      </w:r>
      <w:del w:id="172" w:author="Author" w:date="2026-05-07T13:24:00Z">
        <w:r>
          <w:rPr>
            <w:rFonts w:ascii="Times New Roman" w:eastAsia="Times New Roman" w:hAnsi="Times New Roman" w:cs="Times New Roman"/>
            <w:sz w:val="24"/>
            <w:szCs w:val="24"/>
          </w:rPr>
          <w:delText>3 and 4</w:delText>
        </w:r>
      </w:del>
      <w:ins w:id="173" w:author="Author" w:date="2026-05-07T13:24:00Z">
        <w:r w:rsidR="00D97080" w:rsidRPr="004A20DB">
          <w:rPr>
            <w:rFonts w:ascii="Times New Roman" w:eastAsia="Times New Roman" w:hAnsi="Times New Roman" w:cs="Times New Roman"/>
            <w:sz w:val="24"/>
            <w:szCs w:val="24"/>
          </w:rPr>
          <w:t>6</w:t>
        </w:r>
      </w:ins>
      <w:r w:rsidRPr="004A20DB">
        <w:rPr>
          <w:rFonts w:ascii="Times New Roman" w:eastAsia="Times New Roman" w:hAnsi="Times New Roman" w:cs="Times New Roman"/>
          <w:sz w:val="24"/>
          <w:szCs w:val="24"/>
        </w:rPr>
        <w:t xml:space="preserve"> are the strongest </w:t>
      </w:r>
      <w:del w:id="174" w:author="Author" w:date="2026-05-07T13:24:00Z">
        <w:r>
          <w:rPr>
            <w:rFonts w:ascii="Times New Roman" w:eastAsia="Times New Roman" w:hAnsi="Times New Roman" w:cs="Times New Roman"/>
            <w:sz w:val="24"/>
            <w:szCs w:val="24"/>
          </w:rPr>
          <w:delText xml:space="preserve">bonds </w:delText>
        </w:r>
      </w:del>
      <w:r w:rsidRPr="004A20DB">
        <w:rPr>
          <w:rFonts w:ascii="Times New Roman" w:eastAsia="Times New Roman" w:hAnsi="Times New Roman" w:cs="Times New Roman"/>
          <w:sz w:val="24"/>
          <w:szCs w:val="24"/>
        </w:rPr>
        <w:t xml:space="preserve">in possible fitness valleys. </w:t>
      </w:r>
      <w:del w:id="175" w:author="Author" w:date="2026-05-07T13:24:00Z">
        <w:r>
          <w:rPr>
            <w:rFonts w:ascii="Times New Roman" w:eastAsia="Times New Roman" w:hAnsi="Times New Roman" w:cs="Times New Roman"/>
            <w:sz w:val="24"/>
            <w:szCs w:val="24"/>
          </w:rPr>
          <w:delText xml:space="preserve">The difference between the results obtained for pairs I-II and I-III (Figs. 3 and 4, respectively) can be interpreted as two different fitness valleys: one connecting variant group I to group II and another connecting I to III. </w:delText>
        </w:r>
      </w:del>
    </w:p>
    <w:p w14:paraId="1FC0E15B" w14:textId="3790713D"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For sequences sampled from groups II and III</w:t>
      </w:r>
      <w:del w:id="176" w:author="Author" w:date="2026-05-07T13:24:00Z">
        <w:r>
          <w:rPr>
            <w:rFonts w:ascii="Times New Roman" w:eastAsia="Times New Roman" w:hAnsi="Times New Roman" w:cs="Times New Roman"/>
            <w:sz w:val="24"/>
            <w:szCs w:val="24"/>
          </w:rPr>
          <w:delText>,</w:delText>
        </w:r>
      </w:del>
      <w:ins w:id="177" w:author="Author" w:date="2026-05-07T13:24:00Z">
        <w:r w:rsidR="001D5E08">
          <w:rPr>
            <w:rFonts w:ascii="Times New Roman" w:eastAsia="Times New Roman" w:hAnsi="Times New Roman" w:cs="Times New Roman"/>
            <w:sz w:val="24"/>
            <w:szCs w:val="24"/>
          </w:rPr>
          <w:t xml:space="preserve"> (Fig. 5)</w:t>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no significant epistatic links are found, indicating the absence of a direct passage between them. The results we obtain are consistent with the existence of several fitness valleys connecting large groups of virus variants.</w:t>
      </w:r>
    </w:p>
    <w:p w14:paraId="45922B5D" w14:textId="05DCA7AC"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 </w:t>
      </w:r>
      <w:del w:id="178" w:author="Author" w:date="2026-05-07T13:24:00Z">
        <w:r>
          <w:rPr>
            <w:rFonts w:ascii="Times New Roman" w:eastAsia="Times New Roman" w:hAnsi="Times New Roman" w:cs="Times New Roman"/>
            <w:sz w:val="24"/>
            <w:szCs w:val="24"/>
          </w:rPr>
          <w:delText xml:space="preserve">In Dataset 2, </w:delText>
        </w:r>
      </w:del>
      <w:ins w:id="179" w:author="Author" w:date="2026-05-07T13:24:00Z">
        <w:r w:rsidR="00DF7983" w:rsidRPr="004A20DB">
          <w:rPr>
            <w:rFonts w:ascii="Times New Roman" w:eastAsia="Times New Roman" w:hAnsi="Times New Roman" w:cs="Times New Roman"/>
            <w:sz w:val="24"/>
            <w:szCs w:val="24"/>
          </w:rPr>
          <w:t xml:space="preserve">We repeated </w:t>
        </w:r>
      </w:ins>
      <w:r w:rsidR="00DF7983" w:rsidRPr="004A20DB">
        <w:rPr>
          <w:rFonts w:ascii="Times New Roman" w:eastAsia="Times New Roman" w:hAnsi="Times New Roman" w:cs="Times New Roman"/>
          <w:sz w:val="24"/>
          <w:szCs w:val="24"/>
        </w:rPr>
        <w:t xml:space="preserve">the same procedure </w:t>
      </w:r>
      <w:del w:id="180" w:author="Author" w:date="2026-05-07T13:24:00Z">
        <w:r>
          <w:rPr>
            <w:rFonts w:ascii="Times New Roman" w:eastAsia="Times New Roman" w:hAnsi="Times New Roman" w:cs="Times New Roman"/>
            <w:sz w:val="24"/>
            <w:szCs w:val="24"/>
          </w:rPr>
          <w:delText xml:space="preserve">was repeated </w:delText>
        </w:r>
      </w:del>
      <w:r w:rsidR="008E5EC1" w:rsidRPr="004A20DB">
        <w:rPr>
          <w:rFonts w:ascii="Times New Roman" w:eastAsia="Times New Roman" w:hAnsi="Times New Roman" w:cs="Times New Roman"/>
          <w:sz w:val="24"/>
          <w:szCs w:val="24"/>
        </w:rPr>
        <w:t>for</w:t>
      </w:r>
      <w:r w:rsidR="00DF7983" w:rsidRPr="004A20DB">
        <w:rPr>
          <w:rFonts w:ascii="Times New Roman" w:eastAsia="Times New Roman" w:hAnsi="Times New Roman" w:cs="Times New Roman"/>
          <w:sz w:val="24"/>
          <w:szCs w:val="24"/>
        </w:rPr>
        <w:t xml:space="preserve"> </w:t>
      </w:r>
      <w:del w:id="181" w:author="Author" w:date="2026-05-07T13:24:00Z">
        <w:r>
          <w:rPr>
            <w:rFonts w:ascii="Times New Roman" w:eastAsia="Times New Roman" w:hAnsi="Times New Roman" w:cs="Times New Roman"/>
            <w:sz w:val="24"/>
            <w:szCs w:val="24"/>
          </w:rPr>
          <w:delText>12,000 sequences from NCBI Virus database labeled B.1 and B.1.1.7 (Alpha), in equal numbers for each label. In Dataset 3, we used</w:delText>
        </w:r>
      </w:del>
      <w:ins w:id="182" w:author="Author" w:date="2026-05-07T13:24:00Z">
        <w:r w:rsidRPr="004A20DB">
          <w:rPr>
            <w:rFonts w:ascii="Times New Roman" w:eastAsia="Times New Roman" w:hAnsi="Times New Roman" w:cs="Times New Roman"/>
            <w:sz w:val="24"/>
            <w:szCs w:val="24"/>
          </w:rPr>
          <w:t xml:space="preserve"> Dataset </w:t>
        </w:r>
        <w:r w:rsidR="00C10FC6"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comprising</w:t>
        </w:r>
      </w:ins>
      <w:r w:rsidRPr="004A20DB">
        <w:rPr>
          <w:rFonts w:ascii="Times New Roman" w:eastAsia="Times New Roman" w:hAnsi="Times New Roman" w:cs="Times New Roman"/>
          <w:sz w:val="24"/>
          <w:szCs w:val="24"/>
        </w:rPr>
        <w:t xml:space="preserve"> 20,000 random sequences from the NCBI Virus database for the </w:t>
      </w:r>
      <w:ins w:id="183" w:author="Author" w:date="2026-05-07T13:24:00Z">
        <w:r w:rsidR="003141A2" w:rsidRPr="004A20DB">
          <w:rPr>
            <w:rFonts w:ascii="Times New Roman" w:eastAsia="Times New Roman" w:hAnsi="Times New Roman" w:cs="Times New Roman"/>
            <w:sz w:val="24"/>
            <w:szCs w:val="24"/>
          </w:rPr>
          <w:t xml:space="preserve">same </w:t>
        </w:r>
      </w:ins>
      <w:r w:rsidRPr="004A20DB">
        <w:rPr>
          <w:rFonts w:ascii="Times New Roman" w:eastAsia="Times New Roman" w:hAnsi="Times New Roman" w:cs="Times New Roman"/>
          <w:sz w:val="24"/>
          <w:szCs w:val="24"/>
        </w:rPr>
        <w:t>period</w:t>
      </w:r>
      <w:r w:rsidR="003141A2" w:rsidRPr="004A20DB">
        <w:rPr>
          <w:rFonts w:ascii="Times New Roman" w:eastAsia="Times New Roman" w:hAnsi="Times New Roman" w:cs="Times New Roman"/>
          <w:sz w:val="24"/>
          <w:szCs w:val="24"/>
        </w:rPr>
        <w:t xml:space="preserve"> </w:t>
      </w:r>
      <w:ins w:id="184" w:author="Author" w:date="2026-05-07T13:24:00Z">
        <w:r w:rsidR="003141A2" w:rsidRPr="004A20DB">
          <w:rPr>
            <w:rFonts w:ascii="Times New Roman" w:eastAsia="Times New Roman" w:hAnsi="Times New Roman" w:cs="Times New Roman"/>
            <w:sz w:val="24"/>
            <w:szCs w:val="24"/>
          </w:rPr>
          <w:t xml:space="preserve">of </w:t>
        </w:r>
        <w:r w:rsidR="008E5EC1" w:rsidRPr="004A20DB">
          <w:rPr>
            <w:rFonts w:ascii="Times New Roman" w:eastAsia="Times New Roman" w:hAnsi="Times New Roman" w:cs="Times New Roman"/>
            <w:sz w:val="24"/>
            <w:szCs w:val="24"/>
          </w:rPr>
          <w:t xml:space="preserve">time </w:t>
        </w:r>
        <w:r w:rsidR="003141A2" w:rsidRPr="004A20DB">
          <w:rPr>
            <w:rFonts w:ascii="Times New Roman" w:eastAsia="Times New Roman" w:hAnsi="Times New Roman" w:cs="Times New Roman"/>
            <w:sz w:val="24"/>
            <w:szCs w:val="24"/>
          </w:rPr>
          <w:t>as Dataset 1,</w:t>
        </w:r>
        <w:r w:rsidRPr="004A20DB">
          <w:rPr>
            <w:rFonts w:ascii="Times New Roman" w:eastAsia="Times New Roman" w:hAnsi="Times New Roman" w:cs="Times New Roman"/>
            <w:sz w:val="24"/>
            <w:szCs w:val="24"/>
          </w:rPr>
          <w:t xml:space="preserve"> </w:t>
        </w:r>
      </w:ins>
      <w:r w:rsidRPr="004A20DB">
        <w:rPr>
          <w:rFonts w:ascii="Times New Roman" w:eastAsia="Times New Roman" w:hAnsi="Times New Roman" w:cs="Times New Roman"/>
          <w:sz w:val="24"/>
          <w:szCs w:val="24"/>
        </w:rPr>
        <w:t>from 09/24/2020 to 09/25/2021</w:t>
      </w:r>
      <w:del w:id="185" w:author="Author" w:date="2026-05-07T13:24:00Z">
        <w:r>
          <w:rPr>
            <w:rFonts w:ascii="Times New Roman" w:eastAsia="Times New Roman" w:hAnsi="Times New Roman" w:cs="Times New Roman"/>
            <w:sz w:val="24"/>
            <w:szCs w:val="24"/>
          </w:rPr>
          <w:delText xml:space="preserve">. The results for Datasets 2 and 3 are presented in </w:delText>
        </w:r>
        <w:r>
          <w:rPr>
            <w:rFonts w:ascii="Times New Roman" w:eastAsia="Times New Roman" w:hAnsi="Times New Roman" w:cs="Times New Roman"/>
            <w:i/>
            <w:sz w:val="24"/>
            <w:szCs w:val="24"/>
          </w:rPr>
          <w:delText>Supplement</w:delText>
        </w:r>
        <w:r>
          <w:rPr>
            <w:rFonts w:ascii="Times New Roman" w:eastAsia="Times New Roman" w:hAnsi="Times New Roman" w:cs="Times New Roman"/>
            <w:sz w:val="24"/>
            <w:szCs w:val="24"/>
          </w:rPr>
          <w:delText xml:space="preserve"> (Figs. S6 and S7). Unlike the case with Dataset 1, mutational spectra obtained for Datasets 2 and 3 do not have a clear separation into distinct sequence groups and are not consistent with fitness valleys. Overall, these results emphasize the importance of</w:delText>
        </w:r>
      </w:del>
      <w:ins w:id="186" w:author="Author" w:date="2026-05-07T13:24:00Z">
        <w:r w:rsidR="008E5EC1"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lastRenderedPageBreak/>
          <w:t>but without geographic classification nor equal sampling from continents</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Results differ strongly from those for</w:t>
        </w:r>
        <w:r w:rsidRPr="004A20DB">
          <w:rPr>
            <w:rFonts w:ascii="Times New Roman" w:eastAsia="Times New Roman" w:hAnsi="Times New Roman" w:cs="Times New Roman"/>
            <w:sz w:val="24"/>
            <w:szCs w:val="24"/>
          </w:rPr>
          <w:t xml:space="preserve"> Dataset 1</w:t>
        </w:r>
        <w:r w:rsidR="008E5EC1" w:rsidRPr="004A20DB">
          <w:rPr>
            <w:rFonts w:ascii="Times New Roman" w:eastAsia="Times New Roman" w:hAnsi="Times New Roman" w:cs="Times New Roman"/>
            <w:sz w:val="24"/>
            <w:szCs w:val="24"/>
          </w:rPr>
          <w:t xml:space="preserve">, as follows. </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The number of interactions is small</w:t>
        </w:r>
        <w:r w:rsidR="009249F8" w:rsidRPr="004A20DB">
          <w:rPr>
            <w:rFonts w:ascii="Times New Roman" w:eastAsia="Times New Roman" w:hAnsi="Times New Roman" w:cs="Times New Roman"/>
            <w:sz w:val="24"/>
            <w:szCs w:val="24"/>
          </w:rPr>
          <w:t xml:space="preserve">er, and </w:t>
        </w:r>
        <w:r w:rsidR="008E5EC1" w:rsidRPr="004A20DB">
          <w:rPr>
            <w:rFonts w:ascii="Times New Roman" w:eastAsia="Times New Roman" w:hAnsi="Times New Roman" w:cs="Times New Roman"/>
            <w:sz w:val="24"/>
            <w:szCs w:val="24"/>
          </w:rPr>
          <w:t xml:space="preserve">they </w:t>
        </w:r>
        <w:r w:rsidR="009249F8" w:rsidRPr="004A20DB">
          <w:rPr>
            <w:rFonts w:ascii="Times New Roman" w:eastAsia="Times New Roman" w:hAnsi="Times New Roman" w:cs="Times New Roman"/>
            <w:sz w:val="24"/>
            <w:szCs w:val="24"/>
          </w:rPr>
          <w:t>are detected only for groups I and II, but not any other pairs of the four groups (Fig S</w:t>
        </w:r>
        <w:r w:rsidR="00230733">
          <w:rPr>
            <w:rFonts w:ascii="Times New Roman" w:eastAsia="Times New Roman" w:hAnsi="Times New Roman" w:cs="Times New Roman"/>
            <w:sz w:val="24"/>
            <w:szCs w:val="24"/>
          </w:rPr>
          <w:t>6</w:t>
        </w:r>
        <w:r w:rsidR="009249F8" w:rsidRPr="004A20DB">
          <w:rPr>
            <w:rFonts w:ascii="Times New Roman" w:eastAsia="Times New Roman" w:hAnsi="Times New Roman" w:cs="Times New Roman"/>
            <w:sz w:val="24"/>
            <w:szCs w:val="24"/>
          </w:rPr>
          <w:t>). Thus</w:t>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equal sampling from world regions</w:t>
      </w:r>
      <w:r w:rsidR="009249F8" w:rsidRPr="004A20DB">
        <w:rPr>
          <w:rFonts w:ascii="Times New Roman" w:eastAsia="Times New Roman" w:hAnsi="Times New Roman" w:cs="Times New Roman"/>
          <w:sz w:val="24"/>
          <w:szCs w:val="24"/>
        </w:rPr>
        <w:t xml:space="preserve"> </w:t>
      </w:r>
      <w:del w:id="187" w:author="Author" w:date="2026-05-07T13:24:00Z">
        <w:r>
          <w:rPr>
            <w:rFonts w:ascii="Times New Roman" w:eastAsia="Times New Roman" w:hAnsi="Times New Roman" w:cs="Times New Roman"/>
            <w:sz w:val="24"/>
            <w:szCs w:val="24"/>
          </w:rPr>
          <w:delText>present in Dataset 1 but not Datasets 2 and 3</w:delText>
        </w:r>
      </w:del>
      <w:ins w:id="188" w:author="Author" w:date="2026-05-07T13:24:00Z">
        <w:r w:rsidR="009249F8" w:rsidRPr="004A20DB">
          <w:rPr>
            <w:rFonts w:ascii="Times New Roman" w:eastAsia="Times New Roman" w:hAnsi="Times New Roman" w:cs="Times New Roman"/>
            <w:sz w:val="24"/>
            <w:szCs w:val="24"/>
          </w:rPr>
          <w:t>is critical for detection</w:t>
        </w:r>
      </w:ins>
      <w:r w:rsidRPr="004A20DB">
        <w:rPr>
          <w:rFonts w:ascii="Times New Roman" w:eastAsia="Times New Roman" w:hAnsi="Times New Roman" w:cs="Times New Roman"/>
          <w:sz w:val="24"/>
          <w:szCs w:val="24"/>
        </w:rPr>
        <w:t>.</w:t>
      </w:r>
    </w:p>
    <w:p w14:paraId="7D191DD7" w14:textId="561E590B" w:rsidR="0087149A" w:rsidRDefault="0087149A">
      <w:pPr>
        <w:pBdr>
          <w:top w:val="nil"/>
          <w:left w:val="nil"/>
          <w:bottom w:val="nil"/>
          <w:right w:val="nil"/>
          <w:between w:val="nil"/>
        </w:pBdr>
        <w:spacing w:after="0" w:line="276" w:lineRule="auto"/>
        <w:jc w:val="center"/>
        <w:rPr>
          <w:del w:id="189" w:author="Author" w:date="2026-05-07T13:24:00Z"/>
          <w:rFonts w:ascii="Times New Roman" w:eastAsia="Times New Roman" w:hAnsi="Times New Roman" w:cs="Times New Roman"/>
          <w:color w:val="000000"/>
          <w:sz w:val="20"/>
          <w:szCs w:val="20"/>
        </w:rPr>
      </w:pPr>
    </w:p>
    <w:p w14:paraId="479AAF53" w14:textId="77777777" w:rsidR="0087149A" w:rsidRDefault="0087149A">
      <w:pPr>
        <w:pBdr>
          <w:top w:val="nil"/>
          <w:left w:val="nil"/>
          <w:bottom w:val="nil"/>
          <w:right w:val="nil"/>
          <w:between w:val="nil"/>
        </w:pBdr>
        <w:spacing w:after="0" w:line="276" w:lineRule="auto"/>
        <w:jc w:val="both"/>
        <w:rPr>
          <w:del w:id="190" w:author="Author" w:date="2026-05-07T13:24:00Z"/>
          <w:rFonts w:ascii="Times New Roman" w:eastAsia="Times New Roman" w:hAnsi="Times New Roman" w:cs="Times New Roman"/>
          <w:color w:val="000000"/>
          <w:sz w:val="20"/>
          <w:szCs w:val="20"/>
        </w:rPr>
      </w:pPr>
    </w:p>
    <w:p w14:paraId="76654D35" w14:textId="1444E47D" w:rsidR="000B7AE2" w:rsidRPr="004A20DB" w:rsidRDefault="0076272C" w:rsidP="0044739E">
      <w:pPr>
        <w:spacing w:after="0" w:line="360" w:lineRule="auto"/>
        <w:ind w:firstLine="709"/>
        <w:jc w:val="both"/>
        <w:rPr>
          <w:ins w:id="191" w:author="Author" w:date="2026-05-07T13:24:00Z"/>
          <w:rFonts w:ascii="Times New Roman" w:eastAsia="Times New Roman" w:hAnsi="Times New Roman" w:cs="Times New Roman"/>
          <w:b/>
          <w:sz w:val="24"/>
          <w:szCs w:val="24"/>
        </w:rPr>
      </w:pPr>
      <w:del w:id="192" w:author="Author" w:date="2026-05-07T13:24:00Z">
        <w:r>
          <w:rPr>
            <w:rFonts w:ascii="Times New Roman" w:eastAsia="Times New Roman" w:hAnsi="Times New Roman" w:cs="Times New Roman"/>
            <w:b/>
            <w:color w:val="000000"/>
            <w:sz w:val="20"/>
            <w:szCs w:val="20"/>
          </w:rPr>
          <w:delText>Figure 4. Epistatic interactions for SARS-CoV-2 genome predicted for Dataset 1 between groups I and III in Fig. 2</w:delText>
        </w:r>
      </w:del>
      <w:ins w:id="193" w:author="Author" w:date="2026-05-07T13:24:00Z">
        <w:r w:rsidR="008045FD" w:rsidRPr="004A20DB">
          <w:rPr>
            <w:rFonts w:ascii="Times New Roman" w:eastAsia="Times New Roman" w:hAnsi="Times New Roman" w:cs="Times New Roman"/>
            <w:b/>
            <w:sz w:val="24"/>
            <w:szCs w:val="24"/>
          </w:rPr>
          <w:t xml:space="preserve">Biological </w:t>
        </w:r>
        <w:r w:rsidR="00894E42" w:rsidRPr="004A20DB">
          <w:rPr>
            <w:rFonts w:ascii="Times New Roman" w:eastAsia="Times New Roman" w:hAnsi="Times New Roman" w:cs="Times New Roman"/>
            <w:b/>
            <w:sz w:val="24"/>
            <w:szCs w:val="24"/>
          </w:rPr>
          <w:t>function of the predicted</w:t>
        </w:r>
        <w:r w:rsidR="008045FD" w:rsidRPr="004A20DB">
          <w:rPr>
            <w:rFonts w:ascii="Times New Roman" w:eastAsia="Times New Roman" w:hAnsi="Times New Roman" w:cs="Times New Roman"/>
            <w:b/>
            <w:sz w:val="24"/>
            <w:szCs w:val="24"/>
          </w:rPr>
          <w:t xml:space="preserve"> interacti</w:t>
        </w:r>
        <w:r w:rsidR="00894E42" w:rsidRPr="004A20DB">
          <w:rPr>
            <w:rFonts w:ascii="Times New Roman" w:eastAsia="Times New Roman" w:hAnsi="Times New Roman" w:cs="Times New Roman"/>
            <w:b/>
            <w:sz w:val="24"/>
            <w:szCs w:val="24"/>
          </w:rPr>
          <w:t>ng sites</w:t>
        </w:r>
      </w:ins>
    </w:p>
    <w:p w14:paraId="0C9E196A" w14:textId="23C98E23" w:rsidR="00F97495" w:rsidRPr="004A20DB" w:rsidRDefault="001201A7" w:rsidP="001201A7">
      <w:pPr>
        <w:spacing w:after="0" w:line="360" w:lineRule="auto"/>
        <w:ind w:firstLine="709"/>
        <w:jc w:val="both"/>
        <w:rPr>
          <w:ins w:id="194" w:author="Author" w:date="2026-05-07T13:24:00Z"/>
          <w:rFonts w:ascii="Times New Roman" w:eastAsia="Times New Roman" w:hAnsi="Times New Roman" w:cs="Times New Roman"/>
          <w:sz w:val="24"/>
          <w:szCs w:val="24"/>
          <w:lang w:val="en-US"/>
        </w:rPr>
      </w:pPr>
      <w:ins w:id="195" w:author="Author" w:date="2026-05-07T13:24:00Z">
        <w:r w:rsidRPr="004A20DB">
          <w:rPr>
            <w:rFonts w:ascii="Times New Roman" w:eastAsia="Times New Roman" w:hAnsi="Times New Roman" w:cs="Times New Roman"/>
            <w:sz w:val="24"/>
            <w:szCs w:val="24"/>
            <w:lang w:val="en-US"/>
          </w:rPr>
          <w:t xml:space="preserve">Mutations E484K and N501Y are well-known mutations of the </w:t>
        </w:r>
        <w:r w:rsidR="00F97495" w:rsidRPr="004A20DB">
          <w:rPr>
            <w:rFonts w:ascii="Times New Roman" w:eastAsia="Times New Roman" w:hAnsi="Times New Roman" w:cs="Times New Roman"/>
            <w:sz w:val="24"/>
            <w:szCs w:val="24"/>
            <w:lang w:val="en-US"/>
          </w:rPr>
          <w:t>receptor-binding domain</w:t>
        </w:r>
        <w:r w:rsidRPr="004A20DB">
          <w:rPr>
            <w:rFonts w:ascii="Times New Roman" w:eastAsia="Times New Roman" w:hAnsi="Times New Roman" w:cs="Times New Roman"/>
            <w:sz w:val="24"/>
            <w:szCs w:val="24"/>
            <w:lang w:val="en-US"/>
          </w:rPr>
          <w:t xml:space="preserve"> of </w:t>
        </w:r>
        <w:r w:rsidR="005E3E8C"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coronavirus</w:t>
        </w:r>
        <w:r w:rsidR="005F15B1" w:rsidRPr="004A20DB">
          <w:rPr>
            <w:rFonts w:ascii="Times New Roman" w:eastAsia="Times New Roman" w:hAnsi="Times New Roman" w:cs="Times New Roman"/>
            <w:sz w:val="24"/>
            <w:szCs w:val="24"/>
            <w:lang w:val="en-US"/>
          </w:rPr>
          <w:t xml:space="preserve"> in Spike</w:t>
        </w:r>
        <w:r w:rsidRPr="004A20DB">
          <w:rPr>
            <w:rFonts w:ascii="Times New Roman" w:eastAsia="Times New Roman" w:hAnsi="Times New Roman" w:cs="Times New Roman"/>
            <w:sz w:val="24"/>
            <w:szCs w:val="24"/>
            <w:lang w:val="en-US"/>
          </w:rPr>
          <w:t xml:space="preserve">. The first is responsible for </w:t>
        </w:r>
        <w:r w:rsidR="00F97495" w:rsidRPr="004A20DB">
          <w:rPr>
            <w:rFonts w:ascii="Times New Roman" w:eastAsia="Times New Roman" w:hAnsi="Times New Roman" w:cs="Times New Roman"/>
            <w:sz w:val="24"/>
            <w:szCs w:val="24"/>
            <w:lang w:val="en-US"/>
          </w:rPr>
          <w:t xml:space="preserve">the </w:t>
        </w:r>
        <w:proofErr w:type="gramStart"/>
        <w:r w:rsidR="00F97495"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escape</w:t>
        </w:r>
        <w:proofErr w:type="gramEnd"/>
        <w:r w:rsidR="00F97495" w:rsidRPr="004A20DB">
          <w:rPr>
            <w:rFonts w:ascii="Times New Roman" w:eastAsia="Times New Roman" w:hAnsi="Times New Roman" w:cs="Times New Roman"/>
            <w:sz w:val="24"/>
            <w:szCs w:val="24"/>
            <w:lang w:val="en-US"/>
          </w:rPr>
          <w:t xml:space="preserve"> from the immune </w:t>
        </w:r>
        <w:proofErr w:type="gramStart"/>
        <w:r w:rsidR="00F97495" w:rsidRPr="004A20DB">
          <w:rPr>
            <w:rFonts w:ascii="Times New Roman" w:eastAsia="Times New Roman" w:hAnsi="Times New Roman" w:cs="Times New Roman"/>
            <w:sz w:val="24"/>
            <w:szCs w:val="24"/>
            <w:lang w:val="en-US"/>
          </w:rPr>
          <w:t xml:space="preserve">response </w:t>
        </w:r>
        <w:r w:rsidRPr="004A20DB">
          <w:rPr>
            <w:rFonts w:ascii="Times New Roman" w:eastAsia="Times New Roman" w:hAnsi="Times New Roman" w:cs="Times New Roman"/>
            <w:sz w:val="24"/>
            <w:szCs w:val="24"/>
            <w:lang w:val="en-US"/>
          </w:rPr>
          <w:t xml:space="preserve"> and</w:t>
        </w:r>
        <w:proofErr w:type="gramEnd"/>
        <w:r w:rsidRPr="004A20DB">
          <w:rPr>
            <w:rFonts w:ascii="Times New Roman" w:eastAsia="Times New Roman" w:hAnsi="Times New Roman" w:cs="Times New Roman"/>
            <w:sz w:val="24"/>
            <w:szCs w:val="24"/>
            <w:lang w:val="en-US"/>
          </w:rPr>
          <w:t xml:space="preserve"> </w:t>
        </w:r>
        <w:r w:rsidR="005E3E8C" w:rsidRPr="004A20DB">
          <w:rPr>
            <w:rFonts w:ascii="Times New Roman" w:eastAsia="Times New Roman" w:hAnsi="Times New Roman" w:cs="Times New Roman"/>
            <w:sz w:val="24"/>
            <w:szCs w:val="24"/>
            <w:lang w:val="en-US"/>
          </w:rPr>
          <w:t xml:space="preserve">is </w:t>
        </w:r>
        <w:r w:rsidRPr="004A20DB">
          <w:rPr>
            <w:rFonts w:ascii="Times New Roman" w:eastAsia="Times New Roman" w:hAnsi="Times New Roman" w:cs="Times New Roman"/>
            <w:sz w:val="24"/>
            <w:szCs w:val="24"/>
            <w:lang w:val="en-US"/>
          </w:rPr>
          <w:t xml:space="preserve">capable of reducing the affinity of antibodies produced to earlier strains by </w:t>
        </w:r>
        <w:r w:rsidR="00F97495" w:rsidRPr="004A20DB">
          <w:rPr>
            <w:rFonts w:ascii="Times New Roman" w:eastAsia="Times New Roman" w:hAnsi="Times New Roman" w:cs="Times New Roman"/>
            <w:sz w:val="24"/>
            <w:szCs w:val="24"/>
            <w:lang w:val="en-US"/>
          </w:rPr>
          <w:t xml:space="preserve">1-2 orders of </w:t>
        </w:r>
        <w:proofErr w:type="gramStart"/>
        <w:r w:rsidR="00F97495" w:rsidRPr="004A20DB">
          <w:rPr>
            <w:rFonts w:ascii="Times New Roman" w:eastAsia="Times New Roman" w:hAnsi="Times New Roman" w:cs="Times New Roman"/>
            <w:sz w:val="24"/>
            <w:szCs w:val="24"/>
            <w:lang w:val="en-US"/>
          </w:rPr>
          <w:t xml:space="preserve">magnitude </w:t>
        </w:r>
        <w:r w:rsidRPr="004A20DB">
          <w:rPr>
            <w:rFonts w:ascii="Times New Roman" w:eastAsia="Times New Roman" w:hAnsi="Times New Roman" w:cs="Times New Roman"/>
            <w:sz w:val="24"/>
            <w:szCs w:val="24"/>
            <w:lang w:val="en-US"/>
          </w:rPr>
          <w:t>,</w:t>
        </w:r>
        <w:proofErr w:type="gramEnd"/>
        <w:r w:rsidRPr="004A20DB">
          <w:rPr>
            <w:rFonts w:ascii="Times New Roman" w:eastAsia="Times New Roman" w:hAnsi="Times New Roman" w:cs="Times New Roman"/>
            <w:sz w:val="24"/>
            <w:szCs w:val="24"/>
            <w:lang w:val="en-US"/>
          </w:rPr>
          <w:t xml:space="preserve"> while the second improves the binding of coronavirus to the human ACE2 receptor</w:t>
        </w:r>
        <w:r w:rsidR="00F97495" w:rsidRPr="004A20DB">
          <w:rPr>
            <w:rFonts w:ascii="Times New Roman" w:eastAsia="Times New Roman" w:hAnsi="Times New Roman" w:cs="Times New Roman"/>
            <w:sz w:val="24"/>
            <w:szCs w:val="24"/>
            <w:lang w:val="en-US"/>
          </w:rPr>
          <w:t xml:space="preserve"> on cell surface</w:t>
        </w:r>
        <w:r w:rsidRPr="004A20DB">
          <w:rPr>
            <w:rFonts w:ascii="Times New Roman" w:eastAsia="Times New Roman" w:hAnsi="Times New Roman" w:cs="Times New Roman"/>
            <w:sz w:val="24"/>
            <w:szCs w:val="24"/>
            <w:lang w:val="en-US"/>
          </w:rPr>
          <w:t xml:space="preserve"> and increases viral replication in upper respiratory tract cells. </w: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[41]</w:t>
        </w:r>
        <w:r w:rsidR="00CD5292">
          <w:rPr>
            <w:rFonts w:ascii="Times New Roman" w:eastAsia="Times New Roman" w:hAnsi="Times New Roman" w:cs="Times New Roman"/>
            <w:sz w:val="24"/>
            <w:szCs w:val="24"/>
            <w:lang w:val="en-US"/>
          </w:rPr>
          <w:fldChar w:fldCharType="end"/>
        </w:r>
      </w:ins>
    </w:p>
    <w:p w14:paraId="39A6BF13" w14:textId="40810AD6" w:rsidR="005F15B1" w:rsidRPr="004A20DB" w:rsidRDefault="00F97495" w:rsidP="00FA0267">
      <w:pPr>
        <w:spacing w:after="0" w:line="360" w:lineRule="auto"/>
        <w:ind w:firstLine="720"/>
        <w:jc w:val="both"/>
        <w:rPr>
          <w:ins w:id="196" w:author="Author" w:date="2026-05-07T13:24:00Z"/>
          <w:rFonts w:ascii="Times New Roman" w:eastAsia="Times New Roman" w:hAnsi="Times New Roman" w:cs="Times New Roman"/>
          <w:sz w:val="24"/>
          <w:szCs w:val="24"/>
          <w:lang w:val="en-US"/>
        </w:rPr>
      </w:pPr>
      <w:ins w:id="197" w:author="Author" w:date="2026-05-07T13:24:00Z">
        <w:r w:rsidRPr="004A20DB">
          <w:rPr>
            <w:rFonts w:ascii="Times New Roman" w:eastAsia="Times New Roman" w:hAnsi="Times New Roman" w:cs="Times New Roman"/>
            <w:sz w:val="24"/>
            <w:szCs w:val="24"/>
            <w:lang w:val="en-US"/>
          </w:rPr>
          <w:t xml:space="preserve">Mutations </w:t>
        </w:r>
        <w:r w:rsidR="001201A7" w:rsidRPr="004A20DB">
          <w:rPr>
            <w:rFonts w:ascii="Times New Roman" w:eastAsia="Times New Roman" w:hAnsi="Times New Roman" w:cs="Times New Roman"/>
            <w:sz w:val="24"/>
            <w:szCs w:val="24"/>
            <w:lang w:val="en-US"/>
          </w:rPr>
          <w:t xml:space="preserve">P681H and P681R, most often found in </w:t>
        </w:r>
        <w:r w:rsidRPr="004A20DB">
          <w:rPr>
            <w:rFonts w:ascii="Times New Roman" w:eastAsia="Times New Roman" w:hAnsi="Times New Roman" w:cs="Times New Roman"/>
            <w:sz w:val="24"/>
            <w:szCs w:val="24"/>
            <w:lang w:val="en-US"/>
          </w:rPr>
          <w:t>A</w:t>
        </w:r>
        <w:r w:rsidR="001201A7" w:rsidRPr="004A20DB">
          <w:rPr>
            <w:rFonts w:ascii="Times New Roman" w:eastAsia="Times New Roman" w:hAnsi="Times New Roman" w:cs="Times New Roman"/>
            <w:sz w:val="24"/>
            <w:szCs w:val="24"/>
            <w:lang w:val="en-US"/>
          </w:rPr>
          <w:t xml:space="preserve">lpha </w:t>
        </w:r>
        <w:r w:rsidRPr="004A20DB">
          <w:rPr>
            <w:rFonts w:ascii="Times New Roman" w:eastAsia="Times New Roman" w:hAnsi="Times New Roman" w:cs="Times New Roman"/>
            <w:sz w:val="24"/>
            <w:szCs w:val="24"/>
            <w:lang w:val="en-US"/>
          </w:rPr>
          <w:t xml:space="preserve">(B.1.1.7) </w:t>
        </w:r>
        <w:r w:rsidR="001201A7" w:rsidRPr="004A20DB">
          <w:rPr>
            <w:rFonts w:ascii="Times New Roman" w:eastAsia="Times New Roman" w:hAnsi="Times New Roman" w:cs="Times New Roman"/>
            <w:sz w:val="24"/>
            <w:szCs w:val="24"/>
            <w:lang w:val="en-US"/>
          </w:rPr>
          <w:t xml:space="preserve">and </w:t>
        </w:r>
        <w:r w:rsidRPr="004A20DB">
          <w:rPr>
            <w:rFonts w:ascii="Times New Roman" w:eastAsia="Times New Roman" w:hAnsi="Times New Roman" w:cs="Times New Roman"/>
            <w:sz w:val="24"/>
            <w:szCs w:val="24"/>
            <w:lang w:val="en-US"/>
          </w:rPr>
          <w:t>D</w:t>
        </w:r>
        <w:r w:rsidR="001201A7" w:rsidRPr="004A20DB">
          <w:rPr>
            <w:rFonts w:ascii="Times New Roman" w:eastAsia="Times New Roman" w:hAnsi="Times New Roman" w:cs="Times New Roman"/>
            <w:sz w:val="24"/>
            <w:szCs w:val="24"/>
            <w:lang w:val="en-US"/>
          </w:rPr>
          <w:t>elta</w:t>
        </w:r>
        <w:r w:rsidRPr="004A20DB">
          <w:rPr>
            <w:rFonts w:ascii="Times New Roman" w:eastAsia="Times New Roman" w:hAnsi="Times New Roman" w:cs="Times New Roman"/>
            <w:sz w:val="24"/>
            <w:szCs w:val="24"/>
            <w:lang w:val="en-US"/>
          </w:rPr>
          <w:t xml:space="preserve"> (</w:t>
        </w:r>
        <w:r w:rsidR="00FD577C" w:rsidRPr="004A20DB">
          <w:rPr>
            <w:rFonts w:ascii="Times New Roman" w:eastAsia="Times New Roman" w:hAnsi="Times New Roman" w:cs="Times New Roman"/>
            <w:sz w:val="24"/>
            <w:szCs w:val="24"/>
            <w:lang w:val="en-US"/>
          </w:rPr>
          <w:t>B.1.617.2</w:t>
        </w:r>
        <w:r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variants</w:t>
        </w:r>
        <w:r w:rsidRPr="004A20DB">
          <w:rPr>
            <w:rFonts w:ascii="Times New Roman" w:eastAsia="Times New Roman" w:hAnsi="Times New Roman" w:cs="Times New Roman"/>
            <w:sz w:val="24"/>
            <w:szCs w:val="24"/>
            <w:lang w:val="en-US"/>
          </w:rPr>
          <w:t xml:space="preserve"> of the virus</w:t>
        </w:r>
        <w:r w:rsidR="001201A7" w:rsidRPr="004A20DB">
          <w:rPr>
            <w:rFonts w:ascii="Times New Roman" w:eastAsia="Times New Roman" w:hAnsi="Times New Roman" w:cs="Times New Roman"/>
            <w:sz w:val="24"/>
            <w:szCs w:val="24"/>
            <w:lang w:val="en-US"/>
          </w:rPr>
          <w:t>, respectively, are located in the furin cleavage region</w:t>
        </w:r>
        <w:r w:rsidR="005F15B1" w:rsidRPr="004A20DB">
          <w:rPr>
            <w:rFonts w:ascii="Times New Roman" w:eastAsia="Times New Roman" w:hAnsi="Times New Roman" w:cs="Times New Roman"/>
            <w:sz w:val="24"/>
            <w:szCs w:val="24"/>
            <w:lang w:val="en-US"/>
          </w:rPr>
          <w:t xml:space="preserve"> of Spike</w:t>
        </w:r>
        <w:r w:rsidR="007014E0"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w:t>
        </w:r>
        <w:r w:rsidR="007014E0" w:rsidRPr="004A20DB">
          <w:rPr>
            <w:rFonts w:ascii="Times New Roman" w:eastAsia="Times New Roman" w:hAnsi="Times New Roman" w:cs="Times New Roman"/>
            <w:sz w:val="24"/>
            <w:szCs w:val="24"/>
            <w:lang w:val="en-US"/>
          </w:rPr>
          <w:t>They both confer</w:t>
        </w:r>
        <w:r w:rsidR="001201A7" w:rsidRPr="004A20DB">
          <w:rPr>
            <w:rFonts w:ascii="Times New Roman" w:eastAsia="Times New Roman" w:hAnsi="Times New Roman" w:cs="Times New Roman"/>
            <w:sz w:val="24"/>
            <w:szCs w:val="24"/>
            <w:lang w:val="en-US"/>
          </w:rPr>
          <w:t xml:space="preserve"> a change in the amino acids </w:t>
        </w:r>
        <w:r w:rsidR="007014E0" w:rsidRPr="004A20DB">
          <w:rPr>
            <w:rFonts w:ascii="Times New Roman" w:eastAsia="Times New Roman" w:hAnsi="Times New Roman" w:cs="Times New Roman"/>
            <w:sz w:val="24"/>
            <w:szCs w:val="24"/>
            <w:lang w:val="en-US"/>
          </w:rPr>
          <w:t xml:space="preserve">from nonpolar hydrophobic </w:t>
        </w:r>
        <w:r w:rsidR="001201A7" w:rsidRPr="004A20DB">
          <w:rPr>
            <w:rFonts w:ascii="Times New Roman" w:eastAsia="Times New Roman" w:hAnsi="Times New Roman" w:cs="Times New Roman"/>
            <w:sz w:val="24"/>
            <w:szCs w:val="24"/>
            <w:lang w:val="en-US"/>
          </w:rPr>
          <w:t>to</w:t>
        </w:r>
        <w:r w:rsidR="007014E0"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positive</w:t>
        </w:r>
        <w:r w:rsidR="007014E0" w:rsidRPr="004A20DB">
          <w:rPr>
            <w:rFonts w:ascii="Times New Roman" w:eastAsia="Times New Roman" w:hAnsi="Times New Roman" w:cs="Times New Roman"/>
            <w:sz w:val="24"/>
            <w:szCs w:val="24"/>
            <w:lang w:val="en-US"/>
          </w:rPr>
          <w:t>ly charge. They</w:t>
        </w:r>
        <w:r w:rsidR="001201A7" w:rsidRPr="004A20DB">
          <w:rPr>
            <w:rFonts w:ascii="Times New Roman" w:eastAsia="Times New Roman" w:hAnsi="Times New Roman" w:cs="Times New Roman"/>
            <w:sz w:val="24"/>
            <w:szCs w:val="24"/>
            <w:lang w:val="en-US"/>
          </w:rPr>
          <w:t xml:space="preserve"> affect tropism </w:t>
        </w:r>
        <w:r w:rsidR="007014E0" w:rsidRPr="004A20DB">
          <w:rPr>
            <w:rFonts w:ascii="Times New Roman" w:eastAsia="Times New Roman" w:hAnsi="Times New Roman" w:cs="Times New Roman"/>
            <w:sz w:val="24"/>
            <w:szCs w:val="24"/>
            <w:lang w:val="en-US"/>
          </w:rPr>
          <w:t xml:space="preserve">(repertoire of infectable cells) </w:t>
        </w:r>
        <w:r w:rsidR="001201A7" w:rsidRPr="004A20DB">
          <w:rPr>
            <w:rFonts w:ascii="Times New Roman" w:eastAsia="Times New Roman" w:hAnsi="Times New Roman" w:cs="Times New Roman"/>
            <w:sz w:val="24"/>
            <w:szCs w:val="24"/>
            <w:lang w:val="en-US"/>
          </w:rPr>
          <w:t xml:space="preserve">by increasing </w:t>
        </w:r>
        <w:r w:rsidR="007014E0" w:rsidRPr="004A20DB">
          <w:rPr>
            <w:rFonts w:ascii="Times New Roman" w:eastAsia="Times New Roman" w:hAnsi="Times New Roman" w:cs="Times New Roman"/>
            <w:sz w:val="24"/>
            <w:szCs w:val="24"/>
            <w:lang w:val="en-US"/>
          </w:rPr>
          <w:t xml:space="preserve">the </w:t>
        </w:r>
        <w:r w:rsidR="001201A7" w:rsidRPr="004A20DB">
          <w:rPr>
            <w:rFonts w:ascii="Times New Roman" w:eastAsia="Times New Roman" w:hAnsi="Times New Roman" w:cs="Times New Roman"/>
            <w:sz w:val="24"/>
            <w:szCs w:val="24"/>
            <w:lang w:val="en-US"/>
          </w:rPr>
          <w:t>cleavage</w:t>
        </w:r>
        <w:r w:rsidR="007014E0" w:rsidRPr="004A20DB">
          <w:rPr>
            <w:rFonts w:ascii="Times New Roman" w:eastAsia="Times New Roman" w:hAnsi="Times New Roman" w:cs="Times New Roman"/>
            <w:sz w:val="24"/>
            <w:szCs w:val="24"/>
            <w:lang w:val="en-US"/>
          </w:rPr>
          <w:t xml:space="preserve"> of S1/S2 proteins</w:t>
        </w:r>
        <w:r w:rsidR="001201A7" w:rsidRPr="004A20DB">
          <w:rPr>
            <w:rFonts w:ascii="Times New Roman" w:eastAsia="Times New Roman" w:hAnsi="Times New Roman" w:cs="Times New Roman"/>
            <w:sz w:val="24"/>
            <w:szCs w:val="24"/>
            <w:lang w:val="en-US"/>
          </w:rPr>
          <w:t xml:space="preserve"> in human airway epithelial cells </w: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[42]</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w:t>
        </w:r>
      </w:ins>
    </w:p>
    <w:p w14:paraId="6456A489" w14:textId="6460C24A" w:rsidR="00E54AC0" w:rsidRPr="004A20DB" w:rsidRDefault="007014E0" w:rsidP="00FA0267">
      <w:pPr>
        <w:spacing w:after="0" w:line="360" w:lineRule="auto"/>
        <w:ind w:firstLine="720"/>
        <w:jc w:val="both"/>
        <w:rPr>
          <w:ins w:id="198" w:author="Author" w:date="2026-05-07T13:24:00Z"/>
          <w:rFonts w:ascii="Times New Roman" w:eastAsia="Times New Roman" w:hAnsi="Times New Roman" w:cs="Times New Roman"/>
          <w:sz w:val="24"/>
          <w:szCs w:val="24"/>
          <w:lang w:val="en-US"/>
        </w:rPr>
      </w:pPr>
      <w:ins w:id="199" w:author="Author" w:date="2026-05-07T13:24:00Z">
        <w:r w:rsidRPr="004A20DB">
          <w:rPr>
            <w:rFonts w:ascii="Times New Roman" w:eastAsia="Times New Roman" w:hAnsi="Times New Roman" w:cs="Times New Roman"/>
            <w:sz w:val="24"/>
            <w:szCs w:val="24"/>
            <w:lang w:val="en-US"/>
          </w:rPr>
          <w:t xml:space="preserve">Mutation </w:t>
        </w:r>
        <w:r w:rsidR="001201A7" w:rsidRPr="004A20DB">
          <w:rPr>
            <w:rFonts w:ascii="Times New Roman" w:eastAsia="Times New Roman" w:hAnsi="Times New Roman" w:cs="Times New Roman"/>
            <w:sz w:val="24"/>
            <w:szCs w:val="24"/>
            <w:lang w:val="en-US"/>
          </w:rPr>
          <w:t xml:space="preserve">D138Y </w:t>
        </w:r>
        <w:r w:rsidR="005F15B1" w:rsidRPr="004A20DB">
          <w:rPr>
            <w:rFonts w:ascii="Times New Roman" w:eastAsia="Times New Roman" w:hAnsi="Times New Roman" w:cs="Times New Roman"/>
            <w:sz w:val="24"/>
            <w:szCs w:val="24"/>
            <w:lang w:val="en-US"/>
          </w:rPr>
          <w:t xml:space="preserve">in </w:t>
        </w:r>
        <w:proofErr w:type="gramStart"/>
        <w:r w:rsidR="005F15B1" w:rsidRPr="004A20DB">
          <w:rPr>
            <w:rFonts w:ascii="Times New Roman" w:eastAsia="Times New Roman" w:hAnsi="Times New Roman" w:cs="Times New Roman"/>
            <w:sz w:val="24"/>
            <w:szCs w:val="24"/>
            <w:lang w:val="en-US"/>
          </w:rPr>
          <w:t xml:space="preserve">Spike </w:t>
        </w:r>
        <w:r w:rsidR="001201A7" w:rsidRPr="004A20DB">
          <w:rPr>
            <w:rFonts w:ascii="Times New Roman" w:eastAsia="Times New Roman" w:hAnsi="Times New Roman" w:cs="Times New Roman"/>
            <w:sz w:val="24"/>
            <w:szCs w:val="24"/>
            <w:lang w:val="en-US"/>
          </w:rPr>
          <w:t xml:space="preserve"> is</w:t>
        </w:r>
        <w:proofErr w:type="gramEnd"/>
        <w:r w:rsidR="001201A7" w:rsidRPr="004A20DB">
          <w:rPr>
            <w:rFonts w:ascii="Times New Roman" w:eastAsia="Times New Roman" w:hAnsi="Times New Roman" w:cs="Times New Roman"/>
            <w:sz w:val="24"/>
            <w:szCs w:val="24"/>
            <w:lang w:val="en-US"/>
          </w:rPr>
          <w:t xml:space="preserve"> believed to affect the protein's secondary structure </w:t>
        </w:r>
        <w:r w:rsidR="005F15B1" w:rsidRPr="004A20DB">
          <w:rPr>
            <w:rFonts w:ascii="Times New Roman" w:eastAsia="Times New Roman" w:hAnsi="Times New Roman" w:cs="Times New Roman"/>
            <w:sz w:val="24"/>
            <w:szCs w:val="24"/>
            <w:lang w:val="en-US"/>
          </w:rPr>
          <w:t>thus</w:t>
        </w:r>
        <w:r w:rsidR="001201A7" w:rsidRPr="004A20DB">
          <w:rPr>
            <w:rFonts w:ascii="Times New Roman" w:eastAsia="Times New Roman" w:hAnsi="Times New Roman" w:cs="Times New Roman"/>
            <w:sz w:val="24"/>
            <w:szCs w:val="24"/>
            <w:lang w:val="en-US"/>
          </w:rPr>
          <w:t xml:space="preserve"> reduc</w:t>
        </w:r>
        <w:r w:rsidR="005F15B1" w:rsidRPr="004A20DB">
          <w:rPr>
            <w:rFonts w:ascii="Times New Roman" w:eastAsia="Times New Roman" w:hAnsi="Times New Roman" w:cs="Times New Roman"/>
            <w:sz w:val="24"/>
            <w:szCs w:val="24"/>
            <w:lang w:val="en-US"/>
          </w:rPr>
          <w:t>ing</w:t>
        </w:r>
        <w:r w:rsidR="001201A7" w:rsidRPr="004A20DB">
          <w:rPr>
            <w:rFonts w:ascii="Times New Roman" w:eastAsia="Times New Roman" w:hAnsi="Times New Roman" w:cs="Times New Roman"/>
            <w:sz w:val="24"/>
            <w:szCs w:val="24"/>
            <w:lang w:val="en-US"/>
          </w:rPr>
          <w:t xml:space="preserve"> antibody </w:t>
        </w:r>
        <w:r w:rsidR="005F15B1"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binding efficiency </w: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[43]</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 xml:space="preserve">The R203K mutation in the N protein </w:t>
        </w:r>
        <w:r w:rsidR="005F15B1"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shown to increase transmission and virulence of SARS-COV-2 </w: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[44]</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while the R203M mutation, which creates a </w:t>
        </w:r>
        <w:r w:rsidR="005F15B1" w:rsidRPr="004A20DB">
          <w:rPr>
            <w:rFonts w:ascii="Times New Roman" w:eastAsia="Times New Roman" w:hAnsi="Times New Roman" w:cs="Times New Roman"/>
            <w:sz w:val="24"/>
            <w:szCs w:val="24"/>
            <w:lang w:val="en-US"/>
          </w:rPr>
          <w:t>start</w:t>
        </w:r>
        <w:r w:rsidR="00E54AC0" w:rsidRPr="004A20DB">
          <w:rPr>
            <w:rFonts w:ascii="Times New Roman" w:eastAsia="Times New Roman" w:hAnsi="Times New Roman" w:cs="Times New Roman"/>
            <w:sz w:val="24"/>
            <w:szCs w:val="24"/>
            <w:lang w:val="en-US"/>
          </w:rPr>
          <w:t xml:space="preserve"> codon for a  </w:t>
        </w:r>
        <w:r w:rsidR="001201A7" w:rsidRPr="004A20DB">
          <w:rPr>
            <w:rFonts w:ascii="Times New Roman" w:eastAsia="Times New Roman" w:hAnsi="Times New Roman" w:cs="Times New Roman"/>
            <w:sz w:val="24"/>
            <w:szCs w:val="24"/>
            <w:lang w:val="en-US"/>
          </w:rPr>
          <w:t xml:space="preserve">new </w:t>
        </w:r>
        <w:r w:rsidR="00E54AC0" w:rsidRPr="004A20DB">
          <w:rPr>
            <w:rFonts w:ascii="Times New Roman" w:eastAsia="Times New Roman" w:hAnsi="Times New Roman" w:cs="Times New Roman"/>
            <w:sz w:val="24"/>
            <w:szCs w:val="24"/>
            <w:lang w:val="en-US"/>
          </w:rPr>
          <w:t xml:space="preserve">open </w:t>
        </w:r>
        <w:r w:rsidR="001201A7" w:rsidRPr="004A20DB">
          <w:rPr>
            <w:rFonts w:ascii="Times New Roman" w:eastAsia="Times New Roman" w:hAnsi="Times New Roman" w:cs="Times New Roman"/>
            <w:sz w:val="24"/>
            <w:szCs w:val="24"/>
            <w:lang w:val="en-US"/>
          </w:rPr>
          <w:t xml:space="preserve">reading frame, </w:t>
        </w:r>
        <w:r w:rsidR="00E54AC0"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reported to </w:t>
        </w:r>
        <w:r w:rsidR="00E54AC0" w:rsidRPr="004A20DB">
          <w:rPr>
            <w:rFonts w:ascii="Times New Roman" w:eastAsia="Times New Roman" w:hAnsi="Times New Roman" w:cs="Times New Roman"/>
            <w:sz w:val="24"/>
            <w:szCs w:val="24"/>
            <w:lang w:val="en-US"/>
          </w:rPr>
          <w:t>suppress</w:t>
        </w:r>
        <w:r w:rsidR="001201A7" w:rsidRPr="004A20DB">
          <w:rPr>
            <w:rFonts w:ascii="Times New Roman" w:eastAsia="Times New Roman" w:hAnsi="Times New Roman" w:cs="Times New Roman"/>
            <w:sz w:val="24"/>
            <w:szCs w:val="24"/>
            <w:lang w:val="en-US"/>
          </w:rPr>
          <w:t xml:space="preserve"> interferon induction, thereby increasing vir</w:t>
        </w:r>
        <w:r w:rsidR="00E54AC0" w:rsidRPr="004A20DB">
          <w:rPr>
            <w:rFonts w:ascii="Times New Roman" w:eastAsia="Times New Roman" w:hAnsi="Times New Roman" w:cs="Times New Roman"/>
            <w:sz w:val="24"/>
            <w:szCs w:val="24"/>
            <w:lang w:val="en-US"/>
          </w:rPr>
          <w:t>al</w:t>
        </w:r>
        <w:r w:rsidR="001201A7" w:rsidRPr="004A20DB">
          <w:rPr>
            <w:rFonts w:ascii="Times New Roman" w:eastAsia="Times New Roman" w:hAnsi="Times New Roman" w:cs="Times New Roman"/>
            <w:sz w:val="24"/>
            <w:szCs w:val="24"/>
            <w:lang w:val="en-US"/>
          </w:rPr>
          <w:t xml:space="preserve"> infectivity </w: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[45]</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t>
        </w:r>
      </w:ins>
    </w:p>
    <w:p w14:paraId="13C8CA0D" w14:textId="592AD6E5" w:rsidR="001201A7" w:rsidRPr="004A20DB" w:rsidRDefault="001201A7" w:rsidP="00C066BD">
      <w:pPr>
        <w:spacing w:after="0" w:line="360" w:lineRule="auto"/>
        <w:ind w:firstLine="720"/>
        <w:jc w:val="both"/>
        <w:rPr>
          <w:ins w:id="200" w:author="Author" w:date="2026-05-07T13:24:00Z"/>
          <w:rFonts w:ascii="Times New Roman" w:eastAsia="Times New Roman" w:hAnsi="Times New Roman" w:cs="Times New Roman"/>
          <w:sz w:val="24"/>
          <w:szCs w:val="24"/>
          <w:lang w:val="en-US"/>
        </w:rPr>
      </w:pPr>
      <w:ins w:id="201" w:author="Author" w:date="2026-05-07T13:24:00Z">
        <w:r w:rsidRPr="004A20DB">
          <w:rPr>
            <w:rFonts w:ascii="Times New Roman" w:eastAsia="Times New Roman" w:hAnsi="Times New Roman" w:cs="Times New Roman"/>
            <w:sz w:val="24"/>
            <w:szCs w:val="24"/>
            <w:lang w:val="en-US"/>
          </w:rPr>
          <w:t xml:space="preserve">V82A and T120I </w:t>
        </w:r>
        <w:r w:rsidR="00407CCC" w:rsidRPr="004A20DB">
          <w:rPr>
            <w:rFonts w:ascii="Times New Roman" w:eastAsia="Times New Roman" w:hAnsi="Times New Roman" w:cs="Times New Roman"/>
            <w:sz w:val="24"/>
            <w:szCs w:val="24"/>
            <w:lang w:val="en-US"/>
          </w:rPr>
          <w:t xml:space="preserve">in ORF7a </w:t>
        </w:r>
        <w:r w:rsidRPr="004A20DB">
          <w:rPr>
            <w:rFonts w:ascii="Times New Roman" w:eastAsia="Times New Roman" w:hAnsi="Times New Roman" w:cs="Times New Roman"/>
            <w:sz w:val="24"/>
            <w:szCs w:val="24"/>
            <w:lang w:val="en-US"/>
          </w:rPr>
          <w:t>are most frequently found in variant</w:t>
        </w:r>
        <w:r w:rsidR="00E54AC0" w:rsidRPr="004A20DB">
          <w:rPr>
            <w:rFonts w:ascii="Times New Roman" w:eastAsia="Times New Roman" w:hAnsi="Times New Roman" w:cs="Times New Roman"/>
            <w:sz w:val="24"/>
            <w:szCs w:val="24"/>
            <w:lang w:val="en-US"/>
          </w:rPr>
          <w:t xml:space="preserve"> Delta</w:t>
        </w:r>
        <w:r w:rsidRPr="004A20DB">
          <w:rPr>
            <w:rFonts w:ascii="Times New Roman" w:eastAsia="Times New Roman" w:hAnsi="Times New Roman" w:cs="Times New Roman"/>
            <w:sz w:val="24"/>
            <w:szCs w:val="24"/>
            <w:lang w:val="en-US"/>
          </w:rPr>
          <w:t xml:space="preserve"> of the coronavirus</w:t>
        </w:r>
        <w:r w:rsidR="00FD577C" w:rsidRPr="004A20DB">
          <w:rPr>
            <w:rFonts w:ascii="Times New Roman" w:eastAsia="Times New Roman" w:hAnsi="Times New Roman" w:cs="Times New Roman"/>
            <w:sz w:val="24"/>
            <w:szCs w:val="24"/>
            <w:lang w:val="en-US"/>
          </w:rPr>
          <w:t xml:space="preserv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[46]</w:t>
        </w:r>
        <w:r w:rsidR="00CD5292">
          <w:rPr>
            <w:rFonts w:ascii="Times New Roman" w:eastAsia="Times New Roman" w:hAnsi="Times New Roman" w:cs="Times New Roman"/>
            <w:sz w:val="24"/>
            <w:szCs w:val="24"/>
            <w:lang w:val="en-US"/>
          </w:rPr>
          <w:fldChar w:fldCharType="end"/>
        </w:r>
        <w:r w:rsidR="00E54AC0" w:rsidRPr="004A20DB">
          <w:rPr>
            <w:rFonts w:ascii="Times New Roman" w:eastAsia="Times New Roman" w:hAnsi="Times New Roman" w:cs="Times New Roman"/>
            <w:sz w:val="24"/>
            <w:szCs w:val="24"/>
            <w:lang w:val="en-US"/>
          </w:rPr>
          <w:t>.  They</w:t>
        </w:r>
        <w:r w:rsidRPr="004A20DB">
          <w:rPr>
            <w:rFonts w:ascii="Times New Roman" w:eastAsia="Times New Roman" w:hAnsi="Times New Roman" w:cs="Times New Roman"/>
            <w:sz w:val="24"/>
            <w:szCs w:val="24"/>
            <w:lang w:val="en-US"/>
          </w:rPr>
          <w:t xml:space="preserve"> are located within the di-lysine motif of ORF7a, which is important for </w:t>
        </w:r>
        <w:r w:rsidR="0067055A"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 xml:space="preserve">localization of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proteins</w:t>
        </w:r>
        <w:r w:rsidR="00E54AC0" w:rsidRPr="004A20DB">
          <w:rPr>
            <w:rFonts w:ascii="Times New Roman" w:eastAsia="Times New Roman" w:hAnsi="Times New Roman" w:cs="Times New Roman"/>
            <w:sz w:val="24"/>
            <w:szCs w:val="24"/>
            <w:lang w:val="en-US"/>
          </w:rPr>
          <w:t xml:space="preserve"> in endoplasmic reticulum</w:t>
        </w:r>
        <w:r w:rsidRPr="004A20DB">
          <w:rPr>
            <w:rFonts w:ascii="Times New Roman" w:eastAsia="Times New Roman" w:hAnsi="Times New Roman" w:cs="Times New Roman"/>
            <w:sz w:val="24"/>
            <w:szCs w:val="24"/>
            <w:lang w:val="en-US"/>
          </w:rPr>
          <w:t xml:space="preserve">. </w:t>
        </w:r>
        <w:r w:rsidR="0067055A" w:rsidRPr="004A20DB">
          <w:rPr>
            <w:rFonts w:ascii="Times New Roman" w:eastAsia="Times New Roman" w:hAnsi="Times New Roman" w:cs="Times New Roman"/>
            <w:sz w:val="24"/>
            <w:szCs w:val="24"/>
            <w:lang w:val="en-US"/>
          </w:rPr>
          <w:t>Existing d</w:t>
        </w:r>
        <w:r w:rsidRPr="004A20DB">
          <w:rPr>
            <w:rFonts w:ascii="Times New Roman" w:eastAsia="Times New Roman" w:hAnsi="Times New Roman" w:cs="Times New Roman"/>
            <w:sz w:val="24"/>
            <w:szCs w:val="24"/>
            <w:lang w:val="en-US"/>
          </w:rPr>
          <w:t xml:space="preserve">ata on </w:t>
        </w:r>
        <w:r w:rsidR="0067055A" w:rsidRPr="004A20DB">
          <w:rPr>
            <w:rFonts w:ascii="Times New Roman" w:eastAsia="Times New Roman" w:hAnsi="Times New Roman" w:cs="Times New Roman"/>
            <w:sz w:val="24"/>
            <w:szCs w:val="24"/>
            <w:lang w:val="en-US"/>
          </w:rPr>
          <w:t>mutation Q7036H in protein</w:t>
        </w:r>
        <w:r w:rsidRPr="004A20DB">
          <w:rPr>
            <w:rFonts w:ascii="Times New Roman" w:eastAsia="Times New Roman" w:hAnsi="Times New Roman" w:cs="Times New Roman"/>
            <w:sz w:val="24"/>
            <w:szCs w:val="24"/>
            <w:lang w:val="en-US"/>
          </w:rPr>
          <w:t xml:space="preserve"> ORF1ab and </w:t>
        </w:r>
        <w:r w:rsidR="0067055A" w:rsidRPr="004A20DB">
          <w:rPr>
            <w:rFonts w:ascii="Times New Roman" w:eastAsia="Times New Roman" w:hAnsi="Times New Roman" w:cs="Times New Roman"/>
            <w:sz w:val="24"/>
            <w:szCs w:val="24"/>
            <w:lang w:val="en-US"/>
          </w:rPr>
          <w:t xml:space="preserve">mutation V71I in </w:t>
        </w:r>
        <w:r w:rsidRPr="004A20DB">
          <w:rPr>
            <w:rFonts w:ascii="Times New Roman" w:eastAsia="Times New Roman" w:hAnsi="Times New Roman" w:cs="Times New Roman"/>
            <w:sz w:val="24"/>
            <w:szCs w:val="24"/>
            <w:lang w:val="en-US"/>
          </w:rPr>
          <w:t xml:space="preserve">ORF7a </w:t>
        </w:r>
        <w:r w:rsidR="0067055A" w:rsidRPr="004A20DB">
          <w:rPr>
            <w:rFonts w:ascii="Times New Roman" w:eastAsia="Times New Roman" w:hAnsi="Times New Roman" w:cs="Times New Roman"/>
            <w:sz w:val="24"/>
            <w:szCs w:val="24"/>
            <w:lang w:val="en-US"/>
          </w:rPr>
          <w:t xml:space="preserve">do not permit </w:t>
        </w:r>
        <w:r w:rsidRPr="004A20DB">
          <w:rPr>
            <w:rFonts w:ascii="Times New Roman" w:eastAsia="Times New Roman" w:hAnsi="Times New Roman" w:cs="Times New Roman"/>
            <w:sz w:val="24"/>
            <w:szCs w:val="24"/>
            <w:lang w:val="en-US"/>
          </w:rPr>
          <w:t>to determine their functions</w:t>
        </w:r>
        <w:r w:rsidR="0067055A" w:rsidRPr="004A20DB">
          <w:rPr>
            <w:rFonts w:ascii="Times New Roman" w:eastAsia="Times New Roman" w:hAnsi="Times New Roman" w:cs="Times New Roman"/>
            <w:sz w:val="24"/>
            <w:szCs w:val="24"/>
            <w:lang w:val="en-US"/>
          </w:rPr>
          <w:t xml:space="preserve"> definitively</w:t>
        </w:r>
        <w:r w:rsidRPr="004A20DB">
          <w:rPr>
            <w:rFonts w:ascii="Times New Roman" w:eastAsia="Times New Roman" w:hAnsi="Times New Roman" w:cs="Times New Roman"/>
            <w:sz w:val="24"/>
            <w:szCs w:val="24"/>
            <w:lang w:val="en-US"/>
          </w:rPr>
          <w:t xml:space="preserve">; however, their location within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non-structural proteins hint at their interaction with the immune system</w:t>
        </w:r>
        <w:r w:rsidR="0067055A" w:rsidRPr="004A20DB">
          <w:rPr>
            <w:rFonts w:ascii="Times New Roman" w:eastAsia="Times New Roman" w:hAnsi="Times New Roman" w:cs="Times New Roman"/>
            <w:sz w:val="24"/>
            <w:szCs w:val="24"/>
            <w:lang w:val="en-US"/>
          </w:rPr>
          <w:t xml:space="preserve"> of the host.</w:t>
        </w:r>
      </w:ins>
    </w:p>
    <w:p w14:paraId="670B0CF7" w14:textId="00439FE3" w:rsidR="0087149A" w:rsidRDefault="0076272C" w:rsidP="00992A2E">
      <w:pPr>
        <w:pBdr>
          <w:top w:val="nil"/>
          <w:left w:val="nil"/>
          <w:bottom w:val="nil"/>
          <w:right w:val="nil"/>
          <w:between w:val="nil"/>
        </w:pBdr>
        <w:spacing w:after="0" w:line="240" w:lineRule="auto"/>
        <w:jc w:val="both"/>
        <w:rPr>
          <w:del w:id="202" w:author="Author" w:date="2026-05-07T13:24:00Z"/>
          <w:rFonts w:ascii="Times New Roman" w:eastAsia="Times New Roman" w:hAnsi="Times New Roman" w:cs="Times New Roman"/>
          <w:color w:val="000000"/>
          <w:sz w:val="20"/>
          <w:szCs w:val="20"/>
        </w:rPr>
      </w:pPr>
      <w:del w:id="203" w:author="Author" w:date="2026-05-07T13:24:00Z">
        <w:r>
          <w:rPr>
            <w:rFonts w:ascii="Times New Roman" w:eastAsia="Times New Roman" w:hAnsi="Times New Roman" w:cs="Times New Roman"/>
            <w:color w:val="000000"/>
            <w:sz w:val="20"/>
            <w:szCs w:val="20"/>
          </w:rPr>
          <w:delText>3.</w:delText>
        </w:r>
        <w:r>
          <w:rPr>
            <w:rFonts w:ascii="Times New Roman" w:eastAsia="Times New Roman" w:hAnsi="Times New Roman" w:cs="Times New Roman"/>
            <w:b/>
            <w:color w:val="000000"/>
            <w:sz w:val="20"/>
            <w:szCs w:val="20"/>
          </w:rPr>
          <w:delText xml:space="preserve"> </w:delText>
        </w:r>
        <w:r>
          <w:rPr>
            <w:rFonts w:ascii="Times New Roman" w:eastAsia="Times New Roman" w:hAnsi="Times New Roman" w:cs="Times New Roman"/>
            <w:color w:val="000000"/>
            <w:sz w:val="20"/>
            <w:szCs w:val="20"/>
          </w:rPr>
          <w:delText xml:space="preserve">A variant of the diagram prepared without sequences around the peak centered at 90 in Fig. 2 is in Figure S5. The list of interacting pairs is in </w:delText>
        </w:r>
        <w:r>
          <w:rPr>
            <w:rFonts w:ascii="Times New Roman" w:eastAsia="Times New Roman" w:hAnsi="Times New Roman" w:cs="Times New Roman"/>
            <w:i/>
            <w:color w:val="000000"/>
            <w:sz w:val="20"/>
            <w:szCs w:val="20"/>
          </w:rPr>
          <w:delText>Supplementary Text S2</w:delText>
        </w:r>
        <w:r>
          <w:rPr>
            <w:rFonts w:ascii="Times New Roman" w:eastAsia="Times New Roman" w:hAnsi="Times New Roman" w:cs="Times New Roman"/>
            <w:color w:val="000000"/>
            <w:sz w:val="20"/>
            <w:szCs w:val="20"/>
          </w:rPr>
          <w:delText>.</w:delText>
        </w:r>
      </w:del>
    </w:p>
    <w:p w14:paraId="215261D1" w14:textId="5F5550D6" w:rsidR="003141A2" w:rsidRPr="00C75F04" w:rsidRDefault="003141A2" w:rsidP="00C75F04">
      <w:pPr>
        <w:spacing w:after="0" w:line="360" w:lineRule="auto"/>
        <w:ind w:firstLine="709"/>
        <w:jc w:val="both"/>
        <w:rPr>
          <w:rFonts w:ascii="Times New Roman" w:hAnsi="Times New Roman"/>
          <w:sz w:val="24"/>
          <w:lang w:val="en-US"/>
        </w:rPr>
      </w:pPr>
    </w:p>
    <w:p w14:paraId="4BA7A3C2" w14:textId="77777777" w:rsidR="00AC30E2" w:rsidRPr="004A20DB" w:rsidRDefault="00AC30E2" w:rsidP="00AC30E2">
      <w:pPr>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DISCUSSION</w:t>
      </w:r>
    </w:p>
    <w:p w14:paraId="7942178C" w14:textId="77777777" w:rsidR="00AC30E2" w:rsidRPr="004A20DB" w:rsidRDefault="00AC30E2" w:rsidP="00AC30E2">
      <w:pPr>
        <w:jc w:val="center"/>
        <w:rPr>
          <w:rFonts w:ascii="Times New Roman" w:eastAsia="Times New Roman" w:hAnsi="Times New Roman" w:cs="Times New Roman"/>
          <w:sz w:val="24"/>
          <w:szCs w:val="24"/>
        </w:rPr>
      </w:pPr>
    </w:p>
    <w:p w14:paraId="778E6066" w14:textId="77777777" w:rsidR="00AC30E2" w:rsidRPr="004A20DB" w:rsidRDefault="00AC30E2" w:rsidP="00AC30E2">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09099425" w:rsidR="00AC30E2" w:rsidRPr="004A20DB" w:rsidRDefault="00AC30E2" w:rsidP="00AC30E2">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w:t>
      </w:r>
      <w:r w:rsidRPr="004A20DB">
        <w:rPr>
          <w:rFonts w:ascii="Times New Roman" w:eastAsia="Times New Roman" w:hAnsi="Times New Roman" w:cs="Times New Roman"/>
          <w:sz w:val="24"/>
          <w:szCs w:val="24"/>
        </w:rPr>
        <w:lastRenderedPageBreak/>
        <w:t xml:space="preserve">The fitness valley effect was previously observed or inferred for various viruses, including HIV </w: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[47, 48]</w:t>
      </w:r>
      <w:r w:rsidR="00CD5292">
        <w:rPr>
          <w:rFonts w:ascii="Times New Roman" w:hAnsi="Times New Roman" w:cs="Times New Roman"/>
          <w:sz w:val="24"/>
          <w:szCs w:val="24"/>
          <w:lang w:val="en-US" w:bidi="en-US"/>
        </w:rPr>
        <w:fldChar w:fldCharType="end"/>
      </w:r>
      <w:r w:rsidRPr="00C75F04">
        <w:rPr>
          <w:rFonts w:ascii="Times New Roman" w:hAnsi="Times New Roman"/>
          <w:sz w:val="24"/>
          <w:lang w:val="en-US"/>
        </w:rPr>
        <w:t xml:space="preserve"> and influenza </w: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[37-39]</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w:t>
      </w:r>
      <w:r w:rsidRPr="004A20DB">
        <w:rPr>
          <w:rFonts w:ascii="Times New Roman" w:eastAsia="Times New Roman" w:hAnsi="Times New Roman" w:cs="Times New Roman"/>
          <w:sz w:val="24"/>
          <w:szCs w:val="24"/>
        </w:rPr>
        <w:t xml:space="preserve"> and studied using mathematical models </w: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[8, 39]</w:t>
      </w:r>
      <w:r w:rsidR="00CD5292">
        <w:rPr>
          <w:rFonts w:ascii="Times New Roman" w:hAnsi="Times New Roman" w:cs="Times New Roman"/>
          <w:sz w:val="24"/>
          <w:szCs w:val="24"/>
          <w:lang w:val="en-US" w:bidi="en-US"/>
        </w:rPr>
        <w:fldChar w:fldCharType="end"/>
      </w:r>
      <w:r w:rsidR="00E0129D" w:rsidRPr="004A20DB">
        <w:rPr>
          <w:rFonts w:ascii="Times New Roman" w:hAnsi="Times New Roman" w:cs="Times New Roman"/>
          <w:sz w:val="24"/>
          <w:szCs w:val="24"/>
          <w:lang w:val="en-US" w:bidi="en-US"/>
        </w:rPr>
        <w:t>.</w:t>
      </w:r>
      <w:r w:rsidR="00E0129D" w:rsidRPr="00C75F04">
        <w:rPr>
          <w:rFonts w:ascii="Times New Roman" w:hAnsi="Times New Roman"/>
          <w:sz w:val="24"/>
          <w:lang w:val="en-US"/>
        </w:rPr>
        <w:t xml:space="preserve"> </w:t>
      </w:r>
      <w:r w:rsidRPr="004A20DB">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7BDDE7E2" w14:textId="56EC0233" w:rsidR="0087149A" w:rsidRPr="0065576F" w:rsidRDefault="00AC30E2" w:rsidP="0065576F">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del w:id="204" w:author="Author" w:date="2026-05-07T13:24:00Z">
        <w:r w:rsidR="0076272C">
          <w:rPr>
            <w:rFonts w:ascii="Times New Roman" w:eastAsia="Times New Roman" w:hAnsi="Times New Roman" w:cs="Times New Roman"/>
            <w:sz w:val="24"/>
            <w:szCs w:val="24"/>
          </w:rPr>
          <w:delText xml:space="preserve">(44, 45). Compensatory mutations prevent the reversion of escape mutations after the decay of CD8 T cell clones against escaped epitopes. Bacteria developing antibiotic resistance also pass through such fitness valleys (6). A population-level simulation study proposed this effect in conjunction with the evolution in immunocompromised patients infected with SARS-CoV-2 (46). However, under certain conditions, a fitness valley could also be crossed in the general population, in direct patient-to-patient transmission. </w:delText>
        </w:r>
      </w:del>
      <w:ins w:id="205" w:author="Author" w:date="2026-05-07T13:24:00Z">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[49, 50]</w:t>
        </w:r>
        <w:r w:rsidR="00CD5292">
          <w:rPr>
            <w:rFonts w:ascii="Times New Roman" w:hAnsi="Times New Roman" w:cs="Times New Roman"/>
            <w:sz w:val="24"/>
            <w:szCs w:val="24"/>
            <w:lang w:val="en-US" w:bidi="en-US"/>
          </w:rPr>
          <w:fldChar w:fldCharType="end"/>
        </w:r>
        <w:r w:rsidRPr="004A20DB">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&lt;EndNote&gt;&lt;Cite&gt;&lt;Author&gt;Smith&lt;/Author&gt;&lt;Year&gt;2023&lt;/Year&gt;&lt;RecNum&gt;1459&lt;/RecNum&gt;&lt;DisplayText&gt;[51]&lt;/DisplayText&gt;&lt;record&gt;&lt;rec-number&gt;1459&lt;/rec-number&gt;&lt;foreign-keys&gt;&lt;key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[51]</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00C066BD" w:rsidRPr="004A20DB">
          <w:rPr>
            <w:rFonts w:ascii="Times New Roman" w:hAnsi="Times New Roman" w:cs="Times New Roman"/>
            <w:sz w:val="24"/>
            <w:szCs w:val="24"/>
            <w:lang w:val="en-US" w:bidi="en-US"/>
          </w:rPr>
          <w:t xml:space="preserve">Another modeling work proposed crossing a deep fitness valley using recombination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&lt;EndNote&gt;&lt;Cite&gt;&lt;Author&gt;Crona&lt;/Author&gt;&lt;Year&gt;2018&lt;/Year&gt;&lt;RecNum&gt;1832&lt;/RecNum&gt;&lt;DisplayText&gt;[52]&lt;/DisplayText&gt;&lt;record&gt;&lt;rec-number&gt;1832&lt;/rec-number&gt;&lt;foreign-keys&gt;&lt;key app="EN" db-id="z5v2e0v5r25tt5e00v35f59hst2ra25srwwd" timestamp="1777985063"&gt;1832&lt;/key&gt;&lt;/foreign-keys&gt;&lt;ref-type name="Journal Article"&gt;17&lt;/ref-type&gt;&lt;contributors&gt;&lt;authors&gt;&lt;author&gt;Crona, K.&lt;/author&gt;&lt;/authors&gt;&lt;/contributors&gt;&lt;auth-address&gt;American University, Washington DC, United States of America.&lt;/auth-address&gt;&lt;titles&gt;&lt;title&gt;Recombination and peak jumping&lt;/title&gt;&lt;secondary-title&gt;PLoS One&lt;/secondary-title&gt;&lt;/titles&gt;&lt;periodical&gt;&lt;full-title&gt;PLoS One&lt;/full-title&gt;&lt;/periodical&gt;&lt;pages&gt;e0193123&lt;/pages&gt;&lt;volume&gt;13&lt;/volume&gt;&lt;number&gt;3&lt;/number&gt;&lt;edition&gt;20180301&lt;/edition&gt;&lt;keywords&gt;&lt;keyword&gt;Adaptation, Physiological&lt;/keyword&gt;&lt;keyword&gt;Animals&lt;/keyword&gt;&lt;keyword&gt;Biological Evolution&lt;/keyword&gt;&lt;keyword&gt;*Computer Simulation&lt;/keyword&gt;&lt;keyword&gt;*Evolution, Molecular&lt;/keyword&gt;&lt;keyword&gt;Genetics, Population&lt;/keyword&gt;&lt;keyword&gt;Genotype&lt;/keyword&gt;&lt;keyword&gt;Humans&lt;/keyword&gt;&lt;keyword&gt;*Models, Genetic&lt;/keyword&gt;&lt;keyword&gt;*Recombination, Genetic&lt;/keyword&gt;&lt;keyword&gt;Selection, Genetic&lt;/keyword&gt;&lt;/keywords&gt;&lt;dates&gt;&lt;year&gt;2018&lt;/year&gt;&lt;/dates&gt;&lt;isbn&gt;1932-6203 (Electronic)&amp;#xD;1932-6203 (Linking)&lt;/isbn&gt;&lt;accession-num&gt;29494618&lt;/accession-num&gt;&lt;urls&gt;&lt;related-urls&gt;&lt;url&gt;https://www.ncbi.nlm.nih.gov/pubmed/29494618&lt;/url&gt;&lt;/related-urls&gt;&lt;/urls&gt;&lt;custom1&gt;Competing Interests: The author has declared that no competing interests exist.&lt;/custom1&gt;&lt;custom2&gt;PMC5832230&lt;/custom2&gt;&lt;electronic-resource-num&gt;10.1371/journal.pone.0193123&lt;/electronic-resource-num&gt;&lt;remote-database-name&g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[52]</w:t>
        </w:r>
        <w:r w:rsidR="00CD5292">
          <w:rPr>
            <w:rFonts w:ascii="Times New Roman" w:hAnsi="Times New Roman" w:cs="Times New Roman"/>
            <w:sz w:val="24"/>
            <w:szCs w:val="24"/>
            <w:lang w:val="en-US" w:bidi="en-US"/>
          </w:rPr>
          <w:fldChar w:fldCharType="end"/>
        </w:r>
        <w:r w:rsidR="00E30B7B" w:rsidRPr="004A20DB">
          <w:rPr>
            <w:rFonts w:ascii="Times New Roman" w:hAnsi="Times New Roman" w:cs="Times New Roman"/>
            <w:sz w:val="24"/>
            <w:szCs w:val="24"/>
            <w:lang w:val="en-US" w:bidi="en-US"/>
          </w:rPr>
          <w:t>.</w:t>
        </w:r>
      </w:ins>
    </w:p>
    <w:p w14:paraId="371D3286" w14:textId="77777777" w:rsidR="0087149A" w:rsidRDefault="0076272C">
      <w:pPr>
        <w:spacing w:after="0" w:line="360" w:lineRule="auto"/>
        <w:ind w:firstLine="709"/>
        <w:jc w:val="both"/>
        <w:rPr>
          <w:del w:id="206" w:author="Author" w:date="2026-05-07T13:24:00Z"/>
          <w:rFonts w:ascii="Times New Roman" w:eastAsia="Times New Roman" w:hAnsi="Times New Roman" w:cs="Times New Roman"/>
          <w:sz w:val="24"/>
          <w:szCs w:val="24"/>
        </w:rPr>
      </w:pPr>
      <w:del w:id="207" w:author="Author" w:date="2026-05-07T13:24:00Z">
        <w:r>
          <w:rPr>
            <w:rFonts w:ascii="Times New Roman" w:eastAsia="Times New Roman" w:hAnsi="Times New Roman" w:cs="Times New Roman"/>
            <w:sz w:val="24"/>
            <w:szCs w:val="24"/>
          </w:rPr>
          <w:delText>The fates of alleles at different loci are linked due to common phylogeny unless separated by recombination (37). For this reason, one-locus models usually do not apply in real populations, and multi-locus models must be used instead (47, 48). These models, based on traveling-wave technique, have been successfully applied to rapidly evolving viruses, such as HIV  (49, 50) and influenza (51). Linkage effects include clonal interference (37, 52), background selection, genetic hitchhiking (53), enhanced accumulation of deleterious mutations (Muller's ratchet) (54, 55), and the increase of genetic drift at one locus due to selection at another (56). Linkage decreases the speed of adaptation strongly, due to clonal interference (55, 57). Importantly, genetic linkage also creates random associations between pairs of mutations occurring on the same branch of the ancestral tree, which is a serious obstacle to the detection of epistatic interactions in genetic data (34 ). In a single asexual population, stochastic linkage completely overshadows the epistatic footprint, except in a narrow range of times and parameters (38). The same limitation exists for the tree-based methods of detection (36, 43).</w:delText>
        </w:r>
      </w:del>
    </w:p>
    <w:p w14:paraId="7628155E" w14:textId="77777777" w:rsidR="0087149A" w:rsidRDefault="0076272C">
      <w:pPr>
        <w:pBdr>
          <w:top w:val="nil"/>
          <w:left w:val="nil"/>
          <w:bottom w:val="nil"/>
          <w:right w:val="nil"/>
          <w:between w:val="nil"/>
        </w:pBdr>
        <w:spacing w:line="276" w:lineRule="auto"/>
        <w:jc w:val="center"/>
        <w:rPr>
          <w:del w:id="208" w:author="Author" w:date="2026-05-07T13:24:00Z"/>
          <w:rFonts w:ascii="Times New Roman" w:eastAsia="Times New Roman" w:hAnsi="Times New Roman" w:cs="Times New Roman"/>
          <w:color w:val="000000"/>
          <w:sz w:val="20"/>
          <w:szCs w:val="20"/>
        </w:rPr>
      </w:pPr>
      <w:del w:id="209" w:author="Author" w:date="2026-05-07T13:24:00Z">
        <w:r>
          <w:rPr>
            <w:rFonts w:ascii="Times New Roman" w:eastAsia="Times New Roman" w:hAnsi="Times New Roman" w:cs="Times New Roman"/>
            <w:noProof/>
            <w:color w:val="000000"/>
            <w:sz w:val="20"/>
            <w:szCs w:val="20"/>
          </w:rPr>
          <w:drawing>
            <wp:inline distT="0" distB="0" distL="0" distR="0" wp14:anchorId="02179EE5" wp14:editId="0EEE0436">
              <wp:extent cx="5036532" cy="4348503"/>
              <wp:effectExtent l="9525" t="9525" r="9525" b="9525"/>
              <wp:docPr id="1029" name="shape1029"/>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5036532" cy="4348503"/>
                      </a:xfrm>
                      <a:prstGeom prst="rect">
                        <a:avLst/>
                      </a:prstGeom>
                      <a:ln>
                        <a:solidFill>
                          <a:prstClr val="black"/>
                        </a:solidFill>
                      </a:ln>
                    </pic:spPr>
                  </pic:pic>
                </a:graphicData>
              </a:graphic>
            </wp:inline>
          </w:drawing>
        </w:r>
      </w:del>
    </w:p>
    <w:p w14:paraId="7AC8BD6B" w14:textId="77777777" w:rsidR="0087149A" w:rsidRDefault="0087149A">
      <w:pPr>
        <w:rPr>
          <w:del w:id="210" w:author="Author" w:date="2026-05-07T13:24:00Z"/>
          <w:rFonts w:ascii="Times New Roman" w:eastAsia="Times New Roman" w:hAnsi="Times New Roman" w:cs="Times New Roman"/>
          <w:b/>
          <w:sz w:val="20"/>
          <w:szCs w:val="20"/>
        </w:rPr>
      </w:pPr>
    </w:p>
    <w:p w14:paraId="17400342" w14:textId="704952EF" w:rsidR="0087149A" w:rsidRPr="004A20DB" w:rsidRDefault="0076272C">
      <w:pPr>
        <w:spacing w:after="0" w:line="360" w:lineRule="auto"/>
        <w:ind w:firstLine="709"/>
        <w:jc w:val="both"/>
        <w:rPr>
          <w:ins w:id="211" w:author="Author" w:date="2026-05-07T13:24:00Z"/>
          <w:rFonts w:ascii="Times New Roman" w:eastAsia="Times New Roman" w:hAnsi="Times New Roman" w:cs="Times New Roman"/>
          <w:sz w:val="24"/>
          <w:szCs w:val="24"/>
        </w:rPr>
      </w:pPr>
      <w:ins w:id="212" w:author="Author" w:date="2026-05-07T13:24:00Z">
        <w:r w:rsidRPr="004A20DB">
          <w:rPr>
            <w:rFonts w:ascii="Times New Roman" w:eastAsia="Times New Roman" w:hAnsi="Times New Roman" w:cs="Times New Roman"/>
            <w:sz w:val="24"/>
            <w:szCs w:val="24"/>
          </w:rPr>
          <w:t xml:space="preserve">The fates of alleles at different loci are linked due to common phylogeny unless separated by recombination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&lt;EndNote&gt;&lt;Cite&gt;&lt;Author&gt;Rouzine&lt;/Author&gt;&lt;Year&gt;2020&lt;/Year&gt;&lt;RecNum&gt;1036&lt;/RecNum&gt;&lt;DisplayText&gt;[53, 54]&lt;/DisplayText&gt;&lt;record&gt;&lt;rec-number&gt;1036&lt;/rec-number&gt;&lt;foreign-keys&gt;&lt;key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[53, 54]</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These models, based on traveling-wave technique, have been successfully applied to rapidly</w:t>
        </w:r>
        <w:r w:rsidR="00B310A3"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evolving viruses, such as HIV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&lt;EndNote&gt;&lt;Cite&gt;&lt;Author&gt;Rouzine&lt;/Author&gt;&lt;Year&gt;2013&lt;/Year&gt;&lt;RecNum&gt;12&lt;/RecNum&gt;&lt;DisplayText&gt;[55]&lt;/DisplayText&gt;&lt;record&gt;&lt;rec-number&gt;12&lt;/rec-number&gt;&lt;foreign-keys&gt;&lt;key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[55]</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and influenza </w: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[56-58]</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Linkage effects include clonal interference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 59]&lt;/DisplayText&gt;&lt;record&gt;&lt;rec-number&gt;225&lt;/rec-number&gt;&lt;foreign-keys&gt;&lt;key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 59]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background selection, genetic hitchhiking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&lt;EndNote&gt;&lt;Cite&gt;&lt;Author&gt;Rice&lt;/Author&gt;&lt;Year&gt;2004&lt;/Year&gt;&lt;RecNum&gt;518&lt;/RecNum&gt;&lt;DisplayText&gt;[60]&lt;/DisplayText&gt;&lt;record&gt;&lt;rec-number&gt;518&lt;/rec-number&gt;&lt;foreign-keys&gt;&lt;key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[60]</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enhanced accumulation of deleterious </w:t>
        </w:r>
        <w:r w:rsidR="0086238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 xml:space="preserve">(Muller's ratchet) </w: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[61, 62]</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and the increase of genetic drift at one locus due to selection at another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&lt;EndNote&gt;&lt;Cite&gt;&lt;Author&gt;Hill&lt;/Author&gt;&lt;Year&gt;1966&lt;/Year&gt;&lt;RecNum&gt;238&lt;/RecNum&gt;&lt;DisplayText&gt;[63]&lt;/DisplayText&gt;&lt;record&gt;&lt;rec-number&gt;238&lt;/rec-number&gt;&lt;foreign-keys&gt;&lt;key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Multi-site adaptation has been analyzed analytically in various asexual models, with the result that </w:t>
        </w:r>
        <w:r w:rsidR="008A7F46" w:rsidRPr="004A20DB">
          <w:rPr>
            <w:rFonts w:ascii="Times New Roman" w:eastAsia="Times New Roman" w:hAnsi="Times New Roman" w:cs="Times New Roman"/>
            <w:sz w:val="24"/>
            <w:szCs w:val="24"/>
          </w:rPr>
          <w:t>linkage effects</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strongly </w:t>
        </w:r>
        <w:r w:rsidRPr="004A20DB">
          <w:rPr>
            <w:rFonts w:ascii="Times New Roman" w:eastAsia="Times New Roman" w:hAnsi="Times New Roman" w:cs="Times New Roman"/>
            <w:sz w:val="24"/>
            <w:szCs w:val="24"/>
          </w:rPr>
          <w:t xml:space="preserve">decrease </w:t>
        </w:r>
        <w:r w:rsidR="008A7F46" w:rsidRPr="004A20DB">
          <w:rPr>
            <w:rFonts w:ascii="Times New Roman" w:eastAsia="Times New Roman" w:hAnsi="Times New Roman" w:cs="Times New Roman"/>
            <w:sz w:val="24"/>
            <w:szCs w:val="24"/>
          </w:rPr>
          <w:t xml:space="preserve">the </w:t>
        </w:r>
        <w:r w:rsidR="00E44E47" w:rsidRPr="004A20DB">
          <w:rPr>
            <w:rFonts w:ascii="Times New Roman" w:eastAsia="Times New Roman" w:hAnsi="Times New Roman" w:cs="Times New Roman"/>
            <w:sz w:val="24"/>
            <w:szCs w:val="24"/>
          </w:rPr>
          <w:t xml:space="preserve">adaptation rate compared to the </w:t>
        </w:r>
        <w:r w:rsidR="008A7F46" w:rsidRPr="004A20DB">
          <w:rPr>
            <w:rFonts w:ascii="Times New Roman" w:eastAsia="Times New Roman" w:hAnsi="Times New Roman" w:cs="Times New Roman"/>
            <w:sz w:val="24"/>
            <w:szCs w:val="24"/>
          </w:rPr>
          <w:t>limit of</w:t>
        </w:r>
        <w:r w:rsidR="00E44E47" w:rsidRPr="004A20DB">
          <w:rPr>
            <w:rFonts w:ascii="Times New Roman" w:eastAsia="Times New Roman" w:hAnsi="Times New Roman" w:cs="Times New Roman"/>
            <w:sz w:val="24"/>
            <w:szCs w:val="24"/>
          </w:rPr>
          <w:t xml:space="preserve"> independently-evolving sites</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[62, 64-66]</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tree, which is a serious obstacle to the detection of epistatic interactions in genetic data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[32]</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00404A22"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[34]</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The same limitation exists for the tree-based methods of detection </w: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 38]</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w:t>
        </w:r>
      </w:ins>
    </w:p>
    <w:p w14:paraId="4BBD8E0A" w14:textId="76081C65" w:rsidR="00F935B8" w:rsidRPr="004A20DB" w:rsidRDefault="00F935B8">
      <w:pPr>
        <w:spacing w:after="0" w:line="360" w:lineRule="auto"/>
        <w:ind w:firstLine="709"/>
        <w:jc w:val="both"/>
        <w:rPr>
          <w:ins w:id="213" w:author="Author" w:date="2026-05-07T13:24:00Z"/>
          <w:rFonts w:ascii="Times New Roman" w:eastAsia="Times New Roman" w:hAnsi="Times New Roman" w:cs="Times New Roman"/>
          <w:sz w:val="24"/>
          <w:szCs w:val="24"/>
        </w:rPr>
      </w:pPr>
      <w:ins w:id="214" w:author="Author" w:date="2026-05-07T13:24:00Z">
        <w:r w:rsidRPr="004A20DB">
          <w:rPr>
            <w:rFonts w:ascii="Times New Roman" w:eastAsia="Times New Roman" w:hAnsi="Times New Roman" w:cs="Times New Roman"/>
            <w:sz w:val="24"/>
            <w:szCs w:val="24"/>
            <w:lang w:val="en-US"/>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[56-58]</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the </w:t>
        </w:r>
        <w:r w:rsidRPr="004A20DB">
          <w:rPr>
            <w:rFonts w:ascii="Times New Roman" w:eastAsia="Times New Roman" w:hAnsi="Times New Roman" w:cs="Times New Roman"/>
            <w:sz w:val="24"/>
            <w:szCs w:val="24"/>
          </w:rPr>
          <w:t>multi-locus epidemiological model</w:t>
        </w:r>
        <w:r w:rsidRPr="004A20DB">
          <w:rPr>
            <w:rFonts w:ascii="Times New Roman" w:eastAsia="Times New Roman" w:hAnsi="Times New Roman" w:cs="Times New Roman"/>
            <w:sz w:val="24"/>
            <w:szCs w:val="24"/>
            <w:lang w:val="en-US"/>
          </w:rPr>
          <w:t xml:space="preserve"> of respiratory viruses is effectively reduced to </w:t>
        </w:r>
        <w:r w:rsidR="0065576F">
          <w:rPr>
            <w:rFonts w:ascii="Times New Roman" w:eastAsia="Times New Roman" w:hAnsi="Times New Roman" w:cs="Times New Roman"/>
            <w:sz w:val="24"/>
            <w:szCs w:val="24"/>
            <w:lang w:val="en-US"/>
          </w:rPr>
          <w:t>a</w:t>
        </w:r>
        <w:r w:rsidRPr="004A20DB">
          <w:rPr>
            <w:rFonts w:ascii="Times New Roman" w:eastAsia="Times New Roman" w:hAnsi="Times New Roman" w:cs="Times New Roman"/>
            <w:sz w:val="24"/>
            <w:szCs w:val="24"/>
          </w:rPr>
          <w:t xml:space="preserve"> Wright-Fisher model</w:t>
        </w:r>
        <w:r w:rsidRPr="004A20DB">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w:t>
        </w:r>
      </w:ins>
    </w:p>
    <w:p w14:paraId="0DC9C72F" w14:textId="355A0DD3" w:rsidR="0087149A" w:rsidRPr="004A20DB" w:rsidRDefault="00AC30E2">
      <w:pPr>
        <w:pBdr>
          <w:top w:val="nil"/>
          <w:left w:val="nil"/>
          <w:bottom w:val="nil"/>
          <w:right w:val="nil"/>
          <w:between w:val="nil"/>
        </w:pBdr>
        <w:spacing w:line="276" w:lineRule="auto"/>
        <w:jc w:val="center"/>
        <w:rPr>
          <w:ins w:id="215" w:author="Author" w:date="2026-05-07T13:24:00Z"/>
          <w:rFonts w:ascii="Times New Roman" w:eastAsia="Times New Roman" w:hAnsi="Times New Roman" w:cs="Times New Roman"/>
          <w:color w:val="000000"/>
          <w:sz w:val="20"/>
          <w:szCs w:val="20"/>
        </w:rPr>
      </w:pPr>
      <w:ins w:id="216" w:author="Author" w:date="2026-05-07T13:24:00Z">
        <w:r w:rsidRPr="004A20DB">
          <w:rPr>
            <w:rFonts w:ascii="Times New Roman" w:eastAsia="Times New Roman" w:hAnsi="Times New Roman" w:cs="Times New Roman"/>
            <w:noProof/>
            <w:color w:val="000000"/>
            <w:sz w:val="20"/>
            <w:szCs w:val="20"/>
          </w:rPr>
          <w:lastRenderedPageBreak/>
          <w:drawing>
            <wp:inline distT="0" distB="0" distL="0" distR="0" wp14:anchorId="7CF3A3F2" wp14:editId="702F25F6">
              <wp:extent cx="6370131" cy="2400300"/>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6393027" cy="2408927"/>
                      </a:xfrm>
                      <a:prstGeom prst="rect">
                        <a:avLst/>
                      </a:prstGeom>
                      <a:ln/>
                    </pic:spPr>
                  </pic:pic>
                </a:graphicData>
              </a:graphic>
            </wp:inline>
          </w:drawing>
        </w:r>
      </w:ins>
    </w:p>
    <w:p w14:paraId="10EAFF23" w14:textId="77777777" w:rsidR="0087149A" w:rsidRPr="004A20DB" w:rsidRDefault="0087149A">
      <w:pPr>
        <w:rPr>
          <w:ins w:id="217" w:author="Author" w:date="2026-05-07T13:24:00Z"/>
          <w:rFonts w:ascii="Times New Roman" w:eastAsia="Times New Roman" w:hAnsi="Times New Roman" w:cs="Times New Roman"/>
          <w:b/>
          <w:sz w:val="20"/>
          <w:szCs w:val="20"/>
        </w:rPr>
      </w:pPr>
    </w:p>
    <w:p w14:paraId="224AA9DF" w14:textId="7A38B539" w:rsidR="0087149A" w:rsidRPr="004A20DB" w:rsidRDefault="0076272C">
      <w:pPr>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del w:id="218" w:author="Author" w:date="2026-05-07T13:24:00Z">
        <w:r>
          <w:rPr>
            <w:rFonts w:ascii="Times New Roman" w:eastAsia="Times New Roman" w:hAnsi="Times New Roman" w:cs="Times New Roman"/>
            <w:b/>
            <w:sz w:val="20"/>
            <w:szCs w:val="20"/>
          </w:rPr>
          <w:delText>5</w:delText>
        </w:r>
      </w:del>
      <w:ins w:id="219" w:author="Author" w:date="2026-05-07T13:24:00Z">
        <w:r w:rsidR="001D5E08">
          <w:rPr>
            <w:rFonts w:ascii="Times New Roman" w:eastAsia="Times New Roman" w:hAnsi="Times New Roman" w:cs="Times New Roman"/>
            <w:b/>
            <w:sz w:val="20"/>
            <w:szCs w:val="20"/>
          </w:rPr>
          <w:t>7</w:t>
        </w:r>
      </w:ins>
      <w:r w:rsidRPr="004A20DB">
        <w:rPr>
          <w:rFonts w:ascii="Times New Roman" w:eastAsia="Times New Roman" w:hAnsi="Times New Roman" w:cs="Times New Roman"/>
          <w:b/>
          <w:sz w:val="20"/>
          <w:szCs w:val="20"/>
        </w:rPr>
        <w:t>. Epistatic interactions for SARS-CoV-2 genome: comparison of the present results with two previous studies.</w:t>
      </w:r>
      <w:r w:rsidRPr="004A20DB">
        <w:rPr>
          <w:sz w:val="20"/>
          <w:szCs w:val="20"/>
        </w:rPr>
        <w:t xml:space="preserve"> </w:t>
      </w:r>
      <w:r w:rsidRPr="004A20DB">
        <w:rPr>
          <w:rFonts w:ascii="Times New Roman" w:eastAsia="Times New Roman" w:hAnsi="Times New Roman" w:cs="Times New Roman"/>
          <w:sz w:val="20"/>
          <w:szCs w:val="20"/>
        </w:rPr>
        <w:t>A) Results of the present work for Dataset 1</w:t>
      </w:r>
      <w:del w:id="220" w:author="Author" w:date="2026-05-07T13:24:00Z">
        <w:r>
          <w:rPr>
            <w:rFonts w:ascii="Times New Roman" w:eastAsia="Times New Roman" w:hAnsi="Times New Roman" w:cs="Times New Roman"/>
            <w:sz w:val="20"/>
            <w:szCs w:val="20"/>
          </w:rPr>
          <w:delText>,</w:delText>
        </w:r>
      </w:del>
      <w:ins w:id="221" w:author="Author" w:date="2026-05-07T13:24:00Z">
        <w:r w:rsidR="0065576F">
          <w:rPr>
            <w:rFonts w:ascii="Times New Roman" w:eastAsia="Times New Roman" w:hAnsi="Times New Roman" w:cs="Times New Roman"/>
            <w:sz w:val="20"/>
            <w:szCs w:val="20"/>
          </w:rPr>
          <w:t xml:space="preserve"> from Fig. 6 obtained from mixing</w:t>
        </w:r>
      </w:ins>
      <w:r w:rsidR="0065576F">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 xml:space="preserve">sequence groups </w:t>
      </w:r>
      <w:del w:id="222" w:author="Author" w:date="2026-05-07T13:24:00Z">
        <w:r>
          <w:rPr>
            <w:rFonts w:ascii="Times New Roman" w:eastAsia="Times New Roman" w:hAnsi="Times New Roman" w:cs="Times New Roman"/>
            <w:sz w:val="20"/>
            <w:szCs w:val="20"/>
          </w:rPr>
          <w:delText>1</w:delText>
        </w:r>
      </w:del>
      <w:ins w:id="223" w:author="Author" w:date="2026-05-07T13:24:00Z">
        <w:r w:rsidR="0065576F">
          <w:rPr>
            <w:rFonts w:ascii="Times New Roman" w:eastAsia="Times New Roman" w:hAnsi="Times New Roman" w:cs="Times New Roman"/>
            <w:sz w:val="20"/>
            <w:szCs w:val="20"/>
          </w:rPr>
          <w:t>I</w:t>
        </w:r>
      </w:ins>
      <w:r w:rsidRPr="004A20DB">
        <w:rPr>
          <w:rFonts w:ascii="Times New Roman" w:eastAsia="Times New Roman" w:hAnsi="Times New Roman" w:cs="Times New Roman"/>
          <w:sz w:val="20"/>
          <w:szCs w:val="20"/>
        </w:rPr>
        <w:t xml:space="preserve"> and </w:t>
      </w:r>
      <w:del w:id="224" w:author="Author" w:date="2026-05-07T13:24:00Z">
        <w:r>
          <w:rPr>
            <w:rFonts w:ascii="Times New Roman" w:eastAsia="Times New Roman" w:hAnsi="Times New Roman" w:cs="Times New Roman"/>
            <w:sz w:val="20"/>
            <w:szCs w:val="20"/>
          </w:rPr>
          <w:delText>2 in Fig. 2, panel A or D</w:delText>
        </w:r>
      </w:del>
      <w:ins w:id="225" w:author="Author" w:date="2026-05-07T13:24:00Z">
        <w:r w:rsidR="0065576F">
          <w:rPr>
            <w:rFonts w:ascii="Times New Roman" w:eastAsia="Times New Roman" w:hAnsi="Times New Roman" w:cs="Times New Roman"/>
            <w:sz w:val="20"/>
            <w:szCs w:val="20"/>
          </w:rPr>
          <w:t>II</w:t>
        </w:r>
      </w:ins>
      <w:r w:rsidRPr="004A20DB">
        <w:rPr>
          <w:rFonts w:ascii="Times New Roman" w:eastAsia="Times New Roman" w:hAnsi="Times New Roman" w:cs="Times New Roman"/>
          <w:sz w:val="20"/>
          <w:szCs w:val="20"/>
        </w:rPr>
        <w:t xml:space="preserve"> in Fig. </w:t>
      </w:r>
      <w:del w:id="226" w:author="Author" w:date="2026-05-07T13:24:00Z">
        <w:r>
          <w:rPr>
            <w:rFonts w:ascii="Times New Roman" w:eastAsia="Times New Roman" w:hAnsi="Times New Roman" w:cs="Times New Roman"/>
            <w:sz w:val="20"/>
            <w:szCs w:val="20"/>
          </w:rPr>
          <w:delText>3</w:delText>
        </w:r>
      </w:del>
      <w:ins w:id="227" w:author="Author" w:date="2026-05-07T13:24:00Z">
        <w:r w:rsidR="00A66571" w:rsidRPr="004A20DB">
          <w:rPr>
            <w:rFonts w:ascii="Times New Roman" w:eastAsia="Times New Roman" w:hAnsi="Times New Roman" w:cs="Times New Roman"/>
            <w:sz w:val="20"/>
            <w:szCs w:val="20"/>
          </w:rPr>
          <w:t>5</w:t>
        </w:r>
      </w:ins>
      <w:r w:rsidRPr="004A20DB">
        <w:rPr>
          <w:rFonts w:ascii="Times New Roman" w:eastAsia="Times New Roman" w:hAnsi="Times New Roman" w:cs="Times New Roman"/>
          <w:sz w:val="20"/>
          <w:szCs w:val="20"/>
        </w:rPr>
        <w:t xml:space="preserve">. </w:t>
      </w:r>
      <w:r w:rsidR="003F36B7">
        <w:rPr>
          <w:rFonts w:ascii="Times New Roman" w:eastAsia="Times New Roman" w:hAnsi="Times New Roman" w:cs="Times New Roman"/>
          <w:sz w:val="20"/>
          <w:szCs w:val="20"/>
        </w:rPr>
        <w:t>B</w:t>
      </w:r>
      <w:del w:id="228" w:author="Author" w:date="2026-05-07T13:24:00Z">
        <w:r>
          <w:rPr>
            <w:rFonts w:ascii="Times New Roman" w:eastAsia="Times New Roman" w:hAnsi="Times New Roman" w:cs="Times New Roman"/>
            <w:sz w:val="20"/>
            <w:szCs w:val="20"/>
          </w:rPr>
          <w:delText>) The same, but for groups 1 and 3.</w:delText>
        </w:r>
      </w:del>
      <w:ins w:id="229" w:author="Author" w:date="2026-05-07T13:24:00Z">
        <w:r w:rsidRPr="004A20DB">
          <w:rPr>
            <w:rFonts w:ascii="Times New Roman" w:eastAsia="Times New Roman" w:hAnsi="Times New Roman" w:cs="Times New Roman"/>
            <w:sz w:val="20"/>
            <w:szCs w:val="20"/>
          </w:rPr>
          <w:t>,</w:t>
        </w:r>
      </w:ins>
      <w:r w:rsidRPr="004A20DB">
        <w:rPr>
          <w:rFonts w:ascii="Times New Roman" w:eastAsia="Times New Roman" w:hAnsi="Times New Roman" w:cs="Times New Roman"/>
          <w:sz w:val="20"/>
          <w:szCs w:val="20"/>
        </w:rPr>
        <w:t xml:space="preserve"> </w:t>
      </w:r>
      <w:r w:rsidR="003F36B7">
        <w:rPr>
          <w:rFonts w:ascii="Times New Roman" w:eastAsia="Times New Roman" w:hAnsi="Times New Roman" w:cs="Times New Roman"/>
          <w:sz w:val="20"/>
          <w:szCs w:val="20"/>
        </w:rPr>
        <w:t>C</w:t>
      </w:r>
      <w:del w:id="230" w:author="Author" w:date="2026-05-07T13:24:00Z">
        <w:r>
          <w:rPr>
            <w:rFonts w:ascii="Times New Roman" w:eastAsia="Times New Roman" w:hAnsi="Times New Roman" w:cs="Times New Roman"/>
            <w:sz w:val="20"/>
            <w:szCs w:val="20"/>
          </w:rPr>
          <w:delText>, D</w:delText>
        </w:r>
      </w:del>
      <w:r w:rsidRPr="004A20DB">
        <w:rPr>
          <w:rFonts w:ascii="Times New Roman" w:eastAsia="Times New Roman" w:hAnsi="Times New Roman" w:cs="Times New Roman"/>
          <w:sz w:val="20"/>
          <w:szCs w:val="20"/>
        </w:rPr>
        <w:t xml:space="preserve">) Results from studies </w:t>
      </w:r>
      <w:del w:id="231" w:author="Author" w:date="2026-05-07T13:24:00Z">
        <w:r>
          <w:rPr>
            <w:rFonts w:ascii="Times New Roman" w:eastAsia="Times New Roman" w:hAnsi="Times New Roman" w:cs="Times New Roman"/>
            <w:sz w:val="20"/>
            <w:szCs w:val="20"/>
          </w:rPr>
          <w:delText>(58) and (59),</w:delText>
        </w:r>
      </w:del>
      <w:ins w:id="232" w:author="Author" w:date="2026-05-07T13:24:00Z">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BE0056" w:rsidRPr="004A20DB">
          <w:rPr>
            <w:rFonts w:ascii="Times New Roman" w:eastAsia="Times New Roman" w:hAnsi="Times New Roman" w:cs="Times New Roman"/>
            <w:sz w:val="20"/>
            <w:szCs w:val="20"/>
          </w:rPr>
          <w:t xml:space="preserve"> and </w:t>
        </w:r>
        <w:r w:rsidR="00CD5292">
          <w:rPr>
            <w:rFonts w:ascii="Times New Roman" w:eastAsia="Times New Roman" w:hAnsi="Times New Roman" w:cs="Times New Roman"/>
            <w:sz w:val="20"/>
            <w:szCs w:val="20"/>
          </w:rPr>
          <w:fldChar w:fldCharType="begin"/>
        </w:r>
        <w:r w:rsidR="00CD5292">
          <w:rPr>
            <w:rFonts w:ascii="Times New Roman" w:eastAsia="Times New Roman" w:hAnsi="Times New Roman" w:cs="Times New Roman"/>
            <w:sz w:val="20"/>
            <w:szCs w:val="20"/>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[68]</w:t>
        </w:r>
        <w:r w:rsidR="00CD5292">
          <w:rPr>
            <w:rFonts w:ascii="Times New Roman" w:eastAsia="Times New Roman" w:hAnsi="Times New Roman" w:cs="Times New Roman"/>
            <w:sz w:val="20"/>
            <w:szCs w:val="20"/>
          </w:rPr>
          <w:fldChar w:fldCharType="end"/>
        </w:r>
        <w:r w:rsidRPr="004A20DB">
          <w:rPr>
            <w:rFonts w:ascii="Times New Roman" w:eastAsia="Times New Roman" w:hAnsi="Times New Roman" w:cs="Times New Roman"/>
            <w:sz w:val="20"/>
            <w:szCs w:val="20"/>
          </w:rPr>
          <w:t>,</w:t>
        </w:r>
      </w:ins>
      <w:r w:rsidRPr="004A20DB">
        <w:rPr>
          <w:rFonts w:ascii="Times New Roman" w:eastAsia="Times New Roman" w:hAnsi="Times New Roman" w:cs="Times New Roman"/>
          <w:sz w:val="20"/>
          <w:szCs w:val="20"/>
        </w:rPr>
        <w:t xml:space="preserve"> respectively</w:t>
      </w:r>
      <w:r w:rsidR="00FA0267" w:rsidRPr="004A20DB">
        <w:rPr>
          <w:rFonts w:ascii="Times New Roman" w:eastAsia="Times New Roman" w:hAnsi="Times New Roman" w:cs="Times New Roman"/>
          <w:sz w:val="20"/>
          <w:szCs w:val="20"/>
        </w:rPr>
        <w:t>.</w:t>
      </w:r>
      <w:ins w:id="233" w:author="Author" w:date="2026-05-07T13:24:00Z">
        <w:r w:rsidR="008045FD" w:rsidRPr="004A20DB">
          <w:rPr>
            <w:rFonts w:ascii="Times New Roman" w:eastAsia="Times New Roman" w:hAnsi="Times New Roman" w:cs="Times New Roman"/>
            <w:sz w:val="20"/>
            <w:szCs w:val="20"/>
          </w:rPr>
          <w:t xml:space="preserve"> </w:t>
        </w:r>
        <w:r w:rsidR="00FA0267" w:rsidRPr="004A20DB">
          <w:rPr>
            <w:rFonts w:ascii="Times New Roman" w:eastAsia="Times New Roman" w:hAnsi="Times New Roman" w:cs="Times New Roman"/>
            <w:sz w:val="20"/>
            <w:szCs w:val="20"/>
          </w:rPr>
          <w:t xml:space="preserve">Blue stripes </w:t>
        </w:r>
        <w:r w:rsidR="008045FD" w:rsidRPr="004A20DB">
          <w:rPr>
            <w:rFonts w:ascii="Times New Roman" w:eastAsia="Times New Roman" w:hAnsi="Times New Roman" w:cs="Times New Roman"/>
            <w:sz w:val="20"/>
            <w:szCs w:val="20"/>
          </w:rPr>
          <w:t xml:space="preserve">in panel </w:t>
        </w:r>
        <w:r w:rsidR="003F36B7">
          <w:rPr>
            <w:rFonts w:ascii="Times New Roman" w:eastAsia="Times New Roman" w:hAnsi="Times New Roman" w:cs="Times New Roman"/>
            <w:sz w:val="20"/>
            <w:szCs w:val="20"/>
          </w:rPr>
          <w:t>B</w:t>
        </w:r>
        <w:r w:rsidR="008045FD" w:rsidRPr="004A20DB">
          <w:rPr>
            <w:rFonts w:ascii="Times New Roman" w:eastAsia="Times New Roman" w:hAnsi="Times New Roman" w:cs="Times New Roman"/>
            <w:sz w:val="20"/>
            <w:szCs w:val="20"/>
          </w:rPr>
          <w:t xml:space="preserve"> represent protein domains reported to interact with each other in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FA0267" w:rsidRPr="004A20DB">
          <w:rPr>
            <w:rFonts w:ascii="Times New Roman" w:eastAsia="Times New Roman" w:hAnsi="Times New Roman" w:cs="Times New Roman"/>
            <w:sz w:val="20"/>
            <w:szCs w:val="20"/>
          </w:rPr>
          <w:t>.</w:t>
        </w:r>
      </w:ins>
    </w:p>
    <w:p w14:paraId="2563A6C8" w14:textId="77777777" w:rsidR="0087149A" w:rsidRPr="004A20DB" w:rsidRDefault="0087149A">
      <w:pPr>
        <w:rPr>
          <w:rFonts w:ascii="Times New Roman" w:eastAsia="Times New Roman" w:hAnsi="Times New Roman" w:cs="Times New Roman"/>
          <w:sz w:val="20"/>
          <w:szCs w:val="20"/>
        </w:rPr>
      </w:pPr>
    </w:p>
    <w:p w14:paraId="6D6C75C9" w14:textId="697DCB4F" w:rsidR="00203E5E" w:rsidRPr="004A20DB" w:rsidRDefault="0076272C">
      <w:pPr>
        <w:spacing w:after="0" w:line="360" w:lineRule="auto"/>
        <w:ind w:firstLine="709"/>
        <w:jc w:val="both"/>
        <w:rPr>
          <w:ins w:id="234" w:author="Author" w:date="2026-05-07T13:24:00Z"/>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most popular method for searching for epistasis signature in genomic data is the “quasi linkage equilibrium” approach </w:t>
      </w:r>
      <w:del w:id="235" w:author="Author" w:date="2026-05-07T13:24:00Z">
        <w:r>
          <w:rPr>
            <w:rFonts w:ascii="Times New Roman" w:eastAsia="Times New Roman" w:hAnsi="Times New Roman" w:cs="Times New Roman"/>
            <w:sz w:val="24"/>
            <w:szCs w:val="24"/>
          </w:rPr>
          <w:delText>developed by Kimura in the 1960s (30, 32), which assumes frequent recombination, a large population size, and neglects linkage effects.</w:delText>
        </w:r>
      </w:del>
      <w:ins w:id="236" w:author="Author" w:date="2026-05-07T13:24:00Z">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8343EE"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which assumes frequent recombination</w:t>
        </w:r>
        <w:r w:rsidR="00C12928" w:rsidRPr="004A20DB">
          <w:rPr>
            <w:rFonts w:ascii="Times New Roman" w:eastAsia="Times New Roman" w:hAnsi="Times New Roman" w:cs="Times New Roman"/>
            <w:sz w:val="24"/>
            <w:szCs w:val="24"/>
          </w:rPr>
          <w:t xml:space="preserve"> compared to changes in allelic frequency and</w:t>
        </w:r>
        <w:r w:rsidRPr="004A20DB">
          <w:rPr>
            <w:rFonts w:ascii="Times New Roman" w:eastAsia="Times New Roman" w:hAnsi="Times New Roman" w:cs="Times New Roman"/>
            <w:sz w:val="24"/>
            <w:szCs w:val="24"/>
          </w:rPr>
          <w:t xml:space="preserve"> a large population size</w:t>
        </w:r>
        <w:r w:rsidR="00C12928"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12928" w:rsidRPr="004A20DB">
          <w:rPr>
            <w:rFonts w:ascii="Times New Roman" w:eastAsia="Times New Roman" w:hAnsi="Times New Roman" w:cs="Times New Roman"/>
            <w:sz w:val="24"/>
            <w:szCs w:val="24"/>
          </w:rPr>
          <w:t xml:space="preserve">In this limit, genetic </w:t>
        </w:r>
        <w:r w:rsidRPr="004A20DB">
          <w:rPr>
            <w:rFonts w:ascii="Times New Roman" w:eastAsia="Times New Roman" w:hAnsi="Times New Roman" w:cs="Times New Roman"/>
            <w:sz w:val="24"/>
            <w:szCs w:val="24"/>
          </w:rPr>
          <w:t>linkage effects</w:t>
        </w:r>
        <w:r w:rsidR="00C12928" w:rsidRPr="004A20DB">
          <w:rPr>
            <w:rFonts w:ascii="Times New Roman" w:eastAsia="Times New Roman" w:hAnsi="Times New Roman" w:cs="Times New Roman"/>
            <w:sz w:val="24"/>
            <w:szCs w:val="24"/>
          </w:rPr>
          <w:t xml:space="preserve"> are negligible compared to epistasis and recombination</w:t>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In the present work, we do not rely on QLE approximation, so that the method works for finite population size and for modest recombination or even in its absence. The linkage effects are mostly cancelled</w:t>
      </w:r>
      <w:r w:rsidR="00C12928" w:rsidRPr="004A20DB">
        <w:rPr>
          <w:rFonts w:ascii="Times New Roman" w:eastAsia="Times New Roman" w:hAnsi="Times New Roman" w:cs="Times New Roman"/>
          <w:sz w:val="24"/>
          <w:szCs w:val="24"/>
        </w:rPr>
        <w:t xml:space="preserve"> </w:t>
      </w:r>
      <w:ins w:id="237" w:author="Author" w:date="2026-05-07T13:24:00Z">
        <w:r w:rsidR="00C12928" w:rsidRPr="004A20DB">
          <w:rPr>
            <w:rFonts w:ascii="Times New Roman" w:eastAsia="Times New Roman" w:hAnsi="Times New Roman" w:cs="Times New Roman"/>
            <w:sz w:val="24"/>
            <w:szCs w:val="24"/>
          </w:rPr>
          <w:t>out</w:t>
        </w:r>
        <w:r w:rsidRPr="004A20DB">
          <w:rPr>
            <w:rFonts w:ascii="Times New Roman" w:eastAsia="Times New Roman" w:hAnsi="Times New Roman" w:cs="Times New Roman"/>
            <w:sz w:val="24"/>
            <w:szCs w:val="24"/>
          </w:rPr>
          <w:t xml:space="preserve"> </w:t>
        </w:r>
      </w:ins>
      <w:r w:rsidRPr="004A20DB">
        <w:rPr>
          <w:rFonts w:ascii="Times New Roman" w:eastAsia="Times New Roman" w:hAnsi="Times New Roman" w:cs="Times New Roman"/>
          <w:sz w:val="24"/>
          <w:szCs w:val="24"/>
        </w:rPr>
        <w:t xml:space="preserve">by averaging over </w:t>
      </w:r>
      <w:ins w:id="238" w:author="Author" w:date="2026-05-07T13:24:00Z">
        <w:r w:rsidR="00C12928" w:rsidRPr="004A20DB">
          <w:rPr>
            <w:rFonts w:ascii="Times New Roman" w:eastAsia="Times New Roman" w:hAnsi="Times New Roman" w:cs="Times New Roman"/>
            <w:sz w:val="24"/>
            <w:szCs w:val="24"/>
          </w:rPr>
          <w:t>well-</w:t>
        </w:r>
        <w:r w:rsidR="00A479C3" w:rsidRPr="004A20DB">
          <w:rPr>
            <w:rFonts w:ascii="Times New Roman" w:eastAsia="Times New Roman" w:hAnsi="Times New Roman" w:cs="Times New Roman"/>
            <w:sz w:val="24"/>
            <w:szCs w:val="24"/>
            <w:lang w:val="en-US"/>
          </w:rPr>
          <w:t xml:space="preserve">balanced </w:t>
        </w:r>
      </w:ins>
      <w:r w:rsidRPr="004A20DB">
        <w:rPr>
          <w:rFonts w:ascii="Times New Roman" w:eastAsia="Times New Roman" w:hAnsi="Times New Roman" w:cs="Times New Roman"/>
          <w:sz w:val="24"/>
          <w:szCs w:val="24"/>
        </w:rPr>
        <w:t xml:space="preserve">independent populations and the use of 3-site haplotypes. Such cancellation </w:t>
      </w:r>
      <w:del w:id="239" w:author="Author" w:date="2026-05-07T13:24:00Z">
        <w:r>
          <w:rPr>
            <w:rFonts w:ascii="Times New Roman" w:eastAsia="Times New Roman" w:hAnsi="Times New Roman" w:cs="Times New Roman"/>
            <w:sz w:val="24"/>
            <w:szCs w:val="24"/>
          </w:rPr>
          <w:delText>is</w:delText>
        </w:r>
      </w:del>
      <w:ins w:id="240" w:author="Author" w:date="2026-05-07T13:24:00Z">
        <w:r w:rsidR="00C12928" w:rsidRPr="004A20DB">
          <w:rPr>
            <w:rFonts w:ascii="Times New Roman" w:eastAsia="Times New Roman" w:hAnsi="Times New Roman" w:cs="Times New Roman"/>
            <w:sz w:val="24"/>
            <w:szCs w:val="24"/>
          </w:rPr>
          <w:t>was</w:t>
        </w:r>
      </w:ins>
      <w:r w:rsidR="00C12928"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not carried out in </w:t>
      </w:r>
      <w:del w:id="241" w:author="Author" w:date="2026-05-07T13:24:00Z">
        <w:r>
          <w:rPr>
            <w:rFonts w:ascii="Times New Roman" w:eastAsia="Times New Roman" w:hAnsi="Times New Roman" w:cs="Times New Roman"/>
            <w:sz w:val="24"/>
            <w:szCs w:val="24"/>
          </w:rPr>
          <w:delText>a work based on QLE (59),</w:delText>
        </w:r>
      </w:del>
      <w:ins w:id="242" w:author="Author" w:date="2026-05-07T13:24:00Z">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[68]</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hence the abundance of false negative links (Fig. </w:t>
      </w:r>
      <w:del w:id="243" w:author="Author" w:date="2026-05-07T13:24:00Z">
        <w:r>
          <w:rPr>
            <w:rFonts w:ascii="Times New Roman" w:eastAsia="Times New Roman" w:hAnsi="Times New Roman" w:cs="Times New Roman"/>
            <w:sz w:val="24"/>
            <w:szCs w:val="24"/>
          </w:rPr>
          <w:delText>5D</w:delText>
        </w:r>
      </w:del>
      <w:ins w:id="244" w:author="Author" w:date="2026-05-07T13:24:00Z">
        <w:r w:rsidR="0065576F">
          <w:rPr>
            <w:rFonts w:ascii="Times New Roman" w:eastAsia="Times New Roman" w:hAnsi="Times New Roman" w:cs="Times New Roman"/>
            <w:sz w:val="24"/>
            <w:szCs w:val="24"/>
          </w:rPr>
          <w:t>7</w:t>
        </w:r>
        <w:r w:rsidR="003F36B7">
          <w:rPr>
            <w:rFonts w:ascii="Times New Roman" w:eastAsia="Times New Roman" w:hAnsi="Times New Roman" w:cs="Times New Roman"/>
            <w:sz w:val="24"/>
            <w:szCs w:val="24"/>
          </w:rPr>
          <w:t>C</w:t>
        </w:r>
      </w:ins>
      <w:r w:rsidRPr="004A20DB">
        <w:rPr>
          <w:rFonts w:ascii="Times New Roman" w:eastAsia="Times New Roman" w:hAnsi="Times New Roman" w:cs="Times New Roman"/>
          <w:sz w:val="24"/>
          <w:szCs w:val="24"/>
        </w:rPr>
        <w:t xml:space="preserve">) compared to our results (Fig. </w:t>
      </w:r>
      <w:del w:id="245" w:author="Author" w:date="2026-05-07T13:24:00Z">
        <w:r>
          <w:rPr>
            <w:rFonts w:ascii="Times New Roman" w:eastAsia="Times New Roman" w:hAnsi="Times New Roman" w:cs="Times New Roman"/>
            <w:sz w:val="24"/>
            <w:szCs w:val="24"/>
          </w:rPr>
          <w:delText xml:space="preserve">5A, B). </w:delText>
        </w:r>
      </w:del>
      <w:ins w:id="246" w:author="Author" w:date="2026-05-07T13:24:00Z">
        <w:r w:rsidR="0065576F">
          <w:rPr>
            <w:rFonts w:ascii="Times New Roman" w:eastAsia="Times New Roman" w:hAnsi="Times New Roman" w:cs="Times New Roman"/>
            <w:sz w:val="24"/>
            <w:szCs w:val="24"/>
          </w:rPr>
          <w:t>7</w:t>
        </w:r>
        <w:r w:rsidRPr="004A20DB">
          <w:rPr>
            <w:rFonts w:ascii="Times New Roman" w:eastAsia="Times New Roman" w:hAnsi="Times New Roman" w:cs="Times New Roman"/>
            <w:sz w:val="24"/>
            <w:szCs w:val="24"/>
          </w:rPr>
          <w:t xml:space="preserve">A). </w:t>
        </w:r>
      </w:ins>
    </w:p>
    <w:p w14:paraId="307B9776" w14:textId="3818E392" w:rsidR="003F5305" w:rsidRPr="00992A2E" w:rsidRDefault="0076272C">
      <w:pPr>
        <w:spacing w:after="0" w:line="360" w:lineRule="auto"/>
        <w:ind w:firstLine="720"/>
        <w:jc w:val="both"/>
        <w:rPr>
          <w:rFonts w:ascii="Times New Roman" w:hAnsi="Times New Roman"/>
          <w:sz w:val="24"/>
          <w:rPrChange w:id="247" w:author="Author" w:date="2026-05-07T13:24:00Z">
            <w:rPr>
              <w:rFonts w:ascii="Times New Roman" w:hAnsi="Times New Roman"/>
              <w:i/>
              <w:sz w:val="24"/>
            </w:rPr>
          </w:rPrChange>
        </w:rPr>
        <w:pPrChange w:id="248" w:author="Author" w:date="2026-05-07T13:24:00Z">
          <w:pPr>
            <w:spacing w:after="0" w:line="360" w:lineRule="auto"/>
            <w:ind w:firstLine="709"/>
            <w:jc w:val="both"/>
          </w:pPr>
        </w:pPrChange>
      </w:pPr>
      <w:r w:rsidRPr="004A20DB">
        <w:rPr>
          <w:rFonts w:ascii="Times New Roman" w:eastAsia="Times New Roman" w:hAnsi="Times New Roman" w:cs="Times New Roman"/>
          <w:sz w:val="24"/>
          <w:szCs w:val="24"/>
        </w:rPr>
        <w:t xml:space="preserve">To address the problem of false-negative bonds, another team </w:t>
      </w:r>
      <w:del w:id="249" w:author="Author" w:date="2026-05-07T13:24:00Z">
        <w:r>
          <w:rPr>
            <w:rFonts w:ascii="Times New Roman" w:eastAsia="Times New Roman" w:hAnsi="Times New Roman" w:cs="Times New Roman"/>
            <w:sz w:val="24"/>
            <w:szCs w:val="24"/>
          </w:rPr>
          <w:delText>using QLE approach (58)</w:delText>
        </w:r>
      </w:del>
      <w:ins w:id="250" w:author="Author" w:date="2026-05-07T13:24:00Z">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[67]</w:t>
        </w:r>
        <w:r w:rsidR="00CD5292">
          <w:rPr>
            <w:rFonts w:ascii="Times New Roman" w:eastAsia="Times New Roman" w:hAnsi="Times New Roman" w:cs="Times New Roman"/>
            <w:sz w:val="24"/>
            <w:szCs w:val="24"/>
          </w:rPr>
          <w:fldChar w:fldCharType="end"/>
        </w:r>
      </w:ins>
      <w:r w:rsidR="0085494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compared the sequences of SARS CoV-2 not between themselves, but with other coronaviruses</w:t>
      </w:r>
      <w:r w:rsidR="00A479C3" w:rsidRPr="004A20DB">
        <w:rPr>
          <w:rFonts w:ascii="Times New Roman" w:eastAsia="Times New Roman" w:hAnsi="Times New Roman" w:cs="Times New Roman"/>
          <w:sz w:val="24"/>
          <w:szCs w:val="24"/>
        </w:rPr>
        <w:t xml:space="preserve">. </w:t>
      </w:r>
      <w:del w:id="251" w:author="Author" w:date="2026-05-07T13:24:00Z">
        <w:r>
          <w:rPr>
            <w:rFonts w:ascii="Times New Roman" w:eastAsia="Times New Roman" w:hAnsi="Times New Roman" w:cs="Times New Roman"/>
            <w:sz w:val="24"/>
            <w:szCs w:val="24"/>
          </w:rPr>
          <w:delText>Because they have</w:delText>
        </w:r>
      </w:del>
      <w:ins w:id="252" w:author="Author" w:date="2026-05-07T13:24:00Z">
        <w:r w:rsidR="00A479C3" w:rsidRPr="004A20DB">
          <w:rPr>
            <w:rFonts w:ascii="Times New Roman" w:eastAsia="Times New Roman" w:hAnsi="Times New Roman" w:cs="Times New Roman"/>
            <w:sz w:val="24"/>
            <w:szCs w:val="24"/>
          </w:rPr>
          <w:t xml:space="preserve">They used “direct coupling analysis”, which postulates a statistical distribution of sequences </w:t>
        </w:r>
        <w:r w:rsidR="00C62EDA" w:rsidRPr="004A20DB">
          <w:rPr>
            <w:rFonts w:ascii="Times New Roman" w:eastAsia="Times New Roman" w:hAnsi="Times New Roman" w:cs="Times New Roman"/>
            <w:sz w:val="24"/>
            <w:szCs w:val="24"/>
            <w:lang w:val="en-US"/>
          </w:rPr>
          <w:t xml:space="preserve">(usually, </w:t>
        </w:r>
        <w:r w:rsidR="00A479C3" w:rsidRPr="004A20DB">
          <w:rPr>
            <w:rFonts w:ascii="Times New Roman" w:eastAsia="Times New Roman" w:hAnsi="Times New Roman" w:cs="Times New Roman"/>
            <w:sz w:val="24"/>
            <w:szCs w:val="24"/>
          </w:rPr>
          <w:t>of</w:t>
        </w:r>
      </w:ins>
      <w:r w:rsidR="00A479C3" w:rsidRPr="004A20DB">
        <w:rPr>
          <w:rFonts w:ascii="Times New Roman" w:eastAsia="Times New Roman" w:hAnsi="Times New Roman" w:cs="Times New Roman"/>
          <w:sz w:val="24"/>
          <w:szCs w:val="24"/>
        </w:rPr>
        <w:t xml:space="preserve"> a </w:t>
      </w:r>
      <w:del w:id="253" w:author="Author" w:date="2026-05-07T13:24:00Z">
        <w:r>
          <w:rPr>
            <w:rFonts w:ascii="Times New Roman" w:eastAsia="Times New Roman" w:hAnsi="Times New Roman" w:cs="Times New Roman"/>
            <w:sz w:val="24"/>
            <w:szCs w:val="24"/>
          </w:rPr>
          <w:delText>more distant common ancestor</w:delText>
        </w:r>
      </w:del>
      <w:ins w:id="254" w:author="Author" w:date="2026-05-07T13:24:00Z">
        <w:r w:rsidR="00A479C3" w:rsidRPr="004A20DB">
          <w:rPr>
            <w:rFonts w:ascii="Times New Roman" w:eastAsia="Times New Roman" w:hAnsi="Times New Roman" w:cs="Times New Roman"/>
            <w:sz w:val="24"/>
            <w:szCs w:val="24"/>
          </w:rPr>
          <w:t>Gaussian form</w:t>
        </w:r>
        <w:r w:rsidR="00C62EDA" w:rsidRPr="004A20DB">
          <w:rPr>
            <w:rFonts w:ascii="Times New Roman" w:eastAsia="Times New Roman" w:hAnsi="Times New Roman" w:cs="Times New Roman"/>
            <w:sz w:val="24"/>
            <w:szCs w:val="24"/>
          </w:rPr>
          <w:t>)</w:t>
        </w:r>
        <w:r w:rsidR="00A479C3" w:rsidRPr="004A20DB">
          <w:rPr>
            <w:rFonts w:ascii="Times New Roman" w:eastAsia="Times New Roman" w:hAnsi="Times New Roman" w:cs="Times New Roman"/>
            <w:sz w:val="24"/>
            <w:szCs w:val="24"/>
          </w:rPr>
          <w:t xml:space="preserve"> including individual effects of alleles and their pairwise interaction. </w:t>
        </w:r>
        <w:r w:rsidR="00AB2BF2" w:rsidRPr="004A20DB">
          <w:rPr>
            <w:rFonts w:ascii="Times New Roman" w:eastAsia="Times New Roman" w:hAnsi="Times New Roman" w:cs="Times New Roman"/>
            <w:sz w:val="24"/>
            <w:szCs w:val="24"/>
          </w:rPr>
          <w:t>A</w:t>
        </w:r>
        <w:r w:rsidR="00A479C3" w:rsidRPr="004A20DB">
          <w:rPr>
            <w:rFonts w:ascii="Times New Roman" w:eastAsia="Times New Roman" w:hAnsi="Times New Roman" w:cs="Times New Roman"/>
            <w:sz w:val="24"/>
            <w:szCs w:val="24"/>
          </w:rPr>
          <w:t xml:space="preserve"> physicist </w:t>
        </w:r>
        <w:r w:rsidR="00AB2BF2" w:rsidRPr="004A20DB">
          <w:rPr>
            <w:rFonts w:ascii="Times New Roman" w:eastAsia="Times New Roman" w:hAnsi="Times New Roman" w:cs="Times New Roman"/>
            <w:sz w:val="24"/>
            <w:szCs w:val="24"/>
          </w:rPr>
          <w:t xml:space="preserve">would </w:t>
        </w:r>
        <w:r w:rsidR="00A479C3" w:rsidRPr="004A20DB">
          <w:rPr>
            <w:rFonts w:ascii="Times New Roman" w:eastAsia="Times New Roman" w:hAnsi="Times New Roman" w:cs="Times New Roman"/>
            <w:sz w:val="24"/>
            <w:szCs w:val="24"/>
          </w:rPr>
          <w:t>recognize</w:t>
        </w:r>
        <w:r w:rsidR="00AB2BF2" w:rsidRPr="004A20DB">
          <w:rPr>
            <w:rFonts w:ascii="Times New Roman" w:eastAsia="Times New Roman" w:hAnsi="Times New Roman" w:cs="Times New Roman"/>
            <w:sz w:val="24"/>
            <w:szCs w:val="24"/>
          </w:rPr>
          <w:t xml:space="preserve"> here</w:t>
        </w:r>
        <w:r w:rsidR="00A479C3" w:rsidRPr="004A20DB">
          <w:rPr>
            <w:rFonts w:ascii="Times New Roman" w:eastAsia="Times New Roman" w:hAnsi="Times New Roman" w:cs="Times New Roman"/>
            <w:sz w:val="24"/>
            <w:szCs w:val="24"/>
          </w:rPr>
          <w:t xml:space="preserve"> the </w:t>
        </w:r>
        <w:r w:rsidR="00AB2BF2" w:rsidRPr="004A20DB">
          <w:rPr>
            <w:rFonts w:ascii="Times New Roman" w:eastAsia="Times New Roman" w:hAnsi="Times New Roman" w:cs="Times New Roman"/>
            <w:sz w:val="24"/>
            <w:szCs w:val="24"/>
          </w:rPr>
          <w:t xml:space="preserve">Gibbs </w:t>
        </w:r>
        <w:r w:rsidR="00651F13" w:rsidRPr="004A20DB">
          <w:rPr>
            <w:rFonts w:ascii="Times New Roman" w:eastAsia="Times New Roman" w:hAnsi="Times New Roman" w:cs="Times New Roman"/>
            <w:sz w:val="24"/>
            <w:szCs w:val="24"/>
          </w:rPr>
          <w:t>di</w:t>
        </w:r>
        <w:r w:rsidR="008F6F21" w:rsidRPr="004A20DB">
          <w:rPr>
            <w:rFonts w:ascii="Times New Roman" w:eastAsia="Times New Roman" w:hAnsi="Times New Roman" w:cs="Times New Roman"/>
            <w:sz w:val="24"/>
            <w:szCs w:val="24"/>
          </w:rPr>
          <w:t>s</w:t>
        </w:r>
        <w:r w:rsidR="00651F13" w:rsidRPr="004A20DB">
          <w:rPr>
            <w:rFonts w:ascii="Times New Roman" w:eastAsia="Times New Roman" w:hAnsi="Times New Roman" w:cs="Times New Roman"/>
            <w:sz w:val="24"/>
            <w:szCs w:val="24"/>
          </w:rPr>
          <w:t>tribution</w:t>
        </w:r>
        <w:r w:rsidR="00A479C3"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for</w:t>
        </w:r>
        <w:r w:rsidR="00A479C3" w:rsidRPr="004A20DB">
          <w:rPr>
            <w:rFonts w:ascii="Times New Roman" w:eastAsia="Times New Roman" w:hAnsi="Times New Roman" w:cs="Times New Roman"/>
            <w:sz w:val="24"/>
            <w:szCs w:val="24"/>
          </w:rPr>
          <w:t xml:space="preserve"> the Onsager model of ferromagneti</w:t>
        </w:r>
        <w:r w:rsidR="00AB2BF2" w:rsidRPr="004A20DB">
          <w:rPr>
            <w:rFonts w:ascii="Times New Roman" w:eastAsia="Times New Roman" w:hAnsi="Times New Roman" w:cs="Times New Roman"/>
            <w:sz w:val="24"/>
            <w:szCs w:val="24"/>
          </w:rPr>
          <w:t xml:space="preserve">sm. In population genetics, this Gaussian form </w:t>
        </w:r>
        <w:r w:rsidR="00A479C3" w:rsidRPr="004A20DB">
          <w:rPr>
            <w:rFonts w:ascii="Times New Roman" w:eastAsia="Times New Roman" w:hAnsi="Times New Roman" w:cs="Times New Roman"/>
            <w:sz w:val="24"/>
            <w:szCs w:val="24"/>
          </w:rPr>
          <w:t>has</w:t>
        </w:r>
        <w:r w:rsidR="00AB2BF2" w:rsidRPr="004A20DB">
          <w:rPr>
            <w:rFonts w:ascii="Times New Roman" w:eastAsia="Times New Roman" w:hAnsi="Times New Roman" w:cs="Times New Roman"/>
            <w:sz w:val="24"/>
            <w:szCs w:val="24"/>
          </w:rPr>
          <w:t xml:space="preserve"> a justification </w:t>
        </w:r>
        <w:r w:rsidR="00A479C3" w:rsidRPr="004A20DB">
          <w:rPr>
            <w:rFonts w:ascii="Times New Roman" w:eastAsia="Times New Roman" w:hAnsi="Times New Roman" w:cs="Times New Roman"/>
            <w:sz w:val="24"/>
            <w:szCs w:val="24"/>
          </w:rPr>
          <w:t xml:space="preserve">in the limit of QLE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A479C3" w:rsidRPr="004A20DB">
          <w:rPr>
            <w:rFonts w:ascii="Times New Roman" w:eastAsia="Times New Roman" w:hAnsi="Times New Roman" w:cs="Times New Roman"/>
            <w:sz w:val="24"/>
            <w:szCs w:val="24"/>
          </w:rPr>
          <w:t>.</w:t>
        </w:r>
        <w:r w:rsidR="00A16F07" w:rsidRPr="004A20DB">
          <w:rPr>
            <w:rFonts w:ascii="Times New Roman" w:eastAsia="Times New Roman" w:hAnsi="Times New Roman" w:cs="Times New Roman"/>
            <w:sz w:val="24"/>
            <w:szCs w:val="24"/>
          </w:rPr>
          <w:t xml:space="preserve"> Parameters of the Gaussian are fit to sequence data using various approximations</w:t>
        </w:r>
        <w:r w:rsidR="008D006D"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[67]</w:t>
        </w:r>
        <w:r w:rsidR="00CD5292">
          <w:rPr>
            <w:rFonts w:ascii="Times New Roman" w:eastAsia="Times New Roman" w:hAnsi="Times New Roman" w:cs="Times New Roman"/>
            <w:sz w:val="24"/>
            <w:szCs w:val="24"/>
          </w:rPr>
          <w:fldChar w:fldCharType="end"/>
        </w:r>
        <w:r w:rsidR="00A16F07"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DCA</w:t>
        </w:r>
        <w:r w:rsidR="00D65C4C" w:rsidRPr="004A20DB">
          <w:rPr>
            <w:rFonts w:ascii="Times New Roman" w:eastAsia="Times New Roman" w:hAnsi="Times New Roman" w:cs="Times New Roman"/>
            <w:sz w:val="24"/>
            <w:szCs w:val="24"/>
          </w:rPr>
          <w:t xml:space="preserve"> also</w:t>
        </w:r>
        <w:r w:rsidR="003F5305" w:rsidRPr="004A20DB">
          <w:rPr>
            <w:rFonts w:ascii="Times New Roman" w:eastAsia="Times New Roman" w:hAnsi="Times New Roman" w:cs="Times New Roman"/>
            <w:sz w:val="24"/>
            <w:szCs w:val="24"/>
          </w:rPr>
          <w:t xml:space="preserve"> include</w:t>
        </w:r>
        <w:r w:rsidR="00AB2BF2" w:rsidRPr="004A20DB">
          <w:rPr>
            <w:rFonts w:ascii="Times New Roman" w:eastAsia="Times New Roman" w:hAnsi="Times New Roman" w:cs="Times New Roman"/>
            <w:sz w:val="24"/>
            <w:szCs w:val="24"/>
          </w:rPr>
          <w:t>s</w:t>
        </w:r>
        <w:r w:rsidR="003F5305" w:rsidRPr="004A20DB">
          <w:rPr>
            <w:rFonts w:ascii="Times New Roman" w:eastAsia="Times New Roman" w:hAnsi="Times New Roman" w:cs="Times New Roman"/>
            <w:bCs/>
            <w:sz w:val="24"/>
            <w:szCs w:val="24"/>
            <w:lang w:val="en-US"/>
          </w:rPr>
          <w:t xml:space="preserve"> down-weighing sequences with over 80% identity, which is a phenomenological </w:t>
        </w:r>
        <w:r w:rsidR="00AB2BF2" w:rsidRPr="004A20DB">
          <w:rPr>
            <w:rFonts w:ascii="Times New Roman" w:eastAsia="Times New Roman" w:hAnsi="Times New Roman" w:cs="Times New Roman"/>
            <w:bCs/>
            <w:sz w:val="24"/>
            <w:szCs w:val="24"/>
            <w:lang w:val="en-US"/>
          </w:rPr>
          <w:t>trick to</w:t>
        </w:r>
        <w:r w:rsidR="003F5305" w:rsidRPr="004A20DB">
          <w:rPr>
            <w:rFonts w:ascii="Times New Roman" w:eastAsia="Times New Roman" w:hAnsi="Times New Roman" w:cs="Times New Roman"/>
            <w:bCs/>
            <w:sz w:val="24"/>
            <w:szCs w:val="24"/>
            <w:lang w:val="en-US"/>
          </w:rPr>
          <w:t xml:space="preserve"> deal with the effects of random linkage</w:t>
        </w:r>
        <w:r w:rsidR="003F5305" w:rsidRPr="004A20DB">
          <w:rPr>
            <w:rFonts w:ascii="Times New Roman" w:hAnsi="Times New Roman" w:cs="Times New Roman"/>
            <w:color w:val="000000"/>
            <w:sz w:val="20"/>
            <w:szCs w:val="20"/>
            <w:shd w:val="clear" w:color="auto" w:fill="FFFFFF"/>
            <w:lang w:val="en-US"/>
          </w:rPr>
          <w:t xml:space="preserve">. </w:t>
        </w:r>
        <w:r w:rsidR="00B21171"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As result</w:t>
        </w:r>
      </w:ins>
      <w:r w:rsidR="00AB2BF2" w:rsidRPr="004A20DB">
        <w:rPr>
          <w:rFonts w:ascii="Times New Roman" w:eastAsia="Times New Roman" w:hAnsi="Times New Roman" w:cs="Times New Roman"/>
          <w:sz w:val="24"/>
          <w:szCs w:val="24"/>
        </w:rPr>
        <w:t xml:space="preserve">, the number of false-positive epistatic bonds </w:t>
      </w:r>
      <w:r w:rsidR="00C24E90" w:rsidRPr="004A20DB">
        <w:rPr>
          <w:rFonts w:ascii="Times New Roman" w:eastAsia="Times New Roman" w:hAnsi="Times New Roman" w:cs="Times New Roman"/>
          <w:sz w:val="24"/>
          <w:szCs w:val="24"/>
        </w:rPr>
        <w:t>d</w:t>
      </w:r>
      <w:r w:rsidR="00AB2BF2" w:rsidRPr="004A20DB">
        <w:rPr>
          <w:rFonts w:ascii="Times New Roman" w:eastAsia="Times New Roman" w:hAnsi="Times New Roman" w:cs="Times New Roman"/>
          <w:sz w:val="24"/>
          <w:szCs w:val="24"/>
        </w:rPr>
        <w:t xml:space="preserve">ue to genetic linkage is </w:t>
      </w:r>
      <w:ins w:id="255" w:author="Author" w:date="2026-05-07T13:24:00Z">
        <w:r w:rsidR="00AB2BF2" w:rsidRPr="004A20DB">
          <w:rPr>
            <w:rFonts w:ascii="Times New Roman" w:eastAsia="Times New Roman" w:hAnsi="Times New Roman" w:cs="Times New Roman"/>
            <w:sz w:val="24"/>
            <w:szCs w:val="24"/>
          </w:rPr>
          <w:t xml:space="preserve">sharply </w:t>
        </w:r>
      </w:ins>
      <w:r w:rsidR="00AB2BF2" w:rsidRPr="004A20DB">
        <w:rPr>
          <w:rFonts w:ascii="Times New Roman" w:eastAsia="Times New Roman" w:hAnsi="Times New Roman" w:cs="Times New Roman"/>
          <w:sz w:val="24"/>
          <w:szCs w:val="24"/>
        </w:rPr>
        <w:t>decreased</w:t>
      </w:r>
      <w:del w:id="256" w:author="Author" w:date="2026-05-07T13:24:00Z">
        <w:r>
          <w:rPr>
            <w:rFonts w:ascii="Times New Roman" w:eastAsia="Times New Roman" w:hAnsi="Times New Roman" w:cs="Times New Roman"/>
            <w:sz w:val="24"/>
            <w:szCs w:val="24"/>
          </w:rPr>
          <w:delText>, and very few bonds are left</w:delText>
        </w:r>
      </w:del>
      <w:r w:rsidR="00AB2BF2" w:rsidRPr="004A20DB">
        <w:rPr>
          <w:rFonts w:ascii="Times New Roman" w:eastAsia="Times New Roman" w:hAnsi="Times New Roman" w:cs="Times New Roman"/>
          <w:sz w:val="24"/>
          <w:szCs w:val="24"/>
        </w:rPr>
        <w:t xml:space="preserve"> (Fig. </w:t>
      </w:r>
      <w:del w:id="257" w:author="Author" w:date="2026-05-07T13:24:00Z">
        <w:r>
          <w:rPr>
            <w:rFonts w:ascii="Times New Roman" w:eastAsia="Times New Roman" w:hAnsi="Times New Roman" w:cs="Times New Roman"/>
            <w:sz w:val="24"/>
            <w:szCs w:val="24"/>
          </w:rPr>
          <w:delText>5C). However, this</w:delText>
        </w:r>
      </w:del>
      <w:ins w:id="258" w:author="Author" w:date="2026-05-07T13:24:00Z">
        <w:r w:rsidR="0065576F">
          <w:rPr>
            <w:rFonts w:ascii="Times New Roman" w:eastAsia="Times New Roman" w:hAnsi="Times New Roman" w:cs="Times New Roman"/>
            <w:sz w:val="24"/>
            <w:szCs w:val="24"/>
          </w:rPr>
          <w:t>7</w:t>
        </w:r>
        <w:r w:rsidR="003F36B7">
          <w:rPr>
            <w:rFonts w:ascii="Times New Roman" w:eastAsia="Times New Roman" w:hAnsi="Times New Roman" w:cs="Times New Roman"/>
            <w:sz w:val="24"/>
            <w:szCs w:val="24"/>
          </w:rPr>
          <w:t>B</w:t>
        </w:r>
        <w:r w:rsidR="00AB2BF2"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bCs/>
            <w:sz w:val="24"/>
            <w:szCs w:val="24"/>
            <w:lang w:val="en-US"/>
          </w:rPr>
          <w:t>The</w:t>
        </w:r>
        <w:r w:rsidR="00AB2BF2" w:rsidRPr="004A20DB">
          <w:rPr>
            <w:rFonts w:ascii="Times New Roman" w:eastAsia="Times New Roman" w:hAnsi="Times New Roman" w:cs="Times New Roman"/>
            <w:sz w:val="24"/>
            <w:szCs w:val="24"/>
          </w:rPr>
          <w:t xml:space="preserve"> DCA</w:t>
        </w:r>
      </w:ins>
      <w:r w:rsidR="0008188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approach </w:t>
      </w:r>
      <w:del w:id="259" w:author="Author" w:date="2026-05-07T13:24:00Z">
        <w:r>
          <w:rPr>
            <w:rFonts w:ascii="Times New Roman" w:eastAsia="Times New Roman" w:hAnsi="Times New Roman" w:cs="Times New Roman"/>
            <w:sz w:val="24"/>
            <w:szCs w:val="24"/>
          </w:rPr>
          <w:delText>creates</w:delText>
        </w:r>
      </w:del>
      <w:ins w:id="260" w:author="Author" w:date="2026-05-07T13:24:00Z">
        <w:r w:rsidR="00C24E90" w:rsidRPr="004A20DB">
          <w:rPr>
            <w:rFonts w:ascii="Times New Roman" w:eastAsia="Times New Roman" w:hAnsi="Times New Roman" w:cs="Times New Roman"/>
            <w:sz w:val="24"/>
            <w:szCs w:val="24"/>
          </w:rPr>
          <w:t>has</w:t>
        </w:r>
      </w:ins>
      <w:r w:rsidR="00C24E9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other problems</w:t>
      </w:r>
      <w:ins w:id="261" w:author="Author" w:date="2026-05-07T13:24:00Z">
        <w:r w:rsidR="00AB2BF2" w:rsidRPr="004A20DB">
          <w:rPr>
            <w:rFonts w:ascii="Times New Roman" w:eastAsia="Times New Roman" w:hAnsi="Times New Roman" w:cs="Times New Roman"/>
            <w:sz w:val="24"/>
            <w:szCs w:val="24"/>
          </w:rPr>
          <w:t xml:space="preserve"> as well</w:t>
        </w:r>
      </w:ins>
      <w:r w:rsidR="00081885" w:rsidRPr="004A20DB">
        <w:rPr>
          <w:rFonts w:ascii="Times New Roman" w:eastAsia="Times New Roman" w:hAnsi="Times New Roman" w:cs="Times New Roman"/>
          <w:sz w:val="24"/>
          <w:szCs w:val="24"/>
        </w:rPr>
        <w:t xml:space="preserve">. Firstly, </w:t>
      </w:r>
      <w:del w:id="262" w:author="Author" w:date="2026-05-07T13:24:00Z">
        <w:r>
          <w:rPr>
            <w:rFonts w:ascii="Times New Roman" w:eastAsia="Times New Roman" w:hAnsi="Times New Roman" w:cs="Times New Roman"/>
            <w:sz w:val="24"/>
            <w:szCs w:val="24"/>
          </w:rPr>
          <w:delText>the original QLE (30, 32)</w:delText>
        </w:r>
      </w:del>
      <w:ins w:id="263" w:author="Author" w:date="2026-05-07T13:24:00Z">
        <w:r w:rsidRPr="004A20DB">
          <w:rPr>
            <w:rFonts w:ascii="Times New Roman" w:eastAsia="Times New Roman" w:hAnsi="Times New Roman" w:cs="Times New Roman"/>
            <w:sz w:val="24"/>
            <w:szCs w:val="24"/>
          </w:rPr>
          <w:t>QLE</w:t>
        </w:r>
        <w:r w:rsidR="00316475" w:rsidRPr="004A20DB">
          <w:rPr>
            <w:rFonts w:ascii="Times New Roman" w:eastAsia="Times New Roman" w:hAnsi="Times New Roman" w:cs="Times New Roman"/>
            <w:sz w:val="24"/>
            <w:szCs w:val="24"/>
          </w:rPr>
          <w:t xml:space="preserve"> approximation</w:t>
        </w:r>
        <w:r w:rsidR="00081885" w:rsidRPr="004A20DB">
          <w:rPr>
            <w:rFonts w:ascii="Times New Roman" w:eastAsia="Times New Roman" w:hAnsi="Times New Roman" w:cs="Times New Roman"/>
            <w:sz w:val="24"/>
            <w:szCs w:val="24"/>
          </w:rPr>
          <w:t xml:space="preserve"> that lies at the basis of DCA</w:t>
        </w:r>
      </w:ins>
      <w:r w:rsidR="0031647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was formulated for sequences from the same population of the same species, not from different species, and the validity of such a leap to cross-species comparison is not formally justified. Secondly, such</w:t>
      </w:r>
      <w:ins w:id="264" w:author="Author" w:date="2026-05-07T13:24:00Z">
        <w:r w:rsidRPr="004A20DB">
          <w:rPr>
            <w:rFonts w:ascii="Times New Roman" w:eastAsia="Times New Roman" w:hAnsi="Times New Roman" w:cs="Times New Roman"/>
            <w:sz w:val="24"/>
            <w:szCs w:val="24"/>
          </w:rPr>
          <w:t xml:space="preserve"> </w:t>
        </w:r>
        <w:r w:rsidR="00D65C4C" w:rsidRPr="004A20DB">
          <w:rPr>
            <w:rFonts w:ascii="Times New Roman" w:eastAsia="Times New Roman" w:hAnsi="Times New Roman" w:cs="Times New Roman"/>
            <w:sz w:val="24"/>
            <w:szCs w:val="24"/>
          </w:rPr>
          <w:t>an</w:t>
        </w:r>
      </w:ins>
      <w:r w:rsidR="00D65C4C"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approach assumes that pairwise interactions did not change for million years since the most </w:t>
      </w:r>
      <w:r w:rsidRPr="004A20DB">
        <w:rPr>
          <w:rFonts w:ascii="Times New Roman" w:eastAsia="Times New Roman" w:hAnsi="Times New Roman" w:cs="Times New Roman"/>
          <w:sz w:val="24"/>
          <w:szCs w:val="24"/>
        </w:rPr>
        <w:lastRenderedPageBreak/>
        <w:t>recent common ancestor</w:t>
      </w:r>
      <w:del w:id="265" w:author="Author" w:date="2026-05-07T13:24:00Z">
        <w:r>
          <w:rPr>
            <w:rFonts w:ascii="Times New Roman" w:eastAsia="Times New Roman" w:hAnsi="Times New Roman" w:cs="Times New Roman"/>
            <w:sz w:val="24"/>
            <w:szCs w:val="24"/>
          </w:rPr>
          <w:delText>, which is not plausible.</w:delText>
        </w:r>
      </w:del>
      <w:ins w:id="266" w:author="Author" w:date="2026-05-07T13:24:00Z">
        <w:r w:rsidR="00D65C4C" w:rsidRPr="004A20DB">
          <w:rPr>
            <w:rFonts w:ascii="Times New Roman" w:eastAsia="Times New Roman" w:hAnsi="Times New Roman" w:cs="Times New Roman"/>
            <w:sz w:val="24"/>
            <w:szCs w:val="24"/>
          </w:rPr>
          <w:t xml:space="preserve"> of these species</w:t>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Interactions of higher orders may be incorporated into pairwise interactions on short time scales, as done in our work as well, but such renormalized values are expected to change at long interspecies times. </w:t>
      </w:r>
      <w:del w:id="267" w:author="Author" w:date="2026-05-07T13:24:00Z">
        <w:r>
          <w:rPr>
            <w:rFonts w:ascii="Times New Roman" w:eastAsia="Times New Roman" w:hAnsi="Times New Roman" w:cs="Times New Roman"/>
            <w:sz w:val="24"/>
            <w:szCs w:val="24"/>
          </w:rPr>
          <w:delText xml:space="preserve">Thirdly, because in in QLE approach, all </w:delText>
        </w:r>
        <w:r>
          <w:rPr>
            <w:rFonts w:ascii="Times New Roman" w:eastAsia="Times New Roman" w:hAnsi="Times New Roman" w:cs="Times New Roman"/>
            <w:i/>
            <w:sz w:val="24"/>
            <w:szCs w:val="24"/>
          </w:rPr>
          <w:delText>L</w:delText>
        </w:r>
        <w:r>
          <w:rPr>
            <w:rFonts w:ascii="Times New Roman" w:eastAsia="Times New Roman" w:hAnsi="Times New Roman" w:cs="Times New Roman"/>
            <w:sz w:val="24"/>
            <w:szCs w:val="24"/>
            <w:vertAlign w:val="superscript"/>
          </w:rPr>
          <w:delText>2</w:delText>
        </w:r>
        <w:r>
          <w:rPr>
            <w:rFonts w:ascii="Times New Roman" w:eastAsia="Times New Roman" w:hAnsi="Times New Roman" w:cs="Times New Roman"/>
            <w:sz w:val="24"/>
            <w:szCs w:val="24"/>
          </w:rPr>
          <w:delText>/2 coefficients of a large interaction matrix are fit to genomic data at once, the number of fitting parameters is large, which may cause unstable results due to even small errors. In contrast, our method uses data for one species, direct calculation instead of fitting, and works with one site pair at a time.</w:delText>
        </w:r>
      </w:del>
      <w:ins w:id="268" w:author="Author" w:date="2026-05-07T13:24:00Z">
        <w:r w:rsidR="00D4242A" w:rsidRPr="004A20DB">
          <w:rPr>
            <w:rFonts w:ascii="Times New Roman" w:eastAsia="Times New Roman" w:hAnsi="Times New Roman" w:cs="Times New Roman"/>
            <w:sz w:val="24"/>
            <w:szCs w:val="24"/>
          </w:rPr>
          <w:t>Thirdly</w:t>
        </w:r>
        <w:r w:rsidR="00B872A7" w:rsidRPr="004A20DB">
          <w:rPr>
            <w:rFonts w:ascii="Times New Roman" w:eastAsia="Times New Roman" w:hAnsi="Times New Roman" w:cs="Times New Roman"/>
            <w:sz w:val="24"/>
            <w:szCs w:val="24"/>
          </w:rPr>
          <w:t>,</w:t>
        </w:r>
        <w:r w:rsidR="00203E5E" w:rsidRPr="004A20DB">
          <w:rPr>
            <w:rFonts w:ascii="Times New Roman" w:eastAsia="Times New Roman" w:hAnsi="Times New Roman" w:cs="Times New Roman"/>
            <w:sz w:val="24"/>
            <w:szCs w:val="24"/>
          </w:rPr>
          <w:t xml:space="preserve"> </w:t>
        </w:r>
        <w:r w:rsidR="00B82515" w:rsidRPr="004A20DB">
          <w:rPr>
            <w:rFonts w:ascii="Times New Roman" w:eastAsia="Times New Roman" w:hAnsi="Times New Roman" w:cs="Times New Roman"/>
            <w:sz w:val="24"/>
            <w:szCs w:val="24"/>
          </w:rPr>
          <w:t>QLE</w:t>
        </w:r>
        <w:r w:rsidR="00081885"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does not </w:t>
        </w:r>
        <w:r w:rsidR="00F9174A" w:rsidRPr="004A20DB">
          <w:rPr>
            <w:rFonts w:ascii="Times New Roman" w:eastAsia="Times New Roman" w:hAnsi="Times New Roman" w:cs="Times New Roman"/>
            <w:sz w:val="24"/>
            <w:szCs w:val="24"/>
          </w:rPr>
          <w:t xml:space="preserve">work in </w:t>
        </w:r>
        <w:r w:rsidR="00203E5E" w:rsidRPr="004A20DB">
          <w:rPr>
            <w:rFonts w:ascii="Times New Roman" w:eastAsia="Times New Roman" w:hAnsi="Times New Roman" w:cs="Times New Roman"/>
            <w:sz w:val="24"/>
            <w:szCs w:val="24"/>
          </w:rPr>
          <w:t>SARS CoV-2 evolution</w:t>
        </w:r>
        <w:r w:rsidR="00050B99" w:rsidRPr="004A20DB">
          <w:rPr>
            <w:rFonts w:ascii="Times New Roman" w:eastAsia="Times New Roman" w:hAnsi="Times New Roman" w:cs="Times New Roman"/>
            <w:sz w:val="24"/>
            <w:szCs w:val="24"/>
          </w:rPr>
          <w:t>, because l</w:t>
        </w:r>
        <w:r w:rsidR="00203E5E" w:rsidRPr="004A20DB">
          <w:rPr>
            <w:rFonts w:ascii="Times New Roman" w:eastAsia="Times New Roman" w:hAnsi="Times New Roman" w:cs="Times New Roman"/>
            <w:sz w:val="24"/>
            <w:szCs w:val="24"/>
          </w:rPr>
          <w:t xml:space="preserve">inkage effects, </w:t>
        </w:r>
        <w:r w:rsidR="00050B99" w:rsidRPr="004A20DB">
          <w:rPr>
            <w:rFonts w:ascii="Times New Roman" w:eastAsia="Times New Roman" w:hAnsi="Times New Roman" w:cs="Times New Roman"/>
            <w:sz w:val="24"/>
            <w:szCs w:val="24"/>
          </w:rPr>
          <w:t>which are</w:t>
        </w:r>
        <w:r w:rsidR="00F57B46"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negligible in </w:t>
        </w:r>
        <w:r w:rsidR="00B82515" w:rsidRPr="004A20DB">
          <w:rPr>
            <w:rFonts w:ascii="Times New Roman" w:eastAsia="Times New Roman" w:hAnsi="Times New Roman" w:cs="Times New Roman"/>
            <w:sz w:val="24"/>
            <w:szCs w:val="24"/>
          </w:rPr>
          <w:t>QLE</w:t>
        </w:r>
        <w:r w:rsidR="00203E5E" w:rsidRPr="004A20DB">
          <w:rPr>
            <w:rFonts w:ascii="Times New Roman" w:eastAsia="Times New Roman" w:hAnsi="Times New Roman" w:cs="Times New Roman"/>
            <w:sz w:val="24"/>
            <w:szCs w:val="24"/>
          </w:rPr>
          <w:t xml:space="preserve"> limit,</w:t>
        </w:r>
        <w:r w:rsidR="003C4E3B"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are </w:t>
        </w:r>
        <w:r w:rsidR="00AB5E6D" w:rsidRPr="004A20DB">
          <w:rPr>
            <w:rFonts w:ascii="Times New Roman" w:eastAsia="Times New Roman" w:hAnsi="Times New Roman" w:cs="Times New Roman"/>
            <w:sz w:val="24"/>
            <w:szCs w:val="24"/>
          </w:rPr>
          <w:t>strong</w:t>
        </w:r>
        <w:r w:rsidR="00050B99" w:rsidRPr="004A20DB">
          <w:rPr>
            <w:rFonts w:ascii="Times New Roman" w:eastAsia="Times New Roman" w:hAnsi="Times New Roman" w:cs="Times New Roman"/>
            <w:sz w:val="24"/>
            <w:szCs w:val="24"/>
          </w:rPr>
          <w:t>. Lastly</w:t>
        </w:r>
        <w:r w:rsidR="003C4E3B" w:rsidRPr="004A20DB">
          <w:rPr>
            <w:rFonts w:ascii="Times New Roman" w:eastAsia="Times New Roman" w:hAnsi="Times New Roman" w:cs="Times New Roman"/>
            <w:sz w:val="24"/>
            <w:szCs w:val="24"/>
          </w:rPr>
          <w:t>, a</w:t>
        </w:r>
        <w:r w:rsidR="00203E5E" w:rsidRPr="004A20DB">
          <w:rPr>
            <w:rFonts w:ascii="Times New Roman" w:eastAsia="Times New Roman" w:hAnsi="Times New Roman" w:cs="Times New Roman"/>
            <w:sz w:val="24"/>
            <w:szCs w:val="24"/>
          </w:rPr>
          <w:t xml:space="preserve"> population</w:t>
        </w:r>
        <w:r w:rsidR="00AE78CB" w:rsidRPr="004A20DB">
          <w:rPr>
            <w:rFonts w:ascii="Times New Roman" w:eastAsia="Times New Roman" w:hAnsi="Times New Roman" w:cs="Times New Roman"/>
            <w:sz w:val="24"/>
            <w:szCs w:val="24"/>
          </w:rPr>
          <w:t xml:space="preserve"> of infected individuals</w:t>
        </w:r>
        <w:r w:rsidR="00203E5E" w:rsidRPr="004A20DB">
          <w:rPr>
            <w:rFonts w:ascii="Times New Roman" w:eastAsia="Times New Roman" w:hAnsi="Times New Roman" w:cs="Times New Roman"/>
            <w:sz w:val="24"/>
            <w:szCs w:val="24"/>
          </w:rPr>
          <w:t xml:space="preserve"> is not as large as required for QLE to work.</w:t>
        </w:r>
        <w:r w:rsidR="00A87BD0" w:rsidRPr="004A20DB">
          <w:rPr>
            <w:rFonts w:ascii="Times New Roman" w:eastAsia="Times New Roman" w:hAnsi="Times New Roman" w:cs="Times New Roman"/>
            <w:sz w:val="24"/>
            <w:szCs w:val="24"/>
          </w:rPr>
          <w:t xml:space="preserve"> </w:t>
        </w:r>
      </w:ins>
    </w:p>
    <w:p w14:paraId="76E45170" w14:textId="6371155F" w:rsidR="001E5EAD" w:rsidRPr="004A20DB" w:rsidRDefault="001E5EAD" w:rsidP="001E5EAD">
      <w:pPr>
        <w:spacing w:after="0" w:line="360" w:lineRule="auto"/>
        <w:ind w:firstLine="720"/>
        <w:jc w:val="both"/>
        <w:rPr>
          <w:ins w:id="269" w:author="Author" w:date="2026-05-07T13:24:00Z"/>
          <w:rFonts w:ascii="Times New Roman" w:eastAsia="Times New Roman" w:hAnsi="Times New Roman" w:cs="Times New Roman"/>
          <w:bCs/>
          <w:sz w:val="24"/>
          <w:szCs w:val="24"/>
          <w:lang w:val="en-US"/>
        </w:rPr>
      </w:pPr>
      <w:ins w:id="270" w:author="Author" w:date="2026-05-07T13:24:00Z">
        <w:r w:rsidRPr="004A20DB">
          <w:rPr>
            <w:rFonts w:ascii="Times New Roman" w:eastAsia="Times New Roman" w:hAnsi="Times New Roman" w:cs="Times New Roman"/>
            <w:sz w:val="24"/>
            <w:szCs w:val="24"/>
          </w:rPr>
          <w:t>Note that the use of tree-based methods does</w:t>
        </w:r>
        <w:r w:rsidRPr="004A20DB">
          <w:rPr>
            <w:rFonts w:ascii="Times New Roman" w:eastAsia="Times New Roman" w:hAnsi="Times New Roman" w:cs="Times New Roman"/>
            <w:bCs/>
            <w:sz w:val="24"/>
            <w:szCs w:val="24"/>
          </w:rPr>
          <w:t xml:space="preserve"> not automatically compensate for strong linkage effects. </w:t>
        </w:r>
        <w:r w:rsidRPr="004A20DB">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CD5292">
          <w:rPr>
            <w:rFonts w:ascii="Times New Roman" w:eastAsia="Times New Roman" w:hAnsi="Times New Roman" w:cs="Times New Roman"/>
            <w:bCs/>
            <w:sz w:val="24"/>
            <w:szCs w:val="24"/>
            <w:lang w:val="en-US"/>
          </w:rPr>
          <w:fldChar w:fldCharType="begin"/>
        </w:r>
        <w:r w:rsidR="00CD5292">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[34]</w:t>
        </w:r>
        <w:r w:rsidR="00CD5292">
          <w:rPr>
            <w:rFonts w:ascii="Times New Roman" w:eastAsia="Times New Roman" w:hAnsi="Times New Roman" w:cs="Times New Roman"/>
            <w:bCs/>
            <w:sz w:val="24"/>
            <w:szCs w:val="24"/>
            <w:lang w:val="en-US"/>
          </w:rPr>
          <w:fldChar w:fldCharType="end"/>
        </w:r>
        <w:r w:rsidRPr="004A20DB">
          <w:rPr>
            <w:rFonts w:ascii="Times New Roman" w:eastAsia="Times New Roman" w:hAnsi="Times New Roman" w:cs="Times New Roman"/>
            <w:bCs/>
            <w:sz w:val="24"/>
            <w:szCs w:val="24"/>
            <w:lang w:val="en-US"/>
          </w:rPr>
          <w:t xml:space="preserve">. </w:t>
        </w:r>
        <w:r w:rsidR="00150B08" w:rsidRPr="004A20DB">
          <w:rPr>
            <w:rFonts w:ascii="Times New Roman" w:eastAsia="Times New Roman" w:hAnsi="Times New Roman" w:cs="Times New Roman"/>
            <w:bCs/>
            <w:sz w:val="24"/>
            <w:szCs w:val="24"/>
            <w:lang w:val="en-US"/>
          </w:rPr>
          <w:t xml:space="preserve">To </w:t>
        </w:r>
        <w:r w:rsidR="00565D3D" w:rsidRPr="004A20DB">
          <w:rPr>
            <w:rFonts w:ascii="Times New Roman" w:eastAsia="Times New Roman" w:hAnsi="Times New Roman" w:cs="Times New Roman"/>
            <w:bCs/>
            <w:sz w:val="24"/>
            <w:szCs w:val="24"/>
            <w:lang w:val="en-US"/>
          </w:rPr>
          <w:t>exclude the effects of</w:t>
        </w:r>
        <w:r w:rsidR="00150B08" w:rsidRPr="004A20DB">
          <w:rPr>
            <w:rFonts w:ascii="Times New Roman" w:eastAsia="Times New Roman" w:hAnsi="Times New Roman" w:cs="Times New Roman"/>
            <w:bCs/>
            <w:sz w:val="24"/>
            <w:szCs w:val="24"/>
            <w:lang w:val="en-US"/>
          </w:rPr>
          <w:t xml:space="preserve"> linkage, </w:t>
        </w:r>
        <w:r w:rsidR="00182B0E" w:rsidRPr="004A20DB">
          <w:rPr>
            <w:rFonts w:ascii="Times New Roman" w:eastAsia="Times New Roman" w:hAnsi="Times New Roman" w:cs="Times New Roman"/>
            <w:bCs/>
            <w:sz w:val="24"/>
            <w:szCs w:val="24"/>
            <w:lang w:val="en-US"/>
          </w:rPr>
          <w:t>one group</w:t>
        </w:r>
        <w:r w:rsidR="00F002B2" w:rsidRPr="004A20DB" w:rsidDel="00012969">
          <w:rPr>
            <w:rFonts w:ascii="Times New Roman" w:eastAsia="Times New Roman" w:hAnsi="Times New Roman" w:cs="Times New Roman"/>
            <w:bCs/>
            <w:sz w:val="24"/>
            <w:szCs w:val="24"/>
            <w:lang w:val="en-US"/>
          </w:rPr>
          <w:t xml:space="preserve"> </w:t>
        </w:r>
        <w:r w:rsidR="00F706D7" w:rsidRPr="004A20DB">
          <w:rPr>
            <w:rFonts w:ascii="Times New Roman" w:eastAsia="Times New Roman" w:hAnsi="Times New Roman" w:cs="Times New Roman"/>
            <w:bCs/>
            <w:sz w:val="24"/>
            <w:szCs w:val="24"/>
            <w:lang w:val="en-US"/>
          </w:rPr>
          <w:t>use</w:t>
        </w:r>
        <w:r w:rsidR="00182B0E" w:rsidRPr="004A20DB">
          <w:rPr>
            <w:rFonts w:ascii="Times New Roman" w:eastAsia="Times New Roman" w:hAnsi="Times New Roman" w:cs="Times New Roman"/>
            <w:bCs/>
            <w:sz w:val="24"/>
            <w:szCs w:val="24"/>
            <w:lang w:val="en-US"/>
          </w:rPr>
          <w:t>d</w:t>
        </w:r>
        <w:r w:rsidR="00F706D7" w:rsidRPr="004A20DB">
          <w:rPr>
            <w:rFonts w:ascii="Times New Roman" w:eastAsia="Times New Roman" w:hAnsi="Times New Roman" w:cs="Times New Roman"/>
            <w:bCs/>
            <w:sz w:val="24"/>
            <w:szCs w:val="24"/>
            <w:lang w:val="en-US"/>
          </w:rPr>
          <w:t xml:space="preserve"> </w:t>
        </w:r>
        <w:r w:rsidRPr="004A20DB">
          <w:rPr>
            <w:rFonts w:ascii="Times New Roman" w:eastAsia="Times New Roman" w:hAnsi="Times New Roman" w:cs="Times New Roman"/>
            <w:bCs/>
            <w:sz w:val="24"/>
            <w:szCs w:val="24"/>
            <w:lang w:val="en-US"/>
          </w:rPr>
          <w:t>synonymous sites as markers of linkage</w:t>
        </w:r>
        <w:r w:rsidR="00DF6493" w:rsidRPr="004A20DB">
          <w:rPr>
            <w:rFonts w:ascii="Times New Roman" w:eastAsia="Times New Roman" w:hAnsi="Times New Roman" w:cs="Times New Roman"/>
            <w:bCs/>
            <w:sz w:val="24"/>
            <w:szCs w:val="24"/>
            <w:lang w:val="en-US"/>
          </w:rPr>
          <w:t xml:space="preserve">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150B08" w:rsidRPr="004A20DB">
          <w:rPr>
            <w:rFonts w:ascii="Times New Roman" w:eastAsia="Times New Roman" w:hAnsi="Times New Roman" w:cs="Times New Roman"/>
            <w:bCs/>
            <w:sz w:val="24"/>
            <w:szCs w:val="24"/>
            <w:lang w:val="en-US"/>
          </w:rPr>
          <w:t>. However,</w:t>
        </w:r>
        <w:r w:rsidRPr="004A20DB">
          <w:rPr>
            <w:rFonts w:ascii="Times New Roman" w:eastAsia="Times New Roman" w:hAnsi="Times New Roman" w:cs="Times New Roman"/>
            <w:bCs/>
            <w:sz w:val="24"/>
            <w:szCs w:val="24"/>
            <w:lang w:val="en-US"/>
          </w:rPr>
          <w:t xml:space="preserve"> the accuracy </w:t>
        </w:r>
        <w:r w:rsidR="00891CAF" w:rsidRPr="004A20DB">
          <w:rPr>
            <w:rFonts w:ascii="Times New Roman" w:eastAsia="Times New Roman" w:hAnsi="Times New Roman" w:cs="Times New Roman"/>
            <w:bCs/>
            <w:sz w:val="24"/>
            <w:szCs w:val="24"/>
            <w:lang w:val="en-US"/>
          </w:rPr>
          <w:t xml:space="preserve">of this method </w:t>
        </w:r>
        <w:r w:rsidR="00150B08" w:rsidRPr="004A20DB">
          <w:rPr>
            <w:rFonts w:ascii="Times New Roman" w:eastAsia="Times New Roman" w:hAnsi="Times New Roman" w:cs="Times New Roman"/>
            <w:bCs/>
            <w:sz w:val="24"/>
            <w:szCs w:val="24"/>
            <w:lang w:val="en-US"/>
          </w:rPr>
          <w:t>was</w:t>
        </w:r>
        <w:r w:rsidRPr="004A20DB">
          <w:rPr>
            <w:rFonts w:ascii="Times New Roman" w:eastAsia="Times New Roman" w:hAnsi="Times New Roman" w:cs="Times New Roman"/>
            <w:bCs/>
            <w:sz w:val="24"/>
            <w:szCs w:val="24"/>
            <w:lang w:val="en-US"/>
          </w:rPr>
          <w:t xml:space="preserve"> not tested </w:t>
        </w:r>
        <w:r w:rsidR="00F002B2" w:rsidRPr="004A20DB">
          <w:rPr>
            <w:rFonts w:ascii="Times New Roman" w:eastAsia="Times New Roman" w:hAnsi="Times New Roman" w:cs="Times New Roman"/>
            <w:bCs/>
            <w:sz w:val="24"/>
            <w:szCs w:val="24"/>
            <w:lang w:val="en-US"/>
          </w:rPr>
          <w:t>in</w:t>
        </w:r>
        <w:r w:rsidRPr="004A20DB">
          <w:rPr>
            <w:rFonts w:ascii="Times New Roman" w:eastAsia="Times New Roman" w:hAnsi="Times New Roman" w:cs="Times New Roman"/>
            <w:bCs/>
            <w:sz w:val="24"/>
            <w:szCs w:val="24"/>
            <w:lang w:val="en-US"/>
          </w:rPr>
          <w:t xml:space="preserve"> simulation. </w:t>
        </w:r>
      </w:ins>
    </w:p>
    <w:p w14:paraId="17D9E586" w14:textId="1D8F242E" w:rsidR="0087149A" w:rsidRPr="004A20DB" w:rsidRDefault="0076272C">
      <w:pPr>
        <w:spacing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To conclude, the present study </w:t>
      </w:r>
      <w:del w:id="271" w:author="Author" w:date="2026-05-07T13:24:00Z">
        <w:r w:rsidRPr="0076272C">
          <w:rPr>
            <w:rFonts w:ascii="Times New Roman" w:eastAsia="Times New Roman" w:hAnsi="Times New Roman" w:cs="Times New Roman"/>
            <w:sz w:val="24"/>
            <w:szCs w:val="24"/>
          </w:rPr>
          <w:delText>demonstrates</w:delText>
        </w:r>
      </w:del>
      <w:ins w:id="272" w:author="Author" w:date="2026-05-07T13:24:00Z">
        <w:r w:rsidR="005209BB" w:rsidRPr="004A20DB">
          <w:rPr>
            <w:rFonts w:ascii="Times New Roman" w:eastAsia="Times New Roman" w:hAnsi="Times New Roman" w:cs="Times New Roman"/>
            <w:sz w:val="24"/>
            <w:szCs w:val="24"/>
          </w:rPr>
          <w:t>confirms</w:t>
        </w:r>
      </w:ins>
      <w:r w:rsidR="005209BB"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the existence of fundamental limitations on epistasis detection due to genetic linkage</w:t>
      </w:r>
      <w:del w:id="273" w:author="Author" w:date="2026-05-07T13:24:00Z">
        <w:r w:rsidRPr="0076272C">
          <w:rPr>
            <w:rFonts w:ascii="Times New Roman" w:eastAsia="Times New Roman" w:hAnsi="Times New Roman" w:cs="Times New Roman"/>
            <w:sz w:val="24"/>
            <w:szCs w:val="24"/>
          </w:rPr>
          <w:delText xml:space="preserve"> that the mainstream QLE approximation ignores.</w:delText>
        </w:r>
      </w:del>
      <w:ins w:id="274" w:author="Author" w:date="2026-05-07T13:24:00Z">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Within this limitation, a </w:t>
      </w:r>
      <w:del w:id="275" w:author="Author" w:date="2026-05-07T13:24:00Z">
        <w:r w:rsidRPr="0076272C">
          <w:rPr>
            <w:rFonts w:ascii="Times New Roman" w:eastAsia="Times New Roman" w:hAnsi="Times New Roman" w:cs="Times New Roman"/>
            <w:sz w:val="24"/>
            <w:szCs w:val="24"/>
          </w:rPr>
          <w:delText>three-site</w:delText>
        </w:r>
      </w:del>
      <w:ins w:id="276" w:author="Author" w:date="2026-05-07T13:24:00Z">
        <w:r w:rsidR="001B0976" w:rsidRPr="004A20DB">
          <w:rPr>
            <w:rFonts w:ascii="Times New Roman" w:eastAsia="Times New Roman" w:hAnsi="Times New Roman" w:cs="Times New Roman"/>
            <w:sz w:val="24"/>
            <w:szCs w:val="24"/>
          </w:rPr>
          <w:t>conditional</w:t>
        </w:r>
      </w:ins>
      <w:r w:rsidRPr="004A20DB">
        <w:rPr>
          <w:rFonts w:ascii="Times New Roman" w:eastAsia="Times New Roman" w:hAnsi="Times New Roman" w:cs="Times New Roman"/>
          <w:sz w:val="24"/>
          <w:szCs w:val="24"/>
        </w:rPr>
        <w:t xml:space="preserve"> correlation method combined with </w:t>
      </w:r>
      <w:del w:id="277" w:author="Author" w:date="2026-05-07T13:24:00Z">
        <w:r w:rsidRPr="0076272C">
          <w:rPr>
            <w:rFonts w:ascii="Times New Roman" w:eastAsia="Times New Roman" w:hAnsi="Times New Roman" w:cs="Times New Roman"/>
            <w:sz w:val="24"/>
            <w:szCs w:val="24"/>
          </w:rPr>
          <w:delText>equal</w:delText>
        </w:r>
      </w:del>
      <w:ins w:id="278" w:author="Author" w:date="2026-05-07T13:24:00Z">
        <w:r w:rsidR="005209BB" w:rsidRPr="004A20DB">
          <w:rPr>
            <w:rFonts w:ascii="Times New Roman" w:eastAsia="Times New Roman" w:hAnsi="Times New Roman" w:cs="Times New Roman"/>
            <w:sz w:val="24"/>
            <w:szCs w:val="24"/>
          </w:rPr>
          <w:t>balanced</w:t>
        </w:r>
      </w:ins>
      <w:r w:rsidR="005209BB"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sampling from quasi-independent populations </w:t>
      </w:r>
      <w:ins w:id="279" w:author="Author" w:date="2026-05-07T13:24:00Z">
        <w:r w:rsidR="00620D41" w:rsidRPr="004A20DB">
          <w:rPr>
            <w:rFonts w:ascii="Times New Roman" w:eastAsia="Times New Roman" w:hAnsi="Times New Roman" w:cs="Times New Roman"/>
            <w:sz w:val="24"/>
            <w:szCs w:val="24"/>
          </w:rPr>
          <w:t xml:space="preserve">and testing </w:t>
        </w:r>
        <w:r w:rsidR="005209BB" w:rsidRPr="004A20DB">
          <w:rPr>
            <w:rFonts w:ascii="Times New Roman" w:eastAsia="Times New Roman" w:hAnsi="Times New Roman" w:cs="Times New Roman"/>
            <w:sz w:val="24"/>
            <w:szCs w:val="24"/>
          </w:rPr>
          <w:t xml:space="preserve">the accuracy </w:t>
        </w:r>
        <w:r w:rsidR="00691F57" w:rsidRPr="004A20DB">
          <w:rPr>
            <w:rFonts w:ascii="Times New Roman" w:eastAsia="Times New Roman" w:hAnsi="Times New Roman" w:cs="Times New Roman"/>
            <w:sz w:val="24"/>
            <w:szCs w:val="24"/>
          </w:rPr>
          <w:t xml:space="preserve">in simulation </w:t>
        </w:r>
      </w:ins>
      <w:r w:rsidRPr="004A20DB">
        <w:rPr>
          <w:rFonts w:ascii="Times New Roman" w:eastAsia="Times New Roman" w:hAnsi="Times New Roman" w:cs="Times New Roman"/>
          <w:sz w:val="24"/>
          <w:szCs w:val="24"/>
        </w:rPr>
        <w:t xml:space="preserve">allows </w:t>
      </w:r>
      <w:del w:id="280" w:author="Author" w:date="2026-05-07T13:24:00Z">
        <w:r w:rsidRPr="0076272C">
          <w:rPr>
            <w:rFonts w:ascii="Times New Roman" w:eastAsia="Times New Roman" w:hAnsi="Times New Roman" w:cs="Times New Roman"/>
            <w:sz w:val="24"/>
            <w:szCs w:val="24"/>
          </w:rPr>
          <w:delText>reliable</w:delText>
        </w:r>
      </w:del>
      <w:ins w:id="281" w:author="Author" w:date="2026-05-07T13:24:00Z">
        <w:r w:rsidR="004F6E6D" w:rsidRPr="004A20DB">
          <w:rPr>
            <w:rFonts w:ascii="Times New Roman" w:eastAsia="Times New Roman" w:hAnsi="Times New Roman" w:cs="Times New Roman"/>
            <w:sz w:val="24"/>
            <w:szCs w:val="24"/>
          </w:rPr>
          <w:t xml:space="preserve">the </w:t>
        </w:r>
        <w:r w:rsidR="00A72EB3" w:rsidRPr="004A20DB">
          <w:rPr>
            <w:rFonts w:ascii="Times New Roman" w:eastAsia="Times New Roman" w:hAnsi="Times New Roman" w:cs="Times New Roman"/>
            <w:sz w:val="24"/>
            <w:szCs w:val="24"/>
          </w:rPr>
          <w:t>testable</w:t>
        </w:r>
      </w:ins>
      <w:r w:rsidR="00A72EB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detection of strong epistatic links</w:t>
      </w:r>
      <w:del w:id="282" w:author="Author" w:date="2026-05-07T13:24:00Z">
        <w:r w:rsidRPr="0076272C">
          <w:rPr>
            <w:rFonts w:ascii="Times New Roman" w:eastAsia="Times New Roman" w:hAnsi="Times New Roman" w:cs="Times New Roman"/>
            <w:sz w:val="24"/>
            <w:szCs w:val="24"/>
          </w:rPr>
          <w:delText xml:space="preserve"> against the background noise of genetic linkage.</w:delText>
        </w:r>
      </w:del>
      <w:ins w:id="283" w:author="Author" w:date="2026-05-07T13:24:00Z">
        <w:r w:rsidRPr="004A20DB">
          <w:rPr>
            <w:rFonts w:ascii="Times New Roman" w:eastAsia="Times New Roman" w:hAnsi="Times New Roman" w:cs="Times New Roman"/>
            <w:sz w:val="24"/>
            <w:szCs w:val="24"/>
          </w:rPr>
          <w:t>.</w:t>
        </w:r>
        <w:r w:rsidR="005209BB" w:rsidRPr="004A20DB">
          <w:rPr>
            <w:rFonts w:ascii="Times New Roman" w:eastAsia="Times New Roman" w:hAnsi="Times New Roman" w:cs="Times New Roman"/>
            <w:sz w:val="24"/>
            <w:szCs w:val="24"/>
          </w:rPr>
          <w:t xml:space="preserve"> </w:t>
        </w:r>
      </w:ins>
    </w:p>
    <w:p w14:paraId="1D47048C" w14:textId="77777777" w:rsidR="0087149A" w:rsidRPr="004A20DB" w:rsidRDefault="0087149A">
      <w:pPr>
        <w:jc w:val="both"/>
      </w:pPr>
    </w:p>
    <w:p w14:paraId="4886318C" w14:textId="77777777" w:rsidR="0087149A" w:rsidRPr="004A20DB"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METHODS</w:t>
      </w:r>
      <w:r w:rsidRPr="004A20DB">
        <w:rPr>
          <w:rFonts w:ascii="Times New Roman" w:eastAsia="Times New Roman" w:hAnsi="Times New Roman" w:cs="Times New Roman"/>
          <w:sz w:val="24"/>
          <w:szCs w:val="24"/>
        </w:rPr>
        <w:t xml:space="preserve"> </w:t>
      </w:r>
    </w:p>
    <w:p w14:paraId="5F2794A9" w14:textId="77777777" w:rsidR="0087149A" w:rsidRPr="004A20DB"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2EDD3BCA" w:rsidR="0087149A" w:rsidRPr="004A20DB"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Generating sequences for method testing.</w:t>
      </w:r>
      <w:r w:rsidRPr="004A20DB">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sidRPr="004A20DB">
        <w:rPr>
          <w:rFonts w:ascii="Times New Roman" w:eastAsia="Times New Roman" w:hAnsi="Times New Roman" w:cs="Times New Roman"/>
          <w:color w:val="000000"/>
          <w:sz w:val="24"/>
          <w:szCs w:val="24"/>
        </w:rPr>
        <w:t xml:space="preserve"> binary sequences is simulated by a Monte Carlo code </w: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 </w:instrTex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EN.CITE.DATA </w:instrText>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end"/>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 69]</w:t>
      </w:r>
      <w:r w:rsidR="00CD5292">
        <w:rPr>
          <w:rFonts w:ascii="Times New Roman" w:eastAsia="Times New Roman" w:hAnsi="Times New Roman" w:cs="Times New Roman"/>
          <w:color w:val="000000"/>
          <w:sz w:val="24"/>
          <w:szCs w:val="24"/>
        </w:rPr>
        <w:fldChar w:fldCharType="end"/>
      </w:r>
      <w:r w:rsidRPr="004A20DB">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sidRPr="004A20DB">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sidRPr="004A20DB">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sidRPr="004A20DB">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sidRPr="004A20DB">
        <w:rPr>
          <w:rFonts w:ascii="Times New Roman" w:eastAsia="Times New Roman" w:hAnsi="Times New Roman" w:cs="Times New Roman"/>
          <w:color w:val="000000"/>
          <w:sz w:val="24"/>
          <w:szCs w:val="24"/>
        </w:rPr>
        <w:t xml:space="preserve">. 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sidRPr="004A20DB">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sidRPr="004A20DB">
        <w:rPr>
          <w:rFonts w:ascii="Times New Roman" w:eastAsia="Times New Roman" w:hAnsi="Times New Roman" w:cs="Times New Roman"/>
          <w:color w:val="000000"/>
          <w:sz w:val="24"/>
          <w:szCs w:val="24"/>
        </w:rPr>
        <w:t xml:space="preserve"> as given by </w:t>
      </w:r>
      <w:r w:rsidR="00CD5292">
        <w:rPr>
          <w:rFonts w:ascii="Times New Roman" w:eastAsia="Times New Roman" w:hAnsi="Times New Roman" w:cs="Times New Roman"/>
          <w:color w:val="000000"/>
          <w:sz w:val="24"/>
          <w:szCs w:val="24"/>
        </w:rPr>
        <w:fldChar w:fldCharType="begin"/>
      </w:r>
      <w:r w:rsidR="00CD5292">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w:t>
      </w:r>
      <w:r w:rsidR="00CD5292">
        <w:rPr>
          <w:rFonts w:ascii="Times New Roman" w:eastAsia="Times New Roman" w:hAnsi="Times New Roman" w:cs="Times New Roman"/>
          <w:color w:val="000000"/>
          <w:sz w:val="24"/>
          <w:szCs w:val="24"/>
        </w:rPr>
        <w:fldChar w:fldCharType="end"/>
      </w:r>
    </w:p>
    <w:p w14:paraId="7E04B070" w14:textId="0219D45F" w:rsidR="0087149A" w:rsidRPr="004A20DB"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rsidRPr="004A20DB">
        <w:t xml:space="preserve"> </w:t>
      </w:r>
    </w:p>
    <w:p w14:paraId="14F1B8D1" w14:textId="77777777" w:rsidR="0087149A" w:rsidRPr="004A20DB" w:rsidRDefault="00000000">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678D821A" w:rsidR="0087149A" w:rsidRPr="004A20DB" w:rsidRDefault="0076272C">
      <w:pPr>
        <w:widowControl w:val="0"/>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sidRPr="004A20DB">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sidRPr="004A20DB">
        <w:rPr>
          <w:rFonts w:ascii="Times New Roman" w:eastAsia="Times New Roman" w:hAnsi="Times New Roman" w:cs="Times New Roman"/>
          <w:sz w:val="24"/>
          <w:szCs w:val="24"/>
        </w:rPr>
        <w:t xml:space="preserve"> is the binary matrix that shows </w:t>
      </w:r>
      <w:proofErr w:type="spellStart"/>
      <w:ins w:id="284" w:author="Author" w:date="2026-05-07T13:24:00Z">
        <w:r w:rsidR="00060404" w:rsidRPr="004A20DB">
          <w:rPr>
            <w:rFonts w:ascii="Times New Roman" w:eastAsia="Times New Roman" w:hAnsi="Times New Roman" w:cs="Times New Roman"/>
            <w:sz w:val="24"/>
            <w:szCs w:val="24"/>
          </w:rPr>
          <w:t>epistatica</w:t>
        </w:r>
        <w:r w:rsidR="00601DA2" w:rsidRPr="004A20DB">
          <w:rPr>
            <w:rFonts w:ascii="Times New Roman" w:eastAsia="Times New Roman" w:hAnsi="Times New Roman" w:cs="Times New Roman"/>
            <w:sz w:val="24"/>
            <w:szCs w:val="24"/>
          </w:rPr>
          <w:t>l</w:t>
        </w:r>
        <w:r w:rsidR="00060404" w:rsidRPr="004A20DB">
          <w:rPr>
            <w:rFonts w:ascii="Times New Roman" w:eastAsia="Times New Roman" w:hAnsi="Times New Roman" w:cs="Times New Roman"/>
            <w:sz w:val="24"/>
            <w:szCs w:val="24"/>
          </w:rPr>
          <w:t>ly</w:t>
        </w:r>
        <w:proofErr w:type="spellEnd"/>
        <w:r w:rsidR="00601DA2"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sidRPr="004A20DB">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sidRPr="004A20DB">
        <w:rPr>
          <w:rFonts w:ascii="Times New Roman" w:eastAsia="Times New Roman" w:hAnsi="Times New Roman" w:cs="Times New Roman"/>
          <w:sz w:val="24"/>
          <w:szCs w:val="24"/>
        </w:rPr>
        <w:t xml:space="preserve">denote the individual fitness </w:t>
      </w:r>
      <w:r w:rsidR="006363C9" w:rsidRPr="004A20DB">
        <w:rPr>
          <w:rFonts w:ascii="Times New Roman" w:eastAsia="Times New Roman" w:hAnsi="Times New Roman" w:cs="Times New Roman"/>
          <w:sz w:val="24"/>
          <w:szCs w:val="24"/>
        </w:rPr>
        <w:t>costs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of two </w:t>
      </w:r>
      <w:r w:rsidR="006363C9" w:rsidRPr="004A20DB">
        <w:rPr>
          <w:rFonts w:ascii="Times New Roman" w:eastAsia="Times New Roman" w:hAnsi="Times New Roman" w:cs="Times New Roman"/>
          <w:sz w:val="24"/>
          <w:szCs w:val="24"/>
        </w:rPr>
        <w:t>deleterious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mutations</w:t>
      </w:r>
      <w:del w:id="285" w:author="Author" w:date="2026-05-07T13:24:00Z">
        <w:r>
          <w:rPr>
            <w:rFonts w:ascii="Times New Roman" w:eastAsia="Times New Roman" w:hAnsi="Times New Roman" w:cs="Times New Roman"/>
            <w:sz w:val="24"/>
            <w:szCs w:val="24"/>
          </w:rPr>
          <w:delText xml:space="preserve"> that are partially compensated by each other. By definition</w:delText>
        </w:r>
      </w:del>
      <w:r w:rsidRPr="004A20DB">
        <w:rPr>
          <w:rFonts w:ascii="Times New Roman" w:eastAsia="Times New Roman" w:hAnsi="Times New Roman" w:cs="Times New Roman"/>
          <w:sz w:val="24"/>
          <w:szCs w:val="24"/>
        </w:rPr>
        <w:t xml:space="preserv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sidRPr="004A20DB">
        <w:rPr>
          <w:rFonts w:ascii="Times New Roman" w:eastAsia="Times New Roman" w:hAnsi="Times New Roman" w:cs="Times New Roman"/>
          <w:sz w:val="24"/>
          <w:szCs w:val="24"/>
        </w:rPr>
        <w:t xml:space="preserve"> is the </w:t>
      </w:r>
      <w:del w:id="286" w:author="Author" w:date="2026-05-07T13:24:00Z">
        <w:r>
          <w:rPr>
            <w:rFonts w:ascii="Times New Roman" w:eastAsia="Times New Roman" w:hAnsi="Times New Roman" w:cs="Times New Roman"/>
            <w:sz w:val="24"/>
            <w:szCs w:val="24"/>
          </w:rPr>
          <w:delText xml:space="preserve">degree of </w:delText>
        </w:r>
      </w:del>
      <w:r w:rsidR="006363C9" w:rsidRPr="004A20DB">
        <w:rPr>
          <w:rFonts w:ascii="Times New Roman" w:eastAsia="Times New Roman" w:hAnsi="Times New Roman" w:cs="Times New Roman"/>
          <w:sz w:val="24"/>
          <w:szCs w:val="24"/>
        </w:rPr>
        <w:t xml:space="preserve">compensation </w:t>
      </w:r>
      <w:del w:id="287" w:author="Author" w:date="2026-05-07T13:24:00Z">
        <w:r>
          <w:rPr>
            <w:rFonts w:ascii="Times New Roman" w:eastAsia="Times New Roman" w:hAnsi="Times New Roman" w:cs="Times New Roman"/>
            <w:sz w:val="24"/>
            <w:szCs w:val="24"/>
          </w:rPr>
          <w:delText xml:space="preserve">of deleterious alleles </w:delText>
        </w:r>
      </w:del>
      <w:ins w:id="288" w:author="Author" w:date="2026-05-07T13:24:00Z">
        <w:r w:rsidR="006363C9" w:rsidRPr="004A20DB">
          <w:rPr>
            <w:rFonts w:ascii="Times New Roman" w:eastAsia="Times New Roman" w:hAnsi="Times New Roman" w:cs="Times New Roman"/>
            <w:sz w:val="24"/>
            <w:szCs w:val="24"/>
          </w:rPr>
          <w:t>degree</w:t>
        </w:r>
        <w:r w:rsidRPr="004A20DB">
          <w:rPr>
            <w:rFonts w:ascii="Times New Roman" w:eastAsia="Times New Roman" w:hAnsi="Times New Roman" w:cs="Times New Roman"/>
            <w:sz w:val="24"/>
            <w:szCs w:val="24"/>
          </w:rPr>
          <w:t xml:space="preserve"> </w:t>
        </w:r>
      </w:ins>
      <w:r w:rsidRPr="004A20DB">
        <w:rPr>
          <w:rFonts w:ascii="Times New Roman" w:eastAsia="Times New Roman" w:hAnsi="Times New Roman" w:cs="Times New Roman"/>
          <w:sz w:val="24"/>
          <w:szCs w:val="24"/>
        </w:rPr>
        <w:t xml:space="preserve">at sites </w:t>
      </w:r>
      <m:oMath>
        <m:r>
          <w:rPr>
            <w:rFonts w:ascii="Cambria Math" w:eastAsia="Cambria Math" w:hAnsi="Cambria Math" w:cs="Cambria Math"/>
            <w:sz w:val="24"/>
            <w:szCs w:val="24"/>
          </w:rPr>
          <m:t xml:space="preserve">i </m:t>
        </m:r>
      </m:oMath>
      <w:r w:rsidRPr="004A20DB">
        <w:rPr>
          <w:rFonts w:ascii="Times New Roman" w:eastAsia="Times New Roman" w:hAnsi="Times New Roman" w:cs="Times New Roman"/>
          <w:sz w:val="24"/>
          <w:szCs w:val="24"/>
        </w:rPr>
        <w:t>and</w:t>
      </w:r>
      <w:r w:rsidRPr="004A20DB">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del w:id="289" w:author="Author" w:date="2026-05-07T13:24:00Z">
        <w:r>
          <w:rPr>
            <w:rFonts w:ascii="Times New Roman" w:eastAsia="Times New Roman" w:hAnsi="Times New Roman" w:cs="Times New Roman"/>
            <w:sz w:val="24"/>
            <w:szCs w:val="24"/>
          </w:rPr>
          <w:delText xml:space="preserve"> Values </w:delText>
        </w:r>
      </w:del>
      <m:oMath>
        <m:r>
          <w:del w:id="290" w:author="Author" w:date="2026-05-07T13:24:00Z">
            <w:rPr>
              <w:rFonts w:ascii="Cambria Math" w:eastAsia="Cambria Math" w:hAnsi="Cambria Math" w:cs="Cambria Math"/>
              <w:sz w:val="24"/>
              <w:szCs w:val="24"/>
            </w:rPr>
            <m:t>E = 0</m:t>
          </w:del>
        </m:r>
      </m:oMath>
      <w:del w:id="291" w:author="Author" w:date="2026-05-07T13:24:00Z">
        <w:r>
          <w:rPr>
            <w:rFonts w:ascii="Times New Roman" w:eastAsia="Times New Roman" w:hAnsi="Times New Roman" w:cs="Times New Roman"/>
            <w:sz w:val="24"/>
            <w:szCs w:val="24"/>
          </w:rPr>
          <w:delText xml:space="preserve"> and</w:delText>
        </w:r>
      </w:del>
      <m:oMath>
        <m:r>
          <w:del w:id="292" w:author="Author" w:date="2026-05-07T13:24:00Z">
            <w:rPr>
              <w:rFonts w:ascii="Cambria Math" w:eastAsia="Cambria Math" w:hAnsi="Cambria Math" w:cs="Cambria Math"/>
              <w:sz w:val="24"/>
              <w:szCs w:val="24"/>
            </w:rPr>
            <m:t xml:space="preserve"> 1</m:t>
          </w:del>
        </m:r>
      </m:oMath>
      <w:del w:id="293" w:author="Author" w:date="2026-05-07T13:24:00Z">
        <w:r>
          <w:rPr>
            <w:rFonts w:ascii="Times New Roman" w:eastAsia="Times New Roman" w:hAnsi="Times New Roman" w:cs="Times New Roman"/>
            <w:sz w:val="24"/>
            <w:szCs w:val="24"/>
          </w:rPr>
          <w:delText xml:space="preserve"> represents no epistasis and full compensation, respectively.</w:delText>
        </w:r>
      </w:del>
      <w:r w:rsidRPr="004A20DB">
        <w:rPr>
          <w:rFonts w:ascii="Times New Roman" w:eastAsia="Times New Roman" w:hAnsi="Times New Roman" w:cs="Times New Roman"/>
          <w:sz w:val="24"/>
          <w:szCs w:val="24"/>
        </w:rPr>
        <w:t xml:space="preserve"> </w:t>
      </w:r>
    </w:p>
    <w:p w14:paraId="10F30062" w14:textId="37C0D38B" w:rsidR="00192CCC" w:rsidRPr="004A20DB" w:rsidRDefault="0076272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lastRenderedPageBreak/>
        <w:tab/>
        <w:t>In our simulation example in Fig</w:t>
      </w:r>
      <w:ins w:id="294" w:author="Author" w:date="2026-05-07T13:24:00Z">
        <w:r w:rsidR="00060404" w:rsidRPr="004A20DB">
          <w:rPr>
            <w:rFonts w:ascii="Times New Roman" w:eastAsia="Times New Roman" w:hAnsi="Times New Roman" w:cs="Times New Roman"/>
            <w:color w:val="000000"/>
            <w:sz w:val="24"/>
            <w:szCs w:val="24"/>
          </w:rPr>
          <w:t>.</w:t>
        </w:r>
      </w:ins>
      <w:r w:rsidRPr="004A20DB">
        <w:rPr>
          <w:rFonts w:ascii="Times New Roman" w:eastAsia="Times New Roman" w:hAnsi="Times New Roman" w:cs="Times New Roman"/>
          <w:color w:val="000000"/>
          <w:sz w:val="24"/>
          <w:szCs w:val="24"/>
        </w:rPr>
        <w:t xml:space="preserve"> 1, we consider a haploid population with the initial frequency of </w:t>
      </w:r>
      <w:r w:rsidR="00192CCC" w:rsidRPr="004A20DB">
        <w:rPr>
          <w:rFonts w:ascii="Times New Roman" w:eastAsia="Times New Roman" w:hAnsi="Times New Roman" w:cs="Times New Roman"/>
          <w:color w:val="000000"/>
          <w:sz w:val="24"/>
          <w:szCs w:val="24"/>
        </w:rPr>
        <w:t xml:space="preserve">deleterious </w:t>
      </w:r>
      <w:r w:rsidRPr="004A20DB">
        <w:rPr>
          <w:rFonts w:ascii="Times New Roman" w:eastAsia="Times New Roman" w:hAnsi="Times New Roman" w:cs="Times New Roman"/>
          <w:color w:val="000000"/>
          <w:sz w:val="24"/>
          <w:szCs w:val="24"/>
        </w:rPr>
        <w:t>alleles</w:t>
      </w:r>
      <w:del w:id="295" w:author="Author" w:date="2026-05-07T13:24:00Z">
        <w:r>
          <w:rPr>
            <w:rFonts w:ascii="Times New Roman" w:eastAsia="Times New Roman" w:hAnsi="Times New Roman" w:cs="Times New Roman"/>
            <w:color w:val="000000"/>
            <w:sz w:val="24"/>
            <w:szCs w:val="24"/>
          </w:rPr>
          <w:delText>,</w:delText>
        </w:r>
      </w:del>
      <w:r w:rsidRPr="004A20DB">
        <w:rPr>
          <w:rFonts w:ascii="Times New Roman" w:eastAsia="Times New Roman" w:hAnsi="Times New Roman" w:cs="Times New Roman"/>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sidRPr="004A20DB">
        <w:rPr>
          <w:rFonts w:ascii="Times New Roman" w:eastAsia="Times New Roman" w:hAnsi="Times New Roman" w:cs="Times New Roman"/>
          <w:color w:val="000000"/>
          <w:sz w:val="24"/>
          <w:szCs w:val="24"/>
        </w:rPr>
        <w:t xml:space="preserve"> mutation rate</w:t>
      </w:r>
      <w:del w:id="296" w:author="Author" w:date="2026-05-07T13:24:00Z">
        <w:r>
          <w:rPr>
            <w:rFonts w:ascii="Times New Roman" w:eastAsia="Times New Roman" w:hAnsi="Times New Roman" w:cs="Times New Roman"/>
            <w:color w:val="000000"/>
            <w:sz w:val="24"/>
            <w:szCs w:val="24"/>
          </w:rPr>
          <w:delText>,</w:delText>
        </w:r>
      </w:del>
      <w:ins w:id="297" w:author="Author" w:date="2026-05-07T13:24:00Z">
        <w:r w:rsidR="00192CCC" w:rsidRPr="004A20DB">
          <w:rPr>
            <w:rFonts w:ascii="Times New Roman" w:eastAsia="Times New Roman" w:hAnsi="Times New Roman" w:cs="Times New Roman"/>
            <w:color w:val="000000"/>
            <w:sz w:val="24"/>
            <w:szCs w:val="24"/>
          </w:rPr>
          <w:t xml:space="preserve"> </w:t>
        </w:r>
        <w:r w:rsidR="00BB6F54" w:rsidRPr="004A20DB">
          <w:rPr>
            <w:rFonts w:ascii="Times New Roman" w:eastAsia="Times New Roman" w:hAnsi="Times New Roman" w:cs="Times New Roman"/>
            <w:color w:val="000000"/>
            <w:sz w:val="24"/>
            <w:szCs w:val="24"/>
          </w:rPr>
          <w:t xml:space="preserve">per </w:t>
        </w:r>
        <w:r w:rsidR="00192CCC" w:rsidRPr="004A20DB">
          <w:rPr>
            <w:rFonts w:ascii="Times New Roman" w:eastAsia="Times New Roman" w:hAnsi="Times New Roman" w:cs="Times New Roman"/>
            <w:color w:val="000000"/>
            <w:sz w:val="24"/>
            <w:szCs w:val="24"/>
          </w:rPr>
          <w:t>genome</w:t>
        </w:r>
      </w:ins>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sidRPr="004A20DB">
        <w:rPr>
          <w:rFonts w:ascii="Times New Roman" w:eastAsia="Times New Roman" w:hAnsi="Times New Roman" w:cs="Times New Roman"/>
          <w:color w:val="000000"/>
          <w:sz w:val="24"/>
          <w:szCs w:val="24"/>
        </w:rPr>
        <w:t>fixed selection coefficient</w:t>
      </w:r>
      <w:del w:id="298" w:author="Author" w:date="2026-05-07T13:24:00Z">
        <w:r>
          <w:rPr>
            <w:rFonts w:ascii="Times New Roman" w:eastAsia="Times New Roman" w:hAnsi="Times New Roman" w:cs="Times New Roman"/>
            <w:color w:val="000000"/>
            <w:sz w:val="24"/>
            <w:szCs w:val="24"/>
          </w:rPr>
          <w:delText>,</w:delText>
        </w:r>
      </w:del>
      <m:oMath>
        <m:r>
          <w:del w:id="299" w:author="Author" w:date="2026-05-07T13:24:00Z">
            <w:rPr>
              <w:rFonts w:ascii="Cambria Math" w:eastAsia="Cambria Math" w:hAnsi="Cambria Math" w:cs="Cambria Math"/>
              <w:color w:val="000000"/>
              <w:sz w:val="24"/>
              <w:szCs w:val="24"/>
            </w:rPr>
            <m:t xml:space="preserve"> </m:t>
          </w:del>
        </m:r>
        <m:r>
          <w:ins w:id="300" w:author="Author" w:date="2026-05-07T13:24:00Z">
            <w:rPr>
              <w:rFonts w:ascii="Cambria Math" w:eastAsia="Cambria Math" w:hAnsi="Cambria Math" w:cs="Cambria Math"/>
              <w:color w:val="000000"/>
              <w:sz w:val="24"/>
              <w:szCs w:val="24"/>
            </w:rPr>
            <m:t xml:space="preserve"> </m:t>
          </w:ins>
        </m:r>
        <m:sSub>
          <m:sSubPr>
            <m:ctrlPr>
              <w:ins w:id="301" w:author="Author" w:date="2026-05-07T13:24:00Z">
                <w:rPr>
                  <w:rFonts w:ascii="Cambria Math" w:eastAsia="Cambria Math" w:hAnsi="Cambria Math" w:cs="Cambria Math"/>
                </w:rPr>
              </w:ins>
            </m:ctrlPr>
          </m:sSubPr>
          <m:e>
            <m:r>
              <w:ins w:id="302" w:author="Author" w:date="2026-05-07T13:24:00Z">
                <w:rPr>
                  <w:rFonts w:ascii="Cambria Math" w:eastAsia="Cambria Math" w:hAnsi="Cambria Math" w:cs="Cambria Math"/>
                </w:rPr>
                <m:t>s</m:t>
              </w:ins>
            </m:r>
          </m:e>
          <m:sub>
            <m:r>
              <w:ins w:id="303" w:author="Author" w:date="2026-05-07T13:24:00Z">
                <w:rPr>
                  <w:rFonts w:ascii="Cambria Math" w:eastAsia="Cambria Math" w:hAnsi="Cambria Math" w:cs="Cambria Math"/>
                </w:rPr>
                <m:t>i</m:t>
              </w:ins>
            </m:r>
          </m:sub>
        </m:sSub>
        <m:r>
          <w:ins w:id="304" w:author="Author" w:date="2026-05-07T13:24:00Z">
            <w:rPr>
              <w:rFonts w:ascii="Cambria Math" w:eastAsia="Cambria Math" w:hAnsi="Cambria Math" w:cs="Cambria Math"/>
              <w:color w:val="000000"/>
              <w:sz w:val="24"/>
              <w:szCs w:val="24"/>
            </w:rPr>
            <m:t>≡</m:t>
          </w:ins>
        </m:r>
        <m:r>
          <w:rPr>
            <w:rFonts w:ascii="Cambria Math" w:eastAsia="Cambria Math" w:hAnsi="Cambria Math" w:cs="Cambria Math"/>
            <w:color w:val="000000"/>
            <w:sz w:val="24"/>
            <w:szCs w:val="24"/>
          </w:rPr>
          <m:t xml:space="preserve">s =0.1, </m:t>
        </m:r>
      </m:oMath>
      <w:r w:rsidRPr="004A20DB">
        <w:rPr>
          <w:rFonts w:ascii="Times New Roman" w:eastAsia="Times New Roman" w:hAnsi="Times New Roman" w:cs="Times New Roman"/>
          <w:color w:val="000000"/>
          <w:sz w:val="24"/>
          <w:szCs w:val="24"/>
        </w:rPr>
        <w:t>population</w:t>
      </w:r>
      <w:r w:rsidR="00192CCC" w:rsidRPr="004A20DB">
        <w:rPr>
          <w:rFonts w:ascii="Times New Roman" w:eastAsia="Times New Roman" w:hAnsi="Times New Roman" w:cs="Times New Roman"/>
          <w:color w:val="000000"/>
          <w:sz w:val="24"/>
          <w:szCs w:val="24"/>
        </w:rPr>
        <w:t xml:space="preserve"> </w:t>
      </w:r>
      <w:del w:id="305" w:author="Author" w:date="2026-05-07T13:24:00Z">
        <w:r>
          <w:rPr>
            <w:rFonts w:ascii="Times New Roman" w:eastAsia="Times New Roman" w:hAnsi="Times New Roman" w:cs="Times New Roman"/>
            <w:color w:val="000000"/>
            <w:sz w:val="24"/>
            <w:szCs w:val="24"/>
          </w:rPr>
          <w:delText>of</w:delText>
        </w:r>
      </w:del>
      <m:oMath>
        <m:r>
          <w:ins w:id="306" w:author="Author" w:date="2026-05-07T13:24:00Z">
            <m:rPr>
              <m:sty m:val="p"/>
            </m:rPr>
            <w:rPr>
              <w:rFonts w:ascii="Cambria Math" w:eastAsia="Times New Roman" w:hAnsi="Cambria Math" w:cs="Times New Roman"/>
              <w:color w:val="000000"/>
              <w:sz w:val="24"/>
              <w:szCs w:val="24"/>
            </w:rPr>
            <m:t>size</m:t>
          </w:ins>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w:t>
      </w:r>
      <w:del w:id="307" w:author="Author" w:date="2026-05-07T13:24:00Z">
        <w:r>
          <w:rPr>
            <w:rFonts w:ascii="Times New Roman" w:eastAsia="Times New Roman" w:hAnsi="Times New Roman" w:cs="Times New Roman"/>
            <w:color w:val="000000"/>
            <w:sz w:val="24"/>
            <w:szCs w:val="24"/>
          </w:rPr>
          <w:delText xml:space="preserve"> and</w:delText>
        </w:r>
      </w:del>
      <m:oMath>
        <m:r>
          <w:del w:id="308" w:author="Author" w:date="2026-05-07T13:24:00Z">
            <w:rPr>
              <w:rFonts w:ascii="Cambria Math" w:eastAsia="Cambria Math" w:hAnsi="Cambria Math" w:cs="Cambria Math"/>
              <w:color w:val="000000"/>
              <w:sz w:val="24"/>
              <w:szCs w:val="24"/>
            </w:rPr>
            <m:t xml:space="preserve"> </m:t>
          </w:del>
        </m:r>
      </m:oMath>
      <w:ins w:id="309" w:author="Author" w:date="2026-05-07T13:24:00Z">
        <w:r w:rsidR="00601DA2"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192CCC" w:rsidRPr="004A20DB">
          <w:rPr>
            <w:rFonts w:ascii="Times New Roman" w:eastAsia="Times New Roman" w:hAnsi="Times New Roman" w:cs="Times New Roman"/>
            <w:color w:val="000000"/>
            <w:sz w:val="24"/>
            <w:szCs w:val="24"/>
          </w:rPr>
          <w:t>genome length</w:t>
        </w:r>
      </w:ins>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sidRPr="004A20DB">
        <w:rPr>
          <w:rFonts w:ascii="Times New Roman" w:eastAsia="Times New Roman" w:hAnsi="Times New Roman" w:cs="Times New Roman"/>
          <w:color w:val="000000"/>
          <w:sz w:val="24"/>
          <w:szCs w:val="24"/>
        </w:rPr>
        <w:t>sites</w:t>
      </w:r>
      <w:del w:id="310" w:author="Author" w:date="2026-05-07T13:24:00Z">
        <w:r>
          <w:rPr>
            <w:rFonts w:ascii="Times New Roman" w:eastAsia="Times New Roman" w:hAnsi="Times New Roman" w:cs="Times New Roman"/>
            <w:color w:val="000000"/>
            <w:sz w:val="24"/>
            <w:szCs w:val="24"/>
          </w:rPr>
          <w:delText>.</w:delText>
        </w:r>
      </w:del>
      <w:r w:rsidR="00A22C54" w:rsidRPr="004A20DB">
        <w:rPr>
          <w:rFonts w:ascii="Times New Roman" w:eastAsia="Times New Roman" w:hAnsi="Times New Roman" w:cs="Times New Roman"/>
          <w:color w:val="000000"/>
          <w:sz w:val="24"/>
          <w:szCs w:val="24"/>
        </w:rPr>
        <w:t xml:space="preserve">, </w:t>
      </w:r>
      <w:r w:rsidR="00D84A23" w:rsidRPr="004A20DB">
        <w:rPr>
          <w:rFonts w:ascii="Times New Roman" w:eastAsia="Times New Roman" w:hAnsi="Times New Roman" w:cs="Times New Roman"/>
          <w:color w:val="000000"/>
          <w:sz w:val="24"/>
          <w:szCs w:val="24"/>
        </w:rPr>
        <w:t xml:space="preserve">and </w:t>
      </w:r>
      <w:r w:rsidR="00A22C54" w:rsidRPr="004A20DB">
        <w:rPr>
          <w:rFonts w:ascii="Times New Roman" w:eastAsia="Times New Roman" w:hAnsi="Times New Roman" w:cs="Times New Roman"/>
          <w:color w:val="000000"/>
          <w:sz w:val="24"/>
          <w:szCs w:val="24"/>
        </w:rPr>
        <w:t xml:space="preserve">epistatic network </w:t>
      </w:r>
      <w:r w:rsidR="00601DA2" w:rsidRPr="004A20DB">
        <w:rPr>
          <w:rFonts w:ascii="Times New Roman" w:eastAsia="Times New Roman" w:hAnsi="Times New Roman" w:cs="Times New Roman"/>
          <w:color w:val="000000"/>
          <w:sz w:val="24"/>
          <w:szCs w:val="24"/>
        </w:rPr>
        <w:t>is</w:t>
      </w:r>
      <w:r w:rsidR="00A22C54" w:rsidRPr="004A20DB">
        <w:rPr>
          <w:rFonts w:ascii="Times New Roman" w:eastAsia="Times New Roman" w:hAnsi="Times New Roman" w:cs="Times New Roman"/>
          <w:color w:val="000000"/>
          <w:sz w:val="24"/>
          <w:szCs w:val="24"/>
        </w:rPr>
        <w:t xml:space="preserve"> double arches</w:t>
      </w:r>
      <w:r w:rsidRPr="004A20DB">
        <w:rPr>
          <w:rFonts w:ascii="Times New Roman" w:eastAsia="Times New Roman" w:hAnsi="Times New Roman" w:cs="Times New Roman"/>
          <w:color w:val="000000"/>
          <w:sz w:val="24"/>
          <w:szCs w:val="24"/>
        </w:rPr>
        <w:t xml:space="preserve"> </w:t>
      </w:r>
    </w:p>
    <w:p w14:paraId="64D22695" w14:textId="39EEA308" w:rsidR="00060404" w:rsidRPr="004A20DB" w:rsidRDefault="00060404" w:rsidP="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Figs. 2</w:t>
      </w:r>
      <w:r w:rsidR="00D84A23" w:rsidRPr="004A20DB">
        <w:rPr>
          <w:rFonts w:ascii="Times New Roman" w:eastAsia="Times New Roman" w:hAnsi="Times New Roman" w:cs="Times New Roman"/>
          <w:color w:val="000000"/>
          <w:sz w:val="24"/>
          <w:szCs w:val="24"/>
        </w:rPr>
        <w:t xml:space="preserve"> to </w:t>
      </w:r>
      <w:r w:rsidRPr="004A20DB">
        <w:rPr>
          <w:rFonts w:ascii="Times New Roman" w:eastAsia="Times New Roman" w:hAnsi="Times New Roman" w:cs="Times New Roman"/>
          <w:color w:val="000000"/>
          <w:sz w:val="24"/>
          <w:szCs w:val="24"/>
        </w:rPr>
        <w:t xml:space="preserve">4, we consider a haploid population with the initial frequency of deleterious 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mutation rate per genome </w:t>
      </w:r>
      <m:oMath>
        <m:r>
          <w:rPr>
            <w:rFonts w:ascii="Cambria Math" w:eastAsia="Cambria Math" w:hAnsi="Cambria Math" w:cs="Cambria Math"/>
            <w:color w:val="000000"/>
            <w:sz w:val="24"/>
            <w:szCs w:val="24"/>
          </w:rPr>
          <m:t xml:space="preserve">μL=0.1, </m:t>
        </m:r>
      </m:oMath>
      <w:r w:rsidRPr="004A20DB">
        <w:rPr>
          <w:rFonts w:ascii="Times New Roman" w:eastAsia="Times New Roman" w:hAnsi="Times New Roman" w:cs="Times New Roman"/>
          <w:color w:val="000000"/>
          <w:sz w:val="24"/>
          <w:szCs w:val="24"/>
        </w:rPr>
        <w:t>selection coefficient</w:t>
      </w:r>
      <w:r w:rsidR="00171A57" w:rsidRPr="004A20DB">
        <w:rPr>
          <w:rFonts w:ascii="Times New Roman" w:eastAsia="Times New Roman" w:hAnsi="Times New Roman" w:cs="Times New Roman"/>
          <w:color w:val="000000"/>
          <w:sz w:val="24"/>
          <w:szCs w:val="24"/>
        </w:rPr>
        <w:t>s with a fixed absolute value</w:t>
      </w:r>
      <m:oMath>
        <m:r>
          <w:rPr>
            <w:rFonts w:ascii="Cambria Math" w:eastAsia="Times New Roman" w:hAnsi="Cambria Math" w:cs="Times New Roman"/>
            <w:color w:val="000000"/>
            <w:sz w:val="24"/>
            <w:szCs w:val="24"/>
          </w:rPr>
          <m:t xml:space="preserve">  </m:t>
        </m:r>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≡s =0.1,</m:t>
        </m:r>
      </m:oMath>
      <w:r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where </w:t>
      </w:r>
      <w:r w:rsidRPr="004A20DB">
        <w:rPr>
          <w:rFonts w:ascii="Times New Roman" w:eastAsia="Times New Roman" w:hAnsi="Times New Roman" w:cs="Times New Roman"/>
          <w:color w:val="000000"/>
          <w:sz w:val="24"/>
          <w:szCs w:val="24"/>
        </w:rPr>
        <w:t>10%</w:t>
      </w:r>
      <w:r w:rsidR="00A22C54" w:rsidRPr="004A20DB">
        <w:rPr>
          <w:rFonts w:ascii="Times New Roman" w:eastAsia="Times New Roman" w:hAnsi="Times New Roman" w:cs="Times New Roman"/>
          <w:color w:val="000000"/>
          <w:sz w:val="24"/>
          <w:szCs w:val="24"/>
        </w:rPr>
        <w:t xml:space="preserve"> of </w:t>
      </w:r>
      <w:r w:rsidR="0021614C" w:rsidRPr="004A20DB">
        <w:rPr>
          <w:rFonts w:ascii="Times New Roman" w:eastAsia="Times New Roman" w:hAnsi="Times New Roman" w:cs="Times New Roman"/>
          <w:color w:val="000000"/>
          <w:sz w:val="24"/>
          <w:szCs w:val="24"/>
        </w:rPr>
        <w:t>potential mutations</w:t>
      </w:r>
      <w:r w:rsidR="00A22C54" w:rsidRPr="004A20DB">
        <w:rPr>
          <w:rFonts w:ascii="Times New Roman" w:eastAsia="Times New Roman" w:hAnsi="Times New Roman" w:cs="Times New Roman"/>
          <w:color w:val="000000"/>
          <w:sz w:val="24"/>
          <w:szCs w:val="24"/>
        </w:rPr>
        <w:t xml:space="preserve"> are advantageous</w:t>
      </w:r>
      <w:r w:rsidR="00171A57" w:rsidRPr="004A20DB">
        <w:rPr>
          <w:rFonts w:ascii="Times New Roman" w:eastAsia="Times New Roman" w:hAnsi="Times New Roman" w:cs="Times New Roman"/>
          <w:color w:val="000000"/>
          <w:sz w:val="24"/>
          <w:szCs w:val="24"/>
        </w:rPr>
        <w:t xml:space="preserve"> and 90%</w:t>
      </w:r>
      <w:r w:rsidR="00A22C54"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are </w:t>
      </w:r>
      <w:r w:rsidR="00A22C54" w:rsidRPr="004A20DB">
        <w:rPr>
          <w:rFonts w:ascii="Times New Roman" w:eastAsia="Times New Roman" w:hAnsi="Times New Roman" w:cs="Times New Roman"/>
          <w:color w:val="000000"/>
          <w:sz w:val="24"/>
          <w:szCs w:val="24"/>
        </w:rPr>
        <w:t>deleterious</w:t>
      </w:r>
      <w:r w:rsidRPr="004A20DB">
        <w:rPr>
          <w:rFonts w:ascii="Times New Roman" w:eastAsia="Times New Roman" w:hAnsi="Times New Roman" w:cs="Times New Roman"/>
          <w:color w:val="000000"/>
          <w:sz w:val="24"/>
          <w:szCs w:val="24"/>
        </w:rPr>
        <w:t xml:space="preserve">, population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 and genome length </w:t>
      </w:r>
      <m:oMath>
        <m:r>
          <w:rPr>
            <w:rFonts w:ascii="Cambria Math" w:eastAsia="Cambria Math" w:hAnsi="Cambria Math" w:cs="Cambria Math"/>
            <w:color w:val="000000"/>
            <w:sz w:val="24"/>
            <w:szCs w:val="24"/>
          </w:rPr>
          <m:t xml:space="preserve">L=100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epistatic network – star with deleterious mutation in the middle and 10 compensatory mutations as rays, degree of compensation gradually increases from 80% to 800%</w:t>
      </w:r>
    </w:p>
    <w:p w14:paraId="084FCBBC" w14:textId="599A9EA6" w:rsidR="00060404" w:rsidRPr="004A20DB" w:rsidRDefault="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4847BA3" w14:textId="1156513D" w:rsidR="0087149A" w:rsidRPr="003F650E" w:rsidRDefault="00192CCC" w:rsidP="003F650E">
      <w:pPr>
        <w:pBdr>
          <w:top w:val="nil"/>
          <w:left w:val="nil"/>
          <w:bottom w:val="nil"/>
          <w:right w:val="nil"/>
          <w:between w:val="nil"/>
        </w:pBdr>
        <w:spacing w:after="0" w:line="360" w:lineRule="auto"/>
        <w:ind w:firstLine="720"/>
        <w:jc w:val="both"/>
      </w:pPr>
      <w:r w:rsidRPr="004A20DB">
        <w:rPr>
          <w:rFonts w:ascii="Times New Roman" w:eastAsia="Times New Roman" w:hAnsi="Times New Roman" w:cs="Times New Roman"/>
          <w:color w:val="000000"/>
          <w:sz w:val="24"/>
          <w:szCs w:val="24"/>
        </w:rPr>
        <w:t xml:space="preserve">The </w:t>
      </w:r>
      <w:r w:rsidR="0076272C" w:rsidRPr="004A20DB">
        <w:rPr>
          <w:rFonts w:ascii="Times New Roman" w:eastAsia="Times New Roman" w:hAnsi="Times New Roman" w:cs="Times New Roman"/>
          <w:color w:val="000000"/>
          <w:sz w:val="24"/>
          <w:szCs w:val="24"/>
        </w:rPr>
        <w:t>Monte-Carlo simulation code is written in MATLAB</w:t>
      </w:r>
      <w:r w:rsidR="0076272C" w:rsidRPr="004A20DB">
        <w:rPr>
          <w:rFonts w:ascii="Times New Roman" w:eastAsia="Times New Roman" w:hAnsi="Times New Roman" w:cs="Times New Roman"/>
          <w:color w:val="000000"/>
          <w:sz w:val="24"/>
          <w:szCs w:val="24"/>
          <w:vertAlign w:val="superscript"/>
        </w:rPr>
        <w:t xml:space="preserve">TM </w:t>
      </w:r>
      <w:r w:rsidR="0076272C" w:rsidRPr="004A20DB">
        <w:rPr>
          <w:rFonts w:ascii="Times New Roman" w:eastAsia="Times New Roman" w:hAnsi="Times New Roman" w:cs="Times New Roman"/>
          <w:color w:val="000000"/>
          <w:sz w:val="24"/>
          <w:szCs w:val="24"/>
        </w:rPr>
        <w:t xml:space="preserve">and deposited at </w:t>
      </w:r>
      <w:hyperlink r:id="rId17"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412BADD4" w14:textId="77777777" w:rsidR="0071539E" w:rsidRPr="004A20DB"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Pr="004A20DB" w:rsidRDefault="0076272C">
      <w:pPr>
        <w:spacing w:line="360" w:lineRule="auto"/>
        <w:rPr>
          <w:rFonts w:ascii="Times New Roman" w:eastAsia="Times New Roman" w:hAnsi="Times New Roman" w:cs="Times New Roman"/>
          <w:b/>
          <w:sz w:val="20"/>
          <w:szCs w:val="20"/>
        </w:rPr>
      </w:pPr>
      <w:r w:rsidRPr="004A20DB">
        <w:rPr>
          <w:rFonts w:ascii="Times New Roman" w:eastAsia="Times New Roman" w:hAnsi="Times New Roman" w:cs="Times New Roman"/>
          <w:b/>
          <w:sz w:val="20"/>
          <w:szCs w:val="20"/>
        </w:rPr>
        <w:t xml:space="preserve">Table 1. </w:t>
      </w:r>
      <w:r w:rsidRPr="004A20DB">
        <w:rPr>
          <w:rFonts w:ascii="Times New Roman" w:eastAsia="Times New Roman" w:hAnsi="Times New Roman" w:cs="Times New Roman"/>
          <w:sz w:val="20"/>
          <w:szCs w:val="20"/>
        </w:rPr>
        <w:t>Parameters of the model and data processing.</w:t>
      </w:r>
    </w:p>
    <w:tbl>
      <w:tblPr>
        <w:tblStyle w:val="a"/>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rsidRPr="004A20DB" w14:paraId="6F16DFF0" w14:textId="77777777" w:rsidTr="003F65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Pr="004A20DB"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Notation</w:t>
            </w:r>
          </w:p>
        </w:tc>
        <w:tc>
          <w:tcPr>
            <w:tcW w:w="1985" w:type="dxa"/>
          </w:tcPr>
          <w:p w14:paraId="71D31C2B"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Value</w:t>
            </w:r>
          </w:p>
        </w:tc>
        <w:tc>
          <w:tcPr>
            <w:tcW w:w="5265" w:type="dxa"/>
          </w:tcPr>
          <w:p w14:paraId="4AEC877F"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Description</w:t>
            </w:r>
          </w:p>
        </w:tc>
      </w:tr>
      <w:tr w:rsidR="0087149A" w:rsidRPr="004A20DB" w14:paraId="1651FA99" w14:textId="77777777" w:rsidTr="003F650E">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70A372DF" w14:textId="7DA0413B" w:rsidR="0087149A" w:rsidRPr="004A20DB" w:rsidRDefault="00A22C54">
            <w:pPr>
              <w:cnfStyle w:val="000000000000" w:firstRow="0" w:lastRow="0" w:firstColumn="0" w:lastColumn="0" w:oddVBand="0" w:evenVBand="0" w:oddHBand="0" w:evenHBand="0" w:firstRowFirstColumn="0" w:firstRowLastColumn="0" w:lastRowFirstColumn="0" w:lastRowLastColumn="0"/>
              <w:rPr>
                <w:ins w:id="311" w:author="Author" w:date="2026-05-07T13:24:00Z"/>
                <w:rFonts w:ascii="Times New Roman" w:eastAsia="Times New Roman" w:hAnsi="Times New Roman" w:cs="Times New Roman"/>
                <w:sz w:val="20"/>
                <w:szCs w:val="20"/>
              </w:rPr>
            </w:pPr>
            <w:proofErr w:type="gramStart"/>
            <w:ins w:id="312" w:author="Author" w:date="2026-05-07T13:24:00Z">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Fig</w:t>
              </w:r>
              <w:r w:rsidR="007A1DA2" w:rsidRPr="004A20DB">
                <w:rPr>
                  <w:rFonts w:ascii="Times New Roman" w:eastAsia="Times New Roman" w:hAnsi="Times New Roman" w:cs="Times New Roman"/>
                  <w:sz w:val="20"/>
                  <w:szCs w:val="20"/>
                </w:rPr>
                <w:t>s</w:t>
              </w:r>
              <w:r w:rsidR="00AA56DC" w:rsidRPr="004A20DB">
                <w:rPr>
                  <w:rFonts w:ascii="Times New Roman" w:eastAsia="Times New Roman" w:hAnsi="Times New Roman" w:cs="Times New Roman"/>
                  <w:sz w:val="20"/>
                  <w:szCs w:val="20"/>
                </w:rPr>
                <w:t>.</w:t>
              </w:r>
              <w:proofErr w:type="gramEnd"/>
              <w:r w:rsidR="00AA56DC" w:rsidRPr="004A20DB">
                <w:rPr>
                  <w:rFonts w:ascii="Times New Roman" w:eastAsia="Times New Roman" w:hAnsi="Times New Roman" w:cs="Times New Roman"/>
                  <w:sz w:val="20"/>
                  <w:szCs w:val="20"/>
                </w:rPr>
                <w:t xml:space="preserve"> </w:t>
              </w:r>
              <w:r w:rsidR="007A1DA2" w:rsidRPr="004A20DB">
                <w:rPr>
                  <w:rFonts w:ascii="Times New Roman" w:eastAsia="Times New Roman" w:hAnsi="Times New Roman" w:cs="Times New Roman"/>
                  <w:sz w:val="20"/>
                  <w:szCs w:val="20"/>
                </w:rPr>
                <w:t>2 to 4</w:t>
              </w:r>
            </w:ins>
          </w:p>
          <w:p w14:paraId="38733630" w14:textId="0FA89DFA" w:rsidR="00AA56DC" w:rsidRPr="004A20DB" w:rsidRDefault="00AA56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0.45</w:t>
            </w:r>
            <w:ins w:id="313" w:author="Author" w:date="2026-05-07T13:24:00Z">
              <w:r w:rsidRPr="004A20DB">
                <w:rPr>
                  <w:rFonts w:ascii="Times New Roman" w:eastAsia="Times New Roman" w:hAnsi="Times New Roman" w:cs="Times New Roman"/>
                  <w:sz w:val="20"/>
                  <w:szCs w:val="20"/>
                </w:rPr>
                <w:t xml:space="preserve">  Fig.</w:t>
              </w:r>
              <w:proofErr w:type="gramEnd"/>
              <w:r w:rsidRPr="004A20DB">
                <w:rPr>
                  <w:rFonts w:ascii="Times New Roman" w:eastAsia="Times New Roman" w:hAnsi="Times New Roman" w:cs="Times New Roman"/>
                  <w:sz w:val="20"/>
                  <w:szCs w:val="20"/>
                </w:rPr>
                <w:t xml:space="preserve"> </w:t>
              </w:r>
              <w:r w:rsidR="007A1DA2" w:rsidRPr="004A20DB">
                <w:rPr>
                  <w:rFonts w:ascii="Times New Roman" w:eastAsia="Times New Roman" w:hAnsi="Times New Roman" w:cs="Times New Roman"/>
                  <w:sz w:val="20"/>
                  <w:szCs w:val="20"/>
                </w:rPr>
                <w:t>1</w:t>
              </w:r>
            </w:ins>
          </w:p>
        </w:tc>
        <w:tc>
          <w:tcPr>
            <w:tcW w:w="5265" w:type="dxa"/>
          </w:tcPr>
          <w:p w14:paraId="36F2A934"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Initial proportion of mutant alleles in the population</w:t>
            </w:r>
          </w:p>
        </w:tc>
      </w:tr>
      <w:tr w:rsidR="0087149A" w:rsidRPr="004A20DB" w14:paraId="3D2E8CD4" w14:textId="77777777" w:rsidTr="003F650E">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1000</w:t>
            </w:r>
          </w:p>
        </w:tc>
        <w:tc>
          <w:tcPr>
            <w:tcW w:w="5265" w:type="dxa"/>
          </w:tcPr>
          <w:p w14:paraId="0C4B3B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Population size</w:t>
            </w:r>
          </w:p>
        </w:tc>
      </w:tr>
      <w:tr w:rsidR="0087149A" w:rsidRPr="004A20DB" w14:paraId="7D8E5804" w14:textId="77777777" w:rsidTr="003F650E">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6E579A89" w14:textId="3A4D8DFE" w:rsidR="007A1DA2" w:rsidRPr="004A20DB" w:rsidRDefault="0076272C">
            <w:pPr>
              <w:cnfStyle w:val="000000000000" w:firstRow="0" w:lastRow="0" w:firstColumn="0" w:lastColumn="0" w:oddVBand="0" w:evenVBand="0" w:oddHBand="0" w:evenHBand="0" w:firstRowFirstColumn="0" w:firstRowLastColumn="0" w:lastRowFirstColumn="0" w:lastRowLastColumn="0"/>
              <w:rPr>
                <w:ins w:id="314" w:author="Author" w:date="2026-05-07T13:24:00Z"/>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0.07</w:t>
            </w:r>
            <w:ins w:id="315" w:author="Author" w:date="2026-05-07T13:24:00Z">
              <w:r w:rsidR="007A1DA2" w:rsidRPr="004A20DB">
                <w:rPr>
                  <w:rFonts w:ascii="Times New Roman" w:eastAsia="Times New Roman" w:hAnsi="Times New Roman" w:cs="Times New Roman"/>
                  <w:sz w:val="20"/>
                  <w:szCs w:val="20"/>
                </w:rPr>
                <w:t xml:space="preserve">  Fig.</w:t>
              </w:r>
              <w:proofErr w:type="gramEnd"/>
              <w:r w:rsidR="007A1DA2" w:rsidRPr="004A20DB">
                <w:rPr>
                  <w:rFonts w:ascii="Times New Roman" w:eastAsia="Times New Roman" w:hAnsi="Times New Roman" w:cs="Times New Roman"/>
                  <w:sz w:val="20"/>
                  <w:szCs w:val="20"/>
                </w:rPr>
                <w:t xml:space="preserve"> 1</w:t>
              </w:r>
            </w:ins>
          </w:p>
          <w:p w14:paraId="75854C4E" w14:textId="6CFE9702"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ins w:id="316" w:author="Author" w:date="2026-05-07T13:24:00Z">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.1</w:t>
              </w:r>
              <w:r w:rsidR="007A1DA2" w:rsidRPr="004A20DB">
                <w:rPr>
                  <w:rFonts w:ascii="Times New Roman" w:eastAsia="Times New Roman" w:hAnsi="Times New Roman" w:cs="Times New Roman"/>
                  <w:sz w:val="20"/>
                  <w:szCs w:val="20"/>
                </w:rPr>
                <w:t xml:space="preserve">  Figs.</w:t>
              </w:r>
              <w:proofErr w:type="gramEnd"/>
              <w:r w:rsidR="007A1DA2" w:rsidRPr="004A20DB">
                <w:rPr>
                  <w:rFonts w:ascii="Times New Roman" w:eastAsia="Times New Roman" w:hAnsi="Times New Roman" w:cs="Times New Roman"/>
                  <w:sz w:val="20"/>
                  <w:szCs w:val="20"/>
                </w:rPr>
                <w:t xml:space="preserve"> 2 to 4</w:t>
              </w:r>
            </w:ins>
          </w:p>
        </w:tc>
        <w:tc>
          <w:tcPr>
            <w:tcW w:w="5265" w:type="dxa"/>
          </w:tcPr>
          <w:p w14:paraId="15CD3C48"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Mutation rate per genome </w:t>
            </w:r>
          </w:p>
        </w:tc>
      </w:tr>
      <w:tr w:rsidR="0087149A" w:rsidRPr="004A20DB" w14:paraId="6B8CF495" w14:textId="77777777" w:rsidTr="003F650E">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1B383AD4" w14:textId="44C1BEF7" w:rsidR="007A1DA2" w:rsidRPr="004A20DB" w:rsidRDefault="0076272C">
            <w:pPr>
              <w:cnfStyle w:val="000000000000" w:firstRow="0" w:lastRow="0" w:firstColumn="0" w:lastColumn="0" w:oddVBand="0" w:evenVBand="0" w:oddHBand="0" w:evenHBand="0" w:firstRowFirstColumn="0" w:firstRowLastColumn="0" w:lastRowFirstColumn="0" w:lastRowLastColumn="0"/>
              <w:rPr>
                <w:ins w:id="317" w:author="Author" w:date="2026-05-07T13:24:00Z"/>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30</w:t>
            </w:r>
            <w:ins w:id="318" w:author="Author" w:date="2026-05-07T13:24:00Z">
              <w:r w:rsidR="007A1DA2" w:rsidRPr="004A20DB">
                <w:rPr>
                  <w:rFonts w:ascii="Times New Roman" w:eastAsia="Times New Roman" w:hAnsi="Times New Roman" w:cs="Times New Roman"/>
                  <w:sz w:val="20"/>
                  <w:szCs w:val="20"/>
                </w:rPr>
                <w:t xml:space="preserve">  Fig.</w:t>
              </w:r>
              <w:proofErr w:type="gramEnd"/>
              <w:r w:rsidR="007A1DA2" w:rsidRPr="004A20DB">
                <w:rPr>
                  <w:rFonts w:ascii="Times New Roman" w:eastAsia="Times New Roman" w:hAnsi="Times New Roman" w:cs="Times New Roman"/>
                  <w:sz w:val="20"/>
                  <w:szCs w:val="20"/>
                </w:rPr>
                <w:t xml:space="preserve"> 1</w:t>
              </w:r>
            </w:ins>
          </w:p>
          <w:p w14:paraId="4596623A" w14:textId="5A3ED72A"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ins w:id="319" w:author="Author" w:date="2026-05-07T13:24:00Z">
              <w:r w:rsidRPr="004A20DB">
                <w:rPr>
                  <w:rFonts w:ascii="Times New Roman" w:eastAsia="Times New Roman" w:hAnsi="Times New Roman" w:cs="Times New Roman"/>
                  <w:sz w:val="20"/>
                  <w:szCs w:val="20"/>
                </w:rPr>
                <w:t>300</w:t>
              </w:r>
              <w:r w:rsidR="007A1DA2" w:rsidRPr="004A20DB">
                <w:rPr>
                  <w:rFonts w:ascii="Times New Roman" w:eastAsia="Times New Roman" w:hAnsi="Times New Roman" w:cs="Times New Roman"/>
                  <w:sz w:val="20"/>
                  <w:szCs w:val="20"/>
                </w:rPr>
                <w:t xml:space="preserve">  Figs.</w:t>
              </w:r>
              <w:proofErr w:type="gramEnd"/>
              <w:r w:rsidR="007A1DA2" w:rsidRPr="004A20DB">
                <w:rPr>
                  <w:rFonts w:ascii="Times New Roman" w:eastAsia="Times New Roman" w:hAnsi="Times New Roman" w:cs="Times New Roman"/>
                  <w:sz w:val="20"/>
                  <w:szCs w:val="20"/>
                </w:rPr>
                <w:t xml:space="preserve"> 2 to 4</w:t>
              </w:r>
            </w:ins>
          </w:p>
        </w:tc>
        <w:tc>
          <w:tcPr>
            <w:tcW w:w="5265" w:type="dxa"/>
          </w:tcPr>
          <w:p w14:paraId="3543227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Simulation time in generations</w:t>
            </w:r>
          </w:p>
        </w:tc>
      </w:tr>
      <w:tr w:rsidR="0087149A" w:rsidRPr="004A20DB" w14:paraId="65CF9CCC" w14:textId="77777777" w:rsidTr="003F650E">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6252F82A" w:rsidR="0087149A" w:rsidRPr="004A20DB" w:rsidRDefault="002161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0.1</w:t>
            </w:r>
          </w:p>
        </w:tc>
        <w:tc>
          <w:tcPr>
            <w:tcW w:w="5265" w:type="dxa"/>
          </w:tcPr>
          <w:p w14:paraId="2EE36CBF"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Selection coefficient (the same for all sites)</w:t>
            </w:r>
          </w:p>
        </w:tc>
      </w:tr>
      <w:tr w:rsidR="0087149A" w:rsidRPr="004A20DB" w14:paraId="143F56C3" w14:textId="77777777" w:rsidTr="003F650E">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01CA3EC9"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del w:id="320" w:author="Author"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0,</w:t>
            </w:r>
            <w:ins w:id="321" w:author="Author" w:date="2026-05-07T13:24:00Z">
              <w:r w:rsidR="00AA56DC" w:rsidRPr="004A20DB">
                <w:rPr>
                  <w:rFonts w:ascii="Times New Roman" w:eastAsia="Times New Roman" w:hAnsi="Times New Roman" w:cs="Times New Roman"/>
                  <w:sz w:val="20"/>
                  <w:szCs w:val="20"/>
                </w:rPr>
                <w:t xml:space="preserve"> </w:t>
              </w:r>
            </w:ins>
            <w:r w:rsidRPr="004A20DB">
              <w:rPr>
                <w:rFonts w:ascii="Times New Roman" w:eastAsia="Times New Roman" w:hAnsi="Times New Roman" w:cs="Times New Roman"/>
                <w:sz w:val="20"/>
                <w:szCs w:val="20"/>
              </w:rPr>
              <w:t>0.1,</w:t>
            </w:r>
            <w:ins w:id="322" w:author="Author" w:date="2026-05-07T13:24:00Z">
              <w:r w:rsidR="00AA56DC" w:rsidRPr="004A20DB">
                <w:rPr>
                  <w:rFonts w:ascii="Times New Roman" w:eastAsia="Times New Roman" w:hAnsi="Times New Roman" w:cs="Times New Roman"/>
                  <w:sz w:val="20"/>
                  <w:szCs w:val="20"/>
                </w:rPr>
                <w:t xml:space="preserve"> </w:t>
              </w:r>
            </w:ins>
            <w:r w:rsidRPr="004A20DB">
              <w:rPr>
                <w:rFonts w:ascii="Times New Roman" w:eastAsia="Times New Roman" w:hAnsi="Times New Roman" w:cs="Times New Roman"/>
                <w:sz w:val="20"/>
                <w:szCs w:val="20"/>
              </w:rPr>
              <w:t>0.5,</w:t>
            </w:r>
            <w:ins w:id="323" w:author="Author" w:date="2026-05-07T13:24:00Z">
              <w:r w:rsidR="00AA56DC" w:rsidRPr="004A20DB">
                <w:rPr>
                  <w:rFonts w:ascii="Times New Roman" w:eastAsia="Times New Roman" w:hAnsi="Times New Roman" w:cs="Times New Roman"/>
                  <w:sz w:val="20"/>
                  <w:szCs w:val="20"/>
                </w:rPr>
                <w:t xml:space="preserve"> or </w:t>
              </w:r>
            </w:ins>
            <w:r w:rsidRPr="004A20DB">
              <w:rPr>
                <w:rFonts w:ascii="Times New Roman" w:eastAsia="Times New Roman" w:hAnsi="Times New Roman" w:cs="Times New Roman"/>
                <w:sz w:val="20"/>
                <w:szCs w:val="20"/>
              </w:rPr>
              <w:t>1</w:t>
            </w:r>
            <w:del w:id="324" w:author="Author" w:date="2026-05-07T13:24:00Z">
              <w:r>
                <w:rPr>
                  <w:rFonts w:ascii="Times New Roman" w:eastAsia="Times New Roman" w:hAnsi="Times New Roman" w:cs="Times New Roman"/>
                  <w:sz w:val="20"/>
                  <w:szCs w:val="20"/>
                </w:rPr>
                <w:delText>]</w:delText>
              </w:r>
            </w:del>
          </w:p>
        </w:tc>
        <w:tc>
          <w:tcPr>
            <w:tcW w:w="5265" w:type="dxa"/>
          </w:tcPr>
          <w:p w14:paraId="7C70F3A1"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Recombination probability</w:t>
            </w:r>
          </w:p>
        </w:tc>
      </w:tr>
      <w:tr w:rsidR="0087149A" w:rsidRPr="004A20DB" w14:paraId="3ABE5C04" w14:textId="77777777" w:rsidTr="003F650E">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4E0ED5F3"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del w:id="325" w:author="Author"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1,3,</w:t>
            </w:r>
            <w:ins w:id="326" w:author="Author" w:date="2026-05-07T13:24:00Z">
              <w:r w:rsidR="007A1DA2" w:rsidRPr="004A20DB">
                <w:rPr>
                  <w:rFonts w:ascii="Times New Roman" w:eastAsia="Times New Roman" w:hAnsi="Times New Roman" w:cs="Times New Roman"/>
                  <w:sz w:val="20"/>
                  <w:szCs w:val="20"/>
                </w:rPr>
                <w:t xml:space="preserve"> or </w:t>
              </w:r>
            </w:ins>
            <w:r w:rsidRPr="004A20DB">
              <w:rPr>
                <w:rFonts w:ascii="Times New Roman" w:eastAsia="Times New Roman" w:hAnsi="Times New Roman" w:cs="Times New Roman"/>
                <w:sz w:val="20"/>
                <w:szCs w:val="20"/>
              </w:rPr>
              <w:t>10</w:t>
            </w:r>
            <w:del w:id="327" w:author="Author" w:date="2026-05-07T13:24:00Z">
              <w:r>
                <w:rPr>
                  <w:rFonts w:ascii="Times New Roman" w:eastAsia="Times New Roman" w:hAnsi="Times New Roman" w:cs="Times New Roman"/>
                  <w:sz w:val="20"/>
                  <w:szCs w:val="20"/>
                </w:rPr>
                <w:delText>]</w:delText>
              </w:r>
            </w:del>
          </w:p>
        </w:tc>
        <w:tc>
          <w:tcPr>
            <w:tcW w:w="5265" w:type="dxa"/>
          </w:tcPr>
          <w:p w14:paraId="0C37262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crossovers</w:t>
            </w:r>
          </w:p>
        </w:tc>
      </w:tr>
      <w:tr w:rsidR="0087149A" w:rsidRPr="004A20DB" w14:paraId="68BE5DDE" w14:textId="77777777" w:rsidTr="003F650E">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61254624" w14:textId="741A9FE3" w:rsidR="007A1DA2" w:rsidRPr="004A20DB" w:rsidRDefault="0076272C">
            <w:pPr>
              <w:cnfStyle w:val="000000000000" w:firstRow="0" w:lastRow="0" w:firstColumn="0" w:lastColumn="0" w:oddVBand="0" w:evenVBand="0" w:oddHBand="0" w:evenHBand="0" w:firstRowFirstColumn="0" w:firstRowLastColumn="0" w:lastRowFirstColumn="0" w:lastRowLastColumn="0"/>
              <w:rPr>
                <w:ins w:id="328" w:author="Author" w:date="2026-05-07T13:24:00Z"/>
                <w:rFonts w:ascii="Times New Roman" w:eastAsia="Times New Roman" w:hAnsi="Times New Roman" w:cs="Times New Roman"/>
                <w:sz w:val="20"/>
                <w:szCs w:val="20"/>
              </w:rPr>
            </w:pPr>
            <w:del w:id="329" w:author="Author"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0.4,0.5,0.6,0.75</w:t>
            </w:r>
            <w:del w:id="330" w:author="Author" w:date="2026-05-07T13:24:00Z">
              <w:r>
                <w:rPr>
                  <w:rFonts w:ascii="Times New Roman" w:eastAsia="Times New Roman" w:hAnsi="Times New Roman" w:cs="Times New Roman"/>
                  <w:sz w:val="20"/>
                  <w:szCs w:val="20"/>
                </w:rPr>
                <w:delText>]</w:delText>
              </w:r>
            </w:del>
            <w:ins w:id="331" w:author="Author" w:date="2026-05-07T13:24:00Z">
              <w:r w:rsidR="007A1DA2" w:rsidRPr="004A20DB">
                <w:rPr>
                  <w:rFonts w:ascii="Times New Roman" w:eastAsia="Times New Roman" w:hAnsi="Times New Roman" w:cs="Times New Roman"/>
                  <w:sz w:val="20"/>
                  <w:szCs w:val="20"/>
                </w:rPr>
                <w:t xml:space="preserve"> Fig. 1</w:t>
              </w:r>
            </w:ins>
          </w:p>
          <w:p w14:paraId="38BFB4D1" w14:textId="03955686"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ins w:id="332" w:author="Author" w:date="2026-05-07T13:24:00Z">
              <w:r w:rsidRPr="004A20DB">
                <w:rPr>
                  <w:rFonts w:ascii="Times New Roman" w:eastAsia="Times New Roman" w:hAnsi="Times New Roman" w:cs="Times New Roman"/>
                  <w:sz w:val="20"/>
                  <w:szCs w:val="20"/>
                </w:rPr>
                <w:t>0.4</w:t>
              </w:r>
              <w:r w:rsidR="007A1DA2" w:rsidRPr="004A20DB">
                <w:rPr>
                  <w:rFonts w:ascii="Times New Roman" w:eastAsia="Times New Roman" w:hAnsi="Times New Roman" w:cs="Times New Roman"/>
                  <w:sz w:val="20"/>
                  <w:szCs w:val="20"/>
                </w:rPr>
                <w:t xml:space="preserve"> - </w:t>
              </w:r>
              <w:proofErr w:type="gramStart"/>
              <w:r w:rsidRPr="004A20DB">
                <w:rPr>
                  <w:rFonts w:ascii="Times New Roman" w:eastAsia="Times New Roman" w:hAnsi="Times New Roman" w:cs="Times New Roman"/>
                  <w:sz w:val="20"/>
                  <w:szCs w:val="20"/>
                </w:rPr>
                <w:t>4</w:t>
              </w:r>
              <w:r w:rsidR="007A1DA2" w:rsidRPr="004A20DB">
                <w:rPr>
                  <w:rFonts w:ascii="Times New Roman" w:eastAsia="Times New Roman" w:hAnsi="Times New Roman" w:cs="Times New Roman"/>
                  <w:sz w:val="20"/>
                  <w:szCs w:val="20"/>
                </w:rPr>
                <w:t xml:space="preserve">  Figs.</w:t>
              </w:r>
              <w:proofErr w:type="gramEnd"/>
              <w:r w:rsidR="007A1DA2" w:rsidRPr="004A20DB">
                <w:rPr>
                  <w:rFonts w:ascii="Times New Roman" w:eastAsia="Times New Roman" w:hAnsi="Times New Roman" w:cs="Times New Roman"/>
                  <w:sz w:val="20"/>
                  <w:szCs w:val="20"/>
                </w:rPr>
                <w:t xml:space="preserve"> 2 to 4</w:t>
              </w:r>
            </w:ins>
          </w:p>
        </w:tc>
        <w:tc>
          <w:tcPr>
            <w:tcW w:w="5265" w:type="dxa"/>
          </w:tcPr>
          <w:p w14:paraId="2D8880B5"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Strength of epistatic interaction</w:t>
            </w:r>
          </w:p>
        </w:tc>
      </w:tr>
      <w:tr w:rsidR="0087149A" w:rsidRPr="004A20DB" w14:paraId="714A7543" w14:textId="77777777" w:rsidTr="003F650E">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run</m:t>
                </m:r>
              </m:oMath>
            </m:oMathPara>
          </w:p>
        </w:tc>
        <w:tc>
          <w:tcPr>
            <w:tcW w:w="1985" w:type="dxa"/>
          </w:tcPr>
          <w:p w14:paraId="01CA31AD" w14:textId="4D0CDDBA"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del w:id="333" w:author="Author"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6,20,50</w:t>
            </w:r>
            <w:del w:id="334" w:author="Author" w:date="2026-05-07T13:24:00Z">
              <w:r>
                <w:rPr>
                  <w:rFonts w:ascii="Times New Roman" w:eastAsia="Times New Roman" w:hAnsi="Times New Roman" w:cs="Times New Roman"/>
                  <w:sz w:val="20"/>
                  <w:szCs w:val="20"/>
                </w:rPr>
                <w:delText>,</w:delText>
              </w:r>
            </w:del>
            <w:ins w:id="335" w:author="Author" w:date="2026-05-07T13:24:00Z">
              <w:r w:rsidR="007A1DA2" w:rsidRPr="004A20DB">
                <w:rPr>
                  <w:rFonts w:ascii="Times New Roman" w:eastAsia="Times New Roman" w:hAnsi="Times New Roman" w:cs="Times New Roman"/>
                  <w:sz w:val="20"/>
                  <w:szCs w:val="20"/>
                </w:rPr>
                <w:t xml:space="preserve"> or </w:t>
              </w:r>
            </w:ins>
            <w:r w:rsidRPr="004A20DB">
              <w:rPr>
                <w:rFonts w:ascii="Times New Roman" w:eastAsia="Times New Roman" w:hAnsi="Times New Roman" w:cs="Times New Roman"/>
                <w:sz w:val="20"/>
                <w:szCs w:val="20"/>
              </w:rPr>
              <w:t>200</w:t>
            </w:r>
            <w:del w:id="336" w:author="Author" w:date="2026-05-07T13:24:00Z">
              <w:r>
                <w:rPr>
                  <w:rFonts w:ascii="Times New Roman" w:eastAsia="Times New Roman" w:hAnsi="Times New Roman" w:cs="Times New Roman"/>
                  <w:sz w:val="20"/>
                  <w:szCs w:val="20"/>
                </w:rPr>
                <w:delText>]</w:delText>
              </w:r>
            </w:del>
          </w:p>
        </w:tc>
        <w:tc>
          <w:tcPr>
            <w:tcW w:w="5265" w:type="dxa"/>
          </w:tcPr>
          <w:p w14:paraId="44E0708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Number of </w:t>
            </w:r>
            <w:proofErr w:type="gramStart"/>
            <w:r w:rsidRPr="004A20DB">
              <w:rPr>
                <w:rFonts w:ascii="Times New Roman" w:eastAsia="Times New Roman" w:hAnsi="Times New Roman" w:cs="Times New Roman"/>
                <w:color w:val="000000"/>
                <w:sz w:val="20"/>
                <w:szCs w:val="20"/>
              </w:rPr>
              <w:t>simulation</w:t>
            </w:r>
            <w:proofErr w:type="gramEnd"/>
            <w:r w:rsidRPr="004A20DB">
              <w:rPr>
                <w:rFonts w:ascii="Times New Roman" w:eastAsia="Times New Roman" w:hAnsi="Times New Roman" w:cs="Times New Roman"/>
                <w:color w:val="000000"/>
                <w:sz w:val="20"/>
                <w:szCs w:val="20"/>
              </w:rPr>
              <w:t xml:space="preserve"> runs used to average the data</w:t>
            </w:r>
          </w:p>
        </w:tc>
      </w:tr>
      <w:tr w:rsidR="0087149A" w:rsidRPr="004A20DB" w14:paraId="5ECBF3F6" w14:textId="77777777" w:rsidTr="003F650E">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Pr="004A20DB"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m:t>L</m:t>
              </m:r>
            </m:oMath>
            <w:r w:rsidRPr="004A20DB">
              <w:rPr>
                <w:rFonts w:ascii="Times New Roman" w:eastAsia="Times New Roman" w:hAnsi="Times New Roman" w:cs="Times New Roman"/>
                <w:sz w:val="20"/>
                <w:szCs w:val="20"/>
              </w:rPr>
              <w:t xml:space="preserve"> (seqlen)</w:t>
            </w:r>
          </w:p>
        </w:tc>
        <w:tc>
          <w:tcPr>
            <w:tcW w:w="1985" w:type="dxa"/>
          </w:tcPr>
          <w:p w14:paraId="14A52751" w14:textId="2B19719C"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del w:id="337" w:author="Author"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20,40,100</w:t>
            </w:r>
            <w:del w:id="338" w:author="Author" w:date="2026-05-07T13:24:00Z">
              <w:r>
                <w:rPr>
                  <w:rFonts w:ascii="Times New Roman" w:eastAsia="Times New Roman" w:hAnsi="Times New Roman" w:cs="Times New Roman"/>
                  <w:sz w:val="20"/>
                  <w:szCs w:val="20"/>
                </w:rPr>
                <w:delText>,</w:delText>
              </w:r>
            </w:del>
            <w:ins w:id="339" w:author="Author" w:date="2026-05-07T13:24:00Z">
              <w:r w:rsidR="007A1DA2" w:rsidRPr="004A20DB">
                <w:rPr>
                  <w:rFonts w:ascii="Times New Roman" w:eastAsia="Times New Roman" w:hAnsi="Times New Roman" w:cs="Times New Roman"/>
                  <w:sz w:val="20"/>
                  <w:szCs w:val="20"/>
                </w:rPr>
                <w:t xml:space="preserve"> or </w:t>
              </w:r>
            </w:ins>
            <w:r w:rsidRPr="004A20DB">
              <w:rPr>
                <w:rFonts w:ascii="Times New Roman" w:eastAsia="Times New Roman" w:hAnsi="Times New Roman" w:cs="Times New Roman"/>
                <w:sz w:val="20"/>
                <w:szCs w:val="20"/>
              </w:rPr>
              <w:t>200</w:t>
            </w:r>
            <w:del w:id="340" w:author="Author" w:date="2026-05-07T13:24:00Z">
              <w:r>
                <w:rPr>
                  <w:rFonts w:ascii="Times New Roman" w:eastAsia="Times New Roman" w:hAnsi="Times New Roman" w:cs="Times New Roman"/>
                  <w:sz w:val="20"/>
                  <w:szCs w:val="20"/>
                </w:rPr>
                <w:delText>]</w:delText>
              </w:r>
            </w:del>
          </w:p>
        </w:tc>
        <w:tc>
          <w:tcPr>
            <w:tcW w:w="5265" w:type="dxa"/>
          </w:tcPr>
          <w:p w14:paraId="1EE1FDA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Length of the simulated sequence</w:t>
            </w:r>
          </w:p>
        </w:tc>
      </w:tr>
      <w:tr w:rsidR="0087149A" w:rsidRPr="004A20DB" w14:paraId="413A7631" w14:textId="77777777" w:rsidTr="003F650E">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Sequence threshold</w:t>
            </w:r>
          </w:p>
        </w:tc>
        <w:tc>
          <w:tcPr>
            <w:tcW w:w="1985" w:type="dxa"/>
          </w:tcPr>
          <w:p w14:paraId="2B7AE18E" w14:textId="41B77307"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del w:id="341" w:author="Author"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0.7</w:t>
            </w:r>
            <w:del w:id="342" w:author="Author" w:date="2026-05-07T13:24:00Z">
              <w:r>
                <w:rPr>
                  <w:rFonts w:ascii="Times New Roman" w:eastAsia="Times New Roman" w:hAnsi="Times New Roman" w:cs="Times New Roman"/>
                  <w:sz w:val="20"/>
                  <w:szCs w:val="20"/>
                </w:rPr>
                <w:delText>]</w:delText>
              </w:r>
            </w:del>
          </w:p>
        </w:tc>
        <w:tc>
          <w:tcPr>
            <w:tcW w:w="5265" w:type="dxa"/>
          </w:tcPr>
          <w:p w14:paraId="242BD94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Maximum proportion of gaps and </w:t>
            </w:r>
            <w:proofErr w:type="spellStart"/>
            <w:r w:rsidRPr="004A20DB">
              <w:rPr>
                <w:rFonts w:ascii="Times New Roman" w:eastAsia="Times New Roman" w:hAnsi="Times New Roman" w:cs="Times New Roman"/>
                <w:color w:val="000000"/>
                <w:sz w:val="20"/>
                <w:szCs w:val="20"/>
              </w:rPr>
              <w:t>nonreads</w:t>
            </w:r>
            <w:proofErr w:type="spellEnd"/>
            <w:r w:rsidRPr="004A20DB">
              <w:rPr>
                <w:rFonts w:ascii="Times New Roman" w:eastAsia="Times New Roman" w:hAnsi="Times New Roman" w:cs="Times New Roman"/>
                <w:color w:val="000000"/>
                <w:sz w:val="20"/>
                <w:szCs w:val="20"/>
              </w:rPr>
              <w:t xml:space="preserve"> in one sequence</w:t>
            </w:r>
          </w:p>
        </w:tc>
      </w:tr>
      <w:tr w:rsidR="0087149A" w:rsidRPr="004A20DB" w14:paraId="68D9C33D" w14:textId="77777777" w:rsidTr="003F650E">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Gap threshold</w:t>
            </w:r>
          </w:p>
        </w:tc>
        <w:tc>
          <w:tcPr>
            <w:tcW w:w="1985" w:type="dxa"/>
          </w:tcPr>
          <w:p w14:paraId="5D131DBD" w14:textId="542E266E"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del w:id="343" w:author="Author"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0.5</w:t>
            </w:r>
            <w:del w:id="344" w:author="Author" w:date="2026-05-07T13:24:00Z">
              <w:r>
                <w:rPr>
                  <w:rFonts w:ascii="Times New Roman" w:eastAsia="Times New Roman" w:hAnsi="Times New Roman" w:cs="Times New Roman"/>
                  <w:sz w:val="20"/>
                  <w:szCs w:val="20"/>
                </w:rPr>
                <w:delText>]</w:delText>
              </w:r>
            </w:del>
          </w:p>
        </w:tc>
        <w:tc>
          <w:tcPr>
            <w:tcW w:w="5265" w:type="dxa"/>
          </w:tcPr>
          <w:p w14:paraId="4168B44D"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Maximum proportion of gaps and </w:t>
            </w:r>
            <w:proofErr w:type="spellStart"/>
            <w:r w:rsidRPr="004A20DB">
              <w:rPr>
                <w:rFonts w:ascii="Times New Roman" w:eastAsia="Times New Roman" w:hAnsi="Times New Roman" w:cs="Times New Roman"/>
                <w:color w:val="000000"/>
                <w:sz w:val="20"/>
                <w:szCs w:val="20"/>
              </w:rPr>
              <w:t>nonreads</w:t>
            </w:r>
            <w:proofErr w:type="spellEnd"/>
            <w:r w:rsidRPr="004A20DB">
              <w:rPr>
                <w:rFonts w:ascii="Times New Roman" w:eastAsia="Times New Roman" w:hAnsi="Times New Roman" w:cs="Times New Roman"/>
                <w:color w:val="000000"/>
                <w:sz w:val="20"/>
                <w:szCs w:val="20"/>
              </w:rPr>
              <w:t xml:space="preserve"> at one site</w:t>
            </w:r>
          </w:p>
        </w:tc>
      </w:tr>
      <w:tr w:rsidR="0087149A" w:rsidRPr="004A20DB" w14:paraId="2731CE01" w14:textId="77777777" w:rsidTr="003F650E">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Monomorphism threshold</w:t>
            </w:r>
          </w:p>
        </w:tc>
        <w:tc>
          <w:tcPr>
            <w:tcW w:w="1985" w:type="dxa"/>
          </w:tcPr>
          <w:p w14:paraId="4EBFC3DB" w14:textId="45D93505"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del w:id="345" w:author="Author"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0.8</w:t>
            </w:r>
            <w:del w:id="346" w:author="Author" w:date="2026-05-07T13:24:00Z">
              <w:r>
                <w:rPr>
                  <w:rFonts w:ascii="Times New Roman" w:eastAsia="Times New Roman" w:hAnsi="Times New Roman" w:cs="Times New Roman"/>
                  <w:sz w:val="20"/>
                  <w:szCs w:val="20"/>
                </w:rPr>
                <w:delText>,</w:delText>
              </w:r>
            </w:del>
            <w:ins w:id="347" w:author="Author" w:date="2026-05-07T13:24:00Z">
              <w:r w:rsidR="002E716E" w:rsidRPr="004A20DB">
                <w:rPr>
                  <w:rFonts w:ascii="Times New Roman" w:eastAsia="Times New Roman" w:hAnsi="Times New Roman" w:cs="Times New Roman"/>
                  <w:sz w:val="20"/>
                  <w:szCs w:val="20"/>
                </w:rPr>
                <w:t xml:space="preserve"> or </w:t>
              </w:r>
            </w:ins>
            <w:r w:rsidRPr="004A20DB">
              <w:rPr>
                <w:rFonts w:ascii="Times New Roman" w:eastAsia="Times New Roman" w:hAnsi="Times New Roman" w:cs="Times New Roman"/>
                <w:sz w:val="20"/>
                <w:szCs w:val="20"/>
              </w:rPr>
              <w:t>0.95</w:t>
            </w:r>
            <w:del w:id="348" w:author="Author" w:date="2026-05-07T13:24:00Z">
              <w:r>
                <w:rPr>
                  <w:rFonts w:ascii="Times New Roman" w:eastAsia="Times New Roman" w:hAnsi="Times New Roman" w:cs="Times New Roman"/>
                  <w:sz w:val="20"/>
                  <w:szCs w:val="20"/>
                </w:rPr>
                <w:delText>]</w:delText>
              </w:r>
            </w:del>
          </w:p>
        </w:tc>
        <w:tc>
          <w:tcPr>
            <w:tcW w:w="5265" w:type="dxa"/>
          </w:tcPr>
          <w:p w14:paraId="2DC986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degree of monomorphism per site</w:t>
            </w:r>
          </w:p>
        </w:tc>
      </w:tr>
    </w:tbl>
    <w:p w14:paraId="3CB8BF46" w14:textId="77777777" w:rsidR="0087149A" w:rsidRPr="004A20DB" w:rsidRDefault="0087149A">
      <w:pPr>
        <w:spacing w:after="0" w:line="360" w:lineRule="auto"/>
        <w:jc w:val="both"/>
        <w:rPr>
          <w:rFonts w:ascii="Times New Roman" w:eastAsia="Times New Roman" w:hAnsi="Times New Roman" w:cs="Times New Roman"/>
          <w:sz w:val="24"/>
          <w:szCs w:val="24"/>
        </w:rPr>
      </w:pPr>
    </w:p>
    <w:p w14:paraId="168EC224" w14:textId="3333084C"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Processing genomic data of SARS-CoV-2. </w:t>
      </w:r>
      <w:r w:rsidRPr="004A20DB">
        <w:rPr>
          <w:rFonts w:ascii="Times New Roman" w:eastAsia="Times New Roman" w:hAnsi="Times New Roman" w:cs="Times New Roman"/>
          <w:sz w:val="24"/>
          <w:szCs w:val="24"/>
        </w:rPr>
        <w:t xml:space="preserve">In Dataset 1, 6000 sequences sampled from 6 regions (Africa, Asia, North America, Oceania, South America) in the period from 09/24/2020 to </w:t>
      </w:r>
      <w:r w:rsidRPr="004A20DB">
        <w:rPr>
          <w:rFonts w:ascii="Times New Roman" w:eastAsia="Times New Roman" w:hAnsi="Times New Roman" w:cs="Times New Roman"/>
          <w:sz w:val="24"/>
          <w:szCs w:val="24"/>
        </w:rPr>
        <w:lastRenderedPageBreak/>
        <w:t>09/25/2021 were downloaded from database NCBI Virus.</w:t>
      </w:r>
      <w:r w:rsidR="00A22C5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In Dataset </w:t>
      </w:r>
      <w:r w:rsidR="00A22C54"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t>
      </w:r>
      <w:del w:id="349" w:author="Author" w:date="2026-05-07T13:24:00Z">
        <w:r>
          <w:rPr>
            <w:rFonts w:ascii="Times New Roman" w:eastAsia="Times New Roman" w:hAnsi="Times New Roman" w:cs="Times New Roman"/>
            <w:sz w:val="24"/>
            <w:szCs w:val="24"/>
          </w:rPr>
          <w:delText xml:space="preserve">12,000 sequences were sampled from NCBI Virus database labeled B.1 and B.1.1.7 (Alpha), in equal numbers for each label. In Dataset 3, </w:delText>
        </w:r>
      </w:del>
      <w:r w:rsidRPr="004A20DB">
        <w:rPr>
          <w:rFonts w:ascii="Times New Roman" w:eastAsia="Times New Roman" w:hAnsi="Times New Roman" w:cs="Times New Roman"/>
          <w:sz w:val="24"/>
          <w:szCs w:val="24"/>
        </w:rPr>
        <w:t xml:space="preserve">we used 20,000 random sequences from the NCBI Virus database for the </w:t>
      </w:r>
      <w:ins w:id="350" w:author="Author" w:date="2026-05-07T13:24:00Z">
        <w:r w:rsidR="002E716E" w:rsidRPr="004A20DB">
          <w:rPr>
            <w:rFonts w:ascii="Times New Roman" w:eastAsia="Times New Roman" w:hAnsi="Times New Roman" w:cs="Times New Roman"/>
            <w:sz w:val="24"/>
            <w:szCs w:val="24"/>
          </w:rPr>
          <w:t xml:space="preserve">same </w:t>
        </w:r>
      </w:ins>
      <w:r w:rsidR="002E716E" w:rsidRPr="004A20DB">
        <w:rPr>
          <w:rFonts w:ascii="Times New Roman" w:eastAsia="Times New Roman" w:hAnsi="Times New Roman" w:cs="Times New Roman"/>
          <w:sz w:val="24"/>
          <w:szCs w:val="24"/>
        </w:rPr>
        <w:t xml:space="preserve">period </w:t>
      </w:r>
      <w:del w:id="351" w:author="Author" w:date="2026-05-07T13:24:00Z">
        <w:r>
          <w:rPr>
            <w:rFonts w:ascii="Times New Roman" w:eastAsia="Times New Roman" w:hAnsi="Times New Roman" w:cs="Times New Roman"/>
            <w:sz w:val="24"/>
            <w:szCs w:val="24"/>
          </w:rPr>
          <w:delText xml:space="preserve">from 09/24/2020 to 09/25/2021. </w:delText>
        </w:r>
      </w:del>
      <w:ins w:id="352" w:author="Author" w:date="2026-05-07T13:24:00Z">
        <w:r w:rsidR="002E716E" w:rsidRPr="004A20DB">
          <w:rPr>
            <w:rFonts w:ascii="Times New Roman" w:eastAsia="Times New Roman" w:hAnsi="Times New Roman" w:cs="Times New Roman"/>
            <w:sz w:val="24"/>
            <w:szCs w:val="24"/>
          </w:rPr>
          <w:t>of time as in Dataset 1.</w:t>
        </w:r>
      </w:ins>
    </w:p>
    <w:p w14:paraId="5D1EF84A" w14:textId="53455F6C" w:rsidR="00545794" w:rsidRPr="004A20DB" w:rsidRDefault="00545794" w:rsidP="00545794">
      <w:pPr>
        <w:spacing w:after="0" w:line="360" w:lineRule="auto"/>
        <w:ind w:firstLine="709"/>
        <w:jc w:val="both"/>
        <w:rPr>
          <w:ins w:id="353" w:author="Author" w:date="2026-05-07T13:24:00Z"/>
          <w:rFonts w:ascii="Times New Roman" w:eastAsia="Times New Roman" w:hAnsi="Times New Roman" w:cs="Times New Roman"/>
          <w:sz w:val="24"/>
          <w:szCs w:val="24"/>
          <w:lang w:val="en-US"/>
        </w:rPr>
      </w:pPr>
      <w:ins w:id="354" w:author="Author" w:date="2026-05-07T13:24:00Z">
        <w:r w:rsidRPr="004A20DB">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sidRPr="004A20DB">
          <w:rPr>
            <w:rFonts w:ascii="Times New Roman" w:eastAsia="Times New Roman" w:hAnsi="Times New Roman" w:cs="Times New Roman"/>
            <w:sz w:val="24"/>
            <w:szCs w:val="24"/>
            <w:lang w:val="en-US"/>
          </w:rPr>
          <w:t>Also, p</w:t>
        </w:r>
        <w:r w:rsidRPr="004A20DB">
          <w:rPr>
            <w:rFonts w:ascii="Times New Roman" w:eastAsia="Times New Roman" w:hAnsi="Times New Roman" w:cs="Times New Roman"/>
            <w:sz w:val="24"/>
            <w:szCs w:val="24"/>
            <w:lang w:val="en-US"/>
          </w:rPr>
          <w:t xml:space="preserve">revious experience with hemagglutinin data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[39]</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r w:rsidR="006363C9" w:rsidRPr="004A20DB">
          <w:rPr>
            <w:rFonts w:ascii="Times New Roman" w:eastAsia="Times New Roman" w:hAnsi="Times New Roman" w:cs="Times New Roman"/>
            <w:sz w:val="24"/>
            <w:szCs w:val="24"/>
            <w:lang w:val="en-US"/>
          </w:rPr>
          <w:t>demonstrates</w:t>
        </w:r>
        <w:r w:rsidRPr="004A20DB">
          <w:rPr>
            <w:rFonts w:ascii="Times New Roman" w:eastAsia="Times New Roman" w:hAnsi="Times New Roman" w:cs="Times New Roman"/>
            <w:sz w:val="24"/>
            <w:szCs w:val="24"/>
            <w:lang w:val="en-US"/>
          </w:rPr>
          <w:t xml:space="preserve"> that </w:t>
        </w:r>
        <w:r w:rsidR="006363C9" w:rsidRPr="004A20DB">
          <w:rPr>
            <w:rFonts w:ascii="Times New Roman" w:eastAsia="Times New Roman" w:hAnsi="Times New Roman" w:cs="Times New Roman"/>
            <w:sz w:val="24"/>
            <w:szCs w:val="24"/>
            <w:lang w:val="en-US"/>
          </w:rPr>
          <w:t>combining sequences from different dates</w:t>
        </w:r>
        <w:r w:rsidRPr="004A20DB">
          <w:rPr>
            <w:rFonts w:ascii="Times New Roman" w:eastAsia="Times New Roman" w:hAnsi="Times New Roman" w:cs="Times New Roman"/>
            <w:sz w:val="24"/>
            <w:szCs w:val="24"/>
            <w:lang w:val="en-US"/>
          </w:rPr>
          <w:t xml:space="preserve"> is an advantage, because </w:t>
        </w:r>
        <w:r w:rsidR="006363C9" w:rsidRPr="004A20DB">
          <w:rPr>
            <w:rFonts w:ascii="Times New Roman" w:eastAsia="Times New Roman" w:hAnsi="Times New Roman" w:cs="Times New Roman"/>
            <w:sz w:val="24"/>
            <w:szCs w:val="24"/>
            <w:lang w:val="en-US"/>
          </w:rPr>
          <w:t>one</w:t>
        </w:r>
        <w:r w:rsidRPr="004A20DB">
          <w:rPr>
            <w:rFonts w:ascii="Times New Roman" w:eastAsia="Times New Roman" w:hAnsi="Times New Roman" w:cs="Times New Roman"/>
            <w:sz w:val="24"/>
            <w:szCs w:val="24"/>
            <w:lang w:val="en-US"/>
          </w:rPr>
          <w:t xml:space="preserve"> compare</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earlier and later strains and thus find</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[70]</w:t>
        </w:r>
        <w:r w:rsidR="00CD5292">
          <w:rPr>
            <w:rFonts w:ascii="Times New Roman" w:eastAsia="Times New Roman" w:hAnsi="Times New Roman" w:cs="Times New Roman"/>
            <w:sz w:val="24"/>
            <w:szCs w:val="24"/>
            <w:lang w:val="en-US"/>
          </w:rPr>
          <w:fldChar w:fldCharType="end"/>
        </w:r>
        <w:r w:rsidR="006363C9" w:rsidRPr="004A20DB" w:rsidDel="006363C9">
          <w:rPr>
            <w:rFonts w:ascii="Times New Roman" w:eastAsia="Times New Roman" w:hAnsi="Times New Roman" w:cs="Times New Roman"/>
            <w:sz w:val="24"/>
            <w:szCs w:val="24"/>
            <w:lang w:val="en-US"/>
          </w:rPr>
          <w:t xml:space="preserve"> </w:t>
        </w:r>
        <w:r w:rsidRPr="004A20DB">
          <w:rPr>
            <w:rFonts w:ascii="Times New Roman" w:eastAsia="Times New Roman" w:hAnsi="Times New Roman" w:cs="Times New Roman"/>
            <w:sz w:val="24"/>
            <w:szCs w:val="24"/>
            <w:lang w:val="en-US"/>
          </w:rPr>
          <w:t>.</w:t>
        </w:r>
      </w:ins>
    </w:p>
    <w:p w14:paraId="7DBA8D28" w14:textId="599BA827" w:rsidR="0087149A" w:rsidRPr="003F650E" w:rsidRDefault="0076272C">
      <w:pPr>
        <w:spacing w:after="0" w:line="360" w:lineRule="auto"/>
        <w:ind w:firstLine="709"/>
        <w:jc w:val="both"/>
        <w:rPr>
          <w:rFonts w:ascii="Times New Roman" w:hAnsi="Times New Roman"/>
          <w:sz w:val="20"/>
          <w:lang w:val="en-US"/>
        </w:rPr>
      </w:pPr>
      <w:r w:rsidRPr="004A20DB">
        <w:rPr>
          <w:rFonts w:ascii="Times New Roman" w:eastAsia="Times New Roman" w:hAnsi="Times New Roman" w:cs="Times New Roman"/>
          <w:sz w:val="24"/>
          <w:szCs w:val="24"/>
        </w:rPr>
        <w:t xml:space="preserve">Downloaded data were processed by a custom-made sequence-processing program </w:t>
      </w:r>
      <w:r w:rsidRPr="004A20DB">
        <w:rPr>
          <w:rFonts w:ascii="Times New Roman" w:eastAsia="Times New Roman" w:hAnsi="Times New Roman" w:cs="Times New Roman"/>
          <w:i/>
          <w:sz w:val="24"/>
          <w:szCs w:val="24"/>
        </w:rPr>
        <w:t>ProcessGenomes.py</w:t>
      </w:r>
      <w:r w:rsidRPr="004A20DB">
        <w:rPr>
          <w:rFonts w:ascii="Times New Roman" w:eastAsia="Times New Roman" w:hAnsi="Times New Roman" w:cs="Times New Roman"/>
          <w:sz w:val="24"/>
          <w:szCs w:val="24"/>
        </w:rPr>
        <w:t>. Multiple alignment was performed in MAFT online, using the "Fast calculation of full-length MSA of closely related viral genomes</w:t>
      </w:r>
      <w:ins w:id="355" w:author="Author" w:date="2026-05-07T13:24:00Z">
        <w:r w:rsidR="00A22C54"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&lt;EndNote&gt;&lt;Cite&gt;&lt;Author&gt;Katoh&lt;/Author&gt;&lt;Year&gt;2019&lt;/Year&gt;&lt;RecNum&gt;28&lt;/RecNum&gt;&lt;DisplayText&gt;[71]&lt;/DisplayText&gt;&lt;record&gt;&lt;rec-number&gt;28&lt;/rec-number&gt;&lt;foreign-keys&gt;&lt;key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[71]</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From the total number of downloaded and aligned sequences, sequences in which the percentage of symbols “</w:t>
      </w:r>
      <w:proofErr w:type="gramStart"/>
      <w:r w:rsidRPr="004A20DB">
        <w:rPr>
          <w:rFonts w:ascii="Times New Roman" w:eastAsia="Times New Roman" w:hAnsi="Times New Roman" w:cs="Times New Roman"/>
          <w:sz w:val="24"/>
          <w:szCs w:val="24"/>
        </w:rPr>
        <w:t>–“ (</w:t>
      </w:r>
      <w:proofErr w:type="gramEnd"/>
      <w:r w:rsidRPr="004A20DB">
        <w:rPr>
          <w:rFonts w:ascii="Times New Roman" w:eastAsia="Times New Roman" w:hAnsi="Times New Roman" w:cs="Times New Roman"/>
          <w:sz w:val="24"/>
          <w:szCs w:val="24"/>
        </w:rPr>
        <w:t>gap) or “N” (</w:t>
      </w:r>
      <w:proofErr w:type="spellStart"/>
      <w:r w:rsidRPr="004A20DB">
        <w:rPr>
          <w:rFonts w:ascii="Times New Roman" w:eastAsia="Times New Roman" w:hAnsi="Times New Roman" w:cs="Times New Roman"/>
          <w:sz w:val="24"/>
          <w:szCs w:val="24"/>
        </w:rPr>
        <w:t>nonread</w:t>
      </w:r>
      <w:proofErr w:type="spellEnd"/>
      <w:r w:rsidRPr="004A20DB">
        <w:rPr>
          <w:rFonts w:ascii="Times New Roman" w:eastAsia="Times New Roman" w:hAnsi="Times New Roman" w:cs="Times New Roman"/>
          <w:sz w:val="24"/>
          <w:szCs w:val="24"/>
        </w:rPr>
        <w:t xml:space="preserve">) is greater than </w:t>
      </w:r>
      <w:r w:rsidRPr="004A20DB">
        <w:rPr>
          <w:rFonts w:ascii="Times New Roman" w:eastAsia="Times New Roman" w:hAnsi="Times New Roman" w:cs="Times New Roman"/>
          <w:i/>
          <w:sz w:val="24"/>
          <w:szCs w:val="24"/>
        </w:rPr>
        <w:t>Sequence threshold</w:t>
      </w:r>
      <w:r w:rsidRPr="004A20DB">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sidRPr="004A20DB">
        <w:rPr>
          <w:rFonts w:ascii="Times New Roman" w:eastAsia="Times New Roman" w:hAnsi="Times New Roman" w:cs="Times New Roman"/>
          <w:i/>
          <w:sz w:val="24"/>
          <w:szCs w:val="24"/>
        </w:rPr>
        <w:t>Gap threshold</w:t>
      </w:r>
      <w:r w:rsidRPr="004A20DB">
        <w:rPr>
          <w:rFonts w:ascii="Times New Roman" w:eastAsia="Times New Roman" w:hAnsi="Times New Roman" w:cs="Times New Roman"/>
          <w:sz w:val="24"/>
          <w:szCs w:val="24"/>
        </w:rPr>
        <w:t xml:space="preserve"> are removed. Then, sites with a polymorphism degree (Hamming distance) lower than </w:t>
      </w:r>
      <w:r w:rsidRPr="004A20DB">
        <w:rPr>
          <w:rFonts w:ascii="Times New Roman" w:eastAsia="Times New Roman" w:hAnsi="Times New Roman" w:cs="Times New Roman"/>
          <w:i/>
          <w:sz w:val="24"/>
          <w:szCs w:val="24"/>
        </w:rPr>
        <w:t>Monomorphism threshold</w:t>
      </w:r>
      <w:r w:rsidRPr="004A20DB">
        <w:rPr>
          <w:rFonts w:ascii="Times New Roman" w:eastAsia="Times New Roman" w:hAnsi="Times New Roman" w:cs="Times New Roman"/>
          <w:sz w:val="24"/>
          <w:szCs w:val="24"/>
        </w:rPr>
        <w:t xml:space="preserve"> are removed. </w:t>
      </w:r>
      <w:ins w:id="356" w:author="Author" w:date="2026-05-07T13:24:00Z">
        <w:r w:rsidR="00BE537C" w:rsidRPr="004A20DB">
          <w:rPr>
            <w:rFonts w:ascii="Times New Roman" w:eastAsia="Times New Roman" w:hAnsi="Times New Roman" w:cs="Times New Roman"/>
            <w:sz w:val="24"/>
            <w:szCs w:val="24"/>
          </w:rPr>
          <w:t>We put the monomorphism threshold at two values (Table 1) and ma</w:t>
        </w:r>
        <w:r w:rsidR="00B67E12" w:rsidRPr="004A20DB">
          <w:rPr>
            <w:rFonts w:ascii="Times New Roman" w:eastAsia="Times New Roman" w:hAnsi="Times New Roman" w:cs="Times New Roman"/>
            <w:sz w:val="24"/>
            <w:szCs w:val="24"/>
          </w:rPr>
          <w:t>ke</w:t>
        </w:r>
        <w:r w:rsidR="00BE537C" w:rsidRPr="004A20DB">
          <w:rPr>
            <w:rFonts w:ascii="Times New Roman" w:eastAsia="Times New Roman" w:hAnsi="Times New Roman" w:cs="Times New Roman"/>
            <w:sz w:val="24"/>
            <w:szCs w:val="24"/>
          </w:rPr>
          <w:t xml:space="preserve"> sure that the choice does not affect final results</w:t>
        </w:r>
        <w:r w:rsidR="002C11AB" w:rsidRPr="004A20DB">
          <w:rPr>
            <w:rFonts w:ascii="Times New Roman" w:eastAsia="Times New Roman" w:hAnsi="Times New Roman" w:cs="Times New Roman"/>
            <w:sz w:val="24"/>
            <w:szCs w:val="24"/>
          </w:rPr>
          <w:t xml:space="preserve">, </w:t>
        </w:r>
        <w:r w:rsidR="002C11AB" w:rsidRPr="004A20DB">
          <w:rPr>
            <w:rFonts w:ascii="Times New Roman" w:eastAsia="Times New Roman" w:hAnsi="Times New Roman" w:cs="Times New Roman"/>
            <w:sz w:val="24"/>
            <w:szCs w:val="24"/>
            <w:lang w:val="en-US"/>
          </w:rPr>
          <w:t>i.e., results are in a plateau in this parameter</w:t>
        </w:r>
        <w:r w:rsidR="00BE537C" w:rsidRPr="004A20DB">
          <w:rPr>
            <w:rFonts w:ascii="Times New Roman" w:eastAsia="Times New Roman" w:hAnsi="Times New Roman" w:cs="Times New Roman"/>
            <w:sz w:val="24"/>
            <w:szCs w:val="24"/>
          </w:rPr>
          <w:t xml:space="preserve">. </w:t>
        </w:r>
      </w:ins>
      <w:r w:rsidRPr="004A20DB">
        <w:rPr>
          <w:rFonts w:ascii="Times New Roman" w:eastAsia="Times New Roman" w:hAnsi="Times New Roman" w:cs="Times New Roman"/>
          <w:sz w:val="24"/>
          <w:szCs w:val="24"/>
        </w:rPr>
        <w:t xml:space="preserve">The sequence data are binarized: the </w:t>
      </w:r>
      <w:ins w:id="357" w:author="Author" w:date="2026-05-07T13:24:00Z">
        <w:r w:rsidRPr="004A20DB">
          <w:rPr>
            <w:rFonts w:ascii="Times New Roman" w:eastAsia="Times New Roman" w:hAnsi="Times New Roman" w:cs="Times New Roman"/>
            <w:sz w:val="24"/>
            <w:szCs w:val="24"/>
          </w:rPr>
          <w:t>variant</w:t>
        </w:r>
        <w:r w:rsidR="00A22C54" w:rsidRPr="004A20DB">
          <w:rPr>
            <w:rFonts w:ascii="Times New Roman" w:eastAsia="Times New Roman" w:hAnsi="Times New Roman" w:cs="Times New Roman"/>
            <w:sz w:val="24"/>
            <w:szCs w:val="24"/>
          </w:rPr>
          <w:t xml:space="preserve"> similar to </w:t>
        </w:r>
      </w:ins>
      <w:r w:rsidR="00A22C54" w:rsidRPr="004A20DB">
        <w:rPr>
          <w:rFonts w:ascii="Times New Roman" w:eastAsia="Times New Roman" w:hAnsi="Times New Roman" w:cs="Times New Roman"/>
          <w:sz w:val="24"/>
          <w:szCs w:val="24"/>
        </w:rPr>
        <w:t>consensus</w:t>
      </w:r>
      <w:ins w:id="358" w:author="Author" w:date="2026-05-07T13:24:00Z">
        <w:r w:rsidR="002E716E" w:rsidRPr="004A20DB">
          <w:rPr>
            <w:rFonts w:ascii="Times New Roman" w:eastAsia="Times New Roman" w:hAnsi="Times New Roman" w:cs="Times New Roman"/>
            <w:sz w:val="24"/>
            <w:szCs w:val="24"/>
          </w:rPr>
          <w:t xml:space="preserve"> defined as</w:t>
        </w:r>
        <w:r w:rsidR="00A22C54" w:rsidRPr="004A20DB">
          <w:rPr>
            <w:rFonts w:ascii="Times New Roman" w:eastAsia="Times New Roman" w:hAnsi="Times New Roman" w:cs="Times New Roman"/>
            <w:sz w:val="24"/>
            <w:szCs w:val="24"/>
          </w:rPr>
          <w:t xml:space="preserve"> Wuhan</w:t>
        </w:r>
      </w:ins>
      <w:r w:rsidR="00A22C54" w:rsidRPr="004A20DB">
        <w:rPr>
          <w:rFonts w:ascii="Times New Roman" w:eastAsia="Times New Roman" w:hAnsi="Times New Roman" w:cs="Times New Roman"/>
          <w:sz w:val="24"/>
          <w:szCs w:val="24"/>
        </w:rPr>
        <w:t xml:space="preserve"> variant</w:t>
      </w:r>
      <w:r w:rsidRPr="004A20DB">
        <w:rPr>
          <w:rFonts w:ascii="Times New Roman" w:eastAsia="Times New Roman" w:hAnsi="Times New Roman" w:cs="Times New Roman"/>
          <w:sz w:val="24"/>
          <w:szCs w:val="24"/>
        </w:rPr>
        <w:t xml:space="preserve">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sidRPr="004A20DB">
        <w:rPr>
          <w:rFonts w:ascii="Times New Roman" w:eastAsia="Times New Roman" w:hAnsi="Times New Roman" w:cs="Times New Roman"/>
          <w:sz w:val="24"/>
          <w:szCs w:val="24"/>
        </w:rPr>
        <w:t xml:space="preserve">. </w:t>
      </w:r>
    </w:p>
    <w:p w14:paraId="78C62C91" w14:textId="1D6AC39C"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del w:id="359" w:author="Author" w:date="2026-05-07T13:24:00Z">
        <w:r>
          <w:rPr>
            <w:rFonts w:ascii="Times New Roman" w:eastAsia="Times New Roman" w:hAnsi="Times New Roman" w:cs="Times New Roman"/>
            <w:b/>
            <w:color w:val="000000"/>
            <w:sz w:val="24"/>
            <w:szCs w:val="24"/>
          </w:rPr>
          <w:delText>Preparing genomic data.</w:delText>
        </w:r>
        <w:r>
          <w:rPr>
            <w:rFonts w:ascii="Times New Roman" w:eastAsia="Times New Roman" w:hAnsi="Times New Roman" w:cs="Times New Roman"/>
            <w:color w:val="000000"/>
            <w:sz w:val="24"/>
            <w:szCs w:val="24"/>
          </w:rPr>
          <w:delText xml:space="preserve"> </w:delText>
        </w:r>
      </w:del>
      <w:r w:rsidRPr="004A20DB">
        <w:rPr>
          <w:rFonts w:ascii="Times New Roman" w:eastAsia="Times New Roman" w:hAnsi="Times New Roman" w:cs="Times New Roman"/>
          <w:color w:val="000000"/>
          <w:sz w:val="24"/>
          <w:szCs w:val="24"/>
        </w:rPr>
        <w:t>After binarization, the sequence data of virus undergo an additional processing stage, as follows. Based on the number of differences from sample consensus, a mutational spectrum</w:t>
      </w:r>
      <w:r w:rsidR="002E716E"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is constructed using a custom-made sequence processing program </w:t>
      </w:r>
      <w:r w:rsidRPr="004A20DB">
        <w:rPr>
          <w:rFonts w:ascii="Times New Roman" w:eastAsia="Times New Roman" w:hAnsi="Times New Roman" w:cs="Times New Roman"/>
          <w:i/>
          <w:sz w:val="24"/>
          <w:szCs w:val="24"/>
        </w:rPr>
        <w:t>ProcessGenomes.py</w:t>
      </w:r>
      <w:r w:rsidR="0065576F">
        <w:rPr>
          <w:rFonts w:ascii="Times New Roman" w:eastAsia="Times New Roman" w:hAnsi="Times New Roman" w:cs="Times New Roman"/>
          <w:color w:val="000000"/>
          <w:sz w:val="24"/>
          <w:szCs w:val="24"/>
        </w:rPr>
        <w:t xml:space="preserve"> (</w:t>
      </w:r>
      <w:del w:id="360" w:author="Author" w:date="2026-05-07T13:24:00Z">
        <w:r>
          <w:rPr>
            <w:rFonts w:ascii="Times New Roman" w:eastAsia="Times New Roman" w:hAnsi="Times New Roman" w:cs="Times New Roman"/>
            <w:color w:val="000000"/>
            <w:sz w:val="24"/>
            <w:szCs w:val="24"/>
          </w:rPr>
          <w:delText>Fig. 2).</w:delText>
        </w:r>
      </w:del>
      <w:ins w:id="361" w:author="Author" w:date="2026-05-07T13:24:00Z">
        <w:r w:rsidR="0065576F">
          <w:rPr>
            <w:rFonts w:ascii="Times New Roman" w:eastAsia="Times New Roman" w:hAnsi="Times New Roman" w:cs="Times New Roman"/>
            <w:color w:val="000000"/>
            <w:sz w:val="24"/>
            <w:szCs w:val="24"/>
          </w:rPr>
          <w:t xml:space="preserve">Figs. 3 and 5). </w:t>
        </w:r>
      </w:ins>
      <w:r w:rsidRPr="004A20DB">
        <w:rPr>
          <w:rFonts w:ascii="Times New Roman" w:eastAsia="Times New Roman" w:hAnsi="Times New Roman" w:cs="Times New Roman"/>
          <w:color w:val="000000"/>
          <w:sz w:val="24"/>
          <w:szCs w:val="24"/>
        </w:rPr>
        <w:t xml:space="preserve">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is formed by random sampling from two chosen groups, with the possibility of repetition</w:t>
      </w:r>
      <w:del w:id="362" w:author="Author" w:date="2026-05-07T13:24:00Z">
        <w:r>
          <w:rPr>
            <w:rFonts w:ascii="Times New Roman" w:eastAsia="Times New Roman" w:hAnsi="Times New Roman" w:cs="Times New Roman"/>
            <w:color w:val="000000"/>
            <w:sz w:val="24"/>
            <w:szCs w:val="24"/>
          </w:rPr>
          <w:delText>. Averaging is performed over 200 random samples.</w:delText>
        </w:r>
      </w:del>
      <w:ins w:id="363" w:author="Author" w:date="2026-05-07T13:24:00Z">
        <w:r w:rsidRPr="004A20DB">
          <w:rPr>
            <w:rFonts w:ascii="Times New Roman" w:eastAsia="Times New Roman" w:hAnsi="Times New Roman" w:cs="Times New Roman"/>
            <w:color w:val="000000"/>
            <w:sz w:val="24"/>
            <w:szCs w:val="24"/>
          </w:rPr>
          <w:t>..</w:t>
        </w:r>
      </w:ins>
      <w:r w:rsidRPr="004A20DB">
        <w:rPr>
          <w:rFonts w:ascii="Times New Roman" w:eastAsia="Times New Roman" w:hAnsi="Times New Roman" w:cs="Times New Roman"/>
          <w:color w:val="000000"/>
          <w:sz w:val="24"/>
          <w:szCs w:val="24"/>
        </w:rPr>
        <w:t xml:space="preserve"> The dependence of the predicted number of epistatic links on the sample size </w:t>
      </w:r>
      <w:del w:id="364" w:author="Author" w:date="2026-05-07T13:24:00Z">
        <w:r>
          <w:rPr>
            <w:rFonts w:ascii="Times New Roman" w:eastAsia="Times New Roman" w:hAnsi="Times New Roman" w:cs="Times New Roman"/>
            <w:color w:val="000000"/>
            <w:sz w:val="24"/>
            <w:szCs w:val="24"/>
          </w:rPr>
          <w:delText>of each group</w:delText>
        </w:r>
      </w:del>
      <w:ins w:id="365" w:author="Author" w:date="2026-05-07T13:24:00Z">
        <w:r w:rsidR="00195F6C" w:rsidRPr="004A20DB">
          <w:rPr>
            <w:rFonts w:ascii="Times New Roman" w:eastAsia="Times New Roman" w:hAnsi="Times New Roman" w:cs="Times New Roman"/>
            <w:color w:val="000000"/>
            <w:sz w:val="24"/>
            <w:szCs w:val="24"/>
          </w:rPr>
          <w:t>for simulated data</w:t>
        </w:r>
      </w:ins>
      <w:r w:rsidR="00195F6C" w:rsidRPr="004A20DB">
        <w:rPr>
          <w:rFonts w:ascii="Times New Roman" w:eastAsia="Times New Roman" w:hAnsi="Times New Roman" w:cs="Times New Roman"/>
          <w:color w:val="000000"/>
          <w:sz w:val="24"/>
          <w:szCs w:val="24"/>
        </w:rPr>
        <w:t xml:space="preserve"> is shown </w:t>
      </w:r>
      <w:del w:id="366" w:author="Author" w:date="2026-05-07T13:24:00Z">
        <w:r>
          <w:rPr>
            <w:rFonts w:ascii="Times New Roman" w:eastAsia="Times New Roman" w:hAnsi="Times New Roman" w:cs="Times New Roman"/>
            <w:color w:val="000000"/>
            <w:sz w:val="24"/>
            <w:szCs w:val="24"/>
          </w:rPr>
          <w:delText xml:space="preserve">as a color map </w:delText>
        </w:r>
      </w:del>
      <w:r w:rsidR="00195F6C" w:rsidRPr="004A20DB">
        <w:rPr>
          <w:rFonts w:ascii="Times New Roman" w:eastAsia="Times New Roman" w:hAnsi="Times New Roman" w:cs="Times New Roman"/>
          <w:color w:val="000000"/>
          <w:sz w:val="24"/>
          <w:szCs w:val="24"/>
        </w:rPr>
        <w:t xml:space="preserve">in </w:t>
      </w:r>
      <w:del w:id="367" w:author="Author" w:date="2026-05-07T13:24:00Z">
        <w:r>
          <w:rPr>
            <w:rFonts w:ascii="Times New Roman" w:eastAsia="Times New Roman" w:hAnsi="Times New Roman" w:cs="Times New Roman"/>
            <w:color w:val="000000"/>
            <w:sz w:val="24"/>
            <w:szCs w:val="24"/>
          </w:rPr>
          <w:delText xml:space="preserve">the center of </w:delText>
        </w:r>
      </w:del>
      <w:r w:rsidR="00195F6C" w:rsidRPr="004A20DB">
        <w:rPr>
          <w:rFonts w:ascii="Times New Roman" w:eastAsia="Times New Roman" w:hAnsi="Times New Roman" w:cs="Times New Roman"/>
          <w:color w:val="000000"/>
          <w:sz w:val="24"/>
          <w:szCs w:val="24"/>
        </w:rPr>
        <w:t>Fig</w:t>
      </w:r>
      <w:r w:rsidR="001700ED">
        <w:rPr>
          <w:rFonts w:ascii="Times New Roman" w:eastAsia="Times New Roman" w:hAnsi="Times New Roman" w:cs="Times New Roman"/>
          <w:color w:val="000000"/>
          <w:sz w:val="24"/>
          <w:szCs w:val="24"/>
        </w:rPr>
        <w:t>s</w:t>
      </w:r>
      <w:r w:rsidR="00195F6C" w:rsidRPr="004A20DB">
        <w:rPr>
          <w:rFonts w:ascii="Times New Roman" w:eastAsia="Times New Roman" w:hAnsi="Times New Roman" w:cs="Times New Roman"/>
          <w:color w:val="000000"/>
          <w:sz w:val="24"/>
          <w:szCs w:val="24"/>
        </w:rPr>
        <w:t xml:space="preserve">. </w:t>
      </w:r>
      <w:del w:id="368" w:author="Author" w:date="2026-05-07T13:24:00Z">
        <w:r>
          <w:rPr>
            <w:rFonts w:ascii="Times New Roman" w:eastAsia="Times New Roman" w:hAnsi="Times New Roman" w:cs="Times New Roman"/>
            <w:color w:val="000000"/>
            <w:sz w:val="24"/>
            <w:szCs w:val="24"/>
          </w:rPr>
          <w:delText>3</w:delText>
        </w:r>
      </w:del>
      <w:ins w:id="369" w:author="Author" w:date="2026-05-07T13:24:00Z">
        <w:r w:rsidR="0065576F">
          <w:rPr>
            <w:rFonts w:ascii="Times New Roman" w:eastAsia="Times New Roman" w:hAnsi="Times New Roman" w:cs="Times New Roman"/>
            <w:color w:val="000000"/>
            <w:sz w:val="24"/>
            <w:szCs w:val="24"/>
          </w:rPr>
          <w:t>1</w:t>
        </w:r>
      </w:ins>
      <w:r w:rsidR="0065576F">
        <w:rPr>
          <w:rFonts w:ascii="Times New Roman" w:eastAsia="Times New Roman" w:hAnsi="Times New Roman" w:cs="Times New Roman"/>
          <w:color w:val="000000"/>
          <w:sz w:val="24"/>
          <w:szCs w:val="24"/>
        </w:rPr>
        <w:t xml:space="preserve"> and 4.</w:t>
      </w:r>
    </w:p>
    <w:p w14:paraId="65A8AC63" w14:textId="4C376B24"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 xml:space="preserve">Epistasis detection and measurement. </w:t>
      </w:r>
      <w:r w:rsidRPr="004A20DB">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obtained as described above, </w:t>
      </w:r>
      <w:del w:id="370" w:author="Author" w:date="2026-05-07T13:24:00Z">
        <w:r>
          <w:rPr>
            <w:rFonts w:ascii="Times New Roman" w:eastAsia="Times New Roman" w:hAnsi="Times New Roman" w:cs="Times New Roman"/>
            <w:color w:val="000000"/>
            <w:sz w:val="24"/>
            <w:szCs w:val="24"/>
          </w:rPr>
          <w:delText>Universal Footprint</w:delText>
        </w:r>
      </w:del>
      <w:ins w:id="371" w:author="Author" w:date="2026-05-07T13:24:00Z">
        <w:r w:rsidR="007E084A" w:rsidRPr="004A20DB">
          <w:rPr>
            <w:rFonts w:ascii="Times New Roman" w:eastAsia="Times New Roman" w:hAnsi="Times New Roman" w:cs="Times New Roman"/>
            <w:color w:val="000000"/>
            <w:sz w:val="24"/>
            <w:szCs w:val="24"/>
          </w:rPr>
          <w:t>the universal f</w:t>
        </w:r>
        <w:r w:rsidRPr="004A20DB">
          <w:rPr>
            <w:rFonts w:ascii="Times New Roman" w:eastAsia="Times New Roman" w:hAnsi="Times New Roman" w:cs="Times New Roman"/>
            <w:color w:val="000000"/>
            <w:sz w:val="24"/>
            <w:szCs w:val="24"/>
          </w:rPr>
          <w:t>ootprint</w:t>
        </w:r>
      </w:ins>
      <w:r w:rsidRPr="004A20DB">
        <w:rPr>
          <w:rFonts w:ascii="Times New Roman" w:eastAsia="Times New Roman" w:hAnsi="Times New Roman" w:cs="Times New Roman"/>
          <w:color w:val="000000"/>
          <w:sz w:val="24"/>
          <w:szCs w:val="24"/>
        </w:rPr>
        <w:t xml:space="preserve"> of </w:t>
      </w:r>
      <w:del w:id="372" w:author="Author" w:date="2026-05-07T13:24:00Z">
        <w:r>
          <w:rPr>
            <w:rFonts w:ascii="Times New Roman" w:eastAsia="Times New Roman" w:hAnsi="Times New Roman" w:cs="Times New Roman"/>
            <w:color w:val="000000"/>
            <w:sz w:val="24"/>
            <w:szCs w:val="24"/>
          </w:rPr>
          <w:delText>Epistasis</w:delText>
        </w:r>
        <w:r>
          <w:rPr>
            <w:color w:val="000000"/>
          </w:rPr>
          <w:delText xml:space="preserve"> </w:delText>
        </w:r>
        <w:r>
          <w:rPr>
            <w:rFonts w:ascii="Times New Roman" w:eastAsia="Times New Roman" w:hAnsi="Times New Roman" w:cs="Times New Roman"/>
            <w:sz w:val="24"/>
            <w:szCs w:val="24"/>
          </w:rPr>
          <w:delText>(35)</w:delText>
        </w:r>
      </w:del>
      <w:ins w:id="373" w:author="Author" w:date="2026-05-07T13:24:00Z">
        <w:r w:rsidR="007E084A" w:rsidRPr="004A20DB">
          <w:rPr>
            <w:rFonts w:ascii="Times New Roman" w:eastAsia="Times New Roman" w:hAnsi="Times New Roman" w:cs="Times New Roman"/>
            <w:color w:val="000000"/>
            <w:sz w:val="24"/>
            <w:szCs w:val="24"/>
          </w:rPr>
          <w:t>e</w:t>
        </w:r>
        <w:r w:rsidRPr="004A20DB">
          <w:rPr>
            <w:rFonts w:ascii="Times New Roman" w:eastAsia="Times New Roman" w:hAnsi="Times New Roman" w:cs="Times New Roman"/>
            <w:color w:val="000000"/>
            <w:sz w:val="24"/>
            <w:szCs w:val="24"/>
          </w:rPr>
          <w:t>pistasis</w:t>
        </w:r>
        <w:r w:rsidRPr="004A20DB">
          <w:rPr>
            <w:color w:val="000000"/>
          </w:rPr>
          <w:t xml:space="preserv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ins>
      <w:r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del w:id="374" w:author="Author" w:date="2026-05-07T13:24:00Z">
        <w:r>
          <w:rPr>
            <w:rFonts w:ascii="Times New Roman" w:eastAsia="Times New Roman" w:hAnsi="Times New Roman" w:cs="Times New Roman"/>
            <w:color w:val="000000"/>
            <w:sz w:val="24"/>
            <w:szCs w:val="24"/>
          </w:rPr>
          <w:delText>.</w:delText>
        </w:r>
      </w:del>
      <w:ins w:id="375" w:author="Author" w:date="2026-05-07T13:24:00Z">
        <w:r w:rsidR="00655546" w:rsidRPr="004A20DB">
          <w:rPr>
            <w:rFonts w:ascii="Times New Roman" w:eastAsia="Times New Roman" w:hAnsi="Times New Roman" w:cs="Times New Roman"/>
            <w:color w:val="000000"/>
            <w:sz w:val="24"/>
            <w:szCs w:val="24"/>
          </w:rPr>
          <w:t xml:space="preserve"> as </w:t>
        </w:r>
      </w:ins>
      <m:oMath>
        <m:r>
          <w:ins w:id="376" w:author="Author" w:date="2026-05-07T13:24:00Z">
            <w:rPr>
              <w:rFonts w:ascii="Cambria Math" w:eastAsia="Cambria Math" w:hAnsi="Cambria Math" w:cs="Cambria Math"/>
              <w:color w:val="000000"/>
              <w:sz w:val="24"/>
              <w:szCs w:val="24"/>
            </w:rPr>
            <m:t>UF</m:t>
          </w:ins>
        </m:r>
        <m:sSub>
          <m:sSubPr>
            <m:ctrlPr>
              <w:ins w:id="377" w:author="Author" w:date="2026-05-07T13:24:00Z">
                <w:rPr>
                  <w:rFonts w:ascii="Cambria Math" w:eastAsia="Cambria Math" w:hAnsi="Cambria Math" w:cs="Cambria Math"/>
                  <w:color w:val="000000"/>
                  <w:sz w:val="24"/>
                  <w:szCs w:val="24"/>
                </w:rPr>
              </w:ins>
            </m:ctrlPr>
          </m:sSubPr>
          <m:e>
            <m:r>
              <w:ins w:id="378" w:author="Author" w:date="2026-05-07T13:24:00Z">
                <w:rPr>
                  <w:rFonts w:ascii="Cambria Math" w:eastAsia="Cambria Math" w:hAnsi="Cambria Math" w:cs="Cambria Math"/>
                  <w:color w:val="000000"/>
                  <w:sz w:val="24"/>
                  <w:szCs w:val="24"/>
                </w:rPr>
                <m:t>E</m:t>
              </w:ins>
            </m:r>
          </m:e>
          <m:sub>
            <m:r>
              <w:ins w:id="379" w:author="Author" w:date="2026-05-07T13:24:00Z">
                <w:rPr>
                  <w:rFonts w:ascii="Cambria Math" w:eastAsia="Cambria Math" w:hAnsi="Cambria Math" w:cs="Cambria Math"/>
                  <w:color w:val="000000"/>
                  <w:sz w:val="24"/>
                  <w:szCs w:val="24"/>
                </w:rPr>
                <m:t>ij</m:t>
              </w:ins>
            </m:r>
          </m:sub>
        </m:sSub>
        <m:r>
          <w:ins w:id="380" w:author="Author" w:date="2026-05-07T13:24:00Z">
            <w:rPr>
              <w:rFonts w:ascii="Cambria Math" w:eastAsia="Times New Roman" w:hAnsi="Cambria Math" w:cs="Times New Roman"/>
              <w:color w:val="000000"/>
              <w:sz w:val="24"/>
              <w:szCs w:val="24"/>
            </w:rPr>
            <m:t>=1-</m:t>
          </w:ins>
        </m:r>
        <m:r>
          <w:ins w:id="381" w:author="Author" w:date="2026-05-07T13:24:00Z">
            <m:rPr>
              <m:sty m:val="p"/>
            </m:rPr>
            <w:rPr>
              <w:rFonts w:ascii="Cambria Math" w:eastAsia="Times New Roman" w:hAnsi="Cambria Math" w:cs="Times New Roman"/>
              <w:color w:val="000000"/>
              <w:sz w:val="24"/>
              <w:szCs w:val="24"/>
            </w:rPr>
            <m:t>log</m:t>
          </w:ins>
        </m:r>
        <m:d>
          <m:dPr>
            <m:ctrlPr>
              <w:ins w:id="382" w:author="Author" w:date="2026-05-07T13:24:00Z">
                <w:rPr>
                  <w:rFonts w:ascii="Cambria Math" w:eastAsia="Times New Roman" w:hAnsi="Cambria Math" w:cs="Times New Roman"/>
                  <w:i/>
                  <w:color w:val="000000"/>
                  <w:sz w:val="24"/>
                  <w:szCs w:val="24"/>
                </w:rPr>
              </w:ins>
            </m:ctrlPr>
          </m:dPr>
          <m:e>
            <m:f>
              <m:fPr>
                <m:ctrlPr>
                  <w:ins w:id="383" w:author="Author" w:date="2026-05-07T13:24:00Z">
                    <w:rPr>
                      <w:rFonts w:ascii="Cambria Math" w:eastAsia="Times New Roman" w:hAnsi="Cambria Math" w:cs="Times New Roman"/>
                      <w:i/>
                      <w:color w:val="000000"/>
                      <w:sz w:val="24"/>
                      <w:szCs w:val="24"/>
                    </w:rPr>
                  </w:ins>
                </m:ctrlPr>
              </m:fPr>
              <m:num>
                <m:sSub>
                  <m:sSubPr>
                    <m:ctrlPr>
                      <w:ins w:id="384" w:author="Author" w:date="2026-05-07T13:24:00Z">
                        <w:rPr>
                          <w:rFonts w:ascii="Cambria Math" w:eastAsia="Times New Roman" w:hAnsi="Cambria Math" w:cs="Times New Roman"/>
                          <w:i/>
                          <w:color w:val="000000"/>
                          <w:sz w:val="24"/>
                          <w:szCs w:val="24"/>
                        </w:rPr>
                      </w:ins>
                    </m:ctrlPr>
                  </m:sSubPr>
                  <m:e>
                    <m:r>
                      <w:ins w:id="385" w:author="Author" w:date="2026-05-07T13:24:00Z">
                        <w:rPr>
                          <w:rFonts w:ascii="Cambria Math" w:eastAsia="Times New Roman" w:hAnsi="Cambria Math" w:cs="Times New Roman"/>
                          <w:color w:val="000000"/>
                          <w:sz w:val="24"/>
                          <w:szCs w:val="24"/>
                        </w:rPr>
                        <m:t>f</m:t>
                      </w:ins>
                    </m:r>
                  </m:e>
                  <m:sub>
                    <m:r>
                      <w:ins w:id="386" w:author="Author" w:date="2026-05-07T13:24:00Z">
                        <w:rPr>
                          <w:rFonts w:ascii="Cambria Math" w:eastAsia="Times New Roman" w:hAnsi="Cambria Math" w:cs="Times New Roman"/>
                          <w:color w:val="000000"/>
                          <w:sz w:val="24"/>
                          <w:szCs w:val="24"/>
                        </w:rPr>
                        <m:t>11</m:t>
                      </w:ins>
                    </m:r>
                  </m:sub>
                </m:sSub>
              </m:num>
              <m:den>
                <m:sSub>
                  <m:sSubPr>
                    <m:ctrlPr>
                      <w:ins w:id="387" w:author="Author" w:date="2026-05-07T13:24:00Z">
                        <w:rPr>
                          <w:rFonts w:ascii="Cambria Math" w:eastAsia="Times New Roman" w:hAnsi="Cambria Math" w:cs="Times New Roman"/>
                          <w:i/>
                          <w:color w:val="000000"/>
                          <w:sz w:val="24"/>
                          <w:szCs w:val="24"/>
                        </w:rPr>
                      </w:ins>
                    </m:ctrlPr>
                  </m:sSubPr>
                  <m:e>
                    <m:r>
                      <w:ins w:id="388" w:author="Author" w:date="2026-05-07T13:24:00Z">
                        <w:rPr>
                          <w:rFonts w:ascii="Cambria Math" w:eastAsia="Times New Roman" w:hAnsi="Cambria Math" w:cs="Times New Roman"/>
                          <w:color w:val="000000"/>
                          <w:sz w:val="24"/>
                          <w:szCs w:val="24"/>
                        </w:rPr>
                        <m:t>f</m:t>
                      </w:ins>
                    </m:r>
                  </m:e>
                  <m:sub>
                    <m:r>
                      <w:ins w:id="389" w:author="Author" w:date="2026-05-07T13:24:00Z">
                        <w:rPr>
                          <w:rFonts w:ascii="Cambria Math" w:eastAsia="Times New Roman" w:hAnsi="Cambria Math" w:cs="Times New Roman"/>
                          <w:color w:val="000000"/>
                          <w:sz w:val="24"/>
                          <w:szCs w:val="24"/>
                        </w:rPr>
                        <m:t>00</m:t>
                      </w:ins>
                    </m:r>
                  </m:sub>
                </m:sSub>
              </m:den>
            </m:f>
          </m:e>
        </m:d>
        <m:r>
          <w:ins w:id="390" w:author="Author" w:date="2026-05-07T13:24:00Z">
            <w:rPr>
              <w:rFonts w:ascii="Cambria Math" w:eastAsia="Times New Roman" w:hAnsi="Cambria Math" w:cs="Times New Roman"/>
              <w:color w:val="000000"/>
              <w:sz w:val="24"/>
              <w:szCs w:val="24"/>
            </w:rPr>
            <m:t>/</m:t>
          </w:ins>
        </m:r>
        <m:r>
          <w:ins w:id="391" w:author="Author" w:date="2026-05-07T13:24:00Z">
            <m:rPr>
              <m:sty m:val="p"/>
            </m:rPr>
            <w:rPr>
              <w:rFonts w:ascii="Cambria Math" w:eastAsia="Times New Roman" w:hAnsi="Cambria Math" w:cs="Times New Roman"/>
              <w:color w:val="000000"/>
              <w:sz w:val="24"/>
              <w:szCs w:val="24"/>
            </w:rPr>
            <m:t>log</m:t>
          </w:ins>
        </m:r>
        <m:d>
          <m:dPr>
            <m:ctrlPr>
              <w:ins w:id="392" w:author="Author" w:date="2026-05-07T13:24:00Z">
                <w:rPr>
                  <w:rFonts w:ascii="Cambria Math" w:eastAsia="Times New Roman" w:hAnsi="Cambria Math" w:cs="Times New Roman"/>
                  <w:i/>
                  <w:color w:val="000000"/>
                  <w:sz w:val="24"/>
                  <w:szCs w:val="24"/>
                </w:rPr>
              </w:ins>
            </m:ctrlPr>
          </m:dPr>
          <m:e>
            <m:f>
              <m:fPr>
                <m:ctrlPr>
                  <w:ins w:id="393" w:author="Author" w:date="2026-05-07T13:24:00Z">
                    <w:rPr>
                      <w:rFonts w:ascii="Cambria Math" w:eastAsia="Times New Roman" w:hAnsi="Cambria Math" w:cs="Times New Roman"/>
                      <w:i/>
                      <w:color w:val="000000"/>
                      <w:sz w:val="24"/>
                      <w:szCs w:val="24"/>
                    </w:rPr>
                  </w:ins>
                </m:ctrlPr>
              </m:fPr>
              <m:num>
                <m:sSub>
                  <m:sSubPr>
                    <m:ctrlPr>
                      <w:ins w:id="394" w:author="Author" w:date="2026-05-07T13:24:00Z">
                        <w:rPr>
                          <w:rFonts w:ascii="Cambria Math" w:eastAsia="Times New Roman" w:hAnsi="Cambria Math" w:cs="Times New Roman"/>
                          <w:i/>
                          <w:color w:val="000000"/>
                          <w:sz w:val="24"/>
                          <w:szCs w:val="24"/>
                        </w:rPr>
                      </w:ins>
                    </m:ctrlPr>
                  </m:sSubPr>
                  <m:e>
                    <m:r>
                      <w:ins w:id="395" w:author="Author" w:date="2026-05-07T13:24:00Z">
                        <w:rPr>
                          <w:rFonts w:ascii="Cambria Math" w:eastAsia="Times New Roman" w:hAnsi="Cambria Math" w:cs="Times New Roman"/>
                          <w:color w:val="000000"/>
                          <w:sz w:val="24"/>
                          <w:szCs w:val="24"/>
                        </w:rPr>
                        <m:t>f</m:t>
                      </w:ins>
                    </m:r>
                  </m:e>
                  <m:sub>
                    <m:r>
                      <w:ins w:id="396" w:author="Author" w:date="2026-05-07T13:24:00Z">
                        <w:rPr>
                          <w:rFonts w:ascii="Cambria Math" w:eastAsia="Times New Roman" w:hAnsi="Cambria Math" w:cs="Times New Roman"/>
                          <w:color w:val="000000"/>
                          <w:sz w:val="24"/>
                          <w:szCs w:val="24"/>
                        </w:rPr>
                        <m:t>01</m:t>
                      </w:ins>
                    </m:r>
                  </m:sub>
                </m:sSub>
                <m:sSub>
                  <m:sSubPr>
                    <m:ctrlPr>
                      <w:ins w:id="397" w:author="Author" w:date="2026-05-07T13:24:00Z">
                        <w:rPr>
                          <w:rFonts w:ascii="Cambria Math" w:eastAsia="Times New Roman" w:hAnsi="Cambria Math" w:cs="Times New Roman"/>
                          <w:i/>
                          <w:color w:val="000000"/>
                          <w:sz w:val="24"/>
                          <w:szCs w:val="24"/>
                        </w:rPr>
                      </w:ins>
                    </m:ctrlPr>
                  </m:sSubPr>
                  <m:e>
                    <m:r>
                      <w:ins w:id="398" w:author="Author" w:date="2026-05-07T13:24:00Z">
                        <w:rPr>
                          <w:rFonts w:ascii="Cambria Math" w:eastAsia="Times New Roman" w:hAnsi="Cambria Math" w:cs="Times New Roman"/>
                          <w:color w:val="000000"/>
                          <w:sz w:val="24"/>
                          <w:szCs w:val="24"/>
                        </w:rPr>
                        <m:t>f</m:t>
                      </w:ins>
                    </m:r>
                  </m:e>
                  <m:sub>
                    <m:r>
                      <w:ins w:id="399" w:author="Author" w:date="2026-05-07T13:24:00Z">
                        <w:rPr>
                          <w:rFonts w:ascii="Cambria Math" w:eastAsia="Times New Roman" w:hAnsi="Cambria Math" w:cs="Times New Roman"/>
                          <w:color w:val="000000"/>
                          <w:sz w:val="24"/>
                          <w:szCs w:val="24"/>
                        </w:rPr>
                        <m:t>10</m:t>
                      </w:ins>
                    </m:r>
                  </m:sub>
                </m:sSub>
              </m:num>
              <m:den>
                <m:sSubSup>
                  <m:sSubSupPr>
                    <m:ctrlPr>
                      <w:ins w:id="400" w:author="Author" w:date="2026-05-07T13:24:00Z">
                        <w:rPr>
                          <w:rFonts w:ascii="Cambria Math" w:eastAsia="Times New Roman" w:hAnsi="Cambria Math" w:cs="Times New Roman"/>
                          <w:i/>
                          <w:color w:val="000000"/>
                          <w:sz w:val="24"/>
                          <w:szCs w:val="24"/>
                        </w:rPr>
                      </w:ins>
                    </m:ctrlPr>
                  </m:sSubSupPr>
                  <m:e>
                    <m:r>
                      <w:ins w:id="401" w:author="Author" w:date="2026-05-07T13:24:00Z">
                        <w:rPr>
                          <w:rFonts w:ascii="Cambria Math" w:eastAsia="Times New Roman" w:hAnsi="Cambria Math" w:cs="Times New Roman"/>
                          <w:color w:val="000000"/>
                          <w:sz w:val="24"/>
                          <w:szCs w:val="24"/>
                        </w:rPr>
                        <m:t>f</m:t>
                      </w:ins>
                    </m:r>
                  </m:e>
                  <m:sub>
                    <m:r>
                      <w:ins w:id="402" w:author="Author" w:date="2026-05-07T13:24:00Z">
                        <w:rPr>
                          <w:rFonts w:ascii="Cambria Math" w:eastAsia="Times New Roman" w:hAnsi="Cambria Math" w:cs="Times New Roman"/>
                          <w:color w:val="000000"/>
                          <w:sz w:val="24"/>
                          <w:szCs w:val="24"/>
                        </w:rPr>
                        <m:t>00</m:t>
                      </w:ins>
                    </m:r>
                  </m:sub>
                  <m:sup>
                    <m:r>
                      <w:ins w:id="403" w:author="Author" w:date="2026-05-07T13:24:00Z">
                        <w:rPr>
                          <w:rFonts w:ascii="Cambria Math" w:eastAsia="Times New Roman" w:hAnsi="Cambria Math" w:cs="Times New Roman"/>
                          <w:color w:val="000000"/>
                          <w:sz w:val="24"/>
                          <w:szCs w:val="24"/>
                        </w:rPr>
                        <m:t>2</m:t>
                      </w:ins>
                    </m:r>
                  </m:sup>
                </m:sSubSup>
              </m:den>
            </m:f>
          </m:e>
        </m:d>
        <m:r>
          <w:ins w:id="404" w:author="Author" w:date="2026-05-07T13:24:00Z">
            <w:rPr>
              <w:rFonts w:ascii="Cambria Math" w:eastAsia="Times New Roman" w:hAnsi="Cambria Math" w:cs="Times New Roman"/>
              <w:color w:val="000000"/>
              <w:sz w:val="24"/>
              <w:szCs w:val="24"/>
            </w:rPr>
            <m:t>.</m:t>
          </w:ins>
        </m:r>
      </m:oMath>
      <w:r w:rsidR="00655546"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w:t>
      </w:r>
      <w:ins w:id="405" w:author="Author" w:date="2026-05-07T13:24:00Z">
        <w:r w:rsidR="00161711" w:rsidRPr="004A20DB">
          <w:rPr>
            <w:rFonts w:ascii="Times New Roman" w:eastAsia="Times New Roman" w:hAnsi="Times New Roman" w:cs="Times New Roman"/>
            <w:color w:val="000000"/>
            <w:sz w:val="24"/>
            <w:szCs w:val="24"/>
          </w:rPr>
          <w:t>re-</w:t>
        </w:r>
      </w:ins>
      <w:r w:rsidRPr="004A20DB">
        <w:rPr>
          <w:rFonts w:ascii="Times New Roman" w:eastAsia="Times New Roman" w:hAnsi="Times New Roman" w:cs="Times New Roman"/>
          <w:color w:val="000000"/>
          <w:sz w:val="24"/>
          <w:szCs w:val="24"/>
        </w:rPr>
        <w:t xml:space="preserve">calculated for each locus pair </w:t>
      </w:r>
      <w:del w:id="406" w:author="Author" w:date="2026-05-07T13:24:00Z">
        <w:r>
          <w:rPr>
            <w:rFonts w:ascii="Times New Roman" w:eastAsia="Times New Roman" w:hAnsi="Times New Roman" w:cs="Times New Roman"/>
            <w:sz w:val="24"/>
            <w:szCs w:val="24"/>
          </w:rPr>
          <w:delText>(39)</w:delText>
        </w:r>
        <w:r>
          <w:rPr>
            <w:rFonts w:ascii="Times New Roman" w:eastAsia="Times New Roman" w:hAnsi="Times New Roman" w:cs="Times New Roman"/>
            <w:color w:val="000000"/>
            <w:sz w:val="24"/>
            <w:szCs w:val="24"/>
          </w:rPr>
          <w:delText>, as follows.</w:delText>
        </w:r>
      </w:del>
      <w:ins w:id="407" w:author="Author" w:date="2026-05-07T13:24:00Z">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color w:val="000000"/>
            <w:sz w:val="24"/>
            <w:szCs w:val="24"/>
          </w:rPr>
          <w:t>, as follows.</w:t>
        </w:r>
      </w:ins>
      <w:r w:rsidRPr="004A20DB">
        <w:rPr>
          <w:rFonts w:ascii="Times New Roman" w:eastAsia="Times New Roman" w:hAnsi="Times New Roman" w:cs="Times New Roman"/>
          <w:color w:val="000000"/>
          <w:sz w:val="24"/>
          <w:szCs w:val="24"/>
        </w:rPr>
        <w:t xml:space="preserve">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w:t>
      </w:r>
      <w:del w:id="408" w:author="Author" w:date="2026-05-07T13:24:00Z">
        <w:r>
          <w:rPr>
            <w:rFonts w:ascii="Times New Roman" w:eastAsia="Times New Roman" w:hAnsi="Times New Roman" w:cs="Times New Roman"/>
            <w:color w:val="000000"/>
            <w:sz w:val="24"/>
            <w:szCs w:val="24"/>
          </w:rPr>
          <w:delText xml:space="preserve"> 3</w:delText>
        </w:r>
      </w:del>
      <w:ins w:id="409" w:author="Author" w:date="2026-05-07T13:24:00Z">
        <w:r w:rsidR="001700ED">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D71DAA" w:rsidRPr="004A20DB">
          <w:rPr>
            <w:rFonts w:ascii="Times New Roman" w:eastAsia="Times New Roman" w:hAnsi="Times New Roman" w:cs="Times New Roman"/>
            <w:color w:val="000000"/>
            <w:sz w:val="24"/>
            <w:szCs w:val="24"/>
          </w:rPr>
          <w:t>6</w:t>
        </w:r>
      </w:ins>
      <w:r w:rsidRPr="004A20DB">
        <w:rPr>
          <w:rFonts w:ascii="Times New Roman" w:eastAsia="Times New Roman" w:hAnsi="Times New Roman" w:cs="Times New Roman"/>
          <w:color w:val="000000"/>
          <w:sz w:val="24"/>
          <w:szCs w:val="24"/>
        </w:rPr>
        <w:t xml:space="preserve"> and</w:t>
      </w:r>
      <w:r w:rsidR="00D71DAA" w:rsidRPr="004A20DB">
        <w:rPr>
          <w:rFonts w:ascii="Times New Roman" w:eastAsia="Times New Roman" w:hAnsi="Times New Roman" w:cs="Times New Roman"/>
          <w:color w:val="000000"/>
          <w:sz w:val="24"/>
          <w:szCs w:val="24"/>
        </w:rPr>
        <w:t xml:space="preserve"> </w:t>
      </w:r>
      <w:del w:id="410" w:author="Author" w:date="2026-05-07T13:24:00Z">
        <w:r>
          <w:rPr>
            <w:rFonts w:ascii="Times New Roman" w:eastAsia="Times New Roman" w:hAnsi="Times New Roman" w:cs="Times New Roman"/>
            <w:color w:val="000000"/>
            <w:sz w:val="24"/>
            <w:szCs w:val="24"/>
          </w:rPr>
          <w:delText>4</w:delText>
        </w:r>
      </w:del>
      <w:ins w:id="411" w:author="Author" w:date="2026-05-07T13:24:00Z">
        <w:r w:rsidR="001700ED">
          <w:rPr>
            <w:rFonts w:ascii="Times New Roman" w:eastAsia="Times New Roman" w:hAnsi="Times New Roman" w:cs="Times New Roman"/>
            <w:color w:val="000000"/>
            <w:sz w:val="24"/>
            <w:szCs w:val="24"/>
          </w:rPr>
          <w:t>S5</w:t>
        </w:r>
      </w:ins>
      <w:r w:rsidRPr="004A20DB">
        <w:rPr>
          <w:rFonts w:ascii="Times New Roman" w:eastAsia="Times New Roman" w:hAnsi="Times New Roman" w:cs="Times New Roman"/>
          <w:color w:val="000000"/>
          <w:sz w:val="24"/>
          <w:szCs w:val="24"/>
        </w:rPr>
        <w:t>).</w:t>
      </w:r>
    </w:p>
    <w:p w14:paraId="12EA3998" w14:textId="05162111" w:rsidR="0087149A" w:rsidRPr="004A20DB" w:rsidRDefault="0076272C" w:rsidP="003F650E">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lastRenderedPageBreak/>
        <w:t>Error calculation.</w:t>
      </w:r>
      <w:r w:rsidRPr="004A20DB">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w:t>
      </w:r>
      <w:r w:rsidR="000010E7">
        <w:rPr>
          <w:rFonts w:ascii="Times New Roman" w:eastAsia="Times New Roman" w:hAnsi="Times New Roman" w:cs="Times New Roman"/>
          <w:color w:val="000000"/>
          <w:sz w:val="24"/>
          <w:szCs w:val="24"/>
        </w:rPr>
        <w:t xml:space="preserve"> </w:t>
      </w:r>
      <w:ins w:id="412" w:author="Author" w:date="2026-05-07T13:24:00Z">
        <w:r w:rsidR="000010E7">
          <w:rPr>
            <w:rFonts w:ascii="Times New Roman" w:eastAsia="Times New Roman" w:hAnsi="Times New Roman" w:cs="Times New Roman"/>
            <w:color w:val="000000"/>
            <w:sz w:val="24"/>
            <w:szCs w:val="24"/>
          </w:rPr>
          <w:t>for an initial</w:t>
        </w:r>
        <w:r w:rsidR="008E3D27">
          <w:rPr>
            <w:rFonts w:ascii="Times New Roman" w:eastAsia="Times New Roman" w:hAnsi="Times New Roman" w:cs="Times New Roman"/>
            <w:color w:val="000000"/>
            <w:sz w:val="24"/>
            <w:szCs w:val="24"/>
          </w:rPr>
          <w:t>ly–</w:t>
        </w:r>
        <w:r w:rsidR="000010E7">
          <w:rPr>
            <w:rFonts w:ascii="Times New Roman" w:eastAsia="Times New Roman" w:hAnsi="Times New Roman" w:cs="Times New Roman"/>
            <w:color w:val="000000"/>
            <w:sz w:val="24"/>
            <w:szCs w:val="24"/>
          </w:rPr>
          <w:t>uniform population</w:t>
        </w:r>
        <w:r w:rsidRPr="004A20DB">
          <w:rPr>
            <w:rFonts w:ascii="Times New Roman" w:eastAsia="Times New Roman" w:hAnsi="Times New Roman" w:cs="Times New Roman"/>
            <w:color w:val="000000"/>
            <w:sz w:val="24"/>
            <w:szCs w:val="24"/>
          </w:rPr>
          <w:t xml:space="preserve"> </w:t>
        </w:r>
        <w:r w:rsidR="000010E7">
          <w:rPr>
            <w:rFonts w:ascii="Times New Roman" w:eastAsia="Times New Roman" w:hAnsi="Times New Roman" w:cs="Times New Roman"/>
            <w:color w:val="000000"/>
            <w:sz w:val="24"/>
            <w:szCs w:val="24"/>
          </w:rPr>
          <w:t>(</w:t>
        </w:r>
        <w:r w:rsidR="001700ED">
          <w:rPr>
            <w:rFonts w:ascii="Times New Roman" w:eastAsia="Times New Roman" w:hAnsi="Times New Roman" w:cs="Times New Roman"/>
            <w:color w:val="000000"/>
            <w:sz w:val="24"/>
            <w:szCs w:val="24"/>
          </w:rPr>
          <w:t>Fig. 4</w:t>
        </w:r>
        <w:r w:rsidR="000010E7">
          <w:rPr>
            <w:rFonts w:ascii="Times New Roman" w:eastAsia="Times New Roman" w:hAnsi="Times New Roman" w:cs="Times New Roman"/>
            <w:color w:val="000000"/>
            <w:sz w:val="24"/>
            <w:szCs w:val="24"/>
          </w:rPr>
          <w:t>)</w:t>
        </w:r>
        <w:r w:rsidR="001700ED">
          <w:rPr>
            <w:rFonts w:ascii="Times New Roman" w:eastAsia="Times New Roman" w:hAnsi="Times New Roman" w:cs="Times New Roman"/>
            <w:color w:val="000000"/>
            <w:sz w:val="24"/>
            <w:szCs w:val="24"/>
          </w:rPr>
          <w:t xml:space="preserve">. </w:t>
        </w:r>
        <w:r w:rsidR="001B408C">
          <w:rPr>
            <w:rFonts w:ascii="Times New Roman" w:eastAsia="Times New Roman" w:hAnsi="Times New Roman" w:cs="Times New Roman"/>
            <w:color w:val="000000"/>
            <w:sz w:val="24"/>
            <w:szCs w:val="24"/>
          </w:rPr>
          <w:t xml:space="preserve">For </w:t>
        </w:r>
        <w:r w:rsidR="008E3D27">
          <w:rPr>
            <w:rFonts w:ascii="Times New Roman" w:eastAsia="Times New Roman" w:hAnsi="Times New Roman" w:cs="Times New Roman"/>
            <w:color w:val="000000"/>
            <w:sz w:val="24"/>
            <w:szCs w:val="24"/>
          </w:rPr>
          <w:t>the case of standing variation</w:t>
        </w:r>
        <w:r w:rsidR="001B408C">
          <w:rPr>
            <w:rFonts w:ascii="Times New Roman" w:eastAsia="Times New Roman" w:hAnsi="Times New Roman" w:cs="Times New Roman"/>
            <w:color w:val="000000"/>
            <w:sz w:val="24"/>
            <w:szCs w:val="24"/>
          </w:rPr>
          <w:t>,</w:t>
        </w:r>
        <w:r w:rsidR="001B408C" w:rsidRPr="004A20DB">
          <w:rPr>
            <w:rFonts w:ascii="Times New Roman" w:eastAsia="Times New Roman" w:hAnsi="Times New Roman" w:cs="Times New Roman"/>
            <w:color w:val="000000"/>
            <w:sz w:val="24"/>
            <w:szCs w:val="24"/>
          </w:rPr>
          <w:t xml:space="preserve"> </w:t>
        </w:r>
        <w:r w:rsidR="001B408C">
          <w:rPr>
            <w:rFonts w:ascii="Times New Roman" w:eastAsia="Times New Roman" w:hAnsi="Times New Roman" w:cs="Times New Roman"/>
            <w:color w:val="000000"/>
            <w:sz w:val="24"/>
            <w:szCs w:val="24"/>
          </w:rPr>
          <w:t>t</w:t>
        </w:r>
        <w:r w:rsidR="001700ED">
          <w:rPr>
            <w:rFonts w:ascii="Times New Roman" w:eastAsia="Times New Roman" w:hAnsi="Times New Roman" w:cs="Times New Roman"/>
            <w:color w:val="000000"/>
            <w:sz w:val="24"/>
            <w:szCs w:val="24"/>
          </w:rPr>
          <w:t>h</w:t>
        </w:r>
        <w:r w:rsidR="001B408C">
          <w:rPr>
            <w:rFonts w:ascii="Times New Roman" w:eastAsia="Times New Roman" w:hAnsi="Times New Roman" w:cs="Times New Roman"/>
            <w:color w:val="000000"/>
            <w:sz w:val="24"/>
            <w:szCs w:val="24"/>
          </w:rPr>
          <w:t>e</w:t>
        </w:r>
        <w:r w:rsidR="001700ED">
          <w:rPr>
            <w:rFonts w:ascii="Times New Roman" w:eastAsia="Times New Roman" w:hAnsi="Times New Roman" w:cs="Times New Roman"/>
            <w:color w:val="000000"/>
            <w:sz w:val="24"/>
            <w:szCs w:val="24"/>
          </w:rPr>
          <w:t xml:space="preserve"> sum is </w:t>
        </w:r>
      </w:ins>
      <w:r w:rsidRPr="004A20DB">
        <w:rPr>
          <w:rFonts w:ascii="Times New Roman" w:eastAsia="Times New Roman" w:hAnsi="Times New Roman" w:cs="Times New Roman"/>
          <w:color w:val="000000"/>
          <w:sz w:val="24"/>
          <w:szCs w:val="24"/>
        </w:rPr>
        <w:t>divided by the total number of true pairs</w:t>
      </w:r>
      <w:del w:id="413" w:author="Author" w:date="2026-05-07T13:24:00Z">
        <w:r>
          <w:rPr>
            <w:rFonts w:ascii="Times New Roman" w:eastAsia="Times New Roman" w:hAnsi="Times New Roman" w:cs="Times New Roman"/>
            <w:color w:val="000000"/>
            <w:sz w:val="24"/>
            <w:szCs w:val="24"/>
          </w:rPr>
          <w:delText>.</w:delText>
        </w:r>
      </w:del>
      <w:ins w:id="414" w:author="Author" w:date="2026-05-07T13:24:00Z">
        <w:r w:rsidR="00D71DAA" w:rsidRPr="004A20DB">
          <w:rPr>
            <w:rFonts w:ascii="Times New Roman" w:eastAsia="Times New Roman" w:hAnsi="Times New Roman" w:cs="Times New Roman"/>
            <w:color w:val="000000"/>
            <w:sz w:val="24"/>
            <w:szCs w:val="24"/>
          </w:rPr>
          <w:t xml:space="preserve"> </w:t>
        </w:r>
        <w:r w:rsidR="000010E7">
          <w:rPr>
            <w:rFonts w:ascii="Times New Roman" w:eastAsia="Times New Roman" w:hAnsi="Times New Roman" w:cs="Times New Roman"/>
            <w:color w:val="000000"/>
            <w:sz w:val="24"/>
            <w:szCs w:val="24"/>
          </w:rPr>
          <w:t>(</w:t>
        </w:r>
        <w:r w:rsidR="00D71DAA" w:rsidRPr="004A20DB">
          <w:rPr>
            <w:rFonts w:ascii="Times New Roman" w:eastAsia="Times New Roman" w:hAnsi="Times New Roman" w:cs="Times New Roman"/>
            <w:color w:val="000000"/>
            <w:sz w:val="24"/>
            <w:szCs w:val="24"/>
          </w:rPr>
          <w:t>Fig.</w:t>
        </w:r>
        <w:r w:rsidR="001B408C">
          <w:rPr>
            <w:rFonts w:ascii="Times New Roman" w:eastAsia="Times New Roman" w:hAnsi="Times New Roman" w:cs="Times New Roman"/>
            <w:color w:val="000000"/>
            <w:sz w:val="24"/>
            <w:szCs w:val="24"/>
          </w:rPr>
          <w:t xml:space="preserve"> </w:t>
        </w:r>
        <w:r w:rsidR="00D71DAA" w:rsidRPr="004A20DB">
          <w:rPr>
            <w:rFonts w:ascii="Times New Roman" w:eastAsia="Times New Roman" w:hAnsi="Times New Roman" w:cs="Times New Roman"/>
            <w:color w:val="000000"/>
            <w:sz w:val="24"/>
            <w:szCs w:val="24"/>
          </w:rPr>
          <w:t>1</w:t>
        </w:r>
        <w:r w:rsidR="000010E7">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w:t>
        </w:r>
      </w:ins>
    </w:p>
    <w:p w14:paraId="2F6B1E86" w14:textId="77777777" w:rsidR="007E5343" w:rsidRPr="004A20DB" w:rsidRDefault="00653793" w:rsidP="00557C49">
      <w:pPr>
        <w:pBdr>
          <w:top w:val="nil"/>
          <w:left w:val="nil"/>
          <w:bottom w:val="nil"/>
          <w:right w:val="nil"/>
          <w:between w:val="nil"/>
        </w:pBdr>
        <w:spacing w:after="0" w:line="360" w:lineRule="auto"/>
        <w:ind w:firstLine="709"/>
        <w:jc w:val="both"/>
        <w:rPr>
          <w:ins w:id="415" w:author="Author" w:date="2026-05-07T13:24:00Z"/>
          <w:rFonts w:ascii="Times New Roman" w:eastAsia="Times New Roman" w:hAnsi="Times New Roman" w:cs="Times New Roman"/>
          <w:color w:val="000000"/>
          <w:sz w:val="24"/>
          <w:szCs w:val="24"/>
        </w:rPr>
      </w:pPr>
      <w:ins w:id="416" w:author="Author" w:date="2026-05-07T13:24:00Z">
        <w:r w:rsidRPr="004A20DB">
          <w:rPr>
            <w:rFonts w:ascii="Times New Roman" w:eastAsia="Times New Roman" w:hAnsi="Times New Roman" w:cs="Times New Roman"/>
            <w:b/>
            <w:color w:val="000000"/>
            <w:sz w:val="24"/>
            <w:szCs w:val="24"/>
          </w:rPr>
          <w:t>Assumptions and approximations</w:t>
        </w:r>
        <w:r w:rsidRPr="004A20DB">
          <w:rPr>
            <w:rFonts w:ascii="Times New Roman" w:eastAsia="Times New Roman" w:hAnsi="Times New Roman" w:cs="Times New Roman"/>
            <w:i/>
            <w:color w:val="000000"/>
            <w:sz w:val="24"/>
            <w:szCs w:val="24"/>
          </w:rPr>
          <w:t>.</w:t>
        </w:r>
        <w:r w:rsidRPr="004A20DB">
          <w:rPr>
            <w:rFonts w:ascii="Times New Roman" w:eastAsia="Times New Roman" w:hAnsi="Times New Roman" w:cs="Times New Roman"/>
            <w:color w:val="000000"/>
            <w:sz w:val="24"/>
            <w:szCs w:val="24"/>
          </w:rPr>
          <w:t xml:space="preserve"> The method </w:t>
        </w:r>
        <w:r w:rsidR="001C746C" w:rsidRPr="004A20DB">
          <w:rPr>
            <w:rFonts w:ascii="Times New Roman" w:eastAsia="Times New Roman" w:hAnsi="Times New Roman" w:cs="Times New Roman"/>
            <w:color w:val="000000"/>
            <w:sz w:val="24"/>
            <w:szCs w:val="24"/>
          </w:rPr>
          <w:t>implies</w:t>
        </w:r>
        <w:r w:rsidRPr="004A20DB">
          <w:rPr>
            <w:rFonts w:ascii="Times New Roman" w:eastAsia="Times New Roman" w:hAnsi="Times New Roman" w:cs="Times New Roman"/>
            <w:color w:val="000000"/>
            <w:sz w:val="24"/>
            <w:szCs w:val="24"/>
          </w:rPr>
          <w:t xml:space="preserve"> the weak selection limit</w:t>
        </w:r>
        <w:r w:rsidR="001C746C"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defined as </w:t>
        </w:r>
      </w:ins>
      <m:oMath>
        <m:r>
          <w:ins w:id="417" w:author="Author" w:date="2026-05-07T13:24:00Z">
            <m:rPr>
              <m:sty m:val="p"/>
            </m:rPr>
            <w:rPr>
              <w:rFonts w:ascii="Cambria Math" w:eastAsia="Times New Roman" w:hAnsi="Cambria Math" w:cs="Times New Roman"/>
              <w:color w:val="000000"/>
              <w:sz w:val="24"/>
              <w:szCs w:val="24"/>
            </w:rPr>
            <m:t>max(1/</m:t>
          </w:ins>
        </m:r>
        <m:r>
          <w:ins w:id="418" w:author="Author" w:date="2026-05-07T13:24:00Z">
            <w:rPr>
              <w:rFonts w:ascii="Cambria Math" w:eastAsia="Times New Roman" w:hAnsi="Cambria Math" w:cs="Times New Roman"/>
              <w:color w:val="000000"/>
              <w:sz w:val="24"/>
              <w:szCs w:val="24"/>
            </w:rPr>
            <m:t>N</m:t>
          </w:ins>
        </m:r>
        <m:r>
          <w:ins w:id="419" w:author="Author" w:date="2026-05-07T13:24:00Z">
            <m:rPr>
              <m:sty m:val="p"/>
            </m:rPr>
            <w:rPr>
              <w:rFonts w:ascii="Cambria Math" w:eastAsia="Times New Roman" w:hAnsi="Cambria Math" w:cs="Times New Roman"/>
              <w:color w:val="000000"/>
              <w:sz w:val="24"/>
              <w:szCs w:val="24"/>
            </w:rPr>
            <m:t>,  μ</m:t>
          </w:ins>
        </m:r>
        <m:r>
          <w:ins w:id="420" w:author="Author" w:date="2026-05-07T13:24:00Z">
            <m:rPr>
              <m:sty m:val="p"/>
            </m:rPr>
            <w:rPr>
              <w:rFonts w:ascii="Cambria Math" w:eastAsia="Times New Roman" w:hAnsi="Cambria Math" w:cs="Times New Roman" w:hint="eastAsia"/>
              <w:color w:val="000000"/>
              <w:sz w:val="24"/>
              <w:szCs w:val="24"/>
            </w:rPr>
            <m:t xml:space="preserve">) </m:t>
          </w:ins>
        </m:r>
        <m:r>
          <w:ins w:id="421" w:author="Author" w:date="2026-05-07T13:24:00Z">
            <m:rPr>
              <m:sty m:val="p"/>
            </m:rPr>
            <w:rPr>
              <w:rFonts w:ascii="Cambria Math" w:eastAsia="Times New Roman" w:hAnsi="Cambria Math" w:cs="Times New Roman" w:hint="eastAsia"/>
              <w:color w:val="000000"/>
              <w:sz w:val="24"/>
              <w:szCs w:val="24"/>
            </w:rPr>
            <m:t>≪</m:t>
          </w:ins>
        </m:r>
        <m:r>
          <w:ins w:id="422" w:author="Author" w:date="2026-05-07T13:24:00Z">
            <m:rPr>
              <m:sty m:val="p"/>
            </m:rPr>
            <w:rPr>
              <w:rFonts w:ascii="Cambria Math" w:eastAsia="Times New Roman" w:hAnsi="Cambria Math" w:cs="Times New Roman" w:hint="eastAsia"/>
              <w:color w:val="000000"/>
              <w:sz w:val="24"/>
              <w:szCs w:val="24"/>
            </w:rPr>
            <m:t xml:space="preserve"> </m:t>
          </w:ins>
        </m:r>
        <m:r>
          <w:ins w:id="423" w:author="Author" w:date="2026-05-07T13:24:00Z">
            <w:rPr>
              <w:rFonts w:ascii="Cambria Math" w:eastAsia="Times New Roman" w:hAnsi="Cambria Math" w:cs="Times New Roman"/>
              <w:color w:val="000000"/>
              <w:sz w:val="24"/>
              <w:szCs w:val="24"/>
            </w:rPr>
            <m:t>s</m:t>
          </w:ins>
        </m:r>
        <m:r>
          <w:ins w:id="424" w:author="Author" w:date="2026-05-07T13:24:00Z">
            <m:rPr>
              <m:sty m:val="p"/>
            </m:rPr>
            <w:rPr>
              <w:rFonts w:ascii="Cambria Math" w:eastAsia="Times New Roman" w:hAnsi="Cambria Math" w:cs="Times New Roman" w:hint="eastAsia"/>
              <w:color w:val="000000"/>
              <w:sz w:val="24"/>
              <w:szCs w:val="24"/>
            </w:rPr>
            <m:t xml:space="preserve"> </m:t>
          </w:ins>
        </m:r>
        <m:r>
          <w:ins w:id="425" w:author="Author" w:date="2026-05-07T13:24:00Z">
            <m:rPr>
              <m:sty m:val="p"/>
            </m:rPr>
            <w:rPr>
              <w:rFonts w:ascii="Cambria Math" w:eastAsia="Times New Roman" w:hAnsi="Cambria Math" w:cs="Times New Roman" w:hint="eastAsia"/>
              <w:color w:val="000000"/>
              <w:sz w:val="24"/>
              <w:szCs w:val="24"/>
            </w:rPr>
            <m:t>≪</m:t>
          </w:ins>
        </m:r>
        <m:r>
          <w:ins w:id="426" w:author="Author" w:date="2026-05-07T13:24:00Z">
            <m:rPr>
              <m:sty m:val="p"/>
            </m:rPr>
            <w:rPr>
              <w:rFonts w:ascii="Cambria Math" w:eastAsia="Times New Roman" w:hAnsi="Cambria Math" w:cs="Times New Roman" w:hint="eastAsia"/>
              <w:color w:val="000000"/>
              <w:sz w:val="24"/>
              <w:szCs w:val="24"/>
            </w:rPr>
            <m:t xml:space="preserve"> 1</m:t>
          </w:ins>
        </m:r>
      </m:oMath>
      <w:ins w:id="427" w:author="Author" w:date="2026-05-07T13:24:00Z">
        <w:r w:rsidR="001C746C" w:rsidRPr="004A20DB">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w:ins>
      <m:oMath>
        <m:r>
          <w:ins w:id="428" w:author="Author" w:date="2026-05-07T13:24:00Z">
            <w:rPr>
              <w:rFonts w:ascii="Cambria Math" w:eastAsia="Times New Roman" w:hAnsi="Cambria Math" w:cs="Times New Roman"/>
              <w:color w:val="000000"/>
              <w:sz w:val="24"/>
              <w:szCs w:val="24"/>
            </w:rPr>
            <m:t>NμL</m:t>
          </w:ins>
        </m:r>
        <m:r>
          <w:ins w:id="429" w:author="Author" w:date="2026-05-07T13:24:00Z">
            <m:rPr>
              <m:sty m:val="p"/>
            </m:rPr>
            <w:rPr>
              <w:rFonts w:ascii="Cambria Math" w:eastAsia="Times New Roman" w:hAnsi="Cambria Math" w:cs="Times New Roman"/>
              <w:color w:val="000000"/>
              <w:sz w:val="24"/>
              <w:szCs w:val="24"/>
            </w:rPr>
            <m:t xml:space="preserve">≫1 </m:t>
          </w:ins>
        </m:r>
      </m:oMath>
      <w:ins w:id="430" w:author="Author" w:date="2026-05-07T13:24:00Z">
        <w:r w:rsidR="001C746C" w:rsidRPr="004A20DB">
          <w:rPr>
            <w:rFonts w:ascii="Times New Roman" w:eastAsia="Times New Roman" w:hAnsi="Times New Roman" w:cs="Times New Roman"/>
            <w:color w:val="000000"/>
            <w:sz w:val="24"/>
            <w:szCs w:val="24"/>
          </w:rPr>
          <w:t xml:space="preserve"> and on time scales longer than </w:t>
        </w:r>
      </w:ins>
      <m:oMath>
        <m:r>
          <w:ins w:id="431" w:author="Author" w:date="2026-05-07T13:24:00Z">
            <w:rPr>
              <w:rFonts w:ascii="Cambria Math" w:eastAsia="Times New Roman" w:hAnsi="Cambria Math" w:cs="Times New Roman"/>
              <w:color w:val="000000"/>
              <w:sz w:val="24"/>
              <w:szCs w:val="24"/>
            </w:rPr>
            <m:t>1/s.</m:t>
          </w:ins>
        </m:r>
      </m:oMath>
      <w:ins w:id="432" w:author="Author" w:date="2026-05-07T13:24:00Z">
        <w:r w:rsidR="00915E75" w:rsidRPr="004A20DB">
          <w:rPr>
            <w:rFonts w:ascii="Times New Roman" w:eastAsia="Times New Roman" w:hAnsi="Times New Roman" w:cs="Times New Roman"/>
            <w:color w:val="000000"/>
            <w:sz w:val="24"/>
            <w:szCs w:val="24"/>
          </w:rPr>
          <w:t xml:space="preserve"> </w:t>
        </w:r>
      </w:ins>
    </w:p>
    <w:p w14:paraId="7E9CCA22" w14:textId="6C85F348" w:rsidR="007E5343" w:rsidRPr="004A20DB" w:rsidRDefault="00915E75" w:rsidP="00557C49">
      <w:pPr>
        <w:pBdr>
          <w:top w:val="nil"/>
          <w:left w:val="nil"/>
          <w:bottom w:val="nil"/>
          <w:right w:val="nil"/>
          <w:between w:val="nil"/>
        </w:pBdr>
        <w:spacing w:after="0" w:line="360" w:lineRule="auto"/>
        <w:ind w:firstLine="709"/>
        <w:jc w:val="both"/>
        <w:rPr>
          <w:ins w:id="433" w:author="Author" w:date="2026-05-07T13:24:00Z"/>
          <w:rFonts w:ascii="Times New Roman" w:eastAsia="Times New Roman" w:hAnsi="Times New Roman" w:cs="Times New Roman"/>
          <w:color w:val="000000"/>
          <w:sz w:val="24"/>
          <w:szCs w:val="24"/>
          <w:lang w:val="en-US"/>
        </w:rPr>
      </w:pPr>
      <w:ins w:id="434" w:author="Author" w:date="2026-05-07T13:24:00Z">
        <w:r w:rsidRPr="004A20DB">
          <w:rPr>
            <w:rFonts w:ascii="Times New Roman" w:eastAsia="Times New Roman" w:hAnsi="Times New Roman" w:cs="Times New Roman"/>
            <w:color w:val="000000"/>
            <w:sz w:val="24"/>
            <w:szCs w:val="24"/>
            <w:lang w:val="en-US"/>
          </w:rPr>
          <w:t>Next, the fluctuations of mutation rate along the genome</w:t>
        </w:r>
        <w:r w:rsidR="008A7AEC" w:rsidRPr="004A20DB">
          <w:rPr>
            <w:rFonts w:ascii="Times New Roman" w:eastAsia="Times New Roman" w:hAnsi="Times New Roman" w:cs="Times New Roman"/>
            <w:color w:val="000000"/>
            <w:sz w:val="24"/>
            <w:szCs w:val="24"/>
            <w:lang w:val="en-US"/>
          </w:rPr>
          <w:t xml:space="preserve">, </w:t>
        </w:r>
        <w:r w:rsidR="00880ED6" w:rsidRPr="004A20DB">
          <w:rPr>
            <w:rFonts w:ascii="Times New Roman" w:eastAsia="Times New Roman" w:hAnsi="Times New Roman" w:cs="Times New Roman"/>
            <w:color w:val="000000"/>
            <w:sz w:val="24"/>
            <w:szCs w:val="24"/>
            <w:lang w:val="en-US"/>
          </w:rPr>
          <w:t xml:space="preserve">which are </w:t>
        </w:r>
        <w:r w:rsidR="008A7AEC" w:rsidRPr="004A20DB">
          <w:rPr>
            <w:rFonts w:ascii="Times New Roman" w:eastAsia="Times New Roman" w:hAnsi="Times New Roman" w:cs="Times New Roman"/>
            <w:color w:val="000000"/>
            <w:sz w:val="24"/>
            <w:szCs w:val="24"/>
            <w:lang w:val="en-US"/>
          </w:rPr>
          <w:t>typically strong for RNA viruses</w:t>
        </w:r>
        <w:r w:rsidR="00545794" w:rsidRPr="004A20DB">
          <w:rPr>
            <w:rFonts w:ascii="Times New Roman" w:eastAsia="Times New Roman" w:hAnsi="Times New Roman" w:cs="Times New Roman"/>
            <w:color w:val="000000"/>
            <w:sz w:val="24"/>
            <w:szCs w:val="24"/>
            <w:lang w:val="en-US"/>
          </w:rPr>
          <w:t>,</w:t>
        </w:r>
        <w:r w:rsidRPr="004A20DB">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sidRPr="004A20DB">
          <w:rPr>
            <w:rFonts w:ascii="Times New Roman" w:eastAsia="Times New Roman" w:hAnsi="Times New Roman" w:cs="Times New Roman"/>
            <w:color w:val="000000"/>
            <w:sz w:val="24"/>
            <w:szCs w:val="24"/>
            <w:lang w:val="en-US"/>
          </w:rPr>
          <w:t>arithm</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r>
        <w:r w:rsidR="00CD5292">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[53]</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 xml:space="preserve">. </w:t>
        </w:r>
      </w:ins>
    </w:p>
    <w:p w14:paraId="479D5984" w14:textId="07155C58" w:rsidR="007E5343" w:rsidRPr="004A20DB" w:rsidRDefault="00915E75" w:rsidP="00557C49">
      <w:pPr>
        <w:pBdr>
          <w:top w:val="nil"/>
          <w:left w:val="nil"/>
          <w:bottom w:val="nil"/>
          <w:right w:val="nil"/>
          <w:between w:val="nil"/>
        </w:pBdr>
        <w:spacing w:after="0" w:line="360" w:lineRule="auto"/>
        <w:ind w:firstLine="709"/>
        <w:jc w:val="both"/>
        <w:rPr>
          <w:ins w:id="435" w:author="Author" w:date="2026-05-07T13:24:00Z"/>
          <w:rFonts w:ascii="Times New Roman" w:hAnsi="Times New Roman" w:cs="Times New Roman"/>
          <w:color w:val="000000"/>
          <w:sz w:val="20"/>
          <w:szCs w:val="20"/>
          <w:lang w:val="en-US"/>
        </w:rPr>
      </w:pPr>
      <w:ins w:id="436" w:author="Author" w:date="2026-05-07T13:24:00Z">
        <w:r w:rsidRPr="004A20DB">
          <w:rPr>
            <w:rFonts w:ascii="Times New Roman" w:eastAsia="Times New Roman" w:hAnsi="Times New Roman" w:cs="Times New Roman"/>
            <w:color w:val="000000"/>
            <w:sz w:val="24"/>
            <w:szCs w:val="24"/>
            <w:lang w:val="en-US"/>
          </w:rPr>
          <w:t>Recombination</w:t>
        </w:r>
        <w:r w:rsidR="00FA4C69">
          <w:rPr>
            <w:rFonts w:ascii="Times New Roman" w:eastAsia="Times New Roman" w:hAnsi="Times New Roman" w:cs="Times New Roman"/>
            <w:color w:val="000000"/>
            <w:sz w:val="24"/>
            <w:szCs w:val="24"/>
            <w:lang w:val="en-US"/>
          </w:rPr>
          <w:t>, although observed for example for Omicron variants,</w:t>
        </w:r>
        <w:r w:rsidRPr="004A20DB">
          <w:rPr>
            <w:rFonts w:ascii="Times New Roman" w:eastAsia="Times New Roman" w:hAnsi="Times New Roman" w:cs="Times New Roman"/>
            <w:color w:val="000000"/>
            <w:sz w:val="24"/>
            <w:szCs w:val="24"/>
            <w:lang w:val="en-US"/>
          </w:rPr>
          <w:t xml:space="preserve"> is relatively rare</w:t>
        </w:r>
        <w:r w:rsidR="00E52F66" w:rsidRPr="004A20DB">
          <w:rPr>
            <w:rFonts w:ascii="Times New Roman" w:eastAsia="Times New Roman" w:hAnsi="Times New Roman" w:cs="Times New Roman"/>
            <w:color w:val="000000"/>
            <w:sz w:val="24"/>
            <w:szCs w:val="24"/>
            <w:lang w:val="en-US"/>
          </w:rPr>
          <w:t xml:space="preserve"> in SARS-CoV-2</w:t>
        </w:r>
        <w:r w:rsidRPr="004A20DB">
          <w:rPr>
            <w:rFonts w:ascii="Times New Roman" w:eastAsia="Times New Roman" w:hAnsi="Times New Roman" w:cs="Times New Roman"/>
            <w:color w:val="000000"/>
            <w:sz w:val="24"/>
            <w:szCs w:val="24"/>
            <w:lang w:val="en-US"/>
          </w:rPr>
          <w:t xml:space="preserve">, </w:t>
        </w:r>
        <w:r w:rsidR="00E52F66" w:rsidRPr="004A20DB">
          <w:rPr>
            <w:rFonts w:ascii="Times New Roman" w:eastAsia="Times New Roman" w:hAnsi="Times New Roman" w:cs="Times New Roman"/>
            <w:color w:val="000000"/>
            <w:sz w:val="24"/>
            <w:szCs w:val="24"/>
            <w:lang w:val="en-US"/>
          </w:rPr>
          <w:t>because</w:t>
        </w:r>
        <w:r w:rsidRPr="004A20DB">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sidRPr="004A20DB">
          <w:rPr>
            <w:rFonts w:ascii="Times New Roman" w:eastAsia="Times New Roman" w:hAnsi="Times New Roman" w:cs="Times New Roman"/>
            <w:color w:val="000000"/>
            <w:sz w:val="24"/>
            <w:szCs w:val="24"/>
            <w:lang w:val="en-US"/>
          </w:rPr>
          <w:t>, as estimated before for another virus</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72]</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r w:rsidR="003F4C32" w:rsidRPr="004A20DB">
          <w:rPr>
            <w:rFonts w:ascii="Times New Roman" w:eastAsia="Times New Roman" w:hAnsi="Times New Roman" w:cs="Times New Roman"/>
            <w:color w:val="000000"/>
            <w:sz w:val="24"/>
            <w:szCs w:val="24"/>
            <w:lang w:val="en-US"/>
          </w:rPr>
          <w:t xml:space="preserve"> </w:t>
        </w:r>
        <w:r w:rsidR="001E7145" w:rsidRPr="004A20DB">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73]</w:t>
        </w:r>
        <w:r w:rsidR="00CD5292">
          <w:rPr>
            <w:rFonts w:ascii="Times New Roman" w:eastAsia="Times New Roman" w:hAnsi="Times New Roman" w:cs="Times New Roman"/>
            <w:color w:val="000000"/>
            <w:sz w:val="24"/>
            <w:szCs w:val="24"/>
            <w:lang w:val="en-US"/>
          </w:rPr>
          <w:fldChar w:fldCharType="end"/>
        </w:r>
        <w:r w:rsidR="001E7145" w:rsidRPr="004A20DB">
          <w:rPr>
            <w:rFonts w:ascii="Times New Roman" w:eastAsia="Times New Roman" w:hAnsi="Times New Roman" w:cs="Times New Roman"/>
            <w:color w:val="000000"/>
            <w:sz w:val="24"/>
            <w:szCs w:val="24"/>
            <w:lang w:val="en-US"/>
          </w:rPr>
          <w:t>.</w:t>
        </w:r>
        <w:r w:rsidR="001E7145" w:rsidRPr="004A20DB">
          <w:rPr>
            <w:rFonts w:ascii="Times New Roman" w:hAnsi="Times New Roman" w:cs="Times New Roman"/>
            <w:color w:val="000000"/>
            <w:sz w:val="20"/>
            <w:szCs w:val="20"/>
            <w:lang w:val="en-US"/>
          </w:rPr>
          <w:t xml:space="preserve"> </w:t>
        </w:r>
        <w:r w:rsidR="008A7D7C" w:rsidRPr="008A7D7C">
          <w:rPr>
            <w:rFonts w:ascii="Times New Roman" w:eastAsia="Times New Roman" w:hAnsi="Times New Roman" w:cs="Times New Roman"/>
            <w:color w:val="000000"/>
            <w:sz w:val="24"/>
            <w:szCs w:val="24"/>
            <w:lang w:val="en-US"/>
          </w:rPr>
          <w:t xml:space="preserve">The effect of recombination on detection accuracy was tested </w:t>
        </w:r>
        <w:r w:rsidR="000010E7">
          <w:rPr>
            <w:rFonts w:ascii="Times New Roman" w:eastAsia="Times New Roman" w:hAnsi="Times New Roman" w:cs="Times New Roman"/>
            <w:color w:val="000000"/>
            <w:sz w:val="24"/>
            <w:szCs w:val="24"/>
            <w:lang w:val="en-US"/>
          </w:rPr>
          <w:t>an initially</w:t>
        </w:r>
        <w:r w:rsidR="003F36B7">
          <w:rPr>
            <w:rFonts w:ascii="Times New Roman" w:eastAsia="Times New Roman" w:hAnsi="Times New Roman" w:cs="Times New Roman"/>
            <w:color w:val="000000"/>
            <w:sz w:val="24"/>
            <w:szCs w:val="24"/>
            <w:lang w:val="en-US"/>
          </w:rPr>
          <w:t>-</w:t>
        </w:r>
        <w:r w:rsidR="000010E7">
          <w:rPr>
            <w:rFonts w:ascii="Times New Roman" w:eastAsia="Times New Roman" w:hAnsi="Times New Roman" w:cs="Times New Roman"/>
            <w:color w:val="000000"/>
            <w:sz w:val="24"/>
            <w:szCs w:val="24"/>
            <w:lang w:val="en-US"/>
          </w:rPr>
          <w:t>diverse population</w:t>
        </w:r>
        <w:r w:rsidR="008A7D7C" w:rsidRPr="008A7D7C">
          <w:rPr>
            <w:rFonts w:ascii="Times New Roman" w:eastAsia="Times New Roman" w:hAnsi="Times New Roman" w:cs="Times New Roman"/>
            <w:color w:val="000000"/>
            <w:sz w:val="24"/>
            <w:szCs w:val="24"/>
            <w:lang w:val="en-US"/>
          </w:rPr>
          <w:t xml:space="preserve"> and found </w:t>
        </w:r>
        <w:r w:rsidR="008A7D7C">
          <w:rPr>
            <w:rFonts w:ascii="Times New Roman" w:eastAsia="Times New Roman" w:hAnsi="Times New Roman" w:cs="Times New Roman"/>
            <w:color w:val="000000"/>
            <w:sz w:val="24"/>
            <w:szCs w:val="24"/>
            <w:lang w:val="en-US"/>
          </w:rPr>
          <w:t xml:space="preserve">to be </w:t>
        </w:r>
        <w:r w:rsidR="008A7D7C" w:rsidRPr="008A7D7C">
          <w:rPr>
            <w:rFonts w:ascii="Times New Roman" w:eastAsia="Times New Roman" w:hAnsi="Times New Roman" w:cs="Times New Roman"/>
            <w:color w:val="000000"/>
            <w:sz w:val="24"/>
            <w:szCs w:val="24"/>
            <w:lang w:val="en-US"/>
          </w:rPr>
          <w:t>modest</w:t>
        </w:r>
        <w:r w:rsidR="003F36B7">
          <w:rPr>
            <w:rFonts w:ascii="Times New Roman" w:eastAsia="Times New Roman" w:hAnsi="Times New Roman" w:cs="Times New Roman"/>
            <w:color w:val="000000"/>
            <w:sz w:val="24"/>
            <w:szCs w:val="24"/>
            <w:lang w:val="en-US"/>
          </w:rPr>
          <w:t xml:space="preserve"> (Fig. 1)</w:t>
        </w:r>
        <w:r w:rsidR="008A7D7C" w:rsidRPr="008A7D7C">
          <w:rPr>
            <w:rFonts w:ascii="Times New Roman" w:eastAsia="Times New Roman" w:hAnsi="Times New Roman" w:cs="Times New Roman"/>
            <w:color w:val="000000"/>
            <w:sz w:val="24"/>
            <w:szCs w:val="24"/>
            <w:lang w:val="en-US"/>
          </w:rPr>
          <w:t>.</w:t>
        </w:r>
        <w:r w:rsidR="003F36B7">
          <w:rPr>
            <w:rFonts w:ascii="Times New Roman" w:eastAsia="Times New Roman" w:hAnsi="Times New Roman" w:cs="Times New Roman"/>
            <w:color w:val="000000"/>
            <w:sz w:val="24"/>
            <w:szCs w:val="24"/>
            <w:lang w:val="en-US"/>
          </w:rPr>
          <w:t xml:space="preserve"> </w:t>
        </w:r>
      </w:ins>
    </w:p>
    <w:p w14:paraId="5C20BEF6" w14:textId="2484DC8B" w:rsidR="00653793" w:rsidRPr="004A20DB" w:rsidRDefault="003F4C32" w:rsidP="00FC4B93">
      <w:pPr>
        <w:pBdr>
          <w:top w:val="nil"/>
          <w:left w:val="nil"/>
          <w:bottom w:val="nil"/>
          <w:right w:val="nil"/>
          <w:between w:val="nil"/>
        </w:pBdr>
        <w:spacing w:after="0" w:line="360" w:lineRule="auto"/>
        <w:ind w:firstLine="709"/>
        <w:jc w:val="both"/>
        <w:rPr>
          <w:ins w:id="437" w:author="Author" w:date="2026-05-07T13:24:00Z"/>
          <w:rFonts w:ascii="Times New Roman" w:eastAsia="Times New Roman" w:hAnsi="Times New Roman" w:cs="Times New Roman"/>
          <w:color w:val="000000"/>
          <w:sz w:val="24"/>
          <w:szCs w:val="24"/>
        </w:rPr>
      </w:pPr>
      <w:ins w:id="438" w:author="Author" w:date="2026-05-07T13:24:00Z">
        <w:r w:rsidRPr="004A20DB">
          <w:rPr>
            <w:rFonts w:ascii="Times New Roman" w:eastAsia="Times New Roman" w:hAnsi="Times New Roman" w:cs="Times New Roman"/>
            <w:color w:val="000000"/>
            <w:sz w:val="24"/>
            <w:szCs w:val="24"/>
            <w:lang w:val="en-US"/>
          </w:rPr>
          <w:t>Also, here we consider the population level evolution only, because SARS–CoV-2 is acute and represented by a single variant in 99,5% patients, similar to influenza. In principle, the 0.5% chronic patients could seed new variants, in which case inter-scale evolutionary</w:t>
        </w:r>
        <w:r w:rsidR="00BE0056" w:rsidRPr="004A20DB">
          <w:rPr>
            <w:rFonts w:ascii="Times New Roman" w:eastAsia="Times New Roman" w:hAnsi="Times New Roman" w:cs="Times New Roman"/>
            <w:color w:val="000000"/>
            <w:sz w:val="24"/>
            <w:szCs w:val="24"/>
            <w:lang w:val="en-US"/>
          </w:rPr>
          <w:t xml:space="preserve"> conflicts</w:t>
        </w:r>
        <w:r w:rsidRPr="004A20DB">
          <w:rPr>
            <w:rFonts w:ascii="Times New Roman" w:eastAsia="Times New Roman" w:hAnsi="Times New Roman" w:cs="Times New Roman"/>
            <w:color w:val="000000"/>
            <w:sz w:val="24"/>
            <w:szCs w:val="24"/>
            <w:lang w:val="en-US"/>
          </w:rPr>
          <w:t xml:space="preserve"> are possible </w: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[74]</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ins>
    </w:p>
    <w:p w14:paraId="3EB037B6" w14:textId="77777777" w:rsidR="0087149A" w:rsidRPr="004A20DB"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Pr="004A20DB"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Funding.</w:t>
      </w:r>
      <w:r w:rsidRPr="004A20DB">
        <w:rPr>
          <w:rFonts w:ascii="Times New Roman" w:eastAsia="Times New Roman" w:hAnsi="Times New Roman" w:cs="Times New Roman"/>
          <w:color w:val="000000"/>
          <w:sz w:val="24"/>
          <w:szCs w:val="24"/>
        </w:rPr>
        <w:t xml:space="preserve"> The study was funded by Russian Science Foundation, grant 24-24-00529.</w:t>
      </w:r>
    </w:p>
    <w:p w14:paraId="489CABEF" w14:textId="62261019"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Acknowledgements. </w:t>
      </w:r>
      <w:ins w:id="439" w:author="Author" w:date="2026-05-07T13:24:00Z">
        <w:r w:rsidR="00D71DAA" w:rsidRPr="004A20DB">
          <w:rPr>
            <w:rFonts w:ascii="Times New Roman" w:eastAsia="Times New Roman" w:hAnsi="Times New Roman" w:cs="Times New Roman"/>
            <w:sz w:val="24"/>
            <w:szCs w:val="24"/>
          </w:rPr>
          <w:t xml:space="preserve">We express </w:t>
        </w:r>
        <w:r w:rsidR="003F36B7">
          <w:rPr>
            <w:rFonts w:ascii="Times New Roman" w:eastAsia="Times New Roman" w:hAnsi="Times New Roman" w:cs="Times New Roman"/>
            <w:sz w:val="24"/>
            <w:szCs w:val="24"/>
          </w:rPr>
          <w:t xml:space="preserve">our </w:t>
        </w:r>
        <w:r w:rsidR="00D71DAA" w:rsidRPr="004A20DB">
          <w:rPr>
            <w:rFonts w:ascii="Times New Roman" w:eastAsia="Times New Roman" w:hAnsi="Times New Roman" w:cs="Times New Roman"/>
            <w:sz w:val="24"/>
            <w:szCs w:val="24"/>
          </w:rPr>
          <w:t xml:space="preserve">gratitude to Richard Neher for stimulating </w:t>
        </w:r>
        <w:r w:rsidR="003F36B7">
          <w:rPr>
            <w:rFonts w:ascii="Times New Roman" w:eastAsia="Times New Roman" w:hAnsi="Times New Roman" w:cs="Times New Roman"/>
            <w:sz w:val="24"/>
            <w:szCs w:val="24"/>
          </w:rPr>
          <w:t>comments</w:t>
        </w:r>
        <w:r w:rsidR="00D71DAA" w:rsidRPr="004A20DB">
          <w:rPr>
            <w:rFonts w:ascii="Times New Roman" w:eastAsia="Times New Roman" w:hAnsi="Times New Roman" w:cs="Times New Roman"/>
            <w:b/>
            <w:sz w:val="24"/>
            <w:szCs w:val="24"/>
          </w:rPr>
          <w:t xml:space="preserve">. </w:t>
        </w:r>
      </w:ins>
      <w:r w:rsidRPr="004A20DB">
        <w:rPr>
          <w:rFonts w:ascii="Times New Roman" w:eastAsia="Times New Roman" w:hAnsi="Times New Roman" w:cs="Times New Roman"/>
          <w:sz w:val="24"/>
          <w:szCs w:val="24"/>
        </w:rPr>
        <w:t>We thank</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A.A. </w:t>
      </w:r>
      <w:proofErr w:type="spellStart"/>
      <w:r w:rsidRPr="004A20DB">
        <w:rPr>
          <w:rFonts w:ascii="Times New Roman" w:eastAsia="Times New Roman" w:hAnsi="Times New Roman" w:cs="Times New Roman"/>
          <w:sz w:val="24"/>
          <w:szCs w:val="24"/>
        </w:rPr>
        <w:t>Makashov</w:t>
      </w:r>
      <w:proofErr w:type="spellEnd"/>
      <w:r w:rsidRPr="004A20DB">
        <w:rPr>
          <w:rFonts w:ascii="Times New Roman" w:eastAsia="Times New Roman" w:hAnsi="Times New Roman" w:cs="Times New Roman"/>
          <w:sz w:val="24"/>
          <w:szCs w:val="24"/>
        </w:rPr>
        <w:t xml:space="preserve"> and S.V. Lagunov for technical help and discussion. We are grateful to </w:t>
      </w:r>
      <w:ins w:id="440" w:author="Author" w:date="2026-05-07T13:24:00Z">
        <w:r w:rsidR="00D84A23" w:rsidRPr="004A20DB">
          <w:rPr>
            <w:rFonts w:ascii="Times New Roman" w:eastAsia="Times New Roman" w:hAnsi="Times New Roman" w:cs="Times New Roman"/>
            <w:sz w:val="24"/>
            <w:szCs w:val="24"/>
          </w:rPr>
          <w:t xml:space="preserve">D. </w:t>
        </w:r>
      </w:ins>
      <w:r w:rsidR="00D84A23" w:rsidRPr="004A20DB">
        <w:rPr>
          <w:rFonts w:ascii="Times New Roman" w:eastAsia="Times New Roman" w:hAnsi="Times New Roman" w:cs="Times New Roman"/>
          <w:sz w:val="24"/>
          <w:szCs w:val="24"/>
        </w:rPr>
        <w:t xml:space="preserve">A. </w:t>
      </w:r>
      <w:ins w:id="441" w:author="Author" w:date="2026-05-07T13:24:00Z">
        <w:r w:rsidR="00D84A23" w:rsidRPr="004A20DB">
          <w:rPr>
            <w:rFonts w:ascii="Times New Roman" w:eastAsia="Times New Roman" w:hAnsi="Times New Roman" w:cs="Times New Roman"/>
            <w:sz w:val="24"/>
            <w:szCs w:val="24"/>
          </w:rPr>
          <w:t xml:space="preserve">Gorshkova, </w:t>
        </w:r>
        <w:r w:rsidRPr="004A20DB">
          <w:rPr>
            <w:rFonts w:ascii="Times New Roman" w:eastAsia="Times New Roman" w:hAnsi="Times New Roman" w:cs="Times New Roman"/>
            <w:sz w:val="24"/>
            <w:szCs w:val="24"/>
          </w:rPr>
          <w:t xml:space="preserve">A. </w:t>
        </w:r>
      </w:ins>
      <w:r w:rsidRPr="004A20DB">
        <w:rPr>
          <w:rFonts w:ascii="Times New Roman" w:eastAsia="Times New Roman" w:hAnsi="Times New Roman" w:cs="Times New Roman"/>
          <w:sz w:val="24"/>
          <w:szCs w:val="24"/>
        </w:rPr>
        <w:t xml:space="preserve">I. </w:t>
      </w:r>
      <w:proofErr w:type="spellStart"/>
      <w:r w:rsidRPr="004A20DB">
        <w:rPr>
          <w:rFonts w:ascii="Times New Roman" w:eastAsia="Times New Roman" w:hAnsi="Times New Roman" w:cs="Times New Roman"/>
          <w:sz w:val="24"/>
          <w:szCs w:val="24"/>
        </w:rPr>
        <w:t>Pikhulya</w:t>
      </w:r>
      <w:proofErr w:type="spellEnd"/>
      <w:r w:rsidRPr="004A20DB">
        <w:rPr>
          <w:rFonts w:ascii="Times New Roman" w:eastAsia="Times New Roman" w:hAnsi="Times New Roman" w:cs="Times New Roman"/>
          <w:sz w:val="24"/>
          <w:szCs w:val="24"/>
        </w:rPr>
        <w:t xml:space="preserve">, </w:t>
      </w:r>
      <w:r w:rsidR="00D84A23" w:rsidRPr="004A20DB">
        <w:rPr>
          <w:rFonts w:ascii="Times New Roman" w:eastAsia="Times New Roman" w:hAnsi="Times New Roman" w:cs="Times New Roman"/>
          <w:sz w:val="24"/>
          <w:szCs w:val="24"/>
        </w:rPr>
        <w:t xml:space="preserve">E. I. </w:t>
      </w:r>
      <w:proofErr w:type="spellStart"/>
      <w:r w:rsidR="00D84A23" w:rsidRPr="004A20DB">
        <w:rPr>
          <w:rFonts w:ascii="Times New Roman" w:eastAsia="Times New Roman" w:hAnsi="Times New Roman" w:cs="Times New Roman"/>
          <w:sz w:val="24"/>
          <w:szCs w:val="24"/>
        </w:rPr>
        <w:t>Stroganova</w:t>
      </w:r>
      <w:proofErr w:type="spellEnd"/>
      <w:ins w:id="442" w:author="Author" w:date="2026-05-07T13:24:00Z">
        <w:r w:rsidR="00D84A23" w:rsidRPr="004A20DB">
          <w:rPr>
            <w:rFonts w:ascii="Times New Roman" w:eastAsia="Times New Roman" w:hAnsi="Times New Roman" w:cs="Times New Roman"/>
            <w:sz w:val="24"/>
            <w:szCs w:val="24"/>
          </w:rPr>
          <w:t xml:space="preserve">, and </w:t>
        </w:r>
        <w:r w:rsidRPr="004A20DB">
          <w:rPr>
            <w:rFonts w:ascii="Times New Roman" w:eastAsia="Times New Roman" w:hAnsi="Times New Roman" w:cs="Times New Roman"/>
            <w:sz w:val="24"/>
            <w:szCs w:val="24"/>
          </w:rPr>
          <w:t xml:space="preserve">E. A. </w:t>
        </w:r>
        <w:proofErr w:type="spellStart"/>
        <w:r w:rsidRPr="004A20DB">
          <w:rPr>
            <w:rFonts w:ascii="Times New Roman" w:eastAsia="Times New Roman" w:hAnsi="Times New Roman" w:cs="Times New Roman"/>
            <w:sz w:val="24"/>
            <w:szCs w:val="24"/>
          </w:rPr>
          <w:t>Vigovskaya</w:t>
        </w:r>
      </w:ins>
      <w:proofErr w:type="spellEnd"/>
      <w:r w:rsidR="00D84A2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for technical help.</w:t>
      </w:r>
    </w:p>
    <w:p w14:paraId="3D7CBFC6"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Conflict of interests</w:t>
      </w:r>
      <w:r w:rsidRPr="004A20DB">
        <w:rPr>
          <w:rFonts w:ascii="Times New Roman" w:eastAsia="Times New Roman" w:hAnsi="Times New Roman" w:cs="Times New Roman"/>
          <w:sz w:val="24"/>
          <w:szCs w:val="24"/>
        </w:rPr>
        <w:t>. Authors declare no conflict of interest.</w:t>
      </w:r>
    </w:p>
    <w:p w14:paraId="75D5E17F"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Ethical statement</w:t>
      </w:r>
      <w:r w:rsidRPr="004A20DB">
        <w:rPr>
          <w:rFonts w:ascii="Times New Roman" w:eastAsia="Times New Roman" w:hAnsi="Times New Roman" w:cs="Times New Roman"/>
          <w:sz w:val="24"/>
          <w:szCs w:val="24"/>
        </w:rPr>
        <w:t>. No ethical statement is required.</w:t>
      </w:r>
    </w:p>
    <w:p w14:paraId="665301CE" w14:textId="54522654" w:rsidR="00626F04" w:rsidRPr="004A20DB" w:rsidRDefault="0076272C" w:rsidP="00626F04">
      <w:pPr>
        <w:spacing w:line="360" w:lineRule="auto"/>
        <w:ind w:firstLine="567"/>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Availability of data and software.</w:t>
      </w:r>
      <w:r w:rsidRPr="004A20DB">
        <w:rPr>
          <w:rFonts w:ascii="Times New Roman" w:eastAsia="Times New Roman" w:hAnsi="Times New Roman" w:cs="Times New Roman"/>
          <w:sz w:val="24"/>
          <w:szCs w:val="24"/>
        </w:rPr>
        <w:t xml:space="preserve"> Codes are available at</w:t>
      </w:r>
      <w:r w:rsidR="00626F04" w:rsidRPr="004A20DB">
        <w:rPr>
          <w:rFonts w:ascii="Times New Roman" w:eastAsia="Times New Roman" w:hAnsi="Times New Roman" w:cs="Times New Roman"/>
          <w:b/>
          <w:sz w:val="24"/>
          <w:szCs w:val="24"/>
        </w:rPr>
        <w:t xml:space="preserve"> </w:t>
      </w:r>
      <w:hyperlink r:id="rId18"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Pr="004A20DB" w:rsidRDefault="0076272C">
      <w:pPr>
        <w:spacing w:line="360" w:lineRule="auto"/>
        <w:ind w:firstLine="567"/>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Supplementary material</w:t>
      </w:r>
    </w:p>
    <w:p w14:paraId="6E3191B4" w14:textId="77777777" w:rsidR="0087149A" w:rsidRDefault="0076272C">
      <w:pPr>
        <w:rPr>
          <w:del w:id="443" w:author="Author" w:date="2026-05-07T13:24:00Z"/>
          <w:rFonts w:ascii="Times New Roman" w:eastAsia="Times New Roman" w:hAnsi="Times New Roman" w:cs="Times New Roman"/>
        </w:rPr>
      </w:pPr>
      <w:del w:id="444" w:author="Author" w:date="2026-05-07T13:24:00Z">
        <w:r>
          <w:rPr>
            <w:rFonts w:ascii="Times New Roman" w:eastAsia="Times New Roman" w:hAnsi="Times New Roman" w:cs="Times New Roman"/>
          </w:rPr>
          <w:lastRenderedPageBreak/>
          <w:delText>Text S1. List of interacting pairs from Fig 3.</w:delText>
        </w:r>
      </w:del>
    </w:p>
    <w:p w14:paraId="7EAF9E0C" w14:textId="77777777" w:rsidR="0087149A" w:rsidRDefault="0076272C">
      <w:pPr>
        <w:rPr>
          <w:del w:id="445" w:author="Author" w:date="2026-05-07T13:24:00Z"/>
          <w:rFonts w:ascii="Times New Roman" w:eastAsia="Times New Roman" w:hAnsi="Times New Roman" w:cs="Times New Roman"/>
        </w:rPr>
      </w:pPr>
      <w:del w:id="446" w:author="Author" w:date="2026-05-07T13:24:00Z">
        <w:r>
          <w:rPr>
            <w:rFonts w:ascii="Times New Roman" w:eastAsia="Times New Roman" w:hAnsi="Times New Roman" w:cs="Times New Roman"/>
          </w:rPr>
          <w:delText>Text S2. List of interacting pairs from Fig 4.</w:delText>
        </w:r>
      </w:del>
    </w:p>
    <w:p w14:paraId="5AC82CAA"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sidRPr="004A20DB">
        <w:rPr>
          <w:rFonts w:ascii="Times New Roman" w:eastAsia="Times New Roman" w:hAnsi="Times New Roman" w:cs="Times New Roman"/>
        </w:rPr>
        <w:t xml:space="preserve">. </w:t>
      </w:r>
    </w:p>
    <w:p w14:paraId="4C66542B"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S2. The error of detection of epistatic interactions in the absence of recombination (UFE).</w:t>
      </w:r>
    </w:p>
    <w:p w14:paraId="0CB7CA5E"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S3. The error of detection of epistatic interactions (Pearson).</w:t>
      </w:r>
    </w:p>
    <w:p w14:paraId="01DB3C56" w14:textId="1F1FB806" w:rsidR="0087149A" w:rsidRDefault="0076272C">
      <w:pPr>
        <w:rPr>
          <w:rFonts w:ascii="Times New Roman" w:eastAsia="Times New Roman" w:hAnsi="Times New Roman" w:cs="Times New Roman"/>
        </w:rPr>
      </w:pPr>
      <w:r w:rsidRPr="004A20DB">
        <w:rPr>
          <w:rFonts w:ascii="Times New Roman" w:eastAsia="Times New Roman" w:hAnsi="Times New Roman" w:cs="Times New Roman"/>
        </w:rPr>
        <w:t>Figure S4. The error of detection of epistatic interactions in the absence of recombination (Pearson).</w:t>
      </w:r>
    </w:p>
    <w:p w14:paraId="324F35B6" w14:textId="77777777" w:rsidR="0087149A" w:rsidRDefault="0076272C">
      <w:pPr>
        <w:rPr>
          <w:del w:id="447" w:author="Author" w:date="2026-05-07T13:24:00Z"/>
          <w:rFonts w:ascii="Times New Roman" w:eastAsia="Times New Roman" w:hAnsi="Times New Roman" w:cs="Times New Roman"/>
        </w:rPr>
      </w:pPr>
      <w:del w:id="448" w:author="Author" w:date="2026-05-07T13:24:00Z">
        <w:r>
          <w:rPr>
            <w:rFonts w:ascii="Times New Roman" w:eastAsia="Times New Roman" w:hAnsi="Times New Roman" w:cs="Times New Roman"/>
          </w:rPr>
          <w:delText>Figure S5 А variant of Fig. 4</w:delText>
        </w:r>
      </w:del>
    </w:p>
    <w:p w14:paraId="62AA99FA" w14:textId="1BA239FA" w:rsidR="003F36B7" w:rsidRPr="003F36B7" w:rsidRDefault="003F36B7">
      <w:pPr>
        <w:rPr>
          <w:ins w:id="449" w:author="Author" w:date="2026-05-07T13:24:00Z"/>
          <w:rFonts w:ascii="Times New Roman" w:eastAsia="Times New Roman" w:hAnsi="Times New Roman" w:cs="Times New Roman"/>
        </w:rPr>
      </w:pPr>
      <w:ins w:id="450" w:author="Author" w:date="2026-05-07T13:24:00Z">
        <w:r w:rsidRPr="003F36B7">
          <w:rPr>
            <w:rFonts w:ascii="Times New Roman" w:eastAsia="Times New Roman" w:hAnsi="Times New Roman" w:cs="Times New Roman"/>
          </w:rPr>
          <w:t>Figure S5. Epistatic interactions for SARS-CoV-2 genome predicted for Dataset 1</w:t>
        </w:r>
        <w:r>
          <w:rPr>
            <w:rFonts w:ascii="Times New Roman" w:eastAsia="Times New Roman" w:hAnsi="Times New Roman" w:cs="Times New Roman"/>
          </w:rPr>
          <w:t>, as in Fig. 6, but</w:t>
        </w:r>
        <w:r w:rsidRPr="003F36B7">
          <w:rPr>
            <w:rFonts w:ascii="Times New Roman" w:eastAsia="Times New Roman" w:hAnsi="Times New Roman" w:cs="Times New Roman"/>
          </w:rPr>
          <w:t xml:space="preserve"> </w:t>
        </w:r>
        <w:r w:rsidR="00E04E74">
          <w:rPr>
            <w:rFonts w:ascii="Times New Roman" w:eastAsia="Times New Roman" w:hAnsi="Times New Roman" w:cs="Times New Roman"/>
          </w:rPr>
          <w:t>for sequence</w:t>
        </w:r>
        <w:r w:rsidRPr="003F36B7">
          <w:rPr>
            <w:rFonts w:ascii="Times New Roman" w:eastAsia="Times New Roman" w:hAnsi="Times New Roman" w:cs="Times New Roman"/>
          </w:rPr>
          <w:t xml:space="preserve"> groups I and</w:t>
        </w:r>
        <w:r w:rsidR="00E04E74">
          <w:rPr>
            <w:rFonts w:ascii="Times New Roman" w:eastAsia="Times New Roman" w:hAnsi="Times New Roman" w:cs="Times New Roman"/>
          </w:rPr>
          <w:t xml:space="preserve"> </w:t>
        </w:r>
        <w:r w:rsidRPr="003F36B7">
          <w:rPr>
            <w:rFonts w:ascii="Times New Roman" w:eastAsia="Times New Roman" w:hAnsi="Times New Roman" w:cs="Times New Roman"/>
          </w:rPr>
          <w:t>III in Fig. 5</w:t>
        </w:r>
        <w:r>
          <w:rPr>
            <w:rFonts w:ascii="Times New Roman" w:eastAsia="Times New Roman" w:hAnsi="Times New Roman" w:cs="Times New Roman"/>
          </w:rPr>
          <w:t>.</w:t>
        </w:r>
      </w:ins>
    </w:p>
    <w:p w14:paraId="6DE409F1" w14:textId="51974EE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w:t>
      </w:r>
      <w:r w:rsidR="003F36B7">
        <w:rPr>
          <w:rFonts w:ascii="Times New Roman" w:eastAsia="Times New Roman" w:hAnsi="Times New Roman" w:cs="Times New Roman"/>
        </w:rPr>
        <w:t>6</w:t>
      </w:r>
      <w:r w:rsidRPr="004A20DB">
        <w:rPr>
          <w:rFonts w:ascii="Times New Roman" w:eastAsia="Times New Roman" w:hAnsi="Times New Roman" w:cs="Times New Roman"/>
        </w:rPr>
        <w:t xml:space="preserve">. Epistatic interactions for SARS-CoV-2 genome predicted for Dataset </w:t>
      </w:r>
      <w:r w:rsidR="00A7528A" w:rsidRPr="004A20DB">
        <w:rPr>
          <w:rFonts w:ascii="Times New Roman" w:eastAsia="Times New Roman" w:hAnsi="Times New Roman" w:cs="Times New Roman"/>
        </w:rPr>
        <w:t>2</w:t>
      </w:r>
    </w:p>
    <w:p w14:paraId="23CC4AA1" w14:textId="77777777" w:rsidR="0087149A" w:rsidRDefault="0076272C">
      <w:pPr>
        <w:rPr>
          <w:del w:id="451" w:author="Author" w:date="2026-05-07T13:24:00Z"/>
          <w:rFonts w:ascii="Times New Roman" w:eastAsia="Times New Roman" w:hAnsi="Times New Roman" w:cs="Times New Roman"/>
        </w:rPr>
      </w:pPr>
      <w:del w:id="452" w:author="Author" w:date="2026-05-07T13:24:00Z">
        <w:r>
          <w:rPr>
            <w:rFonts w:ascii="Times New Roman" w:eastAsia="Times New Roman" w:hAnsi="Times New Roman" w:cs="Times New Roman"/>
          </w:rPr>
          <w:delText>Figure S7. Epistatic interactions for SARS-CoV-2 genome predicted for Dataset 3</w:delText>
        </w:r>
      </w:del>
    </w:p>
    <w:p w14:paraId="6F57CF36" w14:textId="77777777" w:rsidR="0087149A" w:rsidRDefault="0076272C">
      <w:pPr>
        <w:rPr>
          <w:del w:id="453" w:author="Author" w:date="2026-05-07T13:24:00Z"/>
          <w:rFonts w:ascii="Times New Roman" w:eastAsia="Times New Roman" w:hAnsi="Times New Roman" w:cs="Times New Roman"/>
          <w:sz w:val="24"/>
          <w:szCs w:val="24"/>
        </w:rPr>
      </w:pPr>
      <w:del w:id="454" w:author="Author" w:date="2026-05-07T13:24:00Z">
        <w:r>
          <w:br w:type="page"/>
        </w:r>
      </w:del>
    </w:p>
    <w:p w14:paraId="16B54AD3" w14:textId="77777777" w:rsidR="0087149A" w:rsidRDefault="0087149A">
      <w:pPr>
        <w:rPr>
          <w:del w:id="455" w:author="Author" w:date="2026-05-07T13:24:00Z"/>
          <w:rFonts w:ascii="Times New Roman" w:eastAsia="Times New Roman" w:hAnsi="Times New Roman" w:cs="Times New Roman"/>
          <w:sz w:val="24"/>
          <w:szCs w:val="24"/>
        </w:rPr>
      </w:pPr>
    </w:p>
    <w:p w14:paraId="1F921CC7" w14:textId="6CF878A0" w:rsidR="0087149A" w:rsidRPr="004A20DB" w:rsidRDefault="0076272C">
      <w:pPr>
        <w:rPr>
          <w:ins w:id="456" w:author="Author" w:date="2026-05-07T13:24:00Z"/>
          <w:rFonts w:ascii="Times New Roman" w:eastAsia="Times New Roman" w:hAnsi="Times New Roman" w:cs="Times New Roman"/>
          <w:sz w:val="24"/>
          <w:szCs w:val="24"/>
        </w:rPr>
      </w:pPr>
      <w:ins w:id="457" w:author="Author" w:date="2026-05-07T13:24:00Z">
        <w:r w:rsidRPr="004A20DB">
          <w:br w:type="page"/>
        </w:r>
      </w:ins>
    </w:p>
    <w:p w14:paraId="4366BB6F" w14:textId="77777777" w:rsidR="0087149A" w:rsidRPr="004A20DB" w:rsidRDefault="0076272C">
      <w:pPr>
        <w:spacing w:line="360" w:lineRule="auto"/>
        <w:jc w:val="center"/>
        <w:rPr>
          <w:rFonts w:ascii="Times New Roman" w:eastAsia="Times New Roman" w:hAnsi="Times New Roman" w:cs="Times New Roman"/>
        </w:rPr>
      </w:pPr>
      <w:r w:rsidRPr="004A20DB">
        <w:rPr>
          <w:rFonts w:ascii="Times New Roman" w:eastAsia="Times New Roman" w:hAnsi="Times New Roman" w:cs="Times New Roman"/>
          <w:sz w:val="24"/>
          <w:szCs w:val="24"/>
        </w:rPr>
        <w:lastRenderedPageBreak/>
        <w:t>REFERENCES</w:t>
      </w:r>
    </w:p>
    <w:p w14:paraId="44042C09" w14:textId="77777777" w:rsidR="0087149A" w:rsidRDefault="0087149A">
      <w:pPr>
        <w:pBdr>
          <w:top w:val="nil"/>
          <w:left w:val="nil"/>
          <w:bottom w:val="nil"/>
          <w:right w:val="nil"/>
          <w:between w:val="nil"/>
        </w:pBdr>
        <w:spacing w:after="0" w:line="240" w:lineRule="auto"/>
        <w:ind w:left="720" w:hanging="720"/>
        <w:rPr>
          <w:del w:id="458" w:author="Author" w:date="2026-05-07T13:24:00Z"/>
          <w:color w:val="000000"/>
        </w:rPr>
      </w:pPr>
    </w:p>
    <w:p w14:paraId="6F1A35A0" w14:textId="77777777" w:rsidR="0087149A" w:rsidRDefault="0076272C">
      <w:pPr>
        <w:pBdr>
          <w:top w:val="nil"/>
          <w:left w:val="nil"/>
          <w:bottom w:val="nil"/>
          <w:right w:val="nil"/>
          <w:between w:val="nil"/>
        </w:pBdr>
        <w:spacing w:after="0" w:line="240" w:lineRule="auto"/>
        <w:ind w:left="720" w:hanging="720"/>
        <w:rPr>
          <w:del w:id="459" w:author="Author" w:date="2026-05-07T13:24:00Z"/>
          <w:color w:val="000000"/>
        </w:rPr>
      </w:pPr>
      <w:del w:id="460" w:author="Author" w:date="2026-05-07T13:24:00Z">
        <w:r>
          <w:rPr>
            <w:color w:val="000000"/>
          </w:rPr>
          <w:delText>1.</w:delText>
        </w:r>
        <w:r>
          <w:rPr>
            <w:color w:val="000000"/>
          </w:rPr>
          <w:tab/>
          <w:delText xml:space="preserve">O. Carlborg, L. Jacobsson, P. Ahgren, P. Siegel, L. Andersson, Epistasis and the release of genetic variation during long-term selection. </w:delText>
        </w:r>
        <w:r>
          <w:rPr>
            <w:i/>
            <w:color w:val="000000"/>
          </w:rPr>
          <w:delText>Nat Genet</w:delText>
        </w:r>
        <w:r>
          <w:rPr>
            <w:color w:val="000000"/>
          </w:rPr>
          <w:delText xml:space="preserve"> </w:delText>
        </w:r>
        <w:r>
          <w:rPr>
            <w:b/>
            <w:color w:val="000000"/>
          </w:rPr>
          <w:delText>38</w:delText>
        </w:r>
        <w:r>
          <w:rPr>
            <w:color w:val="000000"/>
          </w:rPr>
          <w:delText>, 418-420 (2006).</w:delText>
        </w:r>
      </w:del>
    </w:p>
    <w:p w14:paraId="5B882B97" w14:textId="77777777" w:rsidR="0087149A" w:rsidRDefault="0076272C">
      <w:pPr>
        <w:pBdr>
          <w:top w:val="nil"/>
          <w:left w:val="nil"/>
          <w:bottom w:val="nil"/>
          <w:right w:val="nil"/>
          <w:between w:val="nil"/>
        </w:pBdr>
        <w:spacing w:after="0" w:line="240" w:lineRule="auto"/>
        <w:ind w:left="720" w:hanging="720"/>
        <w:rPr>
          <w:del w:id="461" w:author="Author" w:date="2026-05-07T13:24:00Z"/>
          <w:color w:val="000000"/>
        </w:rPr>
      </w:pPr>
      <w:del w:id="462" w:author="Author" w:date="2026-05-07T13:24:00Z">
        <w:r>
          <w:rPr>
            <w:color w:val="000000"/>
          </w:rPr>
          <w:delText>2.</w:delText>
        </w:r>
        <w:r>
          <w:rPr>
            <w:color w:val="000000"/>
          </w:rPr>
          <w:tab/>
          <w:delText xml:space="preserve">O. Zuk, E. Hechter, S. R. Sunyaev, E. S. Lander, The mystery of missing heritability: Genetic interactions create phantom heritability. </w:delText>
        </w:r>
        <w:r>
          <w:rPr>
            <w:i/>
            <w:color w:val="000000"/>
          </w:rPr>
          <w:delText>Proc Natl Acad Sci U S A</w:delText>
        </w:r>
        <w:r>
          <w:rPr>
            <w:color w:val="000000"/>
          </w:rPr>
          <w:delText xml:space="preserve"> </w:delText>
        </w:r>
        <w:r>
          <w:rPr>
            <w:b/>
            <w:color w:val="000000"/>
          </w:rPr>
          <w:delText>109</w:delText>
        </w:r>
        <w:r>
          <w:rPr>
            <w:color w:val="000000"/>
          </w:rPr>
          <w:delText>, 1193-1198 (2012).</w:delText>
        </w:r>
      </w:del>
    </w:p>
    <w:p w14:paraId="11FD326D" w14:textId="77777777" w:rsidR="0087149A" w:rsidRDefault="0076272C">
      <w:pPr>
        <w:pBdr>
          <w:top w:val="nil"/>
          <w:left w:val="nil"/>
          <w:bottom w:val="nil"/>
          <w:right w:val="nil"/>
          <w:between w:val="nil"/>
        </w:pBdr>
        <w:spacing w:after="0" w:line="240" w:lineRule="auto"/>
        <w:ind w:left="720" w:hanging="720"/>
        <w:rPr>
          <w:del w:id="463" w:author="Author" w:date="2026-05-07T13:24:00Z"/>
          <w:color w:val="000000"/>
        </w:rPr>
      </w:pPr>
      <w:del w:id="464" w:author="Author" w:date="2026-05-07T13:24:00Z">
        <w:r>
          <w:rPr>
            <w:color w:val="000000"/>
          </w:rPr>
          <w:delText>3.</w:delText>
        </w:r>
        <w:r>
          <w:rPr>
            <w:color w:val="000000"/>
          </w:rPr>
          <w:tab/>
          <w:delText xml:space="preserve">D. B. Weissman, M. M. Desai, D. S. Fisher, M. W. Feldman, The rate at which asexual populations cross fitness valleys. </w:delText>
        </w:r>
        <w:r>
          <w:rPr>
            <w:i/>
            <w:color w:val="000000"/>
          </w:rPr>
          <w:delText>Theor Popul Biol</w:delText>
        </w:r>
        <w:r>
          <w:rPr>
            <w:color w:val="000000"/>
          </w:rPr>
          <w:delText xml:space="preserve"> </w:delText>
        </w:r>
        <w:r>
          <w:rPr>
            <w:b/>
            <w:color w:val="000000"/>
          </w:rPr>
          <w:delText>75</w:delText>
        </w:r>
        <w:r>
          <w:rPr>
            <w:color w:val="000000"/>
          </w:rPr>
          <w:delText>, 286-300 (2009).</w:delText>
        </w:r>
      </w:del>
    </w:p>
    <w:p w14:paraId="398428A9" w14:textId="77777777" w:rsidR="0087149A" w:rsidRDefault="0076272C">
      <w:pPr>
        <w:pBdr>
          <w:top w:val="nil"/>
          <w:left w:val="nil"/>
          <w:bottom w:val="nil"/>
          <w:right w:val="nil"/>
          <w:between w:val="nil"/>
        </w:pBdr>
        <w:spacing w:after="0" w:line="240" w:lineRule="auto"/>
        <w:ind w:left="720" w:hanging="720"/>
        <w:rPr>
          <w:del w:id="465" w:author="Author" w:date="2026-05-07T13:24:00Z"/>
          <w:color w:val="000000"/>
        </w:rPr>
      </w:pPr>
      <w:del w:id="466" w:author="Author" w:date="2026-05-07T13:24:00Z">
        <w:r>
          <w:rPr>
            <w:color w:val="000000"/>
          </w:rPr>
          <w:delText>4.</w:delText>
        </w:r>
        <w:r>
          <w:rPr>
            <w:color w:val="000000"/>
          </w:rPr>
          <w:tab/>
          <w:delText xml:space="preserve">E. Gonzalez-Ortega, E. Ballana, R. Badia, B. Clotet, J. A. Este, Compensatory mutations rescue the virus replicative capacity of VIRIP-resistant HIV-1. </w:delText>
        </w:r>
        <w:r>
          <w:rPr>
            <w:i/>
            <w:color w:val="000000"/>
          </w:rPr>
          <w:delText>Antiviral Res</w:delText>
        </w:r>
        <w:r>
          <w:rPr>
            <w:color w:val="000000"/>
          </w:rPr>
          <w:delText xml:space="preserve"> </w:delText>
        </w:r>
        <w:r>
          <w:rPr>
            <w:b/>
            <w:color w:val="000000"/>
          </w:rPr>
          <w:delText>92</w:delText>
        </w:r>
        <w:r>
          <w:rPr>
            <w:color w:val="000000"/>
          </w:rPr>
          <w:delText>, 479-483 (2011).</w:delText>
        </w:r>
      </w:del>
    </w:p>
    <w:p w14:paraId="1E18A38E" w14:textId="77777777" w:rsidR="0087149A" w:rsidRDefault="0076272C">
      <w:pPr>
        <w:pBdr>
          <w:top w:val="nil"/>
          <w:left w:val="nil"/>
          <w:bottom w:val="nil"/>
          <w:right w:val="nil"/>
          <w:between w:val="nil"/>
        </w:pBdr>
        <w:spacing w:after="0" w:line="240" w:lineRule="auto"/>
        <w:ind w:left="720" w:hanging="720"/>
        <w:rPr>
          <w:del w:id="467" w:author="Author" w:date="2026-05-07T13:24:00Z"/>
          <w:color w:val="000000"/>
        </w:rPr>
      </w:pPr>
      <w:del w:id="468" w:author="Author" w:date="2026-05-07T13:24:00Z">
        <w:r>
          <w:rPr>
            <w:color w:val="000000"/>
          </w:rPr>
          <w:delText>5.</w:delText>
        </w:r>
        <w:r>
          <w:rPr>
            <w:color w:val="000000"/>
          </w:rPr>
          <w:tab/>
          <w:delText xml:space="preserve">A. Handel, R. R. Regoes, R. Antia, The role of compensatory mutations in the emergence of drug resistance. </w:delText>
        </w:r>
        <w:r>
          <w:rPr>
            <w:i/>
            <w:color w:val="000000"/>
          </w:rPr>
          <w:delText>PLoS Comput Biol</w:delText>
        </w:r>
        <w:r>
          <w:rPr>
            <w:color w:val="000000"/>
          </w:rPr>
          <w:delText xml:space="preserve"> </w:delText>
        </w:r>
        <w:r>
          <w:rPr>
            <w:b/>
            <w:color w:val="000000"/>
          </w:rPr>
          <w:delText>2</w:delText>
        </w:r>
        <w:r>
          <w:rPr>
            <w:color w:val="000000"/>
          </w:rPr>
          <w:delText>, e137 (2006).</w:delText>
        </w:r>
      </w:del>
    </w:p>
    <w:p w14:paraId="32472EFE" w14:textId="77777777" w:rsidR="0087149A" w:rsidRDefault="0076272C">
      <w:pPr>
        <w:pBdr>
          <w:top w:val="nil"/>
          <w:left w:val="nil"/>
          <w:bottom w:val="nil"/>
          <w:right w:val="nil"/>
          <w:between w:val="nil"/>
        </w:pBdr>
        <w:spacing w:after="0" w:line="240" w:lineRule="auto"/>
        <w:ind w:left="720" w:hanging="720"/>
        <w:rPr>
          <w:del w:id="469" w:author="Author" w:date="2026-05-07T13:24:00Z"/>
          <w:color w:val="000000"/>
        </w:rPr>
      </w:pPr>
      <w:del w:id="470" w:author="Author" w:date="2026-05-07T13:24:00Z">
        <w:r>
          <w:rPr>
            <w:color w:val="000000"/>
          </w:rPr>
          <w:delText>6.</w:delText>
        </w:r>
        <w:r>
          <w:rPr>
            <w:color w:val="000000"/>
          </w:rPr>
          <w:tab/>
          <w:delText xml:space="preserve">B. R. Levin, V. Perrot, N. Walker, Compensatory mutations, antibiotic resistance and the population genetics of adaptive evolution in bacteria. </w:delText>
        </w:r>
        <w:r>
          <w:rPr>
            <w:i/>
            <w:color w:val="000000"/>
          </w:rPr>
          <w:delText>Genetics</w:delText>
        </w:r>
        <w:r>
          <w:rPr>
            <w:color w:val="000000"/>
          </w:rPr>
          <w:delText xml:space="preserve"> </w:delText>
        </w:r>
        <w:r>
          <w:rPr>
            <w:b/>
            <w:color w:val="000000"/>
          </w:rPr>
          <w:delText>154</w:delText>
        </w:r>
        <w:r>
          <w:rPr>
            <w:color w:val="000000"/>
          </w:rPr>
          <w:delText>, 985-997 (2000).</w:delText>
        </w:r>
      </w:del>
    </w:p>
    <w:p w14:paraId="6FE286C9" w14:textId="77777777" w:rsidR="0087149A" w:rsidRDefault="0076272C">
      <w:pPr>
        <w:pBdr>
          <w:top w:val="nil"/>
          <w:left w:val="nil"/>
          <w:bottom w:val="nil"/>
          <w:right w:val="nil"/>
          <w:between w:val="nil"/>
        </w:pBdr>
        <w:spacing w:after="0" w:line="240" w:lineRule="auto"/>
        <w:ind w:left="720" w:hanging="720"/>
        <w:rPr>
          <w:del w:id="471" w:author="Author" w:date="2026-05-07T13:24:00Z"/>
          <w:color w:val="000000"/>
        </w:rPr>
      </w:pPr>
      <w:del w:id="472" w:author="Author" w:date="2026-05-07T13:24:00Z">
        <w:r>
          <w:rPr>
            <w:color w:val="000000"/>
          </w:rPr>
          <w:delText>7.</w:delText>
        </w:r>
        <w:r>
          <w:rPr>
            <w:color w:val="000000"/>
          </w:rPr>
          <w:tab/>
          <w:delText>M. Nijhuis</w:delText>
        </w:r>
        <w:r>
          <w:rPr>
            <w:i/>
            <w:color w:val="000000"/>
          </w:rPr>
          <w:delText xml:space="preserve"> et al.</w:delText>
        </w:r>
        <w:r>
          <w:rPr>
            <w:color w:val="000000"/>
          </w:rPr>
          <w:delText xml:space="preserve">, Increased fitness of drug resistant HIV-1 protease as a result of acquisition of compensatory mutations during suboptimal therapy. </w:delText>
        </w:r>
        <w:r>
          <w:rPr>
            <w:i/>
            <w:color w:val="000000"/>
          </w:rPr>
          <w:delText>AIDS</w:delText>
        </w:r>
        <w:r>
          <w:rPr>
            <w:color w:val="000000"/>
          </w:rPr>
          <w:delText xml:space="preserve"> </w:delText>
        </w:r>
        <w:r>
          <w:rPr>
            <w:b/>
            <w:color w:val="000000"/>
          </w:rPr>
          <w:delText>13</w:delText>
        </w:r>
        <w:r>
          <w:rPr>
            <w:color w:val="000000"/>
          </w:rPr>
          <w:delText>, 2349-2359 (1999).</w:delText>
        </w:r>
      </w:del>
    </w:p>
    <w:p w14:paraId="6059B5EB" w14:textId="77777777" w:rsidR="0087149A" w:rsidRDefault="0076272C">
      <w:pPr>
        <w:pBdr>
          <w:top w:val="nil"/>
          <w:left w:val="nil"/>
          <w:bottom w:val="nil"/>
          <w:right w:val="nil"/>
          <w:between w:val="nil"/>
        </w:pBdr>
        <w:spacing w:after="0" w:line="240" w:lineRule="auto"/>
        <w:ind w:left="720" w:hanging="720"/>
        <w:rPr>
          <w:del w:id="473" w:author="Author" w:date="2026-05-07T13:24:00Z"/>
          <w:color w:val="000000"/>
        </w:rPr>
      </w:pPr>
      <w:del w:id="474" w:author="Author" w:date="2026-05-07T13:24:00Z">
        <w:r>
          <w:rPr>
            <w:color w:val="000000"/>
          </w:rPr>
          <w:delText>8.</w:delText>
        </w:r>
        <w:r>
          <w:rPr>
            <w:color w:val="000000"/>
          </w:rPr>
          <w:tab/>
          <w:delText xml:space="preserve">S. Piana, P. Carloni, U. Rothlisberger, Drug resistance in HIV-1 protease: Flexibility-assisted mechanism of compensatory mutations. </w:delText>
        </w:r>
        <w:r>
          <w:rPr>
            <w:i/>
            <w:color w:val="000000"/>
          </w:rPr>
          <w:delText>Protein Sci</w:delText>
        </w:r>
        <w:r>
          <w:rPr>
            <w:color w:val="000000"/>
          </w:rPr>
          <w:delText xml:space="preserve"> </w:delText>
        </w:r>
        <w:r>
          <w:rPr>
            <w:b/>
            <w:color w:val="000000"/>
          </w:rPr>
          <w:delText>11</w:delText>
        </w:r>
        <w:r>
          <w:rPr>
            <w:color w:val="000000"/>
          </w:rPr>
          <w:delText>, 2393-2402 (2002).</w:delText>
        </w:r>
      </w:del>
    </w:p>
    <w:p w14:paraId="6CA4DD99" w14:textId="77777777" w:rsidR="0087149A" w:rsidRDefault="0076272C">
      <w:pPr>
        <w:pBdr>
          <w:top w:val="nil"/>
          <w:left w:val="nil"/>
          <w:bottom w:val="nil"/>
          <w:right w:val="nil"/>
          <w:between w:val="nil"/>
        </w:pBdr>
        <w:spacing w:after="0" w:line="240" w:lineRule="auto"/>
        <w:ind w:left="720" w:hanging="720"/>
        <w:rPr>
          <w:del w:id="475" w:author="Author" w:date="2026-05-07T13:24:00Z"/>
          <w:color w:val="000000"/>
        </w:rPr>
      </w:pPr>
      <w:del w:id="476" w:author="Author" w:date="2026-05-07T13:24:00Z">
        <w:r>
          <w:rPr>
            <w:color w:val="000000"/>
          </w:rPr>
          <w:delText>9.</w:delText>
        </w:r>
        <w:r>
          <w:rPr>
            <w:color w:val="000000"/>
          </w:rPr>
          <w:tab/>
          <w:delText>N. C. Wu</w:delText>
        </w:r>
        <w:r>
          <w:rPr>
            <w:i/>
            <w:color w:val="000000"/>
          </w:rPr>
          <w:delText xml:space="preserve"> et al.</w:delText>
        </w:r>
        <w:r>
          <w:rPr>
            <w:color w:val="000000"/>
          </w:rPr>
          <w:delText xml:space="preserve">, A complex epistatic network limits the mutational reversibility in the influenza hemagglutinin receptor-binding site. </w:delText>
        </w:r>
        <w:r>
          <w:rPr>
            <w:i/>
            <w:color w:val="000000"/>
          </w:rPr>
          <w:delText>Nat Commun</w:delText>
        </w:r>
        <w:r>
          <w:rPr>
            <w:color w:val="000000"/>
          </w:rPr>
          <w:delText xml:space="preserve"> </w:delText>
        </w:r>
        <w:r>
          <w:rPr>
            <w:b/>
            <w:color w:val="000000"/>
          </w:rPr>
          <w:delText>9</w:delText>
        </w:r>
        <w:r>
          <w:rPr>
            <w:color w:val="000000"/>
          </w:rPr>
          <w:delText>, 1264 (2018).</w:delText>
        </w:r>
      </w:del>
    </w:p>
    <w:p w14:paraId="0BD61FA3" w14:textId="77777777" w:rsidR="0087149A" w:rsidRDefault="0076272C">
      <w:pPr>
        <w:pBdr>
          <w:top w:val="nil"/>
          <w:left w:val="nil"/>
          <w:bottom w:val="nil"/>
          <w:right w:val="nil"/>
          <w:between w:val="nil"/>
        </w:pBdr>
        <w:spacing w:after="0" w:line="240" w:lineRule="auto"/>
        <w:ind w:left="720" w:hanging="720"/>
        <w:rPr>
          <w:del w:id="477" w:author="Author" w:date="2026-05-07T13:24:00Z"/>
          <w:color w:val="000000"/>
        </w:rPr>
      </w:pPr>
      <w:del w:id="478" w:author="Author" w:date="2026-05-07T13:24:00Z">
        <w:r>
          <w:rPr>
            <w:color w:val="000000"/>
          </w:rPr>
          <w:delText>10.</w:delText>
        </w:r>
        <w:r>
          <w:rPr>
            <w:color w:val="000000"/>
          </w:rPr>
          <w:tab/>
          <w:delText>D. Liu</w:delText>
        </w:r>
        <w:r>
          <w:rPr>
            <w:i/>
            <w:color w:val="000000"/>
          </w:rPr>
          <w:delText xml:space="preserve"> et al.</w:delText>
        </w:r>
        <w:r>
          <w:rPr>
            <w:color w:val="000000"/>
          </w:rPr>
          <w:delText xml:space="preserve">, Preexisting compensatory amino acids compromise fitness costs of a HIV-1 T cell escape mutation. </w:delText>
        </w:r>
        <w:r>
          <w:rPr>
            <w:i/>
            <w:color w:val="000000"/>
          </w:rPr>
          <w:delText>Retrovirology</w:delText>
        </w:r>
        <w:r>
          <w:rPr>
            <w:color w:val="000000"/>
          </w:rPr>
          <w:delText xml:space="preserve"> </w:delText>
        </w:r>
        <w:r>
          <w:rPr>
            <w:b/>
            <w:color w:val="000000"/>
          </w:rPr>
          <w:delText>11</w:delText>
        </w:r>
        <w:r>
          <w:rPr>
            <w:color w:val="000000"/>
          </w:rPr>
          <w:delText>, 101 (2014).</w:delText>
        </w:r>
      </w:del>
    </w:p>
    <w:p w14:paraId="308856CE" w14:textId="77777777" w:rsidR="0087149A" w:rsidRDefault="0076272C">
      <w:pPr>
        <w:pBdr>
          <w:top w:val="nil"/>
          <w:left w:val="nil"/>
          <w:bottom w:val="nil"/>
          <w:right w:val="nil"/>
          <w:between w:val="nil"/>
        </w:pBdr>
        <w:spacing w:after="0" w:line="240" w:lineRule="auto"/>
        <w:ind w:left="720" w:hanging="720"/>
        <w:rPr>
          <w:del w:id="479" w:author="Author" w:date="2026-05-07T13:24:00Z"/>
          <w:color w:val="000000"/>
        </w:rPr>
      </w:pPr>
      <w:del w:id="480" w:author="Author" w:date="2026-05-07T13:24:00Z">
        <w:r>
          <w:rPr>
            <w:color w:val="000000"/>
          </w:rPr>
          <w:delText>11.</w:delText>
        </w:r>
        <w:r>
          <w:rPr>
            <w:color w:val="000000"/>
          </w:rPr>
          <w:tab/>
          <w:delText>H. Crawford</w:delText>
        </w:r>
        <w:r>
          <w:rPr>
            <w:i/>
            <w:color w:val="000000"/>
          </w:rPr>
          <w:delText xml:space="preserve"> et al.</w:delText>
        </w:r>
        <w:r>
          <w:rPr>
            <w:color w:val="000000"/>
          </w:rPr>
          <w:delText xml:space="preserve">, Compensatory mutation partially restores fitness and delays reversion of escape mutation within the immunodominant HLA-B*5703-restricted Gag epitope in chronic human immunodeficiency virus type 1 infection. </w:delText>
        </w:r>
        <w:r>
          <w:rPr>
            <w:i/>
            <w:color w:val="000000"/>
          </w:rPr>
          <w:delText>J Virol</w:delText>
        </w:r>
        <w:r>
          <w:rPr>
            <w:color w:val="000000"/>
          </w:rPr>
          <w:delText xml:space="preserve"> </w:delText>
        </w:r>
        <w:r>
          <w:rPr>
            <w:b/>
            <w:color w:val="000000"/>
          </w:rPr>
          <w:delText>81</w:delText>
        </w:r>
        <w:r>
          <w:rPr>
            <w:color w:val="000000"/>
          </w:rPr>
          <w:delText>, 8346-8351 (2007).</w:delText>
        </w:r>
      </w:del>
    </w:p>
    <w:p w14:paraId="7976E537" w14:textId="77777777" w:rsidR="0087149A" w:rsidRDefault="0076272C">
      <w:pPr>
        <w:pBdr>
          <w:top w:val="nil"/>
          <w:left w:val="nil"/>
          <w:bottom w:val="nil"/>
          <w:right w:val="nil"/>
          <w:between w:val="nil"/>
        </w:pBdr>
        <w:spacing w:after="0" w:line="240" w:lineRule="auto"/>
        <w:ind w:left="720" w:hanging="720"/>
        <w:rPr>
          <w:del w:id="481" w:author="Author" w:date="2026-05-07T13:24:00Z"/>
          <w:color w:val="000000"/>
        </w:rPr>
      </w:pPr>
      <w:del w:id="482" w:author="Author" w:date="2026-05-07T13:24:00Z">
        <w:r>
          <w:rPr>
            <w:color w:val="000000"/>
          </w:rPr>
          <w:delText>12.</w:delText>
        </w:r>
        <w:r>
          <w:rPr>
            <w:color w:val="000000"/>
          </w:rPr>
          <w:tab/>
          <w:delText>H. Song</w:delText>
        </w:r>
        <w:r>
          <w:rPr>
            <w:i/>
            <w:color w:val="000000"/>
          </w:rPr>
          <w:delText xml:space="preserve"> et al.</w:delText>
        </w:r>
        <w:r>
          <w:rPr>
            <w:color w:val="000000"/>
          </w:rPr>
          <w:delText xml:space="preserve">, Impact of immune escape mutations on HIV-1 fitness in the context of the cognate transmitted/founder genome. </w:delText>
        </w:r>
        <w:r>
          <w:rPr>
            <w:i/>
            <w:color w:val="000000"/>
          </w:rPr>
          <w:delText>Retrovirology</w:delText>
        </w:r>
        <w:r>
          <w:rPr>
            <w:color w:val="000000"/>
          </w:rPr>
          <w:delText xml:space="preserve"> </w:delText>
        </w:r>
        <w:r>
          <w:rPr>
            <w:b/>
            <w:color w:val="000000"/>
          </w:rPr>
          <w:delText>9</w:delText>
        </w:r>
        <w:r>
          <w:rPr>
            <w:color w:val="000000"/>
          </w:rPr>
          <w:delText>, 89 (2012).</w:delText>
        </w:r>
      </w:del>
    </w:p>
    <w:p w14:paraId="61445AA7" w14:textId="77777777" w:rsidR="0087149A" w:rsidRDefault="0076272C">
      <w:pPr>
        <w:pBdr>
          <w:top w:val="nil"/>
          <w:left w:val="nil"/>
          <w:bottom w:val="nil"/>
          <w:right w:val="nil"/>
          <w:between w:val="nil"/>
        </w:pBdr>
        <w:spacing w:after="0" w:line="240" w:lineRule="auto"/>
        <w:ind w:left="720" w:hanging="720"/>
        <w:rPr>
          <w:del w:id="483" w:author="Author" w:date="2026-05-07T13:24:00Z"/>
          <w:color w:val="000000"/>
        </w:rPr>
      </w:pPr>
      <w:del w:id="484" w:author="Author" w:date="2026-05-07T13:24:00Z">
        <w:r>
          <w:rPr>
            <w:color w:val="000000"/>
          </w:rPr>
          <w:delText>13.</w:delText>
        </w:r>
        <w:r>
          <w:rPr>
            <w:color w:val="000000"/>
          </w:rPr>
          <w:tab/>
          <w:delText xml:space="preserve">I. M. Rouzine, J. M. Coffin, Search for the mechanism of genetic variation in the pro gene of human immunodeficiency virus. </w:delText>
        </w:r>
        <w:r>
          <w:rPr>
            <w:i/>
            <w:color w:val="000000"/>
          </w:rPr>
          <w:delText>J Virol</w:delText>
        </w:r>
        <w:r>
          <w:rPr>
            <w:color w:val="000000"/>
          </w:rPr>
          <w:delText xml:space="preserve"> </w:delText>
        </w:r>
        <w:r>
          <w:rPr>
            <w:b/>
            <w:color w:val="000000"/>
          </w:rPr>
          <w:delText>73</w:delText>
        </w:r>
        <w:r>
          <w:rPr>
            <w:color w:val="000000"/>
          </w:rPr>
          <w:delText>, 8167-8178 (1999).</w:delText>
        </w:r>
      </w:del>
    </w:p>
    <w:p w14:paraId="16569342" w14:textId="77777777" w:rsidR="0087149A" w:rsidRDefault="0076272C">
      <w:pPr>
        <w:pBdr>
          <w:top w:val="nil"/>
          <w:left w:val="nil"/>
          <w:bottom w:val="nil"/>
          <w:right w:val="nil"/>
          <w:between w:val="nil"/>
        </w:pBdr>
        <w:spacing w:after="0" w:line="240" w:lineRule="auto"/>
        <w:ind w:left="720" w:hanging="720"/>
        <w:rPr>
          <w:del w:id="485" w:author="Author" w:date="2026-05-07T13:24:00Z"/>
          <w:color w:val="000000"/>
        </w:rPr>
      </w:pPr>
      <w:del w:id="486" w:author="Author" w:date="2026-05-07T13:24:00Z">
        <w:r>
          <w:rPr>
            <w:color w:val="000000"/>
          </w:rPr>
          <w:delText>14.</w:delText>
        </w:r>
        <w:r>
          <w:rPr>
            <w:color w:val="000000"/>
          </w:rPr>
          <w:tab/>
          <w:delText xml:space="preserve">I. M. Rouzine, Evolutionary mechanisms of the emergence of the variants of concern of SARS-CoV-2. </w:delText>
        </w:r>
        <w:r>
          <w:rPr>
            <w:i/>
            <w:color w:val="000000"/>
          </w:rPr>
          <w:delText>Viruses</w:delText>
        </w:r>
        <w:r>
          <w:rPr>
            <w:color w:val="000000"/>
          </w:rPr>
          <w:delText xml:space="preserve"> </w:delText>
        </w:r>
        <w:r>
          <w:rPr>
            <w:b/>
            <w:color w:val="000000"/>
          </w:rPr>
          <w:delText>17</w:delText>
        </w:r>
        <w:r>
          <w:rPr>
            <w:color w:val="000000"/>
          </w:rPr>
          <w:delText xml:space="preserve"> (2025).</w:delText>
        </w:r>
      </w:del>
    </w:p>
    <w:p w14:paraId="125C159C" w14:textId="77777777" w:rsidR="0087149A" w:rsidRDefault="0076272C">
      <w:pPr>
        <w:pBdr>
          <w:top w:val="nil"/>
          <w:left w:val="nil"/>
          <w:bottom w:val="nil"/>
          <w:right w:val="nil"/>
          <w:between w:val="nil"/>
        </w:pBdr>
        <w:spacing w:after="0" w:line="240" w:lineRule="auto"/>
        <w:ind w:left="720" w:hanging="720"/>
        <w:rPr>
          <w:del w:id="487" w:author="Author" w:date="2026-05-07T13:24:00Z"/>
          <w:color w:val="000000"/>
        </w:rPr>
      </w:pPr>
      <w:del w:id="488" w:author="Author" w:date="2026-05-07T13:24:00Z">
        <w:r>
          <w:rPr>
            <w:color w:val="000000"/>
          </w:rPr>
          <w:delText>15.</w:delText>
        </w:r>
        <w:r>
          <w:rPr>
            <w:color w:val="000000"/>
          </w:rPr>
          <w:tab/>
          <w:delText>A. M. Carabelli</w:delText>
        </w:r>
        <w:r>
          <w:rPr>
            <w:i/>
            <w:color w:val="000000"/>
          </w:rPr>
          <w:delText xml:space="preserve"> et al.</w:delText>
        </w:r>
        <w:r>
          <w:rPr>
            <w:color w:val="000000"/>
          </w:rPr>
          <w:delText xml:space="preserve">, SARS-CoV-2 variant biology: immune escape, transmission and fitness. </w:delText>
        </w:r>
        <w:r>
          <w:rPr>
            <w:i/>
            <w:color w:val="000000"/>
          </w:rPr>
          <w:delText>Nat Rev Microbiol</w:delText>
        </w:r>
        <w:r>
          <w:rPr>
            <w:color w:val="000000"/>
          </w:rPr>
          <w:delText xml:space="preserve"> </w:delText>
        </w:r>
        <w:r>
          <w:rPr>
            <w:b/>
            <w:color w:val="000000"/>
          </w:rPr>
          <w:delText>21</w:delText>
        </w:r>
        <w:r>
          <w:rPr>
            <w:color w:val="000000"/>
          </w:rPr>
          <w:delText>, 162-177 (2023).</w:delText>
        </w:r>
      </w:del>
    </w:p>
    <w:p w14:paraId="71B5B1D9" w14:textId="77777777" w:rsidR="0087149A" w:rsidRDefault="0076272C">
      <w:pPr>
        <w:pBdr>
          <w:top w:val="nil"/>
          <w:left w:val="nil"/>
          <w:bottom w:val="nil"/>
          <w:right w:val="nil"/>
          <w:between w:val="nil"/>
        </w:pBdr>
        <w:spacing w:after="0" w:line="240" w:lineRule="auto"/>
        <w:ind w:left="720" w:hanging="720"/>
        <w:rPr>
          <w:del w:id="489" w:author="Author" w:date="2026-05-07T13:24:00Z"/>
          <w:color w:val="000000"/>
        </w:rPr>
      </w:pPr>
      <w:del w:id="490" w:author="Author" w:date="2026-05-07T13:24:00Z">
        <w:r>
          <w:rPr>
            <w:color w:val="000000"/>
          </w:rPr>
          <w:delText>16.</w:delText>
        </w:r>
        <w:r>
          <w:rPr>
            <w:color w:val="000000"/>
          </w:rPr>
          <w:tab/>
          <w:delText xml:space="preserve">L. B. Shrestha, C. Foster, W. Rawlinson, N. Tedla, R. A. Bull, Evolution of the SARS-CoV-2 omicron variants BA.1 to BA.5: Implications for immune escape and transmission. </w:delText>
        </w:r>
        <w:r>
          <w:rPr>
            <w:i/>
            <w:color w:val="000000"/>
          </w:rPr>
          <w:delText>Rev Med Virol</w:delText>
        </w:r>
        <w:r>
          <w:rPr>
            <w:color w:val="000000"/>
          </w:rPr>
          <w:delText xml:space="preserve"> </w:delText>
        </w:r>
        <w:r>
          <w:rPr>
            <w:b/>
            <w:color w:val="000000"/>
          </w:rPr>
          <w:delText>32</w:delText>
        </w:r>
        <w:r>
          <w:rPr>
            <w:color w:val="000000"/>
          </w:rPr>
          <w:delText>, e2381 (2022).</w:delText>
        </w:r>
      </w:del>
    </w:p>
    <w:p w14:paraId="6274CA2A" w14:textId="77777777" w:rsidR="0087149A" w:rsidRDefault="0076272C">
      <w:pPr>
        <w:pBdr>
          <w:top w:val="nil"/>
          <w:left w:val="nil"/>
          <w:bottom w:val="nil"/>
          <w:right w:val="nil"/>
          <w:between w:val="nil"/>
        </w:pBdr>
        <w:spacing w:after="0" w:line="240" w:lineRule="auto"/>
        <w:ind w:left="720" w:hanging="720"/>
        <w:rPr>
          <w:del w:id="491" w:author="Author" w:date="2026-05-07T13:24:00Z"/>
          <w:color w:val="000000"/>
        </w:rPr>
      </w:pPr>
      <w:del w:id="492" w:author="Author" w:date="2026-05-07T13:24:00Z">
        <w:r>
          <w:rPr>
            <w:color w:val="000000"/>
          </w:rPr>
          <w:delText>17.</w:delText>
        </w:r>
        <w:r>
          <w:rPr>
            <w:color w:val="000000"/>
          </w:rPr>
          <w:tab/>
          <w:delText xml:space="preserve">S. Cobey, D. B. Larremore, Y. H. Grad, M. Lipsitch, Concerns about SARS-CoV-2 evolution should not hold back efforts to expand vaccination. </w:delText>
        </w:r>
        <w:r>
          <w:rPr>
            <w:i/>
            <w:color w:val="000000"/>
          </w:rPr>
          <w:delText>Nat Rev Immunol</w:delText>
        </w:r>
        <w:r>
          <w:rPr>
            <w:color w:val="000000"/>
          </w:rPr>
          <w:delText xml:space="preserve"> </w:delText>
        </w:r>
        <w:r>
          <w:rPr>
            <w:b/>
            <w:color w:val="000000"/>
          </w:rPr>
          <w:delText>21</w:delText>
        </w:r>
        <w:r>
          <w:rPr>
            <w:color w:val="000000"/>
          </w:rPr>
          <w:delText>, 330-335 (2021).</w:delText>
        </w:r>
      </w:del>
    </w:p>
    <w:p w14:paraId="357CA2AC" w14:textId="77777777" w:rsidR="0087149A" w:rsidRDefault="0076272C">
      <w:pPr>
        <w:pBdr>
          <w:top w:val="nil"/>
          <w:left w:val="nil"/>
          <w:bottom w:val="nil"/>
          <w:right w:val="nil"/>
          <w:between w:val="nil"/>
        </w:pBdr>
        <w:spacing w:after="0" w:line="240" w:lineRule="auto"/>
        <w:ind w:left="720" w:hanging="720"/>
        <w:rPr>
          <w:del w:id="493" w:author="Author" w:date="2026-05-07T13:24:00Z"/>
          <w:color w:val="000000"/>
        </w:rPr>
      </w:pPr>
      <w:del w:id="494" w:author="Author" w:date="2026-05-07T13:24:00Z">
        <w:r>
          <w:rPr>
            <w:color w:val="000000"/>
          </w:rPr>
          <w:delText>18.</w:delText>
        </w:r>
        <w:r>
          <w:rPr>
            <w:color w:val="000000"/>
          </w:rPr>
          <w:tab/>
          <w:delText xml:space="preserve">J. W. Yewdell, Antigenic drift: understanding COVID-19. </w:delText>
        </w:r>
        <w:r>
          <w:rPr>
            <w:i/>
            <w:color w:val="000000"/>
          </w:rPr>
          <w:delText>Immunity</w:delText>
        </w:r>
        <w:r>
          <w:rPr>
            <w:color w:val="000000"/>
          </w:rPr>
          <w:delText xml:space="preserve"> </w:delText>
        </w:r>
        <w:r>
          <w:rPr>
            <w:b/>
            <w:color w:val="000000"/>
          </w:rPr>
          <w:delText>54</w:delText>
        </w:r>
        <w:r>
          <w:rPr>
            <w:color w:val="000000"/>
          </w:rPr>
          <w:delText>, 2681-2687 (2021).</w:delText>
        </w:r>
      </w:del>
    </w:p>
    <w:p w14:paraId="09796C2A" w14:textId="77777777" w:rsidR="0087149A" w:rsidRDefault="0076272C">
      <w:pPr>
        <w:pBdr>
          <w:top w:val="nil"/>
          <w:left w:val="nil"/>
          <w:bottom w:val="nil"/>
          <w:right w:val="nil"/>
          <w:between w:val="nil"/>
        </w:pBdr>
        <w:spacing w:after="0" w:line="240" w:lineRule="auto"/>
        <w:ind w:left="720" w:hanging="720"/>
        <w:rPr>
          <w:del w:id="495" w:author="Author" w:date="2026-05-07T13:24:00Z"/>
          <w:color w:val="000000"/>
        </w:rPr>
      </w:pPr>
      <w:del w:id="496" w:author="Author" w:date="2026-05-07T13:24:00Z">
        <w:r>
          <w:rPr>
            <w:color w:val="000000"/>
          </w:rPr>
          <w:delText>19.</w:delText>
        </w:r>
        <w:r>
          <w:rPr>
            <w:color w:val="000000"/>
          </w:rPr>
          <w:tab/>
          <w:delText xml:space="preserve">I. M. Rouzine, G. Rozhnova, Evolutionary implications of SARS-CoV-2 vaccination for the future design of vaccination strategies. </w:delText>
        </w:r>
        <w:r>
          <w:rPr>
            <w:i/>
            <w:color w:val="000000"/>
          </w:rPr>
          <w:delText>Commun Med (Lond)</w:delText>
        </w:r>
        <w:r>
          <w:rPr>
            <w:color w:val="000000"/>
          </w:rPr>
          <w:delText xml:space="preserve"> </w:delText>
        </w:r>
        <w:r>
          <w:rPr>
            <w:b/>
            <w:color w:val="000000"/>
          </w:rPr>
          <w:delText>3</w:delText>
        </w:r>
        <w:r>
          <w:rPr>
            <w:color w:val="000000"/>
          </w:rPr>
          <w:delText>, 86 (2023).</w:delText>
        </w:r>
      </w:del>
    </w:p>
    <w:p w14:paraId="12374C45" w14:textId="77777777" w:rsidR="0087149A" w:rsidRDefault="0076272C">
      <w:pPr>
        <w:pBdr>
          <w:top w:val="nil"/>
          <w:left w:val="nil"/>
          <w:bottom w:val="nil"/>
          <w:right w:val="nil"/>
          <w:between w:val="nil"/>
        </w:pBdr>
        <w:spacing w:after="0" w:line="240" w:lineRule="auto"/>
        <w:ind w:left="720" w:hanging="720"/>
        <w:rPr>
          <w:del w:id="497" w:author="Author" w:date="2026-05-07T13:24:00Z"/>
          <w:color w:val="000000"/>
        </w:rPr>
      </w:pPr>
      <w:del w:id="498" w:author="Author" w:date="2026-05-07T13:24:00Z">
        <w:r>
          <w:rPr>
            <w:color w:val="000000"/>
          </w:rPr>
          <w:delText>20.</w:delText>
        </w:r>
        <w:r>
          <w:rPr>
            <w:color w:val="000000"/>
          </w:rPr>
          <w:tab/>
          <w:delText>A. Moulana</w:delText>
        </w:r>
        <w:r>
          <w:rPr>
            <w:i/>
            <w:color w:val="000000"/>
          </w:rPr>
          <w:delText xml:space="preserve"> et al.</w:delText>
        </w:r>
        <w:r>
          <w:rPr>
            <w:color w:val="000000"/>
          </w:rPr>
          <w:delText xml:space="preserve">, Compensatory epistasis maintains ACE2 affinity in SARS-CoV-2 Omicron BA.1. </w:delText>
        </w:r>
        <w:r>
          <w:rPr>
            <w:i/>
            <w:color w:val="000000"/>
          </w:rPr>
          <w:delText>Nat Commun</w:delText>
        </w:r>
        <w:r>
          <w:rPr>
            <w:color w:val="000000"/>
          </w:rPr>
          <w:delText xml:space="preserve"> </w:delText>
        </w:r>
        <w:r>
          <w:rPr>
            <w:b/>
            <w:color w:val="000000"/>
          </w:rPr>
          <w:delText>13</w:delText>
        </w:r>
        <w:r>
          <w:rPr>
            <w:color w:val="000000"/>
          </w:rPr>
          <w:delText>, 7011 (2022).</w:delText>
        </w:r>
      </w:del>
    </w:p>
    <w:p w14:paraId="6E75B1B4" w14:textId="77777777" w:rsidR="0087149A" w:rsidRDefault="0076272C">
      <w:pPr>
        <w:pBdr>
          <w:top w:val="nil"/>
          <w:left w:val="nil"/>
          <w:bottom w:val="nil"/>
          <w:right w:val="nil"/>
          <w:between w:val="nil"/>
        </w:pBdr>
        <w:spacing w:after="0" w:line="240" w:lineRule="auto"/>
        <w:ind w:left="720" w:hanging="720"/>
        <w:rPr>
          <w:del w:id="499" w:author="Author" w:date="2026-05-07T13:24:00Z"/>
          <w:color w:val="000000"/>
        </w:rPr>
      </w:pPr>
      <w:del w:id="500" w:author="Author" w:date="2026-05-07T13:24:00Z">
        <w:r>
          <w:rPr>
            <w:color w:val="000000"/>
          </w:rPr>
          <w:delText>21.</w:delText>
        </w:r>
        <w:r>
          <w:rPr>
            <w:color w:val="000000"/>
          </w:rPr>
          <w:tab/>
          <w:delText>S. Harari</w:delText>
        </w:r>
        <w:r>
          <w:rPr>
            <w:i/>
            <w:color w:val="000000"/>
          </w:rPr>
          <w:delText xml:space="preserve"> et al.</w:delText>
        </w:r>
        <w:r>
          <w:rPr>
            <w:color w:val="000000"/>
          </w:rPr>
          <w:delText xml:space="preserve">, Drivers of adaptive evolution during chronic SARS-CoV-2 infections. </w:delText>
        </w:r>
        <w:r>
          <w:rPr>
            <w:i/>
            <w:color w:val="000000"/>
          </w:rPr>
          <w:delText>Nat Med</w:delText>
        </w:r>
        <w:r>
          <w:rPr>
            <w:color w:val="000000"/>
          </w:rPr>
          <w:delText xml:space="preserve"> </w:delText>
        </w:r>
        <w:r>
          <w:rPr>
            <w:b/>
            <w:color w:val="000000"/>
          </w:rPr>
          <w:delText>28</w:delText>
        </w:r>
        <w:r>
          <w:rPr>
            <w:color w:val="000000"/>
          </w:rPr>
          <w:delText>, 1501-1508 (2022).</w:delText>
        </w:r>
      </w:del>
    </w:p>
    <w:p w14:paraId="342F40E6" w14:textId="77777777" w:rsidR="0087149A" w:rsidRDefault="0076272C">
      <w:pPr>
        <w:pBdr>
          <w:top w:val="nil"/>
          <w:left w:val="nil"/>
          <w:bottom w:val="nil"/>
          <w:right w:val="nil"/>
          <w:between w:val="nil"/>
        </w:pBdr>
        <w:spacing w:after="0" w:line="240" w:lineRule="auto"/>
        <w:ind w:left="720" w:hanging="720"/>
        <w:rPr>
          <w:del w:id="501" w:author="Author" w:date="2026-05-07T13:24:00Z"/>
          <w:color w:val="000000"/>
        </w:rPr>
      </w:pPr>
      <w:del w:id="502" w:author="Author" w:date="2026-05-07T13:24:00Z">
        <w:r>
          <w:rPr>
            <w:color w:val="000000"/>
          </w:rPr>
          <w:delText>22.</w:delText>
        </w:r>
        <w:r>
          <w:rPr>
            <w:color w:val="000000"/>
          </w:rPr>
          <w:tab/>
          <w:delText>A. K. Reuschl</w:delText>
        </w:r>
        <w:r>
          <w:rPr>
            <w:i/>
            <w:color w:val="000000"/>
          </w:rPr>
          <w:delText xml:space="preserve"> et al.</w:delText>
        </w:r>
        <w:r>
          <w:rPr>
            <w:color w:val="000000"/>
          </w:rPr>
          <w:delText xml:space="preserve">, Evolution of enhanced innate immune suppression by SARS-CoV-2 Omicron subvariants. </w:delText>
        </w:r>
        <w:r>
          <w:rPr>
            <w:i/>
            <w:color w:val="000000"/>
          </w:rPr>
          <w:delText>Nat Microbiol</w:delText>
        </w:r>
        <w:r>
          <w:rPr>
            <w:color w:val="000000"/>
          </w:rPr>
          <w:delText xml:space="preserve"> </w:delText>
        </w:r>
        <w:r>
          <w:rPr>
            <w:b/>
            <w:color w:val="000000"/>
          </w:rPr>
          <w:delText>9</w:delText>
        </w:r>
        <w:r>
          <w:rPr>
            <w:color w:val="000000"/>
          </w:rPr>
          <w:delText>, 451-463 (2024).</w:delText>
        </w:r>
      </w:del>
    </w:p>
    <w:p w14:paraId="13D990CC" w14:textId="77777777" w:rsidR="0087149A" w:rsidRDefault="0076272C">
      <w:pPr>
        <w:pBdr>
          <w:top w:val="nil"/>
          <w:left w:val="nil"/>
          <w:bottom w:val="nil"/>
          <w:right w:val="nil"/>
          <w:between w:val="nil"/>
        </w:pBdr>
        <w:spacing w:after="0" w:line="240" w:lineRule="auto"/>
        <w:ind w:left="720" w:hanging="720"/>
        <w:rPr>
          <w:del w:id="503" w:author="Author" w:date="2026-05-07T13:24:00Z"/>
          <w:color w:val="000000"/>
        </w:rPr>
      </w:pPr>
      <w:del w:id="504" w:author="Author" w:date="2026-05-07T13:24:00Z">
        <w:r>
          <w:rPr>
            <w:color w:val="000000"/>
          </w:rPr>
          <w:delText>23.</w:delText>
        </w:r>
        <w:r>
          <w:rPr>
            <w:color w:val="000000"/>
          </w:rPr>
          <w:tab/>
          <w:delText>L. G. Thorne</w:delText>
        </w:r>
        <w:r>
          <w:rPr>
            <w:i/>
            <w:color w:val="000000"/>
          </w:rPr>
          <w:delText xml:space="preserve"> et al.</w:delText>
        </w:r>
        <w:r>
          <w:rPr>
            <w:color w:val="000000"/>
          </w:rPr>
          <w:delText xml:space="preserve">, Evolution of enhanced innate immune evasion by SARS-CoV-2. </w:delText>
        </w:r>
        <w:r>
          <w:rPr>
            <w:i/>
            <w:color w:val="000000"/>
          </w:rPr>
          <w:delText>Nature</w:delText>
        </w:r>
        <w:r>
          <w:rPr>
            <w:color w:val="000000"/>
          </w:rPr>
          <w:delText xml:space="preserve"> </w:delText>
        </w:r>
        <w:r>
          <w:rPr>
            <w:b/>
            <w:color w:val="000000"/>
          </w:rPr>
          <w:delText>602</w:delText>
        </w:r>
        <w:r>
          <w:rPr>
            <w:color w:val="000000"/>
          </w:rPr>
          <w:delText>, 487-495 (2022).</w:delText>
        </w:r>
      </w:del>
    </w:p>
    <w:p w14:paraId="1C94A266" w14:textId="77777777" w:rsidR="0087149A" w:rsidRDefault="0076272C">
      <w:pPr>
        <w:pBdr>
          <w:top w:val="nil"/>
          <w:left w:val="nil"/>
          <w:bottom w:val="nil"/>
          <w:right w:val="nil"/>
          <w:between w:val="nil"/>
        </w:pBdr>
        <w:spacing w:after="0" w:line="240" w:lineRule="auto"/>
        <w:ind w:left="720" w:hanging="720"/>
        <w:rPr>
          <w:del w:id="505" w:author="Author" w:date="2026-05-07T13:24:00Z"/>
          <w:color w:val="000000"/>
        </w:rPr>
      </w:pPr>
      <w:del w:id="506" w:author="Author" w:date="2026-05-07T13:24:00Z">
        <w:r>
          <w:rPr>
            <w:color w:val="000000"/>
          </w:rPr>
          <w:delText>24.</w:delText>
        </w:r>
        <w:r>
          <w:rPr>
            <w:color w:val="000000"/>
          </w:rPr>
          <w:tab/>
          <w:delText xml:space="preserve">R. M. Adams, J. B. Kinney, A. M. Walczak, T. Mora, Epistasis in a Fitness Landscape Defined by Antibody-Antigen Binding Free Energy. </w:delText>
        </w:r>
        <w:r>
          <w:rPr>
            <w:i/>
            <w:color w:val="000000"/>
          </w:rPr>
          <w:delText>Cell Syst</w:delText>
        </w:r>
        <w:r>
          <w:rPr>
            <w:color w:val="000000"/>
          </w:rPr>
          <w:delText xml:space="preserve"> </w:delText>
        </w:r>
        <w:r>
          <w:rPr>
            <w:b/>
            <w:color w:val="000000"/>
          </w:rPr>
          <w:delText>8</w:delText>
        </w:r>
        <w:r>
          <w:rPr>
            <w:color w:val="000000"/>
          </w:rPr>
          <w:delText>, 86-93 e83 (2019).</w:delText>
        </w:r>
      </w:del>
    </w:p>
    <w:p w14:paraId="0D26F70D" w14:textId="77777777" w:rsidR="0087149A" w:rsidRDefault="0076272C">
      <w:pPr>
        <w:pBdr>
          <w:top w:val="nil"/>
          <w:left w:val="nil"/>
          <w:bottom w:val="nil"/>
          <w:right w:val="nil"/>
          <w:between w:val="nil"/>
        </w:pBdr>
        <w:spacing w:after="0" w:line="240" w:lineRule="auto"/>
        <w:ind w:left="720" w:hanging="720"/>
        <w:rPr>
          <w:del w:id="507" w:author="Author" w:date="2026-05-07T13:24:00Z"/>
          <w:color w:val="000000"/>
        </w:rPr>
      </w:pPr>
      <w:del w:id="508" w:author="Author" w:date="2026-05-07T13:24:00Z">
        <w:r>
          <w:rPr>
            <w:color w:val="000000"/>
          </w:rPr>
          <w:delText>25.</w:delText>
        </w:r>
        <w:r>
          <w:rPr>
            <w:color w:val="000000"/>
          </w:rPr>
          <w:tab/>
          <w:delText xml:space="preserve">D. M. Lyons, Z. Zou, H. Xu, J. Zhang, Idiosyncratic epistasis creates universals in mutational effects and evolutionary trajectories. </w:delText>
        </w:r>
        <w:r>
          <w:rPr>
            <w:i/>
            <w:color w:val="000000"/>
          </w:rPr>
          <w:delText>Nat Ecol Evol</w:delText>
        </w:r>
        <w:r>
          <w:rPr>
            <w:color w:val="000000"/>
          </w:rPr>
          <w:delText xml:space="preserve"> </w:delText>
        </w:r>
        <w:r>
          <w:rPr>
            <w:b/>
            <w:color w:val="000000"/>
          </w:rPr>
          <w:delText>4</w:delText>
        </w:r>
        <w:r>
          <w:rPr>
            <w:color w:val="000000"/>
          </w:rPr>
          <w:delText>, 1685-1693 (2020).</w:delText>
        </w:r>
      </w:del>
    </w:p>
    <w:p w14:paraId="2AE078F4" w14:textId="77777777" w:rsidR="0087149A" w:rsidRDefault="0076272C">
      <w:pPr>
        <w:pBdr>
          <w:top w:val="nil"/>
          <w:left w:val="nil"/>
          <w:bottom w:val="nil"/>
          <w:right w:val="nil"/>
          <w:between w:val="nil"/>
        </w:pBdr>
        <w:spacing w:after="0" w:line="240" w:lineRule="auto"/>
        <w:ind w:left="720" w:hanging="720"/>
        <w:rPr>
          <w:del w:id="509" w:author="Author" w:date="2026-05-07T13:24:00Z"/>
          <w:color w:val="000000"/>
        </w:rPr>
      </w:pPr>
      <w:del w:id="510" w:author="Author" w:date="2026-05-07T13:24:00Z">
        <w:r>
          <w:rPr>
            <w:color w:val="000000"/>
          </w:rPr>
          <w:delText>26.</w:delText>
        </w:r>
        <w:r>
          <w:rPr>
            <w:color w:val="000000"/>
          </w:rPr>
          <w:tab/>
          <w:delText>C. C. Chen</w:delText>
        </w:r>
        <w:r>
          <w:rPr>
            <w:i/>
            <w:color w:val="000000"/>
          </w:rPr>
          <w:delText xml:space="preserve"> et al.</w:delText>
        </w:r>
        <w:r>
          <w:rPr>
            <w:color w:val="000000"/>
          </w:rPr>
          <w:delText xml:space="preserve">, Methods for identifying SNP interactions: a review on variations of Logic Regression, Random Forest and Bayesian logistic regression. </w:delText>
        </w:r>
        <w:r>
          <w:rPr>
            <w:i/>
            <w:color w:val="000000"/>
          </w:rPr>
          <w:delText>IEEE/ACM Trans Comput Biol Bioinform</w:delText>
        </w:r>
        <w:r>
          <w:rPr>
            <w:color w:val="000000"/>
          </w:rPr>
          <w:delText xml:space="preserve"> </w:delText>
        </w:r>
        <w:r>
          <w:rPr>
            <w:b/>
            <w:color w:val="000000"/>
          </w:rPr>
          <w:delText>8</w:delText>
        </w:r>
        <w:r>
          <w:rPr>
            <w:color w:val="000000"/>
          </w:rPr>
          <w:delText>, 1580-1591 (2011).</w:delText>
        </w:r>
      </w:del>
    </w:p>
    <w:p w14:paraId="008CEA35" w14:textId="77777777" w:rsidR="0087149A" w:rsidRDefault="0076272C">
      <w:pPr>
        <w:pBdr>
          <w:top w:val="nil"/>
          <w:left w:val="nil"/>
          <w:bottom w:val="nil"/>
          <w:right w:val="nil"/>
          <w:between w:val="nil"/>
        </w:pBdr>
        <w:spacing w:after="0" w:line="240" w:lineRule="auto"/>
        <w:ind w:left="720" w:hanging="720"/>
        <w:rPr>
          <w:del w:id="511" w:author="Author" w:date="2026-05-07T13:24:00Z"/>
          <w:color w:val="000000"/>
        </w:rPr>
      </w:pPr>
      <w:del w:id="512" w:author="Author" w:date="2026-05-07T13:24:00Z">
        <w:r>
          <w:rPr>
            <w:color w:val="000000"/>
          </w:rPr>
          <w:delText>27.</w:delText>
        </w:r>
        <w:r>
          <w:rPr>
            <w:color w:val="000000"/>
          </w:rPr>
          <w:tab/>
          <w:delText xml:space="preserve">H. J. Cordell, Detecting gene-gene interactions that underlie human diseases. </w:delText>
        </w:r>
        <w:r>
          <w:rPr>
            <w:i/>
            <w:color w:val="000000"/>
          </w:rPr>
          <w:delText>Nature reviews. Genetics</w:delText>
        </w:r>
        <w:r>
          <w:rPr>
            <w:color w:val="000000"/>
          </w:rPr>
          <w:delText xml:space="preserve"> </w:delText>
        </w:r>
        <w:r>
          <w:rPr>
            <w:b/>
            <w:color w:val="000000"/>
          </w:rPr>
          <w:delText>10</w:delText>
        </w:r>
        <w:r>
          <w:rPr>
            <w:color w:val="000000"/>
          </w:rPr>
          <w:delText>, 392-404 (2009).</w:delText>
        </w:r>
      </w:del>
    </w:p>
    <w:p w14:paraId="3901A442" w14:textId="77777777" w:rsidR="0087149A" w:rsidRDefault="0076272C">
      <w:pPr>
        <w:pBdr>
          <w:top w:val="nil"/>
          <w:left w:val="nil"/>
          <w:bottom w:val="nil"/>
          <w:right w:val="nil"/>
          <w:between w:val="nil"/>
        </w:pBdr>
        <w:spacing w:after="0" w:line="240" w:lineRule="auto"/>
        <w:ind w:left="720" w:hanging="720"/>
        <w:rPr>
          <w:del w:id="513" w:author="Author" w:date="2026-05-07T13:24:00Z"/>
          <w:color w:val="000000"/>
        </w:rPr>
      </w:pPr>
      <w:del w:id="514" w:author="Author" w:date="2026-05-07T13:24:00Z">
        <w:r>
          <w:rPr>
            <w:color w:val="000000"/>
          </w:rPr>
          <w:delText>28.</w:delText>
        </w:r>
        <w:r>
          <w:rPr>
            <w:color w:val="000000"/>
          </w:rPr>
          <w:tab/>
          <w:delText xml:space="preserve">M. Ueki, H. J. Cordell, Improved statistics for genome-wide interaction analysis. </w:delText>
        </w:r>
        <w:r>
          <w:rPr>
            <w:i/>
            <w:color w:val="000000"/>
          </w:rPr>
          <w:delText>PLoS Genet</w:delText>
        </w:r>
        <w:r>
          <w:rPr>
            <w:color w:val="000000"/>
          </w:rPr>
          <w:delText xml:space="preserve"> </w:delText>
        </w:r>
        <w:r>
          <w:rPr>
            <w:b/>
            <w:color w:val="000000"/>
          </w:rPr>
          <w:delText>8</w:delText>
        </w:r>
        <w:r>
          <w:rPr>
            <w:color w:val="000000"/>
          </w:rPr>
          <w:delText>, e1002625 (2012).</w:delText>
        </w:r>
      </w:del>
    </w:p>
    <w:p w14:paraId="0F0749E1" w14:textId="77777777" w:rsidR="0087149A" w:rsidRDefault="0076272C">
      <w:pPr>
        <w:pBdr>
          <w:top w:val="nil"/>
          <w:left w:val="nil"/>
          <w:bottom w:val="nil"/>
          <w:right w:val="nil"/>
          <w:between w:val="nil"/>
        </w:pBdr>
        <w:spacing w:after="0" w:line="240" w:lineRule="auto"/>
        <w:ind w:left="720" w:hanging="720"/>
        <w:rPr>
          <w:del w:id="515" w:author="Author" w:date="2026-05-07T13:24:00Z"/>
          <w:color w:val="000000"/>
        </w:rPr>
      </w:pPr>
      <w:del w:id="516" w:author="Author" w:date="2026-05-07T13:24:00Z">
        <w:r>
          <w:rPr>
            <w:color w:val="000000"/>
          </w:rPr>
          <w:delText>29.</w:delText>
        </w:r>
        <w:r>
          <w:rPr>
            <w:color w:val="000000"/>
          </w:rPr>
          <w:tab/>
          <w:delText xml:space="preserve">N. H. Barton, Linkage and the limits to natural selection. </w:delText>
        </w:r>
        <w:r>
          <w:rPr>
            <w:i/>
            <w:color w:val="000000"/>
          </w:rPr>
          <w:delText>Genetics</w:delText>
        </w:r>
        <w:r>
          <w:rPr>
            <w:color w:val="000000"/>
          </w:rPr>
          <w:delText xml:space="preserve"> </w:delText>
        </w:r>
        <w:r>
          <w:rPr>
            <w:b/>
            <w:color w:val="000000"/>
          </w:rPr>
          <w:delText>140</w:delText>
        </w:r>
        <w:r>
          <w:rPr>
            <w:color w:val="000000"/>
          </w:rPr>
          <w:delText>, 821-841 (1995).</w:delText>
        </w:r>
      </w:del>
    </w:p>
    <w:p w14:paraId="25A9E9C6" w14:textId="77777777" w:rsidR="0087149A" w:rsidRDefault="0076272C">
      <w:pPr>
        <w:pBdr>
          <w:top w:val="nil"/>
          <w:left w:val="nil"/>
          <w:bottom w:val="nil"/>
          <w:right w:val="nil"/>
          <w:between w:val="nil"/>
        </w:pBdr>
        <w:spacing w:after="0" w:line="240" w:lineRule="auto"/>
        <w:ind w:left="720" w:hanging="720"/>
        <w:rPr>
          <w:del w:id="517" w:author="Author" w:date="2026-05-07T13:24:00Z"/>
          <w:color w:val="000000"/>
        </w:rPr>
      </w:pPr>
      <w:del w:id="518" w:author="Author" w:date="2026-05-07T13:24:00Z">
        <w:r>
          <w:rPr>
            <w:color w:val="000000"/>
          </w:rPr>
          <w:delText>30.</w:delText>
        </w:r>
        <w:r>
          <w:rPr>
            <w:color w:val="000000"/>
          </w:rPr>
          <w:tab/>
          <w:delText xml:space="preserve">M. Kimura, Attainment of quasi linkage equilibrium when gene frequencies are changing by natural selection. </w:delText>
        </w:r>
        <w:r>
          <w:rPr>
            <w:i/>
            <w:color w:val="000000"/>
          </w:rPr>
          <w:delText>Genetics</w:delText>
        </w:r>
        <w:r>
          <w:rPr>
            <w:color w:val="000000"/>
          </w:rPr>
          <w:delText xml:space="preserve"> </w:delText>
        </w:r>
        <w:r>
          <w:rPr>
            <w:b/>
            <w:color w:val="000000"/>
          </w:rPr>
          <w:delText>52</w:delText>
        </w:r>
        <w:r>
          <w:rPr>
            <w:color w:val="000000"/>
          </w:rPr>
          <w:delText>, 875-890 (1965).</w:delText>
        </w:r>
      </w:del>
    </w:p>
    <w:p w14:paraId="027A0AC7" w14:textId="77777777" w:rsidR="0087149A" w:rsidRDefault="0076272C">
      <w:pPr>
        <w:pBdr>
          <w:top w:val="nil"/>
          <w:left w:val="nil"/>
          <w:bottom w:val="nil"/>
          <w:right w:val="nil"/>
          <w:between w:val="nil"/>
        </w:pBdr>
        <w:spacing w:after="0" w:line="240" w:lineRule="auto"/>
        <w:ind w:left="720" w:hanging="720"/>
        <w:rPr>
          <w:del w:id="519" w:author="Author" w:date="2026-05-07T13:24:00Z"/>
          <w:color w:val="000000"/>
        </w:rPr>
      </w:pPr>
      <w:del w:id="520" w:author="Author" w:date="2026-05-07T13:24:00Z">
        <w:r>
          <w:rPr>
            <w:color w:val="000000"/>
          </w:rPr>
          <w:delText>31.</w:delText>
        </w:r>
        <w:r>
          <w:rPr>
            <w:color w:val="000000"/>
          </w:rPr>
          <w:tab/>
          <w:delText xml:space="preserve">M. Weigt, R. A. White, H. Szurmant, J. A. Hoch, T. Hwa, Identification of direct residue contacts in protein-protein interaction by message passing. </w:delText>
        </w:r>
        <w:r>
          <w:rPr>
            <w:i/>
            <w:color w:val="000000"/>
          </w:rPr>
          <w:delText>Proc Natl Acad Sci U S A</w:delText>
        </w:r>
        <w:r>
          <w:rPr>
            <w:color w:val="000000"/>
          </w:rPr>
          <w:delText xml:space="preserve"> </w:delText>
        </w:r>
        <w:r>
          <w:rPr>
            <w:b/>
            <w:color w:val="000000"/>
          </w:rPr>
          <w:delText>106</w:delText>
        </w:r>
        <w:r>
          <w:rPr>
            <w:color w:val="000000"/>
          </w:rPr>
          <w:delText>, 67-72 (2009).</w:delText>
        </w:r>
      </w:del>
    </w:p>
    <w:p w14:paraId="1EFC3076" w14:textId="77777777" w:rsidR="0087149A" w:rsidRDefault="0076272C">
      <w:pPr>
        <w:pBdr>
          <w:top w:val="nil"/>
          <w:left w:val="nil"/>
          <w:bottom w:val="nil"/>
          <w:right w:val="nil"/>
          <w:between w:val="nil"/>
        </w:pBdr>
        <w:spacing w:after="0" w:line="240" w:lineRule="auto"/>
        <w:ind w:left="720" w:hanging="720"/>
        <w:rPr>
          <w:del w:id="521" w:author="Author" w:date="2026-05-07T13:24:00Z"/>
          <w:color w:val="000000"/>
        </w:rPr>
      </w:pPr>
      <w:del w:id="522" w:author="Author" w:date="2026-05-07T13:24:00Z">
        <w:r>
          <w:rPr>
            <w:color w:val="000000"/>
          </w:rPr>
          <w:delText>32.</w:delText>
        </w:r>
        <w:r>
          <w:rPr>
            <w:color w:val="000000"/>
          </w:rPr>
          <w:tab/>
          <w:delText xml:space="preserve">R. A. Neher, B. I. Shraiman, Statistical genetics and evolution of quantitative traits. </w:delText>
        </w:r>
        <w:r>
          <w:rPr>
            <w:i/>
            <w:color w:val="000000"/>
          </w:rPr>
          <w:delText>Rev. of Modern Physics</w:delText>
        </w:r>
        <w:r>
          <w:rPr>
            <w:color w:val="000000"/>
          </w:rPr>
          <w:delText xml:space="preserve"> </w:delText>
        </w:r>
        <w:r>
          <w:rPr>
            <w:b/>
            <w:color w:val="000000"/>
          </w:rPr>
          <w:delText>83</w:delText>
        </w:r>
        <w:r>
          <w:rPr>
            <w:color w:val="000000"/>
          </w:rPr>
          <w:delText>, 1283-1300 (2011).</w:delText>
        </w:r>
      </w:del>
    </w:p>
    <w:p w14:paraId="4BDBF33D" w14:textId="77777777" w:rsidR="0087149A" w:rsidRDefault="0076272C">
      <w:pPr>
        <w:pBdr>
          <w:top w:val="nil"/>
          <w:left w:val="nil"/>
          <w:bottom w:val="nil"/>
          <w:right w:val="nil"/>
          <w:between w:val="nil"/>
        </w:pBdr>
        <w:spacing w:after="0" w:line="240" w:lineRule="auto"/>
        <w:ind w:left="720" w:hanging="720"/>
        <w:rPr>
          <w:del w:id="523" w:author="Author" w:date="2026-05-07T13:24:00Z"/>
          <w:color w:val="000000"/>
        </w:rPr>
      </w:pPr>
      <w:del w:id="524" w:author="Author" w:date="2026-05-07T13:24:00Z">
        <w:r>
          <w:rPr>
            <w:color w:val="000000"/>
          </w:rPr>
          <w:delText>33.</w:delText>
        </w:r>
        <w:r>
          <w:rPr>
            <w:color w:val="000000"/>
          </w:rPr>
          <w:tab/>
          <w:delText xml:space="preserve">R. H. Y. Louie, K. J. Kaczorowski, J. P. Barton, A. K. Chakraborty, M. R. McKay, Fitness landscape of the human immunodeficiency virus envelope protein that is targeted by antibodies. </w:delText>
        </w:r>
        <w:r>
          <w:rPr>
            <w:i/>
            <w:color w:val="000000"/>
          </w:rPr>
          <w:delText>Proc Natl Acad Sci U S A</w:delText>
        </w:r>
        <w:r>
          <w:rPr>
            <w:color w:val="000000"/>
          </w:rPr>
          <w:delText xml:space="preserve"> </w:delText>
        </w:r>
        <w:r>
          <w:rPr>
            <w:b/>
            <w:color w:val="000000"/>
          </w:rPr>
          <w:delText>115</w:delText>
        </w:r>
        <w:r>
          <w:rPr>
            <w:color w:val="000000"/>
          </w:rPr>
          <w:delText>, E564-E573 (2018).</w:delText>
        </w:r>
      </w:del>
    </w:p>
    <w:p w14:paraId="500F49DE" w14:textId="77777777" w:rsidR="0087149A" w:rsidRDefault="0076272C">
      <w:pPr>
        <w:pBdr>
          <w:top w:val="nil"/>
          <w:left w:val="nil"/>
          <w:bottom w:val="nil"/>
          <w:right w:val="nil"/>
          <w:between w:val="nil"/>
        </w:pBdr>
        <w:spacing w:after="0" w:line="240" w:lineRule="auto"/>
        <w:ind w:left="720" w:hanging="720"/>
        <w:rPr>
          <w:del w:id="525" w:author="Author" w:date="2026-05-07T13:24:00Z"/>
          <w:color w:val="000000"/>
        </w:rPr>
      </w:pPr>
      <w:del w:id="526" w:author="Author" w:date="2026-05-07T13:24:00Z">
        <w:r>
          <w:rPr>
            <w:color w:val="000000"/>
          </w:rPr>
          <w:delText>34.</w:delText>
        </w:r>
        <w:r>
          <w:rPr>
            <w:color w:val="000000"/>
          </w:rPr>
          <w:tab/>
          <w:delText xml:space="preserve">W.-H. Wei, G. Hemani, C. S. Haley, Detecting epistasis in human complex traits. </w:delText>
        </w:r>
        <w:r>
          <w:rPr>
            <w:i/>
            <w:color w:val="000000"/>
          </w:rPr>
          <w:delText>Nature Reviews Genetics</w:delText>
        </w:r>
        <w:r>
          <w:rPr>
            <w:color w:val="000000"/>
          </w:rPr>
          <w:delText xml:space="preserve"> </w:delText>
        </w:r>
        <w:r>
          <w:rPr>
            <w:b/>
            <w:color w:val="000000"/>
          </w:rPr>
          <w:delText>15</w:delText>
        </w:r>
        <w:r>
          <w:rPr>
            <w:color w:val="000000"/>
          </w:rPr>
          <w:delText>, 722 (2014).</w:delText>
        </w:r>
      </w:del>
    </w:p>
    <w:p w14:paraId="7591BA43" w14:textId="77777777" w:rsidR="0087149A" w:rsidRDefault="0076272C">
      <w:pPr>
        <w:pBdr>
          <w:top w:val="nil"/>
          <w:left w:val="nil"/>
          <w:bottom w:val="nil"/>
          <w:right w:val="nil"/>
          <w:between w:val="nil"/>
        </w:pBdr>
        <w:spacing w:after="0" w:line="240" w:lineRule="auto"/>
        <w:ind w:left="720" w:hanging="720"/>
        <w:rPr>
          <w:del w:id="527" w:author="Author" w:date="2026-05-07T13:24:00Z"/>
          <w:color w:val="000000"/>
        </w:rPr>
      </w:pPr>
      <w:del w:id="528" w:author="Author" w:date="2026-05-07T13:24:00Z">
        <w:r>
          <w:rPr>
            <w:color w:val="000000"/>
          </w:rPr>
          <w:delText>35.</w:delText>
        </w:r>
        <w:r>
          <w:rPr>
            <w:color w:val="000000"/>
          </w:rPr>
          <w:tab/>
          <w:delText xml:space="preserve">G. Pedruzzi, A. Barlukova, I. M. Rouzine, Evolutionary footprint of epistasis. </w:delText>
        </w:r>
        <w:r>
          <w:rPr>
            <w:i/>
            <w:color w:val="000000"/>
          </w:rPr>
          <w:delText>PLoS Comput Biol</w:delText>
        </w:r>
        <w:r>
          <w:rPr>
            <w:color w:val="000000"/>
          </w:rPr>
          <w:delText xml:space="preserve"> </w:delText>
        </w:r>
        <w:r>
          <w:rPr>
            <w:b/>
            <w:color w:val="000000"/>
          </w:rPr>
          <w:delText>14</w:delText>
        </w:r>
        <w:r>
          <w:rPr>
            <w:color w:val="000000"/>
          </w:rPr>
          <w:delText>, e1006426 (2018).</w:delText>
        </w:r>
      </w:del>
    </w:p>
    <w:p w14:paraId="72A39CC4" w14:textId="77777777" w:rsidR="0087149A" w:rsidRDefault="0076272C">
      <w:pPr>
        <w:pBdr>
          <w:top w:val="nil"/>
          <w:left w:val="nil"/>
          <w:bottom w:val="nil"/>
          <w:right w:val="nil"/>
          <w:between w:val="nil"/>
        </w:pBdr>
        <w:spacing w:after="0" w:line="240" w:lineRule="auto"/>
        <w:ind w:left="720" w:hanging="720"/>
        <w:rPr>
          <w:del w:id="529" w:author="Author" w:date="2026-05-07T13:24:00Z"/>
          <w:color w:val="000000"/>
        </w:rPr>
      </w:pPr>
      <w:del w:id="530" w:author="Author" w:date="2026-05-07T13:24:00Z">
        <w:r>
          <w:rPr>
            <w:color w:val="000000"/>
          </w:rPr>
          <w:delText>36.</w:delText>
        </w:r>
        <w:r>
          <w:rPr>
            <w:color w:val="000000"/>
          </w:rPr>
          <w:tab/>
          <w:delText xml:space="preserve">A. D. Neverov, S. Kryazhimskiy, J. B. Plotkin, G. A. Bazykin, Coordinated Evolution of Influenza A Surface Proteins. </w:delText>
        </w:r>
        <w:r>
          <w:rPr>
            <w:i/>
            <w:color w:val="000000"/>
          </w:rPr>
          <w:delText>PLoS Genet</w:delText>
        </w:r>
        <w:r>
          <w:rPr>
            <w:color w:val="000000"/>
          </w:rPr>
          <w:delText xml:space="preserve"> </w:delText>
        </w:r>
        <w:r>
          <w:rPr>
            <w:b/>
            <w:color w:val="000000"/>
          </w:rPr>
          <w:delText>11</w:delText>
        </w:r>
        <w:r>
          <w:rPr>
            <w:color w:val="000000"/>
          </w:rPr>
          <w:delText>, e1005404 (2015).</w:delText>
        </w:r>
      </w:del>
    </w:p>
    <w:p w14:paraId="09C1F1EF" w14:textId="77777777" w:rsidR="0087149A" w:rsidRDefault="0076272C">
      <w:pPr>
        <w:pBdr>
          <w:top w:val="nil"/>
          <w:left w:val="nil"/>
          <w:bottom w:val="nil"/>
          <w:right w:val="nil"/>
          <w:between w:val="nil"/>
        </w:pBdr>
        <w:spacing w:after="0" w:line="240" w:lineRule="auto"/>
        <w:ind w:left="720" w:hanging="720"/>
        <w:rPr>
          <w:del w:id="531" w:author="Author" w:date="2026-05-07T13:24:00Z"/>
          <w:color w:val="000000"/>
        </w:rPr>
      </w:pPr>
      <w:del w:id="532" w:author="Author" w:date="2026-05-07T13:24:00Z">
        <w:r>
          <w:rPr>
            <w:color w:val="000000"/>
          </w:rPr>
          <w:delText>37.</w:delText>
        </w:r>
        <w:r>
          <w:rPr>
            <w:color w:val="000000"/>
          </w:rPr>
          <w:tab/>
          <w:delText xml:space="preserve">R. A. Fisher, </w:delText>
        </w:r>
        <w:r>
          <w:rPr>
            <w:i/>
            <w:color w:val="000000"/>
          </w:rPr>
          <w:delText>The genetical theory of natural  selection</w:delText>
        </w:r>
        <w:r>
          <w:rPr>
            <w:color w:val="000000"/>
          </w:rPr>
          <w:delText xml:space="preserve"> (Clarendon Press, 1958, Oxford, United Kingdom, 1930).</w:delText>
        </w:r>
      </w:del>
    </w:p>
    <w:p w14:paraId="706B127F" w14:textId="77777777" w:rsidR="0087149A" w:rsidRDefault="0076272C">
      <w:pPr>
        <w:pBdr>
          <w:top w:val="nil"/>
          <w:left w:val="nil"/>
          <w:bottom w:val="nil"/>
          <w:right w:val="nil"/>
          <w:between w:val="nil"/>
        </w:pBdr>
        <w:spacing w:after="0" w:line="240" w:lineRule="auto"/>
        <w:ind w:left="720" w:hanging="720"/>
        <w:rPr>
          <w:del w:id="533" w:author="Author" w:date="2026-05-07T13:24:00Z"/>
          <w:color w:val="000000"/>
        </w:rPr>
      </w:pPr>
      <w:del w:id="534" w:author="Author" w:date="2026-05-07T13:24:00Z">
        <w:r>
          <w:rPr>
            <w:color w:val="000000"/>
          </w:rPr>
          <w:delText>38.</w:delText>
        </w:r>
        <w:r>
          <w:rPr>
            <w:color w:val="000000"/>
          </w:rPr>
          <w:tab/>
          <w:delText xml:space="preserve">G. Pedruzzi, I. M. Rouzine, Epistasis detectably alters correlations between genomic sites in a narrow parameter window. </w:delText>
        </w:r>
        <w:r>
          <w:rPr>
            <w:i/>
            <w:color w:val="000000"/>
          </w:rPr>
          <w:delText>PLoS One</w:delText>
        </w:r>
        <w:r>
          <w:rPr>
            <w:color w:val="000000"/>
          </w:rPr>
          <w:delText xml:space="preserve"> </w:delText>
        </w:r>
        <w:r>
          <w:rPr>
            <w:b/>
            <w:color w:val="000000"/>
          </w:rPr>
          <w:delText>14</w:delText>
        </w:r>
        <w:r>
          <w:rPr>
            <w:color w:val="000000"/>
          </w:rPr>
          <w:delText>, e0214036 (2019).</w:delText>
        </w:r>
      </w:del>
    </w:p>
    <w:p w14:paraId="56B18693" w14:textId="77777777" w:rsidR="0087149A" w:rsidRDefault="0076272C">
      <w:pPr>
        <w:pBdr>
          <w:top w:val="nil"/>
          <w:left w:val="nil"/>
          <w:bottom w:val="nil"/>
          <w:right w:val="nil"/>
          <w:between w:val="nil"/>
        </w:pBdr>
        <w:spacing w:after="0" w:line="240" w:lineRule="auto"/>
        <w:ind w:left="720" w:hanging="720"/>
        <w:rPr>
          <w:del w:id="535" w:author="Author" w:date="2026-05-07T13:24:00Z"/>
          <w:color w:val="000000"/>
        </w:rPr>
      </w:pPr>
      <w:del w:id="536" w:author="Author" w:date="2026-05-07T13:24:00Z">
        <w:r>
          <w:rPr>
            <w:color w:val="000000"/>
          </w:rPr>
          <w:delText>39.</w:delText>
        </w:r>
        <w:r>
          <w:rPr>
            <w:color w:val="000000"/>
          </w:rPr>
          <w:tab/>
          <w:delText xml:space="preserve">G. Pedruzzi, I. M. Rouzine, An evolution-based high-fidelity method of epistasis measurement: Theory and application to influenza. </w:delText>
        </w:r>
        <w:r>
          <w:rPr>
            <w:i/>
            <w:color w:val="000000"/>
          </w:rPr>
          <w:delText>PLoS Pathog</w:delText>
        </w:r>
        <w:r>
          <w:rPr>
            <w:color w:val="000000"/>
          </w:rPr>
          <w:delText xml:space="preserve"> </w:delText>
        </w:r>
        <w:r>
          <w:rPr>
            <w:b/>
            <w:color w:val="000000"/>
          </w:rPr>
          <w:delText>17</w:delText>
        </w:r>
        <w:r>
          <w:rPr>
            <w:color w:val="000000"/>
          </w:rPr>
          <w:delText>, e1009669 (2021).</w:delText>
        </w:r>
      </w:del>
    </w:p>
    <w:p w14:paraId="738499BA" w14:textId="77777777" w:rsidR="0087149A" w:rsidRDefault="0076272C">
      <w:pPr>
        <w:pBdr>
          <w:top w:val="nil"/>
          <w:left w:val="nil"/>
          <w:bottom w:val="nil"/>
          <w:right w:val="nil"/>
          <w:between w:val="nil"/>
        </w:pBdr>
        <w:spacing w:after="0" w:line="240" w:lineRule="auto"/>
        <w:ind w:left="720" w:hanging="720"/>
        <w:rPr>
          <w:del w:id="537" w:author="Author" w:date="2026-05-07T13:24:00Z"/>
          <w:color w:val="000000"/>
        </w:rPr>
      </w:pPr>
      <w:del w:id="538" w:author="Author" w:date="2026-05-07T13:24:00Z">
        <w:r>
          <w:rPr>
            <w:color w:val="000000"/>
          </w:rPr>
          <w:delText>40.</w:delText>
        </w:r>
        <w:r>
          <w:rPr>
            <w:color w:val="000000"/>
          </w:rPr>
          <w:tab/>
          <w:delText>M. Krzywinski</w:delText>
        </w:r>
        <w:r>
          <w:rPr>
            <w:i/>
            <w:color w:val="000000"/>
          </w:rPr>
          <w:delText xml:space="preserve"> et al.</w:delText>
        </w:r>
        <w:r>
          <w:rPr>
            <w:color w:val="000000"/>
          </w:rPr>
          <w:delText xml:space="preserve">, Circos: an information aesthetic for comparative genomics. </w:delText>
        </w:r>
        <w:r>
          <w:rPr>
            <w:i/>
            <w:color w:val="000000"/>
          </w:rPr>
          <w:delText>Genome Res</w:delText>
        </w:r>
        <w:r>
          <w:rPr>
            <w:color w:val="000000"/>
          </w:rPr>
          <w:delText xml:space="preserve"> </w:delText>
        </w:r>
        <w:r>
          <w:rPr>
            <w:b/>
            <w:color w:val="000000"/>
          </w:rPr>
          <w:delText>19</w:delText>
        </w:r>
        <w:r>
          <w:rPr>
            <w:color w:val="000000"/>
          </w:rPr>
          <w:delText>, 1639-1645 (2009).</w:delText>
        </w:r>
      </w:del>
    </w:p>
    <w:p w14:paraId="410A7D17" w14:textId="77777777" w:rsidR="0087149A" w:rsidRDefault="0076272C">
      <w:pPr>
        <w:pBdr>
          <w:top w:val="nil"/>
          <w:left w:val="nil"/>
          <w:bottom w:val="nil"/>
          <w:right w:val="nil"/>
          <w:between w:val="nil"/>
        </w:pBdr>
        <w:spacing w:after="0" w:line="240" w:lineRule="auto"/>
        <w:ind w:left="720" w:hanging="720"/>
        <w:rPr>
          <w:del w:id="539" w:author="Author" w:date="2026-05-07T13:24:00Z"/>
          <w:color w:val="000000"/>
        </w:rPr>
      </w:pPr>
      <w:del w:id="540" w:author="Author" w:date="2026-05-07T13:24:00Z">
        <w:r>
          <w:rPr>
            <w:color w:val="000000"/>
          </w:rPr>
          <w:delText>41.</w:delText>
        </w:r>
        <w:r>
          <w:rPr>
            <w:color w:val="000000"/>
          </w:rPr>
          <w:tab/>
          <w:delText xml:space="preserve">S. Bonhoeffer, C. Chappey, N. T. Parkin, J. M. Whitcomb, C. J. Petropoulos, Evidence for positive epistasis in HIV-1. </w:delText>
        </w:r>
        <w:r>
          <w:rPr>
            <w:i/>
            <w:color w:val="000000"/>
          </w:rPr>
          <w:delText>Science</w:delText>
        </w:r>
        <w:r>
          <w:rPr>
            <w:color w:val="000000"/>
          </w:rPr>
          <w:delText xml:space="preserve"> </w:delText>
        </w:r>
        <w:r>
          <w:rPr>
            <w:b/>
            <w:color w:val="000000"/>
          </w:rPr>
          <w:delText>306</w:delText>
        </w:r>
        <w:r>
          <w:rPr>
            <w:color w:val="000000"/>
          </w:rPr>
          <w:delText>, 1547-1550 (2004).</w:delText>
        </w:r>
      </w:del>
    </w:p>
    <w:p w14:paraId="4A6DB365" w14:textId="77777777" w:rsidR="0087149A" w:rsidRDefault="0076272C">
      <w:pPr>
        <w:pBdr>
          <w:top w:val="nil"/>
          <w:left w:val="nil"/>
          <w:bottom w:val="nil"/>
          <w:right w:val="nil"/>
          <w:between w:val="nil"/>
        </w:pBdr>
        <w:spacing w:after="0" w:line="240" w:lineRule="auto"/>
        <w:ind w:left="720" w:hanging="720"/>
        <w:rPr>
          <w:del w:id="541" w:author="Author" w:date="2026-05-07T13:24:00Z"/>
          <w:color w:val="000000"/>
        </w:rPr>
      </w:pPr>
      <w:del w:id="542" w:author="Author" w:date="2026-05-07T13:24:00Z">
        <w:r>
          <w:rPr>
            <w:color w:val="000000"/>
          </w:rPr>
          <w:delText>42.</w:delText>
        </w:r>
        <w:r>
          <w:rPr>
            <w:color w:val="000000"/>
          </w:rPr>
          <w:tab/>
          <w:delText>T. H. Zhang</w:delText>
        </w:r>
        <w:r>
          <w:rPr>
            <w:i/>
            <w:color w:val="000000"/>
          </w:rPr>
          <w:delText xml:space="preserve"> et al.</w:delText>
        </w:r>
        <w:r>
          <w:rPr>
            <w:color w:val="000000"/>
          </w:rPr>
          <w:delText xml:space="preserve">, Predominance of positive epistasis among drug resistance-associated mutations in HIV-1 protease. </w:delText>
        </w:r>
        <w:r>
          <w:rPr>
            <w:i/>
            <w:color w:val="000000"/>
          </w:rPr>
          <w:delText>PLoS Genet</w:delText>
        </w:r>
        <w:r>
          <w:rPr>
            <w:color w:val="000000"/>
          </w:rPr>
          <w:delText xml:space="preserve"> </w:delText>
        </w:r>
        <w:r>
          <w:rPr>
            <w:b/>
            <w:color w:val="000000"/>
          </w:rPr>
          <w:delText>16</w:delText>
        </w:r>
        <w:r>
          <w:rPr>
            <w:color w:val="000000"/>
          </w:rPr>
          <w:delText>, e1009009 (2020).</w:delText>
        </w:r>
      </w:del>
    </w:p>
    <w:p w14:paraId="6D8813F0" w14:textId="77777777" w:rsidR="0087149A" w:rsidRDefault="0076272C">
      <w:pPr>
        <w:pBdr>
          <w:top w:val="nil"/>
          <w:left w:val="nil"/>
          <w:bottom w:val="nil"/>
          <w:right w:val="nil"/>
          <w:between w:val="nil"/>
        </w:pBdr>
        <w:spacing w:after="0" w:line="240" w:lineRule="auto"/>
        <w:ind w:left="720" w:hanging="720"/>
        <w:rPr>
          <w:del w:id="543" w:author="Author" w:date="2026-05-07T13:24:00Z"/>
          <w:color w:val="000000"/>
        </w:rPr>
      </w:pPr>
      <w:del w:id="544" w:author="Author" w:date="2026-05-07T13:24:00Z">
        <w:r>
          <w:rPr>
            <w:color w:val="000000"/>
          </w:rPr>
          <w:delText>43.</w:delText>
        </w:r>
        <w:r>
          <w:rPr>
            <w:color w:val="000000"/>
          </w:rPr>
          <w:tab/>
          <w:delText xml:space="preserve">S. Kryazhimskiy, J. Dushoff, G. A. Bazykin, J. B. Plotkin, Prevalence of epistasis in the evolution of influenza A surface proteins. </w:delText>
        </w:r>
        <w:r>
          <w:rPr>
            <w:i/>
            <w:color w:val="000000"/>
          </w:rPr>
          <w:delText>PLoS Genet</w:delText>
        </w:r>
        <w:r>
          <w:rPr>
            <w:color w:val="000000"/>
          </w:rPr>
          <w:delText xml:space="preserve"> </w:delText>
        </w:r>
        <w:r>
          <w:rPr>
            <w:b/>
            <w:color w:val="000000"/>
          </w:rPr>
          <w:delText>7</w:delText>
        </w:r>
        <w:r>
          <w:rPr>
            <w:color w:val="000000"/>
          </w:rPr>
          <w:delText>, e1001301 (2011).</w:delText>
        </w:r>
      </w:del>
    </w:p>
    <w:p w14:paraId="1871CDC2" w14:textId="77777777" w:rsidR="0087149A" w:rsidRDefault="0076272C">
      <w:pPr>
        <w:pBdr>
          <w:top w:val="nil"/>
          <w:left w:val="nil"/>
          <w:bottom w:val="nil"/>
          <w:right w:val="nil"/>
          <w:between w:val="nil"/>
        </w:pBdr>
        <w:spacing w:after="0" w:line="240" w:lineRule="auto"/>
        <w:ind w:left="720" w:hanging="720"/>
        <w:rPr>
          <w:del w:id="545" w:author="Author" w:date="2026-05-07T13:24:00Z"/>
          <w:color w:val="000000"/>
        </w:rPr>
      </w:pPr>
      <w:del w:id="546" w:author="Author" w:date="2026-05-07T13:24:00Z">
        <w:r>
          <w:rPr>
            <w:color w:val="000000"/>
          </w:rPr>
          <w:delText>44.</w:delText>
        </w:r>
        <w:r>
          <w:rPr>
            <w:color w:val="000000"/>
          </w:rPr>
          <w:tab/>
          <w:delText xml:space="preserve">C. L. Althaus, R. J. De Boer, Dynamics of immune escape during HIV/SIV infection. </w:delText>
        </w:r>
        <w:r>
          <w:rPr>
            <w:i/>
            <w:color w:val="000000"/>
          </w:rPr>
          <w:delText>PLoS Comput Biol</w:delText>
        </w:r>
        <w:r>
          <w:rPr>
            <w:color w:val="000000"/>
          </w:rPr>
          <w:delText xml:space="preserve"> </w:delText>
        </w:r>
        <w:r>
          <w:rPr>
            <w:b/>
            <w:color w:val="000000"/>
          </w:rPr>
          <w:delText>4</w:delText>
        </w:r>
        <w:r>
          <w:rPr>
            <w:color w:val="000000"/>
          </w:rPr>
          <w:delText>, e1000103 (2008).</w:delText>
        </w:r>
      </w:del>
    </w:p>
    <w:p w14:paraId="60EF50C9" w14:textId="77777777" w:rsidR="0087149A" w:rsidRDefault="0076272C">
      <w:pPr>
        <w:pBdr>
          <w:top w:val="nil"/>
          <w:left w:val="nil"/>
          <w:bottom w:val="nil"/>
          <w:right w:val="nil"/>
          <w:between w:val="nil"/>
        </w:pBdr>
        <w:spacing w:after="0" w:line="240" w:lineRule="auto"/>
        <w:ind w:left="720" w:hanging="720"/>
        <w:rPr>
          <w:del w:id="547" w:author="Author" w:date="2026-05-07T13:24:00Z"/>
          <w:color w:val="000000"/>
        </w:rPr>
      </w:pPr>
      <w:del w:id="548" w:author="Author" w:date="2026-05-07T13:24:00Z">
        <w:r>
          <w:rPr>
            <w:color w:val="000000"/>
          </w:rPr>
          <w:delText>45.</w:delText>
        </w:r>
        <w:r>
          <w:rPr>
            <w:color w:val="000000"/>
          </w:rPr>
          <w:tab/>
          <w:delText xml:space="preserve">R. Batorsky, R. A. Sergeev, I. M. Rouzine, The route of HIV escape from immune response targeting multiple sites is determined by the cost-benefit tradeoff of escape mutations. </w:delText>
        </w:r>
        <w:r>
          <w:rPr>
            <w:i/>
            <w:color w:val="000000"/>
          </w:rPr>
          <w:delText>PLoS Comput Biol</w:delText>
        </w:r>
        <w:r>
          <w:rPr>
            <w:color w:val="000000"/>
          </w:rPr>
          <w:delText xml:space="preserve"> </w:delText>
        </w:r>
        <w:r>
          <w:rPr>
            <w:b/>
            <w:color w:val="000000"/>
          </w:rPr>
          <w:delText>10</w:delText>
        </w:r>
        <w:r>
          <w:rPr>
            <w:color w:val="000000"/>
          </w:rPr>
          <w:delText>, e1003878 (2014).</w:delText>
        </w:r>
      </w:del>
    </w:p>
    <w:p w14:paraId="57FB0988" w14:textId="77777777" w:rsidR="0087149A" w:rsidRDefault="0076272C">
      <w:pPr>
        <w:pBdr>
          <w:top w:val="nil"/>
          <w:left w:val="nil"/>
          <w:bottom w:val="nil"/>
          <w:right w:val="nil"/>
          <w:between w:val="nil"/>
        </w:pBdr>
        <w:spacing w:after="0" w:line="240" w:lineRule="auto"/>
        <w:ind w:left="720" w:hanging="720"/>
        <w:rPr>
          <w:del w:id="549" w:author="Author" w:date="2026-05-07T13:24:00Z"/>
          <w:color w:val="000000"/>
        </w:rPr>
      </w:pPr>
      <w:del w:id="550" w:author="Author" w:date="2026-05-07T13:24:00Z">
        <w:r>
          <w:rPr>
            <w:color w:val="000000"/>
          </w:rPr>
          <w:delText>46.</w:delText>
        </w:r>
        <w:r>
          <w:rPr>
            <w:color w:val="000000"/>
          </w:rPr>
          <w:tab/>
          <w:delText xml:space="preserve">C. A. Smith, B. Ashby, Antigenic evolution of SARS-CoV-2 in immunocompromised hosts. </w:delText>
        </w:r>
        <w:r>
          <w:rPr>
            <w:i/>
            <w:color w:val="000000"/>
          </w:rPr>
          <w:delText>Evol Med Public Health</w:delText>
        </w:r>
        <w:r>
          <w:rPr>
            <w:color w:val="000000"/>
          </w:rPr>
          <w:delText xml:space="preserve"> </w:delText>
        </w:r>
        <w:r>
          <w:rPr>
            <w:b/>
            <w:color w:val="000000"/>
          </w:rPr>
          <w:delText>11</w:delText>
        </w:r>
        <w:r>
          <w:rPr>
            <w:color w:val="000000"/>
          </w:rPr>
          <w:delText>, 90-100 (2023).</w:delText>
        </w:r>
      </w:del>
    </w:p>
    <w:p w14:paraId="54A9906E" w14:textId="77777777" w:rsidR="0087149A" w:rsidRDefault="0076272C">
      <w:pPr>
        <w:pBdr>
          <w:top w:val="nil"/>
          <w:left w:val="nil"/>
          <w:bottom w:val="nil"/>
          <w:right w:val="nil"/>
          <w:between w:val="nil"/>
        </w:pBdr>
        <w:spacing w:after="0" w:line="240" w:lineRule="auto"/>
        <w:ind w:left="720" w:hanging="720"/>
        <w:rPr>
          <w:del w:id="551" w:author="Author" w:date="2026-05-07T13:24:00Z"/>
          <w:color w:val="000000"/>
        </w:rPr>
      </w:pPr>
      <w:del w:id="552" w:author="Author" w:date="2026-05-07T13:24:00Z">
        <w:r>
          <w:rPr>
            <w:color w:val="000000"/>
          </w:rPr>
          <w:delText>47.</w:delText>
        </w:r>
        <w:r>
          <w:rPr>
            <w:color w:val="000000"/>
          </w:rPr>
          <w:tab/>
          <w:delText xml:space="preserve">I. M. Rouzine, </w:delText>
        </w:r>
        <w:r>
          <w:rPr>
            <w:i/>
            <w:color w:val="000000"/>
          </w:rPr>
          <w:delText xml:space="preserve">Mathematical modeling of evolution. Volume 1: one-locus and multi-locus theory and recombination </w:delText>
        </w:r>
        <w:r>
          <w:rPr>
            <w:color w:val="000000"/>
          </w:rPr>
          <w:delText>De Gruyter Series in Mathematics and Life Sciences (De Gruyter, Berlin/Boston, 2020), vol. 1.</w:delText>
        </w:r>
      </w:del>
    </w:p>
    <w:p w14:paraId="0816A6A1" w14:textId="77777777" w:rsidR="0087149A" w:rsidRDefault="0076272C">
      <w:pPr>
        <w:pBdr>
          <w:top w:val="nil"/>
          <w:left w:val="nil"/>
          <w:bottom w:val="nil"/>
          <w:right w:val="nil"/>
          <w:between w:val="nil"/>
        </w:pBdr>
        <w:spacing w:after="0" w:line="240" w:lineRule="auto"/>
        <w:ind w:left="720" w:hanging="720"/>
        <w:rPr>
          <w:del w:id="553" w:author="Author" w:date="2026-05-07T13:24:00Z"/>
          <w:color w:val="000000"/>
        </w:rPr>
      </w:pPr>
      <w:del w:id="554" w:author="Author" w:date="2026-05-07T13:24:00Z">
        <w:r>
          <w:rPr>
            <w:color w:val="000000"/>
          </w:rPr>
          <w:delText>48.</w:delText>
        </w:r>
        <w:r>
          <w:rPr>
            <w:color w:val="000000"/>
          </w:rPr>
          <w:tab/>
          <w:delText xml:space="preserve">I. M. Rouzine, </w:delText>
        </w:r>
        <w:r>
          <w:rPr>
            <w:i/>
            <w:color w:val="000000"/>
          </w:rPr>
          <w:delText>Mathematical Models of Evolution. Volume 2: Fitness Landscape, Red Queen, Evolutionary Enigmas, and Applications to Virology</w:delText>
        </w:r>
        <w:r>
          <w:rPr>
            <w:color w:val="000000"/>
          </w:rPr>
          <w:delText xml:space="preserve">, Mathematics and life sciences (De Gruyter, Berlin/Boston, 2023), </w:delText>
        </w:r>
        <w:r w:rsidR="00FF4608">
          <w:rPr>
            <w:color w:val="0000FF"/>
            <w:u w:val="single"/>
          </w:rPr>
          <w:fldChar w:fldCharType="begin"/>
        </w:r>
        <w:r w:rsidR="00FF4608">
          <w:rPr>
            <w:color w:val="0000FF"/>
            <w:u w:val="single"/>
          </w:rPr>
          <w:delInstrText xml:space="preserve"> HYPERLINK "https://doi.org/10.1515/9783110697384" </w:delInstrText>
        </w:r>
        <w:r w:rsidR="00FF4608">
          <w:rPr>
            <w:color w:val="0000FF"/>
            <w:u w:val="single"/>
          </w:rPr>
        </w:r>
        <w:r w:rsidR="00FF4608">
          <w:rPr>
            <w:color w:val="0000FF"/>
            <w:u w:val="single"/>
          </w:rPr>
          <w:fldChar w:fldCharType="separate"/>
        </w:r>
        <w:r>
          <w:rPr>
            <w:color w:val="0000FF"/>
            <w:u w:val="single"/>
          </w:rPr>
          <w:delText>https://doi.org/10.1515/9783110697384</w:delText>
        </w:r>
        <w:r w:rsidR="00FF4608">
          <w:rPr>
            <w:color w:val="0000FF"/>
            <w:u w:val="single"/>
          </w:rPr>
          <w:fldChar w:fldCharType="end"/>
        </w:r>
        <w:r>
          <w:rPr>
            <w:color w:val="000000"/>
          </w:rPr>
          <w:delText>, pp. 305.</w:delText>
        </w:r>
      </w:del>
    </w:p>
    <w:p w14:paraId="680319B8" w14:textId="77777777" w:rsidR="0087149A" w:rsidRDefault="0076272C">
      <w:pPr>
        <w:pBdr>
          <w:top w:val="nil"/>
          <w:left w:val="nil"/>
          <w:bottom w:val="nil"/>
          <w:right w:val="nil"/>
          <w:between w:val="nil"/>
        </w:pBdr>
        <w:spacing w:after="0" w:line="240" w:lineRule="auto"/>
        <w:ind w:left="720" w:hanging="720"/>
        <w:rPr>
          <w:del w:id="555" w:author="Author" w:date="2026-05-07T13:24:00Z"/>
          <w:color w:val="000000"/>
        </w:rPr>
      </w:pPr>
      <w:del w:id="556" w:author="Author" w:date="2026-05-07T13:24:00Z">
        <w:r>
          <w:rPr>
            <w:color w:val="000000"/>
          </w:rPr>
          <w:delText>49.</w:delText>
        </w:r>
        <w:r>
          <w:rPr>
            <w:color w:val="000000"/>
          </w:rPr>
          <w:tab/>
          <w:delText xml:space="preserve">I. Rouzine, L. S. Weinberger, The quantitative theory of within-host viral evolution. </w:delText>
        </w:r>
        <w:r>
          <w:rPr>
            <w:i/>
            <w:color w:val="000000"/>
          </w:rPr>
          <w:delText>J. Stat. Mech.: Theory and Experiment</w:delText>
        </w:r>
        <w:r>
          <w:rPr>
            <w:color w:val="000000"/>
          </w:rPr>
          <w:delText xml:space="preserve"> </w:delText>
        </w:r>
        <w:r>
          <w:rPr>
            <w:b/>
            <w:color w:val="000000"/>
          </w:rPr>
          <w:delText>2013</w:delText>
        </w:r>
        <w:r>
          <w:rPr>
            <w:color w:val="000000"/>
          </w:rPr>
          <w:delText>, P01009 (2013).</w:delText>
        </w:r>
      </w:del>
    </w:p>
    <w:p w14:paraId="59FEA0A0" w14:textId="77777777" w:rsidR="0087149A" w:rsidRDefault="0076272C">
      <w:pPr>
        <w:pBdr>
          <w:top w:val="nil"/>
          <w:left w:val="nil"/>
          <w:bottom w:val="nil"/>
          <w:right w:val="nil"/>
          <w:between w:val="nil"/>
        </w:pBdr>
        <w:spacing w:after="0" w:line="240" w:lineRule="auto"/>
        <w:ind w:left="720" w:hanging="720"/>
        <w:rPr>
          <w:del w:id="557" w:author="Author" w:date="2026-05-07T13:24:00Z"/>
          <w:color w:val="000000"/>
        </w:rPr>
      </w:pPr>
      <w:del w:id="558" w:author="Author" w:date="2026-05-07T13:24:00Z">
        <w:r>
          <w:rPr>
            <w:color w:val="000000"/>
          </w:rPr>
          <w:delText>50.</w:delText>
        </w:r>
        <w:r>
          <w:rPr>
            <w:color w:val="000000"/>
          </w:rPr>
          <w:tab/>
          <w:delText xml:space="preserve">I. M. Rouzine, An evolutionary model of progression to AIDS. </w:delText>
        </w:r>
        <w:r>
          <w:rPr>
            <w:i/>
            <w:color w:val="000000"/>
          </w:rPr>
          <w:delText>Microorganisms</w:delText>
        </w:r>
        <w:r>
          <w:rPr>
            <w:color w:val="000000"/>
          </w:rPr>
          <w:delText xml:space="preserve"> </w:delText>
        </w:r>
        <w:r>
          <w:rPr>
            <w:b/>
            <w:color w:val="000000"/>
          </w:rPr>
          <w:delText>8</w:delText>
        </w:r>
        <w:r>
          <w:rPr>
            <w:color w:val="000000"/>
          </w:rPr>
          <w:delText>, 1714 (2020).</w:delText>
        </w:r>
      </w:del>
    </w:p>
    <w:p w14:paraId="186512D6" w14:textId="77777777" w:rsidR="0087149A" w:rsidRDefault="0076272C">
      <w:pPr>
        <w:pBdr>
          <w:top w:val="nil"/>
          <w:left w:val="nil"/>
          <w:bottom w:val="nil"/>
          <w:right w:val="nil"/>
          <w:between w:val="nil"/>
        </w:pBdr>
        <w:spacing w:after="0" w:line="240" w:lineRule="auto"/>
        <w:ind w:left="720" w:hanging="720"/>
        <w:rPr>
          <w:del w:id="559" w:author="Author" w:date="2026-05-07T13:24:00Z"/>
          <w:color w:val="000000"/>
        </w:rPr>
      </w:pPr>
      <w:del w:id="560" w:author="Author" w:date="2026-05-07T13:24:00Z">
        <w:r>
          <w:rPr>
            <w:color w:val="000000"/>
          </w:rPr>
          <w:delText>51.</w:delText>
        </w:r>
        <w:r>
          <w:rPr>
            <w:color w:val="000000"/>
          </w:rPr>
          <w:tab/>
          <w:delText xml:space="preserve">I. M. Rouzine, G. Rozhnova, Antigenic evolution of viruses in host populations. </w:delText>
        </w:r>
        <w:r>
          <w:rPr>
            <w:i/>
            <w:color w:val="000000"/>
          </w:rPr>
          <w:delText>PLoS Pathog</w:delText>
        </w:r>
        <w:r>
          <w:rPr>
            <w:color w:val="000000"/>
          </w:rPr>
          <w:delText xml:space="preserve"> </w:delText>
        </w:r>
        <w:r>
          <w:rPr>
            <w:b/>
            <w:color w:val="000000"/>
          </w:rPr>
          <w:delText>14</w:delText>
        </w:r>
        <w:r>
          <w:rPr>
            <w:color w:val="000000"/>
          </w:rPr>
          <w:delText>, e1007291 (2018).</w:delText>
        </w:r>
      </w:del>
    </w:p>
    <w:p w14:paraId="7890671E" w14:textId="77777777" w:rsidR="0087149A" w:rsidRDefault="0076272C">
      <w:pPr>
        <w:pBdr>
          <w:top w:val="nil"/>
          <w:left w:val="nil"/>
          <w:bottom w:val="nil"/>
          <w:right w:val="nil"/>
          <w:between w:val="nil"/>
        </w:pBdr>
        <w:spacing w:after="0" w:line="240" w:lineRule="auto"/>
        <w:ind w:left="720" w:hanging="720"/>
        <w:rPr>
          <w:del w:id="561" w:author="Author" w:date="2026-05-07T13:24:00Z"/>
          <w:color w:val="000000"/>
        </w:rPr>
      </w:pPr>
      <w:del w:id="562" w:author="Author" w:date="2026-05-07T13:24:00Z">
        <w:r>
          <w:rPr>
            <w:color w:val="000000"/>
          </w:rPr>
          <w:delText>52.</w:delText>
        </w:r>
        <w:r>
          <w:rPr>
            <w:color w:val="000000"/>
          </w:rPr>
          <w:tab/>
          <w:delText xml:space="preserve">H. J. Muller, Some genetic aspects of sex. </w:delText>
        </w:r>
        <w:r>
          <w:rPr>
            <w:i/>
            <w:color w:val="000000"/>
          </w:rPr>
          <w:delText>Am. Nat.</w:delText>
        </w:r>
        <w:r>
          <w:rPr>
            <w:b/>
            <w:color w:val="000000"/>
          </w:rPr>
          <w:delText xml:space="preserve"> 66</w:delText>
        </w:r>
        <w:r>
          <w:rPr>
            <w:color w:val="000000"/>
          </w:rPr>
          <w:delText>, 118-128 (1932).</w:delText>
        </w:r>
      </w:del>
    </w:p>
    <w:p w14:paraId="56D0DFC2" w14:textId="77777777" w:rsidR="0087149A" w:rsidRDefault="0076272C">
      <w:pPr>
        <w:pBdr>
          <w:top w:val="nil"/>
          <w:left w:val="nil"/>
          <w:bottom w:val="nil"/>
          <w:right w:val="nil"/>
          <w:between w:val="nil"/>
        </w:pBdr>
        <w:spacing w:after="0" w:line="240" w:lineRule="auto"/>
        <w:ind w:left="720" w:hanging="720"/>
        <w:rPr>
          <w:del w:id="563" w:author="Author" w:date="2026-05-07T13:24:00Z"/>
          <w:color w:val="000000"/>
        </w:rPr>
      </w:pPr>
      <w:del w:id="564" w:author="Author" w:date="2026-05-07T13:24:00Z">
        <w:r>
          <w:rPr>
            <w:color w:val="000000"/>
          </w:rPr>
          <w:delText>53.</w:delText>
        </w:r>
        <w:r>
          <w:rPr>
            <w:color w:val="000000"/>
          </w:rPr>
          <w:tab/>
          <w:delText xml:space="preserve">S. H. Rice, </w:delText>
        </w:r>
        <w:r>
          <w:rPr>
            <w:i/>
            <w:color w:val="000000"/>
          </w:rPr>
          <w:delText>Evolutionary Theory: Mathematical And Conceptual Foundations</w:delText>
        </w:r>
        <w:r>
          <w:rPr>
            <w:color w:val="000000"/>
          </w:rPr>
          <w:delText xml:space="preserve"> (Sinauer Associated, 2004).</w:delText>
        </w:r>
      </w:del>
    </w:p>
    <w:p w14:paraId="26250B0A" w14:textId="77777777" w:rsidR="0087149A" w:rsidRDefault="0076272C">
      <w:pPr>
        <w:pBdr>
          <w:top w:val="nil"/>
          <w:left w:val="nil"/>
          <w:bottom w:val="nil"/>
          <w:right w:val="nil"/>
          <w:between w:val="nil"/>
        </w:pBdr>
        <w:spacing w:after="0" w:line="240" w:lineRule="auto"/>
        <w:ind w:left="720" w:hanging="720"/>
        <w:rPr>
          <w:del w:id="565" w:author="Author" w:date="2026-05-07T13:24:00Z"/>
          <w:color w:val="000000"/>
        </w:rPr>
      </w:pPr>
      <w:del w:id="566" w:author="Author" w:date="2026-05-07T13:24:00Z">
        <w:r>
          <w:rPr>
            <w:color w:val="000000"/>
          </w:rPr>
          <w:delText>54.</w:delText>
        </w:r>
        <w:r>
          <w:rPr>
            <w:color w:val="000000"/>
          </w:rPr>
          <w:tab/>
          <w:delText xml:space="preserve">J. Felsenstein, The evolutionary advantage of recombination. </w:delText>
        </w:r>
        <w:r>
          <w:rPr>
            <w:i/>
            <w:color w:val="000000"/>
          </w:rPr>
          <w:delText>Genetics</w:delText>
        </w:r>
        <w:r>
          <w:rPr>
            <w:color w:val="000000"/>
          </w:rPr>
          <w:delText xml:space="preserve"> </w:delText>
        </w:r>
        <w:r>
          <w:rPr>
            <w:b/>
            <w:color w:val="000000"/>
          </w:rPr>
          <w:delText>78</w:delText>
        </w:r>
        <w:r>
          <w:rPr>
            <w:color w:val="000000"/>
          </w:rPr>
          <w:delText>, 737-756 (1974).</w:delText>
        </w:r>
      </w:del>
    </w:p>
    <w:p w14:paraId="7625583E" w14:textId="77777777" w:rsidR="0087149A" w:rsidRDefault="0076272C">
      <w:pPr>
        <w:pBdr>
          <w:top w:val="nil"/>
          <w:left w:val="nil"/>
          <w:bottom w:val="nil"/>
          <w:right w:val="nil"/>
          <w:between w:val="nil"/>
        </w:pBdr>
        <w:spacing w:after="0" w:line="240" w:lineRule="auto"/>
        <w:ind w:left="720" w:hanging="720"/>
        <w:rPr>
          <w:del w:id="567" w:author="Author" w:date="2026-05-07T13:24:00Z"/>
          <w:color w:val="000000"/>
        </w:rPr>
      </w:pPr>
      <w:del w:id="568" w:author="Author" w:date="2026-05-07T13:24:00Z">
        <w:r>
          <w:rPr>
            <w:color w:val="000000"/>
          </w:rPr>
          <w:delText>55.</w:delText>
        </w:r>
        <w:r>
          <w:rPr>
            <w:color w:val="000000"/>
          </w:rPr>
          <w:tab/>
          <w:delText xml:space="preserve">I. M. Rouzine, J. Wakeley, J. M. Coffin, The solitary wave of asexual evolution. </w:delText>
        </w:r>
        <w:r>
          <w:rPr>
            <w:i/>
            <w:color w:val="000000"/>
          </w:rPr>
          <w:delText>Proc Natl Acad Sci U S A</w:delText>
        </w:r>
        <w:r>
          <w:rPr>
            <w:color w:val="000000"/>
          </w:rPr>
          <w:delText xml:space="preserve"> </w:delText>
        </w:r>
        <w:r>
          <w:rPr>
            <w:b/>
            <w:color w:val="000000"/>
          </w:rPr>
          <w:delText>100</w:delText>
        </w:r>
        <w:r>
          <w:rPr>
            <w:color w:val="000000"/>
          </w:rPr>
          <w:delText>, 587-592 (2003).</w:delText>
        </w:r>
      </w:del>
    </w:p>
    <w:p w14:paraId="11B74C05" w14:textId="77777777" w:rsidR="0087149A" w:rsidRDefault="0076272C">
      <w:pPr>
        <w:pBdr>
          <w:top w:val="nil"/>
          <w:left w:val="nil"/>
          <w:bottom w:val="nil"/>
          <w:right w:val="nil"/>
          <w:between w:val="nil"/>
        </w:pBdr>
        <w:spacing w:after="0" w:line="240" w:lineRule="auto"/>
        <w:ind w:left="720" w:hanging="720"/>
        <w:rPr>
          <w:del w:id="569" w:author="Author" w:date="2026-05-07T13:24:00Z"/>
          <w:color w:val="000000"/>
        </w:rPr>
      </w:pPr>
      <w:del w:id="570" w:author="Author" w:date="2026-05-07T13:24:00Z">
        <w:r>
          <w:rPr>
            <w:color w:val="000000"/>
          </w:rPr>
          <w:delText>56.</w:delText>
        </w:r>
        <w:r>
          <w:rPr>
            <w:color w:val="000000"/>
          </w:rPr>
          <w:tab/>
          <w:delText xml:space="preserve">W. G. Hill, A. Robertson, The effect of linkage on limits to artificial selection. </w:delText>
        </w:r>
        <w:r>
          <w:rPr>
            <w:i/>
            <w:color w:val="000000"/>
          </w:rPr>
          <w:delText>Genet Res</w:delText>
        </w:r>
        <w:r>
          <w:rPr>
            <w:color w:val="000000"/>
          </w:rPr>
          <w:delText xml:space="preserve"> </w:delText>
        </w:r>
        <w:r>
          <w:rPr>
            <w:b/>
            <w:color w:val="000000"/>
          </w:rPr>
          <w:delText>8</w:delText>
        </w:r>
        <w:r>
          <w:rPr>
            <w:color w:val="000000"/>
          </w:rPr>
          <w:delText>, 269-294 (1966).</w:delText>
        </w:r>
      </w:del>
    </w:p>
    <w:p w14:paraId="3FEC1B48" w14:textId="77777777" w:rsidR="0087149A" w:rsidRDefault="0076272C">
      <w:pPr>
        <w:pBdr>
          <w:top w:val="nil"/>
          <w:left w:val="nil"/>
          <w:bottom w:val="nil"/>
          <w:right w:val="nil"/>
          <w:between w:val="nil"/>
        </w:pBdr>
        <w:spacing w:after="0" w:line="240" w:lineRule="auto"/>
        <w:ind w:left="720" w:hanging="720"/>
        <w:rPr>
          <w:del w:id="571" w:author="Author" w:date="2026-05-07T13:24:00Z"/>
          <w:color w:val="000000"/>
        </w:rPr>
      </w:pPr>
      <w:del w:id="572" w:author="Author" w:date="2026-05-07T13:24:00Z">
        <w:r>
          <w:rPr>
            <w:color w:val="000000"/>
          </w:rPr>
          <w:delText>57.</w:delText>
        </w:r>
        <w:r>
          <w:rPr>
            <w:color w:val="000000"/>
          </w:rPr>
          <w:tab/>
          <w:delText xml:space="preserve">P. J. Gerrish, R. E. Lenski, The fate of competing beneficial mutations in an asexual population. </w:delText>
        </w:r>
        <w:r>
          <w:rPr>
            <w:i/>
            <w:color w:val="000000"/>
          </w:rPr>
          <w:delText>Genetica</w:delText>
        </w:r>
        <w:r>
          <w:rPr>
            <w:color w:val="000000"/>
          </w:rPr>
          <w:delText xml:space="preserve"> </w:delText>
        </w:r>
        <w:r>
          <w:rPr>
            <w:b/>
            <w:color w:val="000000"/>
          </w:rPr>
          <w:delText>102-103</w:delText>
        </w:r>
        <w:r>
          <w:rPr>
            <w:color w:val="000000"/>
          </w:rPr>
          <w:delText>, 127-144 (1998).</w:delText>
        </w:r>
      </w:del>
    </w:p>
    <w:p w14:paraId="5FDF6D39" w14:textId="77777777" w:rsidR="0087149A" w:rsidRDefault="0076272C">
      <w:pPr>
        <w:pBdr>
          <w:top w:val="nil"/>
          <w:left w:val="nil"/>
          <w:bottom w:val="nil"/>
          <w:right w:val="nil"/>
          <w:between w:val="nil"/>
        </w:pBdr>
        <w:spacing w:after="0" w:line="240" w:lineRule="auto"/>
        <w:ind w:left="720" w:hanging="720"/>
        <w:rPr>
          <w:del w:id="573" w:author="Author" w:date="2026-05-07T13:24:00Z"/>
          <w:color w:val="000000"/>
        </w:rPr>
      </w:pPr>
      <w:del w:id="574" w:author="Author" w:date="2026-05-07T13:24:00Z">
        <w:r>
          <w:rPr>
            <w:color w:val="000000"/>
          </w:rPr>
          <w:delText>58.</w:delText>
        </w:r>
        <w:r>
          <w:rPr>
            <w:color w:val="000000"/>
          </w:rPr>
          <w:tab/>
          <w:delText xml:space="preserve">J. Rodriguez-Rivas, G. Croce, M. Muscat, M. Weigt, Epistatic models predict mutable sites in SARS-CoV-2 proteins and epitopes. </w:delText>
        </w:r>
        <w:r>
          <w:rPr>
            <w:i/>
            <w:color w:val="000000"/>
          </w:rPr>
          <w:delText>Proc Natl Acad Sci U S A</w:delText>
        </w:r>
        <w:r>
          <w:rPr>
            <w:color w:val="000000"/>
          </w:rPr>
          <w:delText xml:space="preserve"> </w:delText>
        </w:r>
        <w:r>
          <w:rPr>
            <w:b/>
            <w:color w:val="000000"/>
          </w:rPr>
          <w:delText>119</w:delText>
        </w:r>
        <w:r>
          <w:rPr>
            <w:color w:val="000000"/>
          </w:rPr>
          <w:delText xml:space="preserve"> (2022).</w:delText>
        </w:r>
      </w:del>
    </w:p>
    <w:p w14:paraId="196E1C45" w14:textId="77777777" w:rsidR="0087149A" w:rsidRDefault="0076272C">
      <w:pPr>
        <w:pBdr>
          <w:top w:val="nil"/>
          <w:left w:val="nil"/>
          <w:bottom w:val="nil"/>
          <w:right w:val="nil"/>
          <w:between w:val="nil"/>
        </w:pBdr>
        <w:spacing w:after="0" w:line="240" w:lineRule="auto"/>
        <w:ind w:left="720" w:hanging="720"/>
        <w:rPr>
          <w:del w:id="575" w:author="Author" w:date="2026-05-07T13:24:00Z"/>
          <w:color w:val="000000"/>
        </w:rPr>
      </w:pPr>
      <w:del w:id="576" w:author="Author" w:date="2026-05-07T13:24:00Z">
        <w:r>
          <w:rPr>
            <w:color w:val="000000"/>
          </w:rPr>
          <w:delText>59.</w:delText>
        </w:r>
        <w:r>
          <w:rPr>
            <w:color w:val="000000"/>
          </w:rPr>
          <w:tab/>
          <w:delText xml:space="preserve">H.-L. Zeng, V. Dichio, E. Rodríguez Horta, K. Thorell, E. Aurell, Global analysis of more than 50,000 SARS-CoV-2 genomes reveals epistasis between eight viral genes. </w:delText>
        </w:r>
        <w:r>
          <w:rPr>
            <w:i/>
            <w:color w:val="000000"/>
          </w:rPr>
          <w:delText>Proceedings of the National Academy of Sciences</w:delText>
        </w:r>
        <w:r>
          <w:rPr>
            <w:color w:val="000000"/>
          </w:rPr>
          <w:delText xml:space="preserve"> </w:delText>
        </w:r>
        <w:r>
          <w:rPr>
            <w:b/>
            <w:color w:val="000000"/>
          </w:rPr>
          <w:delText>117</w:delText>
        </w:r>
        <w:r>
          <w:rPr>
            <w:color w:val="000000"/>
          </w:rPr>
          <w:delText>, 31519-31526 (2020).</w:delText>
        </w:r>
      </w:del>
    </w:p>
    <w:p w14:paraId="303F4082" w14:textId="77777777" w:rsidR="0087149A" w:rsidRDefault="0076272C">
      <w:pPr>
        <w:pBdr>
          <w:top w:val="nil"/>
          <w:left w:val="nil"/>
          <w:bottom w:val="nil"/>
          <w:right w:val="nil"/>
          <w:between w:val="nil"/>
        </w:pBdr>
        <w:spacing w:after="0" w:line="240" w:lineRule="auto"/>
        <w:ind w:left="720" w:hanging="720"/>
        <w:rPr>
          <w:del w:id="577" w:author="Author" w:date="2026-05-07T13:24:00Z"/>
          <w:color w:val="000000"/>
        </w:rPr>
      </w:pPr>
      <w:del w:id="578" w:author="Author" w:date="2026-05-07T13:24:00Z">
        <w:r>
          <w:rPr>
            <w:color w:val="000000"/>
          </w:rPr>
          <w:delText>60.</w:delText>
        </w:r>
        <w:r>
          <w:rPr>
            <w:color w:val="000000"/>
          </w:rPr>
          <w:tab/>
          <w:delText>R. Batorsky</w:delText>
        </w:r>
        <w:r>
          <w:rPr>
            <w:i/>
            <w:color w:val="000000"/>
          </w:rPr>
          <w:delText xml:space="preserve"> et al.</w:delText>
        </w:r>
        <w:r>
          <w:rPr>
            <w:color w:val="000000"/>
          </w:rPr>
          <w:delText xml:space="preserve">, Estimate of effective recombination rate and average selection coefficient for HIV in chronic infection. </w:delText>
        </w:r>
        <w:r>
          <w:rPr>
            <w:i/>
            <w:color w:val="000000"/>
          </w:rPr>
          <w:delText>Proc Natl Acad Sci U S A</w:delText>
        </w:r>
        <w:r>
          <w:rPr>
            <w:color w:val="000000"/>
          </w:rPr>
          <w:delText xml:space="preserve"> </w:delText>
        </w:r>
        <w:r>
          <w:rPr>
            <w:b/>
            <w:color w:val="000000"/>
          </w:rPr>
          <w:delText>108</w:delText>
        </w:r>
        <w:r>
          <w:rPr>
            <w:color w:val="000000"/>
          </w:rPr>
          <w:delText>, 5661-5666 (2011).</w:delText>
        </w:r>
      </w:del>
    </w:p>
    <w:p w14:paraId="059A92F9" w14:textId="77777777" w:rsidR="0087149A" w:rsidRDefault="0076272C">
      <w:pPr>
        <w:pBdr>
          <w:top w:val="nil"/>
          <w:left w:val="nil"/>
          <w:bottom w:val="nil"/>
          <w:right w:val="nil"/>
          <w:between w:val="nil"/>
        </w:pBdr>
        <w:spacing w:line="240" w:lineRule="auto"/>
        <w:ind w:left="720" w:hanging="720"/>
        <w:rPr>
          <w:del w:id="579" w:author="Author" w:date="2026-05-07T13:24:00Z"/>
          <w:color w:val="000000"/>
        </w:rPr>
      </w:pPr>
      <w:del w:id="580" w:author="Author" w:date="2026-05-07T13:24:00Z">
        <w:r>
          <w:rPr>
            <w:color w:val="000000"/>
          </w:rPr>
          <w:delText>61.</w:delText>
        </w:r>
        <w:r>
          <w:rPr>
            <w:color w:val="000000"/>
          </w:rPr>
          <w:tab/>
          <w:delText xml:space="preserve">K. Katoh, J. Rozewicki, K. D. Yamada, MAFFT online service: multiple sequence alignment, interactive sequence choice and visualization. </w:delText>
        </w:r>
        <w:r>
          <w:rPr>
            <w:i/>
            <w:color w:val="000000"/>
          </w:rPr>
          <w:delText>Brief Bioinform</w:delText>
        </w:r>
        <w:r>
          <w:rPr>
            <w:color w:val="000000"/>
          </w:rPr>
          <w:delText xml:space="preserve"> </w:delText>
        </w:r>
        <w:r>
          <w:rPr>
            <w:b/>
            <w:color w:val="000000"/>
          </w:rPr>
          <w:delText>20</w:delText>
        </w:r>
        <w:r>
          <w:rPr>
            <w:color w:val="000000"/>
          </w:rPr>
          <w:delText>, 1160-1166 (2019).</w:delText>
        </w:r>
      </w:del>
    </w:p>
    <w:p w14:paraId="23EED6D8" w14:textId="77777777" w:rsidR="00CD5292" w:rsidRPr="00CD5292" w:rsidRDefault="00CD5292" w:rsidP="00CD5292">
      <w:pPr>
        <w:pStyle w:val="EndNoteBibliography"/>
        <w:spacing w:after="0"/>
        <w:rPr>
          <w:ins w:id="581" w:author="Author" w:date="2026-05-07T13:24:00Z"/>
          <w:noProof/>
        </w:rPr>
      </w:pPr>
      <w:ins w:id="582" w:author="Author" w:date="2026-05-07T13:24:00Z">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Pr="00CD5292">
          <w:rPr>
            <w:noProof/>
          </w:rPr>
          <w:t>1.</w:t>
        </w:r>
        <w:r w:rsidRPr="00CD5292">
          <w:rPr>
            <w:noProof/>
          </w:rPr>
          <w:tab/>
          <w:t>Carlborg O, Jacobsson L, Ahgren P, Siegel P, Andersson L. Epistasis and the release of genetic variation during long-term selection. Nat Genet. 2006;38(4):418-20. Epub 2006/03/15. doi: 10.1038/ng1761. PubMed PMID: 16532011.</w:t>
        </w:r>
      </w:ins>
    </w:p>
    <w:p w14:paraId="1CB4F1F7" w14:textId="77777777" w:rsidR="00CD5292" w:rsidRPr="00CD5292" w:rsidRDefault="00CD5292" w:rsidP="00CD5292">
      <w:pPr>
        <w:pStyle w:val="EndNoteBibliography"/>
        <w:spacing w:after="0"/>
        <w:rPr>
          <w:ins w:id="583" w:author="Author" w:date="2026-05-07T13:24:00Z"/>
          <w:noProof/>
        </w:rPr>
      </w:pPr>
      <w:ins w:id="584" w:author="Author" w:date="2026-05-07T13:24:00Z">
        <w:r w:rsidRPr="00CD5292">
          <w:rPr>
            <w:noProof/>
          </w:rPr>
          <w:t>2.</w:t>
        </w:r>
        <w:r w:rsidRPr="00CD5292">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ins>
    </w:p>
    <w:p w14:paraId="64B34DDF" w14:textId="77777777" w:rsidR="00CD5292" w:rsidRPr="00CD5292" w:rsidRDefault="00CD5292" w:rsidP="00CD5292">
      <w:pPr>
        <w:pStyle w:val="EndNoteBibliography"/>
        <w:spacing w:after="0"/>
        <w:rPr>
          <w:ins w:id="585" w:author="Author" w:date="2026-05-07T13:24:00Z"/>
          <w:noProof/>
        </w:rPr>
      </w:pPr>
      <w:ins w:id="586" w:author="Author" w:date="2026-05-07T13:24:00Z">
        <w:r w:rsidRPr="00CD5292">
          <w:rPr>
            <w:noProof/>
          </w:rPr>
          <w:t>3.</w:t>
        </w:r>
        <w:r w:rsidRPr="00CD5292">
          <w:rPr>
            <w:noProof/>
          </w:rPr>
          <w:tab/>
          <w:t>Gonzalez-Ortega E, Ballana E, Badia R, Clotet B, Este JA. Compensatory mutations rescue the virus replicative capacity of VIRIP-resistant HIV-1. Antiviral Res. 2011;92(3):479-83. Epub 2011/10/27. doi: 10.1016/j.antiviral.2011.10.010. PubMed PMID: 22027647.</w:t>
        </w:r>
      </w:ins>
    </w:p>
    <w:p w14:paraId="4DBF463E" w14:textId="77777777" w:rsidR="00CD5292" w:rsidRPr="00CD5292" w:rsidRDefault="00CD5292" w:rsidP="00CD5292">
      <w:pPr>
        <w:pStyle w:val="EndNoteBibliography"/>
        <w:spacing w:after="0"/>
        <w:rPr>
          <w:ins w:id="587" w:author="Author" w:date="2026-05-07T13:24:00Z"/>
          <w:noProof/>
        </w:rPr>
      </w:pPr>
      <w:ins w:id="588" w:author="Author" w:date="2026-05-07T13:24:00Z">
        <w:r w:rsidRPr="00CD5292">
          <w:rPr>
            <w:noProof/>
          </w:rPr>
          <w:t>4.</w:t>
        </w:r>
        <w:r w:rsidRPr="00CD5292">
          <w:rPr>
            <w:noProof/>
          </w:rPr>
          <w:tab/>
          <w:t>Handel A, Regoes RR, Antia R. The role of compensatory mutations in the emergence of drug resistance. PLoS Comput Biol. 2006;2(10):e137. Epub 2006/10/17. doi: 10.1371/journal.pcbi.0020137. PubMed PMID: 17040124; PubMed Central PMCID: PMCPMC1599768.</w:t>
        </w:r>
      </w:ins>
    </w:p>
    <w:p w14:paraId="3DF69762" w14:textId="77777777" w:rsidR="00CD5292" w:rsidRPr="00CD5292" w:rsidRDefault="00CD5292" w:rsidP="00CD5292">
      <w:pPr>
        <w:pStyle w:val="EndNoteBibliography"/>
        <w:spacing w:after="0"/>
        <w:rPr>
          <w:ins w:id="589" w:author="Author" w:date="2026-05-07T13:24:00Z"/>
          <w:noProof/>
        </w:rPr>
      </w:pPr>
      <w:ins w:id="590" w:author="Author" w:date="2026-05-07T13:24:00Z">
        <w:r w:rsidRPr="00CD5292">
          <w:rPr>
            <w:noProof/>
          </w:rPr>
          <w:t>5.</w:t>
        </w:r>
        <w:r w:rsidRPr="00CD5292">
          <w:rPr>
            <w:noProof/>
          </w:rPr>
          <w:tab/>
          <w:t>Levin BR, Perrot V, Walker N. Compensatory mutations, antibiotic resistance and the population genetics of adaptive evolution in bacteria. Genetics. 2000;154(3):985-97. Epub 2000/04/11. PubMed PMID: 10757748; PubMed Central PMCID: PMCPMC1460977.</w:t>
        </w:r>
      </w:ins>
    </w:p>
    <w:p w14:paraId="381A62CB" w14:textId="77777777" w:rsidR="00CD5292" w:rsidRPr="00CD5292" w:rsidRDefault="00CD5292" w:rsidP="00CD5292">
      <w:pPr>
        <w:pStyle w:val="EndNoteBibliography"/>
        <w:spacing w:after="0"/>
        <w:rPr>
          <w:ins w:id="591" w:author="Author" w:date="2026-05-07T13:24:00Z"/>
          <w:noProof/>
        </w:rPr>
      </w:pPr>
      <w:ins w:id="592" w:author="Author" w:date="2026-05-07T13:24:00Z">
        <w:r w:rsidRPr="00CD5292">
          <w:rPr>
            <w:noProof/>
          </w:rPr>
          <w:t>6.</w:t>
        </w:r>
        <w:r w:rsidRPr="00CD5292">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ins>
    </w:p>
    <w:p w14:paraId="674CD791" w14:textId="77777777" w:rsidR="00CD5292" w:rsidRPr="00CD5292" w:rsidRDefault="00CD5292" w:rsidP="00CD5292">
      <w:pPr>
        <w:pStyle w:val="EndNoteBibliography"/>
        <w:spacing w:after="0"/>
        <w:rPr>
          <w:ins w:id="593" w:author="Author" w:date="2026-05-07T13:24:00Z"/>
          <w:noProof/>
        </w:rPr>
      </w:pPr>
      <w:ins w:id="594" w:author="Author" w:date="2026-05-07T13:24:00Z">
        <w:r w:rsidRPr="00CD5292">
          <w:rPr>
            <w:noProof/>
          </w:rPr>
          <w:t>7.</w:t>
        </w:r>
        <w:r w:rsidRPr="00CD5292">
          <w:rPr>
            <w:noProof/>
          </w:rPr>
          <w:tab/>
          <w:t>Piana S, Carloni P, Rothlisberger U. Drug resistance in HIV-1 protease: Flexibility-assisted mechanism of compensatory mutations. Protein Sci. 2002;11(10):2393-402. Epub 2002/09/19. doi: 10.1110/ps.0206702. PubMed PMID: 12237461; PubMed Central PMCID: PMCPMC2384161.</w:t>
        </w:r>
      </w:ins>
    </w:p>
    <w:p w14:paraId="09F6BD01" w14:textId="77777777" w:rsidR="00CD5292" w:rsidRPr="00CD5292" w:rsidRDefault="00CD5292" w:rsidP="00CD5292">
      <w:pPr>
        <w:pStyle w:val="EndNoteBibliography"/>
        <w:spacing w:after="0"/>
        <w:rPr>
          <w:ins w:id="595" w:author="Author" w:date="2026-05-07T13:24:00Z"/>
          <w:noProof/>
        </w:rPr>
      </w:pPr>
      <w:ins w:id="596" w:author="Author" w:date="2026-05-07T13:24:00Z">
        <w:r w:rsidRPr="00CD5292">
          <w:rPr>
            <w:noProof/>
          </w:rPr>
          <w:t>8.</w:t>
        </w:r>
        <w:r w:rsidRPr="00CD5292">
          <w:rPr>
            <w:noProof/>
          </w:rPr>
          <w:tab/>
          <w:t>Weissman DB, Desai MM, Fisher DS, Feldman MW. The rate at which asexual populations cross fitness valleys. Theor Popul Biol. 2009;75(4):286-300. Epub 2009/03/17. doi: 10.1016/j.tpb.2009.02.006. PubMed PMID: 19285994; PubMed Central PMCID: PMCPMC2992471.</w:t>
        </w:r>
      </w:ins>
    </w:p>
    <w:p w14:paraId="59BD9558" w14:textId="77777777" w:rsidR="00CD5292" w:rsidRPr="00CD5292" w:rsidRDefault="00CD5292" w:rsidP="00CD5292">
      <w:pPr>
        <w:pStyle w:val="EndNoteBibliography"/>
        <w:spacing w:after="0"/>
        <w:rPr>
          <w:ins w:id="597" w:author="Author" w:date="2026-05-07T13:24:00Z"/>
          <w:noProof/>
        </w:rPr>
      </w:pPr>
      <w:ins w:id="598" w:author="Author" w:date="2026-05-07T13:24:00Z">
        <w:r w:rsidRPr="00CD5292">
          <w:rPr>
            <w:noProof/>
            <w:lang w:val="fr-FR"/>
          </w:rPr>
          <w:t>9.</w:t>
        </w:r>
        <w:r w:rsidRPr="00CD5292">
          <w:rPr>
            <w:noProof/>
            <w:lang w:val="fr-FR"/>
          </w:rPr>
          <w:tab/>
          <w:t xml:space="preserve">Liu D, Zuo T, Hora B, Song H, Kong W, Yu X, et al. </w:t>
        </w:r>
        <w:r w:rsidRPr="00CD5292">
          <w:rPr>
            <w:noProof/>
          </w:rPr>
          <w:t>Preexisting compensatory amino acids compromise fitness costs of a HIV-1 T cell escape mutation. Retrovirology. 2014;11:101. Epub 20141119. doi: 10.1186/s12977-014-0101-0. PubMed PMID: 25407514; PubMed Central PMCID: PMCPMC4264250.</w:t>
        </w:r>
      </w:ins>
    </w:p>
    <w:p w14:paraId="591743D5" w14:textId="77777777" w:rsidR="00CD5292" w:rsidRPr="00CD5292" w:rsidRDefault="00CD5292" w:rsidP="00CD5292">
      <w:pPr>
        <w:pStyle w:val="EndNoteBibliography"/>
        <w:spacing w:after="0"/>
        <w:rPr>
          <w:ins w:id="599" w:author="Author" w:date="2026-05-07T13:24:00Z"/>
          <w:noProof/>
        </w:rPr>
      </w:pPr>
      <w:ins w:id="600" w:author="Author" w:date="2026-05-07T13:24:00Z">
        <w:r w:rsidRPr="00CD5292">
          <w:rPr>
            <w:noProof/>
          </w:rPr>
          <w:t>10.</w:t>
        </w:r>
        <w:r w:rsidRPr="00CD5292">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ins>
    </w:p>
    <w:p w14:paraId="6C922DAC" w14:textId="77777777" w:rsidR="00CD5292" w:rsidRPr="00CD5292" w:rsidRDefault="00CD5292" w:rsidP="00CD5292">
      <w:pPr>
        <w:pStyle w:val="EndNoteBibliography"/>
        <w:spacing w:after="0"/>
        <w:rPr>
          <w:ins w:id="601" w:author="Author" w:date="2026-05-07T13:24:00Z"/>
          <w:noProof/>
        </w:rPr>
      </w:pPr>
      <w:ins w:id="602" w:author="Author" w:date="2026-05-07T13:24:00Z">
        <w:r w:rsidRPr="00CD5292">
          <w:rPr>
            <w:noProof/>
            <w:lang w:val="fr-FR"/>
          </w:rPr>
          <w:t>11.</w:t>
        </w:r>
        <w:r w:rsidRPr="00CD5292">
          <w:rPr>
            <w:noProof/>
            <w:lang w:val="fr-FR"/>
          </w:rPr>
          <w:tab/>
          <w:t xml:space="preserve">Song H, Pavlicek JW, Cai F, Bhattacharya T, Li H, Iyer SS, et al. </w:t>
        </w:r>
        <w:r w:rsidRPr="00CD5292">
          <w:rPr>
            <w:noProof/>
          </w:rPr>
          <w:t>Impact of immune escape mutations on HIV-1 fitness in the context of the cognate transmitted/founder genome. Retrovirology. 2012;9:89. Epub 20121030. doi: 10.1186/1742-4690-9-89. PubMed PMID: 23110705; PubMed Central PMCID: PMCPMC3496648.</w:t>
        </w:r>
      </w:ins>
    </w:p>
    <w:p w14:paraId="3EEF23E2" w14:textId="77777777" w:rsidR="00CD5292" w:rsidRPr="00CD5292" w:rsidRDefault="00CD5292" w:rsidP="00CD5292">
      <w:pPr>
        <w:pStyle w:val="EndNoteBibliography"/>
        <w:spacing w:after="0"/>
        <w:rPr>
          <w:ins w:id="603" w:author="Author" w:date="2026-05-07T13:24:00Z"/>
          <w:noProof/>
        </w:rPr>
      </w:pPr>
      <w:ins w:id="604" w:author="Author" w:date="2026-05-07T13:24:00Z">
        <w:r w:rsidRPr="00CD5292">
          <w:rPr>
            <w:noProof/>
          </w:rPr>
          <w:t>12.</w:t>
        </w:r>
        <w:r w:rsidRPr="00CD5292">
          <w:rPr>
            <w:noProof/>
          </w:rPr>
          <w:tab/>
          <w:t>Rouzine IM, Coffin JM. Search for the mechanism of genetic variation in the pro gene of human immunodeficiency virus. J Virol. 1999;73(10):8167-78. Epub 1999/09/11. doi: 10.1128/JVI.73.10.8167-8178.1999. PubMed PMID: 10482567; PubMed Central PMCID: PMCPMC112834.</w:t>
        </w:r>
      </w:ins>
    </w:p>
    <w:p w14:paraId="77406D70" w14:textId="77777777" w:rsidR="00CD5292" w:rsidRPr="00CD5292" w:rsidRDefault="00CD5292" w:rsidP="00CD5292">
      <w:pPr>
        <w:pStyle w:val="EndNoteBibliography"/>
        <w:spacing w:after="0"/>
        <w:rPr>
          <w:ins w:id="605" w:author="Author" w:date="2026-05-07T13:24:00Z"/>
          <w:noProof/>
        </w:rPr>
      </w:pPr>
      <w:ins w:id="606" w:author="Author" w:date="2026-05-07T13:24:00Z">
        <w:r w:rsidRPr="00CD5292">
          <w:rPr>
            <w:noProof/>
          </w:rPr>
          <w:t>13.</w:t>
        </w:r>
        <w:r w:rsidRPr="00CD5292">
          <w:rPr>
            <w:noProof/>
          </w:rPr>
          <w:tab/>
          <w:t>Rouzine IM. Evolutionary Mechanisms of the Emergence of the Variants of Concern of SARS-CoV-2. Viruses. 2025;17(2). Epub 20250130. doi: 10.3390/v17020197. PubMed PMID: 40006952; PubMed Central PMCID: PMCPMC11861269.</w:t>
        </w:r>
      </w:ins>
    </w:p>
    <w:p w14:paraId="7DB367CE" w14:textId="77777777" w:rsidR="00CD5292" w:rsidRPr="00CD5292" w:rsidRDefault="00CD5292" w:rsidP="00CD5292">
      <w:pPr>
        <w:pStyle w:val="EndNoteBibliography"/>
        <w:spacing w:after="0"/>
        <w:rPr>
          <w:ins w:id="607" w:author="Author" w:date="2026-05-07T13:24:00Z"/>
          <w:noProof/>
        </w:rPr>
      </w:pPr>
      <w:ins w:id="608" w:author="Author" w:date="2026-05-07T13:24:00Z">
        <w:r w:rsidRPr="00CD5292">
          <w:rPr>
            <w:noProof/>
          </w:rPr>
          <w:t>14.</w:t>
        </w:r>
        <w:r w:rsidRPr="00CD5292">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ins>
    </w:p>
    <w:p w14:paraId="66A24F6E" w14:textId="77777777" w:rsidR="00CD5292" w:rsidRPr="00CD5292" w:rsidRDefault="00CD5292" w:rsidP="00CD5292">
      <w:pPr>
        <w:pStyle w:val="EndNoteBibliography"/>
        <w:spacing w:after="0"/>
        <w:rPr>
          <w:ins w:id="609" w:author="Author" w:date="2026-05-07T13:24:00Z"/>
          <w:noProof/>
        </w:rPr>
      </w:pPr>
      <w:ins w:id="610" w:author="Author" w:date="2026-05-07T13:24:00Z">
        <w:r w:rsidRPr="00CD5292">
          <w:rPr>
            <w:noProof/>
          </w:rPr>
          <w:t>15.</w:t>
        </w:r>
        <w:r w:rsidRPr="00CD5292">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ins>
    </w:p>
    <w:p w14:paraId="7BCE2A11" w14:textId="77777777" w:rsidR="00CD5292" w:rsidRPr="00CD5292" w:rsidRDefault="00CD5292" w:rsidP="00CD5292">
      <w:pPr>
        <w:pStyle w:val="EndNoteBibliography"/>
        <w:spacing w:after="0"/>
        <w:rPr>
          <w:ins w:id="611" w:author="Author" w:date="2026-05-07T13:24:00Z"/>
          <w:noProof/>
        </w:rPr>
      </w:pPr>
      <w:ins w:id="612" w:author="Author" w:date="2026-05-07T13:24:00Z">
        <w:r w:rsidRPr="00CD5292">
          <w:rPr>
            <w:noProof/>
          </w:rPr>
          <w:t>16.</w:t>
        </w:r>
        <w:r w:rsidRPr="00CD5292">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ins>
    </w:p>
    <w:p w14:paraId="2F30B8BA" w14:textId="77777777" w:rsidR="00CD5292" w:rsidRPr="00CD5292" w:rsidRDefault="00CD5292" w:rsidP="00CD5292">
      <w:pPr>
        <w:pStyle w:val="EndNoteBibliography"/>
        <w:spacing w:after="0"/>
        <w:rPr>
          <w:ins w:id="613" w:author="Author" w:date="2026-05-07T13:24:00Z"/>
          <w:noProof/>
        </w:rPr>
      </w:pPr>
      <w:ins w:id="614" w:author="Author" w:date="2026-05-07T13:24:00Z">
        <w:r w:rsidRPr="00CD5292">
          <w:rPr>
            <w:noProof/>
          </w:rPr>
          <w:lastRenderedPageBreak/>
          <w:t>17.</w:t>
        </w:r>
        <w:r w:rsidRPr="00CD5292">
          <w:rPr>
            <w:noProof/>
          </w:rPr>
          <w:tab/>
          <w:t>Yewdell JW. Antigenic drift: Understanding COVID-19. Immunity. 2021;54(12):2681-7. Epub 2021/12/16. doi: 10.1016/j.immuni.2021.11.016. PubMed PMID: 34910934; PubMed Central PMCID: PMCPMC8669911.</w:t>
        </w:r>
      </w:ins>
    </w:p>
    <w:p w14:paraId="7B2B766F" w14:textId="77777777" w:rsidR="00CD5292" w:rsidRPr="00CD5292" w:rsidRDefault="00CD5292" w:rsidP="00CD5292">
      <w:pPr>
        <w:pStyle w:val="EndNoteBibliography"/>
        <w:spacing w:after="0"/>
        <w:rPr>
          <w:ins w:id="615" w:author="Author" w:date="2026-05-07T13:24:00Z"/>
          <w:noProof/>
        </w:rPr>
      </w:pPr>
      <w:ins w:id="616" w:author="Author" w:date="2026-05-07T13:24:00Z">
        <w:r w:rsidRPr="00CD5292">
          <w:rPr>
            <w:noProof/>
          </w:rPr>
          <w:t>18.</w:t>
        </w:r>
        <w:r w:rsidRPr="00CD5292">
          <w:rPr>
            <w:noProof/>
          </w:rPr>
          <w:tab/>
          <w:t>Rouzine IM, Rozhnova G. Evolutionary implications of SARS-CoV-2 vaccination for the future design of vaccination strategies. Commun Med (Lond). 2023;3(1):86. Epub 20230619. doi: 10.1038/s43856-023-00320-x. PubMed PMID: 37336956; PubMed Central PMCID: PMCPMC10279745.</w:t>
        </w:r>
      </w:ins>
    </w:p>
    <w:p w14:paraId="4D6B6960" w14:textId="77777777" w:rsidR="00CD5292" w:rsidRPr="00CD5292" w:rsidRDefault="00CD5292" w:rsidP="00CD5292">
      <w:pPr>
        <w:pStyle w:val="EndNoteBibliography"/>
        <w:spacing w:after="0"/>
        <w:rPr>
          <w:ins w:id="617" w:author="Author" w:date="2026-05-07T13:24:00Z"/>
          <w:noProof/>
        </w:rPr>
      </w:pPr>
      <w:ins w:id="618" w:author="Author" w:date="2026-05-07T13:24:00Z">
        <w:r w:rsidRPr="00CD5292">
          <w:rPr>
            <w:noProof/>
          </w:rPr>
          <w:t>19.</w:t>
        </w:r>
        <w:r w:rsidRPr="00CD5292">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ins>
    </w:p>
    <w:p w14:paraId="2CB654D4" w14:textId="77777777" w:rsidR="00CD5292" w:rsidRPr="00CD5292" w:rsidRDefault="00CD5292" w:rsidP="00CD5292">
      <w:pPr>
        <w:pStyle w:val="EndNoteBibliography"/>
        <w:spacing w:after="0"/>
        <w:rPr>
          <w:ins w:id="619" w:author="Author" w:date="2026-05-07T13:24:00Z"/>
          <w:noProof/>
        </w:rPr>
      </w:pPr>
      <w:ins w:id="620" w:author="Author" w:date="2026-05-07T13:24:00Z">
        <w:r w:rsidRPr="00CD5292">
          <w:rPr>
            <w:noProof/>
          </w:rPr>
          <w:t>20.</w:t>
        </w:r>
        <w:r w:rsidRPr="00CD5292">
          <w:rPr>
            <w:noProof/>
          </w:rPr>
          <w:tab/>
          <w:t>Harari S, Tahor M, Rutsinsky N, Meijer S, Miller D, Henig O, et al. Drivers of adaptive evolution during chronic SARS-CoV-2 infections. Nat Med. 2022;28(7):1501-8. Epub 20220620. doi: 10.1038/s41591-022-01882-4. PubMed PMID: 35725921; PubMed Central PMCID: PMCPMC9307477.</w:t>
        </w:r>
      </w:ins>
    </w:p>
    <w:p w14:paraId="69E11165" w14:textId="77777777" w:rsidR="00CD5292" w:rsidRPr="00CD5292" w:rsidRDefault="00CD5292" w:rsidP="00CD5292">
      <w:pPr>
        <w:pStyle w:val="EndNoteBibliography"/>
        <w:spacing w:after="0"/>
        <w:rPr>
          <w:ins w:id="621" w:author="Author" w:date="2026-05-07T13:24:00Z"/>
          <w:noProof/>
        </w:rPr>
      </w:pPr>
      <w:ins w:id="622" w:author="Author" w:date="2026-05-07T13:24:00Z">
        <w:r w:rsidRPr="00CD5292">
          <w:rPr>
            <w:noProof/>
          </w:rPr>
          <w:t>21.</w:t>
        </w:r>
        <w:r w:rsidRPr="00CD5292">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ins>
    </w:p>
    <w:p w14:paraId="7A653B5C" w14:textId="77777777" w:rsidR="00CD5292" w:rsidRPr="00CD5292" w:rsidRDefault="00CD5292" w:rsidP="00CD5292">
      <w:pPr>
        <w:pStyle w:val="EndNoteBibliography"/>
        <w:spacing w:after="0"/>
        <w:rPr>
          <w:ins w:id="623" w:author="Author" w:date="2026-05-07T13:24:00Z"/>
          <w:noProof/>
        </w:rPr>
      </w:pPr>
      <w:ins w:id="624" w:author="Author" w:date="2026-05-07T13:24:00Z">
        <w:r w:rsidRPr="00CD5292">
          <w:rPr>
            <w:noProof/>
            <w:lang w:val="fr-FR"/>
          </w:rPr>
          <w:t>22.</w:t>
        </w:r>
        <w:r w:rsidRPr="00CD5292">
          <w:rPr>
            <w:noProof/>
            <w:lang w:val="fr-FR"/>
          </w:rPr>
          <w:tab/>
          <w:t xml:space="preserve">Thorne LG, Bouhaddou M, Reuschl AK, Zuliani-Alvarez L, Polacco B, Pelin A, et al. </w:t>
        </w:r>
        <w:r w:rsidRPr="00CD5292">
          <w:rPr>
            <w:noProof/>
          </w:rPr>
          <w:t>Evolution of enhanced innate immune evasion by SARS-CoV-2. Nature. 2022;602(7897):487-95. Epub 20211223. doi: 10.1038/s41586-021-04352-y. PubMed PMID: 34942634; PubMed Central PMCID: PMCPMC8850198.</w:t>
        </w:r>
      </w:ins>
    </w:p>
    <w:p w14:paraId="18A3394D" w14:textId="77777777" w:rsidR="00CD5292" w:rsidRPr="00CD5292" w:rsidRDefault="00CD5292" w:rsidP="00CD5292">
      <w:pPr>
        <w:pStyle w:val="EndNoteBibliography"/>
        <w:spacing w:after="0"/>
        <w:rPr>
          <w:ins w:id="625" w:author="Author" w:date="2026-05-07T13:24:00Z"/>
          <w:noProof/>
        </w:rPr>
      </w:pPr>
      <w:ins w:id="626" w:author="Author" w:date="2026-05-07T13:24:00Z">
        <w:r w:rsidRPr="00CD5292">
          <w:rPr>
            <w:noProof/>
          </w:rPr>
          <w:t>23.</w:t>
        </w:r>
        <w:r w:rsidRPr="00CD5292">
          <w:rPr>
            <w:noProof/>
          </w:rPr>
          <w:tab/>
          <w:t>Adams RM, Kinney JB, Walczak AM, Mora T. Epistasis in a Fitness Landscape Defined by Antibody-Antigen Binding Free Energy. Cell Syst. 2019;8(1):86-93 e3. Epub 20190102. doi: 10.1016/j.cels.2018.12.004. PubMed PMID: 30611676; PubMed Central PMCID: PMCPMC6487650.</w:t>
        </w:r>
      </w:ins>
    </w:p>
    <w:p w14:paraId="48DA02A2" w14:textId="77777777" w:rsidR="00CD5292" w:rsidRPr="00CD5292" w:rsidRDefault="00CD5292" w:rsidP="00CD5292">
      <w:pPr>
        <w:pStyle w:val="EndNoteBibliography"/>
        <w:spacing w:after="0"/>
        <w:rPr>
          <w:ins w:id="627" w:author="Author" w:date="2026-05-07T13:24:00Z"/>
          <w:noProof/>
        </w:rPr>
      </w:pPr>
      <w:ins w:id="628" w:author="Author" w:date="2026-05-07T13:24:00Z">
        <w:r w:rsidRPr="00CD5292">
          <w:rPr>
            <w:noProof/>
          </w:rPr>
          <w:t>24.</w:t>
        </w:r>
        <w:r w:rsidRPr="00CD5292">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ins>
    </w:p>
    <w:p w14:paraId="6EA3DB83" w14:textId="77777777" w:rsidR="00CD5292" w:rsidRPr="00CD5292" w:rsidRDefault="00CD5292" w:rsidP="00CD5292">
      <w:pPr>
        <w:pStyle w:val="EndNoteBibliography"/>
        <w:spacing w:after="0"/>
        <w:rPr>
          <w:ins w:id="629" w:author="Author" w:date="2026-05-07T13:24:00Z"/>
          <w:noProof/>
        </w:rPr>
      </w:pPr>
      <w:ins w:id="630" w:author="Author" w:date="2026-05-07T13:24:00Z">
        <w:r w:rsidRPr="00CD5292">
          <w:rPr>
            <w:noProof/>
          </w:rPr>
          <w:t>25.</w:t>
        </w:r>
        <w:r w:rsidRPr="00CD5292">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ins>
    </w:p>
    <w:p w14:paraId="1F29288D" w14:textId="77777777" w:rsidR="00CD5292" w:rsidRPr="00CD5292" w:rsidRDefault="00CD5292" w:rsidP="00CD5292">
      <w:pPr>
        <w:pStyle w:val="EndNoteBibliography"/>
        <w:spacing w:after="0"/>
        <w:rPr>
          <w:ins w:id="631" w:author="Author" w:date="2026-05-07T13:24:00Z"/>
          <w:noProof/>
        </w:rPr>
      </w:pPr>
      <w:ins w:id="632" w:author="Author" w:date="2026-05-07T13:24:00Z">
        <w:r w:rsidRPr="00CD5292">
          <w:rPr>
            <w:noProof/>
          </w:rPr>
          <w:t>26.</w:t>
        </w:r>
        <w:r w:rsidRPr="00CD5292">
          <w:rPr>
            <w:noProof/>
          </w:rPr>
          <w:tab/>
          <w:t>Cordell HJ. Detecting gene-gene interactions that underlie human diseases. Nature reviews Genetics. 2009;10(6):392-404. doi: 10.1038/nrg2579. PubMed PMID: PMC2872761.</w:t>
        </w:r>
      </w:ins>
    </w:p>
    <w:p w14:paraId="09057BB9" w14:textId="77777777" w:rsidR="00CD5292" w:rsidRPr="00CD5292" w:rsidRDefault="00CD5292" w:rsidP="00CD5292">
      <w:pPr>
        <w:pStyle w:val="EndNoteBibliography"/>
        <w:spacing w:after="0"/>
        <w:rPr>
          <w:ins w:id="633" w:author="Author" w:date="2026-05-07T13:24:00Z"/>
          <w:noProof/>
        </w:rPr>
      </w:pPr>
      <w:ins w:id="634" w:author="Author" w:date="2026-05-07T13:24:00Z">
        <w:r w:rsidRPr="00CD5292">
          <w:rPr>
            <w:noProof/>
          </w:rPr>
          <w:t>27.</w:t>
        </w:r>
        <w:r w:rsidRPr="00CD5292">
          <w:rPr>
            <w:noProof/>
          </w:rPr>
          <w:tab/>
          <w:t>Ueki M, Cordell HJ. Improved statistics for genome-wide interaction analysis. PLoS Genet. 2012;8(4):e1002625. Epub 2012/04/13. doi: 10.1371/journal.pgen.1002625. PubMed PMID: 22496670; PubMed Central PMCID: PMCPMC3320596.</w:t>
        </w:r>
      </w:ins>
    </w:p>
    <w:p w14:paraId="32681B29" w14:textId="77777777" w:rsidR="00CD5292" w:rsidRPr="00CD5292" w:rsidRDefault="00CD5292" w:rsidP="00CD5292">
      <w:pPr>
        <w:pStyle w:val="EndNoteBibliography"/>
        <w:spacing w:after="0"/>
        <w:rPr>
          <w:ins w:id="635" w:author="Author" w:date="2026-05-07T13:24:00Z"/>
          <w:noProof/>
        </w:rPr>
      </w:pPr>
      <w:ins w:id="636" w:author="Author" w:date="2026-05-07T13:24:00Z">
        <w:r w:rsidRPr="00CD5292">
          <w:rPr>
            <w:noProof/>
          </w:rPr>
          <w:t>28.</w:t>
        </w:r>
        <w:r w:rsidRPr="00CD5292">
          <w:rPr>
            <w:noProof/>
          </w:rPr>
          <w:tab/>
          <w:t>Kimura M. Attainment of Quasi Linkage Equilibrium When Gene Frequencies Are Changing by Natural Selection. Genetics. 1965;52(5):875-90. doi: 10.1093/genetics/52.5.875. PubMed PMID: 17248281; PubMed Central PMCID: PMCPMC1210959.</w:t>
        </w:r>
      </w:ins>
    </w:p>
    <w:p w14:paraId="5EE6BB26" w14:textId="77777777" w:rsidR="00CD5292" w:rsidRPr="00CD5292" w:rsidRDefault="00CD5292" w:rsidP="00CD5292">
      <w:pPr>
        <w:pStyle w:val="EndNoteBibliography"/>
        <w:spacing w:after="0"/>
        <w:rPr>
          <w:ins w:id="637" w:author="Author" w:date="2026-05-07T13:24:00Z"/>
          <w:noProof/>
        </w:rPr>
      </w:pPr>
      <w:ins w:id="638" w:author="Author" w:date="2026-05-07T13:24:00Z">
        <w:r w:rsidRPr="00CD5292">
          <w:rPr>
            <w:noProof/>
          </w:rPr>
          <w:t>29.</w:t>
        </w:r>
        <w:r w:rsidRPr="00CD5292">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ins>
    </w:p>
    <w:p w14:paraId="54A6970A" w14:textId="77777777" w:rsidR="00CD5292" w:rsidRPr="00CD5292" w:rsidRDefault="00CD5292" w:rsidP="00CD5292">
      <w:pPr>
        <w:pStyle w:val="EndNoteBibliography"/>
        <w:spacing w:after="0"/>
        <w:rPr>
          <w:ins w:id="639" w:author="Author" w:date="2026-05-07T13:24:00Z"/>
          <w:noProof/>
        </w:rPr>
      </w:pPr>
      <w:ins w:id="640" w:author="Author" w:date="2026-05-07T13:24:00Z">
        <w:r w:rsidRPr="00CD5292">
          <w:rPr>
            <w:noProof/>
          </w:rPr>
          <w:t>30.</w:t>
        </w:r>
        <w:r w:rsidRPr="00CD5292">
          <w:rPr>
            <w:noProof/>
          </w:rPr>
          <w:tab/>
          <w:t>Neher RA, Shraiman BI. Statistical genetics and evolution of quantitative traits. Reviews of Modern Physics. 2011;83:1283.</w:t>
        </w:r>
      </w:ins>
    </w:p>
    <w:p w14:paraId="15FD4C9A" w14:textId="77777777" w:rsidR="00CD5292" w:rsidRPr="00CD5292" w:rsidRDefault="00CD5292" w:rsidP="00CD5292">
      <w:pPr>
        <w:pStyle w:val="EndNoteBibliography"/>
        <w:spacing w:after="0"/>
        <w:rPr>
          <w:ins w:id="641" w:author="Author" w:date="2026-05-07T13:24:00Z"/>
          <w:noProof/>
        </w:rPr>
      </w:pPr>
      <w:ins w:id="642" w:author="Author" w:date="2026-05-07T13:24:00Z">
        <w:r w:rsidRPr="00CD5292">
          <w:rPr>
            <w:noProof/>
          </w:rPr>
          <w:t>31.</w:t>
        </w:r>
        <w:r w:rsidRPr="00CD5292">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ins>
    </w:p>
    <w:p w14:paraId="31706DFD" w14:textId="77777777" w:rsidR="00CD5292" w:rsidRPr="00CD5292" w:rsidRDefault="00CD5292" w:rsidP="00CD5292">
      <w:pPr>
        <w:pStyle w:val="EndNoteBibliography"/>
        <w:rPr>
          <w:ins w:id="643" w:author="Author" w:date="2026-05-07T13:24:00Z"/>
          <w:noProof/>
        </w:rPr>
      </w:pPr>
      <w:ins w:id="644" w:author="Author" w:date="2026-05-07T13:24:00Z">
        <w:r w:rsidRPr="00CD5292">
          <w:rPr>
            <w:noProof/>
          </w:rPr>
          <w:t>32.</w:t>
        </w:r>
        <w:r w:rsidRPr="00CD5292">
          <w:rPr>
            <w:noProof/>
          </w:rPr>
          <w:tab/>
          <w:t>Wei W-H, Hemani G, Haley CS. Detecting epistasis in human complex traits. Nature Reviews Genetics. 2014;15:722. doi: 10.1038/nrg3747</w:t>
        </w:r>
      </w:ins>
    </w:p>
    <w:p w14:paraId="413845AC" w14:textId="77777777" w:rsidR="00CD5292" w:rsidRPr="00CD5292" w:rsidRDefault="00FF4608" w:rsidP="00CD5292">
      <w:pPr>
        <w:pStyle w:val="EndNoteBibliography"/>
        <w:spacing w:after="0"/>
        <w:rPr>
          <w:ins w:id="645" w:author="Author" w:date="2026-05-07T13:24:00Z"/>
          <w:noProof/>
        </w:rPr>
      </w:pPr>
      <w:ins w:id="646" w:author="Author" w:date="2026-05-07T13:24:00Z">
        <w:r>
          <w:rPr>
            <w:rStyle w:val="Hyperlink"/>
            <w:noProof/>
          </w:rPr>
          <w:fldChar w:fldCharType="begin"/>
        </w:r>
        <w:r>
          <w:rPr>
            <w:rStyle w:val="Hyperlink"/>
            <w:noProof/>
          </w:rPr>
          <w:instrText xml:space="preserve"> HYPERLINK "https://www.nature.com/articles/nrg3747" \l "supplementary-information" </w:instrText>
        </w:r>
        <w:r>
          <w:rPr>
            <w:rStyle w:val="Hyperlink"/>
            <w:noProof/>
          </w:rPr>
        </w:r>
        <w:r>
          <w:rPr>
            <w:rStyle w:val="Hyperlink"/>
            <w:noProof/>
          </w:rPr>
          <w:fldChar w:fldCharType="separate"/>
        </w:r>
        <w:r w:rsidR="00CD5292" w:rsidRPr="00CD5292">
          <w:rPr>
            <w:rStyle w:val="Hyperlink"/>
            <w:noProof/>
          </w:rPr>
          <w:t>https://www.nature.com/articles/nrg3747#supplementary-information</w:t>
        </w:r>
        <w:r>
          <w:rPr>
            <w:rStyle w:val="Hyperlink"/>
            <w:noProof/>
          </w:rPr>
          <w:fldChar w:fldCharType="end"/>
        </w:r>
        <w:r w:rsidR="00CD5292" w:rsidRPr="00CD5292">
          <w:rPr>
            <w:noProof/>
          </w:rPr>
          <w:t>.</w:t>
        </w:r>
      </w:ins>
    </w:p>
    <w:p w14:paraId="26D5AB42" w14:textId="77777777" w:rsidR="00CD5292" w:rsidRPr="00CD5292" w:rsidRDefault="00CD5292" w:rsidP="00CD5292">
      <w:pPr>
        <w:pStyle w:val="EndNoteBibliography"/>
        <w:spacing w:after="0"/>
        <w:rPr>
          <w:ins w:id="647" w:author="Author" w:date="2026-05-07T13:24:00Z"/>
          <w:noProof/>
        </w:rPr>
      </w:pPr>
      <w:ins w:id="648" w:author="Author" w:date="2026-05-07T13:24:00Z">
        <w:r w:rsidRPr="00CD5292">
          <w:rPr>
            <w:noProof/>
          </w:rPr>
          <w:t>33.</w:t>
        </w:r>
        <w:r w:rsidRPr="00CD5292">
          <w:rPr>
            <w:noProof/>
          </w:rPr>
          <w:tab/>
          <w:t>Fisher RA. The genetical theory of natural  selection. Oxford, United Kingdom: Clarendon Press, 1958; 1930.</w:t>
        </w:r>
      </w:ins>
    </w:p>
    <w:p w14:paraId="6E17B94C" w14:textId="77777777" w:rsidR="00CD5292" w:rsidRPr="00CD5292" w:rsidRDefault="00CD5292" w:rsidP="00CD5292">
      <w:pPr>
        <w:pStyle w:val="EndNoteBibliography"/>
        <w:spacing w:after="0"/>
        <w:rPr>
          <w:ins w:id="649" w:author="Author" w:date="2026-05-07T13:24:00Z"/>
          <w:noProof/>
        </w:rPr>
      </w:pPr>
      <w:ins w:id="650" w:author="Author" w:date="2026-05-07T13:24:00Z">
        <w:r w:rsidRPr="00CD5292">
          <w:rPr>
            <w:noProof/>
          </w:rPr>
          <w:lastRenderedPageBreak/>
          <w:t>34.</w:t>
        </w:r>
        <w:r w:rsidRPr="00CD5292">
          <w:rPr>
            <w:noProof/>
          </w:rPr>
          <w:tab/>
          <w:t>Pedruzzi G, Rouzine IM. Epistasis detectably alters correlations between genomic sites in a narrow parameter window. PLoS One. 2019;14(5):e0214036. Epub 2019/06/01. doi: 10.1371/journal.pone.0214036. PubMed PMID: 31150393; PubMed Central PMCID: PMCPMC6544209.</w:t>
        </w:r>
      </w:ins>
    </w:p>
    <w:p w14:paraId="1F2C8CE7" w14:textId="77777777" w:rsidR="00CD5292" w:rsidRPr="00CD5292" w:rsidRDefault="00CD5292" w:rsidP="00CD5292">
      <w:pPr>
        <w:pStyle w:val="EndNoteBibliography"/>
        <w:spacing w:after="0"/>
        <w:rPr>
          <w:ins w:id="651" w:author="Author" w:date="2026-05-07T13:24:00Z"/>
          <w:noProof/>
        </w:rPr>
      </w:pPr>
      <w:ins w:id="652" w:author="Author" w:date="2026-05-07T13:24:00Z">
        <w:r w:rsidRPr="00CD5292">
          <w:rPr>
            <w:noProof/>
          </w:rPr>
          <w:t>35.</w:t>
        </w:r>
        <w:r w:rsidRPr="00CD5292">
          <w:rPr>
            <w:noProof/>
          </w:rPr>
          <w:tab/>
          <w:t>Rouzine IM. Long-range linkage effects in adapting sexual populations. Sci Rep. 2023;13(1):12492. Epub 20230801. doi: 10.1038/s41598-023-39392-z. PubMed PMID: 37528175; PubMed Central PMCID: PMCPMC10393966.</w:t>
        </w:r>
      </w:ins>
    </w:p>
    <w:p w14:paraId="0B2629CD" w14:textId="77777777" w:rsidR="00CD5292" w:rsidRPr="00CD5292" w:rsidRDefault="00CD5292" w:rsidP="00CD5292">
      <w:pPr>
        <w:pStyle w:val="EndNoteBibliography"/>
        <w:spacing w:after="0"/>
        <w:rPr>
          <w:ins w:id="653" w:author="Author" w:date="2026-05-07T13:24:00Z"/>
          <w:noProof/>
        </w:rPr>
      </w:pPr>
      <w:ins w:id="654" w:author="Author" w:date="2026-05-07T13:24:00Z">
        <w:r w:rsidRPr="00CD5292">
          <w:rPr>
            <w:noProof/>
          </w:rPr>
          <w:t>36.</w:t>
        </w:r>
        <w:r w:rsidRPr="00CD5292">
          <w:rPr>
            <w:noProof/>
          </w:rPr>
          <w:tab/>
          <w:t>Pedruzzi G, Barlukova A, Rouzine IM. Evolutionary footprint of epistasis. PLoS Comput Biol. 2018;14(9):e1006426. Epub 2018/09/18. doi: 10.1371/journal.pcbi.1006426. PubMed PMID: 30222748; PubMed Central PMCID: PMCPMC6177197.</w:t>
        </w:r>
      </w:ins>
    </w:p>
    <w:p w14:paraId="521E5392" w14:textId="77777777" w:rsidR="00CD5292" w:rsidRPr="00CD5292" w:rsidRDefault="00CD5292" w:rsidP="00CD5292">
      <w:pPr>
        <w:pStyle w:val="EndNoteBibliography"/>
        <w:spacing w:after="0"/>
        <w:rPr>
          <w:ins w:id="655" w:author="Author" w:date="2026-05-07T13:24:00Z"/>
          <w:noProof/>
        </w:rPr>
      </w:pPr>
      <w:ins w:id="656" w:author="Author" w:date="2026-05-07T13:24:00Z">
        <w:r w:rsidRPr="00CD5292">
          <w:rPr>
            <w:noProof/>
          </w:rPr>
          <w:t>37.</w:t>
        </w:r>
        <w:r w:rsidRPr="00CD5292">
          <w:rPr>
            <w:noProof/>
          </w:rPr>
          <w:tab/>
          <w:t>Kryazhimskiy S, Dushoff J, Bazykin GA, Plotkin JB. Prevalence of epistasis in the evolution of influenza A surface proteins. PLoS Genet. 2011;7(2):e1001301. Epub 20110217. doi: 10.1371/journal.pgen.1001301. PubMed PMID: 21390205; PubMed Central PMCID: PMCPMC3040651.</w:t>
        </w:r>
      </w:ins>
    </w:p>
    <w:p w14:paraId="7078E76C" w14:textId="77777777" w:rsidR="00CD5292" w:rsidRPr="00CD5292" w:rsidRDefault="00CD5292" w:rsidP="00CD5292">
      <w:pPr>
        <w:pStyle w:val="EndNoteBibliography"/>
        <w:spacing w:after="0"/>
        <w:rPr>
          <w:ins w:id="657" w:author="Author" w:date="2026-05-07T13:24:00Z"/>
          <w:noProof/>
        </w:rPr>
      </w:pPr>
      <w:ins w:id="658" w:author="Author" w:date="2026-05-07T13:24:00Z">
        <w:r w:rsidRPr="00CD5292">
          <w:rPr>
            <w:noProof/>
          </w:rPr>
          <w:t>38.</w:t>
        </w:r>
        <w:r w:rsidRPr="00CD5292">
          <w:rPr>
            <w:noProof/>
          </w:rPr>
          <w:tab/>
          <w:t>Neverov AD, Kryazhimskiy S, Plotkin JB, Bazykin GA. Coordinated Evolution of Influenza A Surface Proteins. PLoS Genet. 2015;11(8):e1005404. Epub 20150806. doi: 10.1371/journal.pgen.1005404. PubMed PMID: 26247472; PubMed Central PMCID: PMCPMC4527594.</w:t>
        </w:r>
      </w:ins>
    </w:p>
    <w:p w14:paraId="6952FCD6" w14:textId="77777777" w:rsidR="00CD5292" w:rsidRPr="00CD5292" w:rsidRDefault="00CD5292" w:rsidP="00CD5292">
      <w:pPr>
        <w:pStyle w:val="EndNoteBibliography"/>
        <w:spacing w:after="0"/>
        <w:rPr>
          <w:ins w:id="659" w:author="Author" w:date="2026-05-07T13:24:00Z"/>
          <w:noProof/>
        </w:rPr>
      </w:pPr>
      <w:ins w:id="660" w:author="Author" w:date="2026-05-07T13:24:00Z">
        <w:r w:rsidRPr="00CD5292">
          <w:rPr>
            <w:noProof/>
          </w:rPr>
          <w:t>39.</w:t>
        </w:r>
        <w:r w:rsidRPr="00CD5292">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ins>
    </w:p>
    <w:p w14:paraId="2FBA9F72" w14:textId="77777777" w:rsidR="00CD5292" w:rsidRPr="00CD5292" w:rsidRDefault="00CD5292" w:rsidP="00CD5292">
      <w:pPr>
        <w:pStyle w:val="EndNoteBibliography"/>
        <w:spacing w:after="0"/>
        <w:rPr>
          <w:ins w:id="661" w:author="Author" w:date="2026-05-07T13:24:00Z"/>
          <w:noProof/>
        </w:rPr>
      </w:pPr>
      <w:ins w:id="662" w:author="Author" w:date="2026-05-07T13:24:00Z">
        <w:r w:rsidRPr="00CD5292">
          <w:rPr>
            <w:noProof/>
          </w:rPr>
          <w:t>40.</w:t>
        </w:r>
        <w:r w:rsidRPr="00CD5292">
          <w:rPr>
            <w:noProof/>
          </w:rPr>
          <w:tab/>
          <w:t>Krzywinski M, Schein J, Birol I, Connors J, Gascoyne R, Horsman D, et al. Circos: an information aesthetic for comparative genomics. Genome Res. 2009;19(9):1639-45. Epub 20090618. doi: 10.1101/gr.092759.109. PubMed PMID: 19541911; PubMed Central PMCID: PMCPMC2752132.</w:t>
        </w:r>
      </w:ins>
    </w:p>
    <w:p w14:paraId="25839C00" w14:textId="77777777" w:rsidR="00CD5292" w:rsidRPr="00CD5292" w:rsidRDefault="00CD5292" w:rsidP="00CD5292">
      <w:pPr>
        <w:pStyle w:val="EndNoteBibliography"/>
        <w:spacing w:after="0"/>
        <w:rPr>
          <w:ins w:id="663" w:author="Author" w:date="2026-05-07T13:24:00Z"/>
          <w:noProof/>
        </w:rPr>
      </w:pPr>
      <w:ins w:id="664" w:author="Author" w:date="2026-05-07T13:24:00Z">
        <w:r w:rsidRPr="00CD5292">
          <w:rPr>
            <w:noProof/>
          </w:rPr>
          <w:t>41.</w:t>
        </w:r>
        <w:r w:rsidRPr="00CD5292">
          <w:rPr>
            <w:noProof/>
          </w:rPr>
          <w:tab/>
          <w:t>Tao K, Tzou PL, Nouhin J, Gupta RK, de Oliveira T, Kosakovsky Pond SL, et al. The biological and clinical significance of emerging SARS-CoV-2 variants. Nat Rev Genet. 2021;22(12):757-73. Epub 20210917. doi: 10.1038/s41576-021-00408-x. PubMed PMID: 34535792; PubMed Central PMCID: PMCPMC8447121.</w:t>
        </w:r>
      </w:ins>
    </w:p>
    <w:p w14:paraId="45047FB2" w14:textId="77777777" w:rsidR="00CD5292" w:rsidRPr="00CD5292" w:rsidRDefault="00CD5292" w:rsidP="00CD5292">
      <w:pPr>
        <w:pStyle w:val="EndNoteBibliography"/>
        <w:spacing w:after="0"/>
        <w:rPr>
          <w:ins w:id="665" w:author="Author" w:date="2026-05-07T13:24:00Z"/>
          <w:noProof/>
        </w:rPr>
      </w:pPr>
      <w:ins w:id="666" w:author="Author" w:date="2026-05-07T13:24:00Z">
        <w:r w:rsidRPr="00CD5292">
          <w:rPr>
            <w:noProof/>
          </w:rPr>
          <w:t>42.</w:t>
        </w:r>
        <w:r w:rsidRPr="00CD5292">
          <w:rPr>
            <w:noProof/>
          </w:rPr>
          <w:tab/>
          <w:t>Johnson BA, Xie X, Bailey AL, Kalveram B, Lokugamage KG, Muruato A, et al. Loss of furin cleavage site attenuates SARS-CoV-2 pathogenesis. Nature. 2021;591(7849):293-9. Epub 20210125. doi: 10.1038/s41586-021-03237-4. PubMed PMID: 33494095; PubMed Central PMCID: PMCPMC8175039.</w:t>
        </w:r>
      </w:ins>
    </w:p>
    <w:p w14:paraId="58A3A561" w14:textId="77777777" w:rsidR="00CD5292" w:rsidRPr="00CD5292" w:rsidRDefault="00CD5292" w:rsidP="00CD5292">
      <w:pPr>
        <w:pStyle w:val="EndNoteBibliography"/>
        <w:spacing w:after="0"/>
        <w:rPr>
          <w:ins w:id="667" w:author="Author" w:date="2026-05-07T13:24:00Z"/>
          <w:noProof/>
        </w:rPr>
      </w:pPr>
      <w:ins w:id="668" w:author="Author" w:date="2026-05-07T13:24:00Z">
        <w:r w:rsidRPr="00CD5292">
          <w:rPr>
            <w:noProof/>
          </w:rPr>
          <w:t>43.</w:t>
        </w:r>
        <w:r w:rsidRPr="00CD5292">
          <w:rPr>
            <w:noProof/>
          </w:rPr>
          <w:tab/>
          <w:t>Kanakan A, Mehta P, Devi P, Saifi S, Swaminathan A, Maurya R, et al. Clinico-Genomic Analysis Reiterates Mild Symptoms Post-vaccination Breakthrough: Should We Focus on Low-Frequency Mutations? Front Microbiol. 2022;13:763169. Epub 20220303. doi: 10.3389/fmicb.2022.763169. PubMed PMID: 35308382; PubMed Central PMCID: PMCPMC8927057.</w:t>
        </w:r>
      </w:ins>
    </w:p>
    <w:p w14:paraId="190C72A7" w14:textId="77777777" w:rsidR="00CD5292" w:rsidRPr="00CD5292" w:rsidRDefault="00CD5292" w:rsidP="00CD5292">
      <w:pPr>
        <w:pStyle w:val="EndNoteBibliography"/>
        <w:spacing w:after="0"/>
        <w:rPr>
          <w:ins w:id="669" w:author="Author" w:date="2026-05-07T13:24:00Z"/>
          <w:noProof/>
        </w:rPr>
      </w:pPr>
      <w:ins w:id="670" w:author="Author" w:date="2026-05-07T13:24:00Z">
        <w:r w:rsidRPr="00CD5292">
          <w:rPr>
            <w:noProof/>
          </w:rPr>
          <w:t>44.</w:t>
        </w:r>
        <w:r w:rsidRPr="00CD5292">
          <w:rPr>
            <w:noProof/>
          </w:rPr>
          <w:tab/>
          <w:t>Wu H, Xing N, Meng K, Fu B, Xue W, Dong P, et al. Nucleocapsid mutations R203K/G204R increase the infectivity, fitness, and virulence of SARS-CoV-2. Cell Host Microbe. 2021;29(12):1788-801 e6. Epub 20211113. doi: 10.1016/j.chom.2021.11.005. PubMed PMID: 34822776; PubMed Central PMCID: PMCPMC8590493.</w:t>
        </w:r>
      </w:ins>
    </w:p>
    <w:p w14:paraId="0D97202D" w14:textId="77777777" w:rsidR="00CD5292" w:rsidRPr="00CD5292" w:rsidRDefault="00CD5292" w:rsidP="00CD5292">
      <w:pPr>
        <w:pStyle w:val="EndNoteBibliography"/>
        <w:spacing w:after="0"/>
        <w:rPr>
          <w:ins w:id="671" w:author="Author" w:date="2026-05-07T13:24:00Z"/>
          <w:noProof/>
        </w:rPr>
      </w:pPr>
      <w:ins w:id="672" w:author="Author" w:date="2026-05-07T13:24:00Z">
        <w:r w:rsidRPr="00CD5292">
          <w:rPr>
            <w:noProof/>
          </w:rPr>
          <w:t>45.</w:t>
        </w:r>
        <w:r w:rsidRPr="00CD5292">
          <w:rPr>
            <w:noProof/>
          </w:rPr>
          <w:tab/>
          <w:t>Li Y, Li M, Xiao H, Liao F, Shen M, Ge W, et al. The R203M and D377Y mutations of the nucleocapsid protein promote SARS-CoV-2 infectivity by impairing RIG-I-mediated antiviral signaling. PLoS Pathog. 2025;21(1):e1012886. Epub 20250122. doi: 10.1371/journal.ppat.1012886. PubMed PMID: 39841800; PubMed Central PMCID: PMCPMC11771877.</w:t>
        </w:r>
      </w:ins>
    </w:p>
    <w:p w14:paraId="79BA17F7" w14:textId="77777777" w:rsidR="00CD5292" w:rsidRPr="00CD5292" w:rsidRDefault="00CD5292" w:rsidP="00CD5292">
      <w:pPr>
        <w:pStyle w:val="EndNoteBibliography"/>
        <w:spacing w:after="0"/>
        <w:rPr>
          <w:ins w:id="673" w:author="Author" w:date="2026-05-07T13:24:00Z"/>
          <w:noProof/>
        </w:rPr>
      </w:pPr>
      <w:ins w:id="674" w:author="Author" w:date="2026-05-07T13:24:00Z">
        <w:r w:rsidRPr="00CD5292">
          <w:rPr>
            <w:noProof/>
          </w:rPr>
          <w:t>46.</w:t>
        </w:r>
        <w:r w:rsidRPr="00CD5292">
          <w:rPr>
            <w:noProof/>
          </w:rPr>
          <w:tab/>
          <w:t>Cruz CAK, Medina PMB. Temporal changes in the accessory protein mutations of SARS-CoV-2 variants and their predicted structural and functional effects. J Med Virol. 2022;94(11):5189-200. Epub 20220712. doi: 10.1002/jmv.27964. PubMed PMID: 35764775; PubMed Central PMCID: PMCPMC9349927.</w:t>
        </w:r>
      </w:ins>
    </w:p>
    <w:p w14:paraId="733652B7" w14:textId="77777777" w:rsidR="00CD5292" w:rsidRPr="00CD5292" w:rsidRDefault="00CD5292" w:rsidP="00CD5292">
      <w:pPr>
        <w:pStyle w:val="EndNoteBibliography"/>
        <w:spacing w:after="0"/>
        <w:rPr>
          <w:ins w:id="675" w:author="Author" w:date="2026-05-07T13:24:00Z"/>
          <w:noProof/>
        </w:rPr>
      </w:pPr>
      <w:ins w:id="676" w:author="Author" w:date="2026-05-07T13:24:00Z">
        <w:r w:rsidRPr="00CD5292">
          <w:rPr>
            <w:noProof/>
          </w:rPr>
          <w:t>47.</w:t>
        </w:r>
        <w:r w:rsidRPr="00CD5292">
          <w:rPr>
            <w:noProof/>
          </w:rPr>
          <w:tab/>
          <w:t>Bonhoeffer S, Chappey C, Parkin NT, Whitcomb JM, Petropoulos CJ. Evidence for positive epistasis in HIV-1. Science. 2004;306(5701):1547-50. doi: 10.1126/science.1101786. PubMed PMID: 15567861.</w:t>
        </w:r>
      </w:ins>
    </w:p>
    <w:p w14:paraId="06103D94" w14:textId="77777777" w:rsidR="00CD5292" w:rsidRPr="00CD5292" w:rsidRDefault="00CD5292" w:rsidP="00CD5292">
      <w:pPr>
        <w:pStyle w:val="EndNoteBibliography"/>
        <w:spacing w:after="0"/>
        <w:rPr>
          <w:ins w:id="677" w:author="Author" w:date="2026-05-07T13:24:00Z"/>
          <w:noProof/>
        </w:rPr>
      </w:pPr>
      <w:ins w:id="678" w:author="Author" w:date="2026-05-07T13:24:00Z">
        <w:r w:rsidRPr="00CD5292">
          <w:rPr>
            <w:noProof/>
            <w:lang w:val="fr-FR"/>
          </w:rPr>
          <w:t>48.</w:t>
        </w:r>
        <w:r w:rsidRPr="00CD5292">
          <w:rPr>
            <w:noProof/>
            <w:lang w:val="fr-FR"/>
          </w:rPr>
          <w:tab/>
          <w:t xml:space="preserve">Zhang TH, Dai L, Barton JP, Du Y, Tan Y, Pang W, et al. </w:t>
        </w:r>
        <w:r w:rsidRPr="00CD5292">
          <w:rPr>
            <w:noProof/>
          </w:rPr>
          <w:t>Predominance of positive epistasis among drug resistance-associated mutations in HIV-1 protease. PLoS Genet. 2020;16(10):e1009009. Epub 20201021. doi: 10.1371/journal.pgen.1009009. PubMed PMID: 33085662; PubMed Central PMCID: PMCPMC7605711.</w:t>
        </w:r>
      </w:ins>
    </w:p>
    <w:p w14:paraId="38171D6C" w14:textId="77777777" w:rsidR="00CD5292" w:rsidRPr="00CD5292" w:rsidRDefault="00CD5292" w:rsidP="00CD5292">
      <w:pPr>
        <w:pStyle w:val="EndNoteBibliography"/>
        <w:spacing w:after="0"/>
        <w:rPr>
          <w:ins w:id="679" w:author="Author" w:date="2026-05-07T13:24:00Z"/>
          <w:noProof/>
        </w:rPr>
      </w:pPr>
      <w:ins w:id="680" w:author="Author" w:date="2026-05-07T13:24:00Z">
        <w:r w:rsidRPr="00CD5292">
          <w:rPr>
            <w:noProof/>
            <w:lang w:val="fr-FR"/>
          </w:rPr>
          <w:t>49.</w:t>
        </w:r>
        <w:r w:rsidRPr="00CD5292">
          <w:rPr>
            <w:noProof/>
            <w:lang w:val="fr-FR"/>
          </w:rPr>
          <w:tab/>
          <w:t xml:space="preserve">Althaus CL, De Boer RJ. </w:t>
        </w:r>
        <w:r w:rsidRPr="00CD5292">
          <w:rPr>
            <w:noProof/>
          </w:rPr>
          <w:t>Dynamics of immune escape during HIV/SIV infection. PLoS Comput Biol. 2008;4(7):e1000103. Epub 20080718. doi: 10.1371/journal.pcbi.1000103. PubMed PMID: 18636096; PubMed Central PMCID: PMCPMC2423483.</w:t>
        </w:r>
      </w:ins>
    </w:p>
    <w:p w14:paraId="69D09D16" w14:textId="77777777" w:rsidR="00CD5292" w:rsidRPr="00CD5292" w:rsidRDefault="00CD5292" w:rsidP="00CD5292">
      <w:pPr>
        <w:pStyle w:val="EndNoteBibliography"/>
        <w:spacing w:after="0"/>
        <w:rPr>
          <w:ins w:id="681" w:author="Author" w:date="2026-05-07T13:24:00Z"/>
          <w:noProof/>
        </w:rPr>
      </w:pPr>
      <w:ins w:id="682" w:author="Author" w:date="2026-05-07T13:24:00Z">
        <w:r w:rsidRPr="00CD5292">
          <w:rPr>
            <w:noProof/>
          </w:rPr>
          <w:t>50.</w:t>
        </w:r>
        <w:r w:rsidRPr="00CD5292">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ins>
    </w:p>
    <w:p w14:paraId="03274191" w14:textId="77777777" w:rsidR="00CD5292" w:rsidRPr="00CD5292" w:rsidRDefault="00CD5292" w:rsidP="00CD5292">
      <w:pPr>
        <w:pStyle w:val="EndNoteBibliography"/>
        <w:spacing w:after="0"/>
        <w:rPr>
          <w:ins w:id="683" w:author="Author" w:date="2026-05-07T13:24:00Z"/>
          <w:noProof/>
        </w:rPr>
      </w:pPr>
      <w:ins w:id="684" w:author="Author" w:date="2026-05-07T13:24:00Z">
        <w:r w:rsidRPr="00CD5292">
          <w:rPr>
            <w:noProof/>
          </w:rPr>
          <w:lastRenderedPageBreak/>
          <w:t>51.</w:t>
        </w:r>
        <w:r w:rsidRPr="00CD5292">
          <w:rPr>
            <w:noProof/>
          </w:rPr>
          <w:tab/>
          <w:t>Smith CA, Ashby B. Antigenic evolution of SARS-CoV-2 in immunocompromised hosts. Evol Med Public Health. 2023;11(1):90-100. Epub 20221111. doi: 10.1093/emph/eoac037. PubMed PMID: 37007166; PubMed Central PMCID: PMCPMC10061940.</w:t>
        </w:r>
      </w:ins>
    </w:p>
    <w:p w14:paraId="140B12B9" w14:textId="77777777" w:rsidR="00CD5292" w:rsidRPr="00CD5292" w:rsidRDefault="00CD5292" w:rsidP="00CD5292">
      <w:pPr>
        <w:pStyle w:val="EndNoteBibliography"/>
        <w:spacing w:after="0"/>
        <w:rPr>
          <w:ins w:id="685" w:author="Author" w:date="2026-05-07T13:24:00Z"/>
          <w:noProof/>
        </w:rPr>
      </w:pPr>
      <w:ins w:id="686" w:author="Author" w:date="2026-05-07T13:24:00Z">
        <w:r w:rsidRPr="00CD5292">
          <w:rPr>
            <w:noProof/>
          </w:rPr>
          <w:t>52.</w:t>
        </w:r>
        <w:r w:rsidRPr="00CD5292">
          <w:rPr>
            <w:noProof/>
          </w:rPr>
          <w:tab/>
          <w:t>Crona K. Recombination and peak jumping. PLoS One. 2018;13(3):e0193123. Epub 20180301. doi: 10.1371/journal.pone.0193123. PubMed PMID: 29494618; PubMed Central PMCID: PMCPMC5832230.</w:t>
        </w:r>
      </w:ins>
    </w:p>
    <w:p w14:paraId="07D9FBC9" w14:textId="77777777" w:rsidR="00CD5292" w:rsidRPr="00CD5292" w:rsidRDefault="00CD5292" w:rsidP="00CD5292">
      <w:pPr>
        <w:pStyle w:val="EndNoteBibliography"/>
        <w:spacing w:after="0"/>
        <w:rPr>
          <w:ins w:id="687" w:author="Author" w:date="2026-05-07T13:24:00Z"/>
          <w:noProof/>
        </w:rPr>
      </w:pPr>
      <w:ins w:id="688" w:author="Author" w:date="2026-05-07T13:24:00Z">
        <w:r w:rsidRPr="00CD5292">
          <w:rPr>
            <w:noProof/>
          </w:rPr>
          <w:t>53.</w:t>
        </w:r>
        <w:r w:rsidRPr="00CD5292">
          <w:rPr>
            <w:noProof/>
          </w:rPr>
          <w:tab/>
          <w:t>Rouzine IM. Mathematical Modeling of Evolution.  Volume 1. One-Locus and Multi-Locus Theory and Recombination. Berlin: De Gruyter; 2020.</w:t>
        </w:r>
      </w:ins>
    </w:p>
    <w:p w14:paraId="509CF774" w14:textId="77777777" w:rsidR="00CD5292" w:rsidRPr="00CD5292" w:rsidRDefault="00CD5292" w:rsidP="00CD5292">
      <w:pPr>
        <w:pStyle w:val="EndNoteBibliography"/>
        <w:spacing w:after="0"/>
        <w:rPr>
          <w:ins w:id="689" w:author="Author" w:date="2026-05-07T13:24:00Z"/>
          <w:noProof/>
        </w:rPr>
      </w:pPr>
      <w:ins w:id="690" w:author="Author" w:date="2026-05-07T13:24:00Z">
        <w:r w:rsidRPr="00CD5292">
          <w:rPr>
            <w:noProof/>
          </w:rPr>
          <w:t>54.</w:t>
        </w:r>
        <w:r w:rsidRPr="00CD5292">
          <w:rPr>
            <w:noProof/>
          </w:rPr>
          <w:tab/>
          <w:t>Rouzine IM. Mathematical Models of Evolution. Volume 2: Fitness Landscape, Red Queen, Evolutionary Enigmas, and Applications to Virology. Berlin/Boston: De Gruyter; 2023. 305 p.</w:t>
        </w:r>
      </w:ins>
    </w:p>
    <w:p w14:paraId="30CE0824" w14:textId="77777777" w:rsidR="00CD5292" w:rsidRPr="00CD5292" w:rsidRDefault="00CD5292" w:rsidP="00CD5292">
      <w:pPr>
        <w:pStyle w:val="EndNoteBibliography"/>
        <w:spacing w:after="0"/>
        <w:rPr>
          <w:ins w:id="691" w:author="Author" w:date="2026-05-07T13:24:00Z"/>
          <w:noProof/>
        </w:rPr>
      </w:pPr>
      <w:ins w:id="692" w:author="Author" w:date="2026-05-07T13:24:00Z">
        <w:r w:rsidRPr="00CD5292">
          <w:rPr>
            <w:noProof/>
          </w:rPr>
          <w:t>55.</w:t>
        </w:r>
        <w:r w:rsidRPr="00CD5292">
          <w:rPr>
            <w:noProof/>
          </w:rPr>
          <w:tab/>
          <w:t>Rouzine IM, Weinberger LS. The quantitative theory of within-host viral evolution. J Stat Mech: Theory and Experiment. 2013;2013. doi: 10.1088/1742-5468/2013/01/P01009.</w:t>
        </w:r>
      </w:ins>
    </w:p>
    <w:p w14:paraId="6B1B0F3D" w14:textId="77777777" w:rsidR="00CD5292" w:rsidRPr="00CD5292" w:rsidRDefault="00CD5292" w:rsidP="00CD5292">
      <w:pPr>
        <w:pStyle w:val="EndNoteBibliography"/>
        <w:spacing w:after="0"/>
        <w:rPr>
          <w:ins w:id="693" w:author="Author" w:date="2026-05-07T13:24:00Z"/>
          <w:noProof/>
        </w:rPr>
      </w:pPr>
      <w:ins w:id="694" w:author="Author" w:date="2026-05-07T13:24:00Z">
        <w:r w:rsidRPr="00CD5292">
          <w:rPr>
            <w:noProof/>
          </w:rPr>
          <w:t>56.</w:t>
        </w:r>
        <w:r w:rsidRPr="00CD5292">
          <w:rPr>
            <w:noProof/>
          </w:rPr>
          <w:tab/>
          <w:t>Rouzine IM, Rozhnova G. Antigenic evolution of viruses in host populations. PLoS Pathog. 2018;14(9):e1007291. Epub 2018/09/13. doi: 10.1371/journal.ppat.1007291. PubMed PMID: 30208108; PubMed Central PMCID: PMCPMC6173453.</w:t>
        </w:r>
      </w:ins>
    </w:p>
    <w:p w14:paraId="08247FEA" w14:textId="77777777" w:rsidR="00CD5292" w:rsidRPr="00CD5292" w:rsidRDefault="00CD5292" w:rsidP="00CD5292">
      <w:pPr>
        <w:pStyle w:val="EndNoteBibliography"/>
        <w:spacing w:after="0"/>
        <w:rPr>
          <w:ins w:id="695" w:author="Author" w:date="2026-05-07T13:24:00Z"/>
          <w:noProof/>
        </w:rPr>
      </w:pPr>
      <w:ins w:id="696" w:author="Author" w:date="2026-05-07T13:24:00Z">
        <w:r w:rsidRPr="00CD5292">
          <w:rPr>
            <w:noProof/>
          </w:rPr>
          <w:t>57.</w:t>
        </w:r>
        <w:r w:rsidRPr="00CD5292">
          <w:rPr>
            <w:noProof/>
          </w:rPr>
          <w:tab/>
          <w:t>Yan L, Neher RA, Shraiman BI. Phylodynamic theory of persistence, extinction and speciation of rapidly adapting pathogens. Elife. 2019;8. Epub 2019/09/19. doi: 10.7554/eLife.44205. PubMed PMID: 31532393; PubMed Central PMCID: PMCPMC6809594.</w:t>
        </w:r>
      </w:ins>
    </w:p>
    <w:p w14:paraId="7B4BE515" w14:textId="77777777" w:rsidR="00CD5292" w:rsidRPr="00CD5292" w:rsidRDefault="00CD5292" w:rsidP="00CD5292">
      <w:pPr>
        <w:pStyle w:val="EndNoteBibliography"/>
        <w:spacing w:after="0"/>
        <w:rPr>
          <w:ins w:id="697" w:author="Author" w:date="2026-05-07T13:24:00Z"/>
          <w:noProof/>
        </w:rPr>
      </w:pPr>
      <w:ins w:id="698" w:author="Author" w:date="2026-05-07T13:24:00Z">
        <w:r w:rsidRPr="00CD5292">
          <w:rPr>
            <w:noProof/>
          </w:rPr>
          <w:t>58.</w:t>
        </w:r>
        <w:r w:rsidRPr="00CD5292">
          <w:rPr>
            <w:noProof/>
          </w:rPr>
          <w:tab/>
          <w:t>Marchi J, Lassig M, Walczak AM, Mora T. Antigenic waves of virus-immune coevolution. Proc Natl Acad Sci U S A. 2021;118(27). Epub 2021/06/30. doi: 10.1073/pnas.2103398118. PubMed PMID: 34183397; PubMed Central PMCID: PMCPMC8271616.</w:t>
        </w:r>
      </w:ins>
    </w:p>
    <w:p w14:paraId="29A055DC" w14:textId="77777777" w:rsidR="00CD5292" w:rsidRPr="00CD5292" w:rsidRDefault="00CD5292" w:rsidP="00CD5292">
      <w:pPr>
        <w:pStyle w:val="EndNoteBibliography"/>
        <w:spacing w:after="0"/>
        <w:rPr>
          <w:ins w:id="699" w:author="Author" w:date="2026-05-07T13:24:00Z"/>
          <w:noProof/>
        </w:rPr>
      </w:pPr>
      <w:ins w:id="700" w:author="Author" w:date="2026-05-07T13:24:00Z">
        <w:r w:rsidRPr="00CD5292">
          <w:rPr>
            <w:noProof/>
          </w:rPr>
          <w:t>59.</w:t>
        </w:r>
        <w:r w:rsidRPr="00CD5292">
          <w:rPr>
            <w:noProof/>
          </w:rPr>
          <w:tab/>
          <w:t>Muller HG. Some genetic aspects of sex. American Naturalist. 1932;66:118-28.</w:t>
        </w:r>
      </w:ins>
    </w:p>
    <w:p w14:paraId="070A9CE3" w14:textId="77777777" w:rsidR="00CD5292" w:rsidRPr="00CD5292" w:rsidRDefault="00CD5292" w:rsidP="00CD5292">
      <w:pPr>
        <w:pStyle w:val="EndNoteBibliography"/>
        <w:spacing w:after="0"/>
        <w:rPr>
          <w:ins w:id="701" w:author="Author" w:date="2026-05-07T13:24:00Z"/>
          <w:noProof/>
        </w:rPr>
      </w:pPr>
      <w:ins w:id="702" w:author="Author" w:date="2026-05-07T13:24:00Z">
        <w:r w:rsidRPr="00CD5292">
          <w:rPr>
            <w:noProof/>
          </w:rPr>
          <w:t>60.</w:t>
        </w:r>
        <w:r w:rsidRPr="00CD5292">
          <w:rPr>
            <w:noProof/>
          </w:rPr>
          <w:tab/>
          <w:t>Rice S. Evolutionary Theory: Mathematical and Conceptual Foundations. : Sinauer Associated; 2004.</w:t>
        </w:r>
      </w:ins>
    </w:p>
    <w:p w14:paraId="3D315A46" w14:textId="77777777" w:rsidR="00CD5292" w:rsidRPr="00CD5292" w:rsidRDefault="00CD5292" w:rsidP="00CD5292">
      <w:pPr>
        <w:pStyle w:val="EndNoteBibliography"/>
        <w:spacing w:after="0"/>
        <w:rPr>
          <w:ins w:id="703" w:author="Author" w:date="2026-05-07T13:24:00Z"/>
          <w:noProof/>
        </w:rPr>
      </w:pPr>
      <w:ins w:id="704" w:author="Author" w:date="2026-05-07T13:24:00Z">
        <w:r w:rsidRPr="00CD5292">
          <w:rPr>
            <w:noProof/>
          </w:rPr>
          <w:t>61.</w:t>
        </w:r>
        <w:r w:rsidRPr="00CD5292">
          <w:rPr>
            <w:noProof/>
          </w:rPr>
          <w:tab/>
          <w:t>Felsenstein J. The evolutionary advantage of recombination. Genetics. 1974;78(2):737-56. doi: 10.1093/genetics/78.2.737. PubMed PMID: 4448362; PubMed Central PMCID: PMCPMC1213231.</w:t>
        </w:r>
      </w:ins>
    </w:p>
    <w:p w14:paraId="296116E8" w14:textId="77777777" w:rsidR="00CD5292" w:rsidRPr="00CD5292" w:rsidRDefault="00CD5292" w:rsidP="00CD5292">
      <w:pPr>
        <w:pStyle w:val="EndNoteBibliography"/>
        <w:spacing w:after="0"/>
        <w:rPr>
          <w:ins w:id="705" w:author="Author" w:date="2026-05-07T13:24:00Z"/>
          <w:noProof/>
        </w:rPr>
      </w:pPr>
      <w:ins w:id="706" w:author="Author" w:date="2026-05-07T13:24:00Z">
        <w:r w:rsidRPr="00CD5292">
          <w:rPr>
            <w:noProof/>
          </w:rPr>
          <w:t>62.</w:t>
        </w:r>
        <w:r w:rsidRPr="00CD5292">
          <w:rPr>
            <w:noProof/>
          </w:rPr>
          <w:tab/>
          <w:t>Rouzine IM, Wakeley J, Coffin JM. The solitary wave of asexual evolution. Proc Natl Acad Sci U S A. 2003;100(2):587-92. Epub 2003/01/15. doi: 10.1073/pnas.242719299. PubMed PMID: 12525686; PubMed Central PMCID: PMC141040.</w:t>
        </w:r>
      </w:ins>
    </w:p>
    <w:p w14:paraId="0CB89634" w14:textId="77777777" w:rsidR="00CD5292" w:rsidRPr="00CD5292" w:rsidRDefault="00CD5292" w:rsidP="00CD5292">
      <w:pPr>
        <w:pStyle w:val="EndNoteBibliography"/>
        <w:spacing w:after="0"/>
        <w:rPr>
          <w:ins w:id="707" w:author="Author" w:date="2026-05-07T13:24:00Z"/>
          <w:noProof/>
        </w:rPr>
      </w:pPr>
      <w:ins w:id="708" w:author="Author" w:date="2026-05-07T13:24:00Z">
        <w:r w:rsidRPr="00CD5292">
          <w:rPr>
            <w:noProof/>
          </w:rPr>
          <w:t>63.</w:t>
        </w:r>
        <w:r w:rsidRPr="00CD5292">
          <w:rPr>
            <w:noProof/>
          </w:rPr>
          <w:tab/>
          <w:t>Hill WG, Robertson A. The effect of linkage on limits to artificial selection. Genet Res. 1966;8(3):269-94. Epub 1966/12/01. PubMed PMID: 5980116.</w:t>
        </w:r>
      </w:ins>
    </w:p>
    <w:p w14:paraId="20670D27" w14:textId="77777777" w:rsidR="00CD5292" w:rsidRPr="00CD5292" w:rsidRDefault="00CD5292" w:rsidP="00CD5292">
      <w:pPr>
        <w:pStyle w:val="EndNoteBibliography"/>
        <w:spacing w:after="0"/>
        <w:rPr>
          <w:ins w:id="709" w:author="Author" w:date="2026-05-07T13:24:00Z"/>
          <w:noProof/>
        </w:rPr>
      </w:pPr>
      <w:ins w:id="710" w:author="Author" w:date="2026-05-07T13:24:00Z">
        <w:r w:rsidRPr="00CD5292">
          <w:rPr>
            <w:noProof/>
          </w:rPr>
          <w:t>64.</w:t>
        </w:r>
        <w:r w:rsidRPr="00CD5292">
          <w:rPr>
            <w:noProof/>
          </w:rPr>
          <w:tab/>
          <w:t>Gerrish PJ, Lenski RE. The fate of competing beneficial mutations in an asexual population. Genetica. 1998;102-103(1-6):127-44. Epub 1998/08/28. PubMed PMID: 9720276.</w:t>
        </w:r>
      </w:ins>
    </w:p>
    <w:p w14:paraId="2C7056DA" w14:textId="77777777" w:rsidR="00CD5292" w:rsidRPr="00CD5292" w:rsidRDefault="00CD5292" w:rsidP="00CD5292">
      <w:pPr>
        <w:pStyle w:val="EndNoteBibliography"/>
        <w:spacing w:after="0"/>
        <w:rPr>
          <w:ins w:id="711" w:author="Author" w:date="2026-05-07T13:24:00Z"/>
          <w:noProof/>
        </w:rPr>
      </w:pPr>
      <w:ins w:id="712" w:author="Author" w:date="2026-05-07T13:24:00Z">
        <w:r w:rsidRPr="00CD5292">
          <w:rPr>
            <w:noProof/>
          </w:rPr>
          <w:t>65.</w:t>
        </w:r>
        <w:r w:rsidRPr="00CD5292">
          <w:rPr>
            <w:noProof/>
          </w:rPr>
          <w:tab/>
          <w:t>Desai MM, Fisher DS. Beneficial mutation selection balance and the effect of linkage on positive selection. Genetics. 2007;176(3):1759-98. Epub 2007/05/08. doi: 10.1534/genetics.106.067678. PubMed PMID: 17483432; PubMed Central PMCID: PMCPMC1931526.</w:t>
        </w:r>
      </w:ins>
    </w:p>
    <w:p w14:paraId="6CC0C02F" w14:textId="77777777" w:rsidR="00CD5292" w:rsidRPr="00CD5292" w:rsidRDefault="00CD5292" w:rsidP="00CD5292">
      <w:pPr>
        <w:pStyle w:val="EndNoteBibliography"/>
        <w:spacing w:after="0"/>
        <w:rPr>
          <w:ins w:id="713" w:author="Author" w:date="2026-05-07T13:24:00Z"/>
          <w:noProof/>
        </w:rPr>
      </w:pPr>
      <w:ins w:id="714" w:author="Author" w:date="2026-05-07T13:24:00Z">
        <w:r w:rsidRPr="00CD5292">
          <w:rPr>
            <w:noProof/>
          </w:rPr>
          <w:t>66.</w:t>
        </w:r>
        <w:r w:rsidRPr="00CD5292">
          <w:rPr>
            <w:noProof/>
          </w:rPr>
          <w:tab/>
          <w:t>Hallatschek O. The noisy edge of traveling waves. Proc Natl Acad Sci U S A. 2010;108(5):1783-7. PubMed PMID: 21187435.</w:t>
        </w:r>
      </w:ins>
    </w:p>
    <w:p w14:paraId="3999C6DB" w14:textId="77777777" w:rsidR="00CD5292" w:rsidRPr="00CD5292" w:rsidRDefault="00CD5292" w:rsidP="00CD5292">
      <w:pPr>
        <w:pStyle w:val="EndNoteBibliography"/>
        <w:spacing w:after="0"/>
        <w:rPr>
          <w:ins w:id="715" w:author="Author" w:date="2026-05-07T13:24:00Z"/>
          <w:noProof/>
        </w:rPr>
      </w:pPr>
      <w:ins w:id="716" w:author="Author" w:date="2026-05-07T13:24:00Z">
        <w:r w:rsidRPr="00CD5292">
          <w:rPr>
            <w:noProof/>
          </w:rPr>
          <w:t>67.</w:t>
        </w:r>
        <w:r w:rsidRPr="00CD5292">
          <w:rPr>
            <w:noProof/>
          </w:rPr>
          <w:tab/>
          <w:t>Rodriguez-Rivas J, Croce G, Muscat M, Weigt M. Epistatic models predict mutable sites in SARS-CoV-2 proteins and epitopes. Proc Natl Acad Sci U S A. 2022;119(4). Epub 2022/01/14. doi: 10.1073/pnas.2113118119. PubMed PMID: 35022216; PubMed Central PMCID: PMCPMC8795541.</w:t>
        </w:r>
      </w:ins>
    </w:p>
    <w:p w14:paraId="5B6E9C18" w14:textId="77777777" w:rsidR="00CD5292" w:rsidRPr="00CD5292" w:rsidRDefault="00CD5292" w:rsidP="00CD5292">
      <w:pPr>
        <w:pStyle w:val="EndNoteBibliography"/>
        <w:spacing w:after="0"/>
        <w:rPr>
          <w:ins w:id="717" w:author="Author" w:date="2026-05-07T13:24:00Z"/>
          <w:noProof/>
        </w:rPr>
      </w:pPr>
      <w:ins w:id="718" w:author="Author" w:date="2026-05-07T13:24:00Z">
        <w:r w:rsidRPr="00CD5292">
          <w:rPr>
            <w:noProof/>
          </w:rPr>
          <w:t>68.</w:t>
        </w:r>
        <w:r w:rsidRPr="00CD5292">
          <w:rPr>
            <w:noProof/>
          </w:rPr>
          <w:tab/>
          <w:t>Zeng H-L, Dichio V, Rodríguez Horta E, Thorell K, Aurell E. Global analysis of more than 50,000 SARS-CoV-2 genomes reveals epistasis between eight viral genes. Proceedings of the National Academy of Sciences. 2020;117(49):31519-26. doi: doi:10.1073/pnas.2012331117.</w:t>
        </w:r>
      </w:ins>
    </w:p>
    <w:p w14:paraId="3D672B12" w14:textId="77777777" w:rsidR="00CD5292" w:rsidRPr="00CD5292" w:rsidRDefault="00CD5292" w:rsidP="00CD5292">
      <w:pPr>
        <w:pStyle w:val="EndNoteBibliography"/>
        <w:rPr>
          <w:ins w:id="719" w:author="Author" w:date="2026-05-07T13:24:00Z"/>
          <w:noProof/>
        </w:rPr>
      </w:pPr>
      <w:ins w:id="720" w:author="Author" w:date="2026-05-07T13:24:00Z">
        <w:r w:rsidRPr="00CD5292">
          <w:rPr>
            <w:noProof/>
          </w:rPr>
          <w:t>69.</w:t>
        </w:r>
        <w:r w:rsidRPr="00CD5292">
          <w:rPr>
            <w:noProof/>
          </w:rPr>
          <w:tab/>
          <w:t>Batorsky R, Kearney MF, Palmer SE, Maldarelli F, Rouzine IM, Coffin JM. Estimate of effective recombination rate and average selection coefficient for HIV in chronic infection. Proc Natl Acad Sci U S A. 2011;108(14):5661-6. Epub 2011/03/26. doi: 1102036108 [pii]</w:t>
        </w:r>
      </w:ins>
    </w:p>
    <w:p w14:paraId="39EC3006" w14:textId="77777777" w:rsidR="00CD5292" w:rsidRPr="00CD5292" w:rsidRDefault="00CD5292" w:rsidP="00CD5292">
      <w:pPr>
        <w:pStyle w:val="EndNoteBibliography"/>
        <w:spacing w:after="0"/>
        <w:rPr>
          <w:ins w:id="721" w:author="Author" w:date="2026-05-07T13:24:00Z"/>
          <w:noProof/>
        </w:rPr>
      </w:pPr>
      <w:ins w:id="722" w:author="Author" w:date="2026-05-07T13:24:00Z">
        <w:r w:rsidRPr="00CD5292">
          <w:rPr>
            <w:noProof/>
          </w:rPr>
          <w:t>10.1073/pnas.1102036108. PubMed PMID: 21436045; PubMed Central PMCID: PMC3078368.</w:t>
        </w:r>
      </w:ins>
    </w:p>
    <w:p w14:paraId="34FB31E5" w14:textId="77777777" w:rsidR="00CD5292" w:rsidRPr="00CD5292" w:rsidRDefault="00CD5292" w:rsidP="00CD5292">
      <w:pPr>
        <w:pStyle w:val="EndNoteBibliography"/>
        <w:spacing w:after="0"/>
        <w:rPr>
          <w:ins w:id="723" w:author="Author" w:date="2026-05-07T13:24:00Z"/>
          <w:noProof/>
        </w:rPr>
      </w:pPr>
      <w:ins w:id="724" w:author="Author" w:date="2026-05-07T13:24:00Z">
        <w:r w:rsidRPr="00CD5292">
          <w:rPr>
            <w:noProof/>
          </w:rPr>
          <w:t>70.</w:t>
        </w:r>
        <w:r w:rsidRPr="00CD5292">
          <w:rPr>
            <w:noProof/>
          </w:rPr>
          <w:tab/>
          <w:t xml:space="preserve">Estimating fitness effects of mutations in the presence of genetic linkage [Internet]. 2025. Available from: </w:t>
        </w:r>
        <w:r w:rsidR="00FF4608">
          <w:rPr>
            <w:rStyle w:val="Hyperlink"/>
            <w:noProof/>
          </w:rPr>
          <w:fldChar w:fldCharType="begin"/>
        </w:r>
        <w:r w:rsidR="00FF4608">
          <w:rPr>
            <w:rStyle w:val="Hyperlink"/>
            <w:noProof/>
          </w:rPr>
          <w:instrText xml:space="preserve"> HYPERLINK "https://www.biorxiv.org/content/10.1101/2025.11.26.690712v1" </w:instrText>
        </w:r>
        <w:r w:rsidR="00FF4608">
          <w:rPr>
            <w:rStyle w:val="Hyperlink"/>
            <w:noProof/>
          </w:rPr>
        </w:r>
        <w:r w:rsidR="00FF4608">
          <w:rPr>
            <w:rStyle w:val="Hyperlink"/>
            <w:noProof/>
          </w:rPr>
          <w:fldChar w:fldCharType="separate"/>
        </w:r>
        <w:r w:rsidRPr="00CD5292">
          <w:rPr>
            <w:rStyle w:val="Hyperlink"/>
            <w:noProof/>
          </w:rPr>
          <w:t>https://www.biorxiv.org/content/10.1101/2025.11.26.690712v1</w:t>
        </w:r>
        <w:r w:rsidR="00FF4608">
          <w:rPr>
            <w:rStyle w:val="Hyperlink"/>
            <w:noProof/>
          </w:rPr>
          <w:fldChar w:fldCharType="end"/>
        </w:r>
        <w:r w:rsidRPr="00CD5292">
          <w:rPr>
            <w:noProof/>
          </w:rPr>
          <w:t>.</w:t>
        </w:r>
      </w:ins>
    </w:p>
    <w:p w14:paraId="23B5DE42" w14:textId="77777777" w:rsidR="00CD5292" w:rsidRPr="00CD5292" w:rsidRDefault="00CD5292" w:rsidP="00CD5292">
      <w:pPr>
        <w:pStyle w:val="EndNoteBibliography"/>
        <w:spacing w:after="0"/>
        <w:rPr>
          <w:ins w:id="725" w:author="Author" w:date="2026-05-07T13:24:00Z"/>
          <w:noProof/>
        </w:rPr>
      </w:pPr>
      <w:ins w:id="726" w:author="Author" w:date="2026-05-07T13:24:00Z">
        <w:r w:rsidRPr="00CD5292">
          <w:rPr>
            <w:noProof/>
          </w:rPr>
          <w:t>71.</w:t>
        </w:r>
        <w:r w:rsidRPr="00CD5292">
          <w:rPr>
            <w:noProof/>
          </w:rPr>
          <w:tab/>
          <w:t>Katoh K, Rozewicki J, Yamada KD. MAFFT online service: multiple sequence alignment, interactive sequence choice and visualization. Brief Bioinform. 2019;20(4):1160-6. doi: 10.1093/bib/bbx108. PubMed PMID: 28968734; PubMed Central PMCID: PMCPMC6781576.</w:t>
        </w:r>
      </w:ins>
    </w:p>
    <w:p w14:paraId="131C4912" w14:textId="77777777" w:rsidR="00CD5292" w:rsidRPr="00CD5292" w:rsidRDefault="00CD5292" w:rsidP="00CD5292">
      <w:pPr>
        <w:pStyle w:val="EndNoteBibliography"/>
        <w:spacing w:after="0"/>
        <w:rPr>
          <w:ins w:id="727" w:author="Author" w:date="2026-05-07T13:24:00Z"/>
          <w:noProof/>
        </w:rPr>
      </w:pPr>
      <w:ins w:id="728" w:author="Author" w:date="2026-05-07T13:24:00Z">
        <w:r w:rsidRPr="00CD5292">
          <w:rPr>
            <w:noProof/>
          </w:rPr>
          <w:lastRenderedPageBreak/>
          <w:t>72.</w:t>
        </w:r>
        <w:r w:rsidRPr="00CD5292">
          <w:rPr>
            <w:noProof/>
          </w:rPr>
          <w:tab/>
          <w:t>Rouzine IM, Coffin JM. Evolution of human immunodeficiency virus under selection and weak recombination. Genetics. 2005;170(1):7-18. Epub 2005/03/04. doi: 10.1534/genetics.104.029926. PubMed PMID: 15744057; PubMed Central PMCID: PMCPMC1449738.</w:t>
        </w:r>
      </w:ins>
    </w:p>
    <w:p w14:paraId="3F2BE8C4" w14:textId="77777777" w:rsidR="00CD5292" w:rsidRPr="00CD5292" w:rsidRDefault="00CD5292" w:rsidP="00CD5292">
      <w:pPr>
        <w:pStyle w:val="EndNoteBibliography"/>
        <w:spacing w:after="0"/>
        <w:rPr>
          <w:ins w:id="729" w:author="Author" w:date="2026-05-07T13:24:00Z"/>
          <w:noProof/>
        </w:rPr>
      </w:pPr>
      <w:ins w:id="730" w:author="Author" w:date="2026-05-07T13:24:00Z">
        <w:r w:rsidRPr="00CD5292">
          <w:rPr>
            <w:noProof/>
          </w:rPr>
          <w:t>73.</w:t>
        </w:r>
        <w:r w:rsidRPr="00CD5292">
          <w:rPr>
            <w:noProof/>
          </w:rPr>
          <w:tab/>
          <w:t>Neher RA, Leitner T. Recombination rate and selection strength in HIV intra-patient evolution. PLoS Comput Biol. 2010;6(1):e1000660. Epub 2010/02/04. doi: 10.1371/journal.pcbi.1000660. PubMed PMID: 20126527; PubMed Central PMCID: PMC2813257.</w:t>
        </w:r>
      </w:ins>
    </w:p>
    <w:p w14:paraId="128D8E02" w14:textId="77777777" w:rsidR="00CD5292" w:rsidRPr="00CD5292" w:rsidRDefault="00CD5292" w:rsidP="00CD5292">
      <w:pPr>
        <w:pStyle w:val="EndNoteBibliography"/>
        <w:rPr>
          <w:ins w:id="731" w:author="Author" w:date="2026-05-07T13:24:00Z"/>
          <w:noProof/>
        </w:rPr>
      </w:pPr>
      <w:ins w:id="732" w:author="Author" w:date="2026-05-07T13:24:00Z">
        <w:r w:rsidRPr="00CD5292">
          <w:rPr>
            <w:noProof/>
          </w:rPr>
          <w:t>74.</w:t>
        </w:r>
        <w:r w:rsidRPr="00CD5292">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ins>
    </w:p>
    <w:p w14:paraId="5731738E" w14:textId="5B8D9E4B" w:rsidR="0087149A" w:rsidRPr="004A20DB" w:rsidRDefault="00CD5292" w:rsidP="00CD5292">
      <w:pPr>
        <w:pBdr>
          <w:top w:val="nil"/>
          <w:left w:val="nil"/>
          <w:bottom w:val="nil"/>
          <w:right w:val="nil"/>
          <w:between w:val="nil"/>
        </w:pBdr>
        <w:spacing w:after="0" w:line="240" w:lineRule="auto"/>
        <w:ind w:left="720" w:hanging="720"/>
        <w:rPr>
          <w:ins w:id="733" w:author="Author" w:date="2026-05-07T13:24:00Z"/>
          <w:color w:val="000000"/>
        </w:rPr>
      </w:pPr>
      <w:ins w:id="734" w:author="Author" w:date="2026-05-07T13:24:00Z">
        <w:r>
          <w:rPr>
            <w:rFonts w:ascii="Times New Roman" w:eastAsia="Times New Roman" w:hAnsi="Times New Roman" w:cs="Times New Roman"/>
            <w:color w:val="000000"/>
          </w:rPr>
          <w:fldChar w:fldCharType="end"/>
        </w:r>
      </w:ins>
    </w:p>
    <w:p w14:paraId="2461F7B5" w14:textId="7508ECB4" w:rsidR="008A352D" w:rsidRPr="004A20DB" w:rsidRDefault="008A352D">
      <w:pPr>
        <w:rPr>
          <w:rFonts w:ascii="Times New Roman" w:eastAsia="Times New Roman" w:hAnsi="Times New Roman" w:cs="Times New Roman"/>
          <w:color w:val="000000"/>
        </w:rPr>
      </w:pPr>
      <w:r w:rsidRPr="004A20DB">
        <w:rPr>
          <w:rFonts w:ascii="Times New Roman" w:eastAsia="Times New Roman" w:hAnsi="Times New Roman" w:cs="Times New Roman"/>
          <w:color w:val="000000"/>
        </w:rPr>
        <w:br w:type="page"/>
      </w:r>
    </w:p>
    <w:p w14:paraId="765AD446" w14:textId="77777777" w:rsidR="008A352D" w:rsidRPr="004A20DB"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sidRPr="004A20DB">
        <w:rPr>
          <w:rFonts w:ascii="Times New Roman" w:eastAsia="Times New Roman" w:hAnsi="Times New Roman" w:cs="Times New Roman"/>
          <w:b/>
          <w:color w:val="000000"/>
          <w:sz w:val="24"/>
          <w:szCs w:val="24"/>
        </w:rPr>
        <w:lastRenderedPageBreak/>
        <w:t>Supplementary material for</w:t>
      </w:r>
    </w:p>
    <w:p w14:paraId="158E6C5B" w14:textId="16050279" w:rsidR="008A352D" w:rsidRPr="004A20DB" w:rsidRDefault="008A352D" w:rsidP="008A352D">
      <w:pPr>
        <w:spacing w:after="0" w:line="276" w:lineRule="auto"/>
        <w:jc w:val="center"/>
        <w:rPr>
          <w:rFonts w:ascii="Times New Roman" w:eastAsia="Times New Roman" w:hAnsi="Times New Roman" w:cs="Times New Roman"/>
          <w:b/>
          <w:sz w:val="24"/>
          <w:szCs w:val="24"/>
        </w:rPr>
      </w:pPr>
      <w:del w:id="735" w:author="Author" w:date="2026-05-07T13:24:00Z">
        <w:r>
          <w:rPr>
            <w:rFonts w:ascii="Times New Roman" w:eastAsia="Times New Roman" w:hAnsi="Times New Roman" w:cs="Times New Roman"/>
            <w:b/>
            <w:sz w:val="24"/>
            <w:szCs w:val="24"/>
          </w:rPr>
          <w:delText>“</w:delText>
        </w:r>
        <w:r w:rsidRPr="00CC17E8">
          <w:rPr>
            <w:rFonts w:ascii="Times New Roman" w:eastAsia="Times New Roman" w:hAnsi="Times New Roman" w:cs="Times New Roman"/>
            <w:b/>
            <w:sz w:val="24"/>
            <w:szCs w:val="24"/>
          </w:rPr>
          <w:delText>Fundamental restriction on epistasis</w:delText>
        </w:r>
      </w:del>
      <w:ins w:id="736" w:author="Author" w:date="2026-05-07T13:24:00Z">
        <w:r w:rsidRPr="004A20DB">
          <w:rPr>
            <w:rFonts w:ascii="Times New Roman" w:eastAsia="Times New Roman" w:hAnsi="Times New Roman" w:cs="Times New Roman"/>
            <w:b/>
            <w:sz w:val="24"/>
            <w:szCs w:val="24"/>
          </w:rPr>
          <w:t>“</w:t>
        </w:r>
        <w:r w:rsidR="002B6A98">
          <w:rPr>
            <w:rFonts w:ascii="Times New Roman" w:eastAsia="Times New Roman" w:hAnsi="Times New Roman" w:cs="Times New Roman"/>
            <w:b/>
            <w:sz w:val="24"/>
            <w:szCs w:val="24"/>
          </w:rPr>
          <w:t>E</w:t>
        </w:r>
        <w:r w:rsidRPr="004A20DB">
          <w:rPr>
            <w:rFonts w:ascii="Times New Roman" w:eastAsia="Times New Roman" w:hAnsi="Times New Roman" w:cs="Times New Roman"/>
            <w:b/>
            <w:sz w:val="24"/>
            <w:szCs w:val="24"/>
          </w:rPr>
          <w:t>pistasis</w:t>
        </w:r>
      </w:ins>
      <w:r w:rsidRPr="004A20DB">
        <w:rPr>
          <w:rFonts w:ascii="Times New Roman" w:eastAsia="Times New Roman" w:hAnsi="Times New Roman" w:cs="Times New Roman"/>
          <w:b/>
          <w:sz w:val="24"/>
          <w:szCs w:val="24"/>
        </w:rPr>
        <w:t xml:space="preserve"> detection and fitness valleys in virus evolution”</w:t>
      </w:r>
    </w:p>
    <w:p w14:paraId="13DF9A54" w14:textId="77777777" w:rsidR="008A352D" w:rsidRPr="004A20DB"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Likhachev I.V. &amp; </w:t>
      </w:r>
      <w:proofErr w:type="spellStart"/>
      <w:r w:rsidRPr="004A20DB">
        <w:rPr>
          <w:rFonts w:ascii="Times New Roman" w:eastAsia="Times New Roman" w:hAnsi="Times New Roman" w:cs="Times New Roman"/>
          <w:sz w:val="24"/>
          <w:szCs w:val="24"/>
        </w:rPr>
        <w:t>Rouzine</w:t>
      </w:r>
      <w:proofErr w:type="spellEnd"/>
      <w:r w:rsidRPr="004A20DB">
        <w:rPr>
          <w:rFonts w:ascii="Times New Roman" w:eastAsia="Times New Roman" w:hAnsi="Times New Roman" w:cs="Times New Roman"/>
          <w:sz w:val="24"/>
          <w:szCs w:val="24"/>
        </w:rPr>
        <w:t xml:space="preserve"> I.M.*</w:t>
      </w:r>
    </w:p>
    <w:p w14:paraId="4D5FC412"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6DF1B55C"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6CC78DEB" w14:textId="77777777" w:rsidR="008A352D" w:rsidRPr="004A20DB"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593C8F48" w14:textId="77777777" w:rsidR="008A352D" w:rsidRPr="00DE247E" w:rsidRDefault="008A352D" w:rsidP="008A352D">
      <w:pPr>
        <w:pBdr>
          <w:top w:val="nil"/>
          <w:left w:val="nil"/>
          <w:bottom w:val="nil"/>
          <w:right w:val="nil"/>
          <w:between w:val="nil"/>
        </w:pBdr>
        <w:spacing w:after="0" w:line="360" w:lineRule="auto"/>
        <w:jc w:val="both"/>
        <w:rPr>
          <w:del w:id="737" w:author="Author" w:date="2026-05-07T13:24:00Z"/>
          <w:rFonts w:ascii="Times New Roman" w:eastAsia="Times New Roman" w:hAnsi="Times New Roman" w:cs="Times New Roman"/>
          <w:b/>
          <w:color w:val="000000"/>
        </w:rPr>
      </w:pPr>
      <w:bookmarkStart w:id="738" w:name="_htypwhcwfavg" w:colFirst="0" w:colLast="0"/>
      <w:bookmarkStart w:id="739" w:name="_5t6f0pgamd8t" w:colFirst="0" w:colLast="0"/>
      <w:bookmarkEnd w:id="738"/>
      <w:bookmarkEnd w:id="739"/>
      <w:del w:id="740" w:author="Author" w:date="2026-05-07T13:24:00Z">
        <w:r w:rsidRPr="00DE247E">
          <w:rPr>
            <w:rFonts w:ascii="Times New Roman" w:eastAsia="Times New Roman" w:hAnsi="Times New Roman" w:cs="Times New Roman"/>
            <w:b/>
            <w:color w:val="000000"/>
          </w:rPr>
          <w:delText xml:space="preserve">S1 Text. Epistatic pairs in Fig. 3. </w:delText>
        </w:r>
      </w:del>
    </w:p>
    <w:p w14:paraId="0351A742" w14:textId="77777777" w:rsidR="008A352D" w:rsidRPr="00DE247E" w:rsidRDefault="008A352D" w:rsidP="008A352D">
      <w:pPr>
        <w:pBdr>
          <w:top w:val="nil"/>
          <w:left w:val="nil"/>
          <w:bottom w:val="nil"/>
          <w:right w:val="nil"/>
          <w:between w:val="nil"/>
        </w:pBdr>
        <w:spacing w:after="0" w:line="360" w:lineRule="auto"/>
        <w:jc w:val="both"/>
        <w:rPr>
          <w:del w:id="741" w:author="Author" w:date="2026-05-07T13:24:00Z"/>
          <w:rFonts w:ascii="Times New Roman" w:eastAsia="Times New Roman" w:hAnsi="Times New Roman" w:cs="Times New Roman"/>
          <w:color w:val="000000"/>
        </w:rPr>
      </w:pPr>
      <w:del w:id="742" w:author="Author" w:date="2026-05-07T13:24:00Z">
        <w:r w:rsidRPr="00DE247E">
          <w:rPr>
            <w:rFonts w:ascii="Times New Roman" w:eastAsia="Times New Roman" w:hAnsi="Times New Roman" w:cs="Times New Roman"/>
            <w:b/>
            <w:color w:val="000000"/>
          </w:rPr>
          <w:delText>A, D)</w:delText>
        </w:r>
        <w:r w:rsidRPr="00DE247E">
          <w:rPr>
            <w:rFonts w:ascii="Times New Roman" w:eastAsia="Times New Roman" w:hAnsi="Times New Roman" w:cs="Times New Roman"/>
            <w:color w:val="000000"/>
          </w:rPr>
          <w:delText xml:space="preserve"> 23182 (S 1390) – 23260 (S 1468), 23260 (S 1468) –</w:delText>
        </w:r>
        <w:r w:rsidRPr="00DE247E">
          <w:rPr>
            <w:color w:val="000000"/>
          </w:rPr>
          <w:delText xml:space="preserve"> </w:delText>
        </w:r>
        <w:r w:rsidRPr="00DE247E">
          <w:rPr>
            <w:rFonts w:ascii="Times New Roman" w:eastAsia="Times New Roman" w:hAnsi="Times New Roman" w:cs="Times New Roman"/>
            <w:color w:val="000000"/>
          </w:rPr>
          <w:delText>23277 (S 1485), 23277 (S 1485)  – 23328 (S 1536),  23328 (S 1536)  – 27920 (ORF7a 209), 27920 (ORF7a 209)  – 21600 (nsp16 712), 27920 (ORF7a 209)  – 27954 (ORF7a 243), 19774 (nsp14 1522)</w:delText>
        </w:r>
        <w:r w:rsidRPr="00DE247E">
          <w:rPr>
            <w:rFonts w:ascii="Times New Roman" w:eastAsia="Times New Roman" w:hAnsi="Times New Roman" w:cs="Times New Roman"/>
            <w:color w:val="000000"/>
          </w:rPr>
          <w:tab/>
          <w:delText xml:space="preserve"> - 21600 (nsp16 712), 24715 (S 2923)</w:delText>
        </w:r>
        <w:r w:rsidRPr="00DE247E">
          <w:rPr>
            <w:rFonts w:ascii="Times New Roman" w:eastAsia="Times New Roman" w:hAnsi="Times New Roman" w:cs="Times New Roman"/>
            <w:color w:val="000000"/>
          </w:rPr>
          <w:tab/>
          <w:delText xml:space="preserve"> - 22215 (S 423), 22074 (S 282)</w:delText>
        </w:r>
        <w:r w:rsidRPr="00DE247E">
          <w:rPr>
            <w:rFonts w:ascii="Times New Roman" w:eastAsia="Times New Roman" w:hAnsi="Times New Roman" w:cs="Times New Roman"/>
            <w:color w:val="000000"/>
          </w:rPr>
          <w:tab/>
          <w:delText xml:space="preserve"> - 22215 (S 423), 30179 (3'UTR  173)</w:delText>
        </w:r>
        <w:r w:rsidRPr="00DE247E">
          <w:rPr>
            <w:rFonts w:ascii="Times New Roman" w:eastAsia="Times New Roman" w:hAnsi="Times New Roman" w:cs="Times New Roman"/>
            <w:color w:val="000000"/>
          </w:rPr>
          <w:tab/>
          <w:delText xml:space="preserve"> - 30180 (3'UTR 174), 23277 (S 1485)</w:delText>
        </w:r>
        <w:r w:rsidRPr="00DE247E">
          <w:rPr>
            <w:rFonts w:ascii="Times New Roman" w:eastAsia="Times New Roman" w:hAnsi="Times New Roman" w:cs="Times New Roman"/>
            <w:color w:val="000000"/>
          </w:rPr>
          <w:tab/>
          <w:delText xml:space="preserve"> - 23328 (S 1486)  </w:delText>
        </w:r>
      </w:del>
    </w:p>
    <w:p w14:paraId="6E8A4A3E" w14:textId="77777777" w:rsidR="008A352D" w:rsidRPr="00DE247E" w:rsidRDefault="008A352D" w:rsidP="008A352D">
      <w:pPr>
        <w:pBdr>
          <w:top w:val="nil"/>
          <w:left w:val="nil"/>
          <w:bottom w:val="nil"/>
          <w:right w:val="nil"/>
          <w:between w:val="nil"/>
        </w:pBdr>
        <w:spacing w:after="0" w:line="360" w:lineRule="auto"/>
        <w:jc w:val="both"/>
        <w:rPr>
          <w:del w:id="743" w:author="Author" w:date="2026-05-07T13:24:00Z"/>
          <w:rFonts w:ascii="Times New Roman" w:eastAsia="Times New Roman" w:hAnsi="Times New Roman" w:cs="Times New Roman"/>
          <w:color w:val="000000"/>
        </w:rPr>
      </w:pPr>
      <w:del w:id="744" w:author="Author" w:date="2026-05-07T13:24:00Z">
        <w:r w:rsidRPr="00DE247E">
          <w:rPr>
            <w:rFonts w:ascii="Times New Roman" w:eastAsia="Times New Roman" w:hAnsi="Times New Roman" w:cs="Times New Roman"/>
            <w:b/>
            <w:color w:val="000000"/>
          </w:rPr>
          <w:delText>B)</w:delText>
        </w:r>
        <w:r w:rsidRPr="00DE247E">
          <w:rPr>
            <w:color w:val="000000"/>
          </w:rPr>
          <w:delText xml:space="preserve">  </w:delText>
        </w:r>
        <w:r w:rsidRPr="00DE247E">
          <w:rPr>
            <w:rFonts w:ascii="Times New Roman" w:eastAsia="Times New Roman" w:hAnsi="Times New Roman" w:cs="Times New Roman"/>
            <w:color w:val="000000"/>
          </w:rPr>
          <w:delText>19774 (nsp14 1522)  – 22215 (S 423), 24715 (S 2923)  – 22215 (S 423), 27920 (ORF7a 209)  – 21600 (nsp16 712), 23182 (S 1390)  – 23260 (S 1468),</w:delText>
        </w:r>
        <w:r w:rsidRPr="00DE247E">
          <w:rPr>
            <w:color w:val="000000"/>
          </w:rPr>
          <w:delText xml:space="preserve"> </w:delText>
        </w:r>
        <w:r w:rsidRPr="00DE247E">
          <w:rPr>
            <w:rFonts w:ascii="Times New Roman" w:eastAsia="Times New Roman" w:hAnsi="Times New Roman" w:cs="Times New Roman"/>
            <w:color w:val="000000"/>
          </w:rPr>
          <w:delText xml:space="preserve">23277 (S 1485)  – 23328 (S 1536)  </w:delText>
        </w:r>
      </w:del>
    </w:p>
    <w:p w14:paraId="4A4F205D" w14:textId="77777777" w:rsidR="008A352D" w:rsidRPr="00DE247E" w:rsidRDefault="008A352D" w:rsidP="008A352D">
      <w:pPr>
        <w:pBdr>
          <w:top w:val="nil"/>
          <w:left w:val="nil"/>
          <w:bottom w:val="nil"/>
          <w:right w:val="nil"/>
          <w:between w:val="nil"/>
        </w:pBdr>
        <w:spacing w:after="0" w:line="360" w:lineRule="auto"/>
        <w:jc w:val="both"/>
        <w:rPr>
          <w:del w:id="745" w:author="Author" w:date="2026-05-07T13:24:00Z"/>
          <w:rFonts w:ascii="Times New Roman" w:eastAsia="Times New Roman" w:hAnsi="Times New Roman" w:cs="Times New Roman"/>
          <w:color w:val="000000"/>
        </w:rPr>
      </w:pPr>
      <w:del w:id="746" w:author="Author" w:date="2026-05-07T13:24:00Z">
        <w:r w:rsidRPr="00DE247E">
          <w:rPr>
            <w:rFonts w:ascii="Times New Roman" w:eastAsia="Times New Roman" w:hAnsi="Times New Roman" w:cs="Times New Roman"/>
            <w:b/>
            <w:color w:val="000000"/>
          </w:rPr>
          <w:delText>C)</w:delText>
        </w:r>
        <w:r w:rsidRPr="00DE247E">
          <w:rPr>
            <w:rFonts w:ascii="Times New Roman" w:eastAsia="Times New Roman" w:hAnsi="Times New Roman" w:cs="Times New Roman"/>
            <w:color w:val="000000"/>
          </w:rPr>
          <w:delText xml:space="preserve"> 23182 (S 1390)  - 23260 (S 1468), 23182 (S 1390)  - 23328 (S 1536), 23260 (S 1468)  - 340 (5'UTR 340), 23260 (S 1468)  - 23277 (S 1485), 23260 (S 1468)  - 23328 (S 1536), 23277 (S 1485)  - 22202 (S 410), 23277 (S 1485)  - 23328 (S 1536), 23328 (S 1536)  - 27920 (ORF7a 209), 340 (5'UTR 340)  - 27920 (ORF7a 209), 27920 (ORF7a 209)  - 21600 (nsp16 712), 27920 (ORF7a 209)  - 27954 (ORF7a 243), 27920 (ORF7a 209)  - 29212 (N 607), 19774 (nsp14 1522)  - 21600 (nsp16 712), 24715 (S 2923)  - 22215 (S 423), 22074 (S 282)  - 22215 (S 423), 30179 (3'UTR 173)  - 30180 (3'UTR 174)  (numbers in braces are nucleotide positions counting from begging of the respective gene)</w:delText>
        </w:r>
      </w:del>
    </w:p>
    <w:p w14:paraId="589979A8" w14:textId="77777777" w:rsidR="008A352D" w:rsidRPr="00DE247E" w:rsidRDefault="008A352D" w:rsidP="008A352D">
      <w:pPr>
        <w:pBdr>
          <w:top w:val="nil"/>
          <w:left w:val="nil"/>
          <w:bottom w:val="nil"/>
          <w:right w:val="nil"/>
          <w:between w:val="nil"/>
        </w:pBdr>
        <w:spacing w:after="0" w:line="360" w:lineRule="auto"/>
        <w:jc w:val="both"/>
        <w:rPr>
          <w:del w:id="747" w:author="Author" w:date="2026-05-07T13:24:00Z"/>
          <w:rFonts w:ascii="Times New Roman" w:eastAsia="Times New Roman" w:hAnsi="Times New Roman" w:cs="Times New Roman"/>
          <w:color w:val="000000"/>
        </w:rPr>
      </w:pPr>
    </w:p>
    <w:p w14:paraId="12DD1520" w14:textId="77777777" w:rsidR="008A352D" w:rsidRPr="00DE247E" w:rsidRDefault="008A352D" w:rsidP="008A352D">
      <w:pPr>
        <w:pBdr>
          <w:top w:val="nil"/>
          <w:left w:val="nil"/>
          <w:bottom w:val="nil"/>
          <w:right w:val="nil"/>
          <w:between w:val="nil"/>
        </w:pBdr>
        <w:spacing w:after="0" w:line="360" w:lineRule="auto"/>
        <w:jc w:val="both"/>
        <w:rPr>
          <w:del w:id="748" w:author="Author" w:date="2026-05-07T13:24:00Z"/>
          <w:rFonts w:ascii="Times New Roman" w:eastAsia="Times New Roman" w:hAnsi="Times New Roman" w:cs="Times New Roman"/>
          <w:b/>
          <w:color w:val="000000"/>
        </w:rPr>
      </w:pPr>
      <w:del w:id="749" w:author="Author" w:date="2026-05-07T13:24:00Z">
        <w:r w:rsidRPr="00DE247E">
          <w:rPr>
            <w:rFonts w:ascii="Times New Roman" w:eastAsia="Times New Roman" w:hAnsi="Times New Roman" w:cs="Times New Roman"/>
            <w:b/>
            <w:color w:val="000000"/>
          </w:rPr>
          <w:delText>S2 Text. Epistatic pairs in Fig. 4.</w:delText>
        </w:r>
      </w:del>
    </w:p>
    <w:p w14:paraId="4680201A" w14:textId="77777777" w:rsidR="008A352D" w:rsidRPr="00DE247E" w:rsidRDefault="008A352D" w:rsidP="008A352D">
      <w:pPr>
        <w:pBdr>
          <w:top w:val="nil"/>
          <w:left w:val="nil"/>
          <w:bottom w:val="nil"/>
          <w:right w:val="nil"/>
          <w:between w:val="nil"/>
        </w:pBdr>
        <w:spacing w:after="0" w:line="360" w:lineRule="auto"/>
        <w:jc w:val="both"/>
        <w:rPr>
          <w:del w:id="750" w:author="Author" w:date="2026-05-07T13:24:00Z"/>
          <w:rFonts w:ascii="Times New Roman" w:eastAsia="Times New Roman" w:hAnsi="Times New Roman" w:cs="Times New Roman"/>
          <w:color w:val="000000"/>
        </w:rPr>
      </w:pPr>
      <w:del w:id="751" w:author="Author" w:date="2026-05-07T13:24:00Z">
        <w:r w:rsidRPr="00DE247E">
          <w:rPr>
            <w:rFonts w:ascii="Times New Roman" w:eastAsia="Times New Roman" w:hAnsi="Times New Roman" w:cs="Times New Roman"/>
            <w:b/>
            <w:color w:val="000000"/>
          </w:rPr>
          <w:delText>A, D)</w:delText>
        </w:r>
        <w:r w:rsidRPr="00DE247E">
          <w:rPr>
            <w:rFonts w:ascii="Times New Roman" w:eastAsia="Times New Roman" w:hAnsi="Times New Roman" w:cs="Times New Roman"/>
            <w:color w:val="000000"/>
          </w:rPr>
          <w:delText xml:space="preserve"> 23182 (S 1390)  - 23260 (S 1468), 23182 (S 1390)  - 23328 (S 1536), 23260 (S 1468)  - 340 (5'UTR 340), 23260 (S 1468)  - 23328 (S 1536), 23277 (S 1485)  - 22202 (S 410), 23277 (S 1485)  - 23328 (S 1536), 23328 (S 1536)  - 340 (5'UTR 340), 29246 (N 641)  - 6537 (nsp3 3684), 24715 (S 2923)  - 22215 (S 423), 22074 (S 282)  - 22215 (S 423), 27954 (ORF7a 243)  – 28068 (ORF7a 549)  </w:delText>
        </w:r>
      </w:del>
    </w:p>
    <w:p w14:paraId="3C5C571E" w14:textId="77777777" w:rsidR="008A352D" w:rsidRPr="00DE247E" w:rsidRDefault="008A352D" w:rsidP="008A352D">
      <w:pPr>
        <w:pBdr>
          <w:top w:val="nil"/>
          <w:left w:val="nil"/>
          <w:bottom w:val="nil"/>
          <w:right w:val="nil"/>
          <w:between w:val="nil"/>
        </w:pBdr>
        <w:spacing w:after="0" w:line="360" w:lineRule="auto"/>
        <w:jc w:val="both"/>
        <w:rPr>
          <w:del w:id="752" w:author="Author" w:date="2026-05-07T13:24:00Z"/>
          <w:rFonts w:ascii="Times New Roman" w:eastAsia="Times New Roman" w:hAnsi="Times New Roman" w:cs="Times New Roman"/>
          <w:color w:val="000000"/>
        </w:rPr>
      </w:pPr>
      <w:del w:id="753" w:author="Author" w:date="2026-05-07T13:24:00Z">
        <w:r w:rsidRPr="00DE247E">
          <w:rPr>
            <w:rFonts w:ascii="Times New Roman" w:eastAsia="Times New Roman" w:hAnsi="Times New Roman" w:cs="Times New Roman"/>
            <w:b/>
            <w:color w:val="000000"/>
          </w:rPr>
          <w:delText>B)</w:delText>
        </w:r>
        <w:r w:rsidRPr="00DE247E">
          <w:rPr>
            <w:rFonts w:ascii="Times New Roman" w:eastAsia="Times New Roman" w:hAnsi="Times New Roman" w:cs="Times New Roman"/>
            <w:color w:val="000000"/>
          </w:rPr>
          <w:delText xml:space="preserve"> 29246 (N 641)  - 6537 (nsp3 3684), 23182 (S 1390)  - 22202 (S 410), 23182 (S 1390)  - 23260 (S 1468), 23182 (S 1390)  - 23328 (S 1536), 23260 (S 1468)  - 22202 (S 410), 23260 (S 1468)  - 23328 (S 1536), 23277 (S 1485)  - 22202 (S 410), 23277 (S 1485)  - 23328 (S 1536), 24715 (S 2923)  – 22215 (S 423)  </w:delText>
        </w:r>
      </w:del>
    </w:p>
    <w:p w14:paraId="3D86F34A" w14:textId="77777777" w:rsidR="008A352D" w:rsidRPr="00DE247E" w:rsidRDefault="008A352D" w:rsidP="008A352D">
      <w:pPr>
        <w:pBdr>
          <w:top w:val="nil"/>
          <w:left w:val="nil"/>
          <w:bottom w:val="nil"/>
          <w:right w:val="nil"/>
          <w:between w:val="nil"/>
        </w:pBdr>
        <w:spacing w:after="0" w:line="360" w:lineRule="auto"/>
        <w:jc w:val="both"/>
        <w:rPr>
          <w:del w:id="754" w:author="Author" w:date="2026-05-07T13:24:00Z"/>
          <w:rFonts w:ascii="Times New Roman" w:eastAsia="Times New Roman" w:hAnsi="Times New Roman" w:cs="Times New Roman"/>
          <w:b/>
          <w:color w:val="000000"/>
        </w:rPr>
      </w:pPr>
      <w:del w:id="755" w:author="Author" w:date="2026-05-07T13:24:00Z">
        <w:r w:rsidRPr="00DE247E">
          <w:rPr>
            <w:rFonts w:ascii="Times New Roman" w:eastAsia="Times New Roman" w:hAnsi="Times New Roman" w:cs="Times New Roman"/>
            <w:b/>
            <w:color w:val="000000"/>
          </w:rPr>
          <w:delText>C)</w:delText>
        </w:r>
        <w:r w:rsidRPr="00DE247E">
          <w:rPr>
            <w:rFonts w:ascii="Times New Roman" w:eastAsia="Times New Roman" w:hAnsi="Times New Roman" w:cs="Times New Roman"/>
            <w:color w:val="000000"/>
          </w:rPr>
          <w:delText xml:space="preserve"> 23182 (S 1390)  - 23260 (S 1468), 23182 (S 1390)  - 23328 (S 1536), 23260 (S 1468)  - 23328 (S 1536), 23277 (S 1485)  - 22202 (S 410), 23277 (S 1485)  - 23328 (S 1536), 23328 (S 1536)  - 340 (5'UTR 340), 24715 (S 2923)  - 22215 (S 423), 22074 (S 282)  - 22215 (S 423), 27954 (ORF7a 243)  - 28068 (ORF7a 549)</w:delText>
        </w:r>
      </w:del>
    </w:p>
    <w:p w14:paraId="0EE17A62"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r w:rsidRPr="004A20DB">
        <w:rPr>
          <w:rFonts w:ascii="Times New Roman" w:eastAsia="Times New Roman" w:hAnsi="Times New Roman" w:cs="Times New Roman"/>
          <w:b/>
          <w:noProof/>
          <w:color w:val="000000"/>
          <w:sz w:val="24"/>
          <w:szCs w:val="24"/>
        </w:rPr>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6115050" cy="3390900"/>
                    </a:xfrm>
                    <a:prstGeom prst="rect">
                      <a:avLst/>
                    </a:prstGeom>
                    <a:ln/>
                  </pic:spPr>
                </pic:pic>
              </a:graphicData>
            </a:graphic>
          </wp:inline>
        </w:drawing>
      </w:r>
    </w:p>
    <w:p w14:paraId="7B20C7F5"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Pr="004A20DB"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sidRPr="004A20DB">
        <w:rPr>
          <w:rFonts w:ascii="Times New Roman" w:eastAsia="Times New Roman" w:hAnsi="Times New Roman" w:cs="Times New Roman"/>
          <w:b/>
          <w:color w:val="000000"/>
        </w:rPr>
        <w:t xml:space="preserve">. </w:t>
      </w:r>
      <w:r w:rsidRPr="004A20DB">
        <w:rPr>
          <w:rFonts w:ascii="Times New Roman" w:eastAsia="Times New Roman" w:hAnsi="Times New Roman" w:cs="Times New Roman"/>
          <w:color w:val="000000"/>
        </w:rPr>
        <w:t>Simulation parameters and notation are as in Figure 1.</w:t>
      </w:r>
    </w:p>
    <w:p w14:paraId="336EBA2D"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sidRPr="004A20DB">
        <w:rPr>
          <w:rFonts w:ascii="Times New Roman" w:eastAsia="Times New Roman" w:hAnsi="Times New Roman" w:cs="Times New Roman"/>
          <w:noProof/>
          <w:color w:val="000000"/>
          <w:sz w:val="28"/>
          <w:szCs w:val="28"/>
        </w:rPr>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544025" cy="3143519"/>
                    </a:xfrm>
                    <a:prstGeom prst="rect">
                      <a:avLst/>
                    </a:prstGeom>
                    <a:ln/>
                  </pic:spPr>
                </pic:pic>
              </a:graphicData>
            </a:graphic>
          </wp:inline>
        </w:drawing>
      </w:r>
    </w:p>
    <w:p w14:paraId="39E917D4"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S2. The error of detection of epistatic interactions from UFE correlator in the absence of recombination.</w:t>
      </w:r>
      <w:r w:rsidRPr="004A20DB">
        <w:rPr>
          <w:rFonts w:ascii="Times New Roman" w:eastAsia="Times New Roman" w:hAnsi="Times New Roman" w:cs="Times New Roman"/>
          <w:color w:val="000000"/>
        </w:rPr>
        <w:t xml:space="preserve"> Simulation parameters and notation as in Figure 1. </w:t>
      </w:r>
    </w:p>
    <w:p w14:paraId="5278C559"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912135" cy="7343125"/>
                    </a:xfrm>
                    <a:prstGeom prst="rect">
                      <a:avLst/>
                    </a:prstGeom>
                    <a:ln/>
                  </pic:spPr>
                </pic:pic>
              </a:graphicData>
            </a:graphic>
          </wp:inline>
        </w:drawing>
      </w:r>
    </w:p>
    <w:p w14:paraId="7E37CCD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S3. The error of detection of epistatic interactions from Pearson coefficient.</w:t>
      </w:r>
      <w:r w:rsidRPr="004A20DB">
        <w:rPr>
          <w:rFonts w:ascii="Times New Roman" w:eastAsia="Times New Roman" w:hAnsi="Times New Roman" w:cs="Times New Roman"/>
          <w:color w:val="000000"/>
        </w:rPr>
        <w:t xml:space="preserve"> Simulation parameters and notation as in Figure 1. </w:t>
      </w:r>
    </w:p>
    <w:p w14:paraId="47F53B84"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4467870" cy="3105598"/>
                    </a:xfrm>
                    <a:prstGeom prst="rect">
                      <a:avLst/>
                    </a:prstGeom>
                    <a:ln/>
                  </pic:spPr>
                </pic:pic>
              </a:graphicData>
            </a:graphic>
          </wp:inline>
        </w:drawing>
      </w:r>
    </w:p>
    <w:p w14:paraId="25F900D6"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S4. The error of detection of epistatic interactions in the absence of recombination from Pearson coefficient.</w:t>
      </w:r>
      <w:r w:rsidRPr="004A20DB">
        <w:rPr>
          <w:rFonts w:ascii="Times New Roman" w:eastAsia="Times New Roman" w:hAnsi="Times New Roman" w:cs="Times New Roman"/>
          <w:color w:val="000000"/>
        </w:rPr>
        <w:t xml:space="preserve"> Simulation parameters and notation are as in Figure 1. </w:t>
      </w:r>
    </w:p>
    <w:p w14:paraId="78E66A9B" w14:textId="77777777" w:rsidR="001D5E08" w:rsidRPr="004A20DB" w:rsidRDefault="001D5E08" w:rsidP="001D5E08">
      <w:pPr>
        <w:pBdr>
          <w:top w:val="nil"/>
          <w:left w:val="nil"/>
          <w:bottom w:val="nil"/>
          <w:right w:val="nil"/>
          <w:between w:val="nil"/>
        </w:pBdr>
        <w:spacing w:after="0" w:line="276" w:lineRule="auto"/>
        <w:jc w:val="center"/>
        <w:rPr>
          <w:ins w:id="756" w:author="Author" w:date="2026-05-07T13:24:00Z"/>
          <w:rFonts w:ascii="Times New Roman" w:eastAsia="Times New Roman" w:hAnsi="Times New Roman" w:cs="Times New Roman"/>
          <w:color w:val="000000"/>
          <w:sz w:val="20"/>
          <w:szCs w:val="20"/>
        </w:rPr>
      </w:pPr>
      <w:ins w:id="757" w:author="Author" w:date="2026-05-07T13:24:00Z">
        <w:r w:rsidRPr="004A20DB">
          <w:rPr>
            <w:rFonts w:ascii="Times New Roman" w:eastAsia="Times New Roman" w:hAnsi="Times New Roman" w:cs="Times New Roman"/>
            <w:noProof/>
            <w:color w:val="000000"/>
          </w:rPr>
          <w:lastRenderedPageBreak/>
          <w:drawing>
            <wp:inline distT="0" distB="0" distL="0" distR="0" wp14:anchorId="121F4298" wp14:editId="544A784A">
              <wp:extent cx="5445570" cy="5431028"/>
              <wp:effectExtent l="0" t="0" r="3175"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5445570" cy="5431028"/>
                      </a:xfrm>
                      <a:prstGeom prst="rect">
                        <a:avLst/>
                      </a:prstGeom>
                      <a:ln/>
                    </pic:spPr>
                  </pic:pic>
                </a:graphicData>
              </a:graphic>
            </wp:inline>
          </w:drawing>
        </w:r>
      </w:ins>
    </w:p>
    <w:p w14:paraId="3A94A954" w14:textId="77777777" w:rsidR="001D5E08" w:rsidRPr="004A20DB" w:rsidRDefault="001D5E08" w:rsidP="001D5E08">
      <w:pPr>
        <w:pBdr>
          <w:top w:val="nil"/>
          <w:left w:val="nil"/>
          <w:bottom w:val="nil"/>
          <w:right w:val="nil"/>
          <w:between w:val="nil"/>
        </w:pBdr>
        <w:spacing w:after="0" w:line="276" w:lineRule="auto"/>
        <w:jc w:val="center"/>
        <w:rPr>
          <w:ins w:id="758" w:author="Author" w:date="2026-05-07T13:24:00Z"/>
          <w:rFonts w:ascii="Times New Roman" w:eastAsia="Times New Roman" w:hAnsi="Times New Roman" w:cs="Times New Roman"/>
          <w:color w:val="000000"/>
          <w:sz w:val="20"/>
          <w:szCs w:val="20"/>
        </w:rPr>
      </w:pPr>
    </w:p>
    <w:p w14:paraId="7430E071" w14:textId="18E5D1A2" w:rsidR="001D5E08" w:rsidRPr="004A20DB" w:rsidRDefault="001D5E08" w:rsidP="001D5E0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ins w:id="759" w:author="Author" w:date="2026-05-07T13:24:00Z">
        <w:r w:rsidRPr="004A20DB">
          <w:rPr>
            <w:rFonts w:ascii="Times New Roman" w:eastAsia="Times New Roman" w:hAnsi="Times New Roman" w:cs="Times New Roman"/>
            <w:b/>
            <w:color w:val="000000"/>
            <w:sz w:val="20"/>
            <w:szCs w:val="20"/>
          </w:rPr>
          <w:t xml:space="preserve">Figure </w:t>
        </w:r>
        <w:r>
          <w:rPr>
            <w:rFonts w:ascii="Times New Roman" w:eastAsia="Times New Roman" w:hAnsi="Times New Roman" w:cs="Times New Roman"/>
            <w:b/>
            <w:color w:val="000000"/>
            <w:sz w:val="20"/>
            <w:szCs w:val="20"/>
          </w:rPr>
          <w:t>S5</w:t>
        </w:r>
        <w:r w:rsidRPr="004A20DB">
          <w:rPr>
            <w:rFonts w:ascii="Times New Roman" w:eastAsia="Times New Roman" w:hAnsi="Times New Roman" w:cs="Times New Roman"/>
            <w:b/>
            <w:color w:val="000000"/>
            <w:sz w:val="20"/>
            <w:szCs w:val="20"/>
          </w:rPr>
          <w:t>. Epistatic interactions for SARS-CoV-2 genome predicted for Dataset 1 between groups I and III in Fig. 5</w:t>
        </w:r>
      </w:ins>
      <w:r w:rsidRPr="004A20DB">
        <w:rPr>
          <w:rFonts w:ascii="Times New Roman" w:eastAsia="Times New Roman" w:hAnsi="Times New Roman" w:cs="Times New Roman"/>
          <w:b/>
          <w:color w:val="000000"/>
          <w:sz w:val="20"/>
          <w:szCs w:val="20"/>
        </w:rPr>
        <w:t xml:space="preserve">. </w:t>
      </w:r>
      <w:r w:rsidRPr="004A20DB">
        <w:rPr>
          <w:rFonts w:ascii="Times New Roman" w:eastAsia="Times New Roman" w:hAnsi="Times New Roman" w:cs="Times New Roman"/>
          <w:color w:val="000000"/>
          <w:sz w:val="20"/>
          <w:szCs w:val="20"/>
        </w:rPr>
        <w:t>Notation as in Fig. 6.</w:t>
      </w:r>
      <w:r w:rsidRPr="004A20DB">
        <w:rPr>
          <w:rFonts w:ascii="Times New Roman" w:eastAsia="Times New Roman" w:hAnsi="Times New Roman" w:cs="Times New Roman"/>
          <w:b/>
          <w:color w:val="000000"/>
          <w:sz w:val="20"/>
          <w:szCs w:val="20"/>
        </w:rPr>
        <w:t xml:space="preserve"> </w:t>
      </w:r>
      <w:r w:rsidRPr="004A20DB">
        <w:rPr>
          <w:rFonts w:ascii="Times New Roman" w:eastAsia="Times New Roman" w:hAnsi="Times New Roman" w:cs="Times New Roman"/>
          <w:color w:val="000000"/>
          <w:sz w:val="20"/>
          <w:szCs w:val="20"/>
        </w:rPr>
        <w:t xml:space="preserve"> To obtain the circular diagram using software </w:t>
      </w:r>
      <w:proofErr w:type="spellStart"/>
      <w:r w:rsidRPr="004A20DB">
        <w:rPr>
          <w:rFonts w:ascii="Times New Roman" w:eastAsia="Times New Roman" w:hAnsi="Times New Roman" w:cs="Times New Roman"/>
          <w:color w:val="000000"/>
          <w:sz w:val="20"/>
          <w:szCs w:val="20"/>
        </w:rPr>
        <w:t>Circos</w:t>
      </w:r>
      <w:proofErr w:type="spellEnd"/>
      <w:r w:rsidRPr="004A20DB">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[40]</w:t>
      </w:r>
      <w:r>
        <w:rPr>
          <w:rFonts w:ascii="Times New Roman" w:eastAsia="Times New Roman" w:hAnsi="Times New Roman" w:cs="Times New Roman"/>
          <w:color w:val="000000"/>
          <w:sz w:val="20"/>
          <w:szCs w:val="20"/>
        </w:rPr>
        <w:fldChar w:fldCharType="end"/>
      </w:r>
      <w:r w:rsidRPr="004A20DB">
        <w:rPr>
          <w:rFonts w:ascii="Times New Roman" w:eastAsia="Times New Roman" w:hAnsi="Times New Roman" w:cs="Times New Roman"/>
          <w:color w:val="000000"/>
          <w:sz w:val="20"/>
          <w:szCs w:val="20"/>
        </w:rPr>
        <w:t>, group I was oversampled 10 times and group III was oversampled 20 times, both with replacement.</w:t>
      </w:r>
    </w:p>
    <w:p w14:paraId="464E1EBD" w14:textId="77777777" w:rsidR="001D5E08" w:rsidRPr="004A20DB" w:rsidRDefault="001D5E08"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1C216928"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8CBEE89" w14:textId="77777777" w:rsidR="008A352D" w:rsidRPr="004A20DB"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sidRPr="004A20DB">
        <w:rPr>
          <w:noProof/>
          <w:color w:val="000000"/>
        </w:rPr>
        <w:lastRenderedPageBreak/>
        <w:drawing>
          <wp:inline distT="0" distB="0" distL="0" distR="0" wp14:anchorId="6627D234" wp14:editId="02F4D2AE">
            <wp:extent cx="6391157" cy="3143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6403722" cy="3149430"/>
                    </a:xfrm>
                    <a:prstGeom prst="rect">
                      <a:avLst/>
                    </a:prstGeom>
                    <a:ln/>
                  </pic:spPr>
                </pic:pic>
              </a:graphicData>
            </a:graphic>
          </wp:inline>
        </w:drawing>
      </w:r>
    </w:p>
    <w:p w14:paraId="528AD0CA" w14:textId="51A13F6E" w:rsidR="008A352D" w:rsidRPr="004A20DB" w:rsidRDefault="008A352D" w:rsidP="003F650E">
      <w:pPr>
        <w:pBdr>
          <w:top w:val="nil"/>
          <w:left w:val="nil"/>
          <w:bottom w:val="nil"/>
          <w:right w:val="nil"/>
          <w:between w:val="nil"/>
        </w:pBdr>
        <w:spacing w:after="0" w:line="360" w:lineRule="auto"/>
        <w:ind w:left="-567"/>
        <w:rPr>
          <w:rFonts w:ascii="Times New Roman" w:eastAsia="Times New Roman" w:hAnsi="Times New Roman" w:cs="Times New Roman"/>
          <w:b/>
          <w:color w:val="000000"/>
        </w:rPr>
      </w:pPr>
    </w:p>
    <w:p w14:paraId="07F99659" w14:textId="77777777" w:rsidR="008A352D" w:rsidRPr="00DE247E" w:rsidRDefault="008A352D" w:rsidP="003F650E">
      <w:pPr>
        <w:pBdr>
          <w:top w:val="nil"/>
          <w:left w:val="nil"/>
          <w:bottom w:val="nil"/>
          <w:right w:val="nil"/>
          <w:between w:val="nil"/>
        </w:pBdr>
        <w:spacing w:line="240" w:lineRule="auto"/>
        <w:jc w:val="both"/>
        <w:rPr>
          <w:del w:id="760" w:author="Author" w:date="2026-05-07T13:24:00Z"/>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w:t>
      </w:r>
      <w:r w:rsidR="00230733">
        <w:rPr>
          <w:rFonts w:ascii="Times New Roman" w:eastAsia="Times New Roman" w:hAnsi="Times New Roman" w:cs="Times New Roman"/>
          <w:b/>
          <w:color w:val="000000"/>
        </w:rPr>
        <w:t>6</w:t>
      </w:r>
      <w:r w:rsidRPr="004A20DB">
        <w:rPr>
          <w:rFonts w:ascii="Times New Roman" w:eastAsia="Times New Roman" w:hAnsi="Times New Roman" w:cs="Times New Roman"/>
          <w:b/>
          <w:color w:val="000000"/>
        </w:rPr>
        <w:t xml:space="preserve">. Epistatic interactions for SARS-CoV-2 genome predicted for Dataset </w:t>
      </w:r>
      <w:r w:rsidR="00A7528A" w:rsidRPr="004A20DB">
        <w:rPr>
          <w:rFonts w:ascii="Times New Roman" w:eastAsia="Times New Roman" w:hAnsi="Times New Roman" w:cs="Times New Roman"/>
          <w:b/>
          <w:color w:val="000000"/>
        </w:rPr>
        <w:t>2</w:t>
      </w:r>
      <w:r w:rsidRPr="004A20DB">
        <w:rPr>
          <w:rFonts w:ascii="Times New Roman" w:eastAsia="Times New Roman" w:hAnsi="Times New Roman" w:cs="Times New Roman"/>
          <w:b/>
          <w:color w:val="000000"/>
        </w:rPr>
        <w:t xml:space="preserve"> from UFE correlator</w:t>
      </w:r>
      <w:del w:id="761" w:author="Author" w:date="2026-05-07T13:24:00Z">
        <w:r>
          <w:rPr>
            <w:rFonts w:ascii="Times New Roman" w:eastAsia="Times New Roman" w:hAnsi="Times New Roman" w:cs="Times New Roman"/>
            <w:b/>
            <w:color w:val="000000"/>
          </w:rPr>
          <w:delText xml:space="preserve"> between groups I and II</w:delText>
        </w:r>
        <w:r>
          <w:rPr>
            <w:rFonts w:ascii="Times New Roman" w:eastAsia="Times New Roman" w:hAnsi="Times New Roman" w:cs="Times New Roman"/>
            <w:color w:val="000000"/>
          </w:rPr>
          <w:delText xml:space="preserve"> </w:delText>
        </w:r>
        <w:r>
          <w:rPr>
            <w:rFonts w:ascii="Times New Roman" w:eastAsia="Times New Roman" w:hAnsi="Times New Roman" w:cs="Times New Roman"/>
            <w:b/>
            <w:color w:val="000000"/>
          </w:rPr>
          <w:delText>in the mutation spectrum on the right</w:delText>
        </w:r>
        <w:r>
          <w:rPr>
            <w:rFonts w:ascii="Times New Roman" w:eastAsia="Times New Roman" w:hAnsi="Times New Roman" w:cs="Times New Roman"/>
            <w:color w:val="000000"/>
          </w:rPr>
          <w:delText>.</w:delText>
        </w:r>
      </w:del>
      <w:ins w:id="762" w:author="Author" w:date="2026-05-07T13:24:00Z">
        <w:r w:rsidRPr="004A20DB">
          <w:rPr>
            <w:rFonts w:ascii="Times New Roman" w:eastAsia="Times New Roman" w:hAnsi="Times New Roman" w:cs="Times New Roman"/>
            <w:color w:val="000000"/>
          </w:rPr>
          <w:t>.</w:t>
        </w:r>
      </w:ins>
      <w:r w:rsidRPr="004A20DB">
        <w:rPr>
          <w:rFonts w:ascii="Times New Roman" w:eastAsia="Times New Roman" w:hAnsi="Times New Roman" w:cs="Times New Roman"/>
          <w:color w:val="000000"/>
        </w:rPr>
        <w:t xml:space="preserve"> Dataset </w:t>
      </w:r>
      <w:r w:rsidR="00A7528A" w:rsidRPr="004A20DB">
        <w:rPr>
          <w:rFonts w:ascii="Times New Roman" w:eastAsia="Times New Roman" w:hAnsi="Times New Roman" w:cs="Times New Roman"/>
          <w:color w:val="000000"/>
        </w:rPr>
        <w:t>2</w:t>
      </w:r>
      <w:r w:rsidRPr="004A20DB">
        <w:rPr>
          <w:rFonts w:ascii="Times New Roman" w:eastAsia="Times New Roman" w:hAnsi="Times New Roman" w:cs="Times New Roman"/>
          <w:color w:val="000000"/>
        </w:rPr>
        <w:t xml:space="preserve"> was constructed </w:t>
      </w:r>
      <w:del w:id="763" w:author="Author" w:date="2026-05-07T13:24:00Z">
        <w:r>
          <w:rPr>
            <w:rFonts w:ascii="Times New Roman" w:eastAsia="Times New Roman" w:hAnsi="Times New Roman" w:cs="Times New Roman"/>
            <w:color w:val="000000"/>
          </w:rPr>
          <w:delText xml:space="preserve">downloading 12,000 sequences from NCBI Virus database labeled B.1 and B.1.1.7 (Alpha), in equal numbers each. </w:delText>
        </w:r>
      </w:del>
    </w:p>
    <w:p w14:paraId="0D097CCC" w14:textId="77777777" w:rsidR="008A352D" w:rsidRDefault="008A352D" w:rsidP="003F650E">
      <w:pPr>
        <w:pBdr>
          <w:top w:val="nil"/>
          <w:left w:val="nil"/>
          <w:bottom w:val="nil"/>
          <w:right w:val="nil"/>
          <w:between w:val="nil"/>
        </w:pBdr>
        <w:spacing w:after="0" w:line="240" w:lineRule="auto"/>
        <w:jc w:val="both"/>
        <w:rPr>
          <w:del w:id="764" w:author="Author" w:date="2026-05-07T13:24:00Z"/>
          <w:rFonts w:ascii="Times New Roman" w:eastAsia="Times New Roman" w:hAnsi="Times New Roman" w:cs="Times New Roman"/>
          <w:color w:val="000000"/>
        </w:rPr>
      </w:pPr>
    </w:p>
    <w:p w14:paraId="400554E2" w14:textId="5287F1BB" w:rsidR="008A352D" w:rsidRDefault="008A352D" w:rsidP="003F650E">
      <w:pPr>
        <w:pBdr>
          <w:top w:val="nil"/>
          <w:left w:val="nil"/>
          <w:bottom w:val="nil"/>
          <w:right w:val="nil"/>
          <w:between w:val="nil"/>
        </w:pBdr>
        <w:spacing w:after="0" w:line="240" w:lineRule="auto"/>
        <w:rPr>
          <w:del w:id="765" w:author="Author" w:date="2026-05-07T13:24:00Z"/>
          <w:rFonts w:ascii="Times New Roman" w:eastAsia="Times New Roman" w:hAnsi="Times New Roman" w:cs="Times New Roman"/>
          <w:color w:val="000000"/>
        </w:rPr>
      </w:pPr>
    </w:p>
    <w:p w14:paraId="2796337A" w14:textId="77777777" w:rsidR="008A352D" w:rsidRDefault="008A352D" w:rsidP="003F650E">
      <w:pPr>
        <w:pBdr>
          <w:top w:val="nil"/>
          <w:left w:val="nil"/>
          <w:bottom w:val="nil"/>
          <w:right w:val="nil"/>
          <w:between w:val="nil"/>
        </w:pBdr>
        <w:spacing w:after="0" w:line="240" w:lineRule="auto"/>
        <w:rPr>
          <w:del w:id="766" w:author="Author" w:date="2026-05-07T13:24:00Z"/>
          <w:rFonts w:ascii="Times New Roman" w:eastAsia="Times New Roman" w:hAnsi="Times New Roman" w:cs="Times New Roman"/>
          <w:b/>
          <w:color w:val="000000"/>
        </w:rPr>
      </w:pPr>
    </w:p>
    <w:p w14:paraId="62F27F48" w14:textId="763EE153" w:rsidR="00EC09B4" w:rsidRDefault="008A352D" w:rsidP="003F650E">
      <w:pPr>
        <w:pBdr>
          <w:top w:val="nil"/>
          <w:left w:val="nil"/>
          <w:bottom w:val="nil"/>
          <w:right w:val="nil"/>
          <w:between w:val="nil"/>
        </w:pBdr>
        <w:spacing w:line="240" w:lineRule="auto"/>
        <w:jc w:val="both"/>
        <w:rPr>
          <w:rFonts w:ascii="Times New Roman" w:eastAsia="Times New Roman" w:hAnsi="Times New Roman" w:cs="Times New Roman"/>
          <w:color w:val="000000"/>
        </w:rPr>
      </w:pPr>
      <w:del w:id="767" w:author="Author" w:date="2026-05-07T13:24:00Z">
        <w:r>
          <w:rPr>
            <w:rFonts w:ascii="Times New Roman" w:eastAsia="Times New Roman" w:hAnsi="Times New Roman" w:cs="Times New Roman"/>
            <w:b/>
            <w:color w:val="000000"/>
          </w:rPr>
          <w:delText>Figure S7. Epistatic interactions for SARS-CoV-2 genome predicted for Dataset 3 from UFE correlator</w:delText>
        </w:r>
        <w:r>
          <w:rPr>
            <w:rFonts w:ascii="Times New Roman" w:eastAsia="Times New Roman" w:hAnsi="Times New Roman" w:cs="Times New Roman"/>
            <w:color w:val="000000"/>
          </w:rPr>
          <w:delText xml:space="preserve">. Dataset 3 was constructed </w:delText>
        </w:r>
      </w:del>
      <w:r w:rsidRPr="004A20DB">
        <w:rPr>
          <w:rFonts w:ascii="Times New Roman" w:eastAsia="Times New Roman" w:hAnsi="Times New Roman" w:cs="Times New Roman"/>
          <w:color w:val="000000"/>
        </w:rPr>
        <w:t>using 20,000 random sequences from the NCBI</w:t>
      </w:r>
      <w:del w:id="768" w:author="Author" w:date="2026-05-07T13:24:00Z">
        <w:r>
          <w:rPr>
            <w:rFonts w:ascii="Times New Roman" w:eastAsia="Times New Roman" w:hAnsi="Times New Roman" w:cs="Times New Roman"/>
            <w:color w:val="000000"/>
          </w:rPr>
          <w:delText>.</w:delText>
        </w:r>
      </w:del>
      <w:ins w:id="769" w:author="Author" w:date="2026-05-07T13:24:00Z">
        <w:r w:rsidR="00ED69F0" w:rsidRPr="004A20DB">
          <w:rPr>
            <w:rFonts w:ascii="Times New Roman" w:eastAsia="Times New Roman" w:hAnsi="Times New Roman" w:cs="Times New Roman"/>
            <w:color w:val="000000"/>
          </w:rPr>
          <w:t xml:space="preserve"> without geographic classification</w:t>
        </w:r>
        <w:r w:rsidRPr="004A20DB">
          <w:rPr>
            <w:rFonts w:ascii="Times New Roman" w:eastAsia="Times New Roman" w:hAnsi="Times New Roman" w:cs="Times New Roman"/>
            <w:color w:val="000000"/>
          </w:rPr>
          <w:t>.</w:t>
        </w:r>
      </w:ins>
      <w:r w:rsidRPr="004A20DB">
        <w:rPr>
          <w:rFonts w:ascii="Times New Roman" w:eastAsia="Times New Roman" w:hAnsi="Times New Roman" w:cs="Times New Roman"/>
          <w:color w:val="000000"/>
        </w:rPr>
        <w:t xml:space="preserve"> Virus database for the period from 09/24/2020 to 09/25/2021. Calculations were based </w:t>
      </w:r>
      <w:r w:rsidR="007C2775" w:rsidRPr="004A20DB">
        <w:rPr>
          <w:rFonts w:ascii="Times New Roman" w:eastAsia="Times New Roman" w:hAnsi="Times New Roman" w:cs="Times New Roman"/>
          <w:color w:val="000000"/>
        </w:rPr>
        <w:t xml:space="preserve">on </w:t>
      </w:r>
      <w:del w:id="770" w:author="Author" w:date="2026-05-07T13:24:00Z">
        <w:r>
          <w:rPr>
            <w:rFonts w:ascii="Times New Roman" w:eastAsia="Times New Roman" w:hAnsi="Times New Roman" w:cs="Times New Roman"/>
            <w:color w:val="000000"/>
          </w:rPr>
          <w:delText xml:space="preserve">a single central </w:delText>
        </w:r>
      </w:del>
      <w:ins w:id="771" w:author="Author" w:date="2026-05-07T13:24:00Z">
        <w:r w:rsidR="007C2775" w:rsidRPr="004A20DB">
          <w:rPr>
            <w:rFonts w:ascii="Times New Roman" w:eastAsia="Times New Roman" w:hAnsi="Times New Roman" w:cs="Times New Roman"/>
            <w:color w:val="000000"/>
          </w:rPr>
          <w:t xml:space="preserve">equal mixture of sequences from </w:t>
        </w:r>
      </w:ins>
      <w:r w:rsidR="007C2775" w:rsidRPr="004A20DB">
        <w:rPr>
          <w:rFonts w:ascii="Times New Roman" w:eastAsia="Times New Roman" w:hAnsi="Times New Roman" w:cs="Times New Roman"/>
          <w:color w:val="000000"/>
        </w:rPr>
        <w:t xml:space="preserve">peak </w:t>
      </w:r>
      <w:del w:id="772" w:author="Author" w:date="2026-05-07T13:24:00Z">
        <w:r>
          <w:rPr>
            <w:rFonts w:ascii="Times New Roman" w:eastAsia="Times New Roman" w:hAnsi="Times New Roman" w:cs="Times New Roman"/>
            <w:color w:val="000000"/>
          </w:rPr>
          <w:delText>marked with the red lines</w:delText>
        </w:r>
      </w:del>
      <w:ins w:id="773" w:author="Author" w:date="2026-05-07T13:24:00Z">
        <w:r w:rsidR="007C2775" w:rsidRPr="004A20DB">
          <w:rPr>
            <w:rFonts w:ascii="Times New Roman" w:eastAsia="Times New Roman" w:hAnsi="Times New Roman" w:cs="Times New Roman"/>
            <w:color w:val="000000"/>
          </w:rPr>
          <w:t>I and II</w:t>
        </w:r>
      </w:ins>
      <w:r w:rsidRPr="004A20DB">
        <w:rPr>
          <w:rFonts w:ascii="Times New Roman" w:eastAsia="Times New Roman" w:hAnsi="Times New Roman" w:cs="Times New Roman"/>
          <w:color w:val="000000"/>
        </w:rPr>
        <w:t>.</w:t>
      </w:r>
    </w:p>
    <w:sectPr w:rsidR="00EC09B4" w:rsidSect="00C75F04">
      <w:headerReference w:type="default" r:id="rId25"/>
      <w:footerReference w:type="even" r:id="rId26"/>
      <w:footerReference w:type="default" r:id="rId27"/>
      <w:pgSz w:w="11906" w:h="16838"/>
      <w:pgMar w:top="1134" w:right="1134" w:bottom="1134" w:left="1134" w:header="709" w:footer="709"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75274" w14:textId="77777777" w:rsidR="000C3DB4" w:rsidRDefault="000C3DB4" w:rsidP="00403B5C">
      <w:pPr>
        <w:spacing w:after="0" w:line="240" w:lineRule="auto"/>
      </w:pPr>
      <w:r>
        <w:separator/>
      </w:r>
    </w:p>
  </w:endnote>
  <w:endnote w:type="continuationSeparator" w:id="0">
    <w:p w14:paraId="4DE396D2" w14:textId="77777777" w:rsidR="000C3DB4" w:rsidRDefault="000C3DB4" w:rsidP="00403B5C">
      <w:pPr>
        <w:spacing w:after="0" w:line="240" w:lineRule="auto"/>
      </w:pPr>
      <w:r>
        <w:continuationSeparator/>
      </w:r>
    </w:p>
  </w:endnote>
  <w:endnote w:type="continuationNotice" w:id="1">
    <w:p w14:paraId="23B84B54" w14:textId="77777777" w:rsidR="000C3DB4" w:rsidRDefault="000C3D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775" w:author="Author" w:date="2026-05-07T13:24:00Z"/>
  <w:sdt>
    <w:sdtPr>
      <w:rPr>
        <w:rStyle w:val="PageNumber"/>
      </w:rPr>
      <w:id w:val="-1440759662"/>
      <w:docPartObj>
        <w:docPartGallery w:val="Page Numbers (Bottom of Page)"/>
        <w:docPartUnique/>
      </w:docPartObj>
    </w:sdtPr>
    <w:sdtContent>
      <w:customXmlInsRangeEnd w:id="775"/>
      <w:p w14:paraId="452BF23A" w14:textId="727C0DE5" w:rsidR="00A22C54" w:rsidRDefault="00A22C54" w:rsidP="008F60D5">
        <w:pPr>
          <w:pStyle w:val="Footer"/>
          <w:framePr w:wrap="none" w:vAnchor="text" w:hAnchor="margin" w:xAlign="right" w:y="1"/>
          <w:rPr>
            <w:ins w:id="776" w:author="Author" w:date="2026-05-07T13:24:00Z"/>
            <w:rStyle w:val="PageNumber"/>
          </w:rPr>
        </w:pPr>
        <w:ins w:id="777" w:author="Author" w:date="2026-05-07T13:24:00Z">
          <w:r>
            <w:rPr>
              <w:rStyle w:val="PageNumber"/>
            </w:rPr>
            <w:fldChar w:fldCharType="begin"/>
          </w:r>
          <w:r>
            <w:rPr>
              <w:rStyle w:val="PageNumber"/>
            </w:rPr>
            <w:instrText xml:space="preserve"> PAGE </w:instrText>
          </w:r>
          <w:r>
            <w:rPr>
              <w:rStyle w:val="PageNumber"/>
            </w:rPr>
            <w:fldChar w:fldCharType="end"/>
          </w:r>
        </w:ins>
      </w:p>
      <w:customXmlInsRangeStart w:id="778" w:author="Author" w:date="2026-05-07T13:24:00Z"/>
    </w:sdtContent>
  </w:sdt>
  <w:customXmlInsRangeEnd w:id="778"/>
  <w:p w14:paraId="3C7A917B" w14:textId="77777777" w:rsidR="00A22C54" w:rsidRDefault="00A22C54">
    <w:pPr>
      <w:pStyle w:val="Footer"/>
      <w:ind w:right="360"/>
      <w:pPrChange w:id="779" w:author="Author" w:date="2026-05-07T13:24:00Z">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780" w:author="Author" w:date="2026-05-07T13:24:00Z"/>
  <w:sdt>
    <w:sdtPr>
      <w:rPr>
        <w:rStyle w:val="PageNumber"/>
      </w:rPr>
      <w:id w:val="1579709919"/>
      <w:docPartObj>
        <w:docPartGallery w:val="Page Numbers (Bottom of Page)"/>
        <w:docPartUnique/>
      </w:docPartObj>
    </w:sdtPr>
    <w:sdtContent>
      <w:customXmlInsRangeEnd w:id="780"/>
      <w:p w14:paraId="1662E14A" w14:textId="26414120" w:rsidR="00A22C54" w:rsidRDefault="00A22C54" w:rsidP="008F60D5">
        <w:pPr>
          <w:pStyle w:val="Footer"/>
          <w:framePr w:wrap="none" w:vAnchor="text" w:hAnchor="margin" w:xAlign="right" w:y="1"/>
          <w:rPr>
            <w:ins w:id="781" w:author="Author" w:date="2026-05-07T13:24:00Z"/>
            <w:rStyle w:val="PageNumber"/>
          </w:rPr>
        </w:pPr>
        <w:ins w:id="782" w:author="Author" w:date="2026-05-07T13:24:00Z">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ins>
      </w:p>
      <w:customXmlInsRangeStart w:id="783" w:author="Author" w:date="2026-05-07T13:24:00Z"/>
    </w:sdtContent>
  </w:sdt>
  <w:customXmlInsRangeEnd w:id="783"/>
  <w:p w14:paraId="35A502A2" w14:textId="77777777" w:rsidR="00A22C54" w:rsidRDefault="00A22C54">
    <w:pPr>
      <w:pStyle w:val="Footer"/>
      <w:ind w:right="360"/>
      <w:pPrChange w:id="784" w:author="Author" w:date="2026-05-07T13:24:00Z">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A68A5" w14:textId="77777777" w:rsidR="000C3DB4" w:rsidRDefault="000C3DB4" w:rsidP="00403B5C">
      <w:pPr>
        <w:spacing w:after="0" w:line="240" w:lineRule="auto"/>
      </w:pPr>
      <w:r>
        <w:separator/>
      </w:r>
    </w:p>
  </w:footnote>
  <w:footnote w:type="continuationSeparator" w:id="0">
    <w:p w14:paraId="682D3AE1" w14:textId="77777777" w:rsidR="000C3DB4" w:rsidRDefault="000C3DB4" w:rsidP="00403B5C">
      <w:pPr>
        <w:spacing w:after="0" w:line="240" w:lineRule="auto"/>
      </w:pPr>
      <w:r>
        <w:continuationSeparator/>
      </w:r>
    </w:p>
  </w:footnote>
  <w:footnote w:type="continuationNotice" w:id="1">
    <w:p w14:paraId="5E9CA040" w14:textId="77777777" w:rsidR="000C3DB4" w:rsidRDefault="000C3DB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C9AAC" w14:textId="77777777" w:rsidR="0092632D" w:rsidRDefault="0092632D">
    <w:pPr>
      <w:pStyle w:val="Header"/>
      <w:pPrChange w:id="774" w:author="Author" w:date="2026-05-07T13:24:00Z">
        <w:pPr>
          <w:pStyle w:val="Foot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77020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hideGrammaticalErrors/>
  <w:proofState w:spelling="clean" w:grammar="clean"/>
  <w:defaultTabStop w:val="720"/>
  <w:doNotUseMarginsForDrawingGridOrigin/>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29&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item&gt;1826&lt;/item&gt;&lt;item&gt;1827&lt;/item&gt;&lt;item&gt;1828&lt;/item&gt;&lt;item&gt;1829&lt;/item&gt;&lt;item&gt;1830&lt;/item&gt;&lt;item&gt;1831&lt;/item&gt;&lt;item&gt;1832&lt;/item&gt;&lt;/record-ids&gt;&lt;/item&gt;&lt;/Libraries&gt;"/>
  </w:docVars>
  <w:rsids>
    <w:rsidRoot w:val="0087149A"/>
    <w:rsid w:val="000010E7"/>
    <w:rsid w:val="000018A6"/>
    <w:rsid w:val="00002B1F"/>
    <w:rsid w:val="00012969"/>
    <w:rsid w:val="00021C16"/>
    <w:rsid w:val="00022075"/>
    <w:rsid w:val="00022241"/>
    <w:rsid w:val="00022F0E"/>
    <w:rsid w:val="000237D1"/>
    <w:rsid w:val="0002555E"/>
    <w:rsid w:val="000406BC"/>
    <w:rsid w:val="00040928"/>
    <w:rsid w:val="00047A8A"/>
    <w:rsid w:val="0005018A"/>
    <w:rsid w:val="00050B99"/>
    <w:rsid w:val="00051F17"/>
    <w:rsid w:val="000534BE"/>
    <w:rsid w:val="00060404"/>
    <w:rsid w:val="000704EE"/>
    <w:rsid w:val="000772D9"/>
    <w:rsid w:val="00081885"/>
    <w:rsid w:val="00093E61"/>
    <w:rsid w:val="000A7332"/>
    <w:rsid w:val="000B7415"/>
    <w:rsid w:val="000B7AE2"/>
    <w:rsid w:val="000C3DB4"/>
    <w:rsid w:val="000D6E6E"/>
    <w:rsid w:val="000E1076"/>
    <w:rsid w:val="000E3942"/>
    <w:rsid w:val="000E77EB"/>
    <w:rsid w:val="000F22EE"/>
    <w:rsid w:val="000F6DF9"/>
    <w:rsid w:val="000F7FF0"/>
    <w:rsid w:val="00101F13"/>
    <w:rsid w:val="00114B32"/>
    <w:rsid w:val="001201A7"/>
    <w:rsid w:val="0012055B"/>
    <w:rsid w:val="00136421"/>
    <w:rsid w:val="001401ED"/>
    <w:rsid w:val="00144B10"/>
    <w:rsid w:val="00150B08"/>
    <w:rsid w:val="001543AF"/>
    <w:rsid w:val="001552C4"/>
    <w:rsid w:val="00157A64"/>
    <w:rsid w:val="00161711"/>
    <w:rsid w:val="001632AA"/>
    <w:rsid w:val="00167192"/>
    <w:rsid w:val="001700ED"/>
    <w:rsid w:val="00171A57"/>
    <w:rsid w:val="00177FDD"/>
    <w:rsid w:val="001820FF"/>
    <w:rsid w:val="00182B0E"/>
    <w:rsid w:val="00190BB7"/>
    <w:rsid w:val="00191392"/>
    <w:rsid w:val="0019220E"/>
    <w:rsid w:val="00192CCC"/>
    <w:rsid w:val="0019511E"/>
    <w:rsid w:val="00195F6C"/>
    <w:rsid w:val="001A3293"/>
    <w:rsid w:val="001A35A3"/>
    <w:rsid w:val="001A3D3A"/>
    <w:rsid w:val="001B0976"/>
    <w:rsid w:val="001B1902"/>
    <w:rsid w:val="001B408C"/>
    <w:rsid w:val="001C6A4D"/>
    <w:rsid w:val="001C746C"/>
    <w:rsid w:val="001D21CF"/>
    <w:rsid w:val="001D360D"/>
    <w:rsid w:val="001D5E08"/>
    <w:rsid w:val="001E5656"/>
    <w:rsid w:val="001E5EAD"/>
    <w:rsid w:val="001E7145"/>
    <w:rsid w:val="001F204E"/>
    <w:rsid w:val="001F2438"/>
    <w:rsid w:val="00203E5E"/>
    <w:rsid w:val="0021614C"/>
    <w:rsid w:val="00221F9E"/>
    <w:rsid w:val="00230733"/>
    <w:rsid w:val="00231D32"/>
    <w:rsid w:val="00244C24"/>
    <w:rsid w:val="00247B71"/>
    <w:rsid w:val="002502EA"/>
    <w:rsid w:val="00260AD4"/>
    <w:rsid w:val="0026796C"/>
    <w:rsid w:val="00270598"/>
    <w:rsid w:val="00271A3E"/>
    <w:rsid w:val="0028747D"/>
    <w:rsid w:val="002932DB"/>
    <w:rsid w:val="002A2B25"/>
    <w:rsid w:val="002A2D9A"/>
    <w:rsid w:val="002A5C35"/>
    <w:rsid w:val="002A70B2"/>
    <w:rsid w:val="002B2E45"/>
    <w:rsid w:val="002B6A98"/>
    <w:rsid w:val="002C11AB"/>
    <w:rsid w:val="002C240E"/>
    <w:rsid w:val="002C4707"/>
    <w:rsid w:val="002C66A8"/>
    <w:rsid w:val="002C744F"/>
    <w:rsid w:val="002D3F8F"/>
    <w:rsid w:val="002D736E"/>
    <w:rsid w:val="002E47E3"/>
    <w:rsid w:val="002E716E"/>
    <w:rsid w:val="002F5C3B"/>
    <w:rsid w:val="00306C71"/>
    <w:rsid w:val="003141A2"/>
    <w:rsid w:val="00316475"/>
    <w:rsid w:val="00317F3D"/>
    <w:rsid w:val="003201A0"/>
    <w:rsid w:val="003319E3"/>
    <w:rsid w:val="003346FD"/>
    <w:rsid w:val="00362BBF"/>
    <w:rsid w:val="00365A8A"/>
    <w:rsid w:val="00365CCC"/>
    <w:rsid w:val="00367C63"/>
    <w:rsid w:val="00380A3A"/>
    <w:rsid w:val="00381197"/>
    <w:rsid w:val="00390237"/>
    <w:rsid w:val="00395CF5"/>
    <w:rsid w:val="003A0043"/>
    <w:rsid w:val="003A1EA6"/>
    <w:rsid w:val="003A23D7"/>
    <w:rsid w:val="003A5E2B"/>
    <w:rsid w:val="003B08DF"/>
    <w:rsid w:val="003B2B34"/>
    <w:rsid w:val="003C3D3C"/>
    <w:rsid w:val="003C4E3B"/>
    <w:rsid w:val="003F2820"/>
    <w:rsid w:val="003F36B7"/>
    <w:rsid w:val="003F4C32"/>
    <w:rsid w:val="003F5305"/>
    <w:rsid w:val="003F650E"/>
    <w:rsid w:val="00401A76"/>
    <w:rsid w:val="004031D9"/>
    <w:rsid w:val="00403B5C"/>
    <w:rsid w:val="00404A22"/>
    <w:rsid w:val="00407CCC"/>
    <w:rsid w:val="00413FAB"/>
    <w:rsid w:val="004144AC"/>
    <w:rsid w:val="0042095A"/>
    <w:rsid w:val="0043143B"/>
    <w:rsid w:val="00435B03"/>
    <w:rsid w:val="004468A9"/>
    <w:rsid w:val="0044739E"/>
    <w:rsid w:val="00447911"/>
    <w:rsid w:val="0045051E"/>
    <w:rsid w:val="00461CCA"/>
    <w:rsid w:val="00461F65"/>
    <w:rsid w:val="00466C3B"/>
    <w:rsid w:val="004758B2"/>
    <w:rsid w:val="00477F4B"/>
    <w:rsid w:val="004868F0"/>
    <w:rsid w:val="00495DC9"/>
    <w:rsid w:val="00497453"/>
    <w:rsid w:val="004A20DB"/>
    <w:rsid w:val="004A5170"/>
    <w:rsid w:val="004A6B93"/>
    <w:rsid w:val="004D29BD"/>
    <w:rsid w:val="004D4EEA"/>
    <w:rsid w:val="004D53FB"/>
    <w:rsid w:val="004D7072"/>
    <w:rsid w:val="004E6C9D"/>
    <w:rsid w:val="004E7B17"/>
    <w:rsid w:val="004F6E6D"/>
    <w:rsid w:val="004F7EC4"/>
    <w:rsid w:val="00505ABC"/>
    <w:rsid w:val="00517989"/>
    <w:rsid w:val="005209BB"/>
    <w:rsid w:val="00527497"/>
    <w:rsid w:val="005326DF"/>
    <w:rsid w:val="00533F85"/>
    <w:rsid w:val="00535229"/>
    <w:rsid w:val="00542736"/>
    <w:rsid w:val="00544C36"/>
    <w:rsid w:val="00545794"/>
    <w:rsid w:val="00547091"/>
    <w:rsid w:val="00557C49"/>
    <w:rsid w:val="005620C4"/>
    <w:rsid w:val="00562299"/>
    <w:rsid w:val="00565D3D"/>
    <w:rsid w:val="00571015"/>
    <w:rsid w:val="00571A2E"/>
    <w:rsid w:val="00575CB2"/>
    <w:rsid w:val="0058675E"/>
    <w:rsid w:val="005876A5"/>
    <w:rsid w:val="005877C3"/>
    <w:rsid w:val="00596AF4"/>
    <w:rsid w:val="005A5655"/>
    <w:rsid w:val="005C2765"/>
    <w:rsid w:val="005C4B74"/>
    <w:rsid w:val="005E310B"/>
    <w:rsid w:val="005E3E8C"/>
    <w:rsid w:val="005F15B1"/>
    <w:rsid w:val="005F40F7"/>
    <w:rsid w:val="005F4A99"/>
    <w:rsid w:val="006019E7"/>
    <w:rsid w:val="00601DA2"/>
    <w:rsid w:val="0060767F"/>
    <w:rsid w:val="0061035B"/>
    <w:rsid w:val="00613CD6"/>
    <w:rsid w:val="00620645"/>
    <w:rsid w:val="00620843"/>
    <w:rsid w:val="00620D41"/>
    <w:rsid w:val="006219B0"/>
    <w:rsid w:val="00623ABA"/>
    <w:rsid w:val="00626F04"/>
    <w:rsid w:val="0063337E"/>
    <w:rsid w:val="00635299"/>
    <w:rsid w:val="006363C9"/>
    <w:rsid w:val="006452A2"/>
    <w:rsid w:val="006510AC"/>
    <w:rsid w:val="00651F13"/>
    <w:rsid w:val="00653793"/>
    <w:rsid w:val="00655546"/>
    <w:rsid w:val="0065576F"/>
    <w:rsid w:val="00656679"/>
    <w:rsid w:val="0066304B"/>
    <w:rsid w:val="006666A4"/>
    <w:rsid w:val="0066708E"/>
    <w:rsid w:val="0067055A"/>
    <w:rsid w:val="00671E29"/>
    <w:rsid w:val="00673BDA"/>
    <w:rsid w:val="00680B1F"/>
    <w:rsid w:val="00682101"/>
    <w:rsid w:val="00691F57"/>
    <w:rsid w:val="00694034"/>
    <w:rsid w:val="00694FF2"/>
    <w:rsid w:val="00695DC8"/>
    <w:rsid w:val="006A4A01"/>
    <w:rsid w:val="006B3D86"/>
    <w:rsid w:val="006B6362"/>
    <w:rsid w:val="006E06B2"/>
    <w:rsid w:val="007014E0"/>
    <w:rsid w:val="00714998"/>
    <w:rsid w:val="0071539E"/>
    <w:rsid w:val="00716624"/>
    <w:rsid w:val="00722C96"/>
    <w:rsid w:val="00740D74"/>
    <w:rsid w:val="00741951"/>
    <w:rsid w:val="00742F5B"/>
    <w:rsid w:val="00750649"/>
    <w:rsid w:val="007552B1"/>
    <w:rsid w:val="007600E9"/>
    <w:rsid w:val="0076272C"/>
    <w:rsid w:val="00774CDC"/>
    <w:rsid w:val="0078018E"/>
    <w:rsid w:val="007A1DA2"/>
    <w:rsid w:val="007A34F5"/>
    <w:rsid w:val="007A71E2"/>
    <w:rsid w:val="007B3334"/>
    <w:rsid w:val="007C2775"/>
    <w:rsid w:val="007E084A"/>
    <w:rsid w:val="007E4E25"/>
    <w:rsid w:val="007E5343"/>
    <w:rsid w:val="007E5406"/>
    <w:rsid w:val="007E61EB"/>
    <w:rsid w:val="007E68FB"/>
    <w:rsid w:val="007E76DC"/>
    <w:rsid w:val="007F0FC0"/>
    <w:rsid w:val="007F1498"/>
    <w:rsid w:val="007F5365"/>
    <w:rsid w:val="008045FD"/>
    <w:rsid w:val="00807103"/>
    <w:rsid w:val="0081136A"/>
    <w:rsid w:val="00832F25"/>
    <w:rsid w:val="008343EE"/>
    <w:rsid w:val="00836521"/>
    <w:rsid w:val="00847FD9"/>
    <w:rsid w:val="008504C0"/>
    <w:rsid w:val="008525E7"/>
    <w:rsid w:val="008548FD"/>
    <w:rsid w:val="00854946"/>
    <w:rsid w:val="008606E0"/>
    <w:rsid w:val="00862383"/>
    <w:rsid w:val="00867D7E"/>
    <w:rsid w:val="0087149A"/>
    <w:rsid w:val="00875AB2"/>
    <w:rsid w:val="008766D7"/>
    <w:rsid w:val="00876BF7"/>
    <w:rsid w:val="00880ED6"/>
    <w:rsid w:val="00891CAF"/>
    <w:rsid w:val="00892416"/>
    <w:rsid w:val="00894E42"/>
    <w:rsid w:val="008A352D"/>
    <w:rsid w:val="008A7AEC"/>
    <w:rsid w:val="008A7D7C"/>
    <w:rsid w:val="008A7F46"/>
    <w:rsid w:val="008B0104"/>
    <w:rsid w:val="008B2EB6"/>
    <w:rsid w:val="008B3193"/>
    <w:rsid w:val="008B73A5"/>
    <w:rsid w:val="008C2C4D"/>
    <w:rsid w:val="008D006D"/>
    <w:rsid w:val="008D1F85"/>
    <w:rsid w:val="008D4B0D"/>
    <w:rsid w:val="008E3312"/>
    <w:rsid w:val="008E33A8"/>
    <w:rsid w:val="008E3554"/>
    <w:rsid w:val="008E3D27"/>
    <w:rsid w:val="008E5EC1"/>
    <w:rsid w:val="008F041B"/>
    <w:rsid w:val="008F24A0"/>
    <w:rsid w:val="008F5971"/>
    <w:rsid w:val="008F60D5"/>
    <w:rsid w:val="008F6F21"/>
    <w:rsid w:val="00903C28"/>
    <w:rsid w:val="00905F86"/>
    <w:rsid w:val="00912F46"/>
    <w:rsid w:val="00915E75"/>
    <w:rsid w:val="009249F8"/>
    <w:rsid w:val="00924FE5"/>
    <w:rsid w:val="0092632D"/>
    <w:rsid w:val="00927A18"/>
    <w:rsid w:val="009307F9"/>
    <w:rsid w:val="009413C4"/>
    <w:rsid w:val="0094493F"/>
    <w:rsid w:val="00944D89"/>
    <w:rsid w:val="00970363"/>
    <w:rsid w:val="00975958"/>
    <w:rsid w:val="009827A8"/>
    <w:rsid w:val="00982D9E"/>
    <w:rsid w:val="0099250F"/>
    <w:rsid w:val="0099263E"/>
    <w:rsid w:val="00992A2E"/>
    <w:rsid w:val="00992A83"/>
    <w:rsid w:val="00993F6F"/>
    <w:rsid w:val="009A1A23"/>
    <w:rsid w:val="009E0C27"/>
    <w:rsid w:val="009E1523"/>
    <w:rsid w:val="009F2839"/>
    <w:rsid w:val="009F5D33"/>
    <w:rsid w:val="009F5FD0"/>
    <w:rsid w:val="00A007CF"/>
    <w:rsid w:val="00A02D48"/>
    <w:rsid w:val="00A056E5"/>
    <w:rsid w:val="00A13279"/>
    <w:rsid w:val="00A14C80"/>
    <w:rsid w:val="00A16F07"/>
    <w:rsid w:val="00A170E0"/>
    <w:rsid w:val="00A22C54"/>
    <w:rsid w:val="00A23158"/>
    <w:rsid w:val="00A27D66"/>
    <w:rsid w:val="00A30012"/>
    <w:rsid w:val="00A315BB"/>
    <w:rsid w:val="00A32AB0"/>
    <w:rsid w:val="00A37C63"/>
    <w:rsid w:val="00A417DA"/>
    <w:rsid w:val="00A45DF9"/>
    <w:rsid w:val="00A479C3"/>
    <w:rsid w:val="00A50832"/>
    <w:rsid w:val="00A56DCD"/>
    <w:rsid w:val="00A66571"/>
    <w:rsid w:val="00A72989"/>
    <w:rsid w:val="00A72EB3"/>
    <w:rsid w:val="00A746BD"/>
    <w:rsid w:val="00A7528A"/>
    <w:rsid w:val="00A824AD"/>
    <w:rsid w:val="00A82F67"/>
    <w:rsid w:val="00A8364A"/>
    <w:rsid w:val="00A863A5"/>
    <w:rsid w:val="00A8690C"/>
    <w:rsid w:val="00A87BD0"/>
    <w:rsid w:val="00A97F32"/>
    <w:rsid w:val="00AA1A88"/>
    <w:rsid w:val="00AA56DC"/>
    <w:rsid w:val="00AB2BF2"/>
    <w:rsid w:val="00AB5E6D"/>
    <w:rsid w:val="00AC30E2"/>
    <w:rsid w:val="00AC6799"/>
    <w:rsid w:val="00AD43F8"/>
    <w:rsid w:val="00AE78CB"/>
    <w:rsid w:val="00B046D4"/>
    <w:rsid w:val="00B06760"/>
    <w:rsid w:val="00B113EE"/>
    <w:rsid w:val="00B15B85"/>
    <w:rsid w:val="00B21171"/>
    <w:rsid w:val="00B26380"/>
    <w:rsid w:val="00B310A3"/>
    <w:rsid w:val="00B313E7"/>
    <w:rsid w:val="00B43181"/>
    <w:rsid w:val="00B460E4"/>
    <w:rsid w:val="00B47637"/>
    <w:rsid w:val="00B50B5F"/>
    <w:rsid w:val="00B53DC3"/>
    <w:rsid w:val="00B67E12"/>
    <w:rsid w:val="00B7138F"/>
    <w:rsid w:val="00B72207"/>
    <w:rsid w:val="00B82515"/>
    <w:rsid w:val="00B833CB"/>
    <w:rsid w:val="00B863EF"/>
    <w:rsid w:val="00B872A7"/>
    <w:rsid w:val="00BA0B41"/>
    <w:rsid w:val="00BA65D7"/>
    <w:rsid w:val="00BB6F54"/>
    <w:rsid w:val="00BD4AE0"/>
    <w:rsid w:val="00BE0056"/>
    <w:rsid w:val="00BE28E0"/>
    <w:rsid w:val="00BE537C"/>
    <w:rsid w:val="00BF15E8"/>
    <w:rsid w:val="00BF7633"/>
    <w:rsid w:val="00C00E06"/>
    <w:rsid w:val="00C066BD"/>
    <w:rsid w:val="00C10FC6"/>
    <w:rsid w:val="00C12928"/>
    <w:rsid w:val="00C14A46"/>
    <w:rsid w:val="00C24E90"/>
    <w:rsid w:val="00C36CDF"/>
    <w:rsid w:val="00C37312"/>
    <w:rsid w:val="00C44020"/>
    <w:rsid w:val="00C45AD4"/>
    <w:rsid w:val="00C46D0B"/>
    <w:rsid w:val="00C52B27"/>
    <w:rsid w:val="00C62EDA"/>
    <w:rsid w:val="00C704E0"/>
    <w:rsid w:val="00C75F04"/>
    <w:rsid w:val="00C93F5D"/>
    <w:rsid w:val="00CA3ABF"/>
    <w:rsid w:val="00CA6AFA"/>
    <w:rsid w:val="00CB7C57"/>
    <w:rsid w:val="00CC2C32"/>
    <w:rsid w:val="00CC3464"/>
    <w:rsid w:val="00CC5EE8"/>
    <w:rsid w:val="00CC751C"/>
    <w:rsid w:val="00CD5292"/>
    <w:rsid w:val="00CD62A9"/>
    <w:rsid w:val="00CE0DB0"/>
    <w:rsid w:val="00CE1FFD"/>
    <w:rsid w:val="00CF36DD"/>
    <w:rsid w:val="00D03890"/>
    <w:rsid w:val="00D16D35"/>
    <w:rsid w:val="00D4242A"/>
    <w:rsid w:val="00D44B7B"/>
    <w:rsid w:val="00D45393"/>
    <w:rsid w:val="00D53560"/>
    <w:rsid w:val="00D65C4C"/>
    <w:rsid w:val="00D7018D"/>
    <w:rsid w:val="00D71DAA"/>
    <w:rsid w:val="00D71EE0"/>
    <w:rsid w:val="00D72BC0"/>
    <w:rsid w:val="00D82124"/>
    <w:rsid w:val="00D84A23"/>
    <w:rsid w:val="00D864ED"/>
    <w:rsid w:val="00D90F91"/>
    <w:rsid w:val="00D92276"/>
    <w:rsid w:val="00D97080"/>
    <w:rsid w:val="00DB59A1"/>
    <w:rsid w:val="00DC293B"/>
    <w:rsid w:val="00DD08D2"/>
    <w:rsid w:val="00DD3CC6"/>
    <w:rsid w:val="00DF6493"/>
    <w:rsid w:val="00DF7983"/>
    <w:rsid w:val="00E0129D"/>
    <w:rsid w:val="00E04E74"/>
    <w:rsid w:val="00E07455"/>
    <w:rsid w:val="00E130A8"/>
    <w:rsid w:val="00E21D7E"/>
    <w:rsid w:val="00E2390C"/>
    <w:rsid w:val="00E301A7"/>
    <w:rsid w:val="00E30B7B"/>
    <w:rsid w:val="00E330A9"/>
    <w:rsid w:val="00E35B27"/>
    <w:rsid w:val="00E3739B"/>
    <w:rsid w:val="00E42A92"/>
    <w:rsid w:val="00E44D47"/>
    <w:rsid w:val="00E44E47"/>
    <w:rsid w:val="00E52F66"/>
    <w:rsid w:val="00E54AC0"/>
    <w:rsid w:val="00E65540"/>
    <w:rsid w:val="00E746BF"/>
    <w:rsid w:val="00E97715"/>
    <w:rsid w:val="00EB3D10"/>
    <w:rsid w:val="00EC09B4"/>
    <w:rsid w:val="00EC196E"/>
    <w:rsid w:val="00EC317A"/>
    <w:rsid w:val="00EC66E4"/>
    <w:rsid w:val="00ED69F0"/>
    <w:rsid w:val="00EE0715"/>
    <w:rsid w:val="00EF1808"/>
    <w:rsid w:val="00EF6A49"/>
    <w:rsid w:val="00F002B2"/>
    <w:rsid w:val="00F20CEA"/>
    <w:rsid w:val="00F23ADF"/>
    <w:rsid w:val="00F23D21"/>
    <w:rsid w:val="00F26BDE"/>
    <w:rsid w:val="00F32EEC"/>
    <w:rsid w:val="00F3397C"/>
    <w:rsid w:val="00F355BC"/>
    <w:rsid w:val="00F35E51"/>
    <w:rsid w:val="00F43B15"/>
    <w:rsid w:val="00F51558"/>
    <w:rsid w:val="00F53701"/>
    <w:rsid w:val="00F56F71"/>
    <w:rsid w:val="00F57B46"/>
    <w:rsid w:val="00F606DB"/>
    <w:rsid w:val="00F65873"/>
    <w:rsid w:val="00F706D7"/>
    <w:rsid w:val="00F80AEE"/>
    <w:rsid w:val="00F812CC"/>
    <w:rsid w:val="00F9174A"/>
    <w:rsid w:val="00F924C6"/>
    <w:rsid w:val="00F935B8"/>
    <w:rsid w:val="00F9660E"/>
    <w:rsid w:val="00F97495"/>
    <w:rsid w:val="00FA0267"/>
    <w:rsid w:val="00FA4C69"/>
    <w:rsid w:val="00FA7B51"/>
    <w:rsid w:val="00FC42D9"/>
    <w:rsid w:val="00FC430C"/>
    <w:rsid w:val="00FC442F"/>
    <w:rsid w:val="00FC4B93"/>
    <w:rsid w:val="00FD2514"/>
    <w:rsid w:val="00FD577C"/>
    <w:rsid w:val="00FD6245"/>
    <w:rsid w:val="00FE20AF"/>
    <w:rsid w:val="00FE28DE"/>
    <w:rsid w:val="00FF4608"/>
    <w:rsid w:val="00FF781A"/>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table" w:customStyle="1" w:styleId="a">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Hyperlink">
    <w:name w:val="Hyperlink"/>
    <w:basedOn w:val="DefaultParagraphFont"/>
    <w:uiPriority w:val="99"/>
    <w:unhideWhenUsed/>
    <w:rsid w:val="00626F04"/>
    <w:rPr>
      <w:color w:val="0000FF" w:themeColor="hyperlink"/>
      <w:u w:val="single"/>
    </w:rPr>
  </w:style>
  <w:style w:type="character" w:styleId="UnresolvedMention">
    <w:name w:val="Unresolved Mention"/>
    <w:basedOn w:val="DefaultParagraphFont"/>
    <w:uiPriority w:val="99"/>
    <w:semiHidden/>
    <w:unhideWhenUsed/>
    <w:rsid w:val="00626F04"/>
    <w:rPr>
      <w:color w:val="605E5C"/>
      <w:shd w:val="clear" w:color="auto" w:fill="E1DFDD"/>
    </w:rPr>
  </w:style>
  <w:style w:type="paragraph" w:styleId="Footer">
    <w:name w:val="footer"/>
    <w:basedOn w:val="Normal"/>
    <w:link w:val="FooterChar"/>
    <w:uiPriority w:val="99"/>
    <w:unhideWhenUsed/>
    <w:rsid w:val="00403B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B5C"/>
  </w:style>
  <w:style w:type="character" w:styleId="PageNumber">
    <w:name w:val="page number"/>
    <w:basedOn w:val="DefaultParagraphFont"/>
    <w:uiPriority w:val="99"/>
    <w:semiHidden/>
    <w:unhideWhenUsed/>
    <w:rsid w:val="00403B5C"/>
  </w:style>
  <w:style w:type="character" w:styleId="LineNumber">
    <w:name w:val="line number"/>
    <w:basedOn w:val="DefaultParagraphFont"/>
    <w:uiPriority w:val="99"/>
    <w:semiHidden/>
    <w:unhideWhenUsed/>
    <w:rsid w:val="0066304B"/>
  </w:style>
  <w:style w:type="paragraph" w:styleId="Revision">
    <w:name w:val="Revision"/>
    <w:hidden/>
    <w:uiPriority w:val="99"/>
    <w:semiHidden/>
    <w:rsid w:val="001A35A3"/>
    <w:pPr>
      <w:spacing w:after="0" w:line="240" w:lineRule="auto"/>
    </w:pPr>
  </w:style>
  <w:style w:type="character" w:customStyle="1" w:styleId="apple-converted-space">
    <w:name w:val="apple-converted-space"/>
    <w:basedOn w:val="DefaultParagraphFont"/>
    <w:rsid w:val="00535229"/>
  </w:style>
  <w:style w:type="character" w:styleId="PlaceholderText">
    <w:name w:val="Placeholder Text"/>
    <w:basedOn w:val="DefaultParagraphFont"/>
    <w:uiPriority w:val="99"/>
    <w:semiHidden/>
    <w:rsid w:val="00655546"/>
    <w:rPr>
      <w:color w:val="808080"/>
    </w:rPr>
  </w:style>
  <w:style w:type="character" w:styleId="FollowedHyperlink">
    <w:name w:val="FollowedHyperlink"/>
    <w:basedOn w:val="DefaultParagraphFont"/>
    <w:uiPriority w:val="99"/>
    <w:semiHidden/>
    <w:unhideWhenUsed/>
    <w:rsid w:val="00915E75"/>
    <w:rPr>
      <w:color w:val="800080" w:themeColor="followedHyperlink"/>
      <w:u w:val="single"/>
    </w:rPr>
  </w:style>
  <w:style w:type="paragraph" w:customStyle="1" w:styleId="EndNoteBibliographyTitle">
    <w:name w:val="EndNote Bibliography Title"/>
    <w:basedOn w:val="Normal"/>
    <w:link w:val="EndNoteBibliographyTitleChar"/>
    <w:rsid w:val="00E3739B"/>
    <w:pPr>
      <w:spacing w:after="0"/>
      <w:jc w:val="center"/>
    </w:pPr>
  </w:style>
  <w:style w:type="character" w:customStyle="1" w:styleId="EndNoteBibliographyTitleChar">
    <w:name w:val="EndNote Bibliography Title Char"/>
    <w:basedOn w:val="DefaultParagraphFont"/>
    <w:link w:val="EndNoteBibliographyTitle"/>
    <w:rsid w:val="00E3739B"/>
  </w:style>
  <w:style w:type="paragraph" w:customStyle="1" w:styleId="EndNoteBibliography">
    <w:name w:val="EndNote Bibliography"/>
    <w:basedOn w:val="Normal"/>
    <w:link w:val="EndNoteBibliographyChar"/>
    <w:rsid w:val="00E3739B"/>
    <w:pPr>
      <w:spacing w:line="240" w:lineRule="auto"/>
      <w:jc w:val="both"/>
    </w:pPr>
  </w:style>
  <w:style w:type="character" w:customStyle="1" w:styleId="EndNoteBibliographyChar">
    <w:name w:val="EndNote Bibliography Char"/>
    <w:basedOn w:val="DefaultParagraphFont"/>
    <w:link w:val="EndNoteBibliography"/>
    <w:rsid w:val="00E3739B"/>
  </w:style>
  <w:style w:type="paragraph" w:styleId="BalloonText">
    <w:name w:val="Balloon Text"/>
    <w:basedOn w:val="Normal"/>
    <w:link w:val="BalloonTextChar"/>
    <w:uiPriority w:val="99"/>
    <w:semiHidden/>
    <w:unhideWhenUsed/>
    <w:rsid w:val="008F60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60D5"/>
    <w:rPr>
      <w:rFonts w:ascii="Segoe UI" w:hAnsi="Segoe UI" w:cs="Segoe UI"/>
      <w:sz w:val="18"/>
      <w:szCs w:val="18"/>
    </w:rPr>
  </w:style>
  <w:style w:type="character" w:styleId="CommentReference">
    <w:name w:val="annotation reference"/>
    <w:basedOn w:val="DefaultParagraphFont"/>
    <w:uiPriority w:val="99"/>
    <w:semiHidden/>
    <w:unhideWhenUsed/>
    <w:rsid w:val="00DC293B"/>
    <w:rPr>
      <w:sz w:val="16"/>
      <w:szCs w:val="16"/>
    </w:rPr>
  </w:style>
  <w:style w:type="paragraph" w:styleId="CommentText">
    <w:name w:val="annotation text"/>
    <w:basedOn w:val="Normal"/>
    <w:link w:val="CommentTextChar"/>
    <w:uiPriority w:val="99"/>
    <w:semiHidden/>
    <w:unhideWhenUsed/>
    <w:rsid w:val="00DC293B"/>
    <w:pPr>
      <w:spacing w:line="240" w:lineRule="auto"/>
    </w:pPr>
    <w:rPr>
      <w:sz w:val="20"/>
      <w:szCs w:val="20"/>
    </w:rPr>
  </w:style>
  <w:style w:type="character" w:customStyle="1" w:styleId="CommentTextChar">
    <w:name w:val="Comment Text Char"/>
    <w:basedOn w:val="DefaultParagraphFont"/>
    <w:link w:val="CommentText"/>
    <w:uiPriority w:val="99"/>
    <w:semiHidden/>
    <w:rsid w:val="00DC293B"/>
    <w:rPr>
      <w:sz w:val="20"/>
      <w:szCs w:val="20"/>
    </w:rPr>
  </w:style>
  <w:style w:type="paragraph" w:styleId="CommentSubject">
    <w:name w:val="annotation subject"/>
    <w:basedOn w:val="CommentText"/>
    <w:next w:val="CommentText"/>
    <w:link w:val="CommentSubjectChar"/>
    <w:uiPriority w:val="99"/>
    <w:semiHidden/>
    <w:unhideWhenUsed/>
    <w:rsid w:val="00DC293B"/>
    <w:rPr>
      <w:b/>
      <w:bCs/>
    </w:rPr>
  </w:style>
  <w:style w:type="character" w:customStyle="1" w:styleId="CommentSubjectChar">
    <w:name w:val="Comment Subject Char"/>
    <w:basedOn w:val="CommentTextChar"/>
    <w:link w:val="CommentSubject"/>
    <w:uiPriority w:val="99"/>
    <w:semiHidden/>
    <w:rsid w:val="00DC293B"/>
    <w:rPr>
      <w:b/>
      <w:bCs/>
      <w:sz w:val="20"/>
      <w:szCs w:val="20"/>
    </w:rPr>
  </w:style>
  <w:style w:type="paragraph" w:styleId="Header">
    <w:name w:val="header"/>
    <w:basedOn w:val="Normal"/>
    <w:link w:val="HeaderChar"/>
    <w:uiPriority w:val="99"/>
    <w:unhideWhenUsed/>
    <w:rsid w:val="0092632D"/>
    <w:pPr>
      <w:tabs>
        <w:tab w:val="center" w:pos="4677"/>
        <w:tab w:val="right" w:pos="9355"/>
      </w:tabs>
      <w:spacing w:after="0" w:line="240" w:lineRule="auto"/>
    </w:pPr>
  </w:style>
  <w:style w:type="character" w:customStyle="1" w:styleId="HeaderChar">
    <w:name w:val="Header Char"/>
    <w:basedOn w:val="DefaultParagraphFont"/>
    <w:link w:val="Header"/>
    <w:uiPriority w:val="99"/>
    <w:rsid w:val="00926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329036">
      <w:bodyDiv w:val="1"/>
      <w:marLeft w:val="0"/>
      <w:marRight w:val="0"/>
      <w:marTop w:val="0"/>
      <w:marBottom w:val="0"/>
      <w:divBdr>
        <w:top w:val="none" w:sz="0" w:space="0" w:color="auto"/>
        <w:left w:val="none" w:sz="0" w:space="0" w:color="auto"/>
        <w:bottom w:val="none" w:sz="0" w:space="0" w:color="auto"/>
        <w:right w:val="none" w:sz="0" w:space="0" w:color="auto"/>
      </w:divBdr>
    </w:div>
    <w:div w:id="197625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FireFrog17/Fundamental-restriction-on-epistasis-detection-and-fitness-valleys-in-virus-evolution-Data"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FireFrog17/Fundamental-restriction-on-epistasis-detection-and-fitness-valleys-in-virus-evolution-Data"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83998-1DC6-42B7-80C5-BC61E9704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21071</Words>
  <Characters>120108</Characters>
  <Application>Microsoft Office Word</Application>
  <DocSecurity>0</DocSecurity>
  <Lines>1000</Lines>
  <Paragraphs>281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140898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2026-05-07T10:20:00Z</dcterms:created>
  <dcterms:modified xsi:type="dcterms:W3CDTF">2026-05-07T14:57:00Z</dcterms:modified>
  <cp:version>04.2000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id="BQxVzkFJ"/&gt;&lt;style id="" hasBibliography="0" bibliographyStyleHasBeenSet="0"/&gt;&lt;prefs/&gt;&lt;/data&gt;</vt:lpwstr>
  </property>
</Properties>
</file>