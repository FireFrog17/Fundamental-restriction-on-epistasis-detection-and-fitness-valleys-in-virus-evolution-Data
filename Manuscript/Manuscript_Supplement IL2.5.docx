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CDD68" w14:textId="77777777" w:rsidR="005F40F7" w:rsidRDefault="0076272C">
      <w:pPr>
        <w:spacing w:line="360" w:lineRule="auto"/>
        <w:jc w:val="center"/>
        <w:rPr>
          <w:ins w:id="0" w:author="Автор" w:date="2026-03-24T13:36:00Z"/>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Fundamental restriction on epistasis detection </w:t>
      </w:r>
    </w:p>
    <w:p w14:paraId="5C960518" w14:textId="77AE38FB" w:rsidR="0087149A" w:rsidRDefault="0076272C">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and fitness valleys in virus evolution</w:t>
      </w:r>
    </w:p>
    <w:p w14:paraId="024E4B94" w14:textId="77777777" w:rsidR="0087149A" w:rsidRDefault="0076272C">
      <w:pPr>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Likhachev</w:t>
      </w:r>
      <w:proofErr w:type="spellEnd"/>
      <w:r>
        <w:rPr>
          <w:rFonts w:ascii="Times New Roman" w:eastAsia="Times New Roman" w:hAnsi="Times New Roman" w:cs="Times New Roman"/>
          <w:sz w:val="24"/>
          <w:szCs w:val="24"/>
        </w:rPr>
        <w:t xml:space="preserve"> I.V. &amp; </w:t>
      </w:r>
      <w:proofErr w:type="spellStart"/>
      <w:r>
        <w:rPr>
          <w:rFonts w:ascii="Times New Roman" w:eastAsia="Times New Roman" w:hAnsi="Times New Roman" w:cs="Times New Roman"/>
          <w:sz w:val="24"/>
          <w:szCs w:val="24"/>
        </w:rPr>
        <w:t>Rouzine</w:t>
      </w:r>
      <w:proofErr w:type="spellEnd"/>
      <w:r>
        <w:rPr>
          <w:rFonts w:ascii="Times New Roman" w:eastAsia="Times New Roman" w:hAnsi="Times New Roman" w:cs="Times New Roman"/>
          <w:sz w:val="24"/>
          <w:szCs w:val="24"/>
        </w:rPr>
        <w:t xml:space="preserve"> I.M.*</w:t>
      </w:r>
    </w:p>
    <w:p w14:paraId="10B628C9" w14:textId="77777777" w:rsidR="0087149A" w:rsidRDefault="0076272C">
      <w:pPr>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Sechenov</w:t>
      </w:r>
      <w:proofErr w:type="spellEnd"/>
      <w:r>
        <w:rPr>
          <w:rFonts w:ascii="Times New Roman" w:eastAsia="Times New Roman" w:hAnsi="Times New Roman" w:cs="Times New Roman"/>
          <w:sz w:val="24"/>
          <w:szCs w:val="24"/>
        </w:rPr>
        <w:t xml:space="preserve"> Institute of Evolutionary Physiology and Biochemistry</w:t>
      </w:r>
    </w:p>
    <w:p w14:paraId="37476D75" w14:textId="77777777" w:rsidR="0087149A" w:rsidRDefault="0076272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Russian Academy of Sciences, St Petersburg, Russia</w:t>
      </w:r>
    </w:p>
    <w:p w14:paraId="4A3EE218" w14:textId="77777777" w:rsidR="0087149A" w:rsidRDefault="0087149A">
      <w:pPr>
        <w:spacing w:line="360" w:lineRule="auto"/>
        <w:jc w:val="center"/>
        <w:rPr>
          <w:rFonts w:ascii="Times New Roman" w:eastAsia="Times New Roman" w:hAnsi="Times New Roman" w:cs="Times New Roman"/>
          <w:sz w:val="24"/>
          <w:szCs w:val="24"/>
        </w:rPr>
      </w:pPr>
    </w:p>
    <w:p w14:paraId="69747C39"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p w14:paraId="34CE77D1" w14:textId="36E53D54" w:rsidR="0087149A" w:rsidRDefault="0076272C">
      <w:pPr>
        <w:spacing w:line="360" w:lineRule="auto"/>
        <w:jc w:val="both"/>
        <w:rPr>
          <w:rFonts w:ascii="Times New Roman" w:eastAsia="Times New Roman" w:hAnsi="Times New Roman" w:cs="Times New Roman"/>
          <w:sz w:val="24"/>
          <w:szCs w:val="24"/>
        </w:rPr>
      </w:pPr>
      <w:bookmarkStart w:id="1" w:name="lnsckkfvqiem" w:colFirst="0" w:colLast="0"/>
      <w:bookmarkStart w:id="2" w:name="o1rntmh8698a" w:colFirst="0" w:colLast="0"/>
      <w:bookmarkStart w:id="3" w:name="via2le7xob24" w:colFirst="0" w:colLast="0"/>
      <w:bookmarkStart w:id="4" w:name="wcdjqore1275" w:colFirst="0" w:colLast="0"/>
      <w:bookmarkEnd w:id="1"/>
      <w:bookmarkEnd w:id="2"/>
      <w:bookmarkEnd w:id="3"/>
      <w:bookmarkEnd w:id="4"/>
      <w:r>
        <w:rPr>
          <w:rFonts w:ascii="Times New Roman" w:eastAsia="Times New Roman" w:hAnsi="Times New Roman" w:cs="Times New Roman"/>
          <w:sz w:val="24"/>
          <w:szCs w:val="24"/>
        </w:rPr>
        <w:t>Probabilistic prognosis of virus evolution, vital for the design of effective vaccines and antiviral drugs, requires the knowledge of adapti</w:t>
      </w:r>
      <w:r w:rsidRPr="0076272C">
        <w:rPr>
          <w:rFonts w:ascii="Times New Roman" w:eastAsia="Times New Roman" w:hAnsi="Times New Roman" w:cs="Times New Roman"/>
          <w:sz w:val="24"/>
          <w:szCs w:val="24"/>
        </w:rPr>
        <w:t>ve landscape including epistatic interactions. Although epistatic interactions can, in principle, be inferred from abundant sequencing data, fundamental limitations on their detection imposed by genetic linkage between evolving sites obscure their signature and require averaging over many independent populations.</w:t>
      </w:r>
      <w:r>
        <w:rPr>
          <w:rFonts w:ascii="Times New Roman" w:eastAsia="Times New Roman" w:hAnsi="Times New Roman" w:cs="Times New Roman"/>
          <w:sz w:val="24"/>
          <w:szCs w:val="24"/>
        </w:rPr>
        <w:t xml:space="preserve"> We probe the limits of detection based on </w:t>
      </w:r>
      <w:r w:rsidR="00680B1F" w:rsidRPr="00680B1F">
        <w:rPr>
          <w:rFonts w:ascii="Times New Roman" w:eastAsia="Times New Roman" w:hAnsi="Times New Roman" w:cs="Times New Roman"/>
          <w:sz w:val="24"/>
          <w:szCs w:val="24"/>
        </w:rPr>
        <w:t>pairwise correlations conditioned on the state of a third site</w:t>
      </w:r>
      <w:r w:rsidR="00680B1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on synthetic sequences </w:t>
      </w:r>
      <w:r w:rsidR="000E77EB">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volved </w:t>
      </w:r>
      <w:r w:rsidR="00495DC9">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a Monte Carlo algorithm with known epistatic pairs. Results demonstrate that the detection error decreases with the number of independent populations and increases with the sequence length. The accuracy is enhanced by moderate recombination and is maximal, when epistasis magnitude approaches the point of full compensation. The method is applied to several thousands of sequences of SARS-CoV-2 sampled in three different ways. Results obtained under equal sampling from world regions imply the existence of fitness valleys connecting groups of viral variants.</w:t>
      </w:r>
    </w:p>
    <w:p w14:paraId="6FD74FFC" w14:textId="77777777" w:rsidR="0087149A" w:rsidRDefault="0087149A">
      <w:pPr>
        <w:spacing w:line="360" w:lineRule="auto"/>
        <w:rPr>
          <w:rFonts w:ascii="Times New Roman" w:eastAsia="Times New Roman" w:hAnsi="Times New Roman" w:cs="Times New Roman"/>
          <w:b/>
          <w:sz w:val="24"/>
          <w:szCs w:val="24"/>
        </w:rPr>
      </w:pPr>
    </w:p>
    <w:p w14:paraId="32246631" w14:textId="77777777" w:rsidR="0087149A" w:rsidRDefault="007627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Keywords: </w:t>
      </w:r>
      <w:r>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Default="0087149A">
      <w:pPr>
        <w:spacing w:line="360" w:lineRule="auto"/>
        <w:rPr>
          <w:rFonts w:ascii="Times New Roman" w:eastAsia="Times New Roman" w:hAnsi="Times New Roman" w:cs="Times New Roman"/>
          <w:sz w:val="24"/>
          <w:szCs w:val="24"/>
        </w:rPr>
      </w:pPr>
    </w:p>
    <w:p w14:paraId="469DDF87" w14:textId="77777777" w:rsidR="0087149A" w:rsidRDefault="007627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Correspondence should be addressed to: igor.rouzine@iephb.ru</w:t>
      </w:r>
    </w:p>
    <w:p w14:paraId="31952452" w14:textId="77777777" w:rsidR="0087149A" w:rsidRDefault="0076272C">
      <w:pPr>
        <w:rPr>
          <w:rFonts w:ascii="Times New Roman" w:eastAsia="Times New Roman" w:hAnsi="Times New Roman" w:cs="Times New Roman"/>
          <w:sz w:val="24"/>
          <w:szCs w:val="24"/>
        </w:rPr>
      </w:pPr>
      <w:r>
        <w:br w:type="page"/>
      </w:r>
    </w:p>
    <w:p w14:paraId="419F354E"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SIGNIFICANCE </w:t>
      </w:r>
    </w:p>
    <w:p w14:paraId="13CCD12C" w14:textId="02C5873A" w:rsidR="0087149A" w:rsidRDefault="007627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three different ways. Results obtained under equal sampling from world regions imply the existence of fitness valleys connecting groups of viral variants.</w:t>
      </w:r>
    </w:p>
    <w:p w14:paraId="338144AD" w14:textId="77777777" w:rsidR="0087149A" w:rsidRDefault="0087149A">
      <w:pPr>
        <w:spacing w:line="360" w:lineRule="auto"/>
        <w:rPr>
          <w:rFonts w:ascii="Times New Roman" w:eastAsia="Times New Roman" w:hAnsi="Times New Roman" w:cs="Times New Roman"/>
          <w:sz w:val="24"/>
          <w:szCs w:val="24"/>
        </w:rPr>
      </w:pPr>
    </w:p>
    <w:p w14:paraId="01346377" w14:textId="77777777" w:rsidR="0087149A" w:rsidRDefault="0087149A">
      <w:pPr>
        <w:spacing w:line="360" w:lineRule="auto"/>
        <w:rPr>
          <w:rFonts w:ascii="Times New Roman" w:eastAsia="Times New Roman" w:hAnsi="Times New Roman" w:cs="Times New Roman"/>
          <w:sz w:val="24"/>
          <w:szCs w:val="24"/>
        </w:rPr>
      </w:pPr>
    </w:p>
    <w:p w14:paraId="51D86BB3" w14:textId="77777777" w:rsidR="0087149A" w:rsidRDefault="0076272C">
      <w:pPr>
        <w:rPr>
          <w:rFonts w:ascii="Times New Roman" w:eastAsia="Times New Roman" w:hAnsi="Times New Roman" w:cs="Times New Roman"/>
          <w:sz w:val="24"/>
          <w:szCs w:val="24"/>
        </w:rPr>
      </w:pPr>
      <w:r>
        <w:br w:type="page"/>
      </w:r>
    </w:p>
    <w:p w14:paraId="76A896F4" w14:textId="77777777" w:rsidR="0087149A" w:rsidRDefault="0087149A">
      <w:pPr>
        <w:spacing w:line="360" w:lineRule="auto"/>
        <w:rPr>
          <w:rFonts w:ascii="Times New Roman" w:eastAsia="Times New Roman" w:hAnsi="Times New Roman" w:cs="Times New Roman"/>
          <w:sz w:val="24"/>
          <w:szCs w:val="24"/>
        </w:rPr>
      </w:pPr>
    </w:p>
    <w:p w14:paraId="3CB40DA5"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14:paraId="627C4848" w14:textId="57B57751" w:rsidR="0087149A" w:rsidRDefault="0076272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Elucidating the connection between genotype and phenotype remains a challenging problem. Most traits in organisms are coded by several genomic sites, whose combined effect on the phenotype is not a sum of their effects, but also includes site-site interaction termed “epistasis”. </w:t>
      </w:r>
      <w:proofErr w:type="gramStart"/>
      <w:r>
        <w:rPr>
          <w:rFonts w:ascii="Times New Roman" w:eastAsia="Times New Roman" w:hAnsi="Times New Roman" w:cs="Times New Roman"/>
          <w:sz w:val="24"/>
          <w:szCs w:val="24"/>
        </w:rPr>
        <w:t>Epistasis  is</w:t>
      </w:r>
      <w:proofErr w:type="gramEnd"/>
      <w:r>
        <w:rPr>
          <w:rFonts w:ascii="Times New Roman" w:eastAsia="Times New Roman" w:hAnsi="Times New Roman" w:cs="Times New Roman"/>
          <w:sz w:val="24"/>
          <w:szCs w:val="24"/>
        </w:rPr>
        <w:t xml:space="preserve"> responsible for a significant fraction of genetic </w:t>
      </w:r>
      <w:r w:rsidR="002B2E45">
        <w:rPr>
          <w:rFonts w:ascii="Times New Roman" w:eastAsia="Times New Roman" w:hAnsi="Times New Roman" w:cs="Times New Roman"/>
          <w:sz w:val="24"/>
          <w:szCs w:val="24"/>
        </w:rPr>
        <w:t xml:space="preserve">inheritance </w:t>
      </w:r>
      <w:r w:rsidR="00EF6A49">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EF6A49">
        <w:rPr>
          <w:rFonts w:ascii="Times New Roman" w:eastAsia="Times New Roman" w:hAnsi="Times New Roman" w:cs="Times New Roman"/>
          <w:sz w:val="24"/>
          <w:szCs w:val="24"/>
        </w:rPr>
        <w:instrText xml:space="preserve"> ADDIN EN.CITE </w:instrText>
      </w:r>
      <w:r w:rsidR="00EF6A49">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EF6A49">
        <w:rPr>
          <w:rFonts w:ascii="Times New Roman" w:eastAsia="Times New Roman" w:hAnsi="Times New Roman" w:cs="Times New Roman"/>
          <w:sz w:val="24"/>
          <w:szCs w:val="24"/>
        </w:rPr>
        <w:instrText xml:space="preserve"> ADDIN EN.CITE.DATA </w:instrText>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end"/>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[1, 2]</w:t>
      </w:r>
      <w:r w:rsidR="00EF6A49">
        <w:rPr>
          <w:rFonts w:ascii="Times New Roman" w:eastAsia="Times New Roman" w:hAnsi="Times New Roman" w:cs="Times New Roman"/>
          <w:sz w:val="24"/>
          <w:szCs w:val="24"/>
        </w:rPr>
        <w:fldChar w:fldCharType="end"/>
      </w:r>
      <w:r w:rsidR="002B2E45">
        <w:rPr>
          <w:rFonts w:ascii="Times New Roman" w:eastAsia="Times New Roman" w:hAnsi="Times New Roman" w:cs="Times New Roman"/>
          <w:sz w:val="24"/>
          <w:szCs w:val="24"/>
        </w:rPr>
        <w:t xml:space="preserve">. </w:t>
      </w:r>
      <w:r w:rsidRPr="00A32AB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 pathogens, epistasis facilitates the development of drug resistance and immune escape and impedes reversion of drug-resistant mutations </w:t>
      </w:r>
      <w:r w:rsidR="00EF6A49">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[3-7]</w:t>
      </w:r>
      <w:r w:rsidR="00EF6A49">
        <w:rPr>
          <w:rFonts w:ascii="Times New Roman" w:hAnsi="Times New Roman" w:cs="Times New Roman"/>
          <w:bCs/>
          <w:sz w:val="24"/>
          <w:szCs w:val="24"/>
          <w:lang w:val="en-US"/>
        </w:rPr>
        <w:fldChar w:fldCharType="end"/>
      </w:r>
      <w:r w:rsidR="001D21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r w:rsidR="00EF6A49">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[8-11]</w:t>
      </w:r>
      <w:r w:rsidR="00EF6A49">
        <w:rPr>
          <w:rFonts w:ascii="Times New Roman" w:hAnsi="Times New Roman" w:cs="Times New Roman"/>
          <w:bCs/>
          <w:sz w:val="24"/>
          <w:szCs w:val="24"/>
          <w:lang w:val="en-US"/>
        </w:rPr>
        <w:fldChar w:fldCharType="end"/>
      </w:r>
      <w:r w:rsidR="001D21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r w:rsidR="00533F85">
        <w:rPr>
          <w:rFonts w:ascii="Times New Roman" w:hAnsi="Times New Roman" w:cs="Times New Roman"/>
          <w:bCs/>
          <w:sz w:val="24"/>
          <w:szCs w:val="24"/>
          <w:lang w:val="en-US"/>
        </w:rPr>
        <w:fldChar w:fldCharType="begin"/>
      </w:r>
      <w:r w:rsidR="00533F85">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533F85">
        <w:rPr>
          <w:rFonts w:ascii="Times New Roman" w:hAnsi="Times New Roman" w:cs="Times New Roman"/>
          <w:bCs/>
          <w:sz w:val="24"/>
          <w:szCs w:val="24"/>
          <w:lang w:val="en-US"/>
        </w:rPr>
        <w:fldChar w:fldCharType="separate"/>
      </w:r>
      <w:r w:rsidR="00533F85">
        <w:rPr>
          <w:rFonts w:ascii="Times New Roman" w:hAnsi="Times New Roman" w:cs="Times New Roman"/>
          <w:bCs/>
          <w:noProof/>
          <w:sz w:val="24"/>
          <w:szCs w:val="24"/>
          <w:lang w:val="en-US"/>
        </w:rPr>
        <w:t>[12]</w:t>
      </w:r>
      <w:r w:rsidR="00533F85">
        <w:rPr>
          <w:rFonts w:ascii="Times New Roman" w:hAnsi="Times New Roman" w:cs="Times New Roman"/>
          <w:bCs/>
          <w:sz w:val="24"/>
          <w:szCs w:val="24"/>
          <w:lang w:val="en-US"/>
        </w:rPr>
        <w:fldChar w:fldCharType="end"/>
      </w:r>
      <w:r w:rsidR="001D21CF">
        <w:rPr>
          <w:rFonts w:ascii="Times New Roman" w:hAnsi="Times New Roman" w:cs="Times New Roman"/>
          <w:bCs/>
          <w:sz w:val="24"/>
          <w:szCs w:val="24"/>
          <w:lang w:val="en-US"/>
        </w:rPr>
        <w:t>.</w:t>
      </w:r>
      <w:r w:rsidR="008D1F85">
        <w:rPr>
          <w:rFonts w:ascii="Times New Roman" w:hAnsi="Times New Roman" w:cs="Times New Roman"/>
          <w:bCs/>
          <w:sz w:val="24"/>
          <w:szCs w:val="24"/>
          <w:lang w:val="en-US"/>
        </w:rPr>
        <w:t xml:space="preserve"> </w:t>
      </w:r>
    </w:p>
    <w:p w14:paraId="050B1F31" w14:textId="12D2611D" w:rsidR="00191392" w:rsidRDefault="0076272C" w:rsidP="006B3D86">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Epistasis is also implicated in the evolution of variants of SARS-CoV-2 </w:t>
      </w:r>
      <w:r w:rsidR="00533F85">
        <w:rPr>
          <w:rFonts w:ascii="Times New Roman" w:hAnsi="Times New Roman" w:cs="Times New Roman"/>
          <w:bCs/>
          <w:sz w:val="24"/>
          <w:szCs w:val="24"/>
          <w:lang w:val="en-US"/>
        </w:rPr>
        <w:fldChar w:fldCharType="begin"/>
      </w:r>
      <w:r w:rsidR="00533F85">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533F85">
        <w:rPr>
          <w:rFonts w:ascii="Times New Roman" w:hAnsi="Times New Roman" w:cs="Times New Roman"/>
          <w:bCs/>
          <w:sz w:val="24"/>
          <w:szCs w:val="24"/>
          <w:lang w:val="en-US"/>
        </w:rPr>
        <w:fldChar w:fldCharType="separate"/>
      </w:r>
      <w:r w:rsidR="00533F85">
        <w:rPr>
          <w:rFonts w:ascii="Times New Roman" w:hAnsi="Times New Roman" w:cs="Times New Roman"/>
          <w:bCs/>
          <w:noProof/>
          <w:sz w:val="24"/>
          <w:szCs w:val="24"/>
          <w:lang w:val="en-US"/>
        </w:rPr>
        <w:t>[13]</w:t>
      </w:r>
      <w:r w:rsidR="00533F85">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EF6A49">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[14-18]</w:t>
      </w:r>
      <w:r w:rsidR="00EF6A49">
        <w:rPr>
          <w:rFonts w:ascii="Times New Roman" w:hAnsi="Times New Roman" w:cs="Times New Roman"/>
          <w:bCs/>
          <w:sz w:val="24"/>
          <w:szCs w:val="24"/>
          <w:lang w:val="en-US" w:bidi="en-US"/>
        </w:rPr>
        <w:fldChar w:fldCharType="end"/>
      </w:r>
      <w:r w:rsidR="009F5D33">
        <w:rPr>
          <w:rFonts w:ascii="Times New Roman" w:hAnsi="Times New Roman" w:cs="Times New Roman"/>
          <w:bCs/>
          <w:sz w:val="24"/>
          <w:szCs w:val="24"/>
          <w:lang w:val="en-US" w:bidi="en-US"/>
        </w:rPr>
        <w:t xml:space="preserve"> </w:t>
      </w:r>
      <w:r>
        <w:rPr>
          <w:rFonts w:ascii="Times New Roman" w:eastAsia="Times New Roman" w:hAnsi="Times New Roman" w:cs="Times New Roman"/>
          <w:sz w:val="24"/>
          <w:szCs w:val="24"/>
        </w:rPr>
        <w:t xml:space="preserve">negatively affect the function of receptor binding, and have to be compensated elsewhere </w:t>
      </w:r>
      <w:r w:rsidR="00EF6A49">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[19]</w:t>
      </w:r>
      <w:r w:rsidR="00EF6A49">
        <w:rPr>
          <w:rFonts w:ascii="Times New Roman" w:hAnsi="Times New Roman" w:cs="Times New Roman"/>
          <w:bCs/>
          <w:sz w:val="24"/>
          <w:szCs w:val="24"/>
          <w:lang w:val="en-US" w:bidi="en-US"/>
        </w:rPr>
        <w:fldChar w:fldCharType="end"/>
      </w:r>
      <w:r>
        <w:rPr>
          <w:rFonts w:ascii="Times New Roman" w:eastAsia="Times New Roman" w:hAnsi="Times New Roman" w:cs="Times New Roman"/>
          <w:sz w:val="24"/>
          <w:szCs w:val="24"/>
        </w:rPr>
        <w:t xml:space="preserve">. The tradeoff between antibody escape and transmissibility has been inferred in immunocompromised patients </w:t>
      </w:r>
      <w:r w:rsidR="00EF6A49">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[20]</w:t>
      </w:r>
      <w:r w:rsidR="00EF6A49">
        <w:rPr>
          <w:rFonts w:ascii="Times New Roman" w:hAnsi="Times New Roman" w:cs="Times New Roman"/>
          <w:bCs/>
          <w:sz w:val="24"/>
          <w:szCs w:val="24"/>
          <w:lang w:val="en-US" w:bidi="en-US"/>
        </w:rPr>
        <w:fldChar w:fldCharType="end"/>
      </w:r>
      <w:r>
        <w:rPr>
          <w:rFonts w:ascii="Times New Roman" w:eastAsia="Times New Roman" w:hAnsi="Times New Roman" w:cs="Times New Roman"/>
          <w:sz w:val="24"/>
          <w:szCs w:val="24"/>
        </w:rPr>
        <w:t xml:space="preserve">. The same is likely true for mutations conferring escape from innate responses to SARS-CoV-2 </w:t>
      </w:r>
      <w:r w:rsidR="00EF6A49">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ZXM+PHBhZ2VzPjQ4Ny00OTU8L3BhZ2VzPjx2b2x1bWU+NjAyPC92b2x1bWU+PG51bWJlcj43ODk3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ZXM+PHBhZ2VzPjQ4Ny00OTU8L3BhZ2VzPjx2b2x1bWU+NjAyPC92b2x1bWU+PG51bWJlcj43ODk3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[21, 22]</w:t>
      </w:r>
      <w:r w:rsidR="00EF6A49">
        <w:rPr>
          <w:rFonts w:ascii="Times New Roman" w:hAnsi="Times New Roman" w:cs="Times New Roman"/>
          <w:bCs/>
          <w:sz w:val="24"/>
          <w:szCs w:val="24"/>
          <w:lang w:val="en-US" w:bidi="en-US"/>
        </w:rPr>
        <w:fldChar w:fldCharType="end"/>
      </w:r>
      <w:r w:rsidR="00191392">
        <w:rPr>
          <w:rFonts w:ascii="Times New Roman" w:eastAsia="Times New Roman" w:hAnsi="Times New Roman" w:cs="Times New Roman"/>
          <w:sz w:val="24"/>
          <w:szCs w:val="24"/>
        </w:rPr>
        <w:tab/>
      </w:r>
    </w:p>
    <w:p w14:paraId="4CC0ED62" w14:textId="7E200E5C" w:rsidR="006B3D86" w:rsidRDefault="00435B03" w:rsidP="00435B0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 xml:space="preserve">While pairwise epistasis can be measured from the free energy of binding </w:t>
      </w:r>
      <w:r w:rsidR="00EF6A49">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[23]</w:t>
      </w:r>
      <w:r w:rsidR="00EF6A49">
        <w:rPr>
          <w:rFonts w:ascii="Times New Roman" w:hAnsi="Times New Roman" w:cs="Times New Roman"/>
          <w:bCs/>
          <w:sz w:val="24"/>
          <w:szCs w:val="24"/>
          <w:lang w:val="en-US"/>
        </w:rPr>
        <w:fldChar w:fldCharType="end"/>
      </w:r>
      <w:r w:rsidR="006510AC">
        <w:rPr>
          <w:rFonts w:ascii="Times New Roman" w:hAnsi="Times New Roman" w:cs="Times New Roman"/>
          <w:bCs/>
          <w:sz w:val="24"/>
          <w:szCs w:val="24"/>
          <w:lang w:val="en-US"/>
        </w:rPr>
        <w:t xml:space="preserve"> </w:t>
      </w:r>
      <w:r w:rsidR="002E47E3">
        <w:rPr>
          <w:rFonts w:ascii="Times New Roman" w:hAnsi="Times New Roman" w:cs="Times New Roman"/>
          <w:bCs/>
          <w:sz w:val="24"/>
          <w:szCs w:val="24"/>
          <w:lang w:val="en-US"/>
        </w:rPr>
        <w:t xml:space="preserve">and </w:t>
      </w:r>
      <w:r w:rsidR="0076272C">
        <w:rPr>
          <w:rFonts w:ascii="Times New Roman" w:eastAsia="Times New Roman" w:hAnsi="Times New Roman" w:cs="Times New Roman"/>
          <w:sz w:val="24"/>
          <w:szCs w:val="24"/>
        </w:rPr>
        <w:t xml:space="preserve">in culture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[24]</w:t>
      </w:r>
      <w:r w:rsidR="00EF6A49">
        <w:rPr>
          <w:rFonts w:ascii="Times New Roman" w:hAnsi="Times New Roman" w:cs="Times New Roman"/>
          <w:bCs/>
          <w:sz w:val="24"/>
          <w:szCs w:val="24"/>
          <w:lang w:val="en-US"/>
        </w:rPr>
        <w:fldChar w:fldCharType="end"/>
      </w:r>
      <w:r w:rsidR="0076272C">
        <w:rPr>
          <w:rFonts w:ascii="Times New Roman" w:eastAsia="Times New Roman" w:hAnsi="Times New Roman" w:cs="Times New Roman"/>
          <w:sz w:val="24"/>
          <w:szCs w:val="24"/>
        </w:rPr>
        <w:t>, these results cannot be transferred directly to the biological levels of an organism or population</w:t>
      </w:r>
      <w:r w:rsidR="00903C28" w:rsidRPr="00FC4B93">
        <w:rPr>
          <w:rFonts w:ascii="Times New Roman" w:eastAsia="Times New Roman" w:hAnsi="Times New Roman" w:cs="Times New Roman"/>
          <w:sz w:val="24"/>
          <w:szCs w:val="24"/>
          <w:lang w:val="en-US"/>
        </w:rPr>
        <w:t xml:space="preserve">, </w:t>
      </w:r>
      <w:r w:rsidR="00903C28">
        <w:rPr>
          <w:rFonts w:ascii="Times New Roman" w:eastAsia="Times New Roman" w:hAnsi="Times New Roman" w:cs="Times New Roman"/>
          <w:sz w:val="24"/>
          <w:szCs w:val="24"/>
          <w:lang w:val="en-US"/>
        </w:rPr>
        <w:t xml:space="preserve">where </w:t>
      </w:r>
      <w:r w:rsidR="00903C28" w:rsidRPr="00534DC8">
        <w:rPr>
          <w:rFonts w:ascii="Times New Roman" w:eastAsia="Times New Roman" w:hAnsi="Times New Roman" w:cs="Times New Roman"/>
          <w:sz w:val="24"/>
          <w:szCs w:val="24"/>
        </w:rPr>
        <w:t xml:space="preserve">epistasis is defined </w:t>
      </w:r>
      <w:r w:rsidR="00903C28">
        <w:rPr>
          <w:rFonts w:ascii="Times New Roman" w:eastAsia="Times New Roman" w:hAnsi="Times New Roman" w:cs="Times New Roman"/>
          <w:sz w:val="24"/>
          <w:szCs w:val="24"/>
        </w:rPr>
        <w:t>with respect to</w:t>
      </w:r>
      <w:r w:rsidR="00903C28" w:rsidRPr="00534DC8">
        <w:rPr>
          <w:rFonts w:ascii="Times New Roman" w:eastAsia="Times New Roman" w:hAnsi="Times New Roman" w:cs="Times New Roman"/>
          <w:sz w:val="24"/>
          <w:szCs w:val="24"/>
        </w:rPr>
        <w:t xml:space="preserve"> fitness, i.e. </w:t>
      </w:r>
      <w:r w:rsidR="00903C28">
        <w:rPr>
          <w:rFonts w:ascii="Times New Roman" w:eastAsia="Times New Roman" w:hAnsi="Times New Roman" w:cs="Times New Roman"/>
          <w:sz w:val="24"/>
          <w:szCs w:val="24"/>
        </w:rPr>
        <w:t xml:space="preserve">the </w:t>
      </w:r>
      <w:r w:rsidR="00903C28" w:rsidRPr="00534DC8">
        <w:rPr>
          <w:rFonts w:ascii="Times New Roman" w:eastAsia="Times New Roman" w:hAnsi="Times New Roman" w:cs="Times New Roman"/>
          <w:sz w:val="24"/>
          <w:szCs w:val="24"/>
        </w:rPr>
        <w:t>reproduction number at the within-host or between</w:t>
      </w:r>
      <w:r w:rsidR="008525E7">
        <w:rPr>
          <w:rFonts w:ascii="Times New Roman" w:eastAsia="Times New Roman" w:hAnsi="Times New Roman" w:cs="Times New Roman"/>
          <w:sz w:val="24"/>
          <w:szCs w:val="24"/>
        </w:rPr>
        <w:t>-</w:t>
      </w:r>
      <w:r w:rsidR="00903C28" w:rsidRPr="00534DC8">
        <w:rPr>
          <w:rFonts w:ascii="Times New Roman" w:eastAsia="Times New Roman" w:hAnsi="Times New Roman" w:cs="Times New Roman"/>
          <w:sz w:val="24"/>
          <w:szCs w:val="24"/>
        </w:rPr>
        <w:t>host level</w:t>
      </w:r>
      <w:r w:rsidR="008525E7">
        <w:rPr>
          <w:rFonts w:ascii="Times New Roman" w:eastAsia="Times New Roman" w:hAnsi="Times New Roman" w:cs="Times New Roman"/>
          <w:sz w:val="24"/>
          <w:szCs w:val="24"/>
        </w:rPr>
        <w:t>s</w:t>
      </w:r>
      <w:r w:rsidR="00903C28" w:rsidRPr="00534DC8">
        <w:rPr>
          <w:rFonts w:ascii="Times New Roman" w:eastAsia="Times New Roman" w:hAnsi="Times New Roman" w:cs="Times New Roman"/>
          <w:sz w:val="24"/>
          <w:szCs w:val="24"/>
        </w:rPr>
        <w:t>.</w:t>
      </w:r>
      <w:r w:rsidR="00903C28" w:rsidRPr="00FC4B93">
        <w:rPr>
          <w:rFonts w:ascii="Times New Roman" w:eastAsia="Times New Roman" w:hAnsi="Times New Roman" w:cs="Times New Roman"/>
          <w:sz w:val="24"/>
          <w:szCs w:val="24"/>
          <w:lang w:val="en-US"/>
        </w:rPr>
        <w:t xml:space="preserve"> </w:t>
      </w:r>
      <w:r w:rsidR="0076272C">
        <w:rPr>
          <w:rFonts w:ascii="Times New Roman" w:eastAsia="Times New Roman" w:hAnsi="Times New Roman" w:cs="Times New Roman"/>
          <w:sz w:val="24"/>
          <w:szCs w:val="24"/>
        </w:rPr>
        <w:t xml:space="preserve"> Therefore, a large number of approaches has been proposed to measure epistasis directly from genomic data </w:t>
      </w:r>
      <w:r w:rsidR="00EF6A49">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[25-27]</w:t>
      </w:r>
      <w:r w:rsidR="00EF6A49">
        <w:rPr>
          <w:rFonts w:ascii="Times New Roman" w:hAnsi="Times New Roman" w:cs="Times New Roman"/>
          <w:bCs/>
          <w:sz w:val="24"/>
          <w:szCs w:val="24"/>
          <w:lang w:val="en-US"/>
        </w:rPr>
        <w:fldChar w:fldCharType="end"/>
      </w:r>
      <w:r w:rsidR="006510AC">
        <w:rPr>
          <w:rFonts w:ascii="Times New Roman" w:eastAsia="Times New Roman" w:hAnsi="Times New Roman" w:cs="Times New Roman"/>
          <w:sz w:val="24"/>
          <w:szCs w:val="24"/>
        </w:rPr>
        <w:t>.</w:t>
      </w:r>
      <w:r w:rsidR="006B3D8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 popular method </w:t>
      </w:r>
      <w:r w:rsidRPr="00535229">
        <w:rPr>
          <w:rFonts w:ascii="Times New Roman" w:eastAsia="Times New Roman" w:hAnsi="Times New Roman" w:cs="Times New Roman"/>
          <w:sz w:val="24"/>
          <w:szCs w:val="24"/>
        </w:rPr>
        <w:t xml:space="preserve">of </w:t>
      </w:r>
      <w:r w:rsidRPr="00061E8D">
        <w:rPr>
          <w:rStyle w:val="apple-converted-space"/>
          <w:rFonts w:ascii="Times New Roman" w:hAnsi="Times New Roman" w:cs="Times New Roman"/>
          <w:color w:val="000000"/>
          <w:sz w:val="24"/>
          <w:szCs w:val="24"/>
          <w:shd w:val="clear" w:color="auto" w:fill="FFFFFF"/>
          <w:lang w:val="en-US"/>
        </w:rPr>
        <w:t>“quasi-linkage equilibrium</w:t>
      </w:r>
      <w:r w:rsidR="00093E61">
        <w:rPr>
          <w:rStyle w:val="apple-converted-space"/>
          <w:rFonts w:ascii="Times New Roman" w:hAnsi="Times New Roman" w:cs="Times New Roman"/>
          <w:color w:val="000000"/>
          <w:sz w:val="24"/>
          <w:szCs w:val="24"/>
          <w:shd w:val="clear" w:color="auto" w:fill="FFFFFF"/>
          <w:lang w:val="en-US"/>
        </w:rPr>
        <w:t>"</w:t>
      </w:r>
      <w:r w:rsidRPr="00061E8D">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535229">
        <w:rPr>
          <w:rFonts w:ascii="Times New Roman" w:eastAsia="Times New Roman" w:hAnsi="Times New Roman" w:cs="Times New Roman"/>
          <w:sz w:val="24"/>
          <w:szCs w:val="24"/>
        </w:rPr>
        <w:t xml:space="preserve">  </w:t>
      </w:r>
      <w:r w:rsidR="00EF6A49">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[28-31]</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However, none of these methods enable reliable measurement of epistasis in asexual populations or in sexual populations at close loci</w:t>
      </w:r>
      <w:r w:rsidR="006B3D86">
        <w:rPr>
          <w:rFonts w:ascii="Times New Roman" w:eastAsia="Times New Roman" w:hAnsi="Times New Roman" w:cs="Times New Roman"/>
          <w:sz w:val="24"/>
          <w:szCs w:val="24"/>
        </w:rPr>
        <w:t xml:space="preserv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[32]</w:t>
      </w:r>
      <w:r w:rsidR="00EF6A49">
        <w:rPr>
          <w:rFonts w:ascii="Times New Roman" w:eastAsia="Times New Roman" w:hAnsi="Times New Roman" w:cs="Times New Roman"/>
          <w:sz w:val="24"/>
          <w:szCs w:val="24"/>
        </w:rPr>
        <w:fldChar w:fldCharType="end"/>
      </w:r>
      <w:r w:rsidR="006B3D86">
        <w:rPr>
          <w:rFonts w:ascii="Times New Roman" w:hAnsi="Times New Roman" w:cs="Times New Roman"/>
          <w:bCs/>
          <w:sz w:val="24"/>
          <w:szCs w:val="24"/>
          <w:lang w:val="en-US"/>
        </w:rPr>
        <w:t>.</w:t>
      </w:r>
    </w:p>
    <w:p w14:paraId="0B0E1689" w14:textId="7D59DEF1" w:rsidR="00B863EF" w:rsidRPr="00742F5B" w:rsidRDefault="006B3D86" w:rsidP="00FC4B9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About a century ago, it was realized that the evolution of a population is strongly affected by the fact that the fates of alleles at different loci are linked unless separated by recombination</w:t>
      </w:r>
      <w:r w:rsidR="00395CF5">
        <w:rPr>
          <w:rFonts w:ascii="Times New Roman" w:eastAsia="Times New Roman" w:hAnsi="Times New Roman" w:cs="Times New Roman"/>
          <w:sz w:val="24"/>
          <w:szCs w:val="24"/>
        </w:rPr>
        <w:t xml:space="preserv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[33]</w:t>
      </w:r>
      <w:r w:rsidR="00EF6A49">
        <w:rPr>
          <w:rFonts w:ascii="Times New Roman" w:eastAsia="Times New Roman" w:hAnsi="Times New Roman" w:cs="Times New Roman"/>
          <w:sz w:val="24"/>
          <w:szCs w:val="24"/>
        </w:rPr>
        <w:fldChar w:fldCharType="end"/>
      </w:r>
      <w:r w:rsidR="0076272C">
        <w:rPr>
          <w:rFonts w:ascii="Times New Roman" w:eastAsia="Times New Roman" w:hAnsi="Times New Roman" w:cs="Times New Roman"/>
          <w:sz w:val="24"/>
          <w:szCs w:val="24"/>
        </w:rPr>
        <w:t>.</w:t>
      </w:r>
      <w:r w:rsidR="00B863EF">
        <w:rPr>
          <w:rFonts w:ascii="Times New Roman" w:eastAsia="Times New Roman" w:hAnsi="Times New Roman" w:cs="Times New Roman"/>
          <w:sz w:val="24"/>
          <w:szCs w:val="24"/>
          <w:lang w:val="en-US"/>
        </w:rPr>
        <w:t xml:space="preserve"> Empirically, </w:t>
      </w:r>
      <w:r w:rsidR="00B863EF">
        <w:rPr>
          <w:rFonts w:ascii="Times New Roman" w:eastAsia="Times New Roman" w:hAnsi="Times New Roman" w:cs="Times New Roman"/>
          <w:sz w:val="24"/>
          <w:szCs w:val="24"/>
        </w:rPr>
        <w:t>t</w:t>
      </w:r>
      <w:r w:rsidR="00B863EF" w:rsidRPr="00B863EF">
        <w:rPr>
          <w:rFonts w:ascii="Times New Roman" w:eastAsia="Times New Roman" w:hAnsi="Times New Roman" w:cs="Times New Roman"/>
          <w:sz w:val="24"/>
          <w:szCs w:val="24"/>
        </w:rPr>
        <w:t>he effect of strong linkage between genomic sites has been discovered by Thomas Hunt Morgan who used the inter-dependent segregation of alleles in fruit flies to understand the role of chromosomes and sex</w:t>
      </w:r>
      <w:r w:rsidR="00C704E0">
        <w:rPr>
          <w:rFonts w:ascii="Times New Roman" w:eastAsia="Times New Roman" w:hAnsi="Times New Roman" w:cs="Times New Roman"/>
          <w:sz w:val="24"/>
          <w:szCs w:val="24"/>
        </w:rPr>
        <w:t xml:space="preserve"> in inheritance</w:t>
      </w:r>
      <w:r w:rsidR="00B863EF" w:rsidRPr="00B863EF">
        <w:rPr>
          <w:rFonts w:ascii="Times New Roman" w:eastAsia="Times New Roman" w:hAnsi="Times New Roman" w:cs="Times New Roman"/>
          <w:sz w:val="24"/>
          <w:szCs w:val="24"/>
        </w:rPr>
        <w:t xml:space="preserve">. </w:t>
      </w:r>
      <w:r w:rsidR="00B863EF" w:rsidRPr="00B863EF">
        <w:rPr>
          <w:rFonts w:ascii="Times New Roman" w:eastAsia="Times New Roman" w:hAnsi="Times New Roman" w:cs="Times New Roman"/>
          <w:sz w:val="24"/>
          <w:szCs w:val="24"/>
          <w:lang w:val="en-US"/>
        </w:rPr>
        <w:t xml:space="preserve">Since then, a large body of experiment and modeling demonstrated that linkage changes evolutionary properties drastically. In the absence of recombination, common phylogeny makes all sequences very similar to their MRCA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[34]</w:t>
      </w:r>
      <w:r w:rsidR="00EF6A49">
        <w:rPr>
          <w:rFonts w:ascii="Times New Roman" w:eastAsia="Times New Roman" w:hAnsi="Times New Roman" w:cs="Times New Roman"/>
          <w:sz w:val="24"/>
          <w:szCs w:val="24"/>
          <w:lang w:val="en-US"/>
        </w:rPr>
        <w:fldChar w:fldCharType="end"/>
      </w:r>
      <w:r w:rsidR="00B863EF" w:rsidRPr="00B863EF">
        <w:rPr>
          <w:rFonts w:ascii="Times New Roman" w:eastAsia="Times New Roman" w:hAnsi="Times New Roman" w:cs="Times New Roman"/>
          <w:sz w:val="24"/>
          <w:szCs w:val="24"/>
          <w:lang w:val="en-US"/>
        </w:rPr>
        <w:t xml:space="preserve">. Moreover, </w:t>
      </w:r>
      <w:r w:rsidR="00B863EF" w:rsidRPr="00B863EF">
        <w:rPr>
          <w:rFonts w:ascii="Times New Roman" w:eastAsia="Times New Roman" w:hAnsi="Times New Roman" w:cs="Times New Roman"/>
          <w:sz w:val="24"/>
          <w:szCs w:val="24"/>
          <w:lang w:val="en-US"/>
        </w:rPr>
        <w:lastRenderedPageBreak/>
        <w:t xml:space="preserve">even very frequent recombination does not break up linkage effects in a sufficiently long genome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[35]</w:t>
      </w:r>
      <w:r w:rsidR="00EF6A49">
        <w:rPr>
          <w:rFonts w:ascii="Times New Roman" w:eastAsia="Times New Roman" w:hAnsi="Times New Roman" w:cs="Times New Roman"/>
          <w:sz w:val="24"/>
          <w:szCs w:val="24"/>
          <w:lang w:val="en-US"/>
        </w:rPr>
        <w:fldChar w:fldCharType="end"/>
      </w:r>
      <w:r w:rsidR="00B863EF" w:rsidRPr="00B863EF">
        <w:rPr>
          <w:rFonts w:ascii="Times New Roman" w:eastAsia="Times New Roman" w:hAnsi="Times New Roman" w:cs="Times New Roman"/>
          <w:sz w:val="24"/>
          <w:szCs w:val="24"/>
          <w:lang w:val="en-US"/>
        </w:rPr>
        <w:t xml:space="preserve">. </w:t>
      </w:r>
    </w:p>
    <w:p w14:paraId="418C2F57" w14:textId="02452DD2" w:rsidR="0087149A" w:rsidRDefault="00AD43F8" w:rsidP="00B7138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[34]</w:t>
      </w:r>
      <w:r w:rsidR="00EF6A49">
        <w:rPr>
          <w:rFonts w:ascii="Times New Roman" w:eastAsia="Times New Roman" w:hAnsi="Times New Roman" w:cs="Times New Roman"/>
          <w:sz w:val="24"/>
          <w:szCs w:val="24"/>
          <w:lang w:val="en-US"/>
        </w:rPr>
        <w:fldChar w:fldCharType="end"/>
      </w:r>
      <w:r w:rsidR="007A71E2">
        <w:rPr>
          <w:rFonts w:ascii="Times New Roman" w:eastAsia="Times New Roman" w:hAnsi="Times New Roman" w:cs="Times New Roman"/>
          <w:sz w:val="24"/>
          <w:szCs w:val="24"/>
          <w:lang w:val="en-US"/>
        </w:rPr>
        <w:t>.</w:t>
      </w:r>
      <w:r w:rsidR="006B3D86">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As a result, any measure of co-variance</w:t>
      </w:r>
      <w:r w:rsidR="006B3D86">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 xml:space="preserve">produces strong noise of random sign. </w:t>
      </w:r>
      <w:r w:rsidR="006B3D86">
        <w:rPr>
          <w:rFonts w:ascii="Times New Roman" w:eastAsia="Times New Roman" w:hAnsi="Times New Roman" w:cs="Times New Roman"/>
          <w:sz w:val="24"/>
          <w:szCs w:val="24"/>
        </w:rPr>
        <w:t xml:space="preserve">An attempt </w:t>
      </w:r>
      <w:r w:rsidR="00DD3CC6">
        <w:rPr>
          <w:rFonts w:ascii="Times New Roman" w:eastAsia="Times New Roman" w:hAnsi="Times New Roman" w:cs="Times New Roman"/>
          <w:sz w:val="24"/>
          <w:szCs w:val="24"/>
        </w:rPr>
        <w:t>at</w:t>
      </w:r>
      <w:r w:rsidR="006B3D86">
        <w:rPr>
          <w:rFonts w:ascii="Times New Roman" w:eastAsia="Times New Roman" w:hAnsi="Times New Roman" w:cs="Times New Roman"/>
          <w:sz w:val="24"/>
          <w:szCs w:val="24"/>
        </w:rPr>
        <w:t xml:space="preserve"> detect</w:t>
      </w:r>
      <w:r w:rsidR="00DD3CC6">
        <w:rPr>
          <w:rFonts w:ascii="Times New Roman" w:eastAsia="Times New Roman" w:hAnsi="Times New Roman" w:cs="Times New Roman"/>
          <w:sz w:val="24"/>
          <w:szCs w:val="24"/>
        </w:rPr>
        <w:t>ing</w:t>
      </w:r>
      <w:r w:rsidR="006B3D86">
        <w:rPr>
          <w:rFonts w:ascii="Times New Roman" w:eastAsia="Times New Roman" w:hAnsi="Times New Roman" w:cs="Times New Roman"/>
          <w:sz w:val="24"/>
          <w:szCs w:val="24"/>
        </w:rPr>
        <w:t xml:space="preserve"> epistasis, whether by using covariance measures, such as Pearson coefficient, mutual entropy, universal footprint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[36]</w:t>
      </w:r>
      <w:r w:rsidR="00EF6A49">
        <w:rPr>
          <w:rFonts w:ascii="Times New Roman" w:hAnsi="Times New Roman" w:cs="Times New Roman"/>
          <w:bCs/>
          <w:sz w:val="24"/>
          <w:szCs w:val="24"/>
          <w:lang w:val="en-US"/>
        </w:rPr>
        <w:fldChar w:fldCharType="end"/>
      </w:r>
      <w:r w:rsidR="006B3D86">
        <w:rPr>
          <w:rFonts w:ascii="Times New Roman" w:eastAsia="Times New Roman" w:hAnsi="Times New Roman" w:cs="Times New Roman"/>
          <w:sz w:val="24"/>
          <w:szCs w:val="24"/>
        </w:rPr>
        <w:t xml:space="preserve">, or </w:t>
      </w:r>
      <w:r w:rsidR="00DD3CC6">
        <w:rPr>
          <w:rFonts w:ascii="Times New Roman" w:eastAsia="Times New Roman" w:hAnsi="Times New Roman" w:cs="Times New Roman"/>
          <w:sz w:val="24"/>
          <w:szCs w:val="24"/>
        </w:rPr>
        <w:t xml:space="preserve">by </w:t>
      </w:r>
      <w:r w:rsidR="006B3D86">
        <w:rPr>
          <w:rFonts w:ascii="Times New Roman" w:eastAsia="Times New Roman" w:hAnsi="Times New Roman" w:cs="Times New Roman"/>
          <w:sz w:val="24"/>
          <w:szCs w:val="24"/>
        </w:rPr>
        <w:t xml:space="preserve">tree-based methods </w:t>
      </w:r>
      <w:r w:rsidR="00EF6A49">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eastAsia="Times New Roman" w:hAnsi="Times New Roman" w:cs="Times New Roman"/>
          <w:bCs/>
          <w:sz w:val="24"/>
          <w:szCs w:val="24"/>
          <w:lang w:val="en-US"/>
        </w:rPr>
        <w:instrText xml:space="preserve"> ADDIN EN.CITE </w:instrText>
      </w:r>
      <w:r w:rsidR="00EF6A49">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eastAsia="Times New Roman" w:hAnsi="Times New Roman" w:cs="Times New Roman"/>
          <w:bCs/>
          <w:sz w:val="24"/>
          <w:szCs w:val="24"/>
          <w:lang w:val="en-US"/>
        </w:rPr>
        <w:instrText xml:space="preserve"> ADDIN EN.CITE.DATA </w:instrText>
      </w:r>
      <w:r w:rsidR="00EF6A49">
        <w:rPr>
          <w:rFonts w:ascii="Times New Roman" w:eastAsia="Times New Roman" w:hAnsi="Times New Roman" w:cs="Times New Roman"/>
          <w:bCs/>
          <w:sz w:val="24"/>
          <w:szCs w:val="24"/>
          <w:lang w:val="en-US"/>
        </w:rPr>
      </w:r>
      <w:r w:rsidR="00EF6A49">
        <w:rPr>
          <w:rFonts w:ascii="Times New Roman" w:eastAsia="Times New Roman" w:hAnsi="Times New Roman" w:cs="Times New Roman"/>
          <w:bCs/>
          <w:sz w:val="24"/>
          <w:szCs w:val="24"/>
          <w:lang w:val="en-US"/>
        </w:rPr>
        <w:fldChar w:fldCharType="end"/>
      </w:r>
      <w:r w:rsidR="00EF6A49">
        <w:rPr>
          <w:rFonts w:ascii="Times New Roman" w:eastAsia="Times New Roman" w:hAnsi="Times New Roman" w:cs="Times New Roman"/>
          <w:bCs/>
          <w:sz w:val="24"/>
          <w:szCs w:val="24"/>
          <w:lang w:val="en-US"/>
        </w:rPr>
      </w:r>
      <w:r w:rsidR="00EF6A49">
        <w:rPr>
          <w:rFonts w:ascii="Times New Roman" w:eastAsia="Times New Roman" w:hAnsi="Times New Roman" w:cs="Times New Roman"/>
          <w:bCs/>
          <w:sz w:val="24"/>
          <w:szCs w:val="24"/>
          <w:lang w:val="en-US"/>
        </w:rPr>
        <w:fldChar w:fldCharType="separate"/>
      </w:r>
      <w:r w:rsidR="00EF6A49">
        <w:rPr>
          <w:rFonts w:ascii="Times New Roman" w:eastAsia="Times New Roman" w:hAnsi="Times New Roman" w:cs="Times New Roman"/>
          <w:bCs/>
          <w:noProof/>
          <w:sz w:val="24"/>
          <w:szCs w:val="24"/>
          <w:lang w:val="en-US"/>
        </w:rPr>
        <w:t>[37, 38]</w:t>
      </w:r>
      <w:r w:rsidR="00EF6A49">
        <w:rPr>
          <w:rFonts w:ascii="Times New Roman" w:eastAsia="Times New Roman" w:hAnsi="Times New Roman" w:cs="Times New Roman"/>
          <w:bCs/>
          <w:sz w:val="24"/>
          <w:szCs w:val="24"/>
          <w:lang w:val="en-US"/>
        </w:rPr>
        <w:fldChar w:fldCharType="end"/>
      </w:r>
      <w:r w:rsidR="006B3D86">
        <w:rPr>
          <w:rFonts w:ascii="Times New Roman" w:eastAsia="Times New Roman" w:hAnsi="Times New Roman" w:cs="Times New Roman"/>
          <w:sz w:val="24"/>
          <w:szCs w:val="24"/>
        </w:rPr>
        <w:t xml:space="preserve"> faces the same problem, the overwhelming genetic linkage effects. </w:t>
      </w:r>
      <w:r w:rsidR="0076272C">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r w:rsidR="007E68FB">
        <w:rPr>
          <w:rFonts w:ascii="Times New Roman" w:eastAsia="Times New Roman" w:hAnsi="Times New Roman" w:cs="Times New Roman"/>
          <w:sz w:val="24"/>
          <w:szCs w:val="24"/>
        </w:rPr>
        <w:t xml:space="preserve">it was proposed to use </w:t>
      </w:r>
      <w:r w:rsidR="0076272C">
        <w:rPr>
          <w:rFonts w:ascii="Times New Roman" w:eastAsia="Times New Roman" w:hAnsi="Times New Roman" w:cs="Times New Roman"/>
          <w:sz w:val="24"/>
          <w:szCs w:val="24"/>
        </w:rPr>
        <w:t xml:space="preserve">only sequences with a majority allele at a neighbor site of </w:t>
      </w:r>
      <w:r w:rsidR="007E68FB">
        <w:rPr>
          <w:rFonts w:ascii="Times New Roman" w:eastAsia="Times New Roman" w:hAnsi="Times New Roman" w:cs="Times New Roman"/>
          <w:sz w:val="24"/>
          <w:szCs w:val="24"/>
        </w:rPr>
        <w:t xml:space="preserve">the </w:t>
      </w:r>
      <w:r w:rsidR="0076272C">
        <w:rPr>
          <w:rFonts w:ascii="Times New Roman" w:eastAsia="Times New Roman" w:hAnsi="Times New Roman" w:cs="Times New Roman"/>
          <w:sz w:val="24"/>
          <w:szCs w:val="24"/>
        </w:rPr>
        <w:t xml:space="preserve">measured </w:t>
      </w:r>
      <w:r w:rsidR="007E68FB">
        <w:rPr>
          <w:rFonts w:ascii="Times New Roman" w:eastAsia="Times New Roman" w:hAnsi="Times New Roman" w:cs="Times New Roman"/>
          <w:sz w:val="24"/>
          <w:szCs w:val="24"/>
        </w:rPr>
        <w:t xml:space="preserve">site </w:t>
      </w:r>
      <w:r w:rsidR="0076272C">
        <w:rPr>
          <w:rFonts w:ascii="Times New Roman" w:eastAsia="Times New Roman" w:hAnsi="Times New Roman" w:cs="Times New Roman"/>
          <w:sz w:val="24"/>
          <w:szCs w:val="24"/>
        </w:rPr>
        <w:t>pair</w:t>
      </w:r>
      <w:r w:rsidR="007E68FB">
        <w:rPr>
          <w:rFonts w:ascii="Times New Roman" w:eastAsia="Times New Roman" w:hAnsi="Times New Roman" w:cs="Times New Roman"/>
          <w:sz w:val="24"/>
          <w:szCs w:val="24"/>
        </w:rPr>
        <w:t xml:space="preserve"> to </w:t>
      </w:r>
      <w:r w:rsidR="0076272C">
        <w:rPr>
          <w:rFonts w:ascii="Times New Roman" w:eastAsia="Times New Roman" w:hAnsi="Times New Roman" w:cs="Times New Roman"/>
          <w:sz w:val="24"/>
          <w:szCs w:val="24"/>
        </w:rPr>
        <w:t xml:space="preserve">interrupt a path </w:t>
      </w:r>
      <w:r w:rsidR="00DD3CC6">
        <w:rPr>
          <w:rFonts w:ascii="Times New Roman" w:eastAsia="Times New Roman" w:hAnsi="Times New Roman" w:cs="Times New Roman"/>
          <w:sz w:val="24"/>
          <w:szCs w:val="24"/>
        </w:rPr>
        <w:t xml:space="preserve">along sites </w:t>
      </w:r>
      <w:r w:rsidR="0076272C">
        <w:rPr>
          <w:rFonts w:ascii="Times New Roman" w:eastAsia="Times New Roman" w:hAnsi="Times New Roman" w:cs="Times New Roman"/>
          <w:sz w:val="24"/>
          <w:szCs w:val="24"/>
        </w:rPr>
        <w:t xml:space="preserve">that creates a false-positive interaction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[39]</w:t>
      </w:r>
      <w:r w:rsidR="00EF6A49">
        <w:rPr>
          <w:rFonts w:ascii="Times New Roman" w:hAnsi="Times New Roman" w:cs="Times New Roman"/>
          <w:bCs/>
          <w:sz w:val="24"/>
          <w:szCs w:val="24"/>
          <w:lang w:val="en-US"/>
        </w:rPr>
        <w:fldChar w:fldCharType="end"/>
      </w:r>
      <w:r w:rsidR="0076272C">
        <w:rPr>
          <w:rFonts w:ascii="Times New Roman" w:eastAsia="Times New Roman" w:hAnsi="Times New Roman" w:cs="Times New Roman"/>
          <w:sz w:val="24"/>
          <w:szCs w:val="24"/>
        </w:rPr>
        <w:t xml:space="preserve">. </w:t>
      </w:r>
    </w:p>
    <w:p w14:paraId="45874FB1" w14:textId="639594A7" w:rsidR="001A35A3" w:rsidRPr="001A35A3" w:rsidRDefault="0076272C" w:rsidP="002C66A8">
      <w:pPr>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sz w:val="24"/>
          <w:szCs w:val="24"/>
        </w:rPr>
        <w:tab/>
        <w:t xml:space="preserve">In the present work, we test </w:t>
      </w:r>
      <w:r w:rsidR="00447911">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fidelity of this detection technique using Monte-Carlo simulation in a broad range of parameters.  Then, we apply the method to real virus sequences from the adapting world population of SARS–CoV-2 sampled in three different ways to predict the strongest epistatic links. </w:t>
      </w:r>
      <w:r w:rsidR="002C66A8">
        <w:rPr>
          <w:rFonts w:ascii="Times New Roman" w:eastAsia="Times New Roman" w:hAnsi="Times New Roman" w:cs="Times New Roman"/>
          <w:sz w:val="24"/>
          <w:szCs w:val="24"/>
        </w:rPr>
        <w:t>This</w:t>
      </w:r>
      <w:r w:rsidR="00101F13" w:rsidRPr="00101F13">
        <w:rPr>
          <w:rFonts w:ascii="Times New Roman" w:eastAsia="Times New Roman" w:hAnsi="Times New Roman" w:cs="Times New Roman"/>
          <w:sz w:val="24"/>
          <w:szCs w:val="24"/>
          <w:lang w:val="en-US"/>
        </w:rPr>
        <w:t xml:space="preserve"> approach differs from the </w:t>
      </w:r>
      <w:r w:rsidR="002C66A8">
        <w:rPr>
          <w:rFonts w:ascii="Times New Roman" w:eastAsia="Times New Roman" w:hAnsi="Times New Roman" w:cs="Times New Roman"/>
          <w:sz w:val="24"/>
          <w:szCs w:val="24"/>
          <w:lang w:val="en-US"/>
        </w:rPr>
        <w:t>alternative methods</w:t>
      </w:r>
      <w:r w:rsidR="00101F13" w:rsidRPr="00101F13">
        <w:rPr>
          <w:rFonts w:ascii="Times New Roman" w:eastAsia="Times New Roman" w:hAnsi="Times New Roman" w:cs="Times New Roman"/>
          <w:sz w:val="24"/>
          <w:szCs w:val="24"/>
          <w:lang w:val="en-US"/>
        </w:rPr>
        <w:t xml:space="preserve"> in the following respects.</w:t>
      </w:r>
      <w:r w:rsidR="001A35A3" w:rsidRPr="001A35A3">
        <w:rPr>
          <w:rFonts w:ascii="Times New Roman" w:eastAsia="Times New Roman" w:hAnsi="Times New Roman" w:cs="Times New Roman"/>
          <w:sz w:val="24"/>
          <w:szCs w:val="24"/>
          <w:lang w:val="en-US"/>
        </w:rPr>
        <w:t xml:space="preserve"> Firstly, it does not make unrealistic assumptions regarding the evolutionary factors at play. Secondly, its accuracy is validated in a broad range of model parameters</w:t>
      </w:r>
      <w:r w:rsidR="00136421">
        <w:rPr>
          <w:rFonts w:ascii="Times New Roman" w:eastAsia="Times New Roman" w:hAnsi="Times New Roman" w:cs="Times New Roman"/>
          <w:sz w:val="24"/>
          <w:szCs w:val="24"/>
          <w:lang w:val="en-US"/>
        </w:rPr>
        <w:t xml:space="preserve"> on simulated sequences</w:t>
      </w:r>
      <w:r w:rsidR="001A35A3" w:rsidRPr="001A35A3">
        <w:rPr>
          <w:rFonts w:ascii="Times New Roman" w:eastAsia="Times New Roman" w:hAnsi="Times New Roman" w:cs="Times New Roman"/>
          <w:sz w:val="24"/>
          <w:szCs w:val="24"/>
          <w:lang w:val="en-US"/>
        </w:rPr>
        <w:t xml:space="preserve">, using a generic model of population genetics of the Wright Fisher type. Thirdly, the application to data is focused on well-balanced sampling between sequences related to major variants. </w:t>
      </w:r>
      <w:r w:rsidR="001A35A3" w:rsidRPr="001A35A3">
        <w:rPr>
          <w:rFonts w:ascii="Times New Roman" w:eastAsia="Times New Roman" w:hAnsi="Times New Roman" w:cs="Times New Roman"/>
          <w:bCs/>
          <w:sz w:val="24"/>
          <w:szCs w:val="24"/>
          <w:lang w:val="en-US"/>
        </w:rPr>
        <w:t xml:space="preserve">The fourth </w:t>
      </w:r>
      <w:r w:rsidR="0019511E">
        <w:rPr>
          <w:rFonts w:ascii="Times New Roman" w:eastAsia="Times New Roman" w:hAnsi="Times New Roman" w:cs="Times New Roman"/>
          <w:bCs/>
          <w:sz w:val="24"/>
          <w:szCs w:val="24"/>
          <w:lang w:val="en-US"/>
        </w:rPr>
        <w:t>feature</w:t>
      </w:r>
      <w:r w:rsidR="001A35A3" w:rsidRPr="001A35A3">
        <w:rPr>
          <w:rFonts w:ascii="Times New Roman" w:eastAsia="Times New Roman" w:hAnsi="Times New Roman" w:cs="Times New Roman"/>
          <w:bCs/>
          <w:sz w:val="24"/>
          <w:szCs w:val="24"/>
          <w:lang w:val="en-US"/>
        </w:rPr>
        <w:t xml:space="preserve"> is the use of </w:t>
      </w:r>
      <w:r w:rsidR="00BF15E8">
        <w:rPr>
          <w:rFonts w:ascii="Times New Roman" w:eastAsia="Times New Roman" w:hAnsi="Times New Roman" w:cs="Times New Roman"/>
          <w:bCs/>
          <w:sz w:val="24"/>
          <w:szCs w:val="24"/>
          <w:lang w:val="en-US"/>
        </w:rPr>
        <w:t>the</w:t>
      </w:r>
      <w:r w:rsidR="001A35A3" w:rsidRPr="001A35A3">
        <w:rPr>
          <w:rFonts w:ascii="Times New Roman" w:eastAsia="Times New Roman" w:hAnsi="Times New Roman" w:cs="Times New Roman"/>
          <w:bCs/>
          <w:sz w:val="24"/>
          <w:szCs w:val="24"/>
          <w:lang w:val="en-US"/>
        </w:rPr>
        <w:t xml:space="preserve"> conditional correlator.</w:t>
      </w:r>
      <w:r w:rsidR="0066708E">
        <w:rPr>
          <w:rFonts w:ascii="Times New Roman" w:eastAsia="Times New Roman" w:hAnsi="Times New Roman" w:cs="Times New Roman"/>
          <w:bCs/>
          <w:sz w:val="24"/>
          <w:szCs w:val="24"/>
          <w:lang w:val="en-US"/>
        </w:rPr>
        <w:t xml:space="preserve"> </w:t>
      </w:r>
    </w:p>
    <w:p w14:paraId="52CA3BC6" w14:textId="77777777" w:rsidR="0087149A" w:rsidRDefault="0087149A" w:rsidP="00FC4B93">
      <w:pPr>
        <w:spacing w:line="360" w:lineRule="auto"/>
        <w:jc w:val="both"/>
        <w:rPr>
          <w:rFonts w:ascii="Times New Roman" w:eastAsia="Times New Roman" w:hAnsi="Times New Roman" w:cs="Times New Roman"/>
          <w:sz w:val="24"/>
          <w:szCs w:val="24"/>
        </w:rPr>
      </w:pPr>
    </w:p>
    <w:p w14:paraId="3363FE83" w14:textId="77777777" w:rsidR="0087149A" w:rsidRPr="0076272C" w:rsidRDefault="0076272C">
      <w:pPr>
        <w:spacing w:line="360" w:lineRule="auto"/>
        <w:jc w:val="center"/>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 xml:space="preserve">RESULTS </w:t>
      </w:r>
    </w:p>
    <w:p w14:paraId="55D74CE5" w14:textId="4CA4227D" w:rsidR="003A5E2B" w:rsidRPr="00B7138F" w:rsidRDefault="003A5E2B">
      <w:pPr>
        <w:spacing w:after="0" w:line="360" w:lineRule="auto"/>
        <w:ind w:firstLine="708"/>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Detection method</w:t>
      </w:r>
      <w:r w:rsidRPr="0081136A">
        <w:rPr>
          <w:rFonts w:ascii="Times New Roman" w:eastAsia="Times New Roman" w:hAnsi="Times New Roman" w:cs="Times New Roman"/>
          <w:b/>
          <w:sz w:val="24"/>
          <w:szCs w:val="24"/>
        </w:rPr>
        <w:t>.</w:t>
      </w:r>
      <w:r w:rsidRPr="00B7138F">
        <w:rPr>
          <w:rFonts w:ascii="Times New Roman" w:eastAsia="Times New Roman" w:hAnsi="Times New Roman" w:cs="Times New Roman"/>
          <w:bCs/>
          <w:sz w:val="24"/>
          <w:szCs w:val="24"/>
        </w:rPr>
        <w:t xml:space="preserve">  </w:t>
      </w:r>
      <w:r w:rsidR="00BA65D7" w:rsidRPr="00BA65D7">
        <w:rPr>
          <w:rFonts w:ascii="Times New Roman" w:eastAsia="Times New Roman" w:hAnsi="Times New Roman" w:cs="Times New Roman"/>
          <w:bCs/>
          <w:sz w:val="24"/>
          <w:szCs w:val="24"/>
        </w:rPr>
        <w:t>The method is based on the calculation of U</w:t>
      </w:r>
      <w:r w:rsidR="00575CB2">
        <w:rPr>
          <w:rFonts w:ascii="Times New Roman" w:eastAsia="Times New Roman" w:hAnsi="Times New Roman" w:cs="Times New Roman"/>
          <w:bCs/>
          <w:sz w:val="24"/>
          <w:szCs w:val="24"/>
        </w:rPr>
        <w:t>niversal Footprint</w:t>
      </w:r>
      <w:r w:rsidR="00BA65D7" w:rsidRPr="00BA65D7">
        <w:rPr>
          <w:rFonts w:ascii="Times New Roman" w:eastAsia="Times New Roman" w:hAnsi="Times New Roman" w:cs="Times New Roman"/>
          <w:bCs/>
          <w:sz w:val="24"/>
          <w:szCs w:val="24"/>
        </w:rPr>
        <w:t xml:space="preserve"> correlator between pairs of loci</w:t>
      </w:r>
      <w:r w:rsidR="00575CB2">
        <w:rPr>
          <w:rFonts w:ascii="Times New Roman" w:eastAsia="Times New Roman" w:hAnsi="Times New Roman" w:cs="Times New Roman"/>
          <w:bCs/>
          <w:sz w:val="24"/>
          <w:szCs w:val="24"/>
        </w:rPr>
        <w:t xml:space="preserve"> </w:t>
      </w:r>
      <w:r w:rsidR="00575CB2" w:rsidRPr="00BA65D7">
        <w:rPr>
          <w:rFonts w:ascii="Times New Roman" w:eastAsia="Times New Roman" w:hAnsi="Times New Roman" w:cs="Times New Roman"/>
          <w:bCs/>
          <w:sz w:val="24"/>
          <w:szCs w:val="24"/>
        </w:rPr>
        <w:t>[Pedruzzi</w:t>
      </w:r>
      <w:r w:rsidR="00575CB2">
        <w:rPr>
          <w:rFonts w:ascii="Times New Roman" w:eastAsia="Times New Roman" w:hAnsi="Times New Roman" w:cs="Times New Roman"/>
          <w:bCs/>
          <w:sz w:val="24"/>
          <w:szCs w:val="24"/>
        </w:rPr>
        <w:t>2018</w:t>
      </w:r>
      <w:r w:rsidR="00575CB2" w:rsidRPr="00BA65D7">
        <w:rPr>
          <w:rFonts w:ascii="Times New Roman" w:eastAsia="Times New Roman" w:hAnsi="Times New Roman" w:cs="Times New Roman"/>
          <w:bCs/>
          <w:sz w:val="24"/>
          <w:szCs w:val="24"/>
        </w:rPr>
        <w:t>]</w:t>
      </w:r>
      <w:r w:rsidR="00BA65D7" w:rsidRPr="00BA65D7">
        <w:rPr>
          <w:rFonts w:ascii="Times New Roman" w:eastAsia="Times New Roman" w:hAnsi="Times New Roman" w:cs="Times New Roman"/>
          <w:bCs/>
          <w:sz w:val="24"/>
          <w:szCs w:val="24"/>
        </w:rPr>
        <w:t>. This correlator</w:t>
      </w:r>
      <w:r w:rsidR="0081136A">
        <w:rPr>
          <w:rFonts w:ascii="Times New Roman" w:eastAsia="Times New Roman" w:hAnsi="Times New Roman" w:cs="Times New Roman"/>
          <w:bCs/>
          <w:sz w:val="24"/>
          <w:szCs w:val="24"/>
        </w:rPr>
        <w:t>, expressed in terms of haplotype frequencies</w:t>
      </w:r>
      <w:r w:rsidR="00BA65D7" w:rsidRPr="00BA65D7">
        <w:rPr>
          <w:rFonts w:ascii="Times New Roman" w:eastAsia="Times New Roman" w:hAnsi="Times New Roman" w:cs="Times New Roman"/>
          <w:bCs/>
          <w:sz w:val="24"/>
          <w:szCs w:val="24"/>
        </w:rPr>
        <w:t xml:space="preserve"> by applying the second law of thermodynamics to a multi-locus evolutionary model</w:t>
      </w:r>
      <w:r w:rsidR="0081136A">
        <w:rPr>
          <w:rFonts w:ascii="Times New Roman" w:eastAsia="Times New Roman" w:hAnsi="Times New Roman" w:cs="Times New Roman"/>
          <w:bCs/>
          <w:sz w:val="24"/>
          <w:szCs w:val="24"/>
        </w:rPr>
        <w:t>, depends only on epistasis magnitude and its topology, but not on any other evolutionary parameters.</w:t>
      </w:r>
      <w:r w:rsidR="00BA65D7" w:rsidRPr="00BA65D7">
        <w:rPr>
          <w:rFonts w:ascii="Times New Roman" w:eastAsia="Times New Roman" w:hAnsi="Times New Roman" w:cs="Times New Roman"/>
          <w:bCs/>
          <w:sz w:val="24"/>
          <w:szCs w:val="24"/>
        </w:rPr>
        <w:t xml:space="preserve"> The method takes a set of binarized sequences as initial data</w:t>
      </w:r>
      <w:r w:rsidR="0081136A">
        <w:rPr>
          <w:rFonts w:ascii="Times New Roman" w:eastAsia="Times New Roman" w:hAnsi="Times New Roman" w:cs="Times New Roman"/>
          <w:bCs/>
          <w:sz w:val="24"/>
          <w:szCs w:val="24"/>
        </w:rPr>
        <w:t xml:space="preserve">. We employ </w:t>
      </w:r>
      <w:r w:rsidR="00BA65D7" w:rsidRPr="00BA65D7">
        <w:rPr>
          <w:rFonts w:ascii="Times New Roman" w:eastAsia="Times New Roman" w:hAnsi="Times New Roman" w:cs="Times New Roman"/>
          <w:bCs/>
          <w:sz w:val="24"/>
          <w:szCs w:val="24"/>
        </w:rPr>
        <w:t>parallel computing</w:t>
      </w:r>
      <w:r w:rsidR="0081136A">
        <w:rPr>
          <w:rFonts w:ascii="Times New Roman" w:eastAsia="Times New Roman" w:hAnsi="Times New Roman" w:cs="Times New Roman"/>
          <w:bCs/>
          <w:sz w:val="24"/>
          <w:szCs w:val="24"/>
        </w:rPr>
        <w:t xml:space="preserve"> on 10,000 processors of GPU</w:t>
      </w:r>
      <w:r w:rsidR="00BA65D7" w:rsidRPr="00BA65D7">
        <w:rPr>
          <w:rFonts w:ascii="Times New Roman" w:eastAsia="Times New Roman" w:hAnsi="Times New Roman" w:cs="Times New Roman"/>
          <w:bCs/>
          <w:sz w:val="24"/>
          <w:szCs w:val="24"/>
        </w:rPr>
        <w:t xml:space="preserve"> to increase performance. To improve detection accuracy</w:t>
      </w:r>
      <w:r w:rsidR="007600E9">
        <w:rPr>
          <w:rFonts w:ascii="Times New Roman" w:eastAsia="Times New Roman" w:hAnsi="Times New Roman" w:cs="Times New Roman"/>
          <w:bCs/>
          <w:sz w:val="24"/>
          <w:szCs w:val="24"/>
        </w:rPr>
        <w:t xml:space="preserve"> near the point of full compensation</w:t>
      </w:r>
      <w:r w:rsidR="00BA65D7" w:rsidRPr="00BA65D7">
        <w:rPr>
          <w:rFonts w:ascii="Times New Roman" w:eastAsia="Times New Roman" w:hAnsi="Times New Roman" w:cs="Times New Roman"/>
          <w:bCs/>
          <w:sz w:val="24"/>
          <w:szCs w:val="24"/>
        </w:rPr>
        <w:t xml:space="preserve">, an additional correlator </w:t>
      </w:r>
      <w:r w:rsidR="007600E9" w:rsidRPr="00BA65D7">
        <w:rPr>
          <w:rFonts w:ascii="Times New Roman" w:eastAsia="Times New Roman" w:hAnsi="Times New Roman" w:cs="Times New Roman"/>
          <w:bCs/>
          <w:sz w:val="24"/>
          <w:szCs w:val="24"/>
        </w:rPr>
        <w:t>condition</w:t>
      </w:r>
      <w:r w:rsidR="007600E9">
        <w:rPr>
          <w:rFonts w:ascii="Times New Roman" w:eastAsia="Times New Roman" w:hAnsi="Times New Roman" w:cs="Times New Roman"/>
          <w:bCs/>
          <w:sz w:val="24"/>
          <w:szCs w:val="24"/>
        </w:rPr>
        <w:t xml:space="preserve">ed on an allele at a third locus </w:t>
      </w:r>
      <w:r w:rsidR="00BA65D7" w:rsidRPr="00BA65D7">
        <w:rPr>
          <w:rFonts w:ascii="Times New Roman" w:eastAsia="Times New Roman" w:hAnsi="Times New Roman" w:cs="Times New Roman"/>
          <w:bCs/>
          <w:sz w:val="24"/>
          <w:szCs w:val="24"/>
        </w:rPr>
        <w:t xml:space="preserve">is calculated. Based on the relationship between </w:t>
      </w:r>
      <w:r w:rsidR="007600E9">
        <w:rPr>
          <w:rFonts w:ascii="Times New Roman" w:eastAsia="Times New Roman" w:hAnsi="Times New Roman" w:cs="Times New Roman"/>
          <w:bCs/>
          <w:sz w:val="24"/>
          <w:szCs w:val="24"/>
        </w:rPr>
        <w:t>the two correlators, an</w:t>
      </w:r>
      <w:r w:rsidR="00BA65D7" w:rsidRPr="00BA65D7">
        <w:rPr>
          <w:rFonts w:ascii="Times New Roman" w:eastAsia="Times New Roman" w:hAnsi="Times New Roman" w:cs="Times New Roman"/>
          <w:bCs/>
          <w:sz w:val="24"/>
          <w:szCs w:val="24"/>
        </w:rPr>
        <w:t xml:space="preserve"> epistatic </w:t>
      </w:r>
      <w:r w:rsidR="007600E9">
        <w:rPr>
          <w:rFonts w:ascii="Times New Roman" w:eastAsia="Times New Roman" w:hAnsi="Times New Roman" w:cs="Times New Roman"/>
          <w:bCs/>
          <w:sz w:val="24"/>
          <w:szCs w:val="24"/>
        </w:rPr>
        <w:t>interaction</w:t>
      </w:r>
      <w:r w:rsidR="00BA65D7" w:rsidRPr="00BA65D7">
        <w:rPr>
          <w:rFonts w:ascii="Times New Roman" w:eastAsia="Times New Roman" w:hAnsi="Times New Roman" w:cs="Times New Roman"/>
          <w:bCs/>
          <w:sz w:val="24"/>
          <w:szCs w:val="24"/>
        </w:rPr>
        <w:t xml:space="preserve"> between the two loci is inferred.</w:t>
      </w:r>
      <w:r w:rsidRPr="00FC4B93">
        <w:rPr>
          <w:rFonts w:ascii="Times New Roman" w:eastAsia="Times New Roman" w:hAnsi="Times New Roman" w:cs="Times New Roman"/>
          <w:b/>
          <w:sz w:val="24"/>
          <w:szCs w:val="24"/>
          <w:lang w:val="en-US"/>
        </w:rPr>
        <w:t xml:space="preserve"> </w:t>
      </w:r>
      <w:r w:rsidR="00575CB2">
        <w:rPr>
          <w:rFonts w:ascii="Times New Roman" w:eastAsia="Times New Roman" w:hAnsi="Times New Roman" w:cs="Times New Roman"/>
          <w:sz w:val="24"/>
          <w:szCs w:val="24"/>
        </w:rPr>
        <w:t xml:space="preserve">The details are described in </w:t>
      </w:r>
      <w:r w:rsidR="00575CB2" w:rsidRPr="0042315E">
        <w:rPr>
          <w:rFonts w:ascii="Times New Roman" w:eastAsia="Times New Roman" w:hAnsi="Times New Roman" w:cs="Times New Roman"/>
          <w:i/>
          <w:sz w:val="24"/>
          <w:szCs w:val="24"/>
        </w:rPr>
        <w:t>Methods</w:t>
      </w:r>
      <w:r w:rsidR="00575CB2">
        <w:rPr>
          <w:rFonts w:ascii="Times New Roman" w:eastAsia="Times New Roman" w:hAnsi="Times New Roman" w:cs="Times New Roman"/>
          <w:i/>
          <w:sz w:val="24"/>
          <w:szCs w:val="24"/>
        </w:rPr>
        <w:t>.</w:t>
      </w:r>
    </w:p>
    <w:p w14:paraId="72C1F255" w14:textId="3301061B" w:rsidR="0087149A" w:rsidRDefault="0076272C" w:rsidP="00157A64">
      <w:pPr>
        <w:spacing w:after="0" w:line="36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Accuracy test</w:t>
      </w:r>
      <w:r w:rsidR="002C744F">
        <w:rPr>
          <w:rFonts w:ascii="Times New Roman" w:eastAsia="Times New Roman" w:hAnsi="Times New Roman" w:cs="Times New Roman"/>
          <w:b/>
          <w:sz w:val="24"/>
          <w:szCs w:val="24"/>
        </w:rPr>
        <w:t xml:space="preserve"> 1</w:t>
      </w:r>
      <w:r w:rsidR="002C744F" w:rsidRPr="00FC4B93">
        <w:rPr>
          <w:rFonts w:ascii="Times New Roman" w:eastAsia="Times New Roman" w:hAnsi="Times New Roman" w:cs="Times New Roman"/>
          <w:b/>
          <w:sz w:val="24"/>
          <w:szCs w:val="24"/>
          <w:lang w:val="en-US"/>
        </w:rPr>
        <w:t xml:space="preserve">: </w:t>
      </w:r>
      <w:r w:rsidR="002C744F">
        <w:rPr>
          <w:rFonts w:ascii="Times New Roman" w:eastAsia="Times New Roman" w:hAnsi="Times New Roman" w:cs="Times New Roman"/>
          <w:b/>
          <w:sz w:val="24"/>
          <w:szCs w:val="24"/>
          <w:lang w:val="en-US"/>
        </w:rPr>
        <w:t xml:space="preserve">the case of standing variation. </w:t>
      </w:r>
      <w:r>
        <w:rPr>
          <w:rFonts w:ascii="Times New Roman" w:eastAsia="Times New Roman" w:hAnsi="Times New Roman" w:cs="Times New Roman"/>
          <w:sz w:val="24"/>
          <w:szCs w:val="24"/>
        </w:rPr>
        <w:t xml:space="preserve">To test </w:t>
      </w:r>
      <w:r w:rsidR="002C744F">
        <w:rPr>
          <w:rFonts w:ascii="Times New Roman" w:eastAsia="Times New Roman" w:hAnsi="Times New Roman" w:cs="Times New Roman"/>
          <w:sz w:val="24"/>
          <w:szCs w:val="24"/>
        </w:rPr>
        <w:t>the</w:t>
      </w:r>
      <w:r w:rsidR="00157A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accuracy</w:t>
      </w:r>
      <w:r w:rsidR="005F40F7">
        <w:rPr>
          <w:rFonts w:ascii="Times New Roman" w:eastAsia="Times New Roman" w:hAnsi="Times New Roman" w:cs="Times New Roman"/>
          <w:sz w:val="24"/>
          <w:szCs w:val="24"/>
        </w:rPr>
        <w:t xml:space="preserve"> of the detection method</w:t>
      </w:r>
      <w:r>
        <w:rPr>
          <w:rFonts w:ascii="Times New Roman" w:eastAsia="Times New Roman" w:hAnsi="Times New Roman" w:cs="Times New Roman"/>
          <w:sz w:val="24"/>
          <w:szCs w:val="24"/>
        </w:rPr>
        <w:t xml:space="preserve">, artificial genomic sequences are obtained from the simulation of </w:t>
      </w:r>
      <w:r w:rsidR="005C4B74">
        <w:rPr>
          <w:rFonts w:ascii="Times New Roman" w:eastAsia="Times New Roman" w:hAnsi="Times New Roman" w:cs="Times New Roman"/>
          <w:sz w:val="24"/>
          <w:szCs w:val="24"/>
        </w:rPr>
        <w:t xml:space="preserve">the multi-site </w:t>
      </w:r>
      <w:r>
        <w:rPr>
          <w:rFonts w:ascii="Times New Roman" w:eastAsia="Times New Roman" w:hAnsi="Times New Roman" w:cs="Times New Roman"/>
          <w:sz w:val="24"/>
          <w:szCs w:val="24"/>
        </w:rPr>
        <w:t xml:space="preserve">evolution of a </w:t>
      </w:r>
      <w:r w:rsidR="005F40F7">
        <w:rPr>
          <w:rFonts w:ascii="Times New Roman" w:eastAsia="Times New Roman" w:hAnsi="Times New Roman" w:cs="Times New Roman"/>
          <w:sz w:val="24"/>
          <w:szCs w:val="24"/>
        </w:rPr>
        <w:t xml:space="preserve">genetically-diverse </w:t>
      </w:r>
      <w:r>
        <w:rPr>
          <w:rFonts w:ascii="Times New Roman" w:eastAsia="Times New Roman" w:hAnsi="Times New Roman" w:cs="Times New Roman"/>
          <w:sz w:val="24"/>
          <w:szCs w:val="24"/>
        </w:rPr>
        <w:t>population by a Monte-Carlo algorithm with a set epistasis network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 xml:space="preserve">). The input parameters are chosen in a range representative for several viruses (Table 1 in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 the magnitude of epistasis, recombination probability, and the average crossover number (Fig. 1). </w:t>
      </w:r>
    </w:p>
    <w:p w14:paraId="157AA5CF" w14:textId="5DB2A546" w:rsidR="0087149A" w:rsidRDefault="00AC30E2">
      <w:pPr>
        <w:pBdr>
          <w:top w:val="nil"/>
          <w:left w:val="nil"/>
          <w:bottom w:val="nil"/>
          <w:right w:val="nil"/>
          <w:between w:val="nil"/>
        </w:pBdr>
        <w:spacing w:after="0" w:line="240" w:lineRule="auto"/>
        <w:rPr>
          <w:i/>
          <w:color w:val="000000"/>
        </w:rPr>
      </w:pPr>
      <w:r>
        <w:rPr>
          <w:noProof/>
        </w:rPr>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36615" cy="6183641"/>
                    </a:xfrm>
                    <a:prstGeom prst="rect">
                      <a:avLst/>
                    </a:prstGeom>
                    <a:ln/>
                  </pic:spPr>
                </pic:pic>
              </a:graphicData>
            </a:graphic>
          </wp:inline>
        </w:drawing>
      </w:r>
    </w:p>
    <w:p w14:paraId="1D37C4A7" w14:textId="02A152E8" w:rsidR="0087149A"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Figure 1. The error of detection of epistatic interactions</w:t>
      </w:r>
      <w:r w:rsidR="005F40F7">
        <w:rPr>
          <w:rFonts w:ascii="Times New Roman" w:eastAsia="Times New Roman" w:hAnsi="Times New Roman" w:cs="Times New Roman"/>
          <w:b/>
          <w:color w:val="000000"/>
          <w:sz w:val="20"/>
          <w:szCs w:val="20"/>
        </w:rPr>
        <w:t xml:space="preserve"> for the case of standing variation (Test1)</w:t>
      </w:r>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w:t>
      </w:r>
      <w:r>
        <w:rPr>
          <w:rFonts w:ascii="Times New Roman" w:eastAsia="Times New Roman" w:hAnsi="Times New Roman" w:cs="Times New Roman"/>
          <w:color w:val="000000"/>
          <w:sz w:val="20"/>
          <w:szCs w:val="20"/>
        </w:rPr>
        <w:lastRenderedPageBreak/>
        <w:t xml:space="preserve">divided by the number of true interactions. Detection is carried out using the universal footprint of epistasis (UFE) </w:t>
      </w:r>
      <w:r w:rsidR="00EF6A49">
        <w:rPr>
          <w:rFonts w:ascii="Times New Roman" w:hAnsi="Times New Roman" w:cs="Times New Roman"/>
          <w:sz w:val="20"/>
          <w:szCs w:val="20"/>
          <w:lang w:val="en-US"/>
        </w:rPr>
        <w:fldChar w:fldCharType="begin"/>
      </w:r>
      <w:r w:rsidR="00EF6A49">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0"/>
          <w:szCs w:val="20"/>
          <w:lang w:val="en-US"/>
        </w:rPr>
        <w:fldChar w:fldCharType="separate"/>
      </w:r>
      <w:r w:rsidR="00EF6A49">
        <w:rPr>
          <w:rFonts w:ascii="Times New Roman" w:hAnsi="Times New Roman" w:cs="Times New Roman"/>
          <w:noProof/>
          <w:sz w:val="20"/>
          <w:szCs w:val="20"/>
          <w:lang w:val="en-US"/>
        </w:rPr>
        <w:t>[36]</w:t>
      </w:r>
      <w:r w:rsidR="00EF6A49">
        <w:rPr>
          <w:rFonts w:ascii="Times New Roman" w:hAnsi="Times New Roman" w:cs="Times New Roman"/>
          <w:sz w:val="20"/>
          <w:szCs w:val="20"/>
          <w:lang w:val="en-US"/>
        </w:rPr>
        <w:fldChar w:fldCharType="end"/>
      </w:r>
      <w:r w:rsidR="002502EA" w:rsidRPr="002502EA" w:rsidDel="002502EA">
        <w:rPr>
          <w:rFonts w:ascii="Times New Roman" w:hAnsi="Times New Roman" w:cs="Times New Roman"/>
          <w:sz w:val="20"/>
          <w:szCs w:val="20"/>
          <w:lang w:val="en-US"/>
        </w:rPr>
        <w:t xml:space="preserve"> </w:t>
      </w:r>
      <w:r>
        <w:rPr>
          <w:rFonts w:ascii="Times New Roman" w:eastAsia="Times New Roman" w:hAnsi="Times New Roman" w:cs="Times New Roman"/>
          <w:color w:val="000000"/>
          <w:sz w:val="20"/>
          <w:szCs w:val="20"/>
        </w:rPr>
        <w:t xml:space="preserve">and three-site haplotype method </w:t>
      </w:r>
      <w:r w:rsidR="00EF6A49">
        <w:rPr>
          <w:rFonts w:ascii="Times New Roman" w:eastAsia="Times New Roman" w:hAnsi="Times New Roman" w:cs="Times New Roman"/>
          <w:color w:val="000000"/>
          <w:sz w:val="20"/>
          <w:szCs w:val="20"/>
        </w:rPr>
        <w:fldChar w:fldCharType="begin"/>
      </w:r>
      <w:r w:rsidR="00EF6A49">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eastAsia="Times New Roman" w:hAnsi="Times New Roman" w:cs="Times New Roman"/>
          <w:color w:val="000000"/>
          <w:sz w:val="20"/>
          <w:szCs w:val="20"/>
        </w:rPr>
        <w:fldChar w:fldCharType="separate"/>
      </w:r>
      <w:r w:rsidR="00EF6A49">
        <w:rPr>
          <w:rFonts w:ascii="Times New Roman" w:eastAsia="Times New Roman" w:hAnsi="Times New Roman" w:cs="Times New Roman"/>
          <w:noProof/>
          <w:color w:val="000000"/>
          <w:sz w:val="20"/>
          <w:szCs w:val="20"/>
        </w:rPr>
        <w:t>[39]</w:t>
      </w:r>
      <w:r w:rsidR="00EF6A49">
        <w:rPr>
          <w:rFonts w:ascii="Times New Roman" w:eastAsia="Times New Roman" w:hAnsi="Times New Roman" w:cs="Times New Roman"/>
          <w:color w:val="000000"/>
          <w:sz w:val="20"/>
          <w:szCs w:val="20"/>
        </w:rPr>
        <w:fldChar w:fldCharType="end"/>
      </w:r>
      <w:r w:rsidR="002502EA" w:rsidRPr="002502EA" w:rsidDel="002502EA">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t>
      </w:r>
      <w:r>
        <w:rPr>
          <w:rFonts w:ascii="Times New Roman" w:eastAsia="Times New Roman" w:hAnsi="Times New Roman" w:cs="Times New Roman"/>
          <w:i/>
          <w:color w:val="000000"/>
          <w:sz w:val="20"/>
          <w:szCs w:val="20"/>
        </w:rPr>
        <w:t>Methods</w:t>
      </w:r>
      <w:r>
        <w:rPr>
          <w:rFonts w:ascii="Times New Roman" w:eastAsia="Times New Roman" w:hAnsi="Times New Roman" w:cs="Times New Roman"/>
          <w:color w:val="000000"/>
          <w:sz w:val="20"/>
          <w:szCs w:val="20"/>
        </w:rPr>
        <w:t>). All values greater than 1 are set to have the same red color as values equal to 1.</w:t>
      </w:r>
      <w:r>
        <w:rPr>
          <w:color w:val="000000"/>
        </w:rPr>
        <w:t xml:space="preserve"> </w:t>
      </w:r>
      <w:r>
        <w:rPr>
          <w:rFonts w:ascii="Times New Roman" w:eastAsia="Times New Roman" w:hAnsi="Times New Roman" w:cs="Times New Roman"/>
          <w:color w:val="000000"/>
          <w:sz w:val="20"/>
          <w:szCs w:val="20"/>
        </w:rPr>
        <w:t>Testing of the method was conducted on the sequences generated by Monte Carlo simulation (</w:t>
      </w:r>
      <w:r>
        <w:rPr>
          <w:rFonts w:ascii="Times New Roman" w:eastAsia="Times New Roman" w:hAnsi="Times New Roman" w:cs="Times New Roman"/>
          <w:i/>
          <w:color w:val="000000"/>
          <w:sz w:val="20"/>
          <w:szCs w:val="20"/>
        </w:rPr>
        <w:t>Methods</w:t>
      </w:r>
      <w:r>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Pr>
          <w:rFonts w:ascii="Times New Roman" w:eastAsia="Times New Roman" w:hAnsi="Times New Roman" w:cs="Times New Roman"/>
          <w:color w:val="000000"/>
          <w:sz w:val="20"/>
          <w:szCs w:val="20"/>
        </w:rPr>
        <w:t xml:space="preserve">. The topology of the epistatic </w:t>
      </w:r>
      <w:r w:rsidR="004D4EEA">
        <w:rPr>
          <w:rFonts w:ascii="Times New Roman" w:eastAsia="Times New Roman" w:hAnsi="Times New Roman" w:cs="Times New Roman"/>
          <w:color w:val="000000"/>
          <w:sz w:val="20"/>
          <w:szCs w:val="20"/>
        </w:rPr>
        <w:t xml:space="preserve">links </w:t>
      </w:r>
      <w:r w:rsidR="00750649">
        <w:rPr>
          <w:rFonts w:ascii="Times New Roman" w:eastAsia="Times New Roman" w:hAnsi="Times New Roman" w:cs="Times New Roman"/>
          <w:color w:val="000000"/>
          <w:sz w:val="20"/>
          <w:szCs w:val="20"/>
        </w:rPr>
        <w:t xml:space="preserve">(interactions) </w:t>
      </w:r>
      <w:r>
        <w:rPr>
          <w:rFonts w:ascii="Times New Roman" w:eastAsia="Times New Roman" w:hAnsi="Times New Roman" w:cs="Times New Roman"/>
          <w:color w:val="000000"/>
          <w:sz w:val="20"/>
          <w:szCs w:val="20"/>
        </w:rPr>
        <w:t xml:space="preserve">comprises isolated double arches, for which </w:t>
      </w:r>
      <m:oMath>
        <m:r>
          <w:rPr>
            <w:rFonts w:ascii="Cambria Math" w:eastAsia="Cambria Math" w:hAnsi="Cambria Math" w:cs="Cambria Math"/>
            <w:color w:val="000000"/>
            <w:sz w:val="20"/>
            <w:szCs w:val="20"/>
          </w:rPr>
          <m:t>E=0.75</m:t>
        </m:r>
      </m:oMath>
      <w:r>
        <w:rPr>
          <w:rFonts w:ascii="Times New Roman" w:eastAsia="Times New Roman" w:hAnsi="Times New Roman" w:cs="Times New Roman"/>
          <w:color w:val="000000"/>
          <w:sz w:val="20"/>
          <w:szCs w:val="20"/>
        </w:rPr>
        <w:t xml:space="preserve"> is the threshold value of full compensation </w:t>
      </w:r>
      <w:r w:rsidR="00EF6A49">
        <w:rPr>
          <w:rFonts w:ascii="Times New Roman" w:hAnsi="Times New Roman" w:cs="Times New Roman"/>
          <w:sz w:val="20"/>
          <w:szCs w:val="20"/>
          <w:lang w:val="en-US"/>
        </w:rPr>
        <w:fldChar w:fldCharType="begin"/>
      </w:r>
      <w:r w:rsidR="00EF6A49">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0"/>
          <w:szCs w:val="20"/>
          <w:lang w:val="en-US"/>
        </w:rPr>
        <w:fldChar w:fldCharType="separate"/>
      </w:r>
      <w:r w:rsidR="00EF6A49">
        <w:rPr>
          <w:rFonts w:ascii="Times New Roman" w:hAnsi="Times New Roman" w:cs="Times New Roman"/>
          <w:noProof/>
          <w:sz w:val="20"/>
          <w:szCs w:val="20"/>
          <w:lang w:val="en-US"/>
        </w:rPr>
        <w:t>[36]</w:t>
      </w:r>
      <w:r w:rsidR="00EF6A49">
        <w:rPr>
          <w:rFonts w:ascii="Times New Roman" w:hAnsi="Times New Roman" w:cs="Times New Roman"/>
          <w:sz w:val="20"/>
          <w:szCs w:val="20"/>
          <w:lang w:val="en-US"/>
        </w:rPr>
        <w:fldChar w:fldCharType="end"/>
      </w:r>
      <w:r>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Default="0087149A">
      <w:pPr>
        <w:spacing w:after="0" w:line="360" w:lineRule="auto"/>
        <w:ind w:firstLine="1"/>
        <w:jc w:val="both"/>
        <w:rPr>
          <w:rFonts w:ascii="Times New Roman" w:eastAsia="Times New Roman" w:hAnsi="Times New Roman" w:cs="Times New Roman"/>
          <w:sz w:val="24"/>
          <w:szCs w:val="24"/>
        </w:rPr>
      </w:pPr>
    </w:p>
    <w:p w14:paraId="6AE56758" w14:textId="02B93714" w:rsidR="0087149A" w:rsidRDefault="0076272C">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the accuracy of detection by compensating linkage effects eclipsing epistasis, very frequent recombination counteracts associations of alleles caused by epistasis and so impairs detection (Fig. 1). Analogous procedure was carried out using Pearson coefficient </w:t>
      </w:r>
      <w:r w:rsidR="009827A8">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UFE</w:t>
      </w:r>
      <w:r w:rsidR="009827A8">
        <w:rPr>
          <w:rFonts w:ascii="Times New Roman" w:eastAsia="Times New Roman" w:hAnsi="Times New Roman" w:cs="Times New Roman"/>
          <w:sz w:val="24"/>
          <w:szCs w:val="24"/>
        </w:rPr>
        <w:t xml:space="preserve"> </w:t>
      </w:r>
      <w:r w:rsidR="00EF6A49">
        <w:rPr>
          <w:rFonts w:ascii="Times New Roman" w:hAnsi="Times New Roman" w:cs="Times New Roman"/>
          <w:sz w:val="24"/>
          <w:szCs w:val="24"/>
          <w:lang w:val="en-US"/>
        </w:rPr>
        <w:fldChar w:fldCharType="begin"/>
      </w:r>
      <w:r w:rsidR="00EF6A49">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4"/>
          <w:szCs w:val="24"/>
          <w:lang w:val="en-US"/>
        </w:rPr>
        <w:fldChar w:fldCharType="separate"/>
      </w:r>
      <w:r w:rsidR="00EF6A49">
        <w:rPr>
          <w:rFonts w:ascii="Times New Roman" w:hAnsi="Times New Roman" w:cs="Times New Roman"/>
          <w:noProof/>
          <w:sz w:val="24"/>
          <w:szCs w:val="24"/>
          <w:lang w:val="en-US"/>
        </w:rPr>
        <w:t>[36]</w:t>
      </w:r>
      <w:r w:rsidR="00EF6A49">
        <w:rPr>
          <w:rFonts w:ascii="Times New Roman" w:hAnsi="Times New Roman" w:cs="Times New Roman"/>
          <w:sz w:val="24"/>
          <w:szCs w:val="24"/>
          <w:lang w:val="en-US"/>
        </w:rPr>
        <w:fldChar w:fldCharType="end"/>
      </w:r>
      <w:r w:rsidR="004D4EEA">
        <w:rPr>
          <w:rFonts w:ascii="Times New Roman" w:hAnsi="Times New Roman" w:cs="Times New Roman"/>
          <w:sz w:val="24"/>
          <w:szCs w:val="24"/>
          <w:lang w:val="en-US"/>
        </w:rPr>
        <w:t xml:space="preserve"> </w:t>
      </w:r>
      <w:r>
        <w:rPr>
          <w:rFonts w:ascii="Times New Roman" w:eastAsia="Times New Roman" w:hAnsi="Times New Roman" w:cs="Times New Roman"/>
          <w:sz w:val="24"/>
          <w:szCs w:val="24"/>
        </w:rPr>
        <w:t>in the absence of recombination (</w:t>
      </w:r>
      <w:r>
        <w:rPr>
          <w:rFonts w:ascii="Times New Roman" w:eastAsia="Times New Roman" w:hAnsi="Times New Roman" w:cs="Times New Roman"/>
          <w:i/>
          <w:sz w:val="24"/>
          <w:szCs w:val="24"/>
        </w:rPr>
        <w:t xml:space="preserve">Supplement, </w:t>
      </w:r>
      <w:r>
        <w:rPr>
          <w:rFonts w:ascii="Times New Roman" w:eastAsia="Times New Roman" w:hAnsi="Times New Roman" w:cs="Times New Roman"/>
          <w:sz w:val="24"/>
          <w:szCs w:val="24"/>
        </w:rPr>
        <w:t>Figs. S2-S4).</w:t>
      </w:r>
    </w:p>
    <w:p w14:paraId="38AF0FC6" w14:textId="55531658" w:rsidR="000237D1" w:rsidRDefault="008F60D5" w:rsidP="00742F5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2C744F">
        <w:rPr>
          <w:rFonts w:ascii="Times New Roman" w:eastAsia="Times New Roman" w:hAnsi="Times New Roman" w:cs="Times New Roman"/>
          <w:b/>
          <w:sz w:val="24"/>
          <w:szCs w:val="24"/>
        </w:rPr>
        <w:t>Accuracy</w:t>
      </w:r>
      <w:r>
        <w:rPr>
          <w:rFonts w:ascii="Times New Roman" w:eastAsia="Times New Roman" w:hAnsi="Times New Roman" w:cs="Times New Roman"/>
          <w:b/>
          <w:sz w:val="24"/>
          <w:szCs w:val="24"/>
        </w:rPr>
        <w:t xml:space="preserve"> test</w:t>
      </w:r>
      <w:r w:rsidR="002C744F">
        <w:rPr>
          <w:rFonts w:ascii="Times New Roman" w:eastAsia="Times New Roman" w:hAnsi="Times New Roman" w:cs="Times New Roman"/>
          <w:b/>
          <w:sz w:val="24"/>
          <w:szCs w:val="24"/>
        </w:rPr>
        <w:t xml:space="preserve"> 2:</w:t>
      </w:r>
      <w:r>
        <w:rPr>
          <w:rFonts w:ascii="Times New Roman" w:eastAsia="Times New Roman" w:hAnsi="Times New Roman" w:cs="Times New Roman"/>
          <w:b/>
          <w:sz w:val="24"/>
          <w:szCs w:val="24"/>
        </w:rPr>
        <w:t xml:space="preserve"> </w:t>
      </w:r>
      <w:r w:rsidR="002C744F">
        <w:rPr>
          <w:rFonts w:ascii="Times New Roman" w:eastAsia="Times New Roman" w:hAnsi="Times New Roman" w:cs="Times New Roman"/>
          <w:b/>
          <w:sz w:val="24"/>
          <w:szCs w:val="24"/>
        </w:rPr>
        <w:t>initial</w:t>
      </w:r>
      <w:r w:rsidR="005F40F7">
        <w:rPr>
          <w:rFonts w:ascii="Times New Roman" w:eastAsia="Times New Roman" w:hAnsi="Times New Roman" w:cs="Times New Roman"/>
          <w:b/>
          <w:sz w:val="24"/>
          <w:szCs w:val="24"/>
        </w:rPr>
        <w:t>ly</w:t>
      </w:r>
      <w:r w:rsidR="002C744F">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monomorphous</w:t>
      </w:r>
      <w:proofErr w:type="spellEnd"/>
      <w:r>
        <w:rPr>
          <w:rFonts w:ascii="Times New Roman" w:eastAsia="Times New Roman" w:hAnsi="Times New Roman" w:cs="Times New Roman"/>
          <w:b/>
          <w:sz w:val="24"/>
          <w:szCs w:val="24"/>
        </w:rPr>
        <w:t xml:space="preserve"> population</w:t>
      </w:r>
      <w:r w:rsidR="002C744F">
        <w:rPr>
          <w:rFonts w:ascii="Times New Roman" w:eastAsia="Times New Roman" w:hAnsi="Times New Roman" w:cs="Times New Roman"/>
          <w:b/>
          <w:sz w:val="24"/>
          <w:szCs w:val="24"/>
        </w:rPr>
        <w:t xml:space="preserve"> with fitness valley</w:t>
      </w:r>
      <w:r w:rsidR="002C4707">
        <w:rPr>
          <w:rFonts w:ascii="Times New Roman" w:eastAsia="Times New Roman" w:hAnsi="Times New Roman" w:cs="Times New Roman"/>
          <w:b/>
          <w:sz w:val="24"/>
          <w:szCs w:val="24"/>
        </w:rPr>
        <w:t xml:space="preserve">. </w:t>
      </w:r>
      <w:r w:rsidR="005F40F7">
        <w:rPr>
          <w:rFonts w:ascii="Times New Roman" w:eastAsia="Times New Roman" w:hAnsi="Times New Roman" w:cs="Times New Roman"/>
          <w:sz w:val="24"/>
          <w:szCs w:val="24"/>
        </w:rPr>
        <w:t>I</w:t>
      </w:r>
      <w:r w:rsidR="002C4707">
        <w:rPr>
          <w:rFonts w:ascii="Times New Roman" w:eastAsia="Times New Roman" w:hAnsi="Times New Roman" w:cs="Times New Roman"/>
          <w:sz w:val="24"/>
          <w:szCs w:val="24"/>
        </w:rPr>
        <w:t>n real world</w:t>
      </w:r>
      <w:r w:rsidR="005F40F7">
        <w:rPr>
          <w:rFonts w:ascii="Times New Roman" w:eastAsia="Times New Roman" w:hAnsi="Times New Roman" w:cs="Times New Roman"/>
          <w:sz w:val="24"/>
          <w:szCs w:val="24"/>
        </w:rPr>
        <w:t>,</w:t>
      </w:r>
      <w:r w:rsidR="002C4707">
        <w:rPr>
          <w:rFonts w:ascii="Times New Roman" w:eastAsia="Times New Roman" w:hAnsi="Times New Roman" w:cs="Times New Roman"/>
          <w:sz w:val="24"/>
          <w:szCs w:val="24"/>
        </w:rPr>
        <w:t xml:space="preserve"> not all populations </w:t>
      </w:r>
      <w:r w:rsidR="000237D1">
        <w:rPr>
          <w:rFonts w:ascii="Times New Roman" w:eastAsia="Times New Roman" w:hAnsi="Times New Roman" w:cs="Times New Roman"/>
          <w:sz w:val="24"/>
          <w:szCs w:val="24"/>
        </w:rPr>
        <w:t>are</w:t>
      </w:r>
      <w:r w:rsidR="002C4707">
        <w:rPr>
          <w:rFonts w:ascii="Times New Roman" w:eastAsia="Times New Roman" w:hAnsi="Times New Roman" w:cs="Times New Roman"/>
          <w:sz w:val="24"/>
          <w:szCs w:val="24"/>
        </w:rPr>
        <w:t xml:space="preserve"> polymorphous</w:t>
      </w:r>
      <w:r w:rsidR="000237D1">
        <w:rPr>
          <w:rFonts w:ascii="Times New Roman" w:eastAsia="Times New Roman" w:hAnsi="Times New Roman" w:cs="Times New Roman"/>
          <w:sz w:val="24"/>
          <w:szCs w:val="24"/>
        </w:rPr>
        <w:t xml:space="preserve"> in the beginning of evolution. Therefore,</w:t>
      </w:r>
      <w:r w:rsidR="002C4707">
        <w:rPr>
          <w:rFonts w:ascii="Times New Roman" w:eastAsia="Times New Roman" w:hAnsi="Times New Roman" w:cs="Times New Roman"/>
          <w:sz w:val="24"/>
          <w:szCs w:val="24"/>
        </w:rPr>
        <w:t xml:space="preserve"> we </w:t>
      </w:r>
      <w:r w:rsidR="000237D1">
        <w:rPr>
          <w:rFonts w:ascii="Times New Roman" w:eastAsia="Times New Roman" w:hAnsi="Times New Roman" w:cs="Times New Roman"/>
          <w:sz w:val="24"/>
          <w:szCs w:val="24"/>
        </w:rPr>
        <w:t xml:space="preserve">carried out an </w:t>
      </w:r>
      <w:r w:rsidR="002C4707">
        <w:rPr>
          <w:rFonts w:ascii="Times New Roman" w:eastAsia="Times New Roman" w:hAnsi="Times New Roman" w:cs="Times New Roman"/>
          <w:sz w:val="24"/>
          <w:szCs w:val="24"/>
        </w:rPr>
        <w:t>additional simulation</w:t>
      </w:r>
      <w:r w:rsidR="000237D1">
        <w:rPr>
          <w:rFonts w:ascii="Times New Roman" w:eastAsia="Times New Roman" w:hAnsi="Times New Roman" w:cs="Times New Roman"/>
          <w:sz w:val="24"/>
          <w:szCs w:val="24"/>
        </w:rPr>
        <w:t xml:space="preserve"> test with </w:t>
      </w:r>
      <w:r w:rsidR="002C4707">
        <w:rPr>
          <w:rFonts w:ascii="Times New Roman" w:eastAsia="Times New Roman" w:hAnsi="Times New Roman" w:cs="Times New Roman"/>
          <w:sz w:val="24"/>
          <w:szCs w:val="24"/>
        </w:rPr>
        <w:t>initial allel</w:t>
      </w:r>
      <w:r w:rsidR="000237D1">
        <w:rPr>
          <w:rFonts w:ascii="Times New Roman" w:eastAsia="Times New Roman" w:hAnsi="Times New Roman" w:cs="Times New Roman"/>
          <w:sz w:val="24"/>
          <w:szCs w:val="24"/>
        </w:rPr>
        <w:t>ic</w:t>
      </w:r>
      <w:r w:rsidR="002C4707">
        <w:rPr>
          <w:rFonts w:ascii="Times New Roman" w:eastAsia="Times New Roman" w:hAnsi="Times New Roman" w:cs="Times New Roman"/>
          <w:sz w:val="24"/>
          <w:szCs w:val="24"/>
        </w:rPr>
        <w:t xml:space="preserve"> frequency</w:t>
      </w:r>
      <w:r w:rsidR="000237D1">
        <w:rPr>
          <w:rFonts w:ascii="Times New Roman" w:eastAsia="Times New Roman" w:hAnsi="Times New Roman" w:cs="Times New Roman"/>
          <w:sz w:val="24"/>
          <w:szCs w:val="24"/>
        </w:rPr>
        <w:t xml:space="preserve"> at each locus</w:t>
      </w:r>
      <w:r w:rsidR="002C4707">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=0</m:t>
        </m:r>
      </m:oMath>
      <w:r w:rsidR="000237D1">
        <w:rPr>
          <w:rFonts w:ascii="Times New Roman" w:eastAsia="Times New Roman" w:hAnsi="Times New Roman" w:cs="Times New Roman"/>
          <w:sz w:val="24"/>
          <w:szCs w:val="24"/>
        </w:rPr>
        <w:t>. The</w:t>
      </w:r>
      <w:r w:rsidR="002C4707">
        <w:rPr>
          <w:rFonts w:ascii="Times New Roman" w:eastAsia="Times New Roman" w:hAnsi="Times New Roman" w:cs="Times New Roman"/>
          <w:sz w:val="24"/>
          <w:szCs w:val="24"/>
        </w:rPr>
        <w:t xml:space="preserve"> epistatic network </w:t>
      </w:r>
      <w:r w:rsidR="000237D1">
        <w:rPr>
          <w:rFonts w:ascii="Times New Roman" w:eastAsia="Times New Roman" w:hAnsi="Times New Roman" w:cs="Times New Roman"/>
          <w:sz w:val="24"/>
          <w:szCs w:val="24"/>
        </w:rPr>
        <w:t>was changed</w:t>
      </w:r>
      <w:r w:rsidR="002C4707">
        <w:rPr>
          <w:rFonts w:ascii="Times New Roman" w:eastAsia="Times New Roman" w:hAnsi="Times New Roman" w:cs="Times New Roman"/>
          <w:sz w:val="24"/>
          <w:szCs w:val="24"/>
        </w:rPr>
        <w:t xml:space="preserve"> from </w:t>
      </w:r>
      <w:r w:rsidR="000237D1">
        <w:rPr>
          <w:rFonts w:ascii="Times New Roman" w:eastAsia="Times New Roman" w:hAnsi="Times New Roman" w:cs="Times New Roman"/>
          <w:sz w:val="24"/>
          <w:szCs w:val="24"/>
        </w:rPr>
        <w:t xml:space="preserve">the </w:t>
      </w:r>
      <w:r w:rsidR="002C4707">
        <w:rPr>
          <w:rFonts w:ascii="Times New Roman" w:eastAsia="Times New Roman" w:hAnsi="Times New Roman" w:cs="Times New Roman"/>
          <w:sz w:val="24"/>
          <w:szCs w:val="24"/>
        </w:rPr>
        <w:t xml:space="preserve">isolated double arcs to a </w:t>
      </w:r>
      <w:r w:rsidR="00114B32">
        <w:rPr>
          <w:rFonts w:ascii="Times New Roman" w:eastAsia="Times New Roman" w:hAnsi="Times New Roman" w:cs="Times New Roman"/>
          <w:sz w:val="24"/>
          <w:szCs w:val="24"/>
        </w:rPr>
        <w:t xml:space="preserve">single </w:t>
      </w:r>
      <w:r w:rsidR="002C4707">
        <w:rPr>
          <w:rFonts w:ascii="Times New Roman" w:eastAsia="Times New Roman" w:hAnsi="Times New Roman" w:cs="Times New Roman"/>
          <w:sz w:val="24"/>
          <w:szCs w:val="24"/>
        </w:rPr>
        <w:t xml:space="preserve">star </w:t>
      </w:r>
      <w:r w:rsidR="00114B32">
        <w:rPr>
          <w:rFonts w:ascii="Times New Roman" w:eastAsia="Times New Roman" w:hAnsi="Times New Roman" w:cs="Times New Roman"/>
          <w:sz w:val="24"/>
          <w:szCs w:val="24"/>
        </w:rPr>
        <w:t xml:space="preserve">comprising one deleterious allele </w:t>
      </w:r>
      <w:proofErr w:type="gramStart"/>
      <w:r w:rsidR="00114B32">
        <w:rPr>
          <w:rFonts w:ascii="Times New Roman" w:eastAsia="Times New Roman" w:hAnsi="Times New Roman" w:cs="Times New Roman"/>
          <w:sz w:val="24"/>
          <w:szCs w:val="24"/>
        </w:rPr>
        <w:t xml:space="preserve">and  </w:t>
      </w:r>
      <w:r w:rsidR="002C4707">
        <w:rPr>
          <w:rFonts w:ascii="Times New Roman" w:eastAsia="Times New Roman" w:hAnsi="Times New Roman" w:cs="Times New Roman"/>
          <w:sz w:val="24"/>
          <w:szCs w:val="24"/>
        </w:rPr>
        <w:t>10</w:t>
      </w:r>
      <w:proofErr w:type="gramEnd"/>
      <w:r w:rsidR="002C4707">
        <w:rPr>
          <w:rFonts w:ascii="Times New Roman" w:eastAsia="Times New Roman" w:hAnsi="Times New Roman" w:cs="Times New Roman"/>
          <w:sz w:val="24"/>
          <w:szCs w:val="24"/>
        </w:rPr>
        <w:t xml:space="preserve"> rays</w:t>
      </w:r>
      <w:r w:rsidR="00114B32">
        <w:rPr>
          <w:rFonts w:ascii="Times New Roman" w:eastAsia="Times New Roman" w:hAnsi="Times New Roman" w:cs="Times New Roman"/>
          <w:sz w:val="24"/>
          <w:szCs w:val="24"/>
        </w:rPr>
        <w:t xml:space="preserve"> with comp</w:t>
      </w:r>
      <w:r w:rsidR="007E5406">
        <w:rPr>
          <w:rFonts w:ascii="Times New Roman" w:eastAsia="Times New Roman" w:hAnsi="Times New Roman" w:cs="Times New Roman"/>
          <w:sz w:val="24"/>
          <w:szCs w:val="24"/>
        </w:rPr>
        <w:t>en</w:t>
      </w:r>
      <w:r w:rsidR="00114B32">
        <w:rPr>
          <w:rFonts w:ascii="Times New Roman" w:eastAsia="Times New Roman" w:hAnsi="Times New Roman" w:cs="Times New Roman"/>
          <w:sz w:val="24"/>
          <w:szCs w:val="24"/>
        </w:rPr>
        <w:t>satory alleles</w:t>
      </w:r>
      <w:r w:rsidR="002C4707">
        <w:rPr>
          <w:rFonts w:ascii="Times New Roman" w:eastAsia="Times New Roman" w:hAnsi="Times New Roman" w:cs="Times New Roman"/>
          <w:sz w:val="24"/>
          <w:szCs w:val="24"/>
        </w:rPr>
        <w:t xml:space="preserve">. </w:t>
      </w:r>
      <w:r w:rsidR="000237D1">
        <w:rPr>
          <w:rFonts w:ascii="Times New Roman" w:eastAsia="Times New Roman" w:hAnsi="Times New Roman" w:cs="Times New Roman"/>
          <w:sz w:val="24"/>
          <w:szCs w:val="24"/>
        </w:rPr>
        <w:t>Recombination is absent.</w:t>
      </w:r>
      <w:r w:rsidR="002C4707">
        <w:rPr>
          <w:rFonts w:ascii="Times New Roman" w:eastAsia="Times New Roman" w:hAnsi="Times New Roman" w:cs="Times New Roman"/>
          <w:sz w:val="24"/>
          <w:szCs w:val="24"/>
        </w:rPr>
        <w:t xml:space="preserve"> </w:t>
      </w:r>
    </w:p>
    <w:p w14:paraId="26F1B8FE" w14:textId="29F731A3" w:rsidR="004144AC" w:rsidRDefault="004144AC" w:rsidP="00B7138F">
      <w:pPr>
        <w:spacing w:after="0" w:line="360" w:lineRule="auto"/>
        <w:jc w:val="cente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61BF421B" wp14:editId="5ADFD8EA">
            <wp:extent cx="5181599" cy="3886200"/>
            <wp:effectExtent l="0" t="0" r="63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181599" cy="3886200"/>
                    </a:xfrm>
                    <a:prstGeom prst="rect">
                      <a:avLst/>
                    </a:prstGeom>
                    <a:noFill/>
                    <a:ln>
                      <a:noFill/>
                    </a:ln>
                  </pic:spPr>
                </pic:pic>
              </a:graphicData>
            </a:graphic>
          </wp:inline>
        </w:drawing>
      </w:r>
    </w:p>
    <w:p w14:paraId="546517E4" w14:textId="79D5481E" w:rsidR="004144AC" w:rsidRDefault="004144AC" w:rsidP="00742F5B">
      <w:pPr>
        <w:spacing w:after="0" w:line="360" w:lineRule="auto"/>
        <w:jc w:val="both"/>
        <w:rPr>
          <w:rFonts w:ascii="Times New Roman" w:eastAsia="Times New Roman" w:hAnsi="Times New Roman" w:cs="Times New Roman"/>
          <w:sz w:val="20"/>
          <w:szCs w:val="20"/>
        </w:rPr>
      </w:pPr>
      <w:commentRangeStart w:id="5"/>
      <w:commentRangeStart w:id="6"/>
      <w:r>
        <w:rPr>
          <w:rFonts w:ascii="Times New Roman" w:eastAsia="Times New Roman" w:hAnsi="Times New Roman" w:cs="Times New Roman"/>
          <w:sz w:val="20"/>
          <w:szCs w:val="20"/>
        </w:rPr>
        <w:t xml:space="preserve">Figure </w:t>
      </w:r>
      <w:r w:rsidR="006019E7">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commentRangeEnd w:id="5"/>
      <w:r w:rsidR="008F041B">
        <w:rPr>
          <w:rStyle w:val="af"/>
        </w:rPr>
        <w:commentReference w:id="5"/>
      </w:r>
      <w:commentRangeEnd w:id="6"/>
      <w:r w:rsidR="00466C3B">
        <w:rPr>
          <w:rStyle w:val="af"/>
        </w:rPr>
        <w:commentReference w:id="6"/>
      </w:r>
      <w:r w:rsidR="006219B0">
        <w:rPr>
          <w:rFonts w:ascii="Times New Roman" w:eastAsia="Times New Roman" w:hAnsi="Times New Roman" w:cs="Times New Roman"/>
          <w:b/>
          <w:sz w:val="20"/>
          <w:szCs w:val="20"/>
        </w:rPr>
        <w:t>Monte Carlo simulation of the evolutionary dynamics of a population with a fitness valley.</w:t>
      </w:r>
      <w:r w:rsidR="006219B0">
        <w:rPr>
          <w:rFonts w:ascii="Times New Roman" w:eastAsia="Times New Roman" w:hAnsi="Times New Roman" w:cs="Times New Roman"/>
          <w:sz w:val="20"/>
          <w:szCs w:val="20"/>
        </w:rPr>
        <w:t xml:space="preserve"> X-axis: Time in generations.</w:t>
      </w:r>
      <w:r>
        <w:rPr>
          <w:rFonts w:ascii="Times New Roman" w:eastAsia="Times New Roman" w:hAnsi="Times New Roman" w:cs="Times New Roman"/>
          <w:sz w:val="20"/>
          <w:szCs w:val="20"/>
        </w:rPr>
        <w:t xml:space="preserve"> </w:t>
      </w:r>
      <w:r w:rsidR="006219B0">
        <w:rPr>
          <w:rFonts w:ascii="Times New Roman" w:eastAsia="Times New Roman" w:hAnsi="Times New Roman" w:cs="Times New Roman"/>
          <w:sz w:val="20"/>
          <w:szCs w:val="20"/>
        </w:rPr>
        <w:t>Y axis: Average numbers of the alleles of different classes (shown) per genome. P</w:t>
      </w:r>
      <w:r>
        <w:rPr>
          <w:rFonts w:ascii="Times New Roman" w:eastAsia="Times New Roman" w:hAnsi="Times New Roman" w:cs="Times New Roman"/>
          <w:sz w:val="20"/>
          <w:szCs w:val="20"/>
        </w:rPr>
        <w:t>arameters:</w:t>
      </w:r>
      <w:r w:rsidRPr="005620C4">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initial allele </w:t>
      </w:r>
      <w:r>
        <w:rPr>
          <w:rFonts w:ascii="Times New Roman" w:eastAsia="Times New Roman" w:hAnsi="Times New Roman" w:cs="Times New Roman"/>
          <w:color w:val="000000"/>
          <w:sz w:val="20"/>
          <w:szCs w:val="20"/>
        </w:rPr>
        <w:lastRenderedPageBreak/>
        <w:t xml:space="preserve">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0.1</m:t>
        </m:r>
      </m:oMath>
      <w:del w:id="7" w:author="Автор" w:date="2026-04-07T14:31:00Z">
        <w:r w:rsidR="006219B0" w:rsidDel="00A27D66">
          <w:rPr>
            <w:rFonts w:ascii="Times New Roman" w:eastAsia="Times New Roman" w:hAnsi="Times New Roman" w:cs="Times New Roman"/>
            <w:color w:val="000000"/>
            <w:sz w:val="20"/>
            <w:szCs w:val="20"/>
          </w:rPr>
          <w:delText>.</w:delText>
        </w:r>
      </w:del>
      <w:ins w:id="8" w:author="Автор" w:date="2026-04-06T19:39:00Z">
        <w:r w:rsidR="00B7138F">
          <w:rPr>
            <w:rFonts w:ascii="Times New Roman" w:eastAsia="Times New Roman" w:hAnsi="Times New Roman" w:cs="Times New Roman"/>
            <w:color w:val="000000"/>
            <w:sz w:val="20"/>
            <w:szCs w:val="20"/>
          </w:rPr>
          <w:t>,</w:t>
        </w:r>
        <w:del w:id="9" w:author="Автор" w:date="2026-04-07T14:30:00Z">
          <w:r w:rsidR="00B7138F" w:rsidRPr="00B7138F" w:rsidDel="00A27D66">
            <w:rPr>
              <w:rFonts w:ascii="Times New Roman" w:eastAsia="Times New Roman" w:hAnsi="Times New Roman" w:cs="Times New Roman"/>
              <w:color w:val="000000"/>
              <w:sz w:val="20"/>
              <w:szCs w:val="20"/>
            </w:rPr>
            <w:delText xml:space="preserve"> </w:delText>
          </w:r>
        </w:del>
        <w:r w:rsidR="00B7138F">
          <w:rPr>
            <w:rFonts w:ascii="Times New Roman" w:eastAsia="Times New Roman" w:hAnsi="Times New Roman" w:cs="Times New Roman"/>
            <w:color w:val="000000"/>
            <w:sz w:val="20"/>
            <w:szCs w:val="20"/>
          </w:rPr>
          <w:t xml:space="preserve">10% of the alleles are </w:t>
        </w:r>
      </w:ins>
      <w:ins w:id="10" w:author="Автор" w:date="2026-04-07T14:30:00Z">
        <w:r w:rsidR="00A27D66">
          <w:rPr>
            <w:rFonts w:ascii="Times New Roman" w:eastAsia="Times New Roman" w:hAnsi="Times New Roman" w:cs="Times New Roman"/>
            <w:color w:val="000000"/>
            <w:sz w:val="20"/>
            <w:szCs w:val="20"/>
          </w:rPr>
          <w:t>beneficial</w:t>
        </w:r>
      </w:ins>
      <w:ins w:id="11" w:author="Автор" w:date="2026-04-06T19:39:00Z">
        <w:del w:id="12" w:author="Автор" w:date="2026-04-07T14:30:00Z">
          <w:r w:rsidR="00B7138F" w:rsidDel="00A27D66">
            <w:rPr>
              <w:rFonts w:ascii="Times New Roman" w:eastAsia="Times New Roman" w:hAnsi="Times New Roman" w:cs="Times New Roman"/>
              <w:color w:val="000000"/>
              <w:sz w:val="20"/>
              <w:szCs w:val="20"/>
            </w:rPr>
            <w:delText>advantageous</w:delText>
          </w:r>
        </w:del>
      </w:ins>
      <w:ins w:id="13" w:author="Автор" w:date="2026-04-07T14:25:00Z">
        <w:r w:rsidR="00E130A8">
          <w:rPr>
            <w:rFonts w:ascii="Times New Roman" w:eastAsia="Times New Roman" w:hAnsi="Times New Roman" w:cs="Times New Roman"/>
            <w:color w:val="000000"/>
            <w:sz w:val="20"/>
            <w:szCs w:val="20"/>
          </w:rPr>
          <w:t>,</w:t>
        </w:r>
      </w:ins>
      <w:ins w:id="14" w:author="Автор" w:date="2026-04-06T19:39:00Z">
        <w:del w:id="15" w:author="Автор" w:date="2026-04-07T14:31:00Z">
          <w:r w:rsidR="00B7138F" w:rsidDel="00A27D66">
            <w:rPr>
              <w:rFonts w:ascii="Times New Roman" w:eastAsia="Times New Roman" w:hAnsi="Times New Roman" w:cs="Times New Roman"/>
              <w:color w:val="000000"/>
              <w:sz w:val="20"/>
              <w:szCs w:val="20"/>
            </w:rPr>
            <w:delText xml:space="preserve"> other</w:delText>
          </w:r>
        </w:del>
        <w:r w:rsidR="00B7138F">
          <w:rPr>
            <w:rFonts w:ascii="Times New Roman" w:eastAsia="Times New Roman" w:hAnsi="Times New Roman" w:cs="Times New Roman"/>
            <w:color w:val="000000"/>
            <w:sz w:val="20"/>
            <w:szCs w:val="20"/>
          </w:rPr>
          <w:t xml:space="preserve"> 90% are deleterious</w:t>
        </w:r>
      </w:ins>
      <w:r>
        <w:rPr>
          <w:rFonts w:ascii="Times New Roman" w:eastAsia="Times New Roman" w:hAnsi="Times New Roman" w:cs="Times New Roman"/>
          <w:color w:val="000000"/>
          <w:sz w:val="20"/>
          <w:szCs w:val="20"/>
        </w:rPr>
        <w:t xml:space="preserve"> </w:t>
      </w:r>
      <w:ins w:id="16" w:author="Автор" w:date="2026-04-06T19:39:00Z">
        <w:r w:rsidR="00B7138F">
          <w:rPr>
            <w:rFonts w:ascii="Times New Roman" w:eastAsia="Times New Roman" w:hAnsi="Times New Roman" w:cs="Times New Roman"/>
            <w:color w:val="000000"/>
            <w:sz w:val="20"/>
            <w:szCs w:val="20"/>
          </w:rPr>
          <w:t>with</w:t>
        </w:r>
        <w:del w:id="17" w:author="Автор" w:date="2026-04-07T14:31:00Z">
          <w:r w:rsidR="00B7138F" w:rsidDel="00A27D66">
            <w:rPr>
              <w:rFonts w:ascii="Times New Roman" w:eastAsia="Times New Roman" w:hAnsi="Times New Roman" w:cs="Times New Roman"/>
              <w:color w:val="000000"/>
              <w:sz w:val="20"/>
              <w:szCs w:val="20"/>
            </w:rPr>
            <w:delText xml:space="preserve"> </w:delText>
          </w:r>
        </w:del>
      </w:ins>
      <w:ins w:id="18" w:author="Автор" w:date="2026-04-06T19:40:00Z">
        <w:del w:id="19" w:author="Автор" w:date="2026-04-07T14:31:00Z">
          <w:r w:rsidR="00B7138F" w:rsidDel="00A27D66">
            <w:rPr>
              <w:rFonts w:ascii="Times New Roman" w:eastAsia="Times New Roman" w:hAnsi="Times New Roman" w:cs="Times New Roman"/>
              <w:color w:val="000000"/>
              <w:sz w:val="20"/>
              <w:szCs w:val="20"/>
            </w:rPr>
            <w:delText>module of</w:delText>
          </w:r>
        </w:del>
        <w:r w:rsidR="00B7138F">
          <w:rPr>
            <w:rFonts w:ascii="Times New Roman" w:eastAsia="Times New Roman" w:hAnsi="Times New Roman" w:cs="Times New Roman"/>
            <w:color w:val="000000"/>
            <w:sz w:val="20"/>
            <w:szCs w:val="20"/>
          </w:rPr>
          <w:t xml:space="preserve"> </w:t>
        </w:r>
      </w:ins>
      <w:commentRangeStart w:id="20"/>
      <w:commentRangeStart w:id="21"/>
      <w:r>
        <w:rPr>
          <w:rFonts w:ascii="Times New Roman" w:eastAsia="Times New Roman" w:hAnsi="Times New Roman" w:cs="Times New Roman"/>
          <w:color w:val="000000"/>
          <w:sz w:val="20"/>
          <w:szCs w:val="20"/>
        </w:rPr>
        <w:t xml:space="preserve">selection coefficient </w:t>
      </w:r>
      <m:oMath>
        <m:r>
          <w:rPr>
            <w:rFonts w:ascii="Cambria Math" w:eastAsia="Cambria Math" w:hAnsi="Cambria Math" w:cs="Cambria Math"/>
            <w:color w:val="000000"/>
            <w:sz w:val="20"/>
            <w:szCs w:val="20"/>
          </w:rPr>
          <m:t>s = 0.1</m:t>
        </m:r>
      </m:oMath>
      <w:r>
        <w:rPr>
          <w:rFonts w:ascii="Times New Roman" w:eastAsia="Times New Roman" w:hAnsi="Times New Roman" w:cs="Times New Roman"/>
          <w:color w:val="000000"/>
          <w:sz w:val="20"/>
          <w:szCs w:val="20"/>
        </w:rPr>
        <w:t xml:space="preserve"> </w:t>
      </w:r>
      <w:del w:id="22" w:author="Автор" w:date="2026-04-06T19:39:00Z">
        <w:r w:rsidDel="00B7138F">
          <w:rPr>
            <w:rFonts w:ascii="Times New Roman" w:eastAsia="Times New Roman" w:hAnsi="Times New Roman" w:cs="Times New Roman"/>
            <w:sz w:val="20"/>
            <w:szCs w:val="20"/>
          </w:rPr>
          <w:delText xml:space="preserve"> </w:delText>
        </w:r>
      </w:del>
      <w:r>
        <w:rPr>
          <w:rFonts w:ascii="Times New Roman" w:eastAsia="Times New Roman" w:hAnsi="Times New Roman" w:cs="Times New Roman"/>
          <w:sz w:val="20"/>
          <w:szCs w:val="20"/>
        </w:rPr>
        <w:t>. Epistati</w:t>
      </w:r>
      <w:r w:rsidR="006219B0">
        <w:rPr>
          <w:rFonts w:ascii="Times New Roman" w:eastAsia="Times New Roman" w:hAnsi="Times New Roman" w:cs="Times New Roman"/>
          <w:sz w:val="20"/>
          <w:szCs w:val="20"/>
        </w:rPr>
        <w:t>c</w:t>
      </w:r>
      <w:r>
        <w:rPr>
          <w:rFonts w:ascii="Times New Roman" w:eastAsia="Times New Roman" w:hAnsi="Times New Roman" w:cs="Times New Roman"/>
          <w:sz w:val="20"/>
          <w:szCs w:val="20"/>
        </w:rPr>
        <w:t xml:space="preserve"> network represents a</w:t>
      </w:r>
      <w:del w:id="23" w:author="Автор" w:date="2026-04-06T19:42:00Z">
        <w:r w:rsidDel="00B313E7">
          <w:rPr>
            <w:rFonts w:ascii="Times New Roman" w:eastAsia="Times New Roman" w:hAnsi="Times New Roman" w:cs="Times New Roman"/>
            <w:sz w:val="20"/>
            <w:szCs w:val="20"/>
          </w:rPr>
          <w:delText xml:space="preserve"> </w:delText>
        </w:r>
      </w:del>
      <w:ins w:id="24" w:author="Автор" w:date="2026-04-06T19:41:00Z">
        <w:r w:rsidR="00B7138F">
          <w:rPr>
            <w:rFonts w:ascii="Times New Roman" w:eastAsia="Times New Roman" w:hAnsi="Times New Roman" w:cs="Times New Roman"/>
            <w:sz w:val="20"/>
            <w:szCs w:val="20"/>
          </w:rPr>
          <w:t xml:space="preserve"> </w:t>
        </w:r>
      </w:ins>
      <w:r>
        <w:rPr>
          <w:rFonts w:ascii="Times New Roman" w:eastAsia="Times New Roman" w:hAnsi="Times New Roman" w:cs="Times New Roman"/>
          <w:sz w:val="20"/>
          <w:szCs w:val="20"/>
        </w:rPr>
        <w:t>sta</w:t>
      </w:r>
      <w:ins w:id="25" w:author="Автор" w:date="2026-04-06T19:41:00Z">
        <w:r w:rsidR="00B7138F">
          <w:rPr>
            <w:rFonts w:ascii="Times New Roman" w:eastAsia="Times New Roman" w:hAnsi="Times New Roman" w:cs="Times New Roman"/>
            <w:sz w:val="20"/>
            <w:szCs w:val="20"/>
          </w:rPr>
          <w:t xml:space="preserve">r with </w:t>
        </w:r>
      </w:ins>
      <w:ins w:id="26" w:author="Автор" w:date="2026-04-07T14:33:00Z">
        <w:r w:rsidR="00A27D66">
          <w:rPr>
            <w:rFonts w:ascii="Times New Roman" w:eastAsia="Times New Roman" w:hAnsi="Times New Roman" w:cs="Times New Roman"/>
            <w:sz w:val="20"/>
            <w:szCs w:val="20"/>
          </w:rPr>
          <w:t>the</w:t>
        </w:r>
      </w:ins>
      <w:ins w:id="27" w:author="Автор" w:date="2026-04-06T19:41:00Z">
        <w:del w:id="28" w:author="Автор" w:date="2026-04-07T14:33:00Z">
          <w:r w:rsidR="00B7138F" w:rsidDel="00A27D66">
            <w:rPr>
              <w:rFonts w:ascii="Times New Roman" w:eastAsia="Times New Roman" w:hAnsi="Times New Roman" w:cs="Times New Roman"/>
              <w:sz w:val="20"/>
              <w:szCs w:val="20"/>
            </w:rPr>
            <w:delText>one</w:delText>
          </w:r>
        </w:del>
        <w:r w:rsidR="00B7138F">
          <w:rPr>
            <w:rFonts w:ascii="Times New Roman" w:eastAsia="Times New Roman" w:hAnsi="Times New Roman" w:cs="Times New Roman"/>
            <w:sz w:val="20"/>
            <w:szCs w:val="20"/>
          </w:rPr>
          <w:t xml:space="preserve"> primary </w:t>
        </w:r>
      </w:ins>
      <w:ins w:id="29" w:author="Автор" w:date="2026-04-07T14:33:00Z">
        <w:r w:rsidR="00A27D66">
          <w:rPr>
            <w:rFonts w:ascii="Times New Roman" w:eastAsia="Times New Roman" w:hAnsi="Times New Roman" w:cs="Times New Roman"/>
            <w:sz w:val="20"/>
            <w:szCs w:val="20"/>
          </w:rPr>
          <w:t>allele</w:t>
        </w:r>
      </w:ins>
      <w:ins w:id="30" w:author="Автор" w:date="2026-04-06T19:41:00Z">
        <w:del w:id="31" w:author="Автор" w:date="2026-04-07T14:33:00Z">
          <w:r w:rsidR="00B7138F" w:rsidDel="00A27D66">
            <w:rPr>
              <w:rFonts w:ascii="Times New Roman" w:eastAsia="Times New Roman" w:hAnsi="Times New Roman" w:cs="Times New Roman"/>
              <w:sz w:val="20"/>
              <w:szCs w:val="20"/>
            </w:rPr>
            <w:delText>mutation</w:delText>
          </w:r>
        </w:del>
        <w:r w:rsidR="00B7138F">
          <w:rPr>
            <w:rFonts w:ascii="Times New Roman" w:eastAsia="Times New Roman" w:hAnsi="Times New Roman" w:cs="Times New Roman"/>
            <w:sz w:val="20"/>
            <w:szCs w:val="20"/>
          </w:rPr>
          <w:t xml:space="preserve"> </w:t>
        </w:r>
      </w:ins>
      <w:ins w:id="32" w:author="Автор" w:date="2026-04-07T14:33:00Z">
        <w:r w:rsidR="00A27D66">
          <w:rPr>
            <w:rFonts w:ascii="Times New Roman" w:eastAsia="Times New Roman" w:hAnsi="Times New Roman" w:cs="Times New Roman"/>
            <w:sz w:val="20"/>
            <w:szCs w:val="20"/>
          </w:rPr>
          <w:t xml:space="preserve">in </w:t>
        </w:r>
        <w:proofErr w:type="spellStart"/>
        <w:r w:rsidR="00A27D66">
          <w:rPr>
            <w:rFonts w:ascii="Times New Roman" w:eastAsia="Times New Roman" w:hAnsi="Times New Roman" w:cs="Times New Roman"/>
            <w:sz w:val="20"/>
            <w:szCs w:val="20"/>
          </w:rPr>
          <w:t>t</w:t>
        </w:r>
      </w:ins>
      <w:ins w:id="33" w:author="Автор" w:date="2026-04-07T14:34:00Z">
        <w:r w:rsidR="00A27D66">
          <w:rPr>
            <w:rFonts w:ascii="Times New Roman" w:eastAsia="Times New Roman" w:hAnsi="Times New Roman" w:cs="Times New Roman"/>
            <w:sz w:val="20"/>
            <w:szCs w:val="20"/>
          </w:rPr>
          <w:t xml:space="preserve"> </w:t>
        </w:r>
      </w:ins>
      <w:ins w:id="34" w:author="Автор" w:date="2026-04-07T14:33:00Z">
        <w:r w:rsidR="00A27D66">
          <w:rPr>
            <w:rFonts w:ascii="Times New Roman" w:eastAsia="Times New Roman" w:hAnsi="Times New Roman" w:cs="Times New Roman"/>
            <w:sz w:val="20"/>
            <w:szCs w:val="20"/>
          </w:rPr>
          <w:t>he</w:t>
        </w:r>
        <w:proofErr w:type="spellEnd"/>
        <w:r w:rsidR="00A27D66">
          <w:rPr>
            <w:rFonts w:ascii="Times New Roman" w:eastAsia="Times New Roman" w:hAnsi="Times New Roman" w:cs="Times New Roman"/>
            <w:sz w:val="20"/>
            <w:szCs w:val="20"/>
          </w:rPr>
          <w:t xml:space="preserve"> center</w:t>
        </w:r>
      </w:ins>
      <w:ins w:id="35" w:author="Автор" w:date="2026-04-06T19:41:00Z">
        <w:del w:id="36" w:author="Автор" w:date="2026-04-07T14:33:00Z">
          <w:r w:rsidR="00B7138F" w:rsidDel="00A27D66">
            <w:rPr>
              <w:rFonts w:ascii="Times New Roman" w:eastAsia="Times New Roman" w:hAnsi="Times New Roman" w:cs="Times New Roman"/>
              <w:sz w:val="20"/>
              <w:szCs w:val="20"/>
            </w:rPr>
            <w:delText>on its peak</w:delText>
          </w:r>
        </w:del>
      </w:ins>
      <w:ins w:id="37" w:author="Автор" w:date="2026-04-06T19:42:00Z">
        <w:r w:rsidR="00B313E7">
          <w:rPr>
            <w:rFonts w:ascii="Times New Roman" w:eastAsia="Times New Roman" w:hAnsi="Times New Roman" w:cs="Times New Roman"/>
            <w:sz w:val="20"/>
            <w:szCs w:val="20"/>
          </w:rPr>
          <w:t xml:space="preserve"> and ten compensatory mutations as </w:t>
        </w:r>
      </w:ins>
      <w:ins w:id="38" w:author="Автор" w:date="2026-04-07T14:33:00Z">
        <w:r w:rsidR="00A27D66">
          <w:rPr>
            <w:rFonts w:ascii="Times New Roman" w:eastAsia="Times New Roman" w:hAnsi="Times New Roman" w:cs="Times New Roman"/>
            <w:sz w:val="20"/>
            <w:szCs w:val="20"/>
          </w:rPr>
          <w:t>the</w:t>
        </w:r>
      </w:ins>
      <w:ins w:id="39" w:author="Автор" w:date="2026-04-06T19:42:00Z">
        <w:del w:id="40" w:author="Автор" w:date="2026-04-07T14:33:00Z">
          <w:r w:rsidR="00B313E7" w:rsidDel="00A27D66">
            <w:rPr>
              <w:rFonts w:ascii="Times New Roman" w:eastAsia="Times New Roman" w:hAnsi="Times New Roman" w:cs="Times New Roman"/>
              <w:sz w:val="20"/>
              <w:szCs w:val="20"/>
            </w:rPr>
            <w:delText>its</w:delText>
          </w:r>
        </w:del>
        <w:r w:rsidR="00B313E7">
          <w:rPr>
            <w:rFonts w:ascii="Times New Roman" w:eastAsia="Times New Roman" w:hAnsi="Times New Roman" w:cs="Times New Roman"/>
            <w:sz w:val="20"/>
            <w:szCs w:val="20"/>
          </w:rPr>
          <w:t xml:space="preserve"> rays</w:t>
        </w:r>
      </w:ins>
      <w:ins w:id="41" w:author="Автор" w:date="2026-04-06T19:43:00Z">
        <w:r w:rsidR="00B313E7">
          <w:rPr>
            <w:rFonts w:ascii="Times New Roman" w:eastAsia="Times New Roman" w:hAnsi="Times New Roman" w:cs="Times New Roman"/>
            <w:sz w:val="20"/>
            <w:szCs w:val="20"/>
          </w:rPr>
          <w:t xml:space="preserve">, all of </w:t>
        </w:r>
      </w:ins>
      <w:ins w:id="42" w:author="Автор" w:date="2026-04-07T14:33:00Z">
        <w:r w:rsidR="00A27D66">
          <w:rPr>
            <w:rFonts w:ascii="Times New Roman" w:eastAsia="Times New Roman" w:hAnsi="Times New Roman" w:cs="Times New Roman"/>
            <w:sz w:val="20"/>
            <w:szCs w:val="20"/>
          </w:rPr>
          <w:t>whi</w:t>
        </w:r>
      </w:ins>
      <w:ins w:id="43" w:author="Автор" w:date="2026-04-07T14:34:00Z">
        <w:r w:rsidR="00A27D66">
          <w:rPr>
            <w:rFonts w:ascii="Times New Roman" w:eastAsia="Times New Roman" w:hAnsi="Times New Roman" w:cs="Times New Roman"/>
            <w:sz w:val="20"/>
            <w:szCs w:val="20"/>
          </w:rPr>
          <w:t>ch</w:t>
        </w:r>
      </w:ins>
      <w:ins w:id="44" w:author="Автор" w:date="2026-04-06T19:43:00Z">
        <w:del w:id="45" w:author="Автор" w:date="2026-04-07T14:33:00Z">
          <w:r w:rsidR="00B313E7" w:rsidDel="00A27D66">
            <w:rPr>
              <w:rFonts w:ascii="Times New Roman" w:eastAsia="Times New Roman" w:hAnsi="Times New Roman" w:cs="Times New Roman"/>
              <w:sz w:val="20"/>
              <w:szCs w:val="20"/>
            </w:rPr>
            <w:delText>t</w:delText>
          </w:r>
        </w:del>
      </w:ins>
      <w:ins w:id="46" w:author="Автор" w:date="2026-04-07T14:34:00Z">
        <w:r w:rsidR="00A27D66">
          <w:rPr>
            <w:rFonts w:ascii="Times New Roman" w:eastAsia="Times New Roman" w:hAnsi="Times New Roman" w:cs="Times New Roman"/>
            <w:sz w:val="20"/>
            <w:szCs w:val="20"/>
          </w:rPr>
          <w:t xml:space="preserve"> are </w:t>
        </w:r>
      </w:ins>
      <w:ins w:id="47" w:author="Автор" w:date="2026-04-06T19:43:00Z">
        <w:del w:id="48" w:author="Автор" w:date="2026-04-07T14:33:00Z">
          <w:r w:rsidR="00B313E7" w:rsidDel="00A27D66">
            <w:rPr>
              <w:rFonts w:ascii="Times New Roman" w:eastAsia="Times New Roman" w:hAnsi="Times New Roman" w:cs="Times New Roman"/>
              <w:sz w:val="20"/>
              <w:szCs w:val="20"/>
            </w:rPr>
            <w:delText>hese</w:delText>
          </w:r>
        </w:del>
        <w:del w:id="49" w:author="Автор" w:date="2026-04-07T14:34:00Z">
          <w:r w:rsidR="00B313E7" w:rsidDel="00A27D66">
            <w:rPr>
              <w:rFonts w:ascii="Times New Roman" w:eastAsia="Times New Roman" w:hAnsi="Times New Roman" w:cs="Times New Roman"/>
              <w:sz w:val="20"/>
              <w:szCs w:val="20"/>
            </w:rPr>
            <w:delText xml:space="preserve"> 11 mutations are </w:delText>
          </w:r>
        </w:del>
        <w:proofErr w:type="gramStart"/>
        <w:r w:rsidR="00B313E7">
          <w:rPr>
            <w:rFonts w:ascii="Times New Roman" w:eastAsia="Times New Roman" w:hAnsi="Times New Roman" w:cs="Times New Roman"/>
            <w:sz w:val="20"/>
            <w:szCs w:val="20"/>
          </w:rPr>
          <w:t xml:space="preserve">deleterious </w:t>
        </w:r>
      </w:ins>
      <w:ins w:id="50" w:author="Автор" w:date="2026-04-07T14:34:00Z">
        <w:r w:rsidR="00A27D66">
          <w:rPr>
            <w:rFonts w:ascii="Times New Roman" w:eastAsia="Times New Roman" w:hAnsi="Times New Roman" w:cs="Times New Roman"/>
            <w:sz w:val="20"/>
            <w:szCs w:val="20"/>
          </w:rPr>
          <w:t xml:space="preserve"> as</w:t>
        </w:r>
        <w:proofErr w:type="gramEnd"/>
        <w:r w:rsidR="00A27D66">
          <w:rPr>
            <w:rFonts w:ascii="Times New Roman" w:eastAsia="Times New Roman" w:hAnsi="Times New Roman" w:cs="Times New Roman"/>
            <w:sz w:val="20"/>
            <w:szCs w:val="20"/>
          </w:rPr>
          <w:t xml:space="preserve"> single alleles.</w:t>
        </w:r>
      </w:ins>
      <w:ins w:id="51" w:author="Автор" w:date="2026-04-07T14:35:00Z">
        <w:r w:rsidR="00A27D66">
          <w:rPr>
            <w:rFonts w:ascii="Times New Roman" w:eastAsia="Times New Roman" w:hAnsi="Times New Roman" w:cs="Times New Roman"/>
            <w:sz w:val="20"/>
            <w:szCs w:val="20"/>
          </w:rPr>
          <w:t xml:space="preserve"> </w:t>
        </w:r>
      </w:ins>
      <w:ins w:id="52" w:author="Автор" w:date="2026-04-07T14:38:00Z">
        <w:r w:rsidR="004D7072">
          <w:rPr>
            <w:rFonts w:ascii="Times New Roman" w:eastAsia="Times New Roman" w:hAnsi="Times New Roman" w:cs="Times New Roman"/>
            <w:sz w:val="20"/>
            <w:szCs w:val="20"/>
          </w:rPr>
          <w:t>Epistatic parameters are given</w:t>
        </w:r>
      </w:ins>
      <w:ins w:id="53" w:author="Автор" w:date="2026-04-07T14:37:00Z">
        <w:r w:rsidR="004D7072">
          <w:rPr>
            <w:rFonts w:ascii="Times New Roman" w:eastAsia="Times New Roman" w:hAnsi="Times New Roman" w:cs="Times New Roman"/>
            <w:sz w:val="20"/>
            <w:szCs w:val="20"/>
          </w:rPr>
          <w:t xml:space="preserve"> in </w:t>
        </w:r>
      </w:ins>
      <w:ins w:id="54" w:author="Автор" w:date="2026-04-07T14:38:00Z">
        <w:r w:rsidR="004D7072">
          <w:rPr>
            <w:rFonts w:ascii="Times New Roman" w:eastAsia="Times New Roman" w:hAnsi="Times New Roman" w:cs="Times New Roman"/>
            <w:i/>
            <w:iCs/>
            <w:sz w:val="20"/>
            <w:szCs w:val="20"/>
          </w:rPr>
          <w:t>M</w:t>
        </w:r>
      </w:ins>
      <w:ins w:id="55" w:author="Автор" w:date="2026-04-07T14:37:00Z">
        <w:r w:rsidR="004D7072" w:rsidRPr="004D7072">
          <w:rPr>
            <w:rFonts w:ascii="Times New Roman" w:eastAsia="Times New Roman" w:hAnsi="Times New Roman" w:cs="Times New Roman"/>
            <w:i/>
            <w:iCs/>
            <w:sz w:val="20"/>
            <w:szCs w:val="20"/>
          </w:rPr>
          <w:t>ethods</w:t>
        </w:r>
      </w:ins>
      <w:ins w:id="56" w:author="Автор" w:date="2026-04-06T19:43:00Z">
        <w:del w:id="57" w:author="Автор" w:date="2026-04-07T14:34:00Z">
          <w:r w:rsidR="00B313E7" w:rsidRPr="001C6A4D" w:rsidDel="00A27D66">
            <w:rPr>
              <w:rFonts w:ascii="Times New Roman" w:eastAsia="Times New Roman" w:hAnsi="Times New Roman" w:cs="Times New Roman"/>
              <w:sz w:val="20"/>
              <w:szCs w:val="20"/>
              <w:rPrChange w:id="58" w:author="Автор" w:date="2026-04-07T14:37:00Z">
                <w:rPr>
                  <w:rFonts w:ascii="Times New Roman" w:eastAsia="Times New Roman" w:hAnsi="Times New Roman" w:cs="Times New Roman"/>
                  <w:sz w:val="20"/>
                  <w:szCs w:val="20"/>
                </w:rPr>
              </w:rPrChange>
            </w:rPr>
            <w:delText>independently</w:delText>
          </w:r>
        </w:del>
      </w:ins>
      <w:del w:id="59" w:author="Автор" w:date="2026-04-07T14:37:00Z">
        <w:r w:rsidRPr="001C6A4D" w:rsidDel="00A27D66">
          <w:rPr>
            <w:rFonts w:ascii="Times New Roman" w:eastAsia="Times New Roman" w:hAnsi="Times New Roman" w:cs="Times New Roman"/>
            <w:sz w:val="20"/>
            <w:szCs w:val="20"/>
            <w:rPrChange w:id="60" w:author="Автор" w:date="2026-04-07T14:37:00Z">
              <w:rPr>
                <w:rFonts w:ascii="Times New Roman" w:eastAsia="Times New Roman" w:hAnsi="Times New Roman" w:cs="Times New Roman"/>
                <w:sz w:val="20"/>
                <w:szCs w:val="20"/>
              </w:rPr>
            </w:rPrChange>
          </w:rPr>
          <w:delText>r</w:delText>
        </w:r>
      </w:del>
      <w:del w:id="61" w:author="Автор" w:date="2026-04-06T19:41:00Z">
        <w:r w:rsidR="00A97F32" w:rsidDel="00B7138F">
          <w:rPr>
            <w:rFonts w:ascii="Times New Roman" w:eastAsia="Times New Roman" w:hAnsi="Times New Roman" w:cs="Times New Roman"/>
            <w:sz w:val="20"/>
            <w:szCs w:val="20"/>
          </w:rPr>
          <w:delText>….</w:delText>
        </w:r>
        <w:r w:rsidDel="00B7138F">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Recombination is absent</w:t>
      </w:r>
      <w:r w:rsidR="006219B0">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commentRangeEnd w:id="20"/>
      <w:r w:rsidR="006219B0">
        <w:rPr>
          <w:rStyle w:val="af"/>
        </w:rPr>
        <w:commentReference w:id="20"/>
      </w:r>
      <w:commentRangeEnd w:id="21"/>
      <w:r w:rsidR="00CF36DD">
        <w:rPr>
          <w:rStyle w:val="af"/>
        </w:rPr>
        <w:commentReference w:id="21"/>
      </w:r>
    </w:p>
    <w:p w14:paraId="5AC1BD8D" w14:textId="77777777" w:rsidR="007600E9" w:rsidRDefault="007600E9" w:rsidP="00742F5B">
      <w:pPr>
        <w:spacing w:after="0" w:line="360" w:lineRule="auto"/>
        <w:jc w:val="both"/>
        <w:rPr>
          <w:rFonts w:ascii="Times New Roman" w:eastAsia="Times New Roman" w:hAnsi="Times New Roman" w:cs="Times New Roman"/>
          <w:sz w:val="20"/>
          <w:szCs w:val="20"/>
        </w:rPr>
      </w:pPr>
    </w:p>
    <w:p w14:paraId="61A1D329" w14:textId="6681F097" w:rsidR="007600E9" w:rsidRPr="00FC4B93" w:rsidRDefault="00E65540" w:rsidP="00742F5B">
      <w:pPr>
        <w:spacing w:after="0" w:line="360" w:lineRule="auto"/>
        <w:jc w:val="both"/>
        <w:rPr>
          <w:rFonts w:ascii="Times New Roman" w:hAnsi="Times New Roman" w:cs="Times New Roman"/>
          <w:sz w:val="24"/>
          <w:szCs w:val="24"/>
          <w:lang w:val="en-US"/>
        </w:rPr>
      </w:pPr>
      <w:r w:rsidRPr="00E65540">
        <w:rPr>
          <w:rFonts w:ascii="Times New Roman" w:hAnsi="Times New Roman" w:cs="Times New Roman"/>
          <w:sz w:val="24"/>
          <w:szCs w:val="24"/>
          <w:lang w:val="en-US"/>
        </w:rPr>
        <w:t xml:space="preserve">Initially, </w:t>
      </w:r>
      <w:r w:rsidR="00A97F32">
        <w:rPr>
          <w:rFonts w:ascii="Times New Roman" w:hAnsi="Times New Roman" w:cs="Times New Roman"/>
          <w:sz w:val="24"/>
          <w:szCs w:val="24"/>
          <w:lang w:val="en-US"/>
        </w:rPr>
        <w:t xml:space="preserve">population is </w:t>
      </w:r>
      <w:proofErr w:type="spellStart"/>
      <w:r w:rsidR="00A97F32">
        <w:rPr>
          <w:rFonts w:ascii="Times New Roman" w:hAnsi="Times New Roman" w:cs="Times New Roman"/>
          <w:sz w:val="24"/>
          <w:szCs w:val="24"/>
          <w:lang w:val="en-US"/>
        </w:rPr>
        <w:t>monomorphous</w:t>
      </w:r>
      <w:proofErr w:type="spellEnd"/>
      <w:r w:rsidR="00A97F32">
        <w:rPr>
          <w:rFonts w:ascii="Times New Roman" w:hAnsi="Times New Roman" w:cs="Times New Roman"/>
          <w:sz w:val="24"/>
          <w:szCs w:val="24"/>
          <w:lang w:val="en-US"/>
        </w:rPr>
        <w:t>. T</w:t>
      </w:r>
      <w:r w:rsidRPr="00E65540">
        <w:rPr>
          <w:rFonts w:ascii="Times New Roman" w:hAnsi="Times New Roman" w:cs="Times New Roman"/>
          <w:sz w:val="24"/>
          <w:szCs w:val="24"/>
          <w:lang w:val="en-US"/>
        </w:rPr>
        <w:t xml:space="preserve">hen a gradual accumulation of </w:t>
      </w:r>
      <w:r w:rsidR="00A97F32">
        <w:rPr>
          <w:rFonts w:ascii="Times New Roman" w:hAnsi="Times New Roman" w:cs="Times New Roman"/>
          <w:sz w:val="24"/>
          <w:szCs w:val="24"/>
          <w:lang w:val="en-US"/>
        </w:rPr>
        <w:t>beneficial</w:t>
      </w:r>
      <w:r w:rsidRPr="00E65540">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al</w:t>
      </w:r>
      <w:r w:rsidR="00A82F67">
        <w:rPr>
          <w:rFonts w:ascii="Times New Roman" w:hAnsi="Times New Roman" w:cs="Times New Roman"/>
          <w:sz w:val="24"/>
          <w:szCs w:val="24"/>
          <w:lang w:val="en-US"/>
        </w:rPr>
        <w:t>l</w:t>
      </w:r>
      <w:r w:rsidR="00A97F32">
        <w:rPr>
          <w:rFonts w:ascii="Times New Roman" w:hAnsi="Times New Roman" w:cs="Times New Roman"/>
          <w:sz w:val="24"/>
          <w:szCs w:val="24"/>
          <w:lang w:val="en-US"/>
        </w:rPr>
        <w:t>eles</w:t>
      </w:r>
      <w:r w:rsidRPr="00E65540">
        <w:rPr>
          <w:rFonts w:ascii="Times New Roman" w:hAnsi="Times New Roman" w:cs="Times New Roman"/>
          <w:sz w:val="24"/>
          <w:szCs w:val="24"/>
          <w:lang w:val="en-US"/>
        </w:rPr>
        <w:t xml:space="preserve"> occurs</w:t>
      </w:r>
      <w:r w:rsidR="00A97F32">
        <w:rPr>
          <w:rFonts w:ascii="Times New Roman" w:hAnsi="Times New Roman" w:cs="Times New Roman"/>
          <w:sz w:val="24"/>
          <w:szCs w:val="24"/>
          <w:lang w:val="en-US"/>
        </w:rPr>
        <w:t>, which are assumed to take 10% of loci</w:t>
      </w:r>
      <w:r w:rsidRPr="00E65540">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Deleterious</w:t>
      </w:r>
      <w:r w:rsidRPr="00E65540">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al</w:t>
      </w:r>
      <w:r w:rsidR="00461F65">
        <w:rPr>
          <w:rFonts w:ascii="Times New Roman" w:hAnsi="Times New Roman" w:cs="Times New Roman"/>
          <w:sz w:val="24"/>
          <w:szCs w:val="24"/>
          <w:lang w:val="en-US"/>
        </w:rPr>
        <w:t>l</w:t>
      </w:r>
      <w:r w:rsidR="00A97F32">
        <w:rPr>
          <w:rFonts w:ascii="Times New Roman" w:hAnsi="Times New Roman" w:cs="Times New Roman"/>
          <w:sz w:val="24"/>
          <w:szCs w:val="24"/>
          <w:lang w:val="en-US"/>
        </w:rPr>
        <w:t>eles</w:t>
      </w:r>
      <w:r w:rsidRPr="00E65540">
        <w:rPr>
          <w:rFonts w:ascii="Times New Roman" w:hAnsi="Times New Roman" w:cs="Times New Roman"/>
          <w:sz w:val="24"/>
          <w:szCs w:val="24"/>
          <w:lang w:val="en-US"/>
        </w:rPr>
        <w:t xml:space="preserve"> accumulate</w:t>
      </w:r>
      <w:r w:rsidR="00A97F32">
        <w:rPr>
          <w:rFonts w:ascii="Times New Roman" w:hAnsi="Times New Roman" w:cs="Times New Roman"/>
          <w:sz w:val="24"/>
          <w:szCs w:val="24"/>
          <w:lang w:val="en-US"/>
        </w:rPr>
        <w:t xml:space="preserve"> at </w:t>
      </w:r>
      <w:r w:rsidR="00461F65">
        <w:rPr>
          <w:rFonts w:ascii="Times New Roman" w:hAnsi="Times New Roman" w:cs="Times New Roman"/>
          <w:sz w:val="24"/>
          <w:szCs w:val="24"/>
          <w:lang w:val="en-US"/>
        </w:rPr>
        <w:t xml:space="preserve">the </w:t>
      </w:r>
      <w:r w:rsidR="00A97F32">
        <w:rPr>
          <w:rFonts w:ascii="Times New Roman" w:hAnsi="Times New Roman" w:cs="Times New Roman"/>
          <w:sz w:val="24"/>
          <w:szCs w:val="24"/>
          <w:lang w:val="en-US"/>
        </w:rPr>
        <w:t>remaining 90% of loci</w:t>
      </w:r>
      <w:r w:rsidR="00A82F67">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more slowly</w:t>
      </w:r>
      <w:r w:rsidRPr="00E65540">
        <w:rPr>
          <w:rFonts w:ascii="Times New Roman" w:hAnsi="Times New Roman" w:cs="Times New Roman"/>
          <w:sz w:val="24"/>
          <w:szCs w:val="24"/>
          <w:lang w:val="en-US"/>
        </w:rPr>
        <w:t xml:space="preserve"> due to the hitchhiking effect</w:t>
      </w:r>
      <w:r w:rsidR="00A97F32">
        <w:rPr>
          <w:rFonts w:ascii="Times New Roman" w:hAnsi="Times New Roman" w:cs="Times New Roman"/>
          <w:sz w:val="24"/>
          <w:szCs w:val="24"/>
          <w:lang w:val="en-US"/>
        </w:rPr>
        <w:t>, i.e., genetic linkage with the beneficial alleles</w:t>
      </w:r>
      <w:r w:rsidRPr="00E65540">
        <w:rPr>
          <w:rFonts w:ascii="Times New Roman" w:hAnsi="Times New Roman" w:cs="Times New Roman"/>
          <w:sz w:val="24"/>
          <w:szCs w:val="24"/>
          <w:lang w:val="en-US"/>
        </w:rPr>
        <w:t xml:space="preserve">. Among </w:t>
      </w:r>
      <w:r w:rsidR="00461F65">
        <w:rPr>
          <w:rFonts w:ascii="Times New Roman" w:hAnsi="Times New Roman" w:cs="Times New Roman"/>
          <w:sz w:val="24"/>
          <w:szCs w:val="24"/>
          <w:lang w:val="en-US"/>
        </w:rPr>
        <w:t>deleterious</w:t>
      </w:r>
      <w:r w:rsidR="00461F65" w:rsidRPr="00E65540">
        <w:rPr>
          <w:rFonts w:ascii="Times New Roman" w:hAnsi="Times New Roman" w:cs="Times New Roman"/>
          <w:sz w:val="24"/>
          <w:szCs w:val="24"/>
          <w:lang w:val="en-US"/>
        </w:rPr>
        <w:t xml:space="preserve"> </w:t>
      </w:r>
      <w:r w:rsidR="00461F65">
        <w:rPr>
          <w:rFonts w:ascii="Times New Roman" w:hAnsi="Times New Roman" w:cs="Times New Roman"/>
          <w:sz w:val="24"/>
          <w:szCs w:val="24"/>
          <w:lang w:val="en-US"/>
        </w:rPr>
        <w:t>alleles</w:t>
      </w:r>
      <w:r w:rsidRPr="00E65540">
        <w:rPr>
          <w:rFonts w:ascii="Times New Roman" w:hAnsi="Times New Roman" w:cs="Times New Roman"/>
          <w:sz w:val="24"/>
          <w:szCs w:val="24"/>
          <w:lang w:val="en-US"/>
        </w:rPr>
        <w:t xml:space="preserve">, one </w:t>
      </w:r>
      <w:r w:rsidR="00461F65">
        <w:rPr>
          <w:rFonts w:ascii="Times New Roman" w:hAnsi="Times New Roman" w:cs="Times New Roman"/>
          <w:sz w:val="24"/>
          <w:szCs w:val="24"/>
          <w:lang w:val="en-US"/>
        </w:rPr>
        <w:t xml:space="preserve">is set to be the </w:t>
      </w:r>
      <w:r w:rsidRPr="00E65540">
        <w:rPr>
          <w:rFonts w:ascii="Times New Roman" w:hAnsi="Times New Roman" w:cs="Times New Roman"/>
          <w:sz w:val="24"/>
          <w:szCs w:val="24"/>
          <w:lang w:val="en-US"/>
        </w:rPr>
        <w:t>primary mutation</w:t>
      </w:r>
      <w:r w:rsidR="00461F65">
        <w:rPr>
          <w:rFonts w:ascii="Times New Roman" w:hAnsi="Times New Roman" w:cs="Times New Roman"/>
          <w:sz w:val="24"/>
          <w:szCs w:val="24"/>
          <w:lang w:val="en-US"/>
        </w:rPr>
        <w:t xml:space="preserve"> of fitness valley</w:t>
      </w:r>
      <w:r w:rsidRPr="00E65540">
        <w:rPr>
          <w:rFonts w:ascii="Times New Roman" w:hAnsi="Times New Roman" w:cs="Times New Roman"/>
          <w:sz w:val="24"/>
          <w:szCs w:val="24"/>
          <w:lang w:val="en-US"/>
        </w:rPr>
        <w:t xml:space="preserve"> and 10 </w:t>
      </w:r>
      <w:r w:rsidR="00461F65">
        <w:rPr>
          <w:rFonts w:ascii="Times New Roman" w:hAnsi="Times New Roman" w:cs="Times New Roman"/>
          <w:sz w:val="24"/>
          <w:szCs w:val="24"/>
          <w:lang w:val="en-US"/>
        </w:rPr>
        <w:t xml:space="preserve">are set to be compensatory </w:t>
      </w:r>
      <w:r w:rsidRPr="00E65540">
        <w:rPr>
          <w:rFonts w:ascii="Times New Roman" w:hAnsi="Times New Roman" w:cs="Times New Roman"/>
          <w:sz w:val="24"/>
          <w:szCs w:val="24"/>
          <w:lang w:val="en-US"/>
        </w:rPr>
        <w:t xml:space="preserve">mutations </w:t>
      </w:r>
      <w:r w:rsidR="00461F65">
        <w:rPr>
          <w:rFonts w:ascii="Times New Roman" w:hAnsi="Times New Roman" w:cs="Times New Roman"/>
          <w:sz w:val="24"/>
          <w:szCs w:val="24"/>
          <w:lang w:val="en-US"/>
        </w:rPr>
        <w:t xml:space="preserve">with the degrees of compensation ranging from </w:t>
      </w:r>
      <w:ins w:id="62" w:author="Автор" w:date="2026-04-06T19:52:00Z">
        <w:r w:rsidR="00A30012">
          <w:rPr>
            <w:rFonts w:ascii="Times New Roman" w:hAnsi="Times New Roman" w:cs="Times New Roman"/>
            <w:sz w:val="24"/>
            <w:szCs w:val="24"/>
            <w:lang w:val="en-US"/>
          </w:rPr>
          <w:t>8</w:t>
        </w:r>
      </w:ins>
      <w:ins w:id="63" w:author="Автор" w:date="2026-04-06T19:35:00Z">
        <w:r w:rsidR="00B7138F">
          <w:rPr>
            <w:rFonts w:ascii="Times New Roman" w:hAnsi="Times New Roman" w:cs="Times New Roman"/>
            <w:sz w:val="24"/>
            <w:szCs w:val="24"/>
            <w:lang w:val="en-US"/>
          </w:rPr>
          <w:t>0</w:t>
        </w:r>
      </w:ins>
      <w:del w:id="64" w:author="Автор" w:date="2026-04-06T19:35:00Z">
        <w:r w:rsidR="00461F65" w:rsidDel="00B7138F">
          <w:rPr>
            <w:rFonts w:ascii="Times New Roman" w:hAnsi="Times New Roman" w:cs="Times New Roman"/>
            <w:sz w:val="24"/>
            <w:szCs w:val="24"/>
            <w:lang w:val="en-US"/>
          </w:rPr>
          <w:delText>**</w:delText>
        </w:r>
      </w:del>
      <w:r w:rsidR="00461F65">
        <w:rPr>
          <w:rFonts w:ascii="Times New Roman" w:hAnsi="Times New Roman" w:cs="Times New Roman"/>
          <w:sz w:val="24"/>
          <w:szCs w:val="24"/>
          <w:lang w:val="en-US"/>
        </w:rPr>
        <w:t xml:space="preserve"> to </w:t>
      </w:r>
      <w:ins w:id="65" w:author="Автор" w:date="2026-04-06T19:53:00Z">
        <w:r w:rsidR="00A30012">
          <w:rPr>
            <w:rFonts w:ascii="Times New Roman" w:hAnsi="Times New Roman" w:cs="Times New Roman"/>
            <w:sz w:val="24"/>
            <w:szCs w:val="24"/>
            <w:lang w:val="en-US"/>
          </w:rPr>
          <w:t>8</w:t>
        </w:r>
      </w:ins>
      <w:ins w:id="66" w:author="Автор" w:date="2026-04-06T19:35:00Z">
        <w:r w:rsidR="00B7138F">
          <w:rPr>
            <w:rFonts w:ascii="Times New Roman" w:hAnsi="Times New Roman" w:cs="Times New Roman"/>
            <w:sz w:val="24"/>
            <w:szCs w:val="24"/>
            <w:lang w:val="en-US"/>
          </w:rPr>
          <w:t>00</w:t>
        </w:r>
      </w:ins>
      <w:del w:id="67" w:author="Автор" w:date="2026-04-06T19:35:00Z">
        <w:r w:rsidR="00461F65" w:rsidDel="00B7138F">
          <w:rPr>
            <w:rFonts w:ascii="Times New Roman" w:hAnsi="Times New Roman" w:cs="Times New Roman"/>
            <w:sz w:val="24"/>
            <w:szCs w:val="24"/>
            <w:lang w:val="en-US"/>
          </w:rPr>
          <w:delText>**</w:delText>
        </w:r>
      </w:del>
      <w:r w:rsidR="00461F65">
        <w:rPr>
          <w:rFonts w:ascii="Times New Roman" w:hAnsi="Times New Roman" w:cs="Times New Roman"/>
          <w:sz w:val="24"/>
          <w:szCs w:val="24"/>
          <w:lang w:val="en-US"/>
        </w:rPr>
        <w:t>%</w:t>
      </w:r>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These</w:t>
      </w:r>
      <w:r w:rsidR="00461F65">
        <w:rPr>
          <w:rFonts w:ascii="Times New Roman" w:hAnsi="Times New Roman" w:cs="Times New Roman"/>
          <w:sz w:val="24"/>
          <w:szCs w:val="24"/>
          <w:lang w:val="en-US"/>
        </w:rPr>
        <w:t xml:space="preserve"> </w:t>
      </w:r>
      <w:r w:rsidRPr="00E65540">
        <w:rPr>
          <w:rFonts w:ascii="Times New Roman" w:hAnsi="Times New Roman" w:cs="Times New Roman"/>
          <w:sz w:val="24"/>
          <w:szCs w:val="24"/>
          <w:lang w:val="en-US"/>
        </w:rPr>
        <w:t xml:space="preserve">mutations are </w:t>
      </w:r>
      <w:r w:rsidR="00461F65">
        <w:rPr>
          <w:rFonts w:ascii="Times New Roman" w:hAnsi="Times New Roman" w:cs="Times New Roman"/>
          <w:sz w:val="24"/>
          <w:szCs w:val="24"/>
          <w:lang w:val="en-US"/>
        </w:rPr>
        <w:t>deleterious</w:t>
      </w:r>
      <w:r w:rsidR="00A82F67">
        <w:rPr>
          <w:rFonts w:ascii="Times New Roman" w:hAnsi="Times New Roman" w:cs="Times New Roman"/>
          <w:sz w:val="24"/>
          <w:szCs w:val="24"/>
          <w:lang w:val="en-US"/>
        </w:rPr>
        <w:t xml:space="preserve"> separately</w:t>
      </w:r>
      <w:r w:rsidRPr="00E65540">
        <w:rPr>
          <w:rFonts w:ascii="Times New Roman" w:hAnsi="Times New Roman" w:cs="Times New Roman"/>
          <w:sz w:val="24"/>
          <w:szCs w:val="24"/>
          <w:lang w:val="en-US"/>
        </w:rPr>
        <w:t xml:space="preserve">, but the combination of the primary </w:t>
      </w:r>
      <w:r w:rsidR="00A82F67">
        <w:rPr>
          <w:rFonts w:ascii="Times New Roman" w:hAnsi="Times New Roman" w:cs="Times New Roman"/>
          <w:sz w:val="24"/>
          <w:szCs w:val="24"/>
          <w:lang w:val="en-US"/>
        </w:rPr>
        <w:t>allele with the</w:t>
      </w:r>
      <w:r w:rsidRPr="00E65540">
        <w:rPr>
          <w:rFonts w:ascii="Times New Roman" w:hAnsi="Times New Roman" w:cs="Times New Roman"/>
          <w:sz w:val="24"/>
          <w:szCs w:val="24"/>
          <w:lang w:val="en-US"/>
        </w:rPr>
        <w:t xml:space="preserve"> </w:t>
      </w:r>
      <w:r w:rsidR="00461F65">
        <w:rPr>
          <w:rFonts w:ascii="Times New Roman" w:hAnsi="Times New Roman" w:cs="Times New Roman"/>
          <w:sz w:val="24"/>
          <w:szCs w:val="24"/>
          <w:lang w:val="en-US"/>
        </w:rPr>
        <w:t>compensatory</w:t>
      </w:r>
      <w:r w:rsidR="00A82F67">
        <w:rPr>
          <w:rFonts w:ascii="Times New Roman" w:hAnsi="Times New Roman" w:cs="Times New Roman"/>
          <w:sz w:val="24"/>
          <w:szCs w:val="24"/>
          <w:lang w:val="en-US"/>
        </w:rPr>
        <w:t xml:space="preserve"> </w:t>
      </w:r>
      <w:del w:id="68" w:author="Автор" w:date="2026-04-06T19:37:00Z">
        <w:r w:rsidR="00A82F67" w:rsidDel="00B7138F">
          <w:rPr>
            <w:rFonts w:ascii="Times New Roman" w:hAnsi="Times New Roman" w:cs="Times New Roman"/>
            <w:sz w:val="24"/>
            <w:szCs w:val="24"/>
            <w:lang w:val="en-US"/>
          </w:rPr>
          <w:delText>alelles</w:delText>
        </w:r>
      </w:del>
      <w:ins w:id="69" w:author="Автор" w:date="2026-04-06T19:37:00Z">
        <w:r w:rsidR="00B7138F">
          <w:rPr>
            <w:rFonts w:ascii="Times New Roman" w:hAnsi="Times New Roman" w:cs="Times New Roman"/>
            <w:sz w:val="24"/>
            <w:szCs w:val="24"/>
            <w:lang w:val="en-US"/>
          </w:rPr>
          <w:t>alleles</w:t>
        </w:r>
      </w:ins>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 xml:space="preserve">is </w:t>
      </w:r>
      <w:proofErr w:type="gramStart"/>
      <w:r w:rsidR="00A82F67" w:rsidRPr="00E65540">
        <w:rPr>
          <w:rFonts w:ascii="Times New Roman" w:hAnsi="Times New Roman" w:cs="Times New Roman"/>
          <w:sz w:val="24"/>
          <w:szCs w:val="24"/>
          <w:lang w:val="en-US"/>
        </w:rPr>
        <w:t>selecti</w:t>
      </w:r>
      <w:r w:rsidR="00A82F67">
        <w:rPr>
          <w:rFonts w:ascii="Times New Roman" w:hAnsi="Times New Roman" w:cs="Times New Roman"/>
          <w:sz w:val="24"/>
          <w:szCs w:val="24"/>
          <w:lang w:val="en-US"/>
        </w:rPr>
        <w:t xml:space="preserve">vely </w:t>
      </w:r>
      <w:r w:rsidR="00A82F67" w:rsidRPr="00E65540">
        <w:rPr>
          <w:rFonts w:ascii="Times New Roman" w:hAnsi="Times New Roman" w:cs="Times New Roman"/>
          <w:sz w:val="24"/>
          <w:szCs w:val="24"/>
          <w:lang w:val="en-US"/>
        </w:rPr>
        <w:t xml:space="preserve"> </w:t>
      </w:r>
      <w:r w:rsidRPr="00E65540">
        <w:rPr>
          <w:rFonts w:ascii="Times New Roman" w:hAnsi="Times New Roman" w:cs="Times New Roman"/>
          <w:sz w:val="24"/>
          <w:szCs w:val="24"/>
          <w:lang w:val="en-US"/>
        </w:rPr>
        <w:t>advantageous</w:t>
      </w:r>
      <w:proofErr w:type="gramEnd"/>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 xml:space="preserve">Sooner or later, </w:t>
      </w:r>
      <w:r w:rsidR="007F5365">
        <w:rPr>
          <w:rFonts w:ascii="Times New Roman" w:hAnsi="Times New Roman" w:cs="Times New Roman"/>
          <w:sz w:val="24"/>
          <w:szCs w:val="24"/>
          <w:lang w:val="en-US"/>
        </w:rPr>
        <w:t xml:space="preserve">deleterious </w:t>
      </w:r>
      <w:r w:rsidR="00A82F67">
        <w:rPr>
          <w:rFonts w:ascii="Times New Roman" w:hAnsi="Times New Roman" w:cs="Times New Roman"/>
          <w:sz w:val="24"/>
          <w:szCs w:val="24"/>
          <w:lang w:val="en-US"/>
        </w:rPr>
        <w:t xml:space="preserve">primary mutation </w:t>
      </w:r>
      <w:r w:rsidR="007F5365">
        <w:rPr>
          <w:rFonts w:ascii="Times New Roman" w:hAnsi="Times New Roman" w:cs="Times New Roman"/>
          <w:sz w:val="24"/>
          <w:szCs w:val="24"/>
          <w:lang w:val="en-US"/>
        </w:rPr>
        <w:t>becomes abundant</w:t>
      </w:r>
      <w:r w:rsidR="00A82F67">
        <w:rPr>
          <w:rFonts w:ascii="Times New Roman" w:hAnsi="Times New Roman" w:cs="Times New Roman"/>
          <w:sz w:val="24"/>
          <w:szCs w:val="24"/>
          <w:lang w:val="en-US"/>
        </w:rPr>
        <w:t xml:space="preserve"> in a population due to </w:t>
      </w:r>
      <w:r w:rsidR="007F5365">
        <w:rPr>
          <w:rFonts w:ascii="Times New Roman" w:hAnsi="Times New Roman" w:cs="Times New Roman"/>
          <w:sz w:val="24"/>
          <w:szCs w:val="24"/>
          <w:lang w:val="en-US"/>
        </w:rPr>
        <w:t xml:space="preserve">the </w:t>
      </w:r>
      <w:r w:rsidR="00A82F67">
        <w:rPr>
          <w:rFonts w:ascii="Times New Roman" w:hAnsi="Times New Roman" w:cs="Times New Roman"/>
          <w:sz w:val="24"/>
          <w:szCs w:val="24"/>
          <w:lang w:val="en-US"/>
        </w:rPr>
        <w:t xml:space="preserve">hitchhiking effect. Then compensatory alleles become advantageous, and start rapid accumulation, </w:t>
      </w:r>
      <w:r w:rsidRPr="00E65540">
        <w:rPr>
          <w:rFonts w:ascii="Times New Roman" w:hAnsi="Times New Roman" w:cs="Times New Roman"/>
          <w:sz w:val="24"/>
          <w:szCs w:val="24"/>
          <w:lang w:val="en-US"/>
        </w:rPr>
        <w:t>lead</w:t>
      </w:r>
      <w:r w:rsidR="007F5365">
        <w:rPr>
          <w:rFonts w:ascii="Times New Roman" w:hAnsi="Times New Roman" w:cs="Times New Roman"/>
          <w:sz w:val="24"/>
          <w:szCs w:val="24"/>
          <w:lang w:val="en-US"/>
        </w:rPr>
        <w:t>ing</w:t>
      </w:r>
      <w:r w:rsidRPr="00E65540">
        <w:rPr>
          <w:rFonts w:ascii="Times New Roman" w:hAnsi="Times New Roman" w:cs="Times New Roman"/>
          <w:sz w:val="24"/>
          <w:szCs w:val="24"/>
          <w:lang w:val="en-US"/>
        </w:rPr>
        <w:t xml:space="preserve"> to a jump in the curve</w:t>
      </w:r>
      <w:r w:rsidR="00A82F67">
        <w:rPr>
          <w:rFonts w:ascii="Times New Roman" w:hAnsi="Times New Roman" w:cs="Times New Roman"/>
          <w:sz w:val="24"/>
          <w:szCs w:val="24"/>
          <w:lang w:val="en-US"/>
        </w:rPr>
        <w:t xml:space="preserve"> (</w:t>
      </w:r>
      <w:r w:rsidRPr="00E65540">
        <w:rPr>
          <w:rFonts w:ascii="Times New Roman" w:hAnsi="Times New Roman" w:cs="Times New Roman"/>
          <w:sz w:val="24"/>
          <w:szCs w:val="24"/>
          <w:lang w:val="en-US"/>
        </w:rPr>
        <w:t>Fig</w:t>
      </w:r>
      <w:r w:rsidR="00A82F67">
        <w:rPr>
          <w:rFonts w:ascii="Times New Roman" w:hAnsi="Times New Roman" w:cs="Times New Roman"/>
          <w:sz w:val="24"/>
          <w:szCs w:val="24"/>
          <w:lang w:val="en-US"/>
        </w:rPr>
        <w:t>.</w:t>
      </w:r>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w:t>
      </w:r>
      <w:r w:rsidR="007F5365">
        <w:rPr>
          <w:rFonts w:ascii="Times New Roman" w:hAnsi="Times New Roman" w:cs="Times New Roman"/>
          <w:sz w:val="24"/>
          <w:szCs w:val="24"/>
          <w:lang w:val="en-US"/>
        </w:rPr>
        <w:t xml:space="preserve">. </w:t>
      </w:r>
      <w:r w:rsidR="006019E7">
        <w:rPr>
          <w:rFonts w:ascii="Times New Roman" w:hAnsi="Times New Roman" w:cs="Times New Roman"/>
          <w:sz w:val="24"/>
          <w:szCs w:val="24"/>
          <w:lang w:val="en-US"/>
        </w:rPr>
        <w:t xml:space="preserve">This marks </w:t>
      </w:r>
      <w:r w:rsidR="009A1A23">
        <w:rPr>
          <w:rFonts w:ascii="Times New Roman" w:hAnsi="Times New Roman" w:cs="Times New Roman"/>
          <w:sz w:val="24"/>
          <w:szCs w:val="24"/>
          <w:lang w:val="en-US"/>
        </w:rPr>
        <w:t xml:space="preserve">passing the fitness valley and </w:t>
      </w:r>
      <w:r w:rsidR="006019E7">
        <w:rPr>
          <w:rFonts w:ascii="Times New Roman" w:hAnsi="Times New Roman" w:cs="Times New Roman"/>
          <w:sz w:val="24"/>
          <w:szCs w:val="24"/>
          <w:lang w:val="en-US"/>
        </w:rPr>
        <w:t>the emergence of a new group of virus variants</w:t>
      </w:r>
      <w:r w:rsidR="009A1A23">
        <w:rPr>
          <w:rFonts w:ascii="Times New Roman" w:hAnsi="Times New Roman" w:cs="Times New Roman"/>
          <w:sz w:val="24"/>
          <w:szCs w:val="24"/>
          <w:lang w:val="en-US"/>
        </w:rPr>
        <w:t xml:space="preserve"> on the end of fitness </w:t>
      </w:r>
      <w:del w:id="70" w:author="Автор" w:date="2026-04-06T19:37:00Z">
        <w:r w:rsidR="009A1A23" w:rsidDel="00B7138F">
          <w:rPr>
            <w:rFonts w:ascii="Times New Roman" w:hAnsi="Times New Roman" w:cs="Times New Roman"/>
            <w:sz w:val="24"/>
            <w:szCs w:val="24"/>
            <w:lang w:val="en-US"/>
          </w:rPr>
          <w:delText>valle</w:delText>
        </w:r>
      </w:del>
      <w:ins w:id="71" w:author="Автор" w:date="2026-04-06T19:37:00Z">
        <w:r w:rsidR="00B7138F">
          <w:rPr>
            <w:rFonts w:ascii="Times New Roman" w:hAnsi="Times New Roman" w:cs="Times New Roman"/>
            <w:sz w:val="24"/>
            <w:szCs w:val="24"/>
            <w:lang w:val="en-US"/>
          </w:rPr>
          <w:t>valley</w:t>
        </w:r>
      </w:ins>
      <w:r w:rsidR="006019E7">
        <w:rPr>
          <w:rFonts w:ascii="Times New Roman" w:hAnsi="Times New Roman" w:cs="Times New Roman"/>
          <w:sz w:val="24"/>
          <w:szCs w:val="24"/>
          <w:lang w:val="en-US"/>
        </w:rPr>
        <w:t>.</w:t>
      </w:r>
    </w:p>
    <w:p w14:paraId="0CB2B425" w14:textId="26CAD4C5" w:rsidR="002C4707" w:rsidRPr="00FC4B93" w:rsidRDefault="002C4707" w:rsidP="00742F5B">
      <w:pPr>
        <w:spacing w:after="0" w:line="360" w:lineRule="auto"/>
        <w:jc w:val="both"/>
        <w:rPr>
          <w:rFonts w:ascii="Times New Roman" w:eastAsia="Times New Roman" w:hAnsi="Times New Roman" w:cs="Times New Roman"/>
          <w:sz w:val="24"/>
          <w:szCs w:val="24"/>
          <w:lang w:val="ru-RU"/>
        </w:rPr>
      </w:pPr>
      <w:commentRangeStart w:id="72"/>
      <w:r>
        <w:rPr>
          <w:rFonts w:ascii="Times New Roman" w:eastAsia="Times New Roman" w:hAnsi="Times New Roman" w:cs="Times New Roman"/>
          <w:noProof/>
          <w:sz w:val="24"/>
          <w:szCs w:val="24"/>
        </w:rPr>
        <w:drawing>
          <wp:inline distT="0" distB="0" distL="0" distR="0" wp14:anchorId="07F4408D" wp14:editId="31BDE816">
            <wp:extent cx="5848350" cy="438626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848350" cy="4386262"/>
                    </a:xfrm>
                    <a:prstGeom prst="rect">
                      <a:avLst/>
                    </a:prstGeom>
                    <a:noFill/>
                    <a:ln>
                      <a:noFill/>
                    </a:ln>
                  </pic:spPr>
                </pic:pic>
              </a:graphicData>
            </a:graphic>
          </wp:inline>
        </w:drawing>
      </w:r>
      <w:commentRangeEnd w:id="72"/>
      <w:r w:rsidR="004D7072">
        <w:rPr>
          <w:rStyle w:val="af"/>
        </w:rPr>
        <w:commentReference w:id="72"/>
      </w:r>
    </w:p>
    <w:p w14:paraId="4E5144E9" w14:textId="75001F07" w:rsidR="000018A6" w:rsidRDefault="000018A6" w:rsidP="00742F5B">
      <w:pPr>
        <w:spacing w:after="0" w:line="360" w:lineRule="auto"/>
        <w:jc w:val="both"/>
        <w:rPr>
          <w:rFonts w:ascii="Times New Roman" w:eastAsia="Times New Roman" w:hAnsi="Times New Roman" w:cs="Times New Roman"/>
          <w:sz w:val="20"/>
          <w:szCs w:val="20"/>
        </w:rPr>
      </w:pPr>
      <w:commentRangeStart w:id="73"/>
      <w:commentRangeStart w:id="74"/>
      <w:r>
        <w:rPr>
          <w:rFonts w:ascii="Times New Roman" w:eastAsia="Times New Roman" w:hAnsi="Times New Roman" w:cs="Times New Roman"/>
          <w:sz w:val="20"/>
          <w:szCs w:val="20"/>
        </w:rPr>
        <w:lastRenderedPageBreak/>
        <w:t xml:space="preserve">Figure </w:t>
      </w:r>
      <w:r w:rsidR="000237D1">
        <w:rPr>
          <w:rFonts w:ascii="Times New Roman" w:eastAsia="Times New Roman" w:hAnsi="Times New Roman" w:cs="Times New Roman"/>
          <w:sz w:val="20"/>
          <w:szCs w:val="20"/>
        </w:rPr>
        <w:t>*</w:t>
      </w:r>
      <w:proofErr w:type="gramStart"/>
      <w:r w:rsidR="000237D1">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proofErr w:type="gramEnd"/>
      <w:r w:rsidRPr="000018A6">
        <w:rPr>
          <w:rFonts w:ascii="Times New Roman" w:eastAsia="Times New Roman" w:hAnsi="Times New Roman" w:cs="Times New Roman"/>
          <w:b/>
          <w:sz w:val="20"/>
          <w:szCs w:val="20"/>
        </w:rPr>
        <w:t xml:space="preserve"> </w:t>
      </w:r>
      <w:commentRangeEnd w:id="73"/>
      <w:r w:rsidR="003A5E2B">
        <w:rPr>
          <w:rStyle w:val="af"/>
        </w:rPr>
        <w:commentReference w:id="73"/>
      </w:r>
      <w:commentRangeEnd w:id="74"/>
      <w:r w:rsidR="00CF36DD">
        <w:rPr>
          <w:rStyle w:val="af"/>
        </w:rPr>
        <w:commentReference w:id="74"/>
      </w:r>
      <w:r>
        <w:rPr>
          <w:rFonts w:ascii="Times New Roman" w:eastAsia="Times New Roman" w:hAnsi="Times New Roman" w:cs="Times New Roman"/>
          <w:b/>
          <w:sz w:val="20"/>
          <w:szCs w:val="20"/>
        </w:rPr>
        <w:t xml:space="preserve">Mutational spectrum </w:t>
      </w:r>
      <w:r w:rsidR="000237D1">
        <w:rPr>
          <w:rFonts w:ascii="Times New Roman" w:eastAsia="Times New Roman" w:hAnsi="Times New Roman" w:cs="Times New Roman"/>
          <w:b/>
          <w:sz w:val="20"/>
          <w:szCs w:val="20"/>
        </w:rPr>
        <w:t>for initially</w:t>
      </w:r>
      <w:r w:rsidR="00114B32">
        <w:rPr>
          <w:rFonts w:ascii="Times New Roman" w:eastAsia="Times New Roman" w:hAnsi="Times New Roman" w:cs="Times New Roman"/>
          <w:b/>
          <w:sz w:val="20"/>
          <w:szCs w:val="20"/>
        </w:rPr>
        <w:t>-</w:t>
      </w:r>
      <w:proofErr w:type="spellStart"/>
      <w:r w:rsidR="000237D1">
        <w:rPr>
          <w:rFonts w:ascii="Times New Roman" w:eastAsia="Times New Roman" w:hAnsi="Times New Roman" w:cs="Times New Roman"/>
          <w:b/>
          <w:sz w:val="20"/>
          <w:szCs w:val="20"/>
        </w:rPr>
        <w:t>monomorphous</w:t>
      </w:r>
      <w:proofErr w:type="spellEnd"/>
      <w:r w:rsidR="000237D1">
        <w:rPr>
          <w:rFonts w:ascii="Times New Roman" w:eastAsia="Times New Roman" w:hAnsi="Times New Roman" w:cs="Times New Roman"/>
          <w:b/>
          <w:sz w:val="20"/>
          <w:szCs w:val="20"/>
        </w:rPr>
        <w:t xml:space="preserve"> population</w:t>
      </w:r>
      <w:r w:rsidR="00114B32">
        <w:rPr>
          <w:rFonts w:ascii="Times New Roman" w:eastAsia="Times New Roman" w:hAnsi="Times New Roman" w:cs="Times New Roman"/>
          <w:b/>
          <w:sz w:val="20"/>
          <w:szCs w:val="20"/>
        </w:rPr>
        <w:t>s</w:t>
      </w:r>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Y–axis: number of sequences with a given number of differences (X–axis) from the initial sequence. Simulation parameters</w:t>
      </w:r>
      <w:r w:rsidR="004144AC">
        <w:rPr>
          <w:rFonts w:ascii="Times New Roman" w:eastAsia="Times New Roman" w:hAnsi="Times New Roman" w:cs="Times New Roman"/>
          <w:color w:val="000000"/>
          <w:sz w:val="20"/>
          <w:szCs w:val="20"/>
        </w:rPr>
        <w:t xml:space="preserve"> are the same as in Figure #</w:t>
      </w:r>
      <w:r w:rsidR="006019E7">
        <w:rPr>
          <w:rFonts w:ascii="Times New Roman" w:eastAsia="Times New Roman" w:hAnsi="Times New Roman" w:cs="Times New Roman"/>
          <w:color w:val="000000"/>
          <w:sz w:val="20"/>
          <w:szCs w:val="20"/>
        </w:rPr>
        <w:t>, but 6 Monte Carlo runs are used.</w:t>
      </w:r>
    </w:p>
    <w:p w14:paraId="7C0365A4" w14:textId="77777777" w:rsidR="000237D1" w:rsidRPr="00FC4B93" w:rsidRDefault="000237D1" w:rsidP="00742F5B">
      <w:pPr>
        <w:spacing w:after="0" w:line="360" w:lineRule="auto"/>
        <w:jc w:val="both"/>
        <w:rPr>
          <w:rFonts w:ascii="Times New Roman" w:eastAsia="Times New Roman" w:hAnsi="Times New Roman" w:cs="Times New Roman"/>
          <w:sz w:val="20"/>
          <w:szCs w:val="20"/>
        </w:rPr>
      </w:pPr>
    </w:p>
    <w:p w14:paraId="04E6BB1E" w14:textId="2C1006C7" w:rsidR="00A863A5" w:rsidRDefault="007E5406" w:rsidP="003A5E2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a result of</w:t>
      </w:r>
      <w:r w:rsidR="009A1A23">
        <w:rPr>
          <w:rFonts w:ascii="Times New Roman" w:eastAsia="Times New Roman" w:hAnsi="Times New Roman" w:cs="Times New Roman"/>
          <w:sz w:val="24"/>
          <w:szCs w:val="24"/>
        </w:rPr>
        <w:t xml:space="preserve"> virus passing the fitness valley</w:t>
      </w:r>
      <w:r>
        <w:rPr>
          <w:rFonts w:ascii="Times New Roman" w:eastAsia="Times New Roman" w:hAnsi="Times New Roman" w:cs="Times New Roman"/>
          <w:sz w:val="24"/>
          <w:szCs w:val="24"/>
        </w:rPr>
        <w:t xml:space="preserve">, the mutational spectrum averaged over 6 populations at 150 generational steps had two maxima (Fig. **). </w:t>
      </w:r>
      <w:r w:rsidR="00C93F5D">
        <w:rPr>
          <w:rFonts w:ascii="Times New Roman" w:eastAsia="Times New Roman" w:hAnsi="Times New Roman" w:cs="Times New Roman"/>
          <w:sz w:val="24"/>
          <w:szCs w:val="24"/>
        </w:rPr>
        <w:t>The</w:t>
      </w:r>
      <w:r w:rsidR="009A1A23">
        <w:rPr>
          <w:rFonts w:ascii="Times New Roman" w:eastAsia="Times New Roman" w:hAnsi="Times New Roman" w:cs="Times New Roman"/>
          <w:sz w:val="24"/>
          <w:szCs w:val="24"/>
        </w:rPr>
        <w:t xml:space="preserve"> s</w:t>
      </w:r>
      <w:r>
        <w:rPr>
          <w:rFonts w:ascii="Times New Roman" w:eastAsia="Times New Roman" w:hAnsi="Times New Roman" w:cs="Times New Roman"/>
          <w:sz w:val="24"/>
          <w:szCs w:val="24"/>
        </w:rPr>
        <w:t>equences</w:t>
      </w:r>
      <w:r w:rsidR="00C93F5D">
        <w:rPr>
          <w:rFonts w:ascii="Times New Roman" w:eastAsia="Times New Roman" w:hAnsi="Times New Roman" w:cs="Times New Roman"/>
          <w:sz w:val="24"/>
          <w:szCs w:val="24"/>
        </w:rPr>
        <w:t xml:space="preserve"> were divided between the two peaks</w:t>
      </w:r>
      <w:r>
        <w:rPr>
          <w:rFonts w:ascii="Times New Roman" w:eastAsia="Times New Roman" w:hAnsi="Times New Roman" w:cs="Times New Roman"/>
          <w:sz w:val="24"/>
          <w:szCs w:val="24"/>
        </w:rPr>
        <w:t xml:space="preserve"> </w:t>
      </w:r>
      <w:r w:rsidR="000018A6">
        <w:rPr>
          <w:rFonts w:ascii="Times New Roman" w:eastAsia="Times New Roman" w:hAnsi="Times New Roman" w:cs="Times New Roman"/>
          <w:sz w:val="24"/>
          <w:szCs w:val="24"/>
        </w:rPr>
        <w:t>with bo</w:t>
      </w:r>
      <w:r>
        <w:rPr>
          <w:rFonts w:ascii="Times New Roman" w:eastAsia="Times New Roman" w:hAnsi="Times New Roman" w:cs="Times New Roman"/>
          <w:sz w:val="24"/>
          <w:szCs w:val="24"/>
        </w:rPr>
        <w:t>rders</w:t>
      </w:r>
      <w:r w:rsidR="000018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chosen at</w:t>
      </w:r>
      <w:r w:rsidR="000018A6">
        <w:rPr>
          <w:rFonts w:ascii="Times New Roman" w:eastAsia="Times New Roman" w:hAnsi="Times New Roman" w:cs="Times New Roman"/>
          <w:sz w:val="24"/>
          <w:szCs w:val="24"/>
        </w:rPr>
        <w:t xml:space="preserve"> 6 </w:t>
      </w:r>
      <w:r>
        <w:rPr>
          <w:rFonts w:ascii="Times New Roman" w:eastAsia="Times New Roman" w:hAnsi="Times New Roman" w:cs="Times New Roman"/>
          <w:sz w:val="24"/>
          <w:szCs w:val="24"/>
        </w:rPr>
        <w:t xml:space="preserve">(the local minimum) </w:t>
      </w:r>
      <w:r w:rsidR="000018A6">
        <w:rPr>
          <w:rFonts w:ascii="Times New Roman" w:eastAsia="Times New Roman" w:hAnsi="Times New Roman" w:cs="Times New Roman"/>
          <w:sz w:val="24"/>
          <w:szCs w:val="24"/>
        </w:rPr>
        <w:t xml:space="preserve">and 22 </w:t>
      </w:r>
      <w:r w:rsidR="00A863A5">
        <w:rPr>
          <w:rFonts w:ascii="Times New Roman" w:eastAsia="Times New Roman" w:hAnsi="Times New Roman" w:cs="Times New Roman"/>
          <w:sz w:val="24"/>
          <w:szCs w:val="24"/>
        </w:rPr>
        <w:t xml:space="preserve">new </w:t>
      </w:r>
      <w:r w:rsidR="009A1A23">
        <w:rPr>
          <w:rFonts w:ascii="Times New Roman" w:eastAsia="Times New Roman" w:hAnsi="Times New Roman" w:cs="Times New Roman"/>
          <w:sz w:val="24"/>
          <w:szCs w:val="24"/>
        </w:rPr>
        <w:t xml:space="preserve">alleles </w:t>
      </w:r>
      <w:r>
        <w:rPr>
          <w:rFonts w:ascii="Times New Roman" w:eastAsia="Times New Roman" w:hAnsi="Times New Roman" w:cs="Times New Roman"/>
          <w:sz w:val="24"/>
          <w:szCs w:val="24"/>
        </w:rPr>
        <w:t>(upper cutoff)</w:t>
      </w:r>
      <w:r w:rsidR="000018A6">
        <w:rPr>
          <w:rFonts w:ascii="Times New Roman" w:eastAsia="Times New Roman" w:hAnsi="Times New Roman" w:cs="Times New Roman"/>
          <w:sz w:val="24"/>
          <w:szCs w:val="24"/>
        </w:rPr>
        <w:t xml:space="preserve">. </w:t>
      </w:r>
      <w:r w:rsidR="003A5E2B">
        <w:rPr>
          <w:rFonts w:ascii="Times New Roman" w:eastAsia="Times New Roman" w:hAnsi="Times New Roman" w:cs="Times New Roman"/>
          <w:sz w:val="24"/>
          <w:szCs w:val="24"/>
        </w:rPr>
        <w:t>Then we conducted bootstrapping procedure, in which sequences from each peak were oversampled many times with replacement and rep</w:t>
      </w:r>
      <w:r w:rsidR="009A1A23">
        <w:rPr>
          <w:rFonts w:ascii="Times New Roman" w:eastAsia="Times New Roman" w:hAnsi="Times New Roman" w:cs="Times New Roman"/>
          <w:sz w:val="24"/>
          <w:szCs w:val="24"/>
        </w:rPr>
        <w:t>e</w:t>
      </w:r>
      <w:r w:rsidR="003A5E2B">
        <w:rPr>
          <w:rFonts w:ascii="Times New Roman" w:eastAsia="Times New Roman" w:hAnsi="Times New Roman" w:cs="Times New Roman"/>
          <w:sz w:val="24"/>
          <w:szCs w:val="24"/>
        </w:rPr>
        <w:t>tition</w:t>
      </w:r>
      <w:r w:rsidR="009A1A23">
        <w:rPr>
          <w:rFonts w:ascii="Times New Roman" w:eastAsia="Times New Roman" w:hAnsi="Times New Roman" w:cs="Times New Roman"/>
          <w:sz w:val="24"/>
          <w:szCs w:val="24"/>
        </w:rPr>
        <w:t xml:space="preserve">. The resulting samples were </w:t>
      </w:r>
      <w:r w:rsidR="003A5E2B">
        <w:rPr>
          <w:rFonts w:ascii="Times New Roman" w:eastAsia="Times New Roman" w:hAnsi="Times New Roman" w:cs="Times New Roman"/>
          <w:sz w:val="24"/>
          <w:szCs w:val="24"/>
        </w:rPr>
        <w:t>used for the</w:t>
      </w:r>
      <w:r w:rsidR="009A1A23">
        <w:rPr>
          <w:rFonts w:ascii="Times New Roman" w:eastAsia="Times New Roman" w:hAnsi="Times New Roman" w:cs="Times New Roman"/>
          <w:sz w:val="24"/>
          <w:szCs w:val="24"/>
        </w:rPr>
        <w:t xml:space="preserve"> </w:t>
      </w:r>
      <w:proofErr w:type="gramStart"/>
      <w:r w:rsidR="009A1A23">
        <w:rPr>
          <w:rFonts w:ascii="Times New Roman" w:eastAsia="Times New Roman" w:hAnsi="Times New Roman" w:cs="Times New Roman"/>
          <w:sz w:val="24"/>
          <w:szCs w:val="24"/>
        </w:rPr>
        <w:t xml:space="preserve">epistasis </w:t>
      </w:r>
      <w:r w:rsidR="003A5E2B">
        <w:rPr>
          <w:rFonts w:ascii="Times New Roman" w:eastAsia="Times New Roman" w:hAnsi="Times New Roman" w:cs="Times New Roman"/>
          <w:sz w:val="24"/>
          <w:szCs w:val="24"/>
        </w:rPr>
        <w:t xml:space="preserve"> detection</w:t>
      </w:r>
      <w:proofErr w:type="gramEnd"/>
      <w:r w:rsidR="003A5E2B">
        <w:rPr>
          <w:rFonts w:ascii="Times New Roman" w:eastAsia="Times New Roman" w:hAnsi="Times New Roman" w:cs="Times New Roman"/>
          <w:sz w:val="24"/>
          <w:szCs w:val="24"/>
        </w:rPr>
        <w:t xml:space="preserve"> </w:t>
      </w:r>
      <w:r w:rsidR="009A1A23">
        <w:rPr>
          <w:rFonts w:ascii="Times New Roman" w:eastAsia="Times New Roman" w:hAnsi="Times New Roman" w:cs="Times New Roman"/>
          <w:sz w:val="24"/>
          <w:szCs w:val="24"/>
        </w:rPr>
        <w:t>method described above.</w:t>
      </w:r>
    </w:p>
    <w:p w14:paraId="0637C8D4" w14:textId="0C685247" w:rsidR="00DC293B" w:rsidRPr="00FC4B93" w:rsidRDefault="00A863A5" w:rsidP="00FC4B93">
      <w:pPr>
        <w:spacing w:after="0" w:line="360" w:lineRule="auto"/>
        <w:ind w:firstLine="720"/>
        <w:jc w:val="both"/>
        <w:rPr>
          <w:rFonts w:ascii="Times New Roman" w:eastAsia="Times New Roman" w:hAnsi="Times New Roman" w:cs="Times New Roman"/>
          <w:sz w:val="24"/>
          <w:szCs w:val="24"/>
        </w:rPr>
      </w:pPr>
      <w:r w:rsidRPr="00DC293B">
        <w:rPr>
          <w:rFonts w:ascii="Times New Roman" w:eastAsia="Times New Roman" w:hAnsi="Times New Roman" w:cs="Times New Roman"/>
          <w:sz w:val="24"/>
          <w:szCs w:val="24"/>
        </w:rPr>
        <w:t>The resulting</w:t>
      </w:r>
      <w:r w:rsidR="000018A6" w:rsidRPr="00DC293B">
        <w:rPr>
          <w:rFonts w:ascii="Times New Roman" w:eastAsia="Times New Roman" w:hAnsi="Times New Roman" w:cs="Times New Roman"/>
          <w:sz w:val="24"/>
          <w:szCs w:val="24"/>
        </w:rPr>
        <w:t xml:space="preserve"> </w:t>
      </w:r>
      <w:r w:rsidR="00DC293B">
        <w:rPr>
          <w:rFonts w:ascii="Times New Roman" w:eastAsia="Times New Roman" w:hAnsi="Times New Roman" w:cs="Times New Roman"/>
          <w:sz w:val="24"/>
          <w:szCs w:val="24"/>
        </w:rPr>
        <w:t xml:space="preserve">detection </w:t>
      </w:r>
      <w:r w:rsidR="000018A6" w:rsidRPr="00DC293B">
        <w:rPr>
          <w:rFonts w:ascii="Times New Roman" w:eastAsia="Times New Roman" w:hAnsi="Times New Roman" w:cs="Times New Roman"/>
          <w:sz w:val="24"/>
          <w:szCs w:val="24"/>
        </w:rPr>
        <w:t xml:space="preserve">error </w:t>
      </w:r>
      <w:r w:rsidR="00DC293B">
        <w:rPr>
          <w:rFonts w:ascii="Times New Roman" w:eastAsia="Times New Roman" w:hAnsi="Times New Roman" w:cs="Times New Roman"/>
          <w:sz w:val="24"/>
          <w:szCs w:val="24"/>
        </w:rPr>
        <w:t xml:space="preserve">is </w:t>
      </w:r>
      <w:r w:rsidRPr="00DC293B">
        <w:rPr>
          <w:rFonts w:ascii="Times New Roman" w:eastAsia="Times New Roman" w:hAnsi="Times New Roman" w:cs="Times New Roman"/>
          <w:sz w:val="24"/>
          <w:szCs w:val="24"/>
        </w:rPr>
        <w:t xml:space="preserve">calculated as </w:t>
      </w:r>
      <w:r w:rsidR="00DC293B" w:rsidRPr="00FC4B93">
        <w:rPr>
          <w:rFonts w:ascii="Times New Roman" w:eastAsia="Times New Roman" w:hAnsi="Times New Roman" w:cs="Times New Roman"/>
          <w:sz w:val="24"/>
          <w:szCs w:val="24"/>
        </w:rPr>
        <w:t>the sum of false positive and false negative epistatic interactions</w:t>
      </w:r>
      <w:r w:rsidR="008F5971">
        <w:rPr>
          <w:rFonts w:ascii="Times New Roman" w:eastAsia="Times New Roman" w:hAnsi="Times New Roman" w:cs="Times New Roman"/>
          <w:sz w:val="24"/>
          <w:szCs w:val="24"/>
        </w:rPr>
        <w:t xml:space="preserve"> out of 10 possible</w:t>
      </w:r>
      <w:r w:rsidR="00DC293B">
        <w:rPr>
          <w:rFonts w:ascii="Times New Roman" w:eastAsia="Times New Roman" w:hAnsi="Times New Roman" w:cs="Times New Roman"/>
          <w:sz w:val="24"/>
          <w:szCs w:val="24"/>
        </w:rPr>
        <w:t xml:space="preserve"> (Fig. ***)</w:t>
      </w:r>
      <w:r w:rsidR="00C93F5D">
        <w:rPr>
          <w:rFonts w:ascii="Times New Roman" w:eastAsia="Times New Roman" w:hAnsi="Times New Roman" w:cs="Times New Roman"/>
          <w:sz w:val="24"/>
          <w:szCs w:val="24"/>
        </w:rPr>
        <w:t>,</w:t>
      </w:r>
      <w:r w:rsidR="00DC293B">
        <w:rPr>
          <w:rFonts w:ascii="Times New Roman" w:eastAsia="Times New Roman" w:hAnsi="Times New Roman" w:cs="Times New Roman"/>
          <w:sz w:val="24"/>
          <w:szCs w:val="24"/>
        </w:rPr>
        <w:t xml:space="preserve"> as a function </w:t>
      </w:r>
      <w:r w:rsidR="00C93F5D">
        <w:rPr>
          <w:rFonts w:ascii="Times New Roman" w:eastAsia="Times New Roman" w:hAnsi="Times New Roman" w:cs="Times New Roman"/>
          <w:sz w:val="24"/>
          <w:szCs w:val="24"/>
        </w:rPr>
        <w:t xml:space="preserve">of </w:t>
      </w:r>
      <w:r w:rsidR="003A5E2B">
        <w:rPr>
          <w:rFonts w:ascii="Times New Roman" w:eastAsia="Times New Roman" w:hAnsi="Times New Roman" w:cs="Times New Roman"/>
          <w:sz w:val="24"/>
          <w:szCs w:val="24"/>
        </w:rPr>
        <w:t xml:space="preserve">numbers of sequences </w:t>
      </w:r>
      <w:r w:rsidR="00C93F5D">
        <w:rPr>
          <w:rFonts w:ascii="Times New Roman" w:eastAsia="Times New Roman" w:hAnsi="Times New Roman" w:cs="Times New Roman"/>
          <w:sz w:val="24"/>
          <w:szCs w:val="24"/>
        </w:rPr>
        <w:t xml:space="preserve">sampled </w:t>
      </w:r>
      <w:r w:rsidR="003A5E2B">
        <w:rPr>
          <w:rFonts w:ascii="Times New Roman" w:eastAsia="Times New Roman" w:hAnsi="Times New Roman" w:cs="Times New Roman"/>
          <w:sz w:val="24"/>
          <w:szCs w:val="24"/>
        </w:rPr>
        <w:t>from peak 1 and 2</w:t>
      </w:r>
      <w:r w:rsidR="00C93F5D">
        <w:rPr>
          <w:rFonts w:ascii="Times New Roman" w:eastAsia="Times New Roman" w:hAnsi="Times New Roman" w:cs="Times New Roman"/>
          <w:sz w:val="24"/>
          <w:szCs w:val="24"/>
        </w:rPr>
        <w:t>, normalized to the sequence number of each peak</w:t>
      </w:r>
      <w:r w:rsidR="00DC293B" w:rsidRPr="00FC4B93">
        <w:rPr>
          <w:rFonts w:ascii="Times New Roman" w:eastAsia="Times New Roman" w:hAnsi="Times New Roman" w:cs="Times New Roman"/>
          <w:sz w:val="24"/>
          <w:szCs w:val="24"/>
        </w:rPr>
        <w:t xml:space="preserve">. </w:t>
      </w:r>
      <w:r w:rsidR="00DC293B">
        <w:rPr>
          <w:rFonts w:ascii="Times New Roman" w:eastAsia="Times New Roman" w:hAnsi="Times New Roman" w:cs="Times New Roman"/>
          <w:sz w:val="24"/>
          <w:szCs w:val="24"/>
        </w:rPr>
        <w:t>The</w:t>
      </w:r>
      <w:r w:rsidR="00DC293B" w:rsidRPr="00FC4B93">
        <w:rPr>
          <w:rFonts w:ascii="Times New Roman" w:eastAsia="Times New Roman" w:hAnsi="Times New Roman" w:cs="Times New Roman"/>
          <w:sz w:val="24"/>
          <w:szCs w:val="24"/>
        </w:rPr>
        <w:t xml:space="preserve"> number of false </w:t>
      </w:r>
      <w:r w:rsidR="00C93F5D" w:rsidRPr="00FC4B93">
        <w:rPr>
          <w:rFonts w:ascii="Times New Roman" w:eastAsia="Times New Roman" w:hAnsi="Times New Roman" w:cs="Times New Roman"/>
          <w:sz w:val="24"/>
          <w:szCs w:val="24"/>
        </w:rPr>
        <w:t>positive</w:t>
      </w:r>
      <w:r w:rsidR="00C93F5D">
        <w:rPr>
          <w:rFonts w:ascii="Times New Roman" w:eastAsia="Times New Roman" w:hAnsi="Times New Roman" w:cs="Times New Roman"/>
          <w:sz w:val="24"/>
          <w:szCs w:val="24"/>
        </w:rPr>
        <w:t xml:space="preserve"> interactions remained</w:t>
      </w:r>
      <w:r w:rsidR="00DC293B" w:rsidRPr="00FC4B93">
        <w:rPr>
          <w:rFonts w:ascii="Times New Roman" w:eastAsia="Times New Roman" w:hAnsi="Times New Roman" w:cs="Times New Roman"/>
          <w:sz w:val="24"/>
          <w:szCs w:val="24"/>
        </w:rPr>
        <w:t xml:space="preserve"> zero</w:t>
      </w:r>
      <w:r w:rsidR="00DC293B">
        <w:rPr>
          <w:rFonts w:ascii="Times New Roman" w:eastAsia="Times New Roman" w:hAnsi="Times New Roman" w:cs="Times New Roman"/>
          <w:sz w:val="24"/>
          <w:szCs w:val="24"/>
        </w:rPr>
        <w:t xml:space="preserve">, so that the </w:t>
      </w:r>
      <w:r w:rsidR="008F5971">
        <w:rPr>
          <w:rFonts w:ascii="Times New Roman" w:eastAsia="Times New Roman" w:hAnsi="Times New Roman" w:cs="Times New Roman"/>
          <w:sz w:val="24"/>
          <w:szCs w:val="24"/>
        </w:rPr>
        <w:t xml:space="preserve">total </w:t>
      </w:r>
      <w:r w:rsidR="00DC293B">
        <w:rPr>
          <w:rFonts w:ascii="Times New Roman" w:eastAsia="Times New Roman" w:hAnsi="Times New Roman" w:cs="Times New Roman"/>
          <w:sz w:val="24"/>
          <w:szCs w:val="24"/>
        </w:rPr>
        <w:t xml:space="preserve">error </w:t>
      </w:r>
      <w:r w:rsidR="00C93F5D">
        <w:rPr>
          <w:rFonts w:ascii="Times New Roman" w:eastAsia="Times New Roman" w:hAnsi="Times New Roman" w:cs="Times New Roman"/>
          <w:sz w:val="24"/>
          <w:szCs w:val="24"/>
        </w:rPr>
        <w:t xml:space="preserve">was </w:t>
      </w:r>
      <w:r w:rsidR="00DC293B">
        <w:rPr>
          <w:rFonts w:ascii="Times New Roman" w:eastAsia="Times New Roman" w:hAnsi="Times New Roman" w:cs="Times New Roman"/>
          <w:sz w:val="24"/>
          <w:szCs w:val="24"/>
        </w:rPr>
        <w:t xml:space="preserve">given by false </w:t>
      </w:r>
      <w:r w:rsidR="00FE28DE">
        <w:rPr>
          <w:rFonts w:ascii="Times New Roman" w:eastAsia="Times New Roman" w:hAnsi="Times New Roman" w:cs="Times New Roman"/>
          <w:sz w:val="24"/>
          <w:szCs w:val="24"/>
        </w:rPr>
        <w:t>negative</w:t>
      </w:r>
      <w:r w:rsidR="00C93F5D">
        <w:rPr>
          <w:rFonts w:ascii="Times New Roman" w:eastAsia="Times New Roman" w:hAnsi="Times New Roman" w:cs="Times New Roman"/>
          <w:sz w:val="24"/>
          <w:szCs w:val="24"/>
        </w:rPr>
        <w:t xml:space="preserve">s </w:t>
      </w:r>
      <w:proofErr w:type="gramStart"/>
      <w:r w:rsidR="00C93F5D">
        <w:rPr>
          <w:rFonts w:ascii="Times New Roman" w:eastAsia="Times New Roman" w:hAnsi="Times New Roman" w:cs="Times New Roman"/>
          <w:sz w:val="24"/>
          <w:szCs w:val="24"/>
        </w:rPr>
        <w:t xml:space="preserve">only </w:t>
      </w:r>
      <w:r w:rsidR="00DC293B">
        <w:rPr>
          <w:rFonts w:ascii="Times New Roman" w:eastAsia="Times New Roman" w:hAnsi="Times New Roman" w:cs="Times New Roman"/>
          <w:sz w:val="24"/>
          <w:szCs w:val="24"/>
        </w:rPr>
        <w:t>.</w:t>
      </w:r>
      <w:proofErr w:type="gramEnd"/>
      <w:r w:rsidR="00DC293B" w:rsidRPr="00FC4B93">
        <w:rPr>
          <w:rFonts w:ascii="Times New Roman" w:eastAsia="Times New Roman" w:hAnsi="Times New Roman" w:cs="Times New Roman"/>
          <w:sz w:val="24"/>
          <w:szCs w:val="24"/>
        </w:rPr>
        <w:t xml:space="preserve"> </w:t>
      </w:r>
      <w:proofErr w:type="gramStart"/>
      <w:r w:rsidR="00FE28DE">
        <w:rPr>
          <w:rFonts w:ascii="Times New Roman" w:eastAsia="Times New Roman" w:hAnsi="Times New Roman" w:cs="Times New Roman"/>
          <w:sz w:val="24"/>
          <w:szCs w:val="24"/>
        </w:rPr>
        <w:t>Therefore</w:t>
      </w:r>
      <w:proofErr w:type="gramEnd"/>
      <w:r w:rsidR="00FE28DE">
        <w:rPr>
          <w:rFonts w:ascii="Times New Roman" w:eastAsia="Times New Roman" w:hAnsi="Times New Roman" w:cs="Times New Roman"/>
          <w:sz w:val="24"/>
          <w:szCs w:val="24"/>
        </w:rPr>
        <w:t xml:space="preserve"> this method is highly accurate, but only in the conservative direction. </w:t>
      </w:r>
      <w:r w:rsidR="000D6E6E">
        <w:rPr>
          <w:rFonts w:ascii="Times New Roman" w:eastAsia="Times New Roman" w:hAnsi="Times New Roman" w:cs="Times New Roman"/>
          <w:sz w:val="24"/>
          <w:szCs w:val="24"/>
        </w:rPr>
        <w:t xml:space="preserve">Our </w:t>
      </w:r>
      <w:r w:rsidR="00FE28DE">
        <w:rPr>
          <w:rFonts w:ascii="Times New Roman" w:eastAsia="Times New Roman" w:hAnsi="Times New Roman" w:cs="Times New Roman"/>
          <w:sz w:val="24"/>
          <w:szCs w:val="24"/>
        </w:rPr>
        <w:t xml:space="preserve">results suggest </w:t>
      </w:r>
      <w:r w:rsidR="000D6E6E">
        <w:rPr>
          <w:rFonts w:ascii="Times New Roman" w:eastAsia="Times New Roman" w:hAnsi="Times New Roman" w:cs="Times New Roman"/>
          <w:sz w:val="24"/>
          <w:szCs w:val="24"/>
        </w:rPr>
        <w:t>the</w:t>
      </w:r>
      <w:r w:rsidR="00FE28DE">
        <w:rPr>
          <w:rFonts w:ascii="Times New Roman" w:eastAsia="Times New Roman" w:hAnsi="Times New Roman" w:cs="Times New Roman"/>
          <w:sz w:val="24"/>
          <w:szCs w:val="24"/>
        </w:rPr>
        <w:t xml:space="preserve"> need to take either equal sampling from </w:t>
      </w:r>
      <w:r w:rsidR="000D6E6E">
        <w:rPr>
          <w:rFonts w:ascii="Times New Roman" w:eastAsia="Times New Roman" w:hAnsi="Times New Roman" w:cs="Times New Roman"/>
          <w:sz w:val="24"/>
          <w:szCs w:val="24"/>
        </w:rPr>
        <w:t xml:space="preserve">the two </w:t>
      </w:r>
      <w:r w:rsidR="00FE28DE">
        <w:rPr>
          <w:rFonts w:ascii="Times New Roman" w:eastAsia="Times New Roman" w:hAnsi="Times New Roman" w:cs="Times New Roman"/>
          <w:sz w:val="24"/>
          <w:szCs w:val="24"/>
        </w:rPr>
        <w:t xml:space="preserve">peaks or somewhat smaller sampling from </w:t>
      </w:r>
      <w:r w:rsidR="000D6E6E">
        <w:rPr>
          <w:rFonts w:ascii="Times New Roman" w:eastAsia="Times New Roman" w:hAnsi="Times New Roman" w:cs="Times New Roman"/>
          <w:sz w:val="24"/>
          <w:szCs w:val="24"/>
        </w:rPr>
        <w:t xml:space="preserve">the </w:t>
      </w:r>
      <w:r w:rsidR="00FE28DE">
        <w:rPr>
          <w:rFonts w:ascii="Times New Roman" w:eastAsia="Times New Roman" w:hAnsi="Times New Roman" w:cs="Times New Roman"/>
          <w:sz w:val="24"/>
          <w:szCs w:val="24"/>
        </w:rPr>
        <w:t>earlier peak</w:t>
      </w:r>
      <w:r w:rsidR="000D6E6E">
        <w:rPr>
          <w:rFonts w:ascii="Times New Roman" w:eastAsia="Times New Roman" w:hAnsi="Times New Roman" w:cs="Times New Roman"/>
          <w:sz w:val="24"/>
          <w:szCs w:val="24"/>
        </w:rPr>
        <w:t xml:space="preserve"> (Peak I)</w:t>
      </w:r>
      <w:r w:rsidR="00FE28DE">
        <w:rPr>
          <w:rFonts w:ascii="Times New Roman" w:eastAsia="Times New Roman" w:hAnsi="Times New Roman" w:cs="Times New Roman"/>
          <w:sz w:val="24"/>
          <w:szCs w:val="24"/>
        </w:rPr>
        <w:t xml:space="preserve">, </w:t>
      </w:r>
      <w:r w:rsidR="000D6E6E">
        <w:rPr>
          <w:rFonts w:ascii="Times New Roman" w:eastAsia="Times New Roman" w:hAnsi="Times New Roman" w:cs="Times New Roman"/>
          <w:sz w:val="24"/>
          <w:szCs w:val="24"/>
        </w:rPr>
        <w:t xml:space="preserve">as long as </w:t>
      </w:r>
      <w:r w:rsidR="00FE28DE">
        <w:rPr>
          <w:rFonts w:ascii="Times New Roman" w:eastAsia="Times New Roman" w:hAnsi="Times New Roman" w:cs="Times New Roman"/>
          <w:sz w:val="24"/>
          <w:szCs w:val="24"/>
        </w:rPr>
        <w:t>they are approximately equal in size</w:t>
      </w:r>
      <w:r w:rsidR="000D6E6E">
        <w:rPr>
          <w:rFonts w:ascii="Times New Roman" w:eastAsia="Times New Roman" w:hAnsi="Times New Roman" w:cs="Times New Roman"/>
          <w:sz w:val="24"/>
          <w:szCs w:val="24"/>
        </w:rPr>
        <w:t>, as in our example</w:t>
      </w:r>
      <w:r w:rsidR="00FE28DE">
        <w:rPr>
          <w:rFonts w:ascii="Times New Roman" w:eastAsia="Times New Roman" w:hAnsi="Times New Roman" w:cs="Times New Roman"/>
          <w:sz w:val="24"/>
          <w:szCs w:val="24"/>
        </w:rPr>
        <w:t>.</w:t>
      </w:r>
    </w:p>
    <w:p w14:paraId="6AAF9B90" w14:textId="25FD29E0" w:rsidR="000018A6" w:rsidRDefault="000018A6" w:rsidP="00742F5B">
      <w:pPr>
        <w:spacing w:after="0" w:line="360" w:lineRule="auto"/>
        <w:jc w:val="both"/>
        <w:rPr>
          <w:rFonts w:ascii="Times New Roman" w:eastAsia="Times New Roman" w:hAnsi="Times New Roman" w:cs="Times New Roman"/>
          <w:sz w:val="24"/>
          <w:szCs w:val="24"/>
        </w:rPr>
      </w:pPr>
      <w:commentRangeStart w:id="75"/>
      <w:r>
        <w:rPr>
          <w:rFonts w:ascii="Times New Roman" w:eastAsia="Times New Roman" w:hAnsi="Times New Roman" w:cs="Times New Roman"/>
          <w:noProof/>
          <w:sz w:val="24"/>
          <w:szCs w:val="24"/>
        </w:rPr>
        <w:drawing>
          <wp:inline distT="0" distB="0" distL="0" distR="0" wp14:anchorId="101E9EB8" wp14:editId="20F4601C">
            <wp:extent cx="5848350" cy="4386262"/>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848350" cy="4386262"/>
                    </a:xfrm>
                    <a:prstGeom prst="rect">
                      <a:avLst/>
                    </a:prstGeom>
                    <a:noFill/>
                    <a:ln>
                      <a:noFill/>
                    </a:ln>
                  </pic:spPr>
                </pic:pic>
              </a:graphicData>
            </a:graphic>
          </wp:inline>
        </w:drawing>
      </w:r>
      <w:commentRangeEnd w:id="75"/>
      <w:r w:rsidR="004D7072">
        <w:rPr>
          <w:rStyle w:val="af"/>
        </w:rPr>
        <w:commentReference w:id="75"/>
      </w:r>
    </w:p>
    <w:p w14:paraId="7C3C4D97" w14:textId="4047F540" w:rsidR="005620C4" w:rsidRDefault="005620C4">
      <w:pPr>
        <w:spacing w:after="0" w:line="360" w:lineRule="auto"/>
        <w:jc w:val="both"/>
        <w:rPr>
          <w:rFonts w:ascii="Times New Roman" w:eastAsia="Times New Roman" w:hAnsi="Times New Roman" w:cs="Times New Roman"/>
          <w:sz w:val="20"/>
          <w:szCs w:val="20"/>
        </w:rPr>
      </w:pPr>
      <w:commentRangeStart w:id="76"/>
      <w:commentRangeStart w:id="77"/>
      <w:r>
        <w:rPr>
          <w:rFonts w:ascii="Times New Roman" w:eastAsia="Times New Roman" w:hAnsi="Times New Roman" w:cs="Times New Roman"/>
          <w:sz w:val="20"/>
          <w:szCs w:val="20"/>
        </w:rPr>
        <w:t>Figure</w:t>
      </w:r>
      <w:r w:rsidR="00A863A5">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commentRangeEnd w:id="76"/>
      <w:r w:rsidR="00DC293B">
        <w:rPr>
          <w:rStyle w:val="af"/>
        </w:rPr>
        <w:commentReference w:id="76"/>
      </w:r>
      <w:commentRangeEnd w:id="77"/>
      <w:r w:rsidR="00CF36DD">
        <w:rPr>
          <w:rStyle w:val="af"/>
        </w:rPr>
        <w:commentReference w:id="77"/>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Error </w:t>
      </w:r>
      <w:r w:rsidR="00A863A5">
        <w:rPr>
          <w:rFonts w:ascii="Times New Roman" w:eastAsia="Times New Roman" w:hAnsi="Times New Roman" w:cs="Times New Roman"/>
          <w:b/>
          <w:sz w:val="20"/>
          <w:szCs w:val="20"/>
        </w:rPr>
        <w:t xml:space="preserve">of epistatic detection for simulated Test 2 (initial monomorphic population). </w:t>
      </w:r>
      <w:r w:rsidR="00DC293B" w:rsidRPr="00B7138F">
        <w:rPr>
          <w:rFonts w:ascii="Times New Roman" w:eastAsia="Times New Roman" w:hAnsi="Times New Roman" w:cs="Times New Roman"/>
          <w:sz w:val="20"/>
          <w:szCs w:val="20"/>
        </w:rPr>
        <w:t xml:space="preserve">Axes X and Y show the numbers of sequences sampled from Peak 1 and Peak 2 in Fig. **, respectively, relative to </w:t>
      </w:r>
      <w:r w:rsidR="000D6E6E">
        <w:rPr>
          <w:rFonts w:ascii="Times New Roman" w:eastAsia="Times New Roman" w:hAnsi="Times New Roman" w:cs="Times New Roman"/>
          <w:sz w:val="20"/>
          <w:szCs w:val="20"/>
        </w:rPr>
        <w:t xml:space="preserve">the </w:t>
      </w:r>
      <w:r w:rsidR="00DC293B" w:rsidRPr="00B7138F">
        <w:rPr>
          <w:rFonts w:ascii="Times New Roman" w:eastAsia="Times New Roman" w:hAnsi="Times New Roman" w:cs="Times New Roman"/>
          <w:sz w:val="20"/>
          <w:szCs w:val="20"/>
        </w:rPr>
        <w:t xml:space="preserve">size of each </w:t>
      </w:r>
      <w:proofErr w:type="gramStart"/>
      <w:r w:rsidR="00DC293B" w:rsidRPr="00B7138F">
        <w:rPr>
          <w:rFonts w:ascii="Times New Roman" w:eastAsia="Times New Roman" w:hAnsi="Times New Roman" w:cs="Times New Roman"/>
          <w:sz w:val="20"/>
          <w:szCs w:val="20"/>
        </w:rPr>
        <w:t>peak</w:t>
      </w:r>
      <w:r w:rsidR="000D6E6E">
        <w:rPr>
          <w:rFonts w:ascii="Times New Roman" w:eastAsia="Times New Roman" w:hAnsi="Times New Roman" w:cs="Times New Roman"/>
          <w:sz w:val="20"/>
          <w:szCs w:val="20"/>
        </w:rPr>
        <w:t>.</w:t>
      </w:r>
      <w:r w:rsidRPr="000D6E6E">
        <w:rPr>
          <w:rFonts w:ascii="Times New Roman" w:eastAsia="Times New Roman" w:hAnsi="Times New Roman" w:cs="Times New Roman"/>
          <w:sz w:val="20"/>
          <w:szCs w:val="20"/>
        </w:rPr>
        <w:t>.</w:t>
      </w:r>
      <w:proofErr w:type="gramEnd"/>
      <w:r w:rsidRPr="000D6E6E">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lastRenderedPageBreak/>
        <w:t xml:space="preserve">Numbers in </w:t>
      </w:r>
      <w:r w:rsidR="000D6E6E">
        <w:rPr>
          <w:rFonts w:ascii="Times New Roman" w:eastAsia="Times New Roman" w:hAnsi="Times New Roman" w:cs="Times New Roman"/>
          <w:sz w:val="20"/>
          <w:szCs w:val="20"/>
        </w:rPr>
        <w:t xml:space="preserve">cells </w:t>
      </w:r>
      <w:r>
        <w:rPr>
          <w:rFonts w:ascii="Times New Roman" w:eastAsia="Times New Roman" w:hAnsi="Times New Roman" w:cs="Times New Roman"/>
          <w:sz w:val="20"/>
          <w:szCs w:val="20"/>
        </w:rPr>
        <w:t xml:space="preserve">show </w:t>
      </w:r>
      <w:r w:rsidR="00A863A5">
        <w:rPr>
          <w:rFonts w:ascii="Times New Roman" w:eastAsia="Times New Roman" w:hAnsi="Times New Roman" w:cs="Times New Roman"/>
          <w:sz w:val="20"/>
          <w:szCs w:val="20"/>
        </w:rPr>
        <w:t>the sum of f</w:t>
      </w:r>
      <w:r>
        <w:rPr>
          <w:rFonts w:ascii="Times New Roman" w:eastAsia="Times New Roman" w:hAnsi="Times New Roman" w:cs="Times New Roman"/>
          <w:sz w:val="20"/>
          <w:szCs w:val="20"/>
        </w:rPr>
        <w:t xml:space="preserve">alse positive </w:t>
      </w:r>
      <w:r w:rsidR="00A863A5">
        <w:rPr>
          <w:rFonts w:ascii="Times New Roman" w:eastAsia="Times New Roman" w:hAnsi="Times New Roman" w:cs="Times New Roman"/>
          <w:sz w:val="20"/>
          <w:szCs w:val="20"/>
        </w:rPr>
        <w:t>and</w:t>
      </w:r>
      <w:r>
        <w:rPr>
          <w:rFonts w:ascii="Times New Roman" w:eastAsia="Times New Roman" w:hAnsi="Times New Roman" w:cs="Times New Roman"/>
          <w:sz w:val="20"/>
          <w:szCs w:val="20"/>
        </w:rPr>
        <w:t xml:space="preserve"> false negative</w:t>
      </w:r>
      <w:r w:rsidR="00A863A5">
        <w:rPr>
          <w:rFonts w:ascii="Times New Roman" w:eastAsia="Times New Roman" w:hAnsi="Times New Roman" w:cs="Times New Roman"/>
          <w:sz w:val="20"/>
          <w:szCs w:val="20"/>
        </w:rPr>
        <w:t xml:space="preserve"> epistatic interactions</w:t>
      </w:r>
      <w:r w:rsidR="008F5971">
        <w:rPr>
          <w:rFonts w:ascii="Times New Roman" w:eastAsia="Times New Roman" w:hAnsi="Times New Roman" w:cs="Times New Roman"/>
          <w:sz w:val="20"/>
          <w:szCs w:val="20"/>
        </w:rPr>
        <w:t xml:space="preserve"> out of 10 possible</w:t>
      </w:r>
      <w:r w:rsidR="00DC293B">
        <w:rPr>
          <w:rFonts w:ascii="Times New Roman" w:eastAsia="Times New Roman" w:hAnsi="Times New Roman" w:cs="Times New Roman"/>
          <w:sz w:val="20"/>
          <w:szCs w:val="20"/>
        </w:rPr>
        <w:t xml:space="preserve">. At all cells, the number of false positives is zero. </w:t>
      </w:r>
      <w:r w:rsidR="000D6E6E" w:rsidRPr="000D6E6E">
        <w:rPr>
          <w:rFonts w:ascii="Times New Roman" w:eastAsia="Times New Roman" w:hAnsi="Times New Roman" w:cs="Times New Roman"/>
          <w:sz w:val="20"/>
          <w:szCs w:val="20"/>
        </w:rPr>
        <w:t>Parameters are as in Figure</w:t>
      </w:r>
      <w:r w:rsidR="000D6E6E">
        <w:rPr>
          <w:rFonts w:ascii="Times New Roman" w:eastAsia="Times New Roman" w:hAnsi="Times New Roman" w:cs="Times New Roman"/>
          <w:sz w:val="20"/>
          <w:szCs w:val="20"/>
        </w:rPr>
        <w:t>#.</w:t>
      </w:r>
    </w:p>
    <w:p w14:paraId="7C68B505" w14:textId="77777777" w:rsidR="00DC293B" w:rsidRPr="00FC4B93" w:rsidRDefault="00DC293B" w:rsidP="00B7138F">
      <w:pPr>
        <w:spacing w:after="0" w:line="360" w:lineRule="auto"/>
        <w:jc w:val="both"/>
        <w:rPr>
          <w:rFonts w:ascii="Times New Roman" w:eastAsia="Times New Roman" w:hAnsi="Times New Roman" w:cs="Times New Roman"/>
          <w:sz w:val="20"/>
          <w:szCs w:val="20"/>
        </w:rPr>
      </w:pPr>
    </w:p>
    <w:p w14:paraId="7DBA7D0C" w14:textId="3A5FADEA" w:rsidR="0087149A" w:rsidRDefault="0076272C">
      <w:pPr>
        <w:spacing w:after="0" w:line="360" w:lineRule="auto"/>
        <w:ind w:firstLine="709"/>
        <w:jc w:val="both"/>
      </w:pPr>
      <w:r>
        <w:rPr>
          <w:rFonts w:ascii="Times New Roman" w:eastAsia="Times New Roman" w:hAnsi="Times New Roman" w:cs="Times New Roman"/>
          <w:b/>
          <w:sz w:val="24"/>
          <w:szCs w:val="24"/>
        </w:rPr>
        <w:t>Results on epistasis detection</w:t>
      </w:r>
      <w:r w:rsidR="008F5971">
        <w:rPr>
          <w:rFonts w:ascii="Times New Roman" w:eastAsia="Times New Roman" w:hAnsi="Times New Roman" w:cs="Times New Roman"/>
          <w:b/>
          <w:sz w:val="24"/>
          <w:szCs w:val="24"/>
        </w:rPr>
        <w:t xml:space="preserve"> in genomic data for SARS CoV-2</w:t>
      </w:r>
      <w:r>
        <w:rPr>
          <w:rFonts w:ascii="Times New Roman" w:eastAsia="Times New Roman" w:hAnsi="Times New Roman" w:cs="Times New Roman"/>
          <w:b/>
          <w:sz w:val="24"/>
          <w:szCs w:val="24"/>
        </w:rPr>
        <w:t xml:space="preserve"> are consistent with fitness valleys. </w:t>
      </w:r>
      <w:r>
        <w:rPr>
          <w:rFonts w:ascii="Times New Roman" w:eastAsia="Times New Roman" w:hAnsi="Times New Roman" w:cs="Times New Roman"/>
          <w:sz w:val="24"/>
          <w:szCs w:val="24"/>
        </w:rPr>
        <w:t xml:space="preserve">After testing the method on simulated sequences, we applied it to sequence data on SARS-CoV-2 for three different data sets, as follows. </w:t>
      </w:r>
    </w:p>
    <w:p w14:paraId="765C2CB8" w14:textId="7DE82B42" w:rsidR="0087149A" w:rsidRDefault="00AC30E2">
      <w:pPr>
        <w:spacing w:after="0" w:line="360" w:lineRule="auto"/>
        <w:ind w:firstLine="709"/>
        <w:jc w:val="center"/>
        <w:rPr>
          <w:rFonts w:ascii="Times New Roman" w:eastAsia="Times New Roman" w:hAnsi="Times New Roman" w:cs="Times New Roman"/>
          <w:b/>
          <w:sz w:val="24"/>
          <w:szCs w:val="24"/>
        </w:rPr>
      </w:pPr>
      <w:r>
        <w:rPr>
          <w:rFonts w:ascii="Times New Roman" w:eastAsia="Times New Roman" w:hAnsi="Times New Roman" w:cs="Times New Roman"/>
          <w:noProof/>
          <w:sz w:val="20"/>
          <w:szCs w:val="20"/>
        </w:rPr>
        <w:drawing>
          <wp:inline distT="0" distB="0" distL="0" distR="0" wp14:anchorId="4ED08713" wp14:editId="30DAC6BC">
            <wp:extent cx="4468696" cy="3114122"/>
            <wp:effectExtent l="0" t="0" r="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4468696" cy="3114122"/>
                    </a:xfrm>
                    <a:prstGeom prst="rect">
                      <a:avLst/>
                    </a:prstGeom>
                    <a:ln/>
                  </pic:spPr>
                </pic:pic>
              </a:graphicData>
            </a:graphic>
          </wp:inline>
        </w:drawing>
      </w:r>
    </w:p>
    <w:p w14:paraId="492C7652" w14:textId="77777777" w:rsidR="0087149A" w:rsidRDefault="0076272C">
      <w:pPr>
        <w:spacing w:after="0" w:line="276" w:lineRule="auto"/>
        <w:ind w:firstLine="709"/>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2. Mutational spectrum for Dataset 1.</w:t>
      </w:r>
      <w:r>
        <w:rPr>
          <w:rFonts w:ascii="Times New Roman" w:eastAsia="Times New Roman" w:hAnsi="Times New Roman" w:cs="Times New Roman"/>
          <w:sz w:val="20"/>
          <w:szCs w:val="20"/>
        </w:rPr>
        <w:t xml:space="preserve"> Y–axis: number of sequences with a given number of differences (X–axis) from the consensus sequence of the entire dataset. Red lines at ​​​​20 and 50 divide the three groups of sequences numbered by Roman numerals. See </w:t>
      </w:r>
      <w:r>
        <w:rPr>
          <w:rFonts w:ascii="Times New Roman" w:eastAsia="Times New Roman" w:hAnsi="Times New Roman" w:cs="Times New Roman"/>
          <w:i/>
          <w:sz w:val="20"/>
          <w:szCs w:val="20"/>
        </w:rPr>
        <w:t>Methods</w:t>
      </w:r>
      <w:r>
        <w:rPr>
          <w:rFonts w:ascii="Times New Roman" w:eastAsia="Times New Roman" w:hAnsi="Times New Roman" w:cs="Times New Roman"/>
          <w:sz w:val="20"/>
          <w:szCs w:val="20"/>
        </w:rPr>
        <w:t xml:space="preserve"> for details.</w:t>
      </w:r>
    </w:p>
    <w:p w14:paraId="49C3FBC9" w14:textId="77777777" w:rsidR="0087149A" w:rsidRDefault="0087149A">
      <w:pPr>
        <w:spacing w:after="0" w:line="276" w:lineRule="auto"/>
        <w:ind w:firstLine="709"/>
        <w:jc w:val="both"/>
        <w:rPr>
          <w:rFonts w:ascii="Times New Roman" w:eastAsia="Times New Roman" w:hAnsi="Times New Roman" w:cs="Times New Roman"/>
          <w:sz w:val="20"/>
          <w:szCs w:val="20"/>
        </w:rPr>
      </w:pPr>
    </w:p>
    <w:p w14:paraId="7E9F193E" w14:textId="36AE20DB" w:rsidR="0087149A"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Dataset 1 includes 6000 sequences from 6 regions</w:t>
      </w:r>
      <w:r w:rsidR="001D360D">
        <w:rPr>
          <w:rFonts w:ascii="Times New Roman" w:eastAsia="Times New Roman" w:hAnsi="Times New Roman" w:cs="Times New Roman"/>
          <w:color w:val="000000"/>
          <w:sz w:val="24"/>
          <w:szCs w:val="24"/>
        </w:rPr>
        <w:t xml:space="preserve">, 1000 </w:t>
      </w:r>
      <w:r w:rsidR="0078018E">
        <w:rPr>
          <w:rFonts w:ascii="Times New Roman" w:eastAsia="Times New Roman" w:hAnsi="Times New Roman" w:cs="Times New Roman"/>
          <w:color w:val="000000"/>
          <w:sz w:val="24"/>
          <w:szCs w:val="24"/>
        </w:rPr>
        <w:t>from e</w:t>
      </w:r>
      <w:r w:rsidR="001D360D">
        <w:rPr>
          <w:rFonts w:ascii="Times New Roman" w:eastAsia="Times New Roman" w:hAnsi="Times New Roman" w:cs="Times New Roman"/>
          <w:color w:val="000000"/>
          <w:sz w:val="24"/>
          <w:szCs w:val="24"/>
        </w:rPr>
        <w:t>ach</w:t>
      </w:r>
      <w:r>
        <w:rPr>
          <w:rFonts w:ascii="Times New Roman" w:eastAsia="Times New Roman" w:hAnsi="Times New Roman" w:cs="Times New Roman"/>
          <w:color w:val="000000"/>
          <w:sz w:val="24"/>
          <w:szCs w:val="24"/>
        </w:rPr>
        <w:t xml:space="preserve">: Africa, Asia, North America, Oceania, South America, for the period </w:t>
      </w:r>
      <w:r w:rsidR="0078018E">
        <w:rPr>
          <w:rFonts w:ascii="Times New Roman" w:eastAsia="Times New Roman" w:hAnsi="Times New Roman" w:cs="Times New Roman"/>
          <w:color w:val="000000"/>
          <w:sz w:val="24"/>
          <w:szCs w:val="24"/>
        </w:rPr>
        <w:t xml:space="preserve">of one year, </w:t>
      </w:r>
      <w:r>
        <w:rPr>
          <w:rFonts w:ascii="Times New Roman" w:eastAsia="Times New Roman" w:hAnsi="Times New Roman" w:cs="Times New Roman"/>
          <w:color w:val="000000"/>
          <w:sz w:val="24"/>
          <w:szCs w:val="24"/>
        </w:rPr>
        <w:t>09/24/2020 to 09/25/2021</w:t>
      </w:r>
      <w:r>
        <w:rPr>
          <w:color w:val="000000"/>
        </w:rPr>
        <w:t xml:space="preserve">. </w:t>
      </w:r>
      <w:r>
        <w:rPr>
          <w:rFonts w:ascii="Times New Roman" w:eastAsia="Times New Roman" w:hAnsi="Times New Roman" w:cs="Times New Roman"/>
          <w:color w:val="000000"/>
          <w:sz w:val="24"/>
          <w:szCs w:val="24"/>
        </w:rPr>
        <w:t>When each sequence is compared to the common consensus sequence of the dataset, a mutation spectrum is obtained, where sequences segregate naturally into three groups, with gaps between them (Fig. 2).  Random sets of different size were resampled 200 times from groups I and II in Fig. 2.</w:t>
      </w:r>
    </w:p>
    <w:p w14:paraId="38986DD0" w14:textId="77777777"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central panel in Fig. 3 shows the number of detected epistatic interactions, as a function of the numbers of sequences sampled from groups I and II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 Epistatic networks are shown for four choices of sampling sizes corresponding to points A to D in the central panel (Figs. 3A-D). We observe that stable results are obtained if the two groups are sampled equally (Fig. 3A, D, blue dotted line). In contrast, unequal sampling from the two groups of interest introduces a large error in predicted number of epistatic interactions (Fig. 3B and C). This observation emphasizes the importance of equal sampling. In the same way, epistatic network was obtained for sequence groups I and III (Fig. 4). Again, equal sampling from the two groups ensures stable result (Fig. 4A, D).</w:t>
      </w:r>
    </w:p>
    <w:p w14:paraId="4AB99C01" w14:textId="77777777" w:rsidR="0087149A"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7B0414B3" wp14:editId="669B210B">
            <wp:extent cx="5634056" cy="5787666"/>
            <wp:effectExtent l="0" t="0" r="0" b="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634056" cy="5787666"/>
                    </a:xfrm>
                    <a:prstGeom prst="rect">
                      <a:avLst/>
                    </a:prstGeom>
                    <a:ln/>
                  </pic:spPr>
                </pic:pic>
              </a:graphicData>
            </a:graphic>
          </wp:inline>
        </w:drawing>
      </w:r>
    </w:p>
    <w:p w14:paraId="748FBA3E" w14:textId="77777777" w:rsidR="0087149A" w:rsidRDefault="0087149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7C49217D" w:rsidR="0087149A"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commentRangeStart w:id="78"/>
      <w:r>
        <w:rPr>
          <w:rFonts w:ascii="Times New Roman" w:eastAsia="Times New Roman" w:hAnsi="Times New Roman" w:cs="Times New Roman"/>
          <w:b/>
          <w:color w:val="000000"/>
          <w:sz w:val="20"/>
          <w:szCs w:val="20"/>
        </w:rPr>
        <w:t xml:space="preserve">Figure 3. </w:t>
      </w:r>
      <w:commentRangeEnd w:id="78"/>
      <w:r w:rsidR="00317F3D">
        <w:rPr>
          <w:rStyle w:val="af"/>
        </w:rPr>
        <w:commentReference w:id="78"/>
      </w:r>
      <w:r>
        <w:rPr>
          <w:rFonts w:ascii="Times New Roman" w:eastAsia="Times New Roman" w:hAnsi="Times New Roman" w:cs="Times New Roman"/>
          <w:b/>
          <w:color w:val="000000"/>
          <w:sz w:val="20"/>
          <w:szCs w:val="20"/>
        </w:rPr>
        <w:t>Epistatic interactions for SARS-CoV-2 genome predicted for Dataset 1 for sequence groups I and II.</w:t>
      </w:r>
      <w:r>
        <w:rPr>
          <w:rFonts w:ascii="Times New Roman" w:eastAsia="Times New Roman" w:hAnsi="Times New Roman" w:cs="Times New Roman"/>
          <w:color w:val="000000"/>
          <w:sz w:val="20"/>
          <w:szCs w:val="20"/>
        </w:rPr>
        <w:t xml:space="preserve"> Central panel: the number of </w:t>
      </w:r>
      <w:r w:rsidR="004E6C9D">
        <w:rPr>
          <w:rFonts w:ascii="Times New Roman" w:eastAsia="Times New Roman" w:hAnsi="Times New Roman" w:cs="Times New Roman"/>
          <w:color w:val="000000"/>
          <w:sz w:val="20"/>
          <w:szCs w:val="20"/>
        </w:rPr>
        <w:t>epistatic links</w:t>
      </w:r>
      <w:r>
        <w:rPr>
          <w:rFonts w:ascii="Times New Roman" w:eastAsia="Times New Roman" w:hAnsi="Times New Roman" w:cs="Times New Roman"/>
          <w:color w:val="000000"/>
          <w:sz w:val="20"/>
          <w:szCs w:val="20"/>
        </w:rPr>
        <w:t xml:space="preserve"> shown by colormap on the right. X-axis and Y-axis: number of sequences sampled from group I and II in Fig. 2, respectively. A-D: Circular diagram of connections corresponding to sampling sizes shown in the central diagram by corresponding points drawn by software </w:t>
      </w:r>
      <w:proofErr w:type="spellStart"/>
      <w:r>
        <w:rPr>
          <w:rFonts w:ascii="Times New Roman" w:eastAsia="Times New Roman" w:hAnsi="Times New Roman" w:cs="Times New Roman"/>
          <w:color w:val="000000"/>
          <w:sz w:val="20"/>
          <w:szCs w:val="20"/>
        </w:rPr>
        <w:t>Circos</w:t>
      </w:r>
      <w:proofErr w:type="spellEnd"/>
      <w:r>
        <w:rPr>
          <w:rFonts w:ascii="Times New Roman" w:eastAsia="Times New Roman" w:hAnsi="Times New Roman" w:cs="Times New Roman"/>
          <w:color w:val="000000"/>
          <w:sz w:val="20"/>
          <w:szCs w:val="20"/>
        </w:rPr>
        <w:t xml:space="preserve">. The list of interacting pairs </w:t>
      </w:r>
      <w:proofErr w:type="gramStart"/>
      <w:r>
        <w:rPr>
          <w:rFonts w:ascii="Times New Roman" w:eastAsia="Times New Roman" w:hAnsi="Times New Roman" w:cs="Times New Roman"/>
          <w:color w:val="000000"/>
          <w:sz w:val="20"/>
          <w:szCs w:val="20"/>
        </w:rPr>
        <w:t>see</w:t>
      </w:r>
      <w:proofErr w:type="gramEnd"/>
      <w:r>
        <w:rPr>
          <w:rFonts w:ascii="Times New Roman" w:eastAsia="Times New Roman" w:hAnsi="Times New Roman" w:cs="Times New Roman"/>
          <w:color w:val="000000"/>
          <w:sz w:val="20"/>
          <w:szCs w:val="20"/>
        </w:rPr>
        <w:t xml:space="preserve"> in </w:t>
      </w:r>
      <w:r>
        <w:rPr>
          <w:rFonts w:ascii="Times New Roman" w:eastAsia="Times New Roman" w:hAnsi="Times New Roman" w:cs="Times New Roman"/>
          <w:i/>
          <w:color w:val="000000"/>
          <w:sz w:val="20"/>
          <w:szCs w:val="20"/>
        </w:rPr>
        <w:t>Supplementary Text S1</w:t>
      </w:r>
      <w:r>
        <w:rPr>
          <w:rFonts w:ascii="Times New Roman" w:eastAsia="Times New Roman" w:hAnsi="Times New Roman" w:cs="Times New Roman"/>
          <w:color w:val="000000"/>
          <w:sz w:val="20"/>
          <w:szCs w:val="20"/>
        </w:rPr>
        <w:t>.</w:t>
      </w:r>
    </w:p>
    <w:p w14:paraId="24DF25FB" w14:textId="77777777" w:rsidR="0087149A"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1FC0E15B" w14:textId="479BA69A"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 networks (Fig. 3A or D and 4A or D) are consistent with the presence of fitness valleys, although do not demonstrate their existence directly due to the absence of weaker links not captured by the method. The method is conservative, and its accuracy at small epistatic magnitudes is low (Fig. 1). Hence the </w:t>
      </w:r>
      <w:proofErr w:type="spellStart"/>
      <w:r w:rsidR="009F2839">
        <w:rPr>
          <w:rFonts w:ascii="Times New Roman" w:eastAsia="Times New Roman" w:hAnsi="Times New Roman" w:cs="Times New Roman"/>
          <w:sz w:val="24"/>
          <w:szCs w:val="24"/>
        </w:rPr>
        <w:t>epistastic</w:t>
      </w:r>
      <w:proofErr w:type="spellEnd"/>
      <w:r w:rsidR="009F2839">
        <w:rPr>
          <w:rFonts w:ascii="Times New Roman" w:eastAsia="Times New Roman" w:hAnsi="Times New Roman" w:cs="Times New Roman"/>
          <w:sz w:val="24"/>
          <w:szCs w:val="24"/>
        </w:rPr>
        <w:t xml:space="preserve"> interactions </w:t>
      </w:r>
      <w:r>
        <w:rPr>
          <w:rFonts w:ascii="Times New Roman" w:eastAsia="Times New Roman" w:hAnsi="Times New Roman" w:cs="Times New Roman"/>
          <w:sz w:val="24"/>
          <w:szCs w:val="24"/>
        </w:rPr>
        <w:t xml:space="preserve">found in Figs. 3 and 4 are the strongest in possible fitness valleys. The difference between the results obtained for pairs I-II and I-III (Figs. 3 and 4, respectively) can be interpreted as two different fitness valleys: one connecting variant group I to group II and another connecting I to III. For sequences sampled from groups II and III, no significant epistatic links are </w:t>
      </w:r>
      <w:r>
        <w:rPr>
          <w:rFonts w:ascii="Times New Roman" w:eastAsia="Times New Roman" w:hAnsi="Times New Roman" w:cs="Times New Roman"/>
          <w:sz w:val="24"/>
          <w:szCs w:val="24"/>
        </w:rPr>
        <w:lastRenderedPageBreak/>
        <w:t>found, indicating the absence of a direct passage between them. The results we obtain are consistent with the existence of several fitness valleys connecting large groups of virus variants.</w:t>
      </w:r>
    </w:p>
    <w:p w14:paraId="45922B5D" w14:textId="1A1665D8"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Dataset 2, the same procedure was repeated for 12,000 sequences from NCBI Virus database labeled </w:t>
      </w:r>
      <w:r w:rsidR="0078018E">
        <w:rPr>
          <w:rFonts w:ascii="Times New Roman" w:eastAsia="Times New Roman" w:hAnsi="Times New Roman" w:cs="Times New Roman"/>
          <w:sz w:val="24"/>
          <w:szCs w:val="24"/>
        </w:rPr>
        <w:t xml:space="preserve">either </w:t>
      </w:r>
      <w:r>
        <w:rPr>
          <w:rFonts w:ascii="Times New Roman" w:eastAsia="Times New Roman" w:hAnsi="Times New Roman" w:cs="Times New Roman"/>
          <w:sz w:val="24"/>
          <w:szCs w:val="24"/>
        </w:rPr>
        <w:t xml:space="preserve">B.1 </w:t>
      </w:r>
      <w:r w:rsidR="0078018E">
        <w:rPr>
          <w:rFonts w:ascii="Times New Roman" w:eastAsia="Times New Roman" w:hAnsi="Times New Roman" w:cs="Times New Roman"/>
          <w:sz w:val="24"/>
          <w:szCs w:val="24"/>
        </w:rPr>
        <w:t xml:space="preserve">or </w:t>
      </w:r>
      <w:r>
        <w:rPr>
          <w:rFonts w:ascii="Times New Roman" w:eastAsia="Times New Roman" w:hAnsi="Times New Roman" w:cs="Times New Roman"/>
          <w:sz w:val="24"/>
          <w:szCs w:val="24"/>
        </w:rPr>
        <w:t xml:space="preserve">B.1.1.7 (Alpha), </w:t>
      </w:r>
      <w:r w:rsidR="0078018E">
        <w:rPr>
          <w:rFonts w:ascii="Times New Roman" w:eastAsia="Times New Roman" w:hAnsi="Times New Roman" w:cs="Times New Roman"/>
          <w:sz w:val="24"/>
          <w:szCs w:val="24"/>
        </w:rPr>
        <w:t>6000</w:t>
      </w:r>
      <w:r>
        <w:rPr>
          <w:rFonts w:ascii="Times New Roman" w:eastAsia="Times New Roman" w:hAnsi="Times New Roman" w:cs="Times New Roman"/>
          <w:sz w:val="24"/>
          <w:szCs w:val="24"/>
        </w:rPr>
        <w:t xml:space="preserve"> for each</w:t>
      </w:r>
      <w:r w:rsidR="0078018E">
        <w:rPr>
          <w:rFonts w:ascii="Times New Roman" w:eastAsia="Times New Roman" w:hAnsi="Times New Roman" w:cs="Times New Roman"/>
          <w:sz w:val="24"/>
          <w:szCs w:val="24"/>
        </w:rPr>
        <w:t xml:space="preserve"> strain</w:t>
      </w:r>
      <w:r>
        <w:rPr>
          <w:rFonts w:ascii="Times New Roman" w:eastAsia="Times New Roman" w:hAnsi="Times New Roman" w:cs="Times New Roman"/>
          <w:sz w:val="24"/>
          <w:szCs w:val="24"/>
        </w:rPr>
        <w:t xml:space="preserve">. </w:t>
      </w:r>
      <w:r w:rsidR="0078018E">
        <w:rPr>
          <w:rFonts w:ascii="Times New Roman" w:eastAsia="Times New Roman" w:hAnsi="Times New Roman" w:cs="Times New Roman"/>
          <w:sz w:val="24"/>
          <w:szCs w:val="24"/>
        </w:rPr>
        <w:t>Geography</w:t>
      </w:r>
      <w:r w:rsidR="003141A2">
        <w:rPr>
          <w:rFonts w:ascii="Times New Roman" w:eastAsia="Times New Roman" w:hAnsi="Times New Roman" w:cs="Times New Roman"/>
          <w:sz w:val="24"/>
          <w:szCs w:val="24"/>
        </w:rPr>
        <w:t xml:space="preserve"> and sampling time </w:t>
      </w:r>
      <w:r w:rsidR="0078018E">
        <w:rPr>
          <w:rFonts w:ascii="Times New Roman" w:eastAsia="Times New Roman" w:hAnsi="Times New Roman" w:cs="Times New Roman"/>
          <w:sz w:val="24"/>
          <w:szCs w:val="24"/>
        </w:rPr>
        <w:t xml:space="preserve">was ignored. </w:t>
      </w:r>
      <w:r>
        <w:rPr>
          <w:rFonts w:ascii="Times New Roman" w:eastAsia="Times New Roman" w:hAnsi="Times New Roman" w:cs="Times New Roman"/>
          <w:sz w:val="24"/>
          <w:szCs w:val="24"/>
        </w:rPr>
        <w:t xml:space="preserve">In Dataset 3, we used 20,000 random sequences from the NCBI Virus database for the </w:t>
      </w:r>
      <w:r w:rsidR="003141A2">
        <w:rPr>
          <w:rFonts w:ascii="Times New Roman" w:eastAsia="Times New Roman" w:hAnsi="Times New Roman" w:cs="Times New Roman"/>
          <w:sz w:val="24"/>
          <w:szCs w:val="24"/>
        </w:rPr>
        <w:t xml:space="preserve">same </w:t>
      </w:r>
      <w:r>
        <w:rPr>
          <w:rFonts w:ascii="Times New Roman" w:eastAsia="Times New Roman" w:hAnsi="Times New Roman" w:cs="Times New Roman"/>
          <w:sz w:val="24"/>
          <w:szCs w:val="24"/>
        </w:rPr>
        <w:t>period</w:t>
      </w:r>
      <w:r w:rsidR="003141A2">
        <w:rPr>
          <w:rFonts w:ascii="Times New Roman" w:eastAsia="Times New Roman" w:hAnsi="Times New Roman" w:cs="Times New Roman"/>
          <w:sz w:val="24"/>
          <w:szCs w:val="24"/>
        </w:rPr>
        <w:t xml:space="preserve"> of one year as Dataset 1,</w:t>
      </w:r>
      <w:r>
        <w:rPr>
          <w:rFonts w:ascii="Times New Roman" w:eastAsia="Times New Roman" w:hAnsi="Times New Roman" w:cs="Times New Roman"/>
          <w:sz w:val="24"/>
          <w:szCs w:val="24"/>
        </w:rPr>
        <w:t xml:space="preserve"> from 09/24/2020 to 09/25/2021. The results for Datasets 2 and 3 are presented in </w:t>
      </w:r>
      <w:r>
        <w:rPr>
          <w:rFonts w:ascii="Times New Roman" w:eastAsia="Times New Roman" w:hAnsi="Times New Roman" w:cs="Times New Roman"/>
          <w:i/>
          <w:sz w:val="24"/>
          <w:szCs w:val="24"/>
        </w:rPr>
        <w:t>Supplement</w:t>
      </w:r>
      <w:r>
        <w:rPr>
          <w:rFonts w:ascii="Times New Roman" w:eastAsia="Times New Roman" w:hAnsi="Times New Roman" w:cs="Times New Roman"/>
          <w:sz w:val="24"/>
          <w:szCs w:val="24"/>
        </w:rPr>
        <w:t xml:space="preserve"> (Figs. S6 and S7). Unlike the case with Dataset 1, mutational spectra obtained for Datasets 2 and 3 do not have a clear separation into distinct sequence groups and are not consistent with fitness valleys. Overall, these results emphasize the importance of equal sampling from world regions </w:t>
      </w:r>
      <w:r w:rsidR="003141A2">
        <w:rPr>
          <w:rFonts w:ascii="Times New Roman" w:eastAsia="Times New Roman" w:hAnsi="Times New Roman" w:cs="Times New Roman"/>
          <w:sz w:val="24"/>
          <w:szCs w:val="24"/>
        </w:rPr>
        <w:t>(</w:t>
      </w:r>
      <w:r>
        <w:rPr>
          <w:rFonts w:ascii="Times New Roman" w:eastAsia="Times New Roman" w:hAnsi="Times New Roman" w:cs="Times New Roman"/>
          <w:sz w:val="24"/>
          <w:szCs w:val="24"/>
        </w:rPr>
        <w:t>present in Dataset 1 but not Datasets 2 and 3</w:t>
      </w:r>
      <w:r w:rsidR="003141A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215261D1" w14:textId="77777777" w:rsidR="003141A2" w:rsidRDefault="003141A2">
      <w:pPr>
        <w:spacing w:after="0" w:line="360" w:lineRule="auto"/>
        <w:ind w:firstLine="709"/>
        <w:jc w:val="both"/>
        <w:rPr>
          <w:rFonts w:ascii="Times New Roman" w:eastAsia="Times New Roman" w:hAnsi="Times New Roman" w:cs="Times New Roman"/>
          <w:sz w:val="24"/>
          <w:szCs w:val="24"/>
        </w:rPr>
      </w:pPr>
    </w:p>
    <w:p w14:paraId="4BA7A3C2" w14:textId="77777777" w:rsidR="00AC30E2" w:rsidRPr="0076272C" w:rsidRDefault="00AC30E2" w:rsidP="00AC30E2">
      <w:pPr>
        <w:jc w:val="center"/>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DISCUSSION</w:t>
      </w:r>
    </w:p>
    <w:p w14:paraId="7942178C" w14:textId="77777777" w:rsidR="00AC30E2" w:rsidRDefault="00AC30E2" w:rsidP="00AC30E2">
      <w:pPr>
        <w:jc w:val="center"/>
        <w:rPr>
          <w:rFonts w:ascii="Times New Roman" w:eastAsia="Times New Roman" w:hAnsi="Times New Roman" w:cs="Times New Roman"/>
          <w:sz w:val="24"/>
          <w:szCs w:val="24"/>
        </w:rPr>
      </w:pPr>
    </w:p>
    <w:p w14:paraId="778E6066" w14:textId="77777777" w:rsidR="00AC30E2" w:rsidRDefault="00AC30E2" w:rsidP="00AC30E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500104B8" w:rsidR="00AC30E2" w:rsidRDefault="00AC30E2" w:rsidP="00AC30E2">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The fitness valley effect was previously observed or inferred for various viruses, including HIV </w:t>
      </w:r>
      <w:r w:rsidR="00EF6A49">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cj48UmVjTnVtPjMzPC9SZWNOdW0+PERpc3BsYXlUZXh0Pls0MCwgNDFdPC9EaXNwbGF5VGV4dD48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cj48UmVjTnVtPjMzPC9SZWNOdW0+PERpc3BsYXlUZXh0Pls0MCwgNDFdPC9EaXNwbGF5VGV4dD48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[40, 41]</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 xml:space="preserve"> and influenza </w:t>
      </w:r>
      <w:r w:rsidR="00EF6A49">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dGxlPlBMb1MgUGF0aG9nPC9zZWNvbmRhcnktdGl0bGU+PC90aXRsZXM+PHBhZ2VzPmUxMDA5NjY5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dGxlPlBMb1MgUGF0aG9nPC9zZWNvbmRhcnktdGl0bGU+PC90aXRsZXM+PHBhZ2VzPmUxMDA5NjY5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[37-39]</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w:t>
      </w:r>
      <w:r>
        <w:rPr>
          <w:rFonts w:ascii="Times New Roman" w:eastAsia="Times New Roman" w:hAnsi="Times New Roman" w:cs="Times New Roman"/>
          <w:sz w:val="24"/>
          <w:szCs w:val="24"/>
        </w:rPr>
        <w:t xml:space="preserve"> and studied using mathematical models </w:t>
      </w:r>
      <w:r w:rsidR="00EF6A49">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aXRsZXM+PHBhZ2VzPmUxMDA5NjY5PC9wYWdlcz48dm9sdW1lPjE3PC92b2x1bWU+PG51bWJlcj42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=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aXRsZXM+PHBhZ2VzPmUxMDA5NjY5PC9wYWdlcz48dm9sdW1lPjE3PC92b2x1bWU+PG51bWJlcj42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=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[8, 39]</w:t>
      </w:r>
      <w:r w:rsidR="00EF6A49">
        <w:rPr>
          <w:rFonts w:ascii="Times New Roman" w:hAnsi="Times New Roman" w:cs="Times New Roman"/>
          <w:sz w:val="24"/>
          <w:szCs w:val="24"/>
          <w:lang w:val="en-US" w:bidi="en-US"/>
        </w:rPr>
        <w:fldChar w:fldCharType="end"/>
      </w:r>
      <w:r w:rsidR="00E0129D">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4207E44B" w14:textId="59FC1CA1" w:rsidR="00AC30E2" w:rsidRDefault="00AC30E2" w:rsidP="00AC30E2">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r w:rsidR="00EF6A49">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UmVjTnVtPjUzMDwvUmVjTnVtPjxEaXNwbGF5VGV4dD5bNDIsIDQzXTwvRGlzcGxheVRleHQ+PHJl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UmVjTnVtPjUzMDwvUmVjTnVtPjxEaXNwbGF5VGV4dD5bNDIsIDQzXTwvRGlzcGxheVRleHQ+PHJl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[42, 43]</w:t>
      </w:r>
      <w:r w:rsidR="00EF6A49">
        <w:rPr>
          <w:rFonts w:ascii="Times New Roman" w:hAnsi="Times New Roman" w:cs="Times New Roman"/>
          <w:sz w:val="24"/>
          <w:szCs w:val="24"/>
          <w:lang w:val="en-US" w:bidi="en-US"/>
        </w:rPr>
        <w:fldChar w:fldCharType="end"/>
      </w:r>
      <w:r>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EF6A49">
        <w:rPr>
          <w:rFonts w:ascii="Times New Roman" w:hAnsi="Times New Roman" w:cs="Times New Roman"/>
          <w:sz w:val="24"/>
          <w:szCs w:val="24"/>
          <w:lang w:val="en-US" w:bidi="en-US"/>
        </w:rPr>
        <w:fldChar w:fldCharType="begin"/>
      </w:r>
      <w:r w:rsidR="00EF6A49">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[5]</w:t>
      </w:r>
      <w:r w:rsidR="00EF6A49">
        <w:rPr>
          <w:rFonts w:ascii="Times New Roman" w:hAnsi="Times New Roman" w:cs="Times New Roman"/>
          <w:sz w:val="24"/>
          <w:szCs w:val="24"/>
          <w:lang w:val="en-US" w:bidi="en-US"/>
        </w:rPr>
        <w:fldChar w:fldCharType="end"/>
      </w:r>
      <w:r w:rsidRPr="000E54DD">
        <w:rPr>
          <w:rFonts w:ascii="Times New Roman" w:hAnsi="Times New Roman" w:cs="Times New Roman"/>
          <w:sz w:val="24"/>
          <w:szCs w:val="24"/>
          <w:lang w:val="en-US" w:bidi="en-US"/>
        </w:rPr>
        <w:t>.</w:t>
      </w:r>
      <w:r>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EF6A49">
        <w:rPr>
          <w:rFonts w:ascii="Times New Roman" w:hAnsi="Times New Roman" w:cs="Times New Roman"/>
          <w:sz w:val="24"/>
          <w:szCs w:val="24"/>
          <w:lang w:val="en-US" w:bidi="en-US"/>
        </w:rPr>
        <w:fldChar w:fldCharType="begin"/>
      </w:r>
      <w:r w:rsidR="00EF6A49">
        <w:rPr>
          <w:rFonts w:ascii="Times New Roman" w:hAnsi="Times New Roman" w:cs="Times New Roman"/>
          <w:sz w:val="24"/>
          <w:szCs w:val="24"/>
          <w:lang w:val="en-US" w:bidi="en-US"/>
        </w:rPr>
        <w:instrText xml:space="preserve"> ADDIN EN.CITE &lt;EndNote&gt;&lt;Cite&gt;&lt;Author&gt;Smith&lt;/Author&gt;&lt;Year&gt;2023&lt;/Year&gt;&lt;RecNum&gt;1459&lt;/RecNum&gt;&lt;DisplayText&gt;[44]&lt;/DisplayText&gt;&lt;record&gt;&lt;rec-number&gt;1459&lt;/rec-number&gt;&lt;foreign-keys&gt;&lt;key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[44]</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However, under certain conditions, a fitness valley could also be crossed in the general population, in direct patient-to-patient transmission. </w:t>
      </w:r>
    </w:p>
    <w:p w14:paraId="13965752" w14:textId="55599AAB" w:rsidR="0087149A" w:rsidRDefault="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rPr>
        <w:lastRenderedPageBreak/>
        <w:drawing>
          <wp:inline distT="0" distB="0" distL="0" distR="0" wp14:anchorId="698F8249" wp14:editId="41862780">
            <wp:extent cx="5445570" cy="5594042"/>
            <wp:effectExtent l="0" t="0" r="0"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445570" cy="5594042"/>
                    </a:xfrm>
                    <a:prstGeom prst="rect">
                      <a:avLst/>
                    </a:prstGeom>
                    <a:ln/>
                  </pic:spPr>
                </pic:pic>
              </a:graphicData>
            </a:graphic>
          </wp:inline>
        </w:drawing>
      </w:r>
    </w:p>
    <w:p w14:paraId="09A091AD" w14:textId="5754923D" w:rsidR="0087149A" w:rsidRDefault="0087149A" w:rsidP="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p>
    <w:p w14:paraId="700145C1" w14:textId="77777777" w:rsidR="0087149A"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Figure 4. Epistatic interactions for SARS-CoV-2 genome predicted for Dataset 1 between groups I and III in Fig. 2. </w:t>
      </w:r>
      <w:r>
        <w:rPr>
          <w:rFonts w:ascii="Times New Roman" w:eastAsia="Times New Roman" w:hAnsi="Times New Roman" w:cs="Times New Roman"/>
          <w:color w:val="000000"/>
          <w:sz w:val="20"/>
          <w:szCs w:val="20"/>
        </w:rPr>
        <w:t>Notation as in Fig. 3.</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color w:val="000000"/>
          <w:sz w:val="20"/>
          <w:szCs w:val="20"/>
        </w:rPr>
        <w:t xml:space="preserve">A variant of the diagram prepared without sequences around the peak centered at 90 in Fig. 2 is in Figure S5. The list of interacting pairs is in </w:t>
      </w:r>
      <w:r>
        <w:rPr>
          <w:rFonts w:ascii="Times New Roman" w:eastAsia="Times New Roman" w:hAnsi="Times New Roman" w:cs="Times New Roman"/>
          <w:i/>
          <w:color w:val="000000"/>
          <w:sz w:val="20"/>
          <w:szCs w:val="20"/>
        </w:rPr>
        <w:t>Supplementary Text S2</w:t>
      </w:r>
      <w:r>
        <w:rPr>
          <w:rFonts w:ascii="Times New Roman" w:eastAsia="Times New Roman" w:hAnsi="Times New Roman" w:cs="Times New Roman"/>
          <w:color w:val="000000"/>
          <w:sz w:val="20"/>
          <w:szCs w:val="20"/>
        </w:rPr>
        <w:t>.</w:t>
      </w:r>
    </w:p>
    <w:p w14:paraId="7BDDE7E2" w14:textId="77777777" w:rsidR="0087149A"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p>
    <w:p w14:paraId="17400342" w14:textId="630E8021"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fates of alleles at different loci are linked due to common phylogeny unless separated by recombination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[33]</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&lt;EndNote&gt;&lt;Cite&gt;&lt;Author&gt;Rouzine&lt;/Author&gt;&lt;Year&gt;2020&lt;/Year&gt;&lt;RecNum&gt;1036&lt;/RecNum&gt;&lt;DisplayText&gt;[45, 46]&lt;/DisplayText&gt;&lt;record&gt;&lt;rec-number&gt;1036&lt;/rec-number&gt;&lt;foreign-keys&gt;&lt;key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[45, 46]</w:t>
      </w:r>
      <w:r w:rsidR="00EF6A49">
        <w:rPr>
          <w:rFonts w:ascii="Times New Roman" w:hAnsi="Times New Roman" w:cs="Times New Roman"/>
          <w:bCs/>
          <w:sz w:val="24"/>
          <w:szCs w:val="24"/>
          <w:lang w:val="en-US"/>
        </w:rPr>
        <w:fldChar w:fldCharType="end"/>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These models, based on traveling-wave technique, have been successfully applied to rapidly</w:t>
      </w:r>
      <w:r w:rsidR="00B310A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evolving viruses, such as HIV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&lt;EndNote&gt;&lt;Cite&gt;&lt;Author&gt;Rouzine&lt;/Author&gt;&lt;Year&gt;2013&lt;/Year&gt;&lt;RecNum&gt;12&lt;/RecNum&gt;&lt;DisplayText&gt;[47]&lt;/DisplayText&gt;&lt;record&gt;&lt;rec-number&gt;12&lt;/rec-number&gt;&lt;foreign-keys&gt;&lt;key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[47]</w:t>
      </w:r>
      <w:r w:rsidR="00EF6A49">
        <w:rPr>
          <w:rFonts w:ascii="Times New Roman" w:hAnsi="Times New Roman" w:cs="Times New Roman"/>
          <w:bCs/>
          <w:sz w:val="24"/>
          <w:szCs w:val="24"/>
          <w:lang w:val="en-US"/>
        </w:rPr>
        <w:fldChar w:fldCharType="end"/>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and influenza </w:t>
      </w:r>
      <w:r w:rsidR="00EF6A49">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[48-50]</w:t>
      </w:r>
      <w:r w:rsidR="00EF6A49">
        <w:rPr>
          <w:rFonts w:ascii="Times New Roman" w:hAnsi="Times New Roman" w:cs="Times New Roman"/>
          <w:bCs/>
          <w:sz w:val="24"/>
          <w:szCs w:val="24"/>
          <w:lang w:val="en-US"/>
        </w:rPr>
        <w:fldChar w:fldCharType="end"/>
      </w:r>
      <w:r w:rsidR="00B310A3" w:rsidRPr="00B310A3">
        <w:rPr>
          <w:rFonts w:ascii="Times New Roman" w:hAnsi="Times New Roman" w:cs="Times New Roman"/>
          <w:bCs/>
          <w:sz w:val="24"/>
          <w:szCs w:val="24"/>
          <w:lang w:val="en-US"/>
        </w:rPr>
        <w:t xml:space="preserve"> </w:t>
      </w:r>
      <w:r w:rsidR="00620645" w:rsidRPr="00620645">
        <w:rPr>
          <w:rFonts w:ascii="Times New Roman" w:hAnsi="Times New Roman" w:cs="Times New Roman"/>
          <w:bCs/>
          <w:sz w:val="24"/>
          <w:szCs w:val="24"/>
          <w:lang w:val="en-US"/>
        </w:rPr>
        <w:t>}</w:t>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Linkage effects include clonal interference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&lt;EndNote&gt;&lt;Cite&gt;&lt;Author&gt;Fisher&lt;/Author&gt;&lt;Year&gt;1930&lt;/Year&gt;&lt;RecNum&gt;225&lt;/RecNum&gt;&lt;DisplayText&gt;[33, 51]&lt;/DisplayText&gt;&lt;record&gt;&lt;rec-number&gt;225&lt;/rec-number&gt;&lt;foreign-keys&gt;&lt;key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[33, 51]</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background selection, genetic hitchhiking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&lt;EndNote&gt;&lt;Cite&gt;&lt;Author&gt;Rice&lt;/Author&gt;&lt;Year&gt;2004&lt;/Year&gt;&lt;RecNum&gt;518&lt;/RecNum&gt;&lt;DisplayText&gt;[52]&lt;/DisplayText&gt;&lt;record&gt;&lt;rec-number&gt;518&lt;/rec-number&gt;&lt;foreign-keys&gt;&lt;key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[52]</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enhanced accumulation of deleterious </w:t>
      </w:r>
      <w:r w:rsidR="00862383">
        <w:rPr>
          <w:rFonts w:ascii="Times New Roman" w:eastAsia="Times New Roman" w:hAnsi="Times New Roman" w:cs="Times New Roman"/>
          <w:sz w:val="24"/>
          <w:szCs w:val="24"/>
        </w:rPr>
        <w:t xml:space="preserve">alleles </w:t>
      </w:r>
      <w:r>
        <w:rPr>
          <w:rFonts w:ascii="Times New Roman" w:eastAsia="Times New Roman" w:hAnsi="Times New Roman" w:cs="Times New Roman"/>
          <w:sz w:val="24"/>
          <w:szCs w:val="24"/>
        </w:rPr>
        <w:t xml:space="preserve">(Muller's ratchet) </w:t>
      </w:r>
      <w:r w:rsidR="00EF6A49">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YXI+PFJlY051bT4xNTg2PC9SZWNOdW0+PERpc3BsYXlUZXh0Pls1MywgNTRdPC9EaXNwbGF5VGV4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YXI+PFJlY051bT4xNTg2PC9SZWNOdW0+PERpc3BsYXlUZXh0Pls1MywgNTRdPC9EaXNwbGF5VGV4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[53, 54]</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and the increase of genetic drift at one locus due to selection at another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&lt;EndNote&gt;&lt;Cite&gt;&lt;Author&gt;Hill&lt;/Author&gt;&lt;Year&gt;1966&lt;/Year&gt;&lt;RecNum&gt;238&lt;/RecNum&gt;&lt;DisplayText&gt;[55]&lt;/DisplayText&gt;&lt;record&gt;&lt;rec-number&gt;238&lt;/rec-number&gt;&lt;foreign-keys&gt;&lt;key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[55]</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w:t>
      </w:r>
      <w:r w:rsidR="00E44E47">
        <w:rPr>
          <w:rFonts w:ascii="Times New Roman" w:eastAsia="Times New Roman" w:hAnsi="Times New Roman" w:cs="Times New Roman"/>
          <w:sz w:val="24"/>
          <w:szCs w:val="24"/>
        </w:rPr>
        <w:t xml:space="preserve">Multi-site adaptation has been analyzed analytically in various asexual models, with the result that </w:t>
      </w:r>
      <w:r w:rsidR="008A7F46">
        <w:rPr>
          <w:rFonts w:ascii="Times New Roman" w:eastAsia="Times New Roman" w:hAnsi="Times New Roman" w:cs="Times New Roman"/>
          <w:sz w:val="24"/>
          <w:szCs w:val="24"/>
        </w:rPr>
        <w:t>linkage effects</w:t>
      </w:r>
      <w:r>
        <w:rPr>
          <w:rFonts w:ascii="Times New Roman" w:eastAsia="Times New Roman" w:hAnsi="Times New Roman" w:cs="Times New Roman"/>
          <w:sz w:val="24"/>
          <w:szCs w:val="24"/>
        </w:rPr>
        <w:t xml:space="preserve"> </w:t>
      </w:r>
      <w:r w:rsidR="00E44E47">
        <w:rPr>
          <w:rFonts w:ascii="Times New Roman" w:eastAsia="Times New Roman" w:hAnsi="Times New Roman" w:cs="Times New Roman"/>
          <w:sz w:val="24"/>
          <w:szCs w:val="24"/>
        </w:rPr>
        <w:t xml:space="preserve">strongly </w:t>
      </w:r>
      <w:r>
        <w:rPr>
          <w:rFonts w:ascii="Times New Roman" w:eastAsia="Times New Roman" w:hAnsi="Times New Roman" w:cs="Times New Roman"/>
          <w:sz w:val="24"/>
          <w:szCs w:val="24"/>
        </w:rPr>
        <w:t xml:space="preserve">decrease </w:t>
      </w:r>
      <w:r w:rsidR="008A7F46">
        <w:rPr>
          <w:rFonts w:ascii="Times New Roman" w:eastAsia="Times New Roman" w:hAnsi="Times New Roman" w:cs="Times New Roman"/>
          <w:sz w:val="24"/>
          <w:szCs w:val="24"/>
        </w:rPr>
        <w:t xml:space="preserve">the </w:t>
      </w:r>
      <w:r w:rsidR="00E44E47">
        <w:rPr>
          <w:rFonts w:ascii="Times New Roman" w:eastAsia="Times New Roman" w:hAnsi="Times New Roman" w:cs="Times New Roman"/>
          <w:sz w:val="24"/>
          <w:szCs w:val="24"/>
        </w:rPr>
        <w:t xml:space="preserve">adaptation rate compared to the </w:t>
      </w:r>
      <w:r w:rsidR="008A7F46">
        <w:rPr>
          <w:rFonts w:ascii="Times New Roman" w:eastAsia="Times New Roman" w:hAnsi="Times New Roman" w:cs="Times New Roman"/>
          <w:sz w:val="24"/>
          <w:szCs w:val="24"/>
        </w:rPr>
        <w:t>limit of</w:t>
      </w:r>
      <w:r w:rsidR="00E44E47">
        <w:rPr>
          <w:rFonts w:ascii="Times New Roman" w:eastAsia="Times New Roman" w:hAnsi="Times New Roman" w:cs="Times New Roman"/>
          <w:sz w:val="24"/>
          <w:szCs w:val="24"/>
        </w:rPr>
        <w:t xml:space="preserve"> independently-evolving sites</w:t>
      </w:r>
      <w:r>
        <w:rPr>
          <w:rFonts w:ascii="Times New Roman" w:eastAsia="Times New Roman" w:hAnsi="Times New Roman" w:cs="Times New Roman"/>
          <w:sz w:val="24"/>
          <w:szCs w:val="24"/>
        </w:rPr>
        <w:t xml:space="preserve"> </w:t>
      </w:r>
      <w:r w:rsidR="00EF6A49">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UmVjTnVtPjIyODwvUmVjTnVtPjxEaXNwbGF5VGV4dD5bNTQsIDU2LTU4XTwvRGlzcGxheVRleHQ+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UmVjTnVtPjIyODwvUmVjTnVtPjxEaXNwbGF5VGV4dD5bNTQsIDU2LTU4XTwvRGlzcGxheVRleHQ+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[54, 56-58]</w:t>
      </w:r>
      <w:r w:rsidR="00EF6A49">
        <w:rPr>
          <w:rFonts w:ascii="Times New Roman" w:hAnsi="Times New Roman" w:cs="Times New Roman"/>
          <w:bCs/>
          <w:sz w:val="24"/>
          <w:szCs w:val="24"/>
          <w:lang w:val="en-US"/>
        </w:rPr>
        <w:fldChar w:fldCharType="end"/>
      </w:r>
      <w:r w:rsidR="003F282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w:t>
      </w:r>
      <w:r>
        <w:rPr>
          <w:rFonts w:ascii="Times New Roman" w:eastAsia="Times New Roman" w:hAnsi="Times New Roman" w:cs="Times New Roman"/>
          <w:sz w:val="24"/>
          <w:szCs w:val="24"/>
        </w:rPr>
        <w:lastRenderedPageBreak/>
        <w:t xml:space="preserve">tree, which is a serious obstacle to the detection of epistatic interactions in genetic data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[32]</w:t>
      </w:r>
      <w:r w:rsidR="00EF6A49">
        <w:rPr>
          <w:rFonts w:ascii="Times New Roman" w:hAnsi="Times New Roman" w:cs="Times New Roman"/>
          <w:bCs/>
          <w:sz w:val="24"/>
          <w:szCs w:val="24"/>
          <w:lang w:val="en-US"/>
        </w:rPr>
        <w:fldChar w:fldCharType="end"/>
      </w:r>
      <w:r w:rsidR="003F2820" w:rsidRPr="004A3950">
        <w:rPr>
          <w:rFonts w:ascii="Times New Roman" w:hAnsi="Times New Roman" w:cs="Times New Roman"/>
          <w:bCs/>
          <w:sz w:val="24"/>
          <w:szCs w:val="24"/>
          <w:lang w:val="en-US"/>
        </w:rPr>
        <w:t>.</w:t>
      </w:r>
      <w:r w:rsidR="00404A22">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[34]</w:t>
      </w:r>
      <w:r w:rsidR="00EF6A49">
        <w:rPr>
          <w:rFonts w:ascii="Times New Roman" w:hAnsi="Times New Roman" w:cs="Times New Roman"/>
          <w:bCs/>
          <w:sz w:val="24"/>
          <w:szCs w:val="24"/>
          <w:lang w:val="en-US"/>
        </w:rPr>
        <w:fldChar w:fldCharType="end"/>
      </w:r>
      <w:r w:rsidR="008A7F46" w:rsidRPr="008A7F46" w:rsidDel="008A7F46">
        <w:rPr>
          <w:rFonts w:ascii="Times New Roman" w:hAnsi="Times New Roman" w:cs="Times New Roman"/>
          <w:bCs/>
          <w:sz w:val="24"/>
          <w:szCs w:val="24"/>
          <w:lang w:val="en-US"/>
        </w:rPr>
        <w:t xml:space="preserve"> </w:t>
      </w:r>
      <w:r w:rsidR="00C46D0B">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The same limitation exists for the tree-based methods of detection </w:t>
      </w:r>
      <w:r w:rsidR="00EF6A49">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[37, 38]</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w:t>
      </w:r>
    </w:p>
    <w:p w14:paraId="4BBD8E0A" w14:textId="2A03C8B5" w:rsidR="00F935B8" w:rsidRDefault="00F935B8">
      <w:pPr>
        <w:spacing w:after="0" w:line="360" w:lineRule="auto"/>
        <w:ind w:firstLine="709"/>
        <w:jc w:val="both"/>
        <w:rPr>
          <w:rFonts w:ascii="Times New Roman" w:eastAsia="Times New Roman" w:hAnsi="Times New Roman" w:cs="Times New Roman"/>
          <w:sz w:val="24"/>
          <w:szCs w:val="24"/>
        </w:rPr>
      </w:pPr>
      <w:r w:rsidRPr="00F935B8">
        <w:rPr>
          <w:rFonts w:ascii="Times New Roman" w:eastAsia="Times New Roman" w:hAnsi="Times New Roman" w:cs="Times New Roman"/>
          <w:sz w:val="24"/>
          <w:szCs w:val="24"/>
          <w:lang w:val="en-US"/>
        </w:rPr>
        <w:t>For testing the accuracy, we used a model with directional selection. In fact, SARS-</w:t>
      </w:r>
      <w:proofErr w:type="spellStart"/>
      <w:r w:rsidRPr="00F935B8">
        <w:rPr>
          <w:rFonts w:ascii="Times New Roman" w:eastAsia="Times New Roman" w:hAnsi="Times New Roman" w:cs="Times New Roman"/>
          <w:sz w:val="24"/>
          <w:szCs w:val="24"/>
          <w:lang w:val="en-US"/>
        </w:rPr>
        <w:t>CoV</w:t>
      </w:r>
      <w:proofErr w:type="spellEnd"/>
      <w:r w:rsidRPr="00F935B8">
        <w:rPr>
          <w:rFonts w:ascii="Times New Roman" w:eastAsia="Times New Roman" w:hAnsi="Times New Roman" w:cs="Times New Roman"/>
          <w:sz w:val="24"/>
          <w:szCs w:val="24"/>
          <w:lang w:val="en-US"/>
        </w:rPr>
        <w:t xml:space="preserve">–2 evolves in antibody–binding regions due to collective immunity of population, which is a case of the selection for change (Red Queen effect). Nevertheless, as it has been shown by several groups </w:t>
      </w:r>
      <w:r w:rsidR="00EF6A49">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eastAsia="Times New Roman" w:hAnsi="Times New Roman" w:cs="Times New Roman"/>
          <w:sz w:val="24"/>
          <w:szCs w:val="24"/>
          <w:lang w:val="en-US"/>
        </w:rPr>
        <w:instrText xml:space="preserve"> ADDIN EN.CITE </w:instrText>
      </w:r>
      <w:r w:rsidR="00EF6A49">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eastAsia="Times New Roman" w:hAnsi="Times New Roman" w:cs="Times New Roman"/>
          <w:sz w:val="24"/>
          <w:szCs w:val="24"/>
          <w:lang w:val="en-US"/>
        </w:rPr>
        <w:instrText xml:space="preserve"> ADDIN EN.CITE.DATA </w:instrText>
      </w:r>
      <w:r w:rsidR="00EF6A49">
        <w:rPr>
          <w:rFonts w:ascii="Times New Roman" w:eastAsia="Times New Roman" w:hAnsi="Times New Roman" w:cs="Times New Roman"/>
          <w:sz w:val="24"/>
          <w:szCs w:val="24"/>
          <w:lang w:val="en-US"/>
        </w:rPr>
      </w:r>
      <w:r w:rsidR="00EF6A49">
        <w:rPr>
          <w:rFonts w:ascii="Times New Roman" w:eastAsia="Times New Roman" w:hAnsi="Times New Roman" w:cs="Times New Roman"/>
          <w:sz w:val="24"/>
          <w:szCs w:val="24"/>
          <w:lang w:val="en-US"/>
        </w:rPr>
        <w:fldChar w:fldCharType="end"/>
      </w:r>
      <w:r w:rsidR="00EF6A49">
        <w:rPr>
          <w:rFonts w:ascii="Times New Roman" w:eastAsia="Times New Roman" w:hAnsi="Times New Roman" w:cs="Times New Roman"/>
          <w:sz w:val="24"/>
          <w:szCs w:val="24"/>
          <w:lang w:val="en-US"/>
        </w:rPr>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[48-50]</w:t>
      </w:r>
      <w:r w:rsidR="00EF6A49">
        <w:rPr>
          <w:rFonts w:ascii="Times New Roman" w:eastAsia="Times New Roman" w:hAnsi="Times New Roman" w:cs="Times New Roman"/>
          <w:sz w:val="24"/>
          <w:szCs w:val="24"/>
          <w:lang w:val="en-US"/>
        </w:rPr>
        <w:fldChar w:fldCharType="end"/>
      </w:r>
      <w:r w:rsidRPr="00F935B8">
        <w:rPr>
          <w:rFonts w:ascii="Times New Roman" w:eastAsia="Times New Roman" w:hAnsi="Times New Roman" w:cs="Times New Roman"/>
          <w:sz w:val="24"/>
          <w:szCs w:val="24"/>
          <w:lang w:val="en-US"/>
        </w:rPr>
        <w:t xml:space="preserve">, the </w:t>
      </w:r>
      <w:r w:rsidRPr="00F935B8">
        <w:rPr>
          <w:rFonts w:ascii="Times New Roman" w:eastAsia="Times New Roman" w:hAnsi="Times New Roman" w:cs="Times New Roman"/>
          <w:sz w:val="24"/>
          <w:szCs w:val="24"/>
        </w:rPr>
        <w:t>multi-locus epidemiological model</w:t>
      </w:r>
      <w:r w:rsidRPr="00F935B8">
        <w:rPr>
          <w:rFonts w:ascii="Times New Roman" w:eastAsia="Times New Roman" w:hAnsi="Times New Roman" w:cs="Times New Roman"/>
          <w:sz w:val="24"/>
          <w:szCs w:val="24"/>
          <w:lang w:val="en-US"/>
        </w:rPr>
        <w:t xml:space="preserve"> of respiratory viruses is effectively reduced to </w:t>
      </w:r>
      <w:proofErr w:type="spellStart"/>
      <w:r w:rsidRPr="00F935B8">
        <w:rPr>
          <w:rFonts w:ascii="Times New Roman" w:eastAsia="Times New Roman" w:hAnsi="Times New Roman" w:cs="Times New Roman"/>
          <w:sz w:val="24"/>
          <w:szCs w:val="24"/>
          <w:lang w:val="en-US"/>
        </w:rPr>
        <w:t>t</w:t>
      </w:r>
      <w:r w:rsidRPr="00F935B8">
        <w:rPr>
          <w:rFonts w:ascii="Times New Roman" w:eastAsia="Times New Roman" w:hAnsi="Times New Roman" w:cs="Times New Roman"/>
          <w:sz w:val="24"/>
          <w:szCs w:val="24"/>
        </w:rPr>
        <w:t>he</w:t>
      </w:r>
      <w:proofErr w:type="spellEnd"/>
      <w:r w:rsidRPr="00F935B8">
        <w:rPr>
          <w:rFonts w:ascii="Times New Roman" w:eastAsia="Times New Roman" w:hAnsi="Times New Roman" w:cs="Times New Roman"/>
          <w:sz w:val="24"/>
          <w:szCs w:val="24"/>
        </w:rPr>
        <w:t xml:space="preserve"> Wright-Fisher model</w:t>
      </w:r>
      <w:r w:rsidRPr="00F935B8">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Pr>
          <w:rFonts w:ascii="Times New Roman" w:eastAsia="Times New Roman" w:hAnsi="Times New Roman" w:cs="Times New Roman"/>
          <w:sz w:val="24"/>
          <w:szCs w:val="24"/>
          <w:lang w:val="en-US"/>
        </w:rPr>
        <w:t>s</w:t>
      </w:r>
      <w:r w:rsidRPr="00F935B8">
        <w:rPr>
          <w:rFonts w:ascii="Times New Roman" w:eastAsia="Times New Roman" w:hAnsi="Times New Roman" w:cs="Times New Roman"/>
          <w:sz w:val="24"/>
          <w:szCs w:val="24"/>
          <w:lang w:val="en-US"/>
        </w:rPr>
        <w:t>.</w:t>
      </w:r>
    </w:p>
    <w:p w14:paraId="0DC9C72F" w14:textId="355A0DD3" w:rsidR="0087149A" w:rsidRDefault="00AC30E2">
      <w:pPr>
        <w:pBdr>
          <w:top w:val="nil"/>
          <w:left w:val="nil"/>
          <w:bottom w:val="nil"/>
          <w:right w:val="nil"/>
          <w:between w:val="nil"/>
        </w:pBdr>
        <w:spacing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7CF3A3F2" wp14:editId="29E56B88">
            <wp:extent cx="5036532" cy="4348503"/>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036532" cy="4348503"/>
                    </a:xfrm>
                    <a:prstGeom prst="rect">
                      <a:avLst/>
                    </a:prstGeom>
                    <a:ln/>
                  </pic:spPr>
                </pic:pic>
              </a:graphicData>
            </a:graphic>
          </wp:inline>
        </w:drawing>
      </w:r>
    </w:p>
    <w:p w14:paraId="10EAFF23" w14:textId="77777777" w:rsidR="0087149A" w:rsidRDefault="0087149A">
      <w:pPr>
        <w:rPr>
          <w:rFonts w:ascii="Times New Roman" w:eastAsia="Times New Roman" w:hAnsi="Times New Roman" w:cs="Times New Roman"/>
          <w:b/>
          <w:sz w:val="20"/>
          <w:szCs w:val="20"/>
        </w:rPr>
      </w:pPr>
    </w:p>
    <w:p w14:paraId="224AA9DF" w14:textId="638676E3" w:rsidR="0087149A" w:rsidRDefault="0076272C">
      <w:pPr>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5. Epistatic interactions for SARS-CoV-2 genome: comparison of the present results with two previous studies.</w:t>
      </w:r>
      <w:r>
        <w:rPr>
          <w:sz w:val="20"/>
          <w:szCs w:val="20"/>
        </w:rPr>
        <w:t xml:space="preserve"> </w:t>
      </w:r>
      <w:r>
        <w:rPr>
          <w:rFonts w:ascii="Times New Roman" w:eastAsia="Times New Roman" w:hAnsi="Times New Roman" w:cs="Times New Roman"/>
          <w:sz w:val="20"/>
          <w:szCs w:val="20"/>
        </w:rPr>
        <w:t xml:space="preserve">A) Results of the present work for Dataset 1, sequence groups 1 and 2 in Fig. 2, panel A or D in Fig. 3. B) The same, but for groups 1 and 3. C, D) Results from studies </w:t>
      </w:r>
      <w:r w:rsidR="00EF6A49">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0"/>
          <w:szCs w:val="20"/>
        </w:rPr>
        <w:instrText xml:space="preserve"> ADDIN EN.CITE </w:instrText>
      </w:r>
      <w:r w:rsidR="00EF6A49">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0"/>
          <w:szCs w:val="20"/>
        </w:rPr>
        <w:instrText xml:space="preserve"> ADDIN EN.CITE.DATA </w:instrText>
      </w:r>
      <w:r w:rsidR="00EF6A49">
        <w:rPr>
          <w:rFonts w:ascii="Times New Roman" w:eastAsia="Times New Roman" w:hAnsi="Times New Roman" w:cs="Times New Roman"/>
          <w:sz w:val="20"/>
          <w:szCs w:val="20"/>
        </w:rPr>
      </w:r>
      <w:r w:rsidR="00EF6A49">
        <w:rPr>
          <w:rFonts w:ascii="Times New Roman" w:eastAsia="Times New Roman" w:hAnsi="Times New Roman" w:cs="Times New Roman"/>
          <w:sz w:val="20"/>
          <w:szCs w:val="20"/>
        </w:rPr>
        <w:fldChar w:fldCharType="end"/>
      </w:r>
      <w:r w:rsidR="00EF6A49">
        <w:rPr>
          <w:rFonts w:ascii="Times New Roman" w:eastAsia="Times New Roman" w:hAnsi="Times New Roman" w:cs="Times New Roman"/>
          <w:sz w:val="20"/>
          <w:szCs w:val="20"/>
        </w:rPr>
      </w:r>
      <w:r w:rsidR="00EF6A49">
        <w:rPr>
          <w:rFonts w:ascii="Times New Roman" w:eastAsia="Times New Roman" w:hAnsi="Times New Roman" w:cs="Times New Roman"/>
          <w:sz w:val="20"/>
          <w:szCs w:val="20"/>
        </w:rPr>
        <w:fldChar w:fldCharType="separate"/>
      </w:r>
      <w:r w:rsidR="00EF6A49">
        <w:rPr>
          <w:rFonts w:ascii="Times New Roman" w:eastAsia="Times New Roman" w:hAnsi="Times New Roman" w:cs="Times New Roman"/>
          <w:noProof/>
          <w:sz w:val="20"/>
          <w:szCs w:val="20"/>
        </w:rPr>
        <w:t>[59]</w:t>
      </w:r>
      <w:r w:rsidR="00EF6A49">
        <w:rPr>
          <w:rFonts w:ascii="Times New Roman" w:eastAsia="Times New Roman" w:hAnsi="Times New Roman" w:cs="Times New Roman"/>
          <w:sz w:val="20"/>
          <w:szCs w:val="20"/>
        </w:rPr>
        <w:fldChar w:fldCharType="end"/>
      </w:r>
      <w:r w:rsidR="00BE0056" w:rsidRPr="00CD1DF9">
        <w:rPr>
          <w:rFonts w:ascii="Times New Roman" w:eastAsia="Times New Roman" w:hAnsi="Times New Roman" w:cs="Times New Roman"/>
          <w:sz w:val="20"/>
          <w:szCs w:val="20"/>
        </w:rPr>
        <w:t xml:space="preserve"> and </w:t>
      </w:r>
      <w:r w:rsidR="00EF6A49">
        <w:rPr>
          <w:rFonts w:ascii="Times New Roman" w:eastAsia="Times New Roman" w:hAnsi="Times New Roman" w:cs="Times New Roman"/>
          <w:sz w:val="20"/>
          <w:szCs w:val="20"/>
        </w:rPr>
        <w:fldChar w:fldCharType="begin"/>
      </w:r>
      <w:r w:rsidR="00EF6A49">
        <w:rPr>
          <w:rFonts w:ascii="Times New Roman" w:eastAsia="Times New Roman" w:hAnsi="Times New Roman" w:cs="Times New Roman"/>
          <w:sz w:val="20"/>
          <w:szCs w:val="20"/>
        </w:rPr>
        <w:instrText xml:space="preserve"> ADDIN EN.CITE &lt;EndNote&gt;&lt;Cite&gt;&lt;Author&gt;Zeng&lt;/Author&gt;&lt;Year&gt;2020&lt;/Year&gt;&lt;RecNum&gt;27&lt;/RecNum&gt;&lt;DisplayText&gt;[60]&lt;/DisplayText&gt;&lt;record&gt;&lt;rec-number&gt;27&lt;/rec-number&gt;&lt;foreign-keys&gt;&lt;key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EF6A49">
        <w:rPr>
          <w:rFonts w:ascii="Times New Roman" w:eastAsia="Times New Roman" w:hAnsi="Times New Roman" w:cs="Times New Roman"/>
          <w:sz w:val="20"/>
          <w:szCs w:val="20"/>
        </w:rPr>
        <w:fldChar w:fldCharType="separate"/>
      </w:r>
      <w:r w:rsidR="00EF6A49">
        <w:rPr>
          <w:rFonts w:ascii="Times New Roman" w:eastAsia="Times New Roman" w:hAnsi="Times New Roman" w:cs="Times New Roman"/>
          <w:noProof/>
          <w:sz w:val="20"/>
          <w:szCs w:val="20"/>
        </w:rPr>
        <w:t>[60]</w:t>
      </w:r>
      <w:r w:rsidR="00EF6A49">
        <w:rPr>
          <w:rFonts w:ascii="Times New Roman" w:eastAsia="Times New Roman" w:hAnsi="Times New Roman" w:cs="Times New Roman"/>
          <w:sz w:val="20"/>
          <w:szCs w:val="20"/>
        </w:rPr>
        <w:fldChar w:fldCharType="end"/>
      </w:r>
      <w:r>
        <w:rPr>
          <w:rFonts w:ascii="Times New Roman" w:eastAsia="Times New Roman" w:hAnsi="Times New Roman" w:cs="Times New Roman"/>
          <w:sz w:val="20"/>
          <w:szCs w:val="20"/>
        </w:rPr>
        <w:t>, respectively.</w:t>
      </w:r>
    </w:p>
    <w:p w14:paraId="2563A6C8" w14:textId="77777777" w:rsidR="0087149A" w:rsidRDefault="0087149A">
      <w:pPr>
        <w:rPr>
          <w:rFonts w:ascii="Times New Roman" w:eastAsia="Times New Roman" w:hAnsi="Times New Roman" w:cs="Times New Roman"/>
          <w:sz w:val="20"/>
          <w:szCs w:val="20"/>
        </w:rPr>
      </w:pPr>
    </w:p>
    <w:p w14:paraId="6D6C75C9" w14:textId="3844F6AA" w:rsidR="00203E5E"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popular method for searching for epistasis signature in genomic data is the “quasi linkage equilibrium” approach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[28, 30]</w:t>
      </w:r>
      <w:r w:rsidR="00EF6A49">
        <w:rPr>
          <w:rFonts w:ascii="Times New Roman" w:eastAsia="Times New Roman" w:hAnsi="Times New Roman" w:cs="Times New Roman"/>
          <w:sz w:val="24"/>
          <w:szCs w:val="24"/>
        </w:rPr>
        <w:fldChar w:fldCharType="end"/>
      </w:r>
      <w:r w:rsidR="008343E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which assumes frequent recombination</w:t>
      </w:r>
      <w:r w:rsidR="00C12928">
        <w:rPr>
          <w:rFonts w:ascii="Times New Roman" w:eastAsia="Times New Roman" w:hAnsi="Times New Roman" w:cs="Times New Roman"/>
          <w:sz w:val="24"/>
          <w:szCs w:val="24"/>
        </w:rPr>
        <w:t xml:space="preserve"> compared to changes in allelic frequency and</w:t>
      </w:r>
      <w:r>
        <w:rPr>
          <w:rFonts w:ascii="Times New Roman" w:eastAsia="Times New Roman" w:hAnsi="Times New Roman" w:cs="Times New Roman"/>
          <w:sz w:val="24"/>
          <w:szCs w:val="24"/>
        </w:rPr>
        <w:t xml:space="preserve"> a large population size</w:t>
      </w:r>
      <w:r w:rsidR="00C1292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C12928">
        <w:rPr>
          <w:rFonts w:ascii="Times New Roman" w:eastAsia="Times New Roman" w:hAnsi="Times New Roman" w:cs="Times New Roman"/>
          <w:sz w:val="24"/>
          <w:szCs w:val="24"/>
        </w:rPr>
        <w:t xml:space="preserve">In this limit, genetic </w:t>
      </w:r>
      <w:r>
        <w:rPr>
          <w:rFonts w:ascii="Times New Roman" w:eastAsia="Times New Roman" w:hAnsi="Times New Roman" w:cs="Times New Roman"/>
          <w:sz w:val="24"/>
          <w:szCs w:val="24"/>
        </w:rPr>
        <w:t>linkage effects</w:t>
      </w:r>
      <w:r w:rsidR="00C12928">
        <w:rPr>
          <w:rFonts w:ascii="Times New Roman" w:eastAsia="Times New Roman" w:hAnsi="Times New Roman" w:cs="Times New Roman"/>
          <w:sz w:val="24"/>
          <w:szCs w:val="24"/>
        </w:rPr>
        <w:t xml:space="preserve"> are negligible </w:t>
      </w:r>
      <w:r w:rsidR="00C12928">
        <w:rPr>
          <w:rFonts w:ascii="Times New Roman" w:eastAsia="Times New Roman" w:hAnsi="Times New Roman" w:cs="Times New Roman"/>
          <w:sz w:val="24"/>
          <w:szCs w:val="24"/>
        </w:rPr>
        <w:lastRenderedPageBreak/>
        <w:t>compared to epistasis and recombination</w:t>
      </w:r>
      <w:r>
        <w:rPr>
          <w:rFonts w:ascii="Times New Roman" w:eastAsia="Times New Roman" w:hAnsi="Times New Roman" w:cs="Times New Roman"/>
          <w:sz w:val="24"/>
          <w:szCs w:val="24"/>
        </w:rPr>
        <w:t>. In the present work, we do not rely on QLE approximation, so that the method works for finite population size and for modest recombination or even in its absence. The linkage effects are mostly cancelled</w:t>
      </w:r>
      <w:r w:rsidR="00C12928">
        <w:rPr>
          <w:rFonts w:ascii="Times New Roman" w:eastAsia="Times New Roman" w:hAnsi="Times New Roman" w:cs="Times New Roman"/>
          <w:sz w:val="24"/>
          <w:szCs w:val="24"/>
        </w:rPr>
        <w:t xml:space="preserve"> out</w:t>
      </w:r>
      <w:r>
        <w:rPr>
          <w:rFonts w:ascii="Times New Roman" w:eastAsia="Times New Roman" w:hAnsi="Times New Roman" w:cs="Times New Roman"/>
          <w:sz w:val="24"/>
          <w:szCs w:val="24"/>
        </w:rPr>
        <w:t xml:space="preserve"> by averaging over </w:t>
      </w:r>
      <w:r w:rsidR="00C12928">
        <w:rPr>
          <w:rFonts w:ascii="Times New Roman" w:eastAsia="Times New Roman" w:hAnsi="Times New Roman" w:cs="Times New Roman"/>
          <w:sz w:val="24"/>
          <w:szCs w:val="24"/>
        </w:rPr>
        <w:t>well-</w:t>
      </w:r>
      <w:r w:rsidR="00A479C3">
        <w:rPr>
          <w:rFonts w:ascii="Times New Roman" w:eastAsia="Times New Roman" w:hAnsi="Times New Roman" w:cs="Times New Roman"/>
          <w:sz w:val="24"/>
          <w:szCs w:val="24"/>
          <w:lang w:val="en-US"/>
        </w:rPr>
        <w:t>balanced</w:t>
      </w:r>
      <w:r w:rsidR="00A479C3" w:rsidRPr="00FC4B93">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independent populations and the use of 3-site haplotypes. Such cancellation </w:t>
      </w:r>
      <w:r w:rsidR="00C12928">
        <w:rPr>
          <w:rFonts w:ascii="Times New Roman" w:eastAsia="Times New Roman" w:hAnsi="Times New Roman" w:cs="Times New Roman"/>
          <w:sz w:val="24"/>
          <w:szCs w:val="24"/>
        </w:rPr>
        <w:t xml:space="preserve">was </w:t>
      </w:r>
      <w:r>
        <w:rPr>
          <w:rFonts w:ascii="Times New Roman" w:eastAsia="Times New Roman" w:hAnsi="Times New Roman" w:cs="Times New Roman"/>
          <w:sz w:val="24"/>
          <w:szCs w:val="24"/>
        </w:rPr>
        <w:t xml:space="preserve">not carried out in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&lt;EndNote&gt;&lt;Cite&gt;&lt;Author&gt;Zeng&lt;/Author&gt;&lt;Year&gt;2020&lt;/Year&gt;&lt;RecNum&gt;27&lt;/RecNum&gt;&lt;DisplayText&gt;[60]&lt;/DisplayText&gt;&lt;record&gt;&lt;rec-number&gt;27&lt;/rec-number&gt;&lt;foreign-keys&gt;&lt;key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[60]</w:t>
      </w:r>
      <w:r w:rsidR="00EF6A49">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hence the abundance of false negative links (Fig. 5D) compared to our results (Fig. 5A, B). </w:t>
      </w:r>
    </w:p>
    <w:p w14:paraId="307B9776" w14:textId="10DA315A" w:rsidR="003F5305" w:rsidRPr="00A315BB" w:rsidRDefault="0076272C" w:rsidP="00AB2BF2">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 problem of false-negative bonds, another team </w:t>
      </w:r>
      <w:r w:rsidR="00EF6A49">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4"/>
          <w:szCs w:val="24"/>
        </w:rPr>
        <w:instrText xml:space="preserve"> ADDIN EN.CITE </w:instrText>
      </w:r>
      <w:r w:rsidR="00EF6A49">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4"/>
          <w:szCs w:val="24"/>
        </w:rPr>
        <w:instrText xml:space="preserve"> ADDIN EN.CITE.DATA </w:instrText>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end"/>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[59]</w:t>
      </w:r>
      <w:r w:rsidR="00EF6A49">
        <w:rPr>
          <w:rFonts w:ascii="Times New Roman" w:eastAsia="Times New Roman" w:hAnsi="Times New Roman" w:cs="Times New Roman"/>
          <w:sz w:val="24"/>
          <w:szCs w:val="24"/>
        </w:rPr>
        <w:fldChar w:fldCharType="end"/>
      </w:r>
      <w:r w:rsidR="0085494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compared the sequences of SARS CoV-2 not between themselves, but with other coronaviruses</w:t>
      </w:r>
      <w:r w:rsidR="00A479C3">
        <w:rPr>
          <w:rFonts w:ascii="Times New Roman" w:eastAsia="Times New Roman" w:hAnsi="Times New Roman" w:cs="Times New Roman"/>
          <w:sz w:val="24"/>
          <w:szCs w:val="24"/>
        </w:rPr>
        <w:t xml:space="preserve">. They used “direct coupling analysis”, which postulates a statistical distribution of sequences </w:t>
      </w:r>
      <w:r w:rsidR="00C62EDA" w:rsidRPr="00FC4B93">
        <w:rPr>
          <w:rFonts w:ascii="Times New Roman" w:eastAsia="Times New Roman" w:hAnsi="Times New Roman" w:cs="Times New Roman"/>
          <w:sz w:val="24"/>
          <w:szCs w:val="24"/>
          <w:lang w:val="en-US"/>
        </w:rPr>
        <w:t>(</w:t>
      </w:r>
      <w:r w:rsidR="00C62EDA">
        <w:rPr>
          <w:rFonts w:ascii="Times New Roman" w:eastAsia="Times New Roman" w:hAnsi="Times New Roman" w:cs="Times New Roman"/>
          <w:sz w:val="24"/>
          <w:szCs w:val="24"/>
          <w:lang w:val="en-US"/>
        </w:rPr>
        <w:t>usually,</w:t>
      </w:r>
      <w:r w:rsidR="00C62EDA" w:rsidRPr="00FC4B93">
        <w:rPr>
          <w:rFonts w:ascii="Times New Roman" w:eastAsia="Times New Roman" w:hAnsi="Times New Roman" w:cs="Times New Roman"/>
          <w:sz w:val="24"/>
          <w:szCs w:val="24"/>
          <w:lang w:val="en-US"/>
        </w:rPr>
        <w:t xml:space="preserve"> </w:t>
      </w:r>
      <w:r w:rsidR="00A479C3">
        <w:rPr>
          <w:rFonts w:ascii="Times New Roman" w:eastAsia="Times New Roman" w:hAnsi="Times New Roman" w:cs="Times New Roman"/>
          <w:sz w:val="24"/>
          <w:szCs w:val="24"/>
        </w:rPr>
        <w:t>of a Gaussian form</w:t>
      </w:r>
      <w:r w:rsidR="00C62EDA">
        <w:rPr>
          <w:rFonts w:ascii="Times New Roman" w:eastAsia="Times New Roman" w:hAnsi="Times New Roman" w:cs="Times New Roman"/>
          <w:sz w:val="24"/>
          <w:szCs w:val="24"/>
        </w:rPr>
        <w:t>)</w:t>
      </w:r>
      <w:r w:rsidR="00A479C3">
        <w:rPr>
          <w:rFonts w:ascii="Times New Roman" w:eastAsia="Times New Roman" w:hAnsi="Times New Roman" w:cs="Times New Roman"/>
          <w:sz w:val="24"/>
          <w:szCs w:val="24"/>
        </w:rPr>
        <w:t xml:space="preserve"> including individual effects of alleles and their pairwise interaction. </w:t>
      </w:r>
      <w:r w:rsidR="00AB2BF2">
        <w:rPr>
          <w:rFonts w:ascii="Times New Roman" w:eastAsia="Times New Roman" w:hAnsi="Times New Roman" w:cs="Times New Roman"/>
          <w:sz w:val="24"/>
          <w:szCs w:val="24"/>
        </w:rPr>
        <w:t>A</w:t>
      </w:r>
      <w:r w:rsidR="00A479C3">
        <w:rPr>
          <w:rFonts w:ascii="Times New Roman" w:eastAsia="Times New Roman" w:hAnsi="Times New Roman" w:cs="Times New Roman"/>
          <w:sz w:val="24"/>
          <w:szCs w:val="24"/>
        </w:rPr>
        <w:t xml:space="preserve"> physicist </w:t>
      </w:r>
      <w:r w:rsidR="00AB2BF2">
        <w:rPr>
          <w:rFonts w:ascii="Times New Roman" w:eastAsia="Times New Roman" w:hAnsi="Times New Roman" w:cs="Times New Roman"/>
          <w:sz w:val="24"/>
          <w:szCs w:val="24"/>
        </w:rPr>
        <w:t xml:space="preserve">would </w:t>
      </w:r>
      <w:r w:rsidR="00A479C3">
        <w:rPr>
          <w:rFonts w:ascii="Times New Roman" w:eastAsia="Times New Roman" w:hAnsi="Times New Roman" w:cs="Times New Roman"/>
          <w:sz w:val="24"/>
          <w:szCs w:val="24"/>
        </w:rPr>
        <w:t>recognize</w:t>
      </w:r>
      <w:r w:rsidR="00AB2BF2">
        <w:rPr>
          <w:rFonts w:ascii="Times New Roman" w:eastAsia="Times New Roman" w:hAnsi="Times New Roman" w:cs="Times New Roman"/>
          <w:sz w:val="24"/>
          <w:szCs w:val="24"/>
        </w:rPr>
        <w:t xml:space="preserve"> here</w:t>
      </w:r>
      <w:r w:rsidR="00A479C3">
        <w:rPr>
          <w:rFonts w:ascii="Times New Roman" w:eastAsia="Times New Roman" w:hAnsi="Times New Roman" w:cs="Times New Roman"/>
          <w:sz w:val="24"/>
          <w:szCs w:val="24"/>
        </w:rPr>
        <w:t xml:space="preserve"> the </w:t>
      </w:r>
      <w:r w:rsidR="00AB2BF2">
        <w:rPr>
          <w:rFonts w:ascii="Times New Roman" w:eastAsia="Times New Roman" w:hAnsi="Times New Roman" w:cs="Times New Roman"/>
          <w:sz w:val="24"/>
          <w:szCs w:val="24"/>
        </w:rPr>
        <w:t xml:space="preserve">Gibbs </w:t>
      </w:r>
      <w:r w:rsidR="00651F13">
        <w:rPr>
          <w:rFonts w:ascii="Times New Roman" w:eastAsia="Times New Roman" w:hAnsi="Times New Roman" w:cs="Times New Roman"/>
          <w:sz w:val="24"/>
          <w:szCs w:val="24"/>
        </w:rPr>
        <w:t>di</w:t>
      </w:r>
      <w:r w:rsidR="008F6F21">
        <w:rPr>
          <w:rFonts w:ascii="Times New Roman" w:eastAsia="Times New Roman" w:hAnsi="Times New Roman" w:cs="Times New Roman"/>
          <w:sz w:val="24"/>
          <w:szCs w:val="24"/>
        </w:rPr>
        <w:t>s</w:t>
      </w:r>
      <w:r w:rsidR="00651F13">
        <w:rPr>
          <w:rFonts w:ascii="Times New Roman" w:eastAsia="Times New Roman" w:hAnsi="Times New Roman" w:cs="Times New Roman"/>
          <w:sz w:val="24"/>
          <w:szCs w:val="24"/>
        </w:rPr>
        <w:t>tribution</w:t>
      </w:r>
      <w:r w:rsidR="00A479C3">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for</w:t>
      </w:r>
      <w:r w:rsidR="00A479C3">
        <w:rPr>
          <w:rFonts w:ascii="Times New Roman" w:eastAsia="Times New Roman" w:hAnsi="Times New Roman" w:cs="Times New Roman"/>
          <w:sz w:val="24"/>
          <w:szCs w:val="24"/>
        </w:rPr>
        <w:t xml:space="preserve"> the Onsager model of ferromagneti</w:t>
      </w:r>
      <w:r w:rsidR="00AB2BF2">
        <w:rPr>
          <w:rFonts w:ascii="Times New Roman" w:eastAsia="Times New Roman" w:hAnsi="Times New Roman" w:cs="Times New Roman"/>
          <w:sz w:val="24"/>
          <w:szCs w:val="24"/>
        </w:rPr>
        <w:t xml:space="preserve">sm. In population genetics, this Gaussian form </w:t>
      </w:r>
      <w:r w:rsidR="00A479C3">
        <w:rPr>
          <w:rFonts w:ascii="Times New Roman" w:eastAsia="Times New Roman" w:hAnsi="Times New Roman" w:cs="Times New Roman"/>
          <w:sz w:val="24"/>
          <w:szCs w:val="24"/>
        </w:rPr>
        <w:t>has</w:t>
      </w:r>
      <w:r w:rsidR="00AB2BF2">
        <w:rPr>
          <w:rFonts w:ascii="Times New Roman" w:eastAsia="Times New Roman" w:hAnsi="Times New Roman" w:cs="Times New Roman"/>
          <w:sz w:val="24"/>
          <w:szCs w:val="24"/>
        </w:rPr>
        <w:t xml:space="preserve"> a justification </w:t>
      </w:r>
      <w:r w:rsidR="00A479C3">
        <w:rPr>
          <w:rFonts w:ascii="Times New Roman" w:eastAsia="Times New Roman" w:hAnsi="Times New Roman" w:cs="Times New Roman"/>
          <w:sz w:val="24"/>
          <w:szCs w:val="24"/>
        </w:rPr>
        <w:t xml:space="preserve">in the limit of QLE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[28, 30]</w:t>
      </w:r>
      <w:r w:rsidR="00EF6A49">
        <w:rPr>
          <w:rFonts w:ascii="Times New Roman" w:eastAsia="Times New Roman" w:hAnsi="Times New Roman" w:cs="Times New Roman"/>
          <w:sz w:val="24"/>
          <w:szCs w:val="24"/>
        </w:rPr>
        <w:fldChar w:fldCharType="end"/>
      </w:r>
      <w:r w:rsidR="00A479C3">
        <w:rPr>
          <w:rFonts w:ascii="Times New Roman" w:eastAsia="Times New Roman" w:hAnsi="Times New Roman" w:cs="Times New Roman"/>
          <w:sz w:val="24"/>
          <w:szCs w:val="24"/>
        </w:rPr>
        <w:t>.</w:t>
      </w:r>
      <w:r w:rsidR="00A16F07">
        <w:rPr>
          <w:rFonts w:ascii="Times New Roman" w:eastAsia="Times New Roman" w:hAnsi="Times New Roman" w:cs="Times New Roman"/>
          <w:sz w:val="24"/>
          <w:szCs w:val="24"/>
        </w:rPr>
        <w:t xml:space="preserve"> Parameters of the Gaussian are fit to sequence data using various approximations</w:t>
      </w:r>
      <w:r w:rsidR="008D006D">
        <w:rPr>
          <w:rFonts w:ascii="Times New Roman" w:eastAsia="Times New Roman" w:hAnsi="Times New Roman" w:cs="Times New Roman"/>
          <w:sz w:val="24"/>
          <w:szCs w:val="24"/>
        </w:rPr>
        <w:t xml:space="preserve"> </w:t>
      </w:r>
      <w:r w:rsidR="008D006D">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8D006D">
        <w:rPr>
          <w:rFonts w:ascii="Times New Roman" w:eastAsia="Times New Roman" w:hAnsi="Times New Roman" w:cs="Times New Roman"/>
          <w:sz w:val="24"/>
          <w:szCs w:val="24"/>
        </w:rPr>
        <w:instrText xml:space="preserve"> ADDIN EN.CITE </w:instrText>
      </w:r>
      <w:r w:rsidR="008D006D">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8D006D">
        <w:rPr>
          <w:rFonts w:ascii="Times New Roman" w:eastAsia="Times New Roman" w:hAnsi="Times New Roman" w:cs="Times New Roman"/>
          <w:sz w:val="24"/>
          <w:szCs w:val="24"/>
        </w:rPr>
        <w:instrText xml:space="preserve"> ADDIN EN.CITE.DATA </w:instrText>
      </w:r>
      <w:r w:rsidR="008D006D">
        <w:rPr>
          <w:rFonts w:ascii="Times New Roman" w:eastAsia="Times New Roman" w:hAnsi="Times New Roman" w:cs="Times New Roman"/>
          <w:sz w:val="24"/>
          <w:szCs w:val="24"/>
        </w:rPr>
      </w:r>
      <w:r w:rsidR="008D006D">
        <w:rPr>
          <w:rFonts w:ascii="Times New Roman" w:eastAsia="Times New Roman" w:hAnsi="Times New Roman" w:cs="Times New Roman"/>
          <w:sz w:val="24"/>
          <w:szCs w:val="24"/>
        </w:rPr>
        <w:fldChar w:fldCharType="end"/>
      </w:r>
      <w:r w:rsidR="008D006D">
        <w:rPr>
          <w:rFonts w:ascii="Times New Roman" w:eastAsia="Times New Roman" w:hAnsi="Times New Roman" w:cs="Times New Roman"/>
          <w:sz w:val="24"/>
          <w:szCs w:val="24"/>
        </w:rPr>
      </w:r>
      <w:r w:rsidR="008D006D">
        <w:rPr>
          <w:rFonts w:ascii="Times New Roman" w:eastAsia="Times New Roman" w:hAnsi="Times New Roman" w:cs="Times New Roman"/>
          <w:sz w:val="24"/>
          <w:szCs w:val="24"/>
        </w:rPr>
        <w:fldChar w:fldCharType="separate"/>
      </w:r>
      <w:r w:rsidR="008D006D">
        <w:rPr>
          <w:rFonts w:ascii="Times New Roman" w:eastAsia="Times New Roman" w:hAnsi="Times New Roman" w:cs="Times New Roman"/>
          <w:noProof/>
          <w:sz w:val="24"/>
          <w:szCs w:val="24"/>
        </w:rPr>
        <w:t>[59]</w:t>
      </w:r>
      <w:r w:rsidR="008D006D">
        <w:rPr>
          <w:rFonts w:ascii="Times New Roman" w:eastAsia="Times New Roman" w:hAnsi="Times New Roman" w:cs="Times New Roman"/>
          <w:sz w:val="24"/>
          <w:szCs w:val="24"/>
        </w:rPr>
        <w:fldChar w:fldCharType="end"/>
      </w:r>
      <w:r w:rsidR="00A16F07">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DCA</w:t>
      </w:r>
      <w:r w:rsidR="00D65C4C">
        <w:rPr>
          <w:rFonts w:ascii="Times New Roman" w:eastAsia="Times New Roman" w:hAnsi="Times New Roman" w:cs="Times New Roman"/>
          <w:sz w:val="24"/>
          <w:szCs w:val="24"/>
        </w:rPr>
        <w:t xml:space="preserve"> also</w:t>
      </w:r>
      <w:r w:rsidR="003F5305" w:rsidRPr="00534DC8">
        <w:rPr>
          <w:rFonts w:ascii="Times New Roman" w:eastAsia="Times New Roman" w:hAnsi="Times New Roman" w:cs="Times New Roman"/>
          <w:sz w:val="24"/>
          <w:szCs w:val="24"/>
        </w:rPr>
        <w:t xml:space="preserve"> include</w:t>
      </w:r>
      <w:r w:rsidR="00AB2BF2">
        <w:rPr>
          <w:rFonts w:ascii="Times New Roman" w:eastAsia="Times New Roman" w:hAnsi="Times New Roman" w:cs="Times New Roman"/>
          <w:sz w:val="24"/>
          <w:szCs w:val="24"/>
        </w:rPr>
        <w:t>s</w:t>
      </w:r>
      <w:r w:rsidR="003F5305">
        <w:rPr>
          <w:rFonts w:ascii="Times New Roman" w:eastAsia="Times New Roman" w:hAnsi="Times New Roman" w:cs="Times New Roman"/>
          <w:bCs/>
          <w:sz w:val="24"/>
          <w:szCs w:val="24"/>
          <w:lang w:val="en-US"/>
        </w:rPr>
        <w:t xml:space="preserve"> </w:t>
      </w:r>
      <w:r w:rsidR="003F5305" w:rsidRPr="00534DC8">
        <w:rPr>
          <w:rFonts w:ascii="Times New Roman" w:eastAsia="Times New Roman" w:hAnsi="Times New Roman" w:cs="Times New Roman"/>
          <w:bCs/>
          <w:sz w:val="24"/>
          <w:szCs w:val="24"/>
          <w:lang w:val="en-US"/>
        </w:rPr>
        <w:t>down-weigh</w:t>
      </w:r>
      <w:r w:rsidR="003F5305">
        <w:rPr>
          <w:rFonts w:ascii="Times New Roman" w:eastAsia="Times New Roman" w:hAnsi="Times New Roman" w:cs="Times New Roman"/>
          <w:bCs/>
          <w:sz w:val="24"/>
          <w:szCs w:val="24"/>
          <w:lang w:val="en-US"/>
        </w:rPr>
        <w:t>ing</w:t>
      </w:r>
      <w:r w:rsidR="003F5305" w:rsidRPr="00534DC8">
        <w:rPr>
          <w:rFonts w:ascii="Times New Roman" w:eastAsia="Times New Roman" w:hAnsi="Times New Roman" w:cs="Times New Roman"/>
          <w:bCs/>
          <w:sz w:val="24"/>
          <w:szCs w:val="24"/>
          <w:lang w:val="en-US"/>
        </w:rPr>
        <w:t xml:space="preserve"> sequences with over 80% identity, which is a </w:t>
      </w:r>
      <w:r w:rsidR="003F5305">
        <w:rPr>
          <w:rFonts w:ascii="Times New Roman" w:eastAsia="Times New Roman" w:hAnsi="Times New Roman" w:cs="Times New Roman"/>
          <w:bCs/>
          <w:sz w:val="24"/>
          <w:szCs w:val="24"/>
          <w:lang w:val="en-US"/>
        </w:rPr>
        <w:t xml:space="preserve">phenomenological </w:t>
      </w:r>
      <w:r w:rsidR="00AB2BF2">
        <w:rPr>
          <w:rFonts w:ascii="Times New Roman" w:eastAsia="Times New Roman" w:hAnsi="Times New Roman" w:cs="Times New Roman"/>
          <w:bCs/>
          <w:sz w:val="24"/>
          <w:szCs w:val="24"/>
          <w:lang w:val="en-US"/>
        </w:rPr>
        <w:t>trick to</w:t>
      </w:r>
      <w:r w:rsidR="003F5305" w:rsidRPr="00534DC8">
        <w:rPr>
          <w:rFonts w:ascii="Times New Roman" w:eastAsia="Times New Roman" w:hAnsi="Times New Roman" w:cs="Times New Roman"/>
          <w:bCs/>
          <w:sz w:val="24"/>
          <w:szCs w:val="24"/>
          <w:lang w:val="en-US"/>
        </w:rPr>
        <w:t xml:space="preserve"> deal with the effects of random linkage</w:t>
      </w:r>
      <w:r w:rsidR="003F5305">
        <w:rPr>
          <w:rFonts w:ascii="Times New Roman" w:hAnsi="Times New Roman" w:cs="Times New Roman"/>
          <w:color w:val="000000"/>
          <w:sz w:val="20"/>
          <w:szCs w:val="20"/>
          <w:shd w:val="clear" w:color="auto" w:fill="FFFFFF"/>
          <w:lang w:val="en-US"/>
        </w:rPr>
        <w:t xml:space="preserve">. </w:t>
      </w:r>
      <w:r w:rsidR="00B21171">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 xml:space="preserve">As result, the number of false-positive epistatic bonds </w:t>
      </w:r>
      <w:r w:rsidR="00C24E90">
        <w:rPr>
          <w:rFonts w:ascii="Times New Roman" w:eastAsia="Times New Roman" w:hAnsi="Times New Roman" w:cs="Times New Roman"/>
          <w:sz w:val="24"/>
          <w:szCs w:val="24"/>
        </w:rPr>
        <w:t>d</w:t>
      </w:r>
      <w:r w:rsidR="00AB2BF2">
        <w:rPr>
          <w:rFonts w:ascii="Times New Roman" w:eastAsia="Times New Roman" w:hAnsi="Times New Roman" w:cs="Times New Roman"/>
          <w:sz w:val="24"/>
          <w:szCs w:val="24"/>
        </w:rPr>
        <w:t xml:space="preserve">ue to genetic linkage is sharply decreased (Fig. 5C). </w:t>
      </w:r>
      <w:r w:rsidR="00AB2BF2">
        <w:rPr>
          <w:rFonts w:ascii="Times New Roman" w:eastAsia="Times New Roman" w:hAnsi="Times New Roman" w:cs="Times New Roman"/>
          <w:bCs/>
          <w:sz w:val="24"/>
          <w:szCs w:val="24"/>
          <w:lang w:val="en-US"/>
        </w:rPr>
        <w:t>The</w:t>
      </w:r>
      <w:r w:rsidR="00AB2BF2">
        <w:rPr>
          <w:rFonts w:ascii="Times New Roman" w:eastAsia="Times New Roman" w:hAnsi="Times New Roman" w:cs="Times New Roman"/>
          <w:sz w:val="24"/>
          <w:szCs w:val="24"/>
        </w:rPr>
        <w:t xml:space="preserve"> DCA</w:t>
      </w:r>
      <w:r w:rsidR="000818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approach </w:t>
      </w:r>
      <w:r w:rsidR="00C24E90">
        <w:rPr>
          <w:rFonts w:ascii="Times New Roman" w:eastAsia="Times New Roman" w:hAnsi="Times New Roman" w:cs="Times New Roman"/>
          <w:sz w:val="24"/>
          <w:szCs w:val="24"/>
        </w:rPr>
        <w:t xml:space="preserve">has </w:t>
      </w:r>
      <w:r>
        <w:rPr>
          <w:rFonts w:ascii="Times New Roman" w:eastAsia="Times New Roman" w:hAnsi="Times New Roman" w:cs="Times New Roman"/>
          <w:sz w:val="24"/>
          <w:szCs w:val="24"/>
        </w:rPr>
        <w:t>other problems</w:t>
      </w:r>
      <w:r w:rsidR="00AB2BF2">
        <w:rPr>
          <w:rFonts w:ascii="Times New Roman" w:eastAsia="Times New Roman" w:hAnsi="Times New Roman" w:cs="Times New Roman"/>
          <w:sz w:val="24"/>
          <w:szCs w:val="24"/>
        </w:rPr>
        <w:t xml:space="preserve"> as well</w:t>
      </w:r>
      <w:r w:rsidR="00081885">
        <w:rPr>
          <w:rFonts w:ascii="Times New Roman" w:eastAsia="Times New Roman" w:hAnsi="Times New Roman" w:cs="Times New Roman"/>
          <w:sz w:val="24"/>
          <w:szCs w:val="24"/>
        </w:rPr>
        <w:t xml:space="preserve">. Firstly, </w:t>
      </w:r>
      <w:r>
        <w:rPr>
          <w:rFonts w:ascii="Times New Roman" w:eastAsia="Times New Roman" w:hAnsi="Times New Roman" w:cs="Times New Roman"/>
          <w:sz w:val="24"/>
          <w:szCs w:val="24"/>
        </w:rPr>
        <w:t>QLE</w:t>
      </w:r>
      <w:r w:rsidR="00316475">
        <w:rPr>
          <w:rFonts w:ascii="Times New Roman" w:eastAsia="Times New Roman" w:hAnsi="Times New Roman" w:cs="Times New Roman"/>
          <w:sz w:val="24"/>
          <w:szCs w:val="24"/>
        </w:rPr>
        <w:t xml:space="preserve"> approximation</w:t>
      </w:r>
      <w:r w:rsidR="00081885">
        <w:rPr>
          <w:rFonts w:ascii="Times New Roman" w:eastAsia="Times New Roman" w:hAnsi="Times New Roman" w:cs="Times New Roman"/>
          <w:sz w:val="24"/>
          <w:szCs w:val="24"/>
        </w:rPr>
        <w:t xml:space="preserve"> that lies at the basis of DCA</w:t>
      </w:r>
      <w:r w:rsidR="003164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was formulated for sequences from the same population of the same species, not from different species, and the validity of such a leap to cross-species comparison is not formally justified. Secondly, such </w:t>
      </w:r>
      <w:r w:rsidR="00D65C4C">
        <w:rPr>
          <w:rFonts w:ascii="Times New Roman" w:eastAsia="Times New Roman" w:hAnsi="Times New Roman" w:cs="Times New Roman"/>
          <w:sz w:val="24"/>
          <w:szCs w:val="24"/>
        </w:rPr>
        <w:t xml:space="preserve">an </w:t>
      </w:r>
      <w:r>
        <w:rPr>
          <w:rFonts w:ascii="Times New Roman" w:eastAsia="Times New Roman" w:hAnsi="Times New Roman" w:cs="Times New Roman"/>
          <w:sz w:val="24"/>
          <w:szCs w:val="24"/>
        </w:rPr>
        <w:t>approach assumes that pairwise interactions did not change for million years since the most recent common ancestor</w:t>
      </w:r>
      <w:r w:rsidR="00D65C4C">
        <w:rPr>
          <w:rFonts w:ascii="Times New Roman" w:eastAsia="Times New Roman" w:hAnsi="Times New Roman" w:cs="Times New Roman"/>
          <w:sz w:val="24"/>
          <w:szCs w:val="24"/>
        </w:rPr>
        <w:t xml:space="preserve"> of these species</w:t>
      </w:r>
      <w:r>
        <w:rPr>
          <w:rFonts w:ascii="Times New Roman" w:eastAsia="Times New Roman" w:hAnsi="Times New Roman" w:cs="Times New Roman"/>
          <w:sz w:val="24"/>
          <w:szCs w:val="24"/>
        </w:rPr>
        <w:t xml:space="preserve">. Interactions of higher orders may be incorporated into pairwise interactions on short time scales, as done in our work as well, but such renormalized values are expected to </w:t>
      </w:r>
      <w:r w:rsidRPr="003A23D7">
        <w:rPr>
          <w:rFonts w:ascii="Times New Roman" w:eastAsia="Times New Roman" w:hAnsi="Times New Roman" w:cs="Times New Roman"/>
          <w:sz w:val="24"/>
          <w:szCs w:val="24"/>
        </w:rPr>
        <w:t xml:space="preserve">change at long interspecies times. </w:t>
      </w:r>
      <w:r w:rsidR="00D4242A" w:rsidRPr="0045051E">
        <w:rPr>
          <w:rFonts w:ascii="Times New Roman" w:eastAsia="Times New Roman" w:hAnsi="Times New Roman" w:cs="Times New Roman"/>
          <w:sz w:val="24"/>
          <w:szCs w:val="24"/>
        </w:rPr>
        <w:t>Thirdly</w:t>
      </w:r>
      <w:r w:rsidR="00B872A7" w:rsidRPr="0045051E">
        <w:rPr>
          <w:rFonts w:ascii="Times New Roman" w:eastAsia="Times New Roman" w:hAnsi="Times New Roman" w:cs="Times New Roman"/>
          <w:sz w:val="24"/>
          <w:szCs w:val="24"/>
        </w:rPr>
        <w:t>,</w:t>
      </w:r>
      <w:r w:rsidR="00203E5E" w:rsidRPr="0045051E">
        <w:rPr>
          <w:rFonts w:ascii="Times New Roman" w:eastAsia="Times New Roman" w:hAnsi="Times New Roman" w:cs="Times New Roman"/>
          <w:sz w:val="24"/>
          <w:szCs w:val="24"/>
        </w:rPr>
        <w:t xml:space="preserve"> </w:t>
      </w:r>
      <w:r w:rsidR="00203E5E" w:rsidRPr="00FC4B93">
        <w:rPr>
          <w:rFonts w:eastAsia="Times New Roman"/>
          <w:sz w:val="24"/>
          <w:szCs w:val="24"/>
        </w:rPr>
        <w:t>QLE</w:t>
      </w:r>
      <w:r w:rsidR="00081885" w:rsidRPr="00FC4B93">
        <w:rPr>
          <w:rFonts w:ascii="Times New Roman" w:eastAsia="Times New Roman" w:hAnsi="Times New Roman" w:cs="Times New Roman"/>
          <w:sz w:val="24"/>
          <w:szCs w:val="24"/>
        </w:rPr>
        <w:t xml:space="preserve"> </w:t>
      </w:r>
      <w:r w:rsidR="00203E5E" w:rsidRPr="00FC4B93">
        <w:rPr>
          <w:rFonts w:eastAsia="Times New Roman"/>
          <w:sz w:val="24"/>
          <w:szCs w:val="24"/>
        </w:rPr>
        <w:t xml:space="preserve">does not </w:t>
      </w:r>
      <w:r w:rsidR="00F9174A" w:rsidRPr="0045051E">
        <w:rPr>
          <w:rFonts w:ascii="Times New Roman" w:eastAsia="Times New Roman" w:hAnsi="Times New Roman" w:cs="Times New Roman"/>
          <w:sz w:val="24"/>
          <w:szCs w:val="24"/>
        </w:rPr>
        <w:t>work in</w:t>
      </w:r>
      <w:r w:rsidR="00F9174A" w:rsidRPr="00FC4B93">
        <w:rPr>
          <w:rFonts w:ascii="Times New Roman" w:eastAsia="Times New Roman" w:hAnsi="Times New Roman" w:cs="Times New Roman"/>
          <w:sz w:val="24"/>
          <w:szCs w:val="24"/>
        </w:rPr>
        <w:t xml:space="preserve"> </w:t>
      </w:r>
      <w:r w:rsidR="00203E5E" w:rsidRPr="00FC4B93">
        <w:rPr>
          <w:rFonts w:eastAsia="Times New Roman"/>
          <w:sz w:val="24"/>
          <w:szCs w:val="24"/>
        </w:rPr>
        <w:t>SARS CoV-2 evolution</w:t>
      </w:r>
      <w:r w:rsidR="00050B99" w:rsidRPr="0045051E">
        <w:rPr>
          <w:rFonts w:ascii="Times New Roman" w:eastAsia="Times New Roman" w:hAnsi="Times New Roman" w:cs="Times New Roman"/>
          <w:sz w:val="24"/>
          <w:szCs w:val="24"/>
        </w:rPr>
        <w:t>, because l</w:t>
      </w:r>
      <w:r w:rsidR="00203E5E" w:rsidRPr="00FC4B93">
        <w:rPr>
          <w:rFonts w:eastAsia="Times New Roman"/>
          <w:sz w:val="24"/>
          <w:szCs w:val="24"/>
        </w:rPr>
        <w:t xml:space="preserve">inkage effects, </w:t>
      </w:r>
      <w:r w:rsidR="00050B99" w:rsidRPr="0045051E">
        <w:rPr>
          <w:rFonts w:ascii="Times New Roman" w:eastAsia="Times New Roman" w:hAnsi="Times New Roman" w:cs="Times New Roman"/>
          <w:sz w:val="24"/>
          <w:szCs w:val="24"/>
        </w:rPr>
        <w:t>which are</w:t>
      </w:r>
      <w:r w:rsidR="00F57B46" w:rsidRPr="0045051E">
        <w:rPr>
          <w:rFonts w:ascii="Times New Roman" w:eastAsia="Times New Roman" w:hAnsi="Times New Roman" w:cs="Times New Roman"/>
          <w:sz w:val="24"/>
          <w:szCs w:val="24"/>
        </w:rPr>
        <w:t xml:space="preserve"> </w:t>
      </w:r>
      <w:r w:rsidR="00203E5E" w:rsidRPr="00FC4B93">
        <w:rPr>
          <w:rFonts w:eastAsia="Times New Roman"/>
          <w:sz w:val="24"/>
          <w:szCs w:val="24"/>
        </w:rPr>
        <w:t>negligible in QLE limit,</w:t>
      </w:r>
      <w:r w:rsidR="003C4E3B" w:rsidRPr="0045051E">
        <w:rPr>
          <w:rFonts w:ascii="Times New Roman" w:eastAsia="Times New Roman" w:hAnsi="Times New Roman" w:cs="Times New Roman"/>
          <w:sz w:val="24"/>
          <w:szCs w:val="24"/>
        </w:rPr>
        <w:t xml:space="preserve"> </w:t>
      </w:r>
      <w:r w:rsidR="00203E5E" w:rsidRPr="00FC4B93">
        <w:rPr>
          <w:rFonts w:eastAsia="Times New Roman"/>
          <w:sz w:val="24"/>
          <w:szCs w:val="24"/>
        </w:rPr>
        <w:t xml:space="preserve">are </w:t>
      </w:r>
      <w:r w:rsidR="00AB5E6D" w:rsidRPr="0045051E">
        <w:rPr>
          <w:rFonts w:ascii="Times New Roman" w:eastAsia="Times New Roman" w:hAnsi="Times New Roman" w:cs="Times New Roman"/>
          <w:sz w:val="24"/>
          <w:szCs w:val="24"/>
        </w:rPr>
        <w:t>strong</w:t>
      </w:r>
      <w:r w:rsidR="00050B99" w:rsidRPr="0045051E">
        <w:rPr>
          <w:rFonts w:ascii="Times New Roman" w:eastAsia="Times New Roman" w:hAnsi="Times New Roman" w:cs="Times New Roman"/>
          <w:sz w:val="24"/>
          <w:szCs w:val="24"/>
        </w:rPr>
        <w:t>. Lastly</w:t>
      </w:r>
      <w:r w:rsidR="003C4E3B" w:rsidRPr="0045051E">
        <w:rPr>
          <w:rFonts w:ascii="Times New Roman" w:eastAsia="Times New Roman" w:hAnsi="Times New Roman" w:cs="Times New Roman"/>
          <w:sz w:val="24"/>
          <w:szCs w:val="24"/>
        </w:rPr>
        <w:t>, a</w:t>
      </w:r>
      <w:r w:rsidR="00203E5E" w:rsidRPr="00FC4B93">
        <w:rPr>
          <w:rFonts w:eastAsia="Times New Roman"/>
          <w:sz w:val="24"/>
          <w:szCs w:val="24"/>
        </w:rPr>
        <w:t xml:space="preserve"> population</w:t>
      </w:r>
      <w:r w:rsidR="00AE78CB" w:rsidRPr="0045051E">
        <w:rPr>
          <w:rFonts w:ascii="Times New Roman" w:eastAsia="Times New Roman" w:hAnsi="Times New Roman" w:cs="Times New Roman"/>
          <w:sz w:val="24"/>
          <w:szCs w:val="24"/>
        </w:rPr>
        <w:t xml:space="preserve"> of infected individuals</w:t>
      </w:r>
      <w:r w:rsidR="00203E5E" w:rsidRPr="00FC4B93">
        <w:rPr>
          <w:rFonts w:eastAsia="Times New Roman"/>
          <w:sz w:val="24"/>
          <w:szCs w:val="24"/>
        </w:rPr>
        <w:t xml:space="preserve"> is not as large as required for QLE to work.</w:t>
      </w:r>
      <w:r w:rsidR="00A87BD0" w:rsidRPr="00FC4B93">
        <w:rPr>
          <w:rFonts w:ascii="Times New Roman" w:eastAsia="Times New Roman" w:hAnsi="Times New Roman" w:cs="Times New Roman"/>
          <w:sz w:val="24"/>
          <w:szCs w:val="24"/>
        </w:rPr>
        <w:t xml:space="preserve"> </w:t>
      </w:r>
    </w:p>
    <w:p w14:paraId="76E45170" w14:textId="2A54FACE" w:rsidR="001E5EAD" w:rsidRPr="001E5EAD" w:rsidRDefault="001E5EAD" w:rsidP="001E5EAD">
      <w:pPr>
        <w:spacing w:after="0" w:line="360" w:lineRule="auto"/>
        <w:ind w:firstLine="720"/>
        <w:jc w:val="both"/>
        <w:rPr>
          <w:rFonts w:ascii="Times New Roman" w:eastAsia="Times New Roman" w:hAnsi="Times New Roman" w:cs="Times New Roman"/>
          <w:bCs/>
          <w:sz w:val="24"/>
          <w:szCs w:val="24"/>
          <w:lang w:val="en-US"/>
        </w:rPr>
      </w:pPr>
      <w:r w:rsidRPr="00FC4B93">
        <w:rPr>
          <w:rFonts w:ascii="Times New Roman" w:eastAsia="Times New Roman" w:hAnsi="Times New Roman" w:cs="Times New Roman"/>
          <w:sz w:val="24"/>
          <w:szCs w:val="24"/>
        </w:rPr>
        <w:t>Note that</w:t>
      </w:r>
      <w:r w:rsidRPr="003A23D7">
        <w:rPr>
          <w:rFonts w:ascii="Times New Roman" w:eastAsia="Times New Roman" w:hAnsi="Times New Roman" w:cs="Times New Roman"/>
          <w:bCs/>
          <w:sz w:val="24"/>
          <w:szCs w:val="24"/>
          <w:lang w:val="en-US"/>
        </w:rPr>
        <w:t xml:space="preserve"> the use of tree-based methods </w:t>
      </w:r>
      <w:r w:rsidRPr="003A23D7">
        <w:rPr>
          <w:rFonts w:ascii="Times New Roman" w:eastAsia="Times New Roman" w:hAnsi="Times New Roman" w:cs="Times New Roman"/>
          <w:bCs/>
          <w:sz w:val="24"/>
          <w:szCs w:val="24"/>
        </w:rPr>
        <w:t>does not automatically compensate for stro</w:t>
      </w:r>
      <w:r w:rsidRPr="001E5EAD">
        <w:rPr>
          <w:rFonts w:ascii="Times New Roman" w:eastAsia="Times New Roman" w:hAnsi="Times New Roman" w:cs="Times New Roman"/>
          <w:bCs/>
          <w:sz w:val="24"/>
          <w:szCs w:val="24"/>
        </w:rPr>
        <w:t xml:space="preserve">ng linkage effects. </w:t>
      </w:r>
      <w:r w:rsidRPr="001E5EAD">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EF6A49">
        <w:rPr>
          <w:rFonts w:ascii="Times New Roman" w:eastAsia="Times New Roman" w:hAnsi="Times New Roman" w:cs="Times New Roman"/>
          <w:bCs/>
          <w:sz w:val="24"/>
          <w:szCs w:val="24"/>
          <w:lang w:val="en-US"/>
        </w:rPr>
        <w:fldChar w:fldCharType="begin"/>
      </w:r>
      <w:r w:rsidR="00EF6A49">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bCs/>
          <w:sz w:val="24"/>
          <w:szCs w:val="24"/>
          <w:lang w:val="en-US"/>
        </w:rPr>
        <w:fldChar w:fldCharType="separate"/>
      </w:r>
      <w:r w:rsidR="00EF6A49">
        <w:rPr>
          <w:rFonts w:ascii="Times New Roman" w:eastAsia="Times New Roman" w:hAnsi="Times New Roman" w:cs="Times New Roman"/>
          <w:bCs/>
          <w:noProof/>
          <w:sz w:val="24"/>
          <w:szCs w:val="24"/>
          <w:lang w:val="en-US"/>
        </w:rPr>
        <w:t>[34]</w:t>
      </w:r>
      <w:r w:rsidR="00EF6A49">
        <w:rPr>
          <w:rFonts w:ascii="Times New Roman" w:eastAsia="Times New Roman" w:hAnsi="Times New Roman" w:cs="Times New Roman"/>
          <w:bCs/>
          <w:sz w:val="24"/>
          <w:szCs w:val="24"/>
          <w:lang w:val="en-US"/>
        </w:rPr>
        <w:fldChar w:fldCharType="end"/>
      </w:r>
      <w:r w:rsidRPr="001E5EAD">
        <w:rPr>
          <w:rFonts w:ascii="Times New Roman" w:eastAsia="Times New Roman" w:hAnsi="Times New Roman" w:cs="Times New Roman"/>
          <w:bCs/>
          <w:sz w:val="24"/>
          <w:szCs w:val="24"/>
          <w:lang w:val="en-US"/>
        </w:rPr>
        <w:t xml:space="preserve">. </w:t>
      </w:r>
      <w:r w:rsidR="00150B08">
        <w:rPr>
          <w:rFonts w:ascii="Times New Roman" w:eastAsia="Times New Roman" w:hAnsi="Times New Roman" w:cs="Times New Roman"/>
          <w:bCs/>
          <w:sz w:val="24"/>
          <w:szCs w:val="24"/>
          <w:lang w:val="en-US"/>
        </w:rPr>
        <w:t xml:space="preserve">To </w:t>
      </w:r>
      <w:r w:rsidR="00565D3D">
        <w:rPr>
          <w:rFonts w:ascii="Times New Roman" w:eastAsia="Times New Roman" w:hAnsi="Times New Roman" w:cs="Times New Roman"/>
          <w:bCs/>
          <w:sz w:val="24"/>
          <w:szCs w:val="24"/>
          <w:lang w:val="en-US"/>
        </w:rPr>
        <w:t>exclude the effects of</w:t>
      </w:r>
      <w:r w:rsidR="00150B08">
        <w:rPr>
          <w:rFonts w:ascii="Times New Roman" w:eastAsia="Times New Roman" w:hAnsi="Times New Roman" w:cs="Times New Roman"/>
          <w:bCs/>
          <w:sz w:val="24"/>
          <w:szCs w:val="24"/>
          <w:lang w:val="en-US"/>
        </w:rPr>
        <w:t xml:space="preserve"> linkage, </w:t>
      </w:r>
      <w:r w:rsidR="00182B0E">
        <w:rPr>
          <w:rFonts w:ascii="Times New Roman" w:eastAsia="Times New Roman" w:hAnsi="Times New Roman" w:cs="Times New Roman"/>
          <w:bCs/>
          <w:sz w:val="24"/>
          <w:szCs w:val="24"/>
          <w:lang w:val="en-US"/>
        </w:rPr>
        <w:t>one group</w:t>
      </w:r>
      <w:r w:rsidR="00F002B2" w:rsidRPr="003A23D7" w:rsidDel="00012969">
        <w:rPr>
          <w:rFonts w:ascii="Times New Roman" w:eastAsia="Times New Roman" w:hAnsi="Times New Roman" w:cs="Times New Roman"/>
          <w:bCs/>
          <w:sz w:val="24"/>
          <w:szCs w:val="24"/>
          <w:lang w:val="en-US"/>
        </w:rPr>
        <w:t xml:space="preserve"> </w:t>
      </w:r>
      <w:r w:rsidR="00F706D7">
        <w:rPr>
          <w:rFonts w:ascii="Times New Roman" w:eastAsia="Times New Roman" w:hAnsi="Times New Roman" w:cs="Times New Roman"/>
          <w:bCs/>
          <w:sz w:val="24"/>
          <w:szCs w:val="24"/>
          <w:lang w:val="en-US"/>
        </w:rPr>
        <w:t>use</w:t>
      </w:r>
      <w:r w:rsidR="00182B0E">
        <w:rPr>
          <w:rFonts w:ascii="Times New Roman" w:eastAsia="Times New Roman" w:hAnsi="Times New Roman" w:cs="Times New Roman"/>
          <w:bCs/>
          <w:sz w:val="24"/>
          <w:szCs w:val="24"/>
          <w:lang w:val="en-US"/>
        </w:rPr>
        <w:t>d</w:t>
      </w:r>
      <w:r w:rsidR="00F706D7">
        <w:rPr>
          <w:rFonts w:ascii="Times New Roman" w:eastAsia="Times New Roman" w:hAnsi="Times New Roman" w:cs="Times New Roman"/>
          <w:bCs/>
          <w:sz w:val="24"/>
          <w:szCs w:val="24"/>
          <w:lang w:val="en-US"/>
        </w:rPr>
        <w:t xml:space="preserve"> </w:t>
      </w:r>
      <w:r w:rsidRPr="001E5EAD">
        <w:rPr>
          <w:rFonts w:ascii="Times New Roman" w:eastAsia="Times New Roman" w:hAnsi="Times New Roman" w:cs="Times New Roman"/>
          <w:bCs/>
          <w:sz w:val="24"/>
          <w:szCs w:val="24"/>
          <w:lang w:val="en-US"/>
        </w:rPr>
        <w:t>synonymous sites as markers of linkage</w:t>
      </w:r>
      <w:r w:rsidR="00DF6493">
        <w:rPr>
          <w:rFonts w:ascii="Times New Roman" w:eastAsia="Times New Roman" w:hAnsi="Times New Roman" w:cs="Times New Roman"/>
          <w:bCs/>
          <w:sz w:val="24"/>
          <w:szCs w:val="24"/>
          <w:lang w:val="en-US"/>
        </w:rPr>
        <w:t xml:space="preserve"> </w:t>
      </w:r>
      <w:r w:rsidR="00DF6493" w:rsidRPr="001E5EAD">
        <w:rPr>
          <w:rFonts w:ascii="Times New Roman" w:eastAsia="Times New Roman" w:hAnsi="Times New Roman" w:cs="Times New Roman"/>
          <w:bCs/>
          <w:sz w:val="24"/>
          <w:szCs w:val="24"/>
          <w:lang w:val="en-US"/>
        </w:rPr>
        <w:t xml:space="preserve"> </w:t>
      </w:r>
      <w:r w:rsidR="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DF6493">
        <w:rPr>
          <w:rFonts w:ascii="Times New Roman" w:eastAsia="Times New Roman" w:hAnsi="Times New Roman" w:cs="Times New Roman"/>
          <w:bCs/>
          <w:sz w:val="24"/>
          <w:szCs w:val="24"/>
          <w:lang w:val="en-US"/>
        </w:rPr>
        <w:instrText xml:space="preserve"> ADDIN EN.CITE </w:instrText>
      </w:r>
      <w:r w:rsidR="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DF6493">
        <w:rPr>
          <w:rFonts w:ascii="Times New Roman" w:eastAsia="Times New Roman" w:hAnsi="Times New Roman" w:cs="Times New Roman"/>
          <w:bCs/>
          <w:sz w:val="24"/>
          <w:szCs w:val="24"/>
          <w:lang w:val="en-US"/>
        </w:rPr>
        <w:instrText xml:space="preserve"> ADDIN EN.CITE.DATA </w:instrText>
      </w:r>
      <w:r w:rsidR="00DF6493">
        <w:rPr>
          <w:rFonts w:ascii="Times New Roman" w:eastAsia="Times New Roman" w:hAnsi="Times New Roman" w:cs="Times New Roman"/>
          <w:bCs/>
          <w:sz w:val="24"/>
          <w:szCs w:val="24"/>
          <w:lang w:val="en-US"/>
        </w:rPr>
      </w:r>
      <w:r w:rsidR="00DF6493">
        <w:rPr>
          <w:rFonts w:ascii="Times New Roman" w:eastAsia="Times New Roman" w:hAnsi="Times New Roman" w:cs="Times New Roman"/>
          <w:bCs/>
          <w:sz w:val="24"/>
          <w:szCs w:val="24"/>
          <w:lang w:val="en-US"/>
        </w:rPr>
        <w:fldChar w:fldCharType="end"/>
      </w:r>
      <w:r w:rsidR="00DF6493">
        <w:rPr>
          <w:rFonts w:ascii="Times New Roman" w:eastAsia="Times New Roman" w:hAnsi="Times New Roman" w:cs="Times New Roman"/>
          <w:bCs/>
          <w:sz w:val="24"/>
          <w:szCs w:val="24"/>
          <w:lang w:val="en-US"/>
        </w:rPr>
      </w:r>
      <w:r w:rsidR="00DF6493">
        <w:rPr>
          <w:rFonts w:ascii="Times New Roman" w:eastAsia="Times New Roman" w:hAnsi="Times New Roman" w:cs="Times New Roman"/>
          <w:bCs/>
          <w:sz w:val="24"/>
          <w:szCs w:val="24"/>
          <w:lang w:val="en-US"/>
        </w:rPr>
        <w:fldChar w:fldCharType="separate"/>
      </w:r>
      <w:r w:rsidR="00DF6493">
        <w:rPr>
          <w:rFonts w:ascii="Times New Roman" w:eastAsia="Times New Roman" w:hAnsi="Times New Roman" w:cs="Times New Roman"/>
          <w:bCs/>
          <w:noProof/>
          <w:sz w:val="24"/>
          <w:szCs w:val="24"/>
          <w:lang w:val="en-US"/>
        </w:rPr>
        <w:t>[37, 38]</w:t>
      </w:r>
      <w:r w:rsidR="00DF6493">
        <w:rPr>
          <w:rFonts w:ascii="Times New Roman" w:eastAsia="Times New Roman" w:hAnsi="Times New Roman" w:cs="Times New Roman"/>
          <w:bCs/>
          <w:sz w:val="24"/>
          <w:szCs w:val="24"/>
          <w:lang w:val="en-US"/>
        </w:rPr>
        <w:fldChar w:fldCharType="end"/>
      </w:r>
      <w:r w:rsidR="00150B08">
        <w:rPr>
          <w:rFonts w:ascii="Times New Roman" w:eastAsia="Times New Roman" w:hAnsi="Times New Roman" w:cs="Times New Roman"/>
          <w:bCs/>
          <w:sz w:val="24"/>
          <w:szCs w:val="24"/>
          <w:lang w:val="en-US"/>
        </w:rPr>
        <w:t>. However,</w:t>
      </w:r>
      <w:r w:rsidRPr="001E5EAD">
        <w:rPr>
          <w:rFonts w:ascii="Times New Roman" w:eastAsia="Times New Roman" w:hAnsi="Times New Roman" w:cs="Times New Roman"/>
          <w:bCs/>
          <w:sz w:val="24"/>
          <w:szCs w:val="24"/>
          <w:lang w:val="en-US"/>
        </w:rPr>
        <w:t xml:space="preserve"> the accuracy </w:t>
      </w:r>
      <w:r w:rsidR="00891CAF">
        <w:rPr>
          <w:rFonts w:ascii="Times New Roman" w:eastAsia="Times New Roman" w:hAnsi="Times New Roman" w:cs="Times New Roman"/>
          <w:bCs/>
          <w:sz w:val="24"/>
          <w:szCs w:val="24"/>
          <w:lang w:val="en-US"/>
        </w:rPr>
        <w:t xml:space="preserve">of this method </w:t>
      </w:r>
      <w:r w:rsidR="00150B08">
        <w:rPr>
          <w:rFonts w:ascii="Times New Roman" w:eastAsia="Times New Roman" w:hAnsi="Times New Roman" w:cs="Times New Roman"/>
          <w:bCs/>
          <w:sz w:val="24"/>
          <w:szCs w:val="24"/>
          <w:lang w:val="en-US"/>
        </w:rPr>
        <w:t>was</w:t>
      </w:r>
      <w:r w:rsidRPr="001E5EAD">
        <w:rPr>
          <w:rFonts w:ascii="Times New Roman" w:eastAsia="Times New Roman" w:hAnsi="Times New Roman" w:cs="Times New Roman"/>
          <w:bCs/>
          <w:sz w:val="24"/>
          <w:szCs w:val="24"/>
          <w:lang w:val="en-US"/>
        </w:rPr>
        <w:t xml:space="preserve"> not tested </w:t>
      </w:r>
      <w:r w:rsidR="00F002B2">
        <w:rPr>
          <w:rFonts w:ascii="Times New Roman" w:eastAsia="Times New Roman" w:hAnsi="Times New Roman" w:cs="Times New Roman"/>
          <w:bCs/>
          <w:sz w:val="24"/>
          <w:szCs w:val="24"/>
          <w:lang w:val="en-US"/>
        </w:rPr>
        <w:t>in</w:t>
      </w:r>
      <w:r w:rsidRPr="001E5EAD">
        <w:rPr>
          <w:rFonts w:ascii="Times New Roman" w:eastAsia="Times New Roman" w:hAnsi="Times New Roman" w:cs="Times New Roman"/>
          <w:bCs/>
          <w:sz w:val="24"/>
          <w:szCs w:val="24"/>
          <w:lang w:val="en-US"/>
        </w:rPr>
        <w:t xml:space="preserve"> simulation. </w:t>
      </w:r>
    </w:p>
    <w:p w14:paraId="17D9E586" w14:textId="5C9B5ED5" w:rsidR="0087149A" w:rsidRDefault="0076272C">
      <w:pPr>
        <w:spacing w:line="360" w:lineRule="auto"/>
        <w:ind w:firstLine="708"/>
        <w:jc w:val="both"/>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 xml:space="preserve">To conclude, the present study </w:t>
      </w:r>
      <w:r w:rsidR="005209BB">
        <w:rPr>
          <w:rFonts w:ascii="Times New Roman" w:eastAsia="Times New Roman" w:hAnsi="Times New Roman" w:cs="Times New Roman"/>
          <w:sz w:val="24"/>
          <w:szCs w:val="24"/>
        </w:rPr>
        <w:t>confirms</w:t>
      </w:r>
      <w:r w:rsidR="005209BB" w:rsidRPr="0076272C">
        <w:rPr>
          <w:rFonts w:ascii="Times New Roman" w:eastAsia="Times New Roman" w:hAnsi="Times New Roman" w:cs="Times New Roman"/>
          <w:sz w:val="24"/>
          <w:szCs w:val="24"/>
        </w:rPr>
        <w:t xml:space="preserve"> </w:t>
      </w:r>
      <w:r w:rsidRPr="0076272C">
        <w:rPr>
          <w:rFonts w:ascii="Times New Roman" w:eastAsia="Times New Roman" w:hAnsi="Times New Roman" w:cs="Times New Roman"/>
          <w:sz w:val="24"/>
          <w:szCs w:val="24"/>
        </w:rPr>
        <w:t xml:space="preserve">the existence of fundamental limitations on epistasis detection due to genetic linkage. Within this limitation, a </w:t>
      </w:r>
      <w:r w:rsidR="001B0976">
        <w:rPr>
          <w:rFonts w:ascii="Times New Roman" w:eastAsia="Times New Roman" w:hAnsi="Times New Roman" w:cs="Times New Roman"/>
          <w:sz w:val="24"/>
          <w:szCs w:val="24"/>
        </w:rPr>
        <w:t>conditional</w:t>
      </w:r>
      <w:r w:rsidRPr="0076272C">
        <w:rPr>
          <w:rFonts w:ascii="Times New Roman" w:eastAsia="Times New Roman" w:hAnsi="Times New Roman" w:cs="Times New Roman"/>
          <w:sz w:val="24"/>
          <w:szCs w:val="24"/>
        </w:rPr>
        <w:t xml:space="preserve"> correlation method combined with </w:t>
      </w:r>
      <w:r w:rsidR="005209BB">
        <w:rPr>
          <w:rFonts w:ascii="Times New Roman" w:eastAsia="Times New Roman" w:hAnsi="Times New Roman" w:cs="Times New Roman"/>
          <w:sz w:val="24"/>
          <w:szCs w:val="24"/>
        </w:rPr>
        <w:t>balanced</w:t>
      </w:r>
      <w:r w:rsidR="005209BB" w:rsidRPr="0076272C">
        <w:rPr>
          <w:rFonts w:ascii="Times New Roman" w:eastAsia="Times New Roman" w:hAnsi="Times New Roman" w:cs="Times New Roman"/>
          <w:sz w:val="24"/>
          <w:szCs w:val="24"/>
        </w:rPr>
        <w:t xml:space="preserve"> </w:t>
      </w:r>
      <w:r w:rsidRPr="0076272C">
        <w:rPr>
          <w:rFonts w:ascii="Times New Roman" w:eastAsia="Times New Roman" w:hAnsi="Times New Roman" w:cs="Times New Roman"/>
          <w:sz w:val="24"/>
          <w:szCs w:val="24"/>
        </w:rPr>
        <w:t xml:space="preserve">sampling from quasi-independent populations </w:t>
      </w:r>
      <w:r w:rsidR="00620D41">
        <w:rPr>
          <w:rFonts w:ascii="Times New Roman" w:eastAsia="Times New Roman" w:hAnsi="Times New Roman" w:cs="Times New Roman"/>
          <w:sz w:val="24"/>
          <w:szCs w:val="24"/>
        </w:rPr>
        <w:t xml:space="preserve">and testing </w:t>
      </w:r>
      <w:r w:rsidR="005209BB">
        <w:rPr>
          <w:rFonts w:ascii="Times New Roman" w:eastAsia="Times New Roman" w:hAnsi="Times New Roman" w:cs="Times New Roman"/>
          <w:sz w:val="24"/>
          <w:szCs w:val="24"/>
        </w:rPr>
        <w:t xml:space="preserve">the accuracy </w:t>
      </w:r>
      <w:r w:rsidR="00691F57">
        <w:rPr>
          <w:rFonts w:ascii="Times New Roman" w:eastAsia="Times New Roman" w:hAnsi="Times New Roman" w:cs="Times New Roman"/>
          <w:sz w:val="24"/>
          <w:szCs w:val="24"/>
        </w:rPr>
        <w:t xml:space="preserve">in simulation </w:t>
      </w:r>
      <w:r w:rsidRPr="0076272C">
        <w:rPr>
          <w:rFonts w:ascii="Times New Roman" w:eastAsia="Times New Roman" w:hAnsi="Times New Roman" w:cs="Times New Roman"/>
          <w:sz w:val="24"/>
          <w:szCs w:val="24"/>
        </w:rPr>
        <w:t xml:space="preserve">allows </w:t>
      </w:r>
      <w:r w:rsidR="004F6E6D">
        <w:rPr>
          <w:rFonts w:ascii="Times New Roman" w:eastAsia="Times New Roman" w:hAnsi="Times New Roman" w:cs="Times New Roman"/>
          <w:sz w:val="24"/>
          <w:szCs w:val="24"/>
        </w:rPr>
        <w:t xml:space="preserve">the </w:t>
      </w:r>
      <w:r w:rsidR="00A72EB3">
        <w:rPr>
          <w:rFonts w:ascii="Times New Roman" w:eastAsia="Times New Roman" w:hAnsi="Times New Roman" w:cs="Times New Roman"/>
          <w:sz w:val="24"/>
          <w:szCs w:val="24"/>
        </w:rPr>
        <w:t xml:space="preserve">testable </w:t>
      </w:r>
      <w:r w:rsidRPr="0076272C">
        <w:rPr>
          <w:rFonts w:ascii="Times New Roman" w:eastAsia="Times New Roman" w:hAnsi="Times New Roman" w:cs="Times New Roman"/>
          <w:sz w:val="24"/>
          <w:szCs w:val="24"/>
        </w:rPr>
        <w:t>detection of strong epistatic links.</w:t>
      </w:r>
      <w:r w:rsidR="005209BB">
        <w:rPr>
          <w:rFonts w:ascii="Times New Roman" w:eastAsia="Times New Roman" w:hAnsi="Times New Roman" w:cs="Times New Roman"/>
          <w:sz w:val="24"/>
          <w:szCs w:val="24"/>
        </w:rPr>
        <w:t xml:space="preserve"> </w:t>
      </w:r>
    </w:p>
    <w:p w14:paraId="1D47048C" w14:textId="77777777" w:rsidR="0087149A" w:rsidRDefault="0087149A">
      <w:pPr>
        <w:jc w:val="both"/>
      </w:pPr>
    </w:p>
    <w:p w14:paraId="4886318C" w14:textId="77777777" w:rsidR="0087149A" w:rsidRPr="0076272C"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76272C">
        <w:rPr>
          <w:rFonts w:ascii="Times New Roman" w:eastAsia="Times New Roman" w:hAnsi="Times New Roman" w:cs="Times New Roman"/>
          <w:color w:val="000000"/>
          <w:sz w:val="24"/>
          <w:szCs w:val="24"/>
        </w:rPr>
        <w:lastRenderedPageBreak/>
        <w:t>METHODS</w:t>
      </w:r>
      <w:r w:rsidRPr="0076272C">
        <w:rPr>
          <w:rFonts w:ascii="Times New Roman" w:eastAsia="Times New Roman" w:hAnsi="Times New Roman" w:cs="Times New Roman"/>
          <w:sz w:val="24"/>
          <w:szCs w:val="24"/>
        </w:rPr>
        <w:t xml:space="preserve"> </w:t>
      </w:r>
    </w:p>
    <w:p w14:paraId="5F2794A9" w14:textId="77777777" w:rsidR="0087149A"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3387AE92" w:rsidR="0087149A"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Generating sequences for method testing.</w:t>
      </w:r>
      <w:r>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Pr>
          <w:rFonts w:ascii="Times New Roman" w:eastAsia="Times New Roman" w:hAnsi="Times New Roman" w:cs="Times New Roman"/>
          <w:color w:val="000000"/>
          <w:sz w:val="24"/>
          <w:szCs w:val="24"/>
        </w:rPr>
        <w:t xml:space="preserve"> binary sequences is simulated by a Monte Carlo code </w:t>
      </w:r>
      <w:r w:rsidR="00EF6A49">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PFJlY051bT43Njk8L1JlY051bT48RGlzcGxheVRleHQ+WzM2LCA2MV08L0Rpc3BsYXlUZXh0Pjxy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EF6A49">
        <w:rPr>
          <w:rFonts w:ascii="Times New Roman" w:eastAsia="Times New Roman" w:hAnsi="Times New Roman" w:cs="Times New Roman"/>
          <w:color w:val="000000"/>
          <w:sz w:val="24"/>
          <w:szCs w:val="24"/>
        </w:rPr>
        <w:instrText xml:space="preserve"> ADDIN EN.CITE </w:instrText>
      </w:r>
      <w:r w:rsidR="00EF6A49">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PFJlY051bT43Njk8L1JlY051bT48RGlzcGxheVRleHQ+WzM2LCA2MV08L0Rpc3BsYXlUZXh0Pjxy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EF6A49">
        <w:rPr>
          <w:rFonts w:ascii="Times New Roman" w:eastAsia="Times New Roman" w:hAnsi="Times New Roman" w:cs="Times New Roman"/>
          <w:color w:val="000000"/>
          <w:sz w:val="24"/>
          <w:szCs w:val="24"/>
        </w:rPr>
        <w:instrText xml:space="preserve"> ADDIN EN.CITE.DATA </w:instrText>
      </w:r>
      <w:r w:rsidR="00EF6A49">
        <w:rPr>
          <w:rFonts w:ascii="Times New Roman" w:eastAsia="Times New Roman" w:hAnsi="Times New Roman" w:cs="Times New Roman"/>
          <w:color w:val="000000"/>
          <w:sz w:val="24"/>
          <w:szCs w:val="24"/>
        </w:rPr>
      </w:r>
      <w:r w:rsidR="00EF6A49">
        <w:rPr>
          <w:rFonts w:ascii="Times New Roman" w:eastAsia="Times New Roman" w:hAnsi="Times New Roman" w:cs="Times New Roman"/>
          <w:color w:val="000000"/>
          <w:sz w:val="24"/>
          <w:szCs w:val="24"/>
        </w:rPr>
        <w:fldChar w:fldCharType="end"/>
      </w:r>
      <w:r w:rsidR="00EF6A49">
        <w:rPr>
          <w:rFonts w:ascii="Times New Roman" w:eastAsia="Times New Roman" w:hAnsi="Times New Roman" w:cs="Times New Roman"/>
          <w:color w:val="000000"/>
          <w:sz w:val="24"/>
          <w:szCs w:val="24"/>
        </w:rPr>
      </w:r>
      <w:r w:rsidR="00EF6A49">
        <w:rPr>
          <w:rFonts w:ascii="Times New Roman" w:eastAsia="Times New Roman" w:hAnsi="Times New Roman" w:cs="Times New Roman"/>
          <w:color w:val="000000"/>
          <w:sz w:val="24"/>
          <w:szCs w:val="24"/>
        </w:rPr>
        <w:fldChar w:fldCharType="separate"/>
      </w:r>
      <w:r w:rsidR="00EF6A49">
        <w:rPr>
          <w:rFonts w:ascii="Times New Roman" w:eastAsia="Times New Roman" w:hAnsi="Times New Roman" w:cs="Times New Roman"/>
          <w:noProof/>
          <w:color w:val="000000"/>
          <w:sz w:val="24"/>
          <w:szCs w:val="24"/>
        </w:rPr>
        <w:t>[36, 61]</w:t>
      </w:r>
      <w:r w:rsidR="00EF6A49">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Pr>
          <w:rFonts w:ascii="Times New Roman" w:eastAsia="Times New Roman" w:hAnsi="Times New Roman" w:cs="Times New Roman"/>
          <w:color w:val="000000"/>
          <w:sz w:val="24"/>
          <w:szCs w:val="24"/>
        </w:rPr>
        <w:t xml:space="preserve">. 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Pr>
          <w:rFonts w:ascii="Times New Roman" w:eastAsia="Times New Roman" w:hAnsi="Times New Roman" w:cs="Times New Roman"/>
          <w:color w:val="000000"/>
          <w:sz w:val="24"/>
          <w:szCs w:val="24"/>
        </w:rPr>
        <w:t xml:space="preserve"> as given by </w:t>
      </w:r>
      <w:r w:rsidR="00EF6A49">
        <w:rPr>
          <w:rFonts w:ascii="Times New Roman" w:eastAsia="Times New Roman" w:hAnsi="Times New Roman" w:cs="Times New Roman"/>
          <w:color w:val="000000"/>
          <w:sz w:val="24"/>
          <w:szCs w:val="24"/>
        </w:rPr>
        <w:fldChar w:fldCharType="begin"/>
      </w:r>
      <w:r w:rsidR="00EF6A49">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eastAsia="Times New Roman" w:hAnsi="Times New Roman" w:cs="Times New Roman"/>
          <w:color w:val="000000"/>
          <w:sz w:val="24"/>
          <w:szCs w:val="24"/>
        </w:rPr>
        <w:fldChar w:fldCharType="separate"/>
      </w:r>
      <w:r w:rsidR="00EF6A49">
        <w:rPr>
          <w:rFonts w:ascii="Times New Roman" w:eastAsia="Times New Roman" w:hAnsi="Times New Roman" w:cs="Times New Roman"/>
          <w:noProof/>
          <w:color w:val="000000"/>
          <w:sz w:val="24"/>
          <w:szCs w:val="24"/>
        </w:rPr>
        <w:t>[36]</w:t>
      </w:r>
      <w:r w:rsidR="00EF6A49">
        <w:rPr>
          <w:rFonts w:ascii="Times New Roman" w:eastAsia="Times New Roman" w:hAnsi="Times New Roman" w:cs="Times New Roman"/>
          <w:color w:val="000000"/>
          <w:sz w:val="24"/>
          <w:szCs w:val="24"/>
        </w:rPr>
        <w:fldChar w:fldCharType="end"/>
      </w:r>
    </w:p>
    <w:p w14:paraId="7E04B070" w14:textId="0219D45F" w:rsidR="0087149A"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t xml:space="preserve"> </w:t>
      </w:r>
    </w:p>
    <w:p w14:paraId="14F1B8D1" w14:textId="77777777" w:rsidR="0087149A" w:rsidRDefault="00CA3ABF">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5F622081" w:rsidR="0087149A" w:rsidRDefault="0076272C">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Pr>
          <w:rFonts w:ascii="Times New Roman" w:eastAsia="Times New Roman" w:hAnsi="Times New Roman" w:cs="Times New Roman"/>
          <w:sz w:val="24"/>
          <w:szCs w:val="24"/>
        </w:rPr>
        <w:t xml:space="preserve"> is the binary matrix that shows 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Pr>
          <w:rFonts w:ascii="Times New Roman" w:eastAsia="Times New Roman" w:hAnsi="Times New Roman" w:cs="Times New Roman"/>
          <w:sz w:val="24"/>
          <w:szCs w:val="24"/>
        </w:rPr>
        <w:t xml:space="preserve">denote the individual fitness </w:t>
      </w:r>
      <w:r w:rsidR="006363C9">
        <w:rPr>
          <w:rFonts w:ascii="Times New Roman" w:eastAsia="Times New Roman" w:hAnsi="Times New Roman" w:cs="Times New Roman"/>
          <w:sz w:val="24"/>
          <w:szCs w:val="24"/>
        </w:rPr>
        <w:t>costs</w:t>
      </w:r>
      <w:r w:rsidR="004A51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of two </w:t>
      </w:r>
      <w:r w:rsidR="006363C9">
        <w:rPr>
          <w:rFonts w:ascii="Times New Roman" w:eastAsia="Times New Roman" w:hAnsi="Times New Roman" w:cs="Times New Roman"/>
          <w:sz w:val="24"/>
          <w:szCs w:val="24"/>
        </w:rPr>
        <w:t>deleterious</w:t>
      </w:r>
      <w:r w:rsidR="004A51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mutations,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Pr>
          <w:rFonts w:ascii="Times New Roman" w:eastAsia="Times New Roman" w:hAnsi="Times New Roman" w:cs="Times New Roman"/>
          <w:sz w:val="24"/>
          <w:szCs w:val="24"/>
        </w:rPr>
        <w:t xml:space="preserve"> is the </w:t>
      </w:r>
      <w:r w:rsidR="006363C9">
        <w:rPr>
          <w:rFonts w:ascii="Times New Roman" w:eastAsia="Times New Roman" w:hAnsi="Times New Roman" w:cs="Times New Roman"/>
          <w:sz w:val="24"/>
          <w:szCs w:val="24"/>
        </w:rPr>
        <w:t>compensation degree</w:t>
      </w:r>
      <w:r>
        <w:rPr>
          <w:rFonts w:ascii="Times New Roman" w:eastAsia="Times New Roman" w:hAnsi="Times New Roman" w:cs="Times New Roman"/>
          <w:sz w:val="24"/>
          <w:szCs w:val="24"/>
        </w:rPr>
        <w:t xml:space="preserve"> at sites </w:t>
      </w:r>
      <m:oMath>
        <m:r>
          <w:rPr>
            <w:rFonts w:ascii="Cambria Math" w:eastAsia="Cambria Math" w:hAnsi="Cambria Math" w:cs="Cambria Math"/>
            <w:sz w:val="24"/>
            <w:szCs w:val="24"/>
          </w:rPr>
          <m:t xml:space="preserve">i </m:t>
        </m:r>
      </m:oMath>
      <w:r>
        <w:rPr>
          <w:rFonts w:ascii="Times New Roman" w:eastAsia="Times New Roman" w:hAnsi="Times New Roman" w:cs="Times New Roman"/>
          <w:sz w:val="24"/>
          <w:szCs w:val="24"/>
        </w:rPr>
        <w:t>and</w:t>
      </w:r>
      <w:r>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r>
        <w:rPr>
          <w:rFonts w:ascii="Times New Roman" w:eastAsia="Times New Roman" w:hAnsi="Times New Roman" w:cs="Times New Roman"/>
          <w:sz w:val="24"/>
          <w:szCs w:val="24"/>
        </w:rPr>
        <w:t xml:space="preserve"> </w:t>
      </w:r>
    </w:p>
    <w:p w14:paraId="10F30062" w14:textId="7DF66F0F" w:rsidR="00192CCC" w:rsidRDefault="0076272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In our simulation example in Fig 1, we consider a haploid population with the initial frequency of </w:t>
      </w:r>
      <w:r w:rsidR="00192CCC">
        <w:rPr>
          <w:rFonts w:ascii="Times New Roman" w:eastAsia="Times New Roman" w:hAnsi="Times New Roman" w:cs="Times New Roman"/>
          <w:color w:val="000000"/>
          <w:sz w:val="24"/>
          <w:szCs w:val="24"/>
        </w:rPr>
        <w:t xml:space="preserve">deleterious </w:t>
      </w:r>
      <w:r>
        <w:rPr>
          <w:rFonts w:ascii="Times New Roman" w:eastAsia="Times New Roman" w:hAnsi="Times New Roman" w:cs="Times New Roman"/>
          <w:color w:val="000000"/>
          <w:sz w:val="24"/>
          <w:szCs w:val="24"/>
        </w:rPr>
        <w:t xml:space="preserve">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Pr>
          <w:rFonts w:ascii="Times New Roman" w:eastAsia="Times New Roman" w:hAnsi="Times New Roman" w:cs="Times New Roman"/>
          <w:color w:val="000000"/>
          <w:sz w:val="24"/>
          <w:szCs w:val="24"/>
        </w:rPr>
        <w:t xml:space="preserve"> mutation rate</w:t>
      </w:r>
      <w:r w:rsidR="00192CCC">
        <w:rPr>
          <w:rFonts w:ascii="Times New Roman" w:eastAsia="Times New Roman" w:hAnsi="Times New Roman" w:cs="Times New Roman"/>
          <w:color w:val="000000"/>
          <w:sz w:val="24"/>
          <w:szCs w:val="24"/>
        </w:rPr>
        <w:t xml:space="preserve"> </w:t>
      </w:r>
      <w:r w:rsidR="00BB6F54">
        <w:rPr>
          <w:rFonts w:ascii="Times New Roman" w:eastAsia="Times New Roman" w:hAnsi="Times New Roman" w:cs="Times New Roman"/>
          <w:color w:val="000000"/>
          <w:sz w:val="24"/>
          <w:szCs w:val="24"/>
        </w:rPr>
        <w:t xml:space="preserve">per </w:t>
      </w:r>
      <w:r w:rsidR="00192CCC">
        <w:rPr>
          <w:rFonts w:ascii="Times New Roman" w:eastAsia="Times New Roman" w:hAnsi="Times New Roman" w:cs="Times New Roman"/>
          <w:color w:val="000000"/>
          <w:sz w:val="24"/>
          <w:szCs w:val="24"/>
        </w:rPr>
        <w:t>genome</w:t>
      </w:r>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Pr>
          <w:rFonts w:ascii="Times New Roman" w:eastAsia="Times New Roman" w:hAnsi="Times New Roman" w:cs="Times New Roman"/>
          <w:color w:val="000000"/>
          <w:sz w:val="24"/>
          <w:szCs w:val="24"/>
        </w:rPr>
        <w:t>fixed selection coefficient</w:t>
      </w:r>
      <m:oMath>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 xml:space="preserve">≡s =0.1, </m:t>
        </m:r>
      </m:oMath>
      <w:r>
        <w:rPr>
          <w:rFonts w:ascii="Times New Roman" w:eastAsia="Times New Roman" w:hAnsi="Times New Roman" w:cs="Times New Roman"/>
          <w:color w:val="000000"/>
          <w:sz w:val="24"/>
          <w:szCs w:val="24"/>
        </w:rPr>
        <w:t>population</w:t>
      </w:r>
      <w:r w:rsidR="00192CCC">
        <w:rPr>
          <w:rFonts w:ascii="Times New Roman" w:eastAsia="Times New Roman" w:hAnsi="Times New Roman" w:cs="Times New Roman"/>
          <w:color w:val="000000"/>
          <w:sz w:val="24"/>
          <w:szCs w:val="24"/>
        </w:rPr>
        <w:t xml:space="preserve">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Pr>
          <w:rFonts w:ascii="Times New Roman" w:eastAsia="Times New Roman" w:hAnsi="Times New Roman" w:cs="Times New Roman"/>
          <w:color w:val="000000"/>
          <w:sz w:val="24"/>
          <w:szCs w:val="24"/>
        </w:rPr>
        <w:t xml:space="preserve"> individuals and</w:t>
      </w:r>
      <w:r w:rsidR="00192CCC">
        <w:rPr>
          <w:rFonts w:ascii="Times New Roman" w:eastAsia="Times New Roman" w:hAnsi="Times New Roman" w:cs="Times New Roman"/>
          <w:color w:val="000000"/>
          <w:sz w:val="24"/>
          <w:szCs w:val="24"/>
        </w:rPr>
        <w:t xml:space="preserve"> genome length</w:t>
      </w:r>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Pr>
          <w:rFonts w:ascii="Times New Roman" w:eastAsia="Times New Roman" w:hAnsi="Times New Roman" w:cs="Times New Roman"/>
          <w:color w:val="000000"/>
          <w:sz w:val="24"/>
          <w:szCs w:val="24"/>
        </w:rPr>
        <w:t xml:space="preserve">sites. </w:t>
      </w:r>
    </w:p>
    <w:p w14:paraId="04847BA3" w14:textId="1156513D" w:rsidR="0087149A" w:rsidRDefault="00192CCC" w:rsidP="00FC4B93">
      <w:pPr>
        <w:pBdr>
          <w:top w:val="nil"/>
          <w:left w:val="nil"/>
          <w:bottom w:val="nil"/>
          <w:right w:val="nil"/>
          <w:between w:val="nil"/>
        </w:pBdr>
        <w:spacing w:after="0" w:line="360" w:lineRule="auto"/>
        <w:ind w:firstLine="720"/>
        <w:jc w:val="both"/>
      </w:pPr>
      <w:r>
        <w:rPr>
          <w:rFonts w:ascii="Times New Roman" w:eastAsia="Times New Roman" w:hAnsi="Times New Roman" w:cs="Times New Roman"/>
          <w:color w:val="000000"/>
          <w:sz w:val="24"/>
          <w:szCs w:val="24"/>
        </w:rPr>
        <w:t xml:space="preserve">The </w:t>
      </w:r>
      <w:r w:rsidR="0076272C">
        <w:rPr>
          <w:rFonts w:ascii="Times New Roman" w:eastAsia="Times New Roman" w:hAnsi="Times New Roman" w:cs="Times New Roman"/>
          <w:color w:val="000000"/>
          <w:sz w:val="24"/>
          <w:szCs w:val="24"/>
        </w:rPr>
        <w:t>Monte-Carlo simulation code is written in MATLAB</w:t>
      </w:r>
      <w:r w:rsidR="0076272C">
        <w:rPr>
          <w:rFonts w:ascii="Times New Roman" w:eastAsia="Times New Roman" w:hAnsi="Times New Roman" w:cs="Times New Roman"/>
          <w:color w:val="000000"/>
          <w:sz w:val="24"/>
          <w:szCs w:val="24"/>
          <w:vertAlign w:val="superscript"/>
        </w:rPr>
        <w:t xml:space="preserve">TM </w:t>
      </w:r>
      <w:r w:rsidR="0076272C">
        <w:rPr>
          <w:rFonts w:ascii="Times New Roman" w:eastAsia="Times New Roman" w:hAnsi="Times New Roman" w:cs="Times New Roman"/>
          <w:color w:val="000000"/>
          <w:sz w:val="24"/>
          <w:szCs w:val="24"/>
        </w:rPr>
        <w:t xml:space="preserve">and deposited at </w:t>
      </w:r>
      <w:hyperlink r:id="rId19" w:history="1">
        <w:r w:rsidR="00626F04" w:rsidRPr="00626F04">
          <w:rPr>
            <w:rStyle w:val="a4"/>
            <w:rFonts w:ascii="Times New Roman" w:eastAsia="Times New Roman" w:hAnsi="Times New Roman" w:cs="Times New Roman"/>
            <w:sz w:val="24"/>
            <w:szCs w:val="24"/>
          </w:rPr>
          <w:t>https://github.com/FireFrog17/Fundamental-restriction-on-epistasis-detection-and-fitness-valleys-in-virus-evolution-Data</w:t>
        </w:r>
      </w:hyperlink>
    </w:p>
    <w:p w14:paraId="412BADD4" w14:textId="77777777" w:rsidR="0071539E" w:rsidRDefault="0071539E">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77777777" w:rsidR="0087149A" w:rsidRDefault="0076272C">
      <w:pPr>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Table 1. </w:t>
      </w:r>
      <w:r>
        <w:rPr>
          <w:rFonts w:ascii="Times New Roman" w:eastAsia="Times New Roman" w:hAnsi="Times New Roman" w:cs="Times New Roman"/>
          <w:sz w:val="20"/>
          <w:szCs w:val="20"/>
        </w:rPr>
        <w:t>Parameters of the model and data processing.</w:t>
      </w:r>
    </w:p>
    <w:tbl>
      <w:tblPr>
        <w:tblStyle w:val="a3"/>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Notation</w:t>
            </w:r>
          </w:p>
        </w:tc>
        <w:tc>
          <w:tcPr>
            <w:tcW w:w="1985" w:type="dxa"/>
          </w:tcPr>
          <w:p w14:paraId="71D31C2B" w14:textId="77777777" w:rsidR="0087149A"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Value</w:t>
            </w:r>
          </w:p>
        </w:tc>
        <w:tc>
          <w:tcPr>
            <w:tcW w:w="5265" w:type="dxa"/>
          </w:tcPr>
          <w:p w14:paraId="4AEC877F" w14:textId="77777777" w:rsidR="0087149A"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r>
      <w:tr w:rsidR="0087149A"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Default="00CA3ABF">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38733630"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0.45</w:t>
            </w:r>
          </w:p>
        </w:tc>
        <w:tc>
          <w:tcPr>
            <w:tcW w:w="5265" w:type="dxa"/>
          </w:tcPr>
          <w:p w14:paraId="36F2A934"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Initial proportion of mutant alleles in the population</w:t>
            </w:r>
          </w:p>
        </w:tc>
      </w:tr>
      <w:tr w:rsidR="0087149A"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
          <w:p w14:paraId="5362B1C9"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1000</w:t>
            </w:r>
          </w:p>
        </w:tc>
        <w:tc>
          <w:tcPr>
            <w:tcW w:w="5265" w:type="dxa"/>
          </w:tcPr>
          <w:p w14:paraId="0C4B3B4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Population size</w:t>
            </w:r>
          </w:p>
        </w:tc>
      </w:tr>
      <w:tr w:rsidR="0087149A"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75854C4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0.07</w:t>
            </w:r>
          </w:p>
        </w:tc>
        <w:tc>
          <w:tcPr>
            <w:tcW w:w="5265" w:type="dxa"/>
          </w:tcPr>
          <w:p w14:paraId="15CD3C48"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Mutation rate per genome </w:t>
            </w:r>
          </w:p>
        </w:tc>
      </w:tr>
      <w:tr w:rsidR="0087149A"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
          <w:p w14:paraId="4596623A"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c>
          <w:tcPr>
            <w:tcW w:w="5265" w:type="dxa"/>
          </w:tcPr>
          <w:p w14:paraId="35432270"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Simulation time in generations</w:t>
            </w:r>
          </w:p>
        </w:tc>
      </w:tr>
      <w:tr w:rsidR="0087149A" w14:paraId="65CF9CCC"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198FE66D" w14:textId="77777777" w:rsidR="0087149A" w:rsidRDefault="00CA3ABF">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0.1</w:t>
            </w:r>
          </w:p>
        </w:tc>
        <w:tc>
          <w:tcPr>
            <w:tcW w:w="5265" w:type="dxa"/>
          </w:tcPr>
          <w:p w14:paraId="2EE36CBF"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Selection coefficient (the same for all sites)</w:t>
            </w:r>
          </w:p>
        </w:tc>
      </w:tr>
      <w:tr w:rsidR="0087149A"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[0,0.1,0.5,1]</w:t>
            </w:r>
          </w:p>
        </w:tc>
        <w:tc>
          <w:tcPr>
            <w:tcW w:w="5265" w:type="dxa"/>
          </w:tcPr>
          <w:p w14:paraId="7C70F3A1"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Recombination probability</w:t>
            </w:r>
          </w:p>
        </w:tc>
      </w:tr>
      <w:tr w:rsidR="0087149A"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[1,3,10]</w:t>
            </w:r>
          </w:p>
        </w:tc>
        <w:tc>
          <w:tcPr>
            <w:tcW w:w="5265" w:type="dxa"/>
          </w:tcPr>
          <w:p w14:paraId="0C372620"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Number of crossovers</w:t>
            </w:r>
          </w:p>
        </w:tc>
      </w:tr>
      <w:tr w:rsidR="0087149A"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38BFB4D1"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[0.4,0.5,0.6,0.75]</w:t>
            </w:r>
          </w:p>
        </w:tc>
        <w:tc>
          <w:tcPr>
            <w:tcW w:w="5265" w:type="dxa"/>
          </w:tcPr>
          <w:p w14:paraId="2D8880B5"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Strength of epistatic interaction</w:t>
            </w:r>
          </w:p>
        </w:tc>
      </w:tr>
      <w:tr w:rsidR="0087149A"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w:lastRenderedPageBreak/>
                  <m:t>run</m:t>
                </m:r>
              </m:oMath>
            </m:oMathPara>
          </w:p>
        </w:tc>
        <w:tc>
          <w:tcPr>
            <w:tcW w:w="1985" w:type="dxa"/>
          </w:tcPr>
          <w:p w14:paraId="01CA31AD"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[6,20,50,200]</w:t>
            </w:r>
          </w:p>
        </w:tc>
        <w:tc>
          <w:tcPr>
            <w:tcW w:w="5265" w:type="dxa"/>
          </w:tcPr>
          <w:p w14:paraId="44E0708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Number of </w:t>
            </w:r>
            <w:proofErr w:type="gramStart"/>
            <w:r>
              <w:rPr>
                <w:rFonts w:ascii="Times New Roman" w:eastAsia="Times New Roman" w:hAnsi="Times New Roman" w:cs="Times New Roman"/>
                <w:color w:val="000000"/>
                <w:sz w:val="20"/>
                <w:szCs w:val="20"/>
              </w:rPr>
              <w:t>simulation</w:t>
            </w:r>
            <w:proofErr w:type="gramEnd"/>
            <w:r>
              <w:rPr>
                <w:rFonts w:ascii="Times New Roman" w:eastAsia="Times New Roman" w:hAnsi="Times New Roman" w:cs="Times New Roman"/>
                <w:color w:val="000000"/>
                <w:sz w:val="20"/>
                <w:szCs w:val="20"/>
              </w:rPr>
              <w:t xml:space="preserve"> runs used to average the data</w:t>
            </w:r>
          </w:p>
        </w:tc>
      </w:tr>
      <w:tr w:rsidR="0087149A"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m:t>L</m:t>
              </m:r>
            </m:oMath>
            <w:r>
              <w:rPr>
                <w:rFonts w:ascii="Times New Roman" w:eastAsia="Times New Roman" w:hAnsi="Times New Roman" w:cs="Times New Roman"/>
                <w:sz w:val="20"/>
                <w:szCs w:val="20"/>
              </w:rPr>
              <w:t xml:space="preserve"> (seqlen)</w:t>
            </w:r>
          </w:p>
        </w:tc>
        <w:tc>
          <w:tcPr>
            <w:tcW w:w="1985" w:type="dxa"/>
          </w:tcPr>
          <w:p w14:paraId="14A52751"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[20,40,100,200]</w:t>
            </w:r>
          </w:p>
        </w:tc>
        <w:tc>
          <w:tcPr>
            <w:tcW w:w="5265" w:type="dxa"/>
          </w:tcPr>
          <w:p w14:paraId="1EE1FDA2"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Length of the simulated sequence</w:t>
            </w:r>
          </w:p>
        </w:tc>
      </w:tr>
      <w:tr w:rsidR="0087149A"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Sequence threshold</w:t>
            </w:r>
          </w:p>
        </w:tc>
        <w:tc>
          <w:tcPr>
            <w:tcW w:w="1985" w:type="dxa"/>
          </w:tcPr>
          <w:p w14:paraId="2B7AE18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[0.7]</w:t>
            </w:r>
          </w:p>
        </w:tc>
        <w:tc>
          <w:tcPr>
            <w:tcW w:w="5265" w:type="dxa"/>
          </w:tcPr>
          <w:p w14:paraId="242BD942"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Maximum proportion of gaps and </w:t>
            </w:r>
            <w:proofErr w:type="spellStart"/>
            <w:r>
              <w:rPr>
                <w:rFonts w:ascii="Times New Roman" w:eastAsia="Times New Roman" w:hAnsi="Times New Roman" w:cs="Times New Roman"/>
                <w:color w:val="000000"/>
                <w:sz w:val="20"/>
                <w:szCs w:val="20"/>
              </w:rPr>
              <w:t>nonreads</w:t>
            </w:r>
            <w:proofErr w:type="spellEnd"/>
            <w:r>
              <w:rPr>
                <w:rFonts w:ascii="Times New Roman" w:eastAsia="Times New Roman" w:hAnsi="Times New Roman" w:cs="Times New Roman"/>
                <w:color w:val="000000"/>
                <w:sz w:val="20"/>
                <w:szCs w:val="20"/>
              </w:rPr>
              <w:t xml:space="preserve"> in one sequence</w:t>
            </w:r>
          </w:p>
        </w:tc>
      </w:tr>
      <w:tr w:rsidR="0087149A"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Gap threshold</w:t>
            </w:r>
          </w:p>
        </w:tc>
        <w:tc>
          <w:tcPr>
            <w:tcW w:w="1985" w:type="dxa"/>
          </w:tcPr>
          <w:p w14:paraId="5D131DBD"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[0.5]</w:t>
            </w:r>
          </w:p>
        </w:tc>
        <w:tc>
          <w:tcPr>
            <w:tcW w:w="5265" w:type="dxa"/>
          </w:tcPr>
          <w:p w14:paraId="4168B44D"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Maximum proportion of gaps and </w:t>
            </w:r>
            <w:proofErr w:type="spellStart"/>
            <w:r>
              <w:rPr>
                <w:rFonts w:ascii="Times New Roman" w:eastAsia="Times New Roman" w:hAnsi="Times New Roman" w:cs="Times New Roman"/>
                <w:color w:val="000000"/>
                <w:sz w:val="20"/>
                <w:szCs w:val="20"/>
              </w:rPr>
              <w:t>nonreads</w:t>
            </w:r>
            <w:proofErr w:type="spellEnd"/>
            <w:r>
              <w:rPr>
                <w:rFonts w:ascii="Times New Roman" w:eastAsia="Times New Roman" w:hAnsi="Times New Roman" w:cs="Times New Roman"/>
                <w:color w:val="000000"/>
                <w:sz w:val="20"/>
                <w:szCs w:val="20"/>
              </w:rPr>
              <w:t xml:space="preserve"> at one site</w:t>
            </w:r>
          </w:p>
        </w:tc>
      </w:tr>
      <w:tr w:rsidR="0087149A"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Monomorphism threshold</w:t>
            </w:r>
          </w:p>
        </w:tc>
        <w:tc>
          <w:tcPr>
            <w:tcW w:w="1985" w:type="dxa"/>
          </w:tcPr>
          <w:p w14:paraId="4EBFC3DB"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[0.8,0.95]</w:t>
            </w:r>
          </w:p>
        </w:tc>
        <w:tc>
          <w:tcPr>
            <w:tcW w:w="5265" w:type="dxa"/>
          </w:tcPr>
          <w:p w14:paraId="2DC9864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degree of monomorphism per site</w:t>
            </w:r>
          </w:p>
        </w:tc>
      </w:tr>
    </w:tbl>
    <w:p w14:paraId="3CB8BF46" w14:textId="77777777" w:rsidR="0087149A" w:rsidRDefault="0087149A">
      <w:pPr>
        <w:spacing w:after="0" w:line="360" w:lineRule="auto"/>
        <w:jc w:val="both"/>
        <w:rPr>
          <w:rFonts w:ascii="Times New Roman" w:eastAsia="Times New Roman" w:hAnsi="Times New Roman" w:cs="Times New Roman"/>
          <w:sz w:val="24"/>
          <w:szCs w:val="24"/>
        </w:rPr>
      </w:pPr>
    </w:p>
    <w:p w14:paraId="168EC224" w14:textId="1305B5DF"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Processing genomic data of SARS-CoV-2. </w:t>
      </w:r>
      <w:r>
        <w:rPr>
          <w:rFonts w:ascii="Times New Roman" w:eastAsia="Times New Roman" w:hAnsi="Times New Roman" w:cs="Times New Roman"/>
          <w:sz w:val="24"/>
          <w:szCs w:val="24"/>
        </w:rPr>
        <w:t xml:space="preserve">In Dataset 1, 6000 sequences sampled from 6 regions (Africa, Asia, North America, Oceania, South America) in the period from 09/24/2020 to 09/25/2021 were downloaded from database NCBI Virus. In Dataset 2, 12,000 sequences were sampled from NCBI Virus database labeled B.1 and B.1.1.7 (Alpha), in equal numbers for each label. In Dataset 3, we used 20,000 random sequences from the NCBI Virus database for the period from 09/24/2020 to 09/25/2021. </w:t>
      </w:r>
    </w:p>
    <w:p w14:paraId="5D1EF84A" w14:textId="3BB75946" w:rsidR="00545794" w:rsidRPr="00FC4B93" w:rsidRDefault="00545794" w:rsidP="00545794">
      <w:pPr>
        <w:spacing w:after="0" w:line="360" w:lineRule="auto"/>
        <w:ind w:firstLine="709"/>
        <w:jc w:val="both"/>
        <w:rPr>
          <w:rFonts w:ascii="Times New Roman" w:eastAsia="Times New Roman" w:hAnsi="Times New Roman" w:cs="Times New Roman"/>
          <w:sz w:val="24"/>
          <w:szCs w:val="24"/>
          <w:lang w:val="en-US"/>
        </w:rPr>
      </w:pPr>
      <w:r w:rsidRPr="00545794">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Pr>
          <w:rFonts w:ascii="Times New Roman" w:eastAsia="Times New Roman" w:hAnsi="Times New Roman" w:cs="Times New Roman"/>
          <w:sz w:val="24"/>
          <w:szCs w:val="24"/>
          <w:lang w:val="en-US"/>
        </w:rPr>
        <w:t>Also, p</w:t>
      </w:r>
      <w:r w:rsidRPr="00545794">
        <w:rPr>
          <w:rFonts w:ascii="Times New Roman" w:eastAsia="Times New Roman" w:hAnsi="Times New Roman" w:cs="Times New Roman"/>
          <w:sz w:val="24"/>
          <w:szCs w:val="24"/>
          <w:lang w:val="en-US"/>
        </w:rPr>
        <w:t xml:space="preserve">revious experience with hemagglutinin data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[39]</w:t>
      </w:r>
      <w:r w:rsidR="00EF6A49">
        <w:rPr>
          <w:rFonts w:ascii="Times New Roman" w:eastAsia="Times New Roman" w:hAnsi="Times New Roman" w:cs="Times New Roman"/>
          <w:sz w:val="24"/>
          <w:szCs w:val="24"/>
          <w:lang w:val="en-US"/>
        </w:rPr>
        <w:fldChar w:fldCharType="end"/>
      </w:r>
      <w:r w:rsidRPr="00545794">
        <w:rPr>
          <w:rFonts w:ascii="Times New Roman" w:eastAsia="Times New Roman" w:hAnsi="Times New Roman" w:cs="Times New Roman"/>
          <w:sz w:val="24"/>
          <w:szCs w:val="24"/>
          <w:lang w:val="en-US"/>
        </w:rPr>
        <w:t xml:space="preserve"> </w:t>
      </w:r>
      <w:r w:rsidR="006363C9">
        <w:rPr>
          <w:rFonts w:ascii="Times New Roman" w:eastAsia="Times New Roman" w:hAnsi="Times New Roman" w:cs="Times New Roman"/>
          <w:sz w:val="24"/>
          <w:szCs w:val="24"/>
          <w:lang w:val="en-US"/>
        </w:rPr>
        <w:t>demonstrates</w:t>
      </w:r>
      <w:r w:rsidRPr="00545794">
        <w:rPr>
          <w:rFonts w:ascii="Times New Roman" w:eastAsia="Times New Roman" w:hAnsi="Times New Roman" w:cs="Times New Roman"/>
          <w:sz w:val="24"/>
          <w:szCs w:val="24"/>
          <w:lang w:val="en-US"/>
        </w:rPr>
        <w:t xml:space="preserve"> that </w:t>
      </w:r>
      <w:r w:rsidR="006363C9">
        <w:rPr>
          <w:rFonts w:ascii="Times New Roman" w:eastAsia="Times New Roman" w:hAnsi="Times New Roman" w:cs="Times New Roman"/>
          <w:sz w:val="24"/>
          <w:szCs w:val="24"/>
          <w:lang w:val="en-US"/>
        </w:rPr>
        <w:t>combining sequences from different dates</w:t>
      </w:r>
      <w:r w:rsidRPr="00545794">
        <w:rPr>
          <w:rFonts w:ascii="Times New Roman" w:eastAsia="Times New Roman" w:hAnsi="Times New Roman" w:cs="Times New Roman"/>
          <w:sz w:val="24"/>
          <w:szCs w:val="24"/>
          <w:lang w:val="en-US"/>
        </w:rPr>
        <w:t xml:space="preserve"> is an advantage, because </w:t>
      </w:r>
      <w:r w:rsidR="006363C9">
        <w:rPr>
          <w:rFonts w:ascii="Times New Roman" w:eastAsia="Times New Roman" w:hAnsi="Times New Roman" w:cs="Times New Roman"/>
          <w:sz w:val="24"/>
          <w:szCs w:val="24"/>
          <w:lang w:val="en-US"/>
        </w:rPr>
        <w:t>one</w:t>
      </w:r>
      <w:r w:rsidRPr="00545794">
        <w:rPr>
          <w:rFonts w:ascii="Times New Roman" w:eastAsia="Times New Roman" w:hAnsi="Times New Roman" w:cs="Times New Roman"/>
          <w:sz w:val="24"/>
          <w:szCs w:val="24"/>
          <w:lang w:val="en-US"/>
        </w:rPr>
        <w:t xml:space="preserve"> compare</w:t>
      </w:r>
      <w:r w:rsidR="006363C9">
        <w:rPr>
          <w:rFonts w:ascii="Times New Roman" w:eastAsia="Times New Roman" w:hAnsi="Times New Roman" w:cs="Times New Roman"/>
          <w:sz w:val="24"/>
          <w:szCs w:val="24"/>
          <w:lang w:val="en-US"/>
        </w:rPr>
        <w:t>s</w:t>
      </w:r>
      <w:r w:rsidRPr="00545794">
        <w:rPr>
          <w:rFonts w:ascii="Times New Roman" w:eastAsia="Times New Roman" w:hAnsi="Times New Roman" w:cs="Times New Roman"/>
          <w:sz w:val="24"/>
          <w:szCs w:val="24"/>
          <w:lang w:val="en-US"/>
        </w:rPr>
        <w:t xml:space="preserve"> earlier and later strains and thus find</w:t>
      </w:r>
      <w:r w:rsidR="006363C9">
        <w:rPr>
          <w:rFonts w:ascii="Times New Roman" w:eastAsia="Times New Roman" w:hAnsi="Times New Roman" w:cs="Times New Roman"/>
          <w:sz w:val="24"/>
          <w:szCs w:val="24"/>
          <w:lang w:val="en-US"/>
        </w:rPr>
        <w:t>s</w:t>
      </w:r>
      <w:r w:rsidRPr="00545794">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&lt;EndNote&gt;&lt;Cite&gt;&lt;Author&gt;Lagunov&lt;/Author&gt;&lt;Year&gt;2025&lt;/Year&gt;&lt;RecNum&gt;30&lt;/RecNum&gt;&lt;DisplayText&gt;[62]&lt;/DisplayText&gt;&lt;record&gt;&lt;rec-number&gt;30&lt;/rec-number&gt;&lt;foreign-keys&gt;&lt;key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[62]</w:t>
      </w:r>
      <w:r w:rsidR="00EF6A49">
        <w:rPr>
          <w:rFonts w:ascii="Times New Roman" w:eastAsia="Times New Roman" w:hAnsi="Times New Roman" w:cs="Times New Roman"/>
          <w:sz w:val="24"/>
          <w:szCs w:val="24"/>
          <w:lang w:val="en-US"/>
        </w:rPr>
        <w:fldChar w:fldCharType="end"/>
      </w:r>
      <w:r w:rsidR="006363C9" w:rsidRPr="006363C9" w:rsidDel="006363C9">
        <w:rPr>
          <w:rFonts w:ascii="Times New Roman" w:eastAsia="Times New Roman" w:hAnsi="Times New Roman" w:cs="Times New Roman"/>
          <w:sz w:val="24"/>
          <w:szCs w:val="24"/>
          <w:lang w:val="en-US"/>
        </w:rPr>
        <w:t xml:space="preserve"> </w:t>
      </w:r>
      <w:r w:rsidRPr="00545794">
        <w:rPr>
          <w:rFonts w:ascii="Times New Roman" w:eastAsia="Times New Roman" w:hAnsi="Times New Roman" w:cs="Times New Roman"/>
          <w:sz w:val="24"/>
          <w:szCs w:val="24"/>
          <w:lang w:val="en-US"/>
        </w:rPr>
        <w:t>.</w:t>
      </w:r>
    </w:p>
    <w:p w14:paraId="7DBA8D28" w14:textId="7ED1EDFF" w:rsidR="0087149A" w:rsidRPr="00FC4B93" w:rsidRDefault="0076272C">
      <w:pPr>
        <w:spacing w:after="0" w:line="360" w:lineRule="auto"/>
        <w:ind w:firstLine="709"/>
        <w:jc w:val="both"/>
        <w:rPr>
          <w:rFonts w:ascii="Times New Roman" w:eastAsia="Times New Roman" w:hAnsi="Times New Roman" w:cs="Times New Roman"/>
          <w:sz w:val="20"/>
          <w:szCs w:val="20"/>
          <w:lang w:val="en-US"/>
        </w:rPr>
      </w:pPr>
      <w:r>
        <w:rPr>
          <w:rFonts w:ascii="Times New Roman" w:eastAsia="Times New Roman" w:hAnsi="Times New Roman" w:cs="Times New Roman"/>
          <w:sz w:val="24"/>
          <w:szCs w:val="24"/>
        </w:rPr>
        <w:t xml:space="preserve">Downloaded data were processed by a custom-made sequence-processing program </w:t>
      </w:r>
      <w:r>
        <w:rPr>
          <w:rFonts w:ascii="Times New Roman" w:eastAsia="Times New Roman" w:hAnsi="Times New Roman" w:cs="Times New Roman"/>
          <w:i/>
          <w:sz w:val="24"/>
          <w:szCs w:val="24"/>
        </w:rPr>
        <w:t>ProcessGenomes.py</w:t>
      </w:r>
      <w:r>
        <w:rPr>
          <w:rFonts w:ascii="Times New Roman" w:eastAsia="Times New Roman" w:hAnsi="Times New Roman" w:cs="Times New Roman"/>
          <w:sz w:val="24"/>
          <w:szCs w:val="24"/>
        </w:rPr>
        <w:t xml:space="preserve">. Multiple alignment was performed in MAFT online, using the "Fast calculation of full-length MSA of closely related viral genomes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&lt;EndNote&gt;&lt;Cite&gt;&lt;Author&gt;Katoh&lt;/Author&gt;&lt;Year&gt;2019&lt;/Year&gt;&lt;RecNum&gt;28&lt;/RecNum&gt;&lt;DisplayText&gt;[63]&lt;/DisplayText&gt;&lt;record&gt;&lt;rec-number&gt;28&lt;/rec-number&gt;&lt;foreign-keys&gt;&lt;key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[63]</w:t>
      </w:r>
      <w:r w:rsidR="00EF6A49">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From the total number of downloaded and aligned sequences, sequences in which the percentage of symbols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gap) or “N” (</w:t>
      </w:r>
      <w:proofErr w:type="spellStart"/>
      <w:r>
        <w:rPr>
          <w:rFonts w:ascii="Times New Roman" w:eastAsia="Times New Roman" w:hAnsi="Times New Roman" w:cs="Times New Roman"/>
          <w:sz w:val="24"/>
          <w:szCs w:val="24"/>
        </w:rPr>
        <w:t>nonread</w:t>
      </w:r>
      <w:proofErr w:type="spellEnd"/>
      <w:r>
        <w:rPr>
          <w:rFonts w:ascii="Times New Roman" w:eastAsia="Times New Roman" w:hAnsi="Times New Roman" w:cs="Times New Roman"/>
          <w:sz w:val="24"/>
          <w:szCs w:val="24"/>
        </w:rPr>
        <w:t xml:space="preserve">) is greater than </w:t>
      </w:r>
      <w:r>
        <w:rPr>
          <w:rFonts w:ascii="Times New Roman" w:eastAsia="Times New Roman" w:hAnsi="Times New Roman" w:cs="Times New Roman"/>
          <w:i/>
          <w:sz w:val="24"/>
          <w:szCs w:val="24"/>
        </w:rPr>
        <w:t>Sequence threshold</w:t>
      </w:r>
      <w:r>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Pr>
          <w:rFonts w:ascii="Times New Roman" w:eastAsia="Times New Roman" w:hAnsi="Times New Roman" w:cs="Times New Roman"/>
          <w:i/>
          <w:sz w:val="24"/>
          <w:szCs w:val="24"/>
        </w:rPr>
        <w:t>Gap threshold</w:t>
      </w:r>
      <w:r>
        <w:rPr>
          <w:rFonts w:ascii="Times New Roman" w:eastAsia="Times New Roman" w:hAnsi="Times New Roman" w:cs="Times New Roman"/>
          <w:sz w:val="24"/>
          <w:szCs w:val="24"/>
        </w:rPr>
        <w:t xml:space="preserve"> are removed. Then, sites with a polymorphism degree (Hamming distance) lower than </w:t>
      </w:r>
      <w:r>
        <w:rPr>
          <w:rFonts w:ascii="Times New Roman" w:eastAsia="Times New Roman" w:hAnsi="Times New Roman" w:cs="Times New Roman"/>
          <w:i/>
          <w:sz w:val="24"/>
          <w:szCs w:val="24"/>
        </w:rPr>
        <w:t>Monomorphism threshold</w:t>
      </w:r>
      <w:r>
        <w:rPr>
          <w:rFonts w:ascii="Times New Roman" w:eastAsia="Times New Roman" w:hAnsi="Times New Roman" w:cs="Times New Roman"/>
          <w:sz w:val="24"/>
          <w:szCs w:val="24"/>
        </w:rPr>
        <w:t xml:space="preserve"> are removed. </w:t>
      </w:r>
      <w:r w:rsidR="00BE537C" w:rsidRPr="00FC4B93">
        <w:rPr>
          <w:rFonts w:ascii="Times New Roman" w:eastAsia="Times New Roman" w:hAnsi="Times New Roman" w:cs="Times New Roman"/>
          <w:sz w:val="24"/>
          <w:szCs w:val="24"/>
        </w:rPr>
        <w:t>We put the monomorphism threshold at two values (Table 1) and ma</w:t>
      </w:r>
      <w:r w:rsidR="00B67E12">
        <w:rPr>
          <w:rFonts w:ascii="Times New Roman" w:eastAsia="Times New Roman" w:hAnsi="Times New Roman" w:cs="Times New Roman"/>
          <w:sz w:val="24"/>
          <w:szCs w:val="24"/>
        </w:rPr>
        <w:t>ke</w:t>
      </w:r>
      <w:r w:rsidR="00BE537C" w:rsidRPr="00FC4B93">
        <w:rPr>
          <w:rFonts w:ascii="Times New Roman" w:eastAsia="Times New Roman" w:hAnsi="Times New Roman" w:cs="Times New Roman"/>
          <w:sz w:val="24"/>
          <w:szCs w:val="24"/>
        </w:rPr>
        <w:t xml:space="preserve"> sure that the choice does not affect final results</w:t>
      </w:r>
      <w:r w:rsidR="002C11AB">
        <w:rPr>
          <w:rFonts w:ascii="Times New Roman" w:eastAsia="Times New Roman" w:hAnsi="Times New Roman" w:cs="Times New Roman"/>
          <w:sz w:val="24"/>
          <w:szCs w:val="24"/>
        </w:rPr>
        <w:t xml:space="preserve">, </w:t>
      </w:r>
      <w:r w:rsidR="002C11AB" w:rsidRPr="002C11AB">
        <w:rPr>
          <w:rFonts w:ascii="Times New Roman" w:eastAsia="Times New Roman" w:hAnsi="Times New Roman" w:cs="Times New Roman"/>
          <w:sz w:val="24"/>
          <w:szCs w:val="24"/>
          <w:lang w:val="en-US"/>
        </w:rPr>
        <w:t>i.e., results are in a plateau</w:t>
      </w:r>
      <w:r w:rsidR="002C11AB">
        <w:rPr>
          <w:rFonts w:ascii="Times New Roman" w:eastAsia="Times New Roman" w:hAnsi="Times New Roman" w:cs="Times New Roman"/>
          <w:sz w:val="24"/>
          <w:szCs w:val="24"/>
          <w:lang w:val="en-US"/>
        </w:rPr>
        <w:t xml:space="preserve"> in this parameter</w:t>
      </w:r>
      <w:r w:rsidR="00BE53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sequence data are binarized: the consensus variant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Pr>
          <w:rFonts w:ascii="Times New Roman" w:eastAsia="Times New Roman" w:hAnsi="Times New Roman" w:cs="Times New Roman"/>
          <w:sz w:val="24"/>
          <w:szCs w:val="24"/>
        </w:rPr>
        <w:t xml:space="preserve">. </w:t>
      </w:r>
    </w:p>
    <w:p w14:paraId="78C62C91" w14:textId="3D16338B" w:rsidR="0087149A"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binarization, the sequence data of virus undergo an additional processing stage, as follows. Based on the number of differences from sample consensus, a mutational spectrum is constructed using a custom-made sequence processing program </w:t>
      </w:r>
      <w:r>
        <w:rPr>
          <w:rFonts w:ascii="Times New Roman" w:eastAsia="Times New Roman" w:hAnsi="Times New Roman" w:cs="Times New Roman"/>
          <w:i/>
          <w:sz w:val="24"/>
          <w:szCs w:val="24"/>
        </w:rPr>
        <w:t>ProcessGenomes.py</w:t>
      </w:r>
      <w:r>
        <w:rPr>
          <w:rFonts w:ascii="Times New Roman" w:eastAsia="Times New Roman" w:hAnsi="Times New Roman" w:cs="Times New Roman"/>
          <w:color w:val="000000"/>
          <w:sz w:val="24"/>
          <w:szCs w:val="24"/>
        </w:rPr>
        <w:t xml:space="preserve"> (Fig. 2).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Pr>
          <w:rFonts w:ascii="Times New Roman" w:eastAsia="Times New Roman" w:hAnsi="Times New Roman" w:cs="Times New Roman"/>
          <w:color w:val="000000"/>
          <w:sz w:val="24"/>
          <w:szCs w:val="24"/>
        </w:rPr>
        <w:t xml:space="preserve"> is formed by random sampling from two chosen groups, with the possibility of repetition. Averaging is performed over 200 random samples. The dependence of the predicted number of epistatic links on the sample size of each group is shown as a color map in the center of Figs. 3 and 4.</w:t>
      </w:r>
    </w:p>
    <w:p w14:paraId="65A8AC63" w14:textId="732752E2" w:rsidR="0087149A"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Epistasis detection and measurement. </w:t>
      </w:r>
      <w:r>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Pr>
          <w:rFonts w:ascii="Times New Roman" w:eastAsia="Times New Roman" w:hAnsi="Times New Roman" w:cs="Times New Roman"/>
          <w:color w:val="000000"/>
          <w:sz w:val="24"/>
          <w:szCs w:val="24"/>
        </w:rPr>
        <w:t xml:space="preserve"> obtained as described above, </w:t>
      </w:r>
      <w:r w:rsidR="007E084A">
        <w:rPr>
          <w:rFonts w:ascii="Times New Roman" w:eastAsia="Times New Roman" w:hAnsi="Times New Roman" w:cs="Times New Roman"/>
          <w:color w:val="000000"/>
          <w:sz w:val="24"/>
          <w:szCs w:val="24"/>
        </w:rPr>
        <w:t>the universal f</w:t>
      </w:r>
      <w:r>
        <w:rPr>
          <w:rFonts w:ascii="Times New Roman" w:eastAsia="Times New Roman" w:hAnsi="Times New Roman" w:cs="Times New Roman"/>
          <w:color w:val="000000"/>
          <w:sz w:val="24"/>
          <w:szCs w:val="24"/>
        </w:rPr>
        <w:t xml:space="preserve">ootprint of </w:t>
      </w:r>
      <w:r w:rsidR="007E084A">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pistasis</w:t>
      </w:r>
      <w:r>
        <w:rPr>
          <w:color w:val="000000"/>
        </w:rPr>
        <w:t xml:space="preserv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[36]</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r w:rsidR="00655546">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11</m:t>
                    </m:r>
                  </m:sub>
                </m:sSub>
              </m:num>
              <m:den>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Sub>
              </m:den>
            </m:f>
          </m:e>
        </m:d>
        <m:r>
          <w:rPr>
            <w:rFonts w:ascii="Cambria Math" w:eastAsia="Times New Roman" w:hAnsi="Cambria Math" w:cs="Times New Roman"/>
            <w:color w:val="000000"/>
            <w:sz w:val="24"/>
            <w:szCs w:val="24"/>
          </w:rPr>
          <m:t>/</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01</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10</m:t>
                    </m:r>
                  </m:sub>
                </m:sSub>
              </m:num>
              <m:den>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up>
                    <m:r>
                      <w:rPr>
                        <w:rFonts w:ascii="Cambria Math" w:eastAsia="Times New Roman" w:hAnsi="Cambria Math" w:cs="Times New Roman"/>
                        <w:color w:val="000000"/>
                        <w:sz w:val="24"/>
                        <w:szCs w:val="24"/>
                      </w:rPr>
                      <m:t>2</m:t>
                    </m:r>
                  </m:sup>
                </m:sSubSup>
              </m:den>
            </m:f>
          </m:e>
        </m:d>
        <m:r>
          <w:rPr>
            <w:rFonts w:ascii="Cambria Math" w:eastAsia="Times New Roman" w:hAnsi="Cambria Math" w:cs="Times New Roman"/>
            <w:color w:val="000000"/>
            <w:sz w:val="24"/>
            <w:szCs w:val="24"/>
          </w:rPr>
          <m:t>.</m:t>
        </m:r>
      </m:oMath>
      <w:r w:rsidR="0065554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is </w:t>
      </w:r>
      <w:r w:rsidR="00161711">
        <w:rPr>
          <w:rFonts w:ascii="Times New Roman" w:eastAsia="Times New Roman" w:hAnsi="Times New Roman" w:cs="Times New Roman"/>
          <w:color w:val="000000"/>
          <w:sz w:val="24"/>
          <w:szCs w:val="24"/>
        </w:rPr>
        <w:t>re-</w:t>
      </w:r>
      <w:r>
        <w:rPr>
          <w:rFonts w:ascii="Times New Roman" w:eastAsia="Times New Roman" w:hAnsi="Times New Roman" w:cs="Times New Roman"/>
          <w:color w:val="000000"/>
          <w:sz w:val="24"/>
          <w:szCs w:val="24"/>
        </w:rPr>
        <w:t xml:space="preserve">calculated for each locus pair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[39]</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color w:val="000000"/>
          <w:sz w:val="24"/>
          <w:szCs w:val="24"/>
        </w:rPr>
        <w:t xml:space="preserve">, as follows.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 3 and 4).</w:t>
      </w:r>
    </w:p>
    <w:p w14:paraId="12EA3998" w14:textId="2906D14C" w:rsidR="0087149A" w:rsidRDefault="0076272C"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Error calculation.</w:t>
      </w:r>
      <w:r>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 divided by the total number of true pairs.</w:t>
      </w:r>
    </w:p>
    <w:p w14:paraId="2F6B1E86" w14:textId="77777777" w:rsidR="007E5343" w:rsidRDefault="00653793"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FC4B93">
        <w:rPr>
          <w:rFonts w:ascii="Times New Roman" w:eastAsia="Times New Roman" w:hAnsi="Times New Roman" w:cs="Times New Roman"/>
          <w:b/>
          <w:color w:val="000000"/>
          <w:sz w:val="24"/>
          <w:szCs w:val="24"/>
        </w:rPr>
        <w:t>Assumptions and approximations</w:t>
      </w:r>
      <w:r w:rsidRPr="00FC4B93">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The method </w:t>
      </w:r>
      <w:r w:rsidR="001C746C">
        <w:rPr>
          <w:rFonts w:ascii="Times New Roman" w:eastAsia="Times New Roman" w:hAnsi="Times New Roman" w:cs="Times New Roman"/>
          <w:color w:val="000000"/>
          <w:sz w:val="24"/>
          <w:szCs w:val="24"/>
        </w:rPr>
        <w:t>implies</w:t>
      </w:r>
      <w:r>
        <w:rPr>
          <w:rFonts w:ascii="Times New Roman" w:eastAsia="Times New Roman" w:hAnsi="Times New Roman" w:cs="Times New Roman"/>
          <w:color w:val="000000"/>
          <w:sz w:val="24"/>
          <w:szCs w:val="24"/>
        </w:rPr>
        <w:t xml:space="preserve"> the weak selection limit</w:t>
      </w:r>
      <w:r w:rsidR="001C746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
          <m:t>max(1/</m:t>
        </m:r>
        <m:r>
          <w:rPr>
            <w:rFonts w:ascii="Cambria Math" w:eastAsia="Times New Roman" w:hAnsi="Cambria Math" w:cs="Times New Roman"/>
            <w:color w:val="000000"/>
            <w:sz w:val="24"/>
            <w:szCs w:val="24"/>
          </w:rPr>
          <m:t>N</m:t>
        </m:r>
        <m:r>
          <m:rPr>
            <m:sty m:val="p"/>
          </m:rPr>
          <w:rPr>
            <w:rFonts w:ascii="Cambria Math" w:eastAsia="Times New Roman" w:hAnsi="Cambria Math" w:cs="Times New Roman"/>
            <w:color w:val="000000"/>
            <w:sz w:val="24"/>
            <w:szCs w:val="24"/>
          </w:rPr>
          <m:t>,  μ</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m:t>
        </m:r>
        <m:r>
          <w:rPr>
            <w:rFonts w:ascii="Cambria Math" w:eastAsia="Times New Roman" w:hAnsi="Cambria Math" w:cs="Times New Roman"/>
            <w:color w:val="000000"/>
            <w:sz w:val="24"/>
            <w:szCs w:val="24"/>
          </w:rPr>
          <m:t>s</m:t>
        </m:r>
        <m:r>
          <m:rPr>
            <m:sty m:val="p"/>
          </m:rPr>
          <w:rPr>
            <w:rFonts w:ascii="Cambria Math" w:eastAsia="Times New Roman" w:hAnsi="Cambria Math" w:cs="Times New Roman" w:hint="eastAsia"/>
            <w:color w:val="000000"/>
            <w:sz w:val="24"/>
            <w:szCs w:val="24"/>
          </w:rPr>
          <m:t xml:space="preserve"> ≪ 1</m:t>
        </m:r>
      </m:oMath>
      <w:r w:rsidR="001C746C" w:rsidRPr="00FC4B93">
        <w:rPr>
          <w:rFonts w:ascii="Times New Roman" w:eastAsia="Times New Roman" w:hAnsi="Times New Roman" w:cs="Times New Roman"/>
          <w:color w:val="000000"/>
          <w:sz w:val="24"/>
          <w:szCs w:val="24"/>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NμL</m:t>
        </m:r>
        <m:r>
          <m:rPr>
            <m:sty m:val="p"/>
          </m:rPr>
          <w:rPr>
            <w:rFonts w:ascii="Cambria Math" w:eastAsia="Times New Roman" w:hAnsi="Cambria Math" w:cs="Times New Roman"/>
            <w:color w:val="000000"/>
            <w:sz w:val="24"/>
            <w:szCs w:val="24"/>
          </w:rPr>
          <m:t xml:space="preserve">≫1 </m:t>
        </m:r>
      </m:oMath>
      <w:r w:rsidR="001C746C" w:rsidRPr="00FC4B93">
        <w:rPr>
          <w:rFonts w:ascii="Times New Roman" w:eastAsia="Times New Roman" w:hAnsi="Times New Roman" w:cs="Times New Roman"/>
          <w:color w:val="000000"/>
          <w:sz w:val="24"/>
          <w:szCs w:val="24"/>
        </w:rPr>
        <w:t xml:space="preserve"> and </w:t>
      </w:r>
      <w:r w:rsidR="001C746C">
        <w:rPr>
          <w:rFonts w:ascii="Times New Roman" w:eastAsia="Times New Roman" w:hAnsi="Times New Roman" w:cs="Times New Roman"/>
          <w:color w:val="000000"/>
          <w:sz w:val="24"/>
          <w:szCs w:val="24"/>
        </w:rPr>
        <w:t>on</w:t>
      </w:r>
      <w:r w:rsidR="001C746C" w:rsidRPr="00FC4B93">
        <w:rPr>
          <w:rFonts w:ascii="Times New Roman" w:eastAsia="Times New Roman" w:hAnsi="Times New Roman" w:cs="Times New Roman"/>
          <w:color w:val="000000"/>
          <w:sz w:val="24"/>
          <w:szCs w:val="24"/>
        </w:rPr>
        <w:t xml:space="preserve"> time</w:t>
      </w:r>
      <w:r w:rsidR="001C746C">
        <w:rPr>
          <w:rFonts w:ascii="Times New Roman" w:eastAsia="Times New Roman" w:hAnsi="Times New Roman" w:cs="Times New Roman"/>
          <w:color w:val="000000"/>
          <w:sz w:val="24"/>
          <w:szCs w:val="24"/>
        </w:rPr>
        <w:t xml:space="preserve"> scales</w:t>
      </w:r>
      <w:r w:rsidR="001C746C" w:rsidRPr="00FC4B93">
        <w:rPr>
          <w:rFonts w:ascii="Times New Roman" w:eastAsia="Times New Roman" w:hAnsi="Times New Roman" w:cs="Times New Roman"/>
          <w:color w:val="000000"/>
          <w:sz w:val="24"/>
          <w:szCs w:val="24"/>
        </w:rPr>
        <w:t xml:space="preserve"> l</w:t>
      </w:r>
      <w:r w:rsidR="001C746C">
        <w:rPr>
          <w:rFonts w:ascii="Times New Roman" w:eastAsia="Times New Roman" w:hAnsi="Times New Roman" w:cs="Times New Roman"/>
          <w:color w:val="000000"/>
          <w:sz w:val="24"/>
          <w:szCs w:val="24"/>
        </w:rPr>
        <w:t>onger</w:t>
      </w:r>
      <w:r w:rsidR="001C746C" w:rsidRPr="00FC4B93">
        <w:rPr>
          <w:rFonts w:ascii="Times New Roman" w:eastAsia="Times New Roman" w:hAnsi="Times New Roman" w:cs="Times New Roman"/>
          <w:color w:val="000000"/>
          <w:sz w:val="24"/>
          <w:szCs w:val="24"/>
        </w:rPr>
        <w:t xml:space="preserve"> than </w:t>
      </w:r>
      <m:oMath>
        <m:r>
          <w:rPr>
            <w:rFonts w:ascii="Cambria Math" w:eastAsia="Times New Roman" w:hAnsi="Cambria Math" w:cs="Times New Roman"/>
            <w:color w:val="000000"/>
            <w:sz w:val="24"/>
            <w:szCs w:val="24"/>
          </w:rPr>
          <m:t>1/s.</m:t>
        </m:r>
      </m:oMath>
      <w:r w:rsidR="00915E75">
        <w:rPr>
          <w:rFonts w:ascii="Times New Roman" w:eastAsia="Times New Roman" w:hAnsi="Times New Roman" w:cs="Times New Roman"/>
          <w:color w:val="000000"/>
          <w:sz w:val="24"/>
          <w:szCs w:val="24"/>
        </w:rPr>
        <w:t xml:space="preserve"> </w:t>
      </w:r>
    </w:p>
    <w:p w14:paraId="7E9CCA22" w14:textId="616BB4B4" w:rsidR="007E5343" w:rsidRDefault="00915E75"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Next, the</w:t>
      </w:r>
      <w:r w:rsidRPr="00915E75">
        <w:rPr>
          <w:rFonts w:ascii="Times New Roman" w:eastAsia="Times New Roman" w:hAnsi="Times New Roman" w:cs="Times New Roman"/>
          <w:color w:val="000000"/>
          <w:sz w:val="24"/>
          <w:szCs w:val="24"/>
          <w:lang w:val="en-US"/>
        </w:rPr>
        <w:t xml:space="preserve"> fluctuations of mutation rate along the genome</w:t>
      </w:r>
      <w:r w:rsidR="008A7AEC">
        <w:rPr>
          <w:rFonts w:ascii="Times New Roman" w:eastAsia="Times New Roman" w:hAnsi="Times New Roman" w:cs="Times New Roman"/>
          <w:color w:val="000000"/>
          <w:sz w:val="24"/>
          <w:szCs w:val="24"/>
          <w:lang w:val="en-US"/>
        </w:rPr>
        <w:t xml:space="preserve">, </w:t>
      </w:r>
      <w:r w:rsidR="00880ED6">
        <w:rPr>
          <w:rFonts w:ascii="Times New Roman" w:eastAsia="Times New Roman" w:hAnsi="Times New Roman" w:cs="Times New Roman"/>
          <w:color w:val="000000"/>
          <w:sz w:val="24"/>
          <w:szCs w:val="24"/>
          <w:lang w:val="en-US"/>
        </w:rPr>
        <w:t xml:space="preserve">which are </w:t>
      </w:r>
      <w:r w:rsidR="008A7AEC">
        <w:rPr>
          <w:rFonts w:ascii="Times New Roman" w:eastAsia="Times New Roman" w:hAnsi="Times New Roman" w:cs="Times New Roman"/>
          <w:color w:val="000000"/>
          <w:sz w:val="24"/>
          <w:szCs w:val="24"/>
          <w:lang w:val="en-US"/>
        </w:rPr>
        <w:t>typically strong for RNA viruses</w:t>
      </w:r>
      <w:r w:rsidR="00545794">
        <w:rPr>
          <w:rFonts w:ascii="Times New Roman" w:eastAsia="Times New Roman" w:hAnsi="Times New Roman" w:cs="Times New Roman"/>
          <w:color w:val="000000"/>
          <w:sz w:val="24"/>
          <w:szCs w:val="24"/>
          <w:lang w:val="en-US"/>
        </w:rPr>
        <w:t>,</w:t>
      </w:r>
      <w:r w:rsidRPr="00915E75">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Pr>
          <w:rFonts w:ascii="Times New Roman" w:eastAsia="Times New Roman" w:hAnsi="Times New Roman" w:cs="Times New Roman"/>
          <w:color w:val="000000"/>
          <w:sz w:val="24"/>
          <w:szCs w:val="24"/>
          <w:lang w:val="en-US"/>
        </w:rPr>
        <w:t>arithm</w:t>
      </w:r>
      <w:r w:rsidRPr="00915E75">
        <w:rPr>
          <w:rFonts w:ascii="Times New Roman" w:eastAsia="Times New Roman" w:hAnsi="Times New Roman" w:cs="Times New Roman"/>
          <w:color w:val="000000"/>
          <w:sz w:val="24"/>
          <w:szCs w:val="24"/>
          <w:lang w:val="en-US"/>
        </w:rPr>
        <w:t xml:space="preserve"> </w:t>
      </w:r>
      <w:r w:rsidR="003A1EA6">
        <w:rPr>
          <w:rFonts w:ascii="Times New Roman" w:eastAsia="Times New Roman" w:hAnsi="Times New Roman" w:cs="Times New Roman"/>
          <w:color w:val="000000"/>
          <w:sz w:val="24"/>
          <w:szCs w:val="24"/>
          <w:lang w:val="en-US"/>
        </w:rPr>
        <w:fldChar w:fldCharType="begin"/>
      </w:r>
      <w:r w:rsidR="003A1EA6">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&lt;EndNote&gt;&lt;Cite&gt;&lt;Author&gt;Rouzine&lt;/Author&gt;&lt;Year&gt;2020&lt;/Year&gt;&lt;RecNum&gt;1036&lt;/RecNum&gt;&lt;DisplayText&gt;[45]&lt;/DisplayText&gt;&lt;record&gt;&lt;rec-number&gt;1036&lt;/rec-number&gt;&lt;foreign-keys&gt;&lt;key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3A1EA6">
        <w:rPr>
          <w:rFonts w:ascii="Times New Roman" w:eastAsia="Times New Roman" w:hAnsi="Times New Roman" w:cs="Times New Roman"/>
          <w:color w:val="000000"/>
          <w:sz w:val="24"/>
          <w:szCs w:val="24"/>
          <w:lang w:val="en-US"/>
        </w:rPr>
        <w:fldChar w:fldCharType="separate"/>
      </w:r>
      <w:r w:rsidR="003A1EA6">
        <w:rPr>
          <w:rFonts w:ascii="Times New Roman" w:eastAsia="Times New Roman" w:hAnsi="Times New Roman" w:cs="Times New Roman"/>
          <w:noProof/>
          <w:color w:val="000000"/>
          <w:sz w:val="24"/>
          <w:szCs w:val="24"/>
          <w:lang w:val="en-US"/>
        </w:rPr>
        <w:t>[45]</w:t>
      </w:r>
      <w:r w:rsidR="003A1EA6">
        <w:rPr>
          <w:rFonts w:ascii="Times New Roman" w:eastAsia="Times New Roman" w:hAnsi="Times New Roman" w:cs="Times New Roman"/>
          <w:color w:val="000000"/>
          <w:sz w:val="24"/>
          <w:szCs w:val="24"/>
          <w:lang w:val="en-US"/>
        </w:rPr>
        <w:fldChar w:fldCharType="end"/>
      </w:r>
      <w:r w:rsidRPr="00915E75">
        <w:rPr>
          <w:rFonts w:ascii="Times New Roman" w:eastAsia="Times New Roman" w:hAnsi="Times New Roman" w:cs="Times New Roman"/>
          <w:color w:val="000000"/>
          <w:sz w:val="24"/>
          <w:szCs w:val="24"/>
          <w:lang w:val="en-US"/>
        </w:rPr>
        <w:t xml:space="preserve">. </w:t>
      </w:r>
    </w:p>
    <w:p w14:paraId="479D5984" w14:textId="3C501649" w:rsidR="007E5343" w:rsidRDefault="00915E75" w:rsidP="00557C49">
      <w:pPr>
        <w:pBdr>
          <w:top w:val="nil"/>
          <w:left w:val="nil"/>
          <w:bottom w:val="nil"/>
          <w:right w:val="nil"/>
          <w:between w:val="nil"/>
        </w:pBdr>
        <w:spacing w:after="0" w:line="360" w:lineRule="auto"/>
        <w:ind w:firstLine="709"/>
        <w:jc w:val="both"/>
        <w:rPr>
          <w:rFonts w:ascii="Times New Roman" w:hAnsi="Times New Roman" w:cs="Times New Roman"/>
          <w:color w:val="000000"/>
          <w:sz w:val="20"/>
          <w:szCs w:val="20"/>
          <w:lang w:val="en-US"/>
        </w:rPr>
      </w:pPr>
      <w:r w:rsidRPr="00915E75">
        <w:rPr>
          <w:rFonts w:ascii="Times New Roman" w:eastAsia="Times New Roman" w:hAnsi="Times New Roman" w:cs="Times New Roman"/>
          <w:color w:val="000000"/>
          <w:sz w:val="24"/>
          <w:szCs w:val="24"/>
          <w:lang w:val="en-US"/>
        </w:rPr>
        <w:t>Recombination is relatively rare</w:t>
      </w:r>
      <w:r w:rsidR="00E52F66">
        <w:rPr>
          <w:rFonts w:ascii="Times New Roman" w:eastAsia="Times New Roman" w:hAnsi="Times New Roman" w:cs="Times New Roman"/>
          <w:color w:val="000000"/>
          <w:sz w:val="24"/>
          <w:szCs w:val="24"/>
          <w:lang w:val="en-US"/>
        </w:rPr>
        <w:t xml:space="preserve"> in SARS-CoV-2</w:t>
      </w:r>
      <w:r w:rsidRPr="00915E75">
        <w:rPr>
          <w:rFonts w:ascii="Times New Roman" w:eastAsia="Times New Roman" w:hAnsi="Times New Roman" w:cs="Times New Roman"/>
          <w:color w:val="000000"/>
          <w:sz w:val="24"/>
          <w:szCs w:val="24"/>
          <w:lang w:val="en-US"/>
        </w:rPr>
        <w:t xml:space="preserve">, </w:t>
      </w:r>
      <w:r w:rsidR="00E52F66">
        <w:rPr>
          <w:rFonts w:ascii="Times New Roman" w:eastAsia="Times New Roman" w:hAnsi="Times New Roman" w:cs="Times New Roman"/>
          <w:color w:val="000000"/>
          <w:sz w:val="24"/>
          <w:szCs w:val="24"/>
          <w:lang w:val="en-US"/>
        </w:rPr>
        <w:t>because</w:t>
      </w:r>
      <w:r w:rsidRPr="00915E75">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Pr>
          <w:rFonts w:ascii="Times New Roman" w:eastAsia="Times New Roman" w:hAnsi="Times New Roman" w:cs="Times New Roman"/>
          <w:color w:val="000000"/>
          <w:sz w:val="24"/>
          <w:szCs w:val="24"/>
          <w:lang w:val="en-US"/>
        </w:rPr>
        <w:t>, as estimated before for another virus</w:t>
      </w:r>
      <w:r w:rsidRPr="00915E75">
        <w:rPr>
          <w:rFonts w:ascii="Times New Roman" w:eastAsia="Times New Roman" w:hAnsi="Times New Roman" w:cs="Times New Roman"/>
          <w:color w:val="000000"/>
          <w:sz w:val="24"/>
          <w:szCs w:val="24"/>
          <w:lang w:val="en-US"/>
        </w:rPr>
        <w:t xml:space="preserve"> </w:t>
      </w:r>
      <w:r w:rsidR="00EF6A49">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UmVjTnVtPjEyMTQ8L1JlY051bT48RGlzcGxheVRleHQ+WzYxLCA2NF08L0Rpc3BsYXlUZXh0Pjxy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EF6A49">
        <w:rPr>
          <w:rFonts w:ascii="Times New Roman" w:eastAsia="Times New Roman" w:hAnsi="Times New Roman" w:cs="Times New Roman"/>
          <w:color w:val="000000"/>
          <w:sz w:val="24"/>
          <w:szCs w:val="24"/>
          <w:lang w:val="en-US"/>
        </w:rPr>
        <w:instrText xml:space="preserve"> ADDIN EN.CITE </w:instrText>
      </w:r>
      <w:r w:rsidR="00EF6A49">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UmVjTnVtPjEyMTQ8L1JlY051bT48RGlzcGxheVRleHQ+WzYxLCA2NF08L0Rpc3BsYXlUZXh0Pjxy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EF6A49">
        <w:rPr>
          <w:rFonts w:ascii="Times New Roman" w:eastAsia="Times New Roman" w:hAnsi="Times New Roman" w:cs="Times New Roman"/>
          <w:color w:val="000000"/>
          <w:sz w:val="24"/>
          <w:szCs w:val="24"/>
          <w:lang w:val="en-US"/>
        </w:rPr>
        <w:instrText xml:space="preserve"> ADDIN EN.CITE.DATA </w:instrText>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end"/>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separate"/>
      </w:r>
      <w:r w:rsidR="00EF6A49">
        <w:rPr>
          <w:rFonts w:ascii="Times New Roman" w:eastAsia="Times New Roman" w:hAnsi="Times New Roman" w:cs="Times New Roman"/>
          <w:noProof/>
          <w:color w:val="000000"/>
          <w:sz w:val="24"/>
          <w:szCs w:val="24"/>
          <w:lang w:val="en-US"/>
        </w:rPr>
        <w:t>[61, 64]</w:t>
      </w:r>
      <w:r w:rsidR="00EF6A49">
        <w:rPr>
          <w:rFonts w:ascii="Times New Roman" w:eastAsia="Times New Roman" w:hAnsi="Times New Roman" w:cs="Times New Roman"/>
          <w:color w:val="000000"/>
          <w:sz w:val="24"/>
          <w:szCs w:val="24"/>
          <w:lang w:val="en-US"/>
        </w:rPr>
        <w:fldChar w:fldCharType="end"/>
      </w:r>
      <w:r>
        <w:rPr>
          <w:rFonts w:ascii="Times New Roman" w:eastAsia="Times New Roman" w:hAnsi="Times New Roman" w:cs="Times New Roman"/>
          <w:color w:val="000000"/>
          <w:sz w:val="24"/>
          <w:szCs w:val="24"/>
          <w:lang w:val="en-US"/>
        </w:rPr>
        <w:t>.</w:t>
      </w:r>
      <w:r w:rsidR="003F4C32">
        <w:rPr>
          <w:rFonts w:ascii="Times New Roman" w:eastAsia="Times New Roman" w:hAnsi="Times New Roman" w:cs="Times New Roman"/>
          <w:color w:val="000000"/>
          <w:sz w:val="24"/>
          <w:szCs w:val="24"/>
          <w:lang w:val="en-US"/>
        </w:rPr>
        <w:t xml:space="preserve"> </w:t>
      </w:r>
      <w:r w:rsidR="001E7145" w:rsidRPr="00FC4B93">
        <w:rPr>
          <w:rFonts w:ascii="Times New Roman" w:eastAsia="Times New Roman" w:hAnsi="Times New Roman" w:cs="Times New Roman"/>
          <w:color w:val="000000"/>
          <w:sz w:val="24"/>
          <w:szCs w:val="24"/>
          <w:lang w:val="en-US"/>
        </w:rPr>
        <w:t xml:space="preserve">Multiplicity of infection is incorporated into an effective recombination rate measurable directly from genomic data </w:t>
      </w:r>
      <w:r w:rsidR="003A1EA6">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PFJlY051bT43Njk8L1JlY051bT48RGlzcGxheVRleHQ+WzYxLCA2NV08L0Rpc3BsYXlUZXh0Pjxy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3A1EA6">
        <w:rPr>
          <w:rFonts w:ascii="Times New Roman" w:eastAsia="Times New Roman" w:hAnsi="Times New Roman" w:cs="Times New Roman"/>
          <w:color w:val="000000"/>
          <w:sz w:val="24"/>
          <w:szCs w:val="24"/>
          <w:lang w:val="en-US"/>
        </w:rPr>
        <w:instrText xml:space="preserve"> ADDIN EN.CITE </w:instrText>
      </w:r>
      <w:r w:rsidR="003A1EA6">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PFJlY051bT43Njk8L1JlY051bT48RGlzcGxheVRleHQ+WzYxLCA2NV08L0Rpc3BsYXlUZXh0Pjxy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3A1EA6">
        <w:rPr>
          <w:rFonts w:ascii="Times New Roman" w:eastAsia="Times New Roman" w:hAnsi="Times New Roman" w:cs="Times New Roman"/>
          <w:color w:val="000000"/>
          <w:sz w:val="24"/>
          <w:szCs w:val="24"/>
          <w:lang w:val="en-US"/>
        </w:rPr>
        <w:instrText xml:space="preserve"> ADDIN EN.CITE.DATA </w:instrText>
      </w:r>
      <w:r w:rsidR="003A1EA6">
        <w:rPr>
          <w:rFonts w:ascii="Times New Roman" w:eastAsia="Times New Roman" w:hAnsi="Times New Roman" w:cs="Times New Roman"/>
          <w:color w:val="000000"/>
          <w:sz w:val="24"/>
          <w:szCs w:val="24"/>
          <w:lang w:val="en-US"/>
        </w:rPr>
      </w:r>
      <w:r w:rsidR="003A1EA6">
        <w:rPr>
          <w:rFonts w:ascii="Times New Roman" w:eastAsia="Times New Roman" w:hAnsi="Times New Roman" w:cs="Times New Roman"/>
          <w:color w:val="000000"/>
          <w:sz w:val="24"/>
          <w:szCs w:val="24"/>
          <w:lang w:val="en-US"/>
        </w:rPr>
        <w:fldChar w:fldCharType="end"/>
      </w:r>
      <w:r w:rsidR="003A1EA6">
        <w:rPr>
          <w:rFonts w:ascii="Times New Roman" w:eastAsia="Times New Roman" w:hAnsi="Times New Roman" w:cs="Times New Roman"/>
          <w:color w:val="000000"/>
          <w:sz w:val="24"/>
          <w:szCs w:val="24"/>
          <w:lang w:val="en-US"/>
        </w:rPr>
      </w:r>
      <w:r w:rsidR="003A1EA6">
        <w:rPr>
          <w:rFonts w:ascii="Times New Roman" w:eastAsia="Times New Roman" w:hAnsi="Times New Roman" w:cs="Times New Roman"/>
          <w:color w:val="000000"/>
          <w:sz w:val="24"/>
          <w:szCs w:val="24"/>
          <w:lang w:val="en-US"/>
        </w:rPr>
        <w:fldChar w:fldCharType="separate"/>
      </w:r>
      <w:r w:rsidR="003A1EA6">
        <w:rPr>
          <w:rFonts w:ascii="Times New Roman" w:eastAsia="Times New Roman" w:hAnsi="Times New Roman" w:cs="Times New Roman"/>
          <w:noProof/>
          <w:color w:val="000000"/>
          <w:sz w:val="24"/>
          <w:szCs w:val="24"/>
          <w:lang w:val="en-US"/>
        </w:rPr>
        <w:t>[61, 65]</w:t>
      </w:r>
      <w:r w:rsidR="003A1EA6">
        <w:rPr>
          <w:rFonts w:ascii="Times New Roman" w:eastAsia="Times New Roman" w:hAnsi="Times New Roman" w:cs="Times New Roman"/>
          <w:color w:val="000000"/>
          <w:sz w:val="24"/>
          <w:szCs w:val="24"/>
          <w:lang w:val="en-US"/>
        </w:rPr>
        <w:fldChar w:fldCharType="end"/>
      </w:r>
      <w:r w:rsidR="001E7145" w:rsidRPr="00FC4B93">
        <w:rPr>
          <w:rFonts w:ascii="Times New Roman" w:eastAsia="Times New Roman" w:hAnsi="Times New Roman" w:cs="Times New Roman"/>
          <w:color w:val="000000"/>
          <w:sz w:val="24"/>
          <w:szCs w:val="24"/>
          <w:lang w:val="en-US"/>
        </w:rPr>
        <w:t>.</w:t>
      </w:r>
      <w:r w:rsidR="001E7145">
        <w:rPr>
          <w:rFonts w:ascii="Times New Roman" w:hAnsi="Times New Roman" w:cs="Times New Roman"/>
          <w:color w:val="000000"/>
          <w:sz w:val="20"/>
          <w:szCs w:val="20"/>
          <w:lang w:val="en-US"/>
        </w:rPr>
        <w:t xml:space="preserve"> </w:t>
      </w:r>
    </w:p>
    <w:p w14:paraId="5C20BEF6" w14:textId="65A6728E" w:rsidR="00653793" w:rsidRDefault="003F4C32"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 xml:space="preserve">Also, here </w:t>
      </w:r>
      <w:r w:rsidRPr="003F4C32">
        <w:rPr>
          <w:rFonts w:ascii="Times New Roman" w:eastAsia="Times New Roman" w:hAnsi="Times New Roman" w:cs="Times New Roman"/>
          <w:color w:val="000000"/>
          <w:sz w:val="24"/>
          <w:szCs w:val="24"/>
          <w:lang w:val="en-US"/>
        </w:rPr>
        <w:t>we consider the population level evolution only, because SARS–CoV-2 is acute and represented by a single variant in 99,5% patients, similar to influenza. In principle, the 0.5% chronic patients could seed new variants, in which case inter-scale evolutionary</w:t>
      </w:r>
      <w:r w:rsidR="00BE0056">
        <w:rPr>
          <w:rFonts w:ascii="Times New Roman" w:eastAsia="Times New Roman" w:hAnsi="Times New Roman" w:cs="Times New Roman"/>
          <w:color w:val="000000"/>
          <w:sz w:val="24"/>
          <w:szCs w:val="24"/>
          <w:lang w:val="en-US"/>
        </w:rPr>
        <w:t xml:space="preserve"> conflicts</w:t>
      </w:r>
      <w:r w:rsidRPr="003F4C32">
        <w:rPr>
          <w:rFonts w:ascii="Times New Roman" w:eastAsia="Times New Roman" w:hAnsi="Times New Roman" w:cs="Times New Roman"/>
          <w:color w:val="000000"/>
          <w:sz w:val="24"/>
          <w:szCs w:val="24"/>
          <w:lang w:val="en-US"/>
        </w:rPr>
        <w:t xml:space="preserve"> are possible </w:t>
      </w:r>
      <w:r w:rsidR="00EF6A49">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TnVtPjM3PC9SZWNOdW0+PERpc3BsYXlUZXh0Pls2Nl08L0Rpc3BsYXlUZXh0PjxyZWNvcmQ+PHJl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EF6A49">
        <w:rPr>
          <w:rFonts w:ascii="Times New Roman" w:eastAsia="Times New Roman" w:hAnsi="Times New Roman" w:cs="Times New Roman"/>
          <w:color w:val="000000"/>
          <w:sz w:val="24"/>
          <w:szCs w:val="24"/>
          <w:lang w:val="en-US"/>
        </w:rPr>
        <w:instrText xml:space="preserve"> ADDIN EN.CITE </w:instrText>
      </w:r>
      <w:r w:rsidR="00EF6A49">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TnVtPjM3PC9SZWNOdW0+PERpc3BsYXlUZXh0Pls2Nl08L0Rpc3BsYXlUZXh0PjxyZWNvcmQ+PHJl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EF6A49">
        <w:rPr>
          <w:rFonts w:ascii="Times New Roman" w:eastAsia="Times New Roman" w:hAnsi="Times New Roman" w:cs="Times New Roman"/>
          <w:color w:val="000000"/>
          <w:sz w:val="24"/>
          <w:szCs w:val="24"/>
          <w:lang w:val="en-US"/>
        </w:rPr>
        <w:instrText xml:space="preserve"> ADDIN EN.CITE.DATA </w:instrText>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end"/>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separate"/>
      </w:r>
      <w:r w:rsidR="00EF6A49">
        <w:rPr>
          <w:rFonts w:ascii="Times New Roman" w:eastAsia="Times New Roman" w:hAnsi="Times New Roman" w:cs="Times New Roman"/>
          <w:noProof/>
          <w:color w:val="000000"/>
          <w:sz w:val="24"/>
          <w:szCs w:val="24"/>
          <w:lang w:val="en-US"/>
        </w:rPr>
        <w:t>[66]</w:t>
      </w:r>
      <w:r w:rsidR="00EF6A49">
        <w:rPr>
          <w:rFonts w:ascii="Times New Roman" w:eastAsia="Times New Roman" w:hAnsi="Times New Roman" w:cs="Times New Roman"/>
          <w:color w:val="000000"/>
          <w:sz w:val="24"/>
          <w:szCs w:val="24"/>
          <w:lang w:val="en-US"/>
        </w:rPr>
        <w:fldChar w:fldCharType="end"/>
      </w:r>
      <w:r w:rsidRPr="003F4C32">
        <w:rPr>
          <w:rFonts w:ascii="Times New Roman" w:eastAsia="Times New Roman" w:hAnsi="Times New Roman" w:cs="Times New Roman"/>
          <w:color w:val="000000"/>
          <w:sz w:val="24"/>
          <w:szCs w:val="24"/>
          <w:lang w:val="en-US"/>
        </w:rPr>
        <w:t>.</w:t>
      </w:r>
    </w:p>
    <w:p w14:paraId="3EB037B6" w14:textId="77777777" w:rsidR="0087149A"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Funding.</w:t>
      </w:r>
      <w:r>
        <w:rPr>
          <w:rFonts w:ascii="Times New Roman" w:eastAsia="Times New Roman" w:hAnsi="Times New Roman" w:cs="Times New Roman"/>
          <w:color w:val="000000"/>
          <w:sz w:val="24"/>
          <w:szCs w:val="24"/>
        </w:rPr>
        <w:t xml:space="preserve"> The study was funded by Russian Science Foundation, grant 24-24-00529.</w:t>
      </w:r>
    </w:p>
    <w:p w14:paraId="489CABEF"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Acknowledgements. </w:t>
      </w:r>
      <w:r>
        <w:rPr>
          <w:rFonts w:ascii="Times New Roman" w:eastAsia="Times New Roman" w:hAnsi="Times New Roman" w:cs="Times New Roman"/>
          <w:sz w:val="24"/>
          <w:szCs w:val="24"/>
        </w:rPr>
        <w:t>We thank</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A.A. </w:t>
      </w:r>
      <w:proofErr w:type="spellStart"/>
      <w:r>
        <w:rPr>
          <w:rFonts w:ascii="Times New Roman" w:eastAsia="Times New Roman" w:hAnsi="Times New Roman" w:cs="Times New Roman"/>
          <w:sz w:val="24"/>
          <w:szCs w:val="24"/>
        </w:rPr>
        <w:t>Makashov</w:t>
      </w:r>
      <w:proofErr w:type="spellEnd"/>
      <w:r>
        <w:rPr>
          <w:rFonts w:ascii="Times New Roman" w:eastAsia="Times New Roman" w:hAnsi="Times New Roman" w:cs="Times New Roman"/>
          <w:sz w:val="24"/>
          <w:szCs w:val="24"/>
        </w:rPr>
        <w:t xml:space="preserve"> and S.V. </w:t>
      </w:r>
      <w:proofErr w:type="spellStart"/>
      <w:r>
        <w:rPr>
          <w:rFonts w:ascii="Times New Roman" w:eastAsia="Times New Roman" w:hAnsi="Times New Roman" w:cs="Times New Roman"/>
          <w:sz w:val="24"/>
          <w:szCs w:val="24"/>
        </w:rPr>
        <w:t>Lagunov</w:t>
      </w:r>
      <w:proofErr w:type="spellEnd"/>
      <w:r>
        <w:rPr>
          <w:rFonts w:ascii="Times New Roman" w:eastAsia="Times New Roman" w:hAnsi="Times New Roman" w:cs="Times New Roman"/>
          <w:sz w:val="24"/>
          <w:szCs w:val="24"/>
        </w:rPr>
        <w:t xml:space="preserve"> for technical help and discussion. We are grateful to A. I. </w:t>
      </w:r>
      <w:proofErr w:type="spellStart"/>
      <w:r>
        <w:rPr>
          <w:rFonts w:ascii="Times New Roman" w:eastAsia="Times New Roman" w:hAnsi="Times New Roman" w:cs="Times New Roman"/>
          <w:sz w:val="24"/>
          <w:szCs w:val="24"/>
        </w:rPr>
        <w:t>Pikhulya</w:t>
      </w:r>
      <w:proofErr w:type="spellEnd"/>
      <w:r>
        <w:rPr>
          <w:rFonts w:ascii="Times New Roman" w:eastAsia="Times New Roman" w:hAnsi="Times New Roman" w:cs="Times New Roman"/>
          <w:sz w:val="24"/>
          <w:szCs w:val="24"/>
        </w:rPr>
        <w:t xml:space="preserve">, D. A. </w:t>
      </w:r>
      <w:proofErr w:type="spellStart"/>
      <w:r>
        <w:rPr>
          <w:rFonts w:ascii="Times New Roman" w:eastAsia="Times New Roman" w:hAnsi="Times New Roman" w:cs="Times New Roman"/>
          <w:sz w:val="24"/>
          <w:szCs w:val="24"/>
        </w:rPr>
        <w:t>Gorshkova</w:t>
      </w:r>
      <w:proofErr w:type="spellEnd"/>
      <w:r>
        <w:rPr>
          <w:rFonts w:ascii="Times New Roman" w:eastAsia="Times New Roman" w:hAnsi="Times New Roman" w:cs="Times New Roman"/>
          <w:sz w:val="24"/>
          <w:szCs w:val="24"/>
        </w:rPr>
        <w:t xml:space="preserve">, E. A. </w:t>
      </w:r>
      <w:proofErr w:type="spellStart"/>
      <w:r>
        <w:rPr>
          <w:rFonts w:ascii="Times New Roman" w:eastAsia="Times New Roman" w:hAnsi="Times New Roman" w:cs="Times New Roman"/>
          <w:sz w:val="24"/>
          <w:szCs w:val="24"/>
        </w:rPr>
        <w:t>Vigovskaya</w:t>
      </w:r>
      <w:proofErr w:type="spellEnd"/>
      <w:r>
        <w:rPr>
          <w:rFonts w:ascii="Times New Roman" w:eastAsia="Times New Roman" w:hAnsi="Times New Roman" w:cs="Times New Roman"/>
          <w:sz w:val="24"/>
          <w:szCs w:val="24"/>
        </w:rPr>
        <w:t xml:space="preserve">, and E. I. </w:t>
      </w:r>
      <w:proofErr w:type="spellStart"/>
      <w:r>
        <w:rPr>
          <w:rFonts w:ascii="Times New Roman" w:eastAsia="Times New Roman" w:hAnsi="Times New Roman" w:cs="Times New Roman"/>
          <w:sz w:val="24"/>
          <w:szCs w:val="24"/>
        </w:rPr>
        <w:t>Stroganova</w:t>
      </w:r>
      <w:proofErr w:type="spellEnd"/>
      <w:r>
        <w:rPr>
          <w:rFonts w:ascii="Times New Roman" w:eastAsia="Times New Roman" w:hAnsi="Times New Roman" w:cs="Times New Roman"/>
          <w:sz w:val="24"/>
          <w:szCs w:val="24"/>
        </w:rPr>
        <w:t xml:space="preserve"> for technical help.</w:t>
      </w:r>
    </w:p>
    <w:p w14:paraId="3D7CBFC6"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Conflict of interests</w:t>
      </w:r>
      <w:r>
        <w:rPr>
          <w:rFonts w:ascii="Times New Roman" w:eastAsia="Times New Roman" w:hAnsi="Times New Roman" w:cs="Times New Roman"/>
          <w:sz w:val="24"/>
          <w:szCs w:val="24"/>
        </w:rPr>
        <w:t>. Authors declare no conflict of interest.</w:t>
      </w:r>
    </w:p>
    <w:p w14:paraId="75D5E17F"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Ethical statement</w:t>
      </w:r>
      <w:r>
        <w:rPr>
          <w:rFonts w:ascii="Times New Roman" w:eastAsia="Times New Roman" w:hAnsi="Times New Roman" w:cs="Times New Roman"/>
          <w:sz w:val="24"/>
          <w:szCs w:val="24"/>
        </w:rPr>
        <w:t>. No ethical statement is required.</w:t>
      </w:r>
    </w:p>
    <w:p w14:paraId="665301CE" w14:textId="54522654" w:rsidR="00626F04" w:rsidRPr="00626F04" w:rsidRDefault="0076272C" w:rsidP="00626F04">
      <w:pPr>
        <w:spacing w:line="360" w:lineRule="auto"/>
        <w:ind w:firstLine="567"/>
        <w:rPr>
          <w:rFonts w:ascii="Times New Roman" w:eastAsia="Times New Roman" w:hAnsi="Times New Roman" w:cs="Times New Roman"/>
          <w:sz w:val="24"/>
          <w:szCs w:val="24"/>
        </w:rPr>
      </w:pPr>
      <w:r>
        <w:rPr>
          <w:rFonts w:ascii="Times New Roman" w:eastAsia="Times New Roman" w:hAnsi="Times New Roman" w:cs="Times New Roman"/>
          <w:b/>
          <w:sz w:val="24"/>
          <w:szCs w:val="24"/>
        </w:rPr>
        <w:t>Availability of data and software.</w:t>
      </w:r>
      <w:r>
        <w:rPr>
          <w:rFonts w:ascii="Times New Roman" w:eastAsia="Times New Roman" w:hAnsi="Times New Roman" w:cs="Times New Roman"/>
          <w:sz w:val="24"/>
          <w:szCs w:val="24"/>
        </w:rPr>
        <w:t xml:space="preserve"> Codes are available at</w:t>
      </w:r>
      <w:r w:rsidR="00626F04">
        <w:rPr>
          <w:rFonts w:ascii="Times New Roman" w:eastAsia="Times New Roman" w:hAnsi="Times New Roman" w:cs="Times New Roman"/>
          <w:b/>
          <w:sz w:val="24"/>
          <w:szCs w:val="24"/>
        </w:rPr>
        <w:t xml:space="preserve"> </w:t>
      </w:r>
      <w:hyperlink r:id="rId20" w:history="1">
        <w:r w:rsidR="00626F04" w:rsidRPr="00626F04">
          <w:rPr>
            <w:rStyle w:val="a4"/>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Default="0076272C">
      <w:pPr>
        <w:spacing w:line="360" w:lineRule="auto"/>
        <w:ind w:firstLine="567"/>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Supplementary material</w:t>
      </w:r>
    </w:p>
    <w:p w14:paraId="17AC2BA7"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Text S1. List of interacting pairs from Fig 3.</w:t>
      </w:r>
    </w:p>
    <w:p w14:paraId="431369A1"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Text S2. List of interacting pairs from Fig 4.</w:t>
      </w:r>
    </w:p>
    <w:p w14:paraId="5AC82CAA"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Pr>
          <w:rFonts w:ascii="Times New Roman" w:eastAsia="Times New Roman" w:hAnsi="Times New Roman" w:cs="Times New Roman"/>
        </w:rPr>
        <w:t xml:space="preserve">. </w:t>
      </w:r>
    </w:p>
    <w:p w14:paraId="4C66542B"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S2. The error of detection of epistatic interactions in the absence of recombination (UFE).</w:t>
      </w:r>
    </w:p>
    <w:p w14:paraId="0CB7CA5E"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S3. The error of detection of epistatic interactions (Pearson).</w:t>
      </w:r>
    </w:p>
    <w:p w14:paraId="01DB3C56"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S4. The error of detection of epistatic interactions in the absence of recombination (Pearson).</w:t>
      </w:r>
    </w:p>
    <w:p w14:paraId="52A66DF5" w14:textId="23FAA00A" w:rsidR="0087149A" w:rsidRDefault="0076272C">
      <w:pPr>
        <w:rPr>
          <w:rFonts w:ascii="Times New Roman" w:eastAsia="Times New Roman" w:hAnsi="Times New Roman" w:cs="Times New Roman"/>
        </w:rPr>
      </w:pPr>
      <w:r>
        <w:rPr>
          <w:rFonts w:ascii="Times New Roman" w:eastAsia="Times New Roman" w:hAnsi="Times New Roman" w:cs="Times New Roman"/>
        </w:rPr>
        <w:t>Figure S5 А variant of Fig. 4</w:t>
      </w:r>
    </w:p>
    <w:p w14:paraId="55D52B1E"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S6. Epistatic interactions for SARS-CoV-2 genome predicted for Dataset 2</w:t>
      </w:r>
    </w:p>
    <w:p w14:paraId="6DE409F1"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S7. Epistatic interactions for SARS-CoV-2 genome predicted for Dataset 3</w:t>
      </w:r>
    </w:p>
    <w:p w14:paraId="605E5FE7" w14:textId="77777777" w:rsidR="0087149A" w:rsidRDefault="0076272C">
      <w:pPr>
        <w:rPr>
          <w:rFonts w:ascii="Times New Roman" w:eastAsia="Times New Roman" w:hAnsi="Times New Roman" w:cs="Times New Roman"/>
          <w:sz w:val="24"/>
          <w:szCs w:val="24"/>
        </w:rPr>
      </w:pPr>
      <w:r>
        <w:br w:type="page"/>
      </w:r>
    </w:p>
    <w:p w14:paraId="1F921CC7" w14:textId="77777777" w:rsidR="0087149A" w:rsidRDefault="0087149A">
      <w:pPr>
        <w:rPr>
          <w:rFonts w:ascii="Times New Roman" w:eastAsia="Times New Roman" w:hAnsi="Times New Roman" w:cs="Times New Roman"/>
          <w:sz w:val="24"/>
          <w:szCs w:val="24"/>
        </w:rPr>
      </w:pPr>
    </w:p>
    <w:p w14:paraId="4366BB6F" w14:textId="77777777" w:rsidR="0087149A" w:rsidRDefault="0076272C">
      <w:pPr>
        <w:spacing w:line="360" w:lineRule="auto"/>
        <w:jc w:val="center"/>
        <w:rPr>
          <w:rFonts w:ascii="Times New Roman" w:eastAsia="Times New Roman" w:hAnsi="Times New Roman" w:cs="Times New Roman"/>
        </w:rPr>
      </w:pPr>
      <w:r w:rsidRPr="00836521">
        <w:rPr>
          <w:rFonts w:ascii="Times New Roman" w:eastAsia="Times New Roman" w:hAnsi="Times New Roman" w:cs="Times New Roman"/>
          <w:sz w:val="24"/>
          <w:szCs w:val="24"/>
        </w:rPr>
        <w:t>REFERENCES</w:t>
      </w:r>
    </w:p>
    <w:p w14:paraId="5731738E" w14:textId="77777777" w:rsidR="0087149A" w:rsidRDefault="0087149A">
      <w:pPr>
        <w:pBdr>
          <w:top w:val="nil"/>
          <w:left w:val="nil"/>
          <w:bottom w:val="nil"/>
          <w:right w:val="nil"/>
          <w:between w:val="nil"/>
        </w:pBdr>
        <w:spacing w:after="0" w:line="240" w:lineRule="auto"/>
        <w:ind w:left="720" w:hanging="720"/>
        <w:rPr>
          <w:color w:val="000000"/>
        </w:rPr>
      </w:pPr>
    </w:p>
    <w:p w14:paraId="1F2AED7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w:t>
      </w:r>
      <w:r>
        <w:rPr>
          <w:color w:val="000000"/>
        </w:rPr>
        <w:tab/>
        <w:t xml:space="preserve">O. </w:t>
      </w:r>
      <w:proofErr w:type="spellStart"/>
      <w:r>
        <w:rPr>
          <w:color w:val="000000"/>
        </w:rPr>
        <w:t>Carlborg</w:t>
      </w:r>
      <w:proofErr w:type="spellEnd"/>
      <w:r>
        <w:rPr>
          <w:color w:val="000000"/>
        </w:rPr>
        <w:t xml:space="preserve">, L. </w:t>
      </w:r>
      <w:proofErr w:type="spellStart"/>
      <w:r>
        <w:rPr>
          <w:color w:val="000000"/>
        </w:rPr>
        <w:t>Jacobsson</w:t>
      </w:r>
      <w:proofErr w:type="spellEnd"/>
      <w:r>
        <w:rPr>
          <w:color w:val="000000"/>
        </w:rPr>
        <w:t xml:space="preserve">, P. </w:t>
      </w:r>
      <w:proofErr w:type="spellStart"/>
      <w:r>
        <w:rPr>
          <w:color w:val="000000"/>
        </w:rPr>
        <w:t>Ahgren</w:t>
      </w:r>
      <w:proofErr w:type="spellEnd"/>
      <w:r>
        <w:rPr>
          <w:color w:val="000000"/>
        </w:rPr>
        <w:t xml:space="preserve">, P. Siegel, L. Andersson, Epistasis and the release of genetic variation during long-term selection. </w:t>
      </w:r>
      <w:r>
        <w:rPr>
          <w:i/>
          <w:color w:val="000000"/>
        </w:rPr>
        <w:t>Nat Genet</w:t>
      </w:r>
      <w:r>
        <w:rPr>
          <w:color w:val="000000"/>
        </w:rPr>
        <w:t xml:space="preserve"> </w:t>
      </w:r>
      <w:r>
        <w:rPr>
          <w:b/>
          <w:color w:val="000000"/>
        </w:rPr>
        <w:t>38</w:t>
      </w:r>
      <w:r>
        <w:rPr>
          <w:color w:val="000000"/>
        </w:rPr>
        <w:t>, 418-420 (2006).</w:t>
      </w:r>
    </w:p>
    <w:p w14:paraId="4CE4069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w:t>
      </w:r>
      <w:r>
        <w:rPr>
          <w:color w:val="000000"/>
        </w:rPr>
        <w:tab/>
        <w:t xml:space="preserve">O. </w:t>
      </w:r>
      <w:proofErr w:type="spellStart"/>
      <w:r>
        <w:rPr>
          <w:color w:val="000000"/>
        </w:rPr>
        <w:t>Zuk</w:t>
      </w:r>
      <w:proofErr w:type="spellEnd"/>
      <w:r>
        <w:rPr>
          <w:color w:val="000000"/>
        </w:rPr>
        <w:t xml:space="preserve">, E. Hechter, S. R. </w:t>
      </w:r>
      <w:proofErr w:type="spellStart"/>
      <w:r>
        <w:rPr>
          <w:color w:val="000000"/>
        </w:rPr>
        <w:t>Sunyaev</w:t>
      </w:r>
      <w:proofErr w:type="spellEnd"/>
      <w:r>
        <w:rPr>
          <w:color w:val="000000"/>
        </w:rPr>
        <w:t xml:space="preserve">, E. S. Lander, </w:t>
      </w:r>
      <w:proofErr w:type="gramStart"/>
      <w:r>
        <w:rPr>
          <w:color w:val="000000"/>
        </w:rPr>
        <w:t>The</w:t>
      </w:r>
      <w:proofErr w:type="gramEnd"/>
      <w:r>
        <w:rPr>
          <w:color w:val="000000"/>
        </w:rPr>
        <w:t xml:space="preserve"> mystery of missing heritability: Genetic interactions create phantom heritability.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109</w:t>
      </w:r>
      <w:r>
        <w:rPr>
          <w:color w:val="000000"/>
        </w:rPr>
        <w:t>, 1193-1198 (2012).</w:t>
      </w:r>
    </w:p>
    <w:p w14:paraId="62DE3A2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w:t>
      </w:r>
      <w:r>
        <w:rPr>
          <w:color w:val="000000"/>
        </w:rPr>
        <w:tab/>
        <w:t xml:space="preserve">D. B. Weissman, M. M. Desai, D. S. Fisher, M. W. Feldman, The rate at which asexual populations cross fitness valleys. </w:t>
      </w:r>
      <w:proofErr w:type="spellStart"/>
      <w:r>
        <w:rPr>
          <w:i/>
          <w:color w:val="000000"/>
        </w:rPr>
        <w:t>Theor</w:t>
      </w:r>
      <w:proofErr w:type="spellEnd"/>
      <w:r>
        <w:rPr>
          <w:i/>
          <w:color w:val="000000"/>
        </w:rPr>
        <w:t xml:space="preserve"> </w:t>
      </w:r>
      <w:proofErr w:type="spellStart"/>
      <w:r>
        <w:rPr>
          <w:i/>
          <w:color w:val="000000"/>
        </w:rPr>
        <w:t>Popul</w:t>
      </w:r>
      <w:proofErr w:type="spellEnd"/>
      <w:r>
        <w:rPr>
          <w:i/>
          <w:color w:val="000000"/>
        </w:rPr>
        <w:t xml:space="preserve"> Biol</w:t>
      </w:r>
      <w:r>
        <w:rPr>
          <w:color w:val="000000"/>
        </w:rPr>
        <w:t xml:space="preserve"> </w:t>
      </w:r>
      <w:r>
        <w:rPr>
          <w:b/>
          <w:color w:val="000000"/>
        </w:rPr>
        <w:t>75</w:t>
      </w:r>
      <w:r>
        <w:rPr>
          <w:color w:val="000000"/>
        </w:rPr>
        <w:t>, 286-300 (2009).</w:t>
      </w:r>
    </w:p>
    <w:p w14:paraId="0268EB5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w:t>
      </w:r>
      <w:r>
        <w:rPr>
          <w:color w:val="000000"/>
        </w:rPr>
        <w:tab/>
        <w:t xml:space="preserve">E. Gonzalez-Ortega, E. </w:t>
      </w:r>
      <w:proofErr w:type="spellStart"/>
      <w:r>
        <w:rPr>
          <w:color w:val="000000"/>
        </w:rPr>
        <w:t>Ballana</w:t>
      </w:r>
      <w:proofErr w:type="spellEnd"/>
      <w:r>
        <w:rPr>
          <w:color w:val="000000"/>
        </w:rPr>
        <w:t xml:space="preserve">, R. </w:t>
      </w:r>
      <w:proofErr w:type="spellStart"/>
      <w:r>
        <w:rPr>
          <w:color w:val="000000"/>
        </w:rPr>
        <w:t>Badia</w:t>
      </w:r>
      <w:proofErr w:type="spellEnd"/>
      <w:r>
        <w:rPr>
          <w:color w:val="000000"/>
        </w:rPr>
        <w:t xml:space="preserve">, B. </w:t>
      </w:r>
      <w:proofErr w:type="spellStart"/>
      <w:r>
        <w:rPr>
          <w:color w:val="000000"/>
        </w:rPr>
        <w:t>Clotet</w:t>
      </w:r>
      <w:proofErr w:type="spellEnd"/>
      <w:r>
        <w:rPr>
          <w:color w:val="000000"/>
        </w:rPr>
        <w:t xml:space="preserve">, J. A. Este, Compensatory mutations rescue the virus replicative capacity of VIRIP-resistant HIV-1. </w:t>
      </w:r>
      <w:r>
        <w:rPr>
          <w:i/>
          <w:color w:val="000000"/>
        </w:rPr>
        <w:t>Antiviral Res</w:t>
      </w:r>
      <w:r>
        <w:rPr>
          <w:color w:val="000000"/>
        </w:rPr>
        <w:t xml:space="preserve"> </w:t>
      </w:r>
      <w:r>
        <w:rPr>
          <w:b/>
          <w:color w:val="000000"/>
        </w:rPr>
        <w:t>92</w:t>
      </w:r>
      <w:r>
        <w:rPr>
          <w:color w:val="000000"/>
        </w:rPr>
        <w:t>, 479-483 (2011).</w:t>
      </w:r>
    </w:p>
    <w:p w14:paraId="0E18486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w:t>
      </w:r>
      <w:r>
        <w:rPr>
          <w:color w:val="000000"/>
        </w:rPr>
        <w:tab/>
        <w:t xml:space="preserve">A. Handel, R. R. </w:t>
      </w:r>
      <w:proofErr w:type="spellStart"/>
      <w:r>
        <w:rPr>
          <w:color w:val="000000"/>
        </w:rPr>
        <w:t>Regoes</w:t>
      </w:r>
      <w:proofErr w:type="spellEnd"/>
      <w:r>
        <w:rPr>
          <w:color w:val="000000"/>
        </w:rPr>
        <w:t xml:space="preserve">, R. </w:t>
      </w:r>
      <w:proofErr w:type="spellStart"/>
      <w:r>
        <w:rPr>
          <w:color w:val="000000"/>
        </w:rPr>
        <w:t>Antia</w:t>
      </w:r>
      <w:proofErr w:type="spellEnd"/>
      <w:r>
        <w:rPr>
          <w:color w:val="000000"/>
        </w:rPr>
        <w:t xml:space="preserve">, The role of compensatory mutations in the emergence of drug resistance.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2</w:t>
      </w:r>
      <w:r>
        <w:rPr>
          <w:color w:val="000000"/>
        </w:rPr>
        <w:t>, e137 (2006).</w:t>
      </w:r>
    </w:p>
    <w:p w14:paraId="549EB0A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6.</w:t>
      </w:r>
      <w:r>
        <w:rPr>
          <w:color w:val="000000"/>
        </w:rPr>
        <w:tab/>
        <w:t xml:space="preserve">B. R. Levin, V. Perrot, N. Walker, Compensatory mutations, antibiotic resistance and the population genetics of adaptive evolution in bacteria. </w:t>
      </w:r>
      <w:r>
        <w:rPr>
          <w:i/>
          <w:color w:val="000000"/>
        </w:rPr>
        <w:t>Genetics</w:t>
      </w:r>
      <w:r>
        <w:rPr>
          <w:color w:val="000000"/>
        </w:rPr>
        <w:t xml:space="preserve"> </w:t>
      </w:r>
      <w:r>
        <w:rPr>
          <w:b/>
          <w:color w:val="000000"/>
        </w:rPr>
        <w:t>154</w:t>
      </w:r>
      <w:r>
        <w:rPr>
          <w:color w:val="000000"/>
        </w:rPr>
        <w:t>, 985-997 (2000).</w:t>
      </w:r>
    </w:p>
    <w:p w14:paraId="66EBAC3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7.</w:t>
      </w:r>
      <w:r>
        <w:rPr>
          <w:color w:val="000000"/>
        </w:rPr>
        <w:tab/>
        <w:t>M. Nijhuis</w:t>
      </w:r>
      <w:r>
        <w:rPr>
          <w:i/>
          <w:color w:val="000000"/>
        </w:rPr>
        <w:t xml:space="preserve"> et al.</w:t>
      </w:r>
      <w:r>
        <w:rPr>
          <w:color w:val="000000"/>
        </w:rPr>
        <w:t xml:space="preserve">, Increased fitness of drug resistant HIV-1 protease as a result of acquisition of compensatory mutations during suboptimal therapy. </w:t>
      </w:r>
      <w:r>
        <w:rPr>
          <w:i/>
          <w:color w:val="000000"/>
        </w:rPr>
        <w:t>AIDS</w:t>
      </w:r>
      <w:r>
        <w:rPr>
          <w:color w:val="000000"/>
        </w:rPr>
        <w:t xml:space="preserve"> </w:t>
      </w:r>
      <w:r>
        <w:rPr>
          <w:b/>
          <w:color w:val="000000"/>
        </w:rPr>
        <w:t>13</w:t>
      </w:r>
      <w:r>
        <w:rPr>
          <w:color w:val="000000"/>
        </w:rPr>
        <w:t>, 2349-2359 (1999).</w:t>
      </w:r>
    </w:p>
    <w:p w14:paraId="7A3B9B7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8.</w:t>
      </w:r>
      <w:r>
        <w:rPr>
          <w:color w:val="000000"/>
        </w:rPr>
        <w:tab/>
        <w:t xml:space="preserve">S. </w:t>
      </w:r>
      <w:proofErr w:type="spellStart"/>
      <w:r>
        <w:rPr>
          <w:color w:val="000000"/>
        </w:rPr>
        <w:t>Piana</w:t>
      </w:r>
      <w:proofErr w:type="spellEnd"/>
      <w:r>
        <w:rPr>
          <w:color w:val="000000"/>
        </w:rPr>
        <w:t xml:space="preserve">, P. </w:t>
      </w:r>
      <w:proofErr w:type="spellStart"/>
      <w:r>
        <w:rPr>
          <w:color w:val="000000"/>
        </w:rPr>
        <w:t>Carloni</w:t>
      </w:r>
      <w:proofErr w:type="spellEnd"/>
      <w:r>
        <w:rPr>
          <w:color w:val="000000"/>
        </w:rPr>
        <w:t xml:space="preserve">, U. </w:t>
      </w:r>
      <w:proofErr w:type="spellStart"/>
      <w:r>
        <w:rPr>
          <w:color w:val="000000"/>
        </w:rPr>
        <w:t>Rothlisberger</w:t>
      </w:r>
      <w:proofErr w:type="spellEnd"/>
      <w:r>
        <w:rPr>
          <w:color w:val="000000"/>
        </w:rPr>
        <w:t xml:space="preserve">, Drug resistance in HIV-1 protease: Flexibility-assisted mechanism of compensatory mutations. </w:t>
      </w:r>
      <w:r>
        <w:rPr>
          <w:i/>
          <w:color w:val="000000"/>
        </w:rPr>
        <w:t>Protein Sci</w:t>
      </w:r>
      <w:r>
        <w:rPr>
          <w:color w:val="000000"/>
        </w:rPr>
        <w:t xml:space="preserve"> </w:t>
      </w:r>
      <w:r>
        <w:rPr>
          <w:b/>
          <w:color w:val="000000"/>
        </w:rPr>
        <w:t>11</w:t>
      </w:r>
      <w:r>
        <w:rPr>
          <w:color w:val="000000"/>
        </w:rPr>
        <w:t>, 2393-2402 (2002).</w:t>
      </w:r>
    </w:p>
    <w:p w14:paraId="5BC909D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9.</w:t>
      </w:r>
      <w:r>
        <w:rPr>
          <w:color w:val="000000"/>
        </w:rPr>
        <w:tab/>
        <w:t>N. C. Wu</w:t>
      </w:r>
      <w:r>
        <w:rPr>
          <w:i/>
          <w:color w:val="000000"/>
        </w:rPr>
        <w:t xml:space="preserve"> et al.</w:t>
      </w:r>
      <w:r>
        <w:rPr>
          <w:color w:val="000000"/>
        </w:rPr>
        <w:t xml:space="preserve">, A complex epistatic network limits the mutational reversibility in the influenza hemagglutinin receptor-binding site. </w:t>
      </w:r>
      <w:r>
        <w:rPr>
          <w:i/>
          <w:color w:val="000000"/>
        </w:rPr>
        <w:t xml:space="preserve">Nat </w:t>
      </w:r>
      <w:proofErr w:type="spellStart"/>
      <w:r>
        <w:rPr>
          <w:i/>
          <w:color w:val="000000"/>
        </w:rPr>
        <w:t>Commun</w:t>
      </w:r>
      <w:proofErr w:type="spellEnd"/>
      <w:r>
        <w:rPr>
          <w:color w:val="000000"/>
        </w:rPr>
        <w:t xml:space="preserve"> </w:t>
      </w:r>
      <w:r>
        <w:rPr>
          <w:b/>
          <w:color w:val="000000"/>
        </w:rPr>
        <w:t>9</w:t>
      </w:r>
      <w:r>
        <w:rPr>
          <w:color w:val="000000"/>
        </w:rPr>
        <w:t>, 1264 (2018).</w:t>
      </w:r>
    </w:p>
    <w:p w14:paraId="4A8C3C1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10.</w:t>
      </w:r>
      <w:r>
        <w:rPr>
          <w:color w:val="000000"/>
        </w:rPr>
        <w:tab/>
        <w:t>D. Liu</w:t>
      </w:r>
      <w:r>
        <w:rPr>
          <w:i/>
          <w:color w:val="000000"/>
        </w:rPr>
        <w:t xml:space="preserve"> et al.</w:t>
      </w:r>
      <w:r>
        <w:rPr>
          <w:color w:val="000000"/>
        </w:rPr>
        <w:t xml:space="preserve">, Preexisting compensatory amino acids compromise fitness costs of a HIV-1 T cell escape mutation. </w:t>
      </w:r>
      <w:r>
        <w:rPr>
          <w:i/>
          <w:color w:val="000000"/>
        </w:rPr>
        <w:t>Retrovirology</w:t>
      </w:r>
      <w:r>
        <w:rPr>
          <w:color w:val="000000"/>
        </w:rPr>
        <w:t xml:space="preserve"> </w:t>
      </w:r>
      <w:r>
        <w:rPr>
          <w:b/>
          <w:color w:val="000000"/>
        </w:rPr>
        <w:t>11</w:t>
      </w:r>
      <w:r>
        <w:rPr>
          <w:color w:val="000000"/>
        </w:rPr>
        <w:t>, 101 (2014).</w:t>
      </w:r>
    </w:p>
    <w:p w14:paraId="00E9881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11.</w:t>
      </w:r>
      <w:r>
        <w:rPr>
          <w:color w:val="000000"/>
        </w:rPr>
        <w:tab/>
        <w:t>H. Crawford</w:t>
      </w:r>
      <w:r>
        <w:rPr>
          <w:i/>
          <w:color w:val="000000"/>
        </w:rPr>
        <w:t xml:space="preserve"> et al.</w:t>
      </w:r>
      <w:r>
        <w:rPr>
          <w:color w:val="000000"/>
        </w:rPr>
        <w:t xml:space="preserve">, Compensatory mutation partially restores fitness and delays reversion of escape mutation within the immunodominant HLA-B*5703-restricted Gag epitope in chronic human immunodeficiency virus type 1 infection. </w:t>
      </w:r>
      <w:r>
        <w:rPr>
          <w:i/>
          <w:color w:val="000000"/>
        </w:rPr>
        <w:t xml:space="preserve">J </w:t>
      </w:r>
      <w:proofErr w:type="spellStart"/>
      <w:r>
        <w:rPr>
          <w:i/>
          <w:color w:val="000000"/>
        </w:rPr>
        <w:t>Virol</w:t>
      </w:r>
      <w:proofErr w:type="spellEnd"/>
      <w:r>
        <w:rPr>
          <w:color w:val="000000"/>
        </w:rPr>
        <w:t xml:space="preserve"> </w:t>
      </w:r>
      <w:r>
        <w:rPr>
          <w:b/>
          <w:color w:val="000000"/>
        </w:rPr>
        <w:t>81</w:t>
      </w:r>
      <w:r>
        <w:rPr>
          <w:color w:val="000000"/>
        </w:rPr>
        <w:t>, 8346-8351 (2007).</w:t>
      </w:r>
    </w:p>
    <w:p w14:paraId="1A17608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12.</w:t>
      </w:r>
      <w:r>
        <w:rPr>
          <w:color w:val="000000"/>
        </w:rPr>
        <w:tab/>
        <w:t>H. Song</w:t>
      </w:r>
      <w:r>
        <w:rPr>
          <w:i/>
          <w:color w:val="000000"/>
        </w:rPr>
        <w:t xml:space="preserve"> et al.</w:t>
      </w:r>
      <w:r>
        <w:rPr>
          <w:color w:val="000000"/>
        </w:rPr>
        <w:t xml:space="preserve">, Impact of immune escape mutations on HIV-1 fitness in the context of the cognate transmitted/founder genome. </w:t>
      </w:r>
      <w:r>
        <w:rPr>
          <w:i/>
          <w:color w:val="000000"/>
        </w:rPr>
        <w:t>Retrovirology</w:t>
      </w:r>
      <w:r>
        <w:rPr>
          <w:color w:val="000000"/>
        </w:rPr>
        <w:t xml:space="preserve"> </w:t>
      </w:r>
      <w:r>
        <w:rPr>
          <w:b/>
          <w:color w:val="000000"/>
        </w:rPr>
        <w:t>9</w:t>
      </w:r>
      <w:r>
        <w:rPr>
          <w:color w:val="000000"/>
        </w:rPr>
        <w:t>, 89 (2012).</w:t>
      </w:r>
    </w:p>
    <w:p w14:paraId="0DDF0A6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13.</w:t>
      </w:r>
      <w:r>
        <w:rPr>
          <w:color w:val="000000"/>
        </w:rPr>
        <w:tab/>
        <w:t xml:space="preserve">I. M. </w:t>
      </w:r>
      <w:proofErr w:type="spellStart"/>
      <w:r>
        <w:rPr>
          <w:color w:val="000000"/>
        </w:rPr>
        <w:t>Rouzine</w:t>
      </w:r>
      <w:proofErr w:type="spellEnd"/>
      <w:r>
        <w:rPr>
          <w:color w:val="000000"/>
        </w:rPr>
        <w:t xml:space="preserve">, J. M. Coffin, Search for the mechanism of genetic variation in the pro gene of human immunodeficiency virus. </w:t>
      </w:r>
      <w:r>
        <w:rPr>
          <w:i/>
          <w:color w:val="000000"/>
        </w:rPr>
        <w:t xml:space="preserve">J </w:t>
      </w:r>
      <w:proofErr w:type="spellStart"/>
      <w:r>
        <w:rPr>
          <w:i/>
          <w:color w:val="000000"/>
        </w:rPr>
        <w:t>Virol</w:t>
      </w:r>
      <w:proofErr w:type="spellEnd"/>
      <w:r>
        <w:rPr>
          <w:color w:val="000000"/>
        </w:rPr>
        <w:t xml:space="preserve"> </w:t>
      </w:r>
      <w:r>
        <w:rPr>
          <w:b/>
          <w:color w:val="000000"/>
        </w:rPr>
        <w:t>73</w:t>
      </w:r>
      <w:r>
        <w:rPr>
          <w:color w:val="000000"/>
        </w:rPr>
        <w:t>, 8167-8178 (1999).</w:t>
      </w:r>
    </w:p>
    <w:p w14:paraId="409E5A2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14.</w:t>
      </w:r>
      <w:r>
        <w:rPr>
          <w:color w:val="000000"/>
        </w:rPr>
        <w:tab/>
        <w:t xml:space="preserve">I. M. </w:t>
      </w:r>
      <w:proofErr w:type="spellStart"/>
      <w:r>
        <w:rPr>
          <w:color w:val="000000"/>
        </w:rPr>
        <w:t>Rouzine</w:t>
      </w:r>
      <w:proofErr w:type="spellEnd"/>
      <w:r>
        <w:rPr>
          <w:color w:val="000000"/>
        </w:rPr>
        <w:t xml:space="preserve">, Evolutionary mechanisms of the emergence of the variants of concern of SARS-CoV-2. </w:t>
      </w:r>
      <w:r>
        <w:rPr>
          <w:i/>
          <w:color w:val="000000"/>
        </w:rPr>
        <w:t>Viruses</w:t>
      </w:r>
      <w:r>
        <w:rPr>
          <w:color w:val="000000"/>
        </w:rPr>
        <w:t xml:space="preserve"> </w:t>
      </w:r>
      <w:r>
        <w:rPr>
          <w:b/>
          <w:color w:val="000000"/>
        </w:rPr>
        <w:t>17</w:t>
      </w:r>
      <w:r>
        <w:rPr>
          <w:color w:val="000000"/>
        </w:rPr>
        <w:t xml:space="preserve"> (2025).</w:t>
      </w:r>
    </w:p>
    <w:p w14:paraId="15F59F1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15.</w:t>
      </w:r>
      <w:r>
        <w:rPr>
          <w:color w:val="000000"/>
        </w:rPr>
        <w:tab/>
        <w:t xml:space="preserve">A. M. </w:t>
      </w:r>
      <w:proofErr w:type="spellStart"/>
      <w:r>
        <w:rPr>
          <w:color w:val="000000"/>
        </w:rPr>
        <w:t>Carabelli</w:t>
      </w:r>
      <w:proofErr w:type="spellEnd"/>
      <w:r>
        <w:rPr>
          <w:i/>
          <w:color w:val="000000"/>
        </w:rPr>
        <w:t xml:space="preserve"> et al.</w:t>
      </w:r>
      <w:r>
        <w:rPr>
          <w:color w:val="000000"/>
        </w:rPr>
        <w:t xml:space="preserve">, SARS-CoV-2 variant biology: immune escape, transmission and fitness. </w:t>
      </w:r>
      <w:r>
        <w:rPr>
          <w:i/>
          <w:color w:val="000000"/>
        </w:rPr>
        <w:t>Nat Rev Microbiol</w:t>
      </w:r>
      <w:r>
        <w:rPr>
          <w:color w:val="000000"/>
        </w:rPr>
        <w:t xml:space="preserve"> </w:t>
      </w:r>
      <w:r>
        <w:rPr>
          <w:b/>
          <w:color w:val="000000"/>
        </w:rPr>
        <w:t>21</w:t>
      </w:r>
      <w:r>
        <w:rPr>
          <w:color w:val="000000"/>
        </w:rPr>
        <w:t>, 162-177 (2023).</w:t>
      </w:r>
    </w:p>
    <w:p w14:paraId="0AE4FC6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16.</w:t>
      </w:r>
      <w:r>
        <w:rPr>
          <w:color w:val="000000"/>
        </w:rPr>
        <w:tab/>
        <w:t xml:space="preserve">L. B. Shrestha, C. Foster, W. Rawlinson, N. </w:t>
      </w:r>
      <w:proofErr w:type="spellStart"/>
      <w:r>
        <w:rPr>
          <w:color w:val="000000"/>
        </w:rPr>
        <w:t>Tedla</w:t>
      </w:r>
      <w:proofErr w:type="spellEnd"/>
      <w:r>
        <w:rPr>
          <w:color w:val="000000"/>
        </w:rPr>
        <w:t xml:space="preserve">, R. A. Bull, Evolution of the SARS-CoV-2 omicron variants BA.1 to BA.5: Implications for immune escape and transmission. </w:t>
      </w:r>
      <w:r>
        <w:rPr>
          <w:i/>
          <w:color w:val="000000"/>
        </w:rPr>
        <w:t xml:space="preserve">Rev Med </w:t>
      </w:r>
      <w:proofErr w:type="spellStart"/>
      <w:r>
        <w:rPr>
          <w:i/>
          <w:color w:val="000000"/>
        </w:rPr>
        <w:t>Virol</w:t>
      </w:r>
      <w:proofErr w:type="spellEnd"/>
      <w:r>
        <w:rPr>
          <w:color w:val="000000"/>
        </w:rPr>
        <w:t xml:space="preserve"> </w:t>
      </w:r>
      <w:r>
        <w:rPr>
          <w:b/>
          <w:color w:val="000000"/>
        </w:rPr>
        <w:t>32</w:t>
      </w:r>
      <w:r>
        <w:rPr>
          <w:color w:val="000000"/>
        </w:rPr>
        <w:t>, e2381 (2022).</w:t>
      </w:r>
    </w:p>
    <w:p w14:paraId="0DB3434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17.</w:t>
      </w:r>
      <w:r>
        <w:rPr>
          <w:color w:val="000000"/>
        </w:rPr>
        <w:tab/>
        <w:t xml:space="preserve">S. </w:t>
      </w:r>
      <w:proofErr w:type="spellStart"/>
      <w:r>
        <w:rPr>
          <w:color w:val="000000"/>
        </w:rPr>
        <w:t>Cobey</w:t>
      </w:r>
      <w:proofErr w:type="spellEnd"/>
      <w:r>
        <w:rPr>
          <w:color w:val="000000"/>
        </w:rPr>
        <w:t xml:space="preserve">, D. B. </w:t>
      </w:r>
      <w:proofErr w:type="spellStart"/>
      <w:r>
        <w:rPr>
          <w:color w:val="000000"/>
        </w:rPr>
        <w:t>Larremore</w:t>
      </w:r>
      <w:proofErr w:type="spellEnd"/>
      <w:r>
        <w:rPr>
          <w:color w:val="000000"/>
        </w:rPr>
        <w:t xml:space="preserve">, Y. H. Grad, M. </w:t>
      </w:r>
      <w:proofErr w:type="spellStart"/>
      <w:r>
        <w:rPr>
          <w:color w:val="000000"/>
        </w:rPr>
        <w:t>Lipsitch</w:t>
      </w:r>
      <w:proofErr w:type="spellEnd"/>
      <w:r>
        <w:rPr>
          <w:color w:val="000000"/>
        </w:rPr>
        <w:t xml:space="preserve">, Concerns about SARS-CoV-2 evolution should not hold back efforts to expand vaccination. </w:t>
      </w:r>
      <w:r>
        <w:rPr>
          <w:i/>
          <w:color w:val="000000"/>
        </w:rPr>
        <w:t>Nat Rev Immunol</w:t>
      </w:r>
      <w:r>
        <w:rPr>
          <w:color w:val="000000"/>
        </w:rPr>
        <w:t xml:space="preserve"> </w:t>
      </w:r>
      <w:r>
        <w:rPr>
          <w:b/>
          <w:color w:val="000000"/>
        </w:rPr>
        <w:t>21</w:t>
      </w:r>
      <w:r>
        <w:rPr>
          <w:color w:val="000000"/>
        </w:rPr>
        <w:t>, 330-335 (2021).</w:t>
      </w:r>
    </w:p>
    <w:p w14:paraId="3129929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18.</w:t>
      </w:r>
      <w:r>
        <w:rPr>
          <w:color w:val="000000"/>
        </w:rPr>
        <w:tab/>
        <w:t xml:space="preserve">J. W. </w:t>
      </w:r>
      <w:proofErr w:type="spellStart"/>
      <w:r>
        <w:rPr>
          <w:color w:val="000000"/>
        </w:rPr>
        <w:t>Yewdell</w:t>
      </w:r>
      <w:proofErr w:type="spellEnd"/>
      <w:r>
        <w:rPr>
          <w:color w:val="000000"/>
        </w:rPr>
        <w:t xml:space="preserve">, Antigenic drift: understanding COVID-19. </w:t>
      </w:r>
      <w:r>
        <w:rPr>
          <w:i/>
          <w:color w:val="000000"/>
        </w:rPr>
        <w:t>Immunity</w:t>
      </w:r>
      <w:r>
        <w:rPr>
          <w:color w:val="000000"/>
        </w:rPr>
        <w:t xml:space="preserve"> </w:t>
      </w:r>
      <w:r>
        <w:rPr>
          <w:b/>
          <w:color w:val="000000"/>
        </w:rPr>
        <w:t>54</w:t>
      </w:r>
      <w:r>
        <w:rPr>
          <w:color w:val="000000"/>
        </w:rPr>
        <w:t>, 2681-2687 (2021).</w:t>
      </w:r>
    </w:p>
    <w:p w14:paraId="22E8F4A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19.</w:t>
      </w:r>
      <w:r>
        <w:rPr>
          <w:color w:val="000000"/>
        </w:rPr>
        <w:tab/>
        <w:t xml:space="preserve">I. M. </w:t>
      </w:r>
      <w:proofErr w:type="spellStart"/>
      <w:r>
        <w:rPr>
          <w:color w:val="000000"/>
        </w:rPr>
        <w:t>Rouzine</w:t>
      </w:r>
      <w:proofErr w:type="spellEnd"/>
      <w:r>
        <w:rPr>
          <w:color w:val="000000"/>
        </w:rPr>
        <w:t xml:space="preserve">, G. </w:t>
      </w:r>
      <w:proofErr w:type="spellStart"/>
      <w:r>
        <w:rPr>
          <w:color w:val="000000"/>
        </w:rPr>
        <w:t>Rozhnova</w:t>
      </w:r>
      <w:proofErr w:type="spellEnd"/>
      <w:r>
        <w:rPr>
          <w:color w:val="000000"/>
        </w:rPr>
        <w:t xml:space="preserve">, Evolutionary implications of SARS-CoV-2 vaccination for the future design of vaccination strategies. </w:t>
      </w:r>
      <w:proofErr w:type="spellStart"/>
      <w:r>
        <w:rPr>
          <w:i/>
          <w:color w:val="000000"/>
        </w:rPr>
        <w:t>Commun</w:t>
      </w:r>
      <w:proofErr w:type="spellEnd"/>
      <w:r>
        <w:rPr>
          <w:i/>
          <w:color w:val="000000"/>
        </w:rPr>
        <w:t xml:space="preserve"> Med (</w:t>
      </w:r>
      <w:proofErr w:type="spellStart"/>
      <w:r>
        <w:rPr>
          <w:i/>
          <w:color w:val="000000"/>
        </w:rPr>
        <w:t>Lond</w:t>
      </w:r>
      <w:proofErr w:type="spellEnd"/>
      <w:r>
        <w:rPr>
          <w:i/>
          <w:color w:val="000000"/>
        </w:rPr>
        <w:t>)</w:t>
      </w:r>
      <w:r>
        <w:rPr>
          <w:color w:val="000000"/>
        </w:rPr>
        <w:t xml:space="preserve"> </w:t>
      </w:r>
      <w:r>
        <w:rPr>
          <w:b/>
          <w:color w:val="000000"/>
        </w:rPr>
        <w:t>3</w:t>
      </w:r>
      <w:r>
        <w:rPr>
          <w:color w:val="000000"/>
        </w:rPr>
        <w:t>, 86 (2023).</w:t>
      </w:r>
    </w:p>
    <w:p w14:paraId="5DFFAAE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20.</w:t>
      </w:r>
      <w:r>
        <w:rPr>
          <w:color w:val="000000"/>
        </w:rPr>
        <w:tab/>
        <w:t xml:space="preserve">A. </w:t>
      </w:r>
      <w:proofErr w:type="spellStart"/>
      <w:r>
        <w:rPr>
          <w:color w:val="000000"/>
        </w:rPr>
        <w:t>Moulana</w:t>
      </w:r>
      <w:proofErr w:type="spellEnd"/>
      <w:r>
        <w:rPr>
          <w:i/>
          <w:color w:val="000000"/>
        </w:rPr>
        <w:t xml:space="preserve"> et al.</w:t>
      </w:r>
      <w:r>
        <w:rPr>
          <w:color w:val="000000"/>
        </w:rPr>
        <w:t xml:space="preserve">, Compensatory epistasis maintains ACE2 affinity in SARS-CoV-2 Omicron BA.1. </w:t>
      </w:r>
      <w:r>
        <w:rPr>
          <w:i/>
          <w:color w:val="000000"/>
        </w:rPr>
        <w:t xml:space="preserve">Nat </w:t>
      </w:r>
      <w:proofErr w:type="spellStart"/>
      <w:r>
        <w:rPr>
          <w:i/>
          <w:color w:val="000000"/>
        </w:rPr>
        <w:t>Commun</w:t>
      </w:r>
      <w:proofErr w:type="spellEnd"/>
      <w:r>
        <w:rPr>
          <w:color w:val="000000"/>
        </w:rPr>
        <w:t xml:space="preserve"> </w:t>
      </w:r>
      <w:r>
        <w:rPr>
          <w:b/>
          <w:color w:val="000000"/>
        </w:rPr>
        <w:t>13</w:t>
      </w:r>
      <w:r>
        <w:rPr>
          <w:color w:val="000000"/>
        </w:rPr>
        <w:t>, 7011 (2022).</w:t>
      </w:r>
    </w:p>
    <w:p w14:paraId="344C24C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21.</w:t>
      </w:r>
      <w:r>
        <w:rPr>
          <w:color w:val="000000"/>
        </w:rPr>
        <w:tab/>
        <w:t>S. Harari</w:t>
      </w:r>
      <w:r>
        <w:rPr>
          <w:i/>
          <w:color w:val="000000"/>
        </w:rPr>
        <w:t xml:space="preserve"> et al.</w:t>
      </w:r>
      <w:r>
        <w:rPr>
          <w:color w:val="000000"/>
        </w:rPr>
        <w:t xml:space="preserve">, Drivers of adaptive evolution during chronic SARS-CoV-2 infections. </w:t>
      </w:r>
      <w:r>
        <w:rPr>
          <w:i/>
          <w:color w:val="000000"/>
        </w:rPr>
        <w:t>Nat Med</w:t>
      </w:r>
      <w:r>
        <w:rPr>
          <w:color w:val="000000"/>
        </w:rPr>
        <w:t xml:space="preserve"> </w:t>
      </w:r>
      <w:r>
        <w:rPr>
          <w:b/>
          <w:color w:val="000000"/>
        </w:rPr>
        <w:t>28</w:t>
      </w:r>
      <w:r>
        <w:rPr>
          <w:color w:val="000000"/>
        </w:rPr>
        <w:t>, 1501-1508 (2022).</w:t>
      </w:r>
    </w:p>
    <w:p w14:paraId="682BBD5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22.</w:t>
      </w:r>
      <w:r>
        <w:rPr>
          <w:color w:val="000000"/>
        </w:rPr>
        <w:tab/>
        <w:t xml:space="preserve">A. K. </w:t>
      </w:r>
      <w:proofErr w:type="spellStart"/>
      <w:r>
        <w:rPr>
          <w:color w:val="000000"/>
        </w:rPr>
        <w:t>Reuschl</w:t>
      </w:r>
      <w:proofErr w:type="spellEnd"/>
      <w:r>
        <w:rPr>
          <w:i/>
          <w:color w:val="000000"/>
        </w:rPr>
        <w:t xml:space="preserve"> et al.</w:t>
      </w:r>
      <w:r>
        <w:rPr>
          <w:color w:val="000000"/>
        </w:rPr>
        <w:t xml:space="preserve">, Evolution of enhanced innate immune suppression by SARS-CoV-2 Omicron subvariants. </w:t>
      </w:r>
      <w:r>
        <w:rPr>
          <w:i/>
          <w:color w:val="000000"/>
        </w:rPr>
        <w:t>Nat Microbiol</w:t>
      </w:r>
      <w:r>
        <w:rPr>
          <w:color w:val="000000"/>
        </w:rPr>
        <w:t xml:space="preserve"> </w:t>
      </w:r>
      <w:r>
        <w:rPr>
          <w:b/>
          <w:color w:val="000000"/>
        </w:rPr>
        <w:t>9</w:t>
      </w:r>
      <w:r>
        <w:rPr>
          <w:color w:val="000000"/>
        </w:rPr>
        <w:t>, 451-463 (2024).</w:t>
      </w:r>
    </w:p>
    <w:p w14:paraId="710C4ECE"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23.</w:t>
      </w:r>
      <w:r>
        <w:rPr>
          <w:color w:val="000000"/>
        </w:rPr>
        <w:tab/>
        <w:t>L. G. Thorne</w:t>
      </w:r>
      <w:r>
        <w:rPr>
          <w:i/>
          <w:color w:val="000000"/>
        </w:rPr>
        <w:t xml:space="preserve"> et al.</w:t>
      </w:r>
      <w:r>
        <w:rPr>
          <w:color w:val="000000"/>
        </w:rPr>
        <w:t xml:space="preserve">, Evolution of enhanced innate immune evasion by SARS-CoV-2. </w:t>
      </w:r>
      <w:r>
        <w:rPr>
          <w:i/>
          <w:color w:val="000000"/>
        </w:rPr>
        <w:t>Nature</w:t>
      </w:r>
      <w:r>
        <w:rPr>
          <w:color w:val="000000"/>
        </w:rPr>
        <w:t xml:space="preserve"> </w:t>
      </w:r>
      <w:r>
        <w:rPr>
          <w:b/>
          <w:color w:val="000000"/>
        </w:rPr>
        <w:t>602</w:t>
      </w:r>
      <w:r>
        <w:rPr>
          <w:color w:val="000000"/>
        </w:rPr>
        <w:t>, 487-495 (2022).</w:t>
      </w:r>
    </w:p>
    <w:p w14:paraId="0038339E"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24.</w:t>
      </w:r>
      <w:r>
        <w:rPr>
          <w:color w:val="000000"/>
        </w:rPr>
        <w:tab/>
        <w:t xml:space="preserve">R. M. Adams, J. B. Kinney, A. M. Walczak, T. Mora, Epistasis in a Fitness Landscape Defined by Antibody-Antigen Binding Free Energy. </w:t>
      </w:r>
      <w:r>
        <w:rPr>
          <w:i/>
          <w:color w:val="000000"/>
        </w:rPr>
        <w:t>Cell Syst</w:t>
      </w:r>
      <w:r>
        <w:rPr>
          <w:color w:val="000000"/>
        </w:rPr>
        <w:t xml:space="preserve"> </w:t>
      </w:r>
      <w:r>
        <w:rPr>
          <w:b/>
          <w:color w:val="000000"/>
        </w:rPr>
        <w:t>8</w:t>
      </w:r>
      <w:r>
        <w:rPr>
          <w:color w:val="000000"/>
        </w:rPr>
        <w:t>, 86-93 e83 (2019).</w:t>
      </w:r>
    </w:p>
    <w:p w14:paraId="0720F4C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lastRenderedPageBreak/>
        <w:t>25.</w:t>
      </w:r>
      <w:r>
        <w:rPr>
          <w:color w:val="000000"/>
        </w:rPr>
        <w:tab/>
        <w:t xml:space="preserve">D. M. Lyons, Z. Zou, H. Xu, J. Zhang, Idiosyncratic epistasis creates universals in mutational effects and evolutionary trajectories. </w:t>
      </w:r>
      <w:r>
        <w:rPr>
          <w:i/>
          <w:color w:val="000000"/>
        </w:rPr>
        <w:t xml:space="preserve">Nat </w:t>
      </w:r>
      <w:proofErr w:type="spellStart"/>
      <w:r>
        <w:rPr>
          <w:i/>
          <w:color w:val="000000"/>
        </w:rPr>
        <w:t>Ecol</w:t>
      </w:r>
      <w:proofErr w:type="spellEnd"/>
      <w:r>
        <w:rPr>
          <w:i/>
          <w:color w:val="000000"/>
        </w:rPr>
        <w:t xml:space="preserve"> </w:t>
      </w:r>
      <w:proofErr w:type="spellStart"/>
      <w:r>
        <w:rPr>
          <w:i/>
          <w:color w:val="000000"/>
        </w:rPr>
        <w:t>Evol</w:t>
      </w:r>
      <w:proofErr w:type="spellEnd"/>
      <w:r>
        <w:rPr>
          <w:color w:val="000000"/>
        </w:rPr>
        <w:t xml:space="preserve"> </w:t>
      </w:r>
      <w:r>
        <w:rPr>
          <w:b/>
          <w:color w:val="000000"/>
        </w:rPr>
        <w:t>4</w:t>
      </w:r>
      <w:r>
        <w:rPr>
          <w:color w:val="000000"/>
        </w:rPr>
        <w:t>, 1685-1693 (2020).</w:t>
      </w:r>
    </w:p>
    <w:p w14:paraId="165AB7C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26.</w:t>
      </w:r>
      <w:r>
        <w:rPr>
          <w:color w:val="000000"/>
        </w:rPr>
        <w:tab/>
        <w:t>C. C. Chen</w:t>
      </w:r>
      <w:r>
        <w:rPr>
          <w:i/>
          <w:color w:val="000000"/>
        </w:rPr>
        <w:t xml:space="preserve"> et al.</w:t>
      </w:r>
      <w:r>
        <w:rPr>
          <w:color w:val="000000"/>
        </w:rPr>
        <w:t xml:space="preserve">, Methods for identifying SNP interactions: a review on variations of Logic Regression, Random Forest and Bayesian logistic regression. </w:t>
      </w:r>
      <w:r>
        <w:rPr>
          <w:i/>
          <w:color w:val="000000"/>
        </w:rPr>
        <w:t xml:space="preserve">IEEE/ACM Trans </w:t>
      </w:r>
      <w:proofErr w:type="spellStart"/>
      <w:r>
        <w:rPr>
          <w:i/>
          <w:color w:val="000000"/>
        </w:rPr>
        <w:t>Comput</w:t>
      </w:r>
      <w:proofErr w:type="spellEnd"/>
      <w:r>
        <w:rPr>
          <w:i/>
          <w:color w:val="000000"/>
        </w:rPr>
        <w:t xml:space="preserve"> Biol </w:t>
      </w:r>
      <w:proofErr w:type="spellStart"/>
      <w:r>
        <w:rPr>
          <w:i/>
          <w:color w:val="000000"/>
        </w:rPr>
        <w:t>Bioinform</w:t>
      </w:r>
      <w:proofErr w:type="spellEnd"/>
      <w:r>
        <w:rPr>
          <w:color w:val="000000"/>
        </w:rPr>
        <w:t xml:space="preserve"> </w:t>
      </w:r>
      <w:r>
        <w:rPr>
          <w:b/>
          <w:color w:val="000000"/>
        </w:rPr>
        <w:t>8</w:t>
      </w:r>
      <w:r>
        <w:rPr>
          <w:color w:val="000000"/>
        </w:rPr>
        <w:t>, 1580-1591 (2011).</w:t>
      </w:r>
    </w:p>
    <w:p w14:paraId="314A2F5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27.</w:t>
      </w:r>
      <w:r>
        <w:rPr>
          <w:color w:val="000000"/>
        </w:rPr>
        <w:tab/>
        <w:t xml:space="preserve">H. J. Cordell, </w:t>
      </w:r>
      <w:proofErr w:type="gramStart"/>
      <w:r>
        <w:rPr>
          <w:color w:val="000000"/>
        </w:rPr>
        <w:t>Detecting</w:t>
      </w:r>
      <w:proofErr w:type="gramEnd"/>
      <w:r>
        <w:rPr>
          <w:color w:val="000000"/>
        </w:rPr>
        <w:t xml:space="preserve"> gene-gene interactions that underlie human diseases. </w:t>
      </w:r>
      <w:r>
        <w:rPr>
          <w:i/>
          <w:color w:val="000000"/>
        </w:rPr>
        <w:t>Nature reviews. Genetics</w:t>
      </w:r>
      <w:r>
        <w:rPr>
          <w:color w:val="000000"/>
        </w:rPr>
        <w:t xml:space="preserve"> </w:t>
      </w:r>
      <w:r>
        <w:rPr>
          <w:b/>
          <w:color w:val="000000"/>
        </w:rPr>
        <w:t>10</w:t>
      </w:r>
      <w:r>
        <w:rPr>
          <w:color w:val="000000"/>
        </w:rPr>
        <w:t>, 392-404 (2009).</w:t>
      </w:r>
    </w:p>
    <w:p w14:paraId="0606310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28.</w:t>
      </w:r>
      <w:r>
        <w:rPr>
          <w:color w:val="000000"/>
        </w:rPr>
        <w:tab/>
        <w:t xml:space="preserve">M. Ueki, H. J. Cordell, Improved statistics for genome-wide interaction analysis. </w:t>
      </w:r>
      <w:proofErr w:type="spellStart"/>
      <w:r>
        <w:rPr>
          <w:i/>
          <w:color w:val="000000"/>
        </w:rPr>
        <w:t>PLoS</w:t>
      </w:r>
      <w:proofErr w:type="spellEnd"/>
      <w:r>
        <w:rPr>
          <w:i/>
          <w:color w:val="000000"/>
        </w:rPr>
        <w:t xml:space="preserve"> Genet</w:t>
      </w:r>
      <w:r>
        <w:rPr>
          <w:color w:val="000000"/>
        </w:rPr>
        <w:t xml:space="preserve"> </w:t>
      </w:r>
      <w:r>
        <w:rPr>
          <w:b/>
          <w:color w:val="000000"/>
        </w:rPr>
        <w:t>8</w:t>
      </w:r>
      <w:r>
        <w:rPr>
          <w:color w:val="000000"/>
        </w:rPr>
        <w:t>, e1002625 (2012).</w:t>
      </w:r>
    </w:p>
    <w:p w14:paraId="369469C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29.</w:t>
      </w:r>
      <w:r>
        <w:rPr>
          <w:color w:val="000000"/>
        </w:rPr>
        <w:tab/>
        <w:t xml:space="preserve">N. H. Barton, Linkage and the limits to natural selection. </w:t>
      </w:r>
      <w:r>
        <w:rPr>
          <w:i/>
          <w:color w:val="000000"/>
        </w:rPr>
        <w:t>Genetics</w:t>
      </w:r>
      <w:r>
        <w:rPr>
          <w:color w:val="000000"/>
        </w:rPr>
        <w:t xml:space="preserve"> </w:t>
      </w:r>
      <w:r>
        <w:rPr>
          <w:b/>
          <w:color w:val="000000"/>
        </w:rPr>
        <w:t>140</w:t>
      </w:r>
      <w:r>
        <w:rPr>
          <w:color w:val="000000"/>
        </w:rPr>
        <w:t>, 821-841 (1995).</w:t>
      </w:r>
    </w:p>
    <w:p w14:paraId="76AB7D6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30.</w:t>
      </w:r>
      <w:r>
        <w:rPr>
          <w:color w:val="000000"/>
        </w:rPr>
        <w:tab/>
        <w:t xml:space="preserve">M. Kimura, Attainment of quasi linkage equilibrium when gene frequencies are changing by natural selection. </w:t>
      </w:r>
      <w:r>
        <w:rPr>
          <w:i/>
          <w:color w:val="000000"/>
        </w:rPr>
        <w:t>Genetics</w:t>
      </w:r>
      <w:r>
        <w:rPr>
          <w:color w:val="000000"/>
        </w:rPr>
        <w:t xml:space="preserve"> </w:t>
      </w:r>
      <w:r>
        <w:rPr>
          <w:b/>
          <w:color w:val="000000"/>
        </w:rPr>
        <w:t>52</w:t>
      </w:r>
      <w:r>
        <w:rPr>
          <w:color w:val="000000"/>
        </w:rPr>
        <w:t>, 875-890 (1965).</w:t>
      </w:r>
    </w:p>
    <w:p w14:paraId="2BF7BDA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31.</w:t>
      </w:r>
      <w:r>
        <w:rPr>
          <w:color w:val="000000"/>
        </w:rPr>
        <w:tab/>
        <w:t xml:space="preserve">M. </w:t>
      </w:r>
      <w:proofErr w:type="spellStart"/>
      <w:r>
        <w:rPr>
          <w:color w:val="000000"/>
        </w:rPr>
        <w:t>Weigt</w:t>
      </w:r>
      <w:proofErr w:type="spellEnd"/>
      <w:r>
        <w:rPr>
          <w:color w:val="000000"/>
        </w:rPr>
        <w:t xml:space="preserve">, R. A. White, H. </w:t>
      </w:r>
      <w:proofErr w:type="spellStart"/>
      <w:r>
        <w:rPr>
          <w:color w:val="000000"/>
        </w:rPr>
        <w:t>Szurmant</w:t>
      </w:r>
      <w:proofErr w:type="spellEnd"/>
      <w:r>
        <w:rPr>
          <w:color w:val="000000"/>
        </w:rPr>
        <w:t xml:space="preserve">, J. A. Hoch, T. Hwa, Identification of direct residue contacts in protein-protein interaction by message passing.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106</w:t>
      </w:r>
      <w:r>
        <w:rPr>
          <w:color w:val="000000"/>
        </w:rPr>
        <w:t>, 67-72 (2009).</w:t>
      </w:r>
    </w:p>
    <w:p w14:paraId="5A347215"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32.</w:t>
      </w:r>
      <w:r>
        <w:rPr>
          <w:color w:val="000000"/>
        </w:rPr>
        <w:tab/>
        <w:t xml:space="preserve">R. A. </w:t>
      </w:r>
      <w:proofErr w:type="spellStart"/>
      <w:r>
        <w:rPr>
          <w:color w:val="000000"/>
        </w:rPr>
        <w:t>Neher</w:t>
      </w:r>
      <w:proofErr w:type="spellEnd"/>
      <w:r>
        <w:rPr>
          <w:color w:val="000000"/>
        </w:rPr>
        <w:t xml:space="preserve">, B. I. </w:t>
      </w:r>
      <w:proofErr w:type="spellStart"/>
      <w:r>
        <w:rPr>
          <w:color w:val="000000"/>
        </w:rPr>
        <w:t>Shraiman</w:t>
      </w:r>
      <w:proofErr w:type="spellEnd"/>
      <w:r>
        <w:rPr>
          <w:color w:val="000000"/>
        </w:rPr>
        <w:t xml:space="preserve">, Statistical genetics and evolution of quantitative traits. </w:t>
      </w:r>
      <w:r>
        <w:rPr>
          <w:i/>
          <w:color w:val="000000"/>
        </w:rPr>
        <w:t>Rev. of Modern Physics</w:t>
      </w:r>
      <w:r>
        <w:rPr>
          <w:color w:val="000000"/>
        </w:rPr>
        <w:t xml:space="preserve"> </w:t>
      </w:r>
      <w:r>
        <w:rPr>
          <w:b/>
          <w:color w:val="000000"/>
        </w:rPr>
        <w:t>83</w:t>
      </w:r>
      <w:r>
        <w:rPr>
          <w:color w:val="000000"/>
        </w:rPr>
        <w:t>, 1283-1300 (2011).</w:t>
      </w:r>
    </w:p>
    <w:p w14:paraId="2909807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33.</w:t>
      </w:r>
      <w:r>
        <w:rPr>
          <w:color w:val="000000"/>
        </w:rPr>
        <w:tab/>
        <w:t xml:space="preserve">R. H. Y. Louie, K. J. </w:t>
      </w:r>
      <w:proofErr w:type="spellStart"/>
      <w:r>
        <w:rPr>
          <w:color w:val="000000"/>
        </w:rPr>
        <w:t>Kaczorowski</w:t>
      </w:r>
      <w:proofErr w:type="spellEnd"/>
      <w:r>
        <w:rPr>
          <w:color w:val="000000"/>
        </w:rPr>
        <w:t xml:space="preserve">, J. P. Barton, A. K. Chakraborty, M. R. McKay, Fitness landscape of the human immunodeficiency virus envelope protein that is targeted by antibodies.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115</w:t>
      </w:r>
      <w:r>
        <w:rPr>
          <w:color w:val="000000"/>
        </w:rPr>
        <w:t>, E564-E573 (2018).</w:t>
      </w:r>
    </w:p>
    <w:p w14:paraId="6C926A8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34.</w:t>
      </w:r>
      <w:r>
        <w:rPr>
          <w:color w:val="000000"/>
        </w:rPr>
        <w:tab/>
        <w:t xml:space="preserve">W.-H. Wei, G. </w:t>
      </w:r>
      <w:proofErr w:type="spellStart"/>
      <w:r>
        <w:rPr>
          <w:color w:val="000000"/>
        </w:rPr>
        <w:t>Hemani</w:t>
      </w:r>
      <w:proofErr w:type="spellEnd"/>
      <w:r>
        <w:rPr>
          <w:color w:val="000000"/>
        </w:rPr>
        <w:t xml:space="preserve">, C. S. Haley, Detecting epistasis in human complex traits. </w:t>
      </w:r>
      <w:r>
        <w:rPr>
          <w:i/>
          <w:color w:val="000000"/>
        </w:rPr>
        <w:t>Nature Reviews Genetics</w:t>
      </w:r>
      <w:r>
        <w:rPr>
          <w:color w:val="000000"/>
        </w:rPr>
        <w:t xml:space="preserve"> </w:t>
      </w:r>
      <w:r>
        <w:rPr>
          <w:b/>
          <w:color w:val="000000"/>
        </w:rPr>
        <w:t>15</w:t>
      </w:r>
      <w:r>
        <w:rPr>
          <w:color w:val="000000"/>
        </w:rPr>
        <w:t>, 722 (2014).</w:t>
      </w:r>
    </w:p>
    <w:p w14:paraId="480EF08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35.</w:t>
      </w:r>
      <w:r>
        <w:rPr>
          <w:color w:val="000000"/>
        </w:rPr>
        <w:tab/>
        <w:t xml:space="preserve">G. </w:t>
      </w:r>
      <w:proofErr w:type="spellStart"/>
      <w:r>
        <w:rPr>
          <w:color w:val="000000"/>
        </w:rPr>
        <w:t>Pedruzzi</w:t>
      </w:r>
      <w:proofErr w:type="spellEnd"/>
      <w:r>
        <w:rPr>
          <w:color w:val="000000"/>
        </w:rPr>
        <w:t xml:space="preserve">, A. </w:t>
      </w:r>
      <w:proofErr w:type="spellStart"/>
      <w:r>
        <w:rPr>
          <w:color w:val="000000"/>
        </w:rPr>
        <w:t>Barlukova</w:t>
      </w:r>
      <w:proofErr w:type="spellEnd"/>
      <w:r>
        <w:rPr>
          <w:color w:val="000000"/>
        </w:rPr>
        <w:t xml:space="preserve">, I. M. </w:t>
      </w:r>
      <w:proofErr w:type="spellStart"/>
      <w:r>
        <w:rPr>
          <w:color w:val="000000"/>
        </w:rPr>
        <w:t>Rouzine</w:t>
      </w:r>
      <w:proofErr w:type="spellEnd"/>
      <w:r>
        <w:rPr>
          <w:color w:val="000000"/>
        </w:rPr>
        <w:t xml:space="preserve">, Evolutionary footprint of epistasis.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14</w:t>
      </w:r>
      <w:r>
        <w:rPr>
          <w:color w:val="000000"/>
        </w:rPr>
        <w:t>, e1006426 (2018).</w:t>
      </w:r>
    </w:p>
    <w:p w14:paraId="002E393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36.</w:t>
      </w:r>
      <w:r>
        <w:rPr>
          <w:color w:val="000000"/>
        </w:rPr>
        <w:tab/>
        <w:t xml:space="preserve">A. D. </w:t>
      </w:r>
      <w:proofErr w:type="spellStart"/>
      <w:r>
        <w:rPr>
          <w:color w:val="000000"/>
        </w:rPr>
        <w:t>Neverov</w:t>
      </w:r>
      <w:proofErr w:type="spellEnd"/>
      <w:r>
        <w:rPr>
          <w:color w:val="000000"/>
        </w:rPr>
        <w:t xml:space="preserve">, S. </w:t>
      </w:r>
      <w:proofErr w:type="spellStart"/>
      <w:r>
        <w:rPr>
          <w:color w:val="000000"/>
        </w:rPr>
        <w:t>Kryazhimskiy</w:t>
      </w:r>
      <w:proofErr w:type="spellEnd"/>
      <w:r>
        <w:rPr>
          <w:color w:val="000000"/>
        </w:rPr>
        <w:t xml:space="preserve">, J. B. Plotkin, G. A. </w:t>
      </w:r>
      <w:proofErr w:type="spellStart"/>
      <w:r>
        <w:rPr>
          <w:color w:val="000000"/>
        </w:rPr>
        <w:t>Bazykin</w:t>
      </w:r>
      <w:proofErr w:type="spellEnd"/>
      <w:r>
        <w:rPr>
          <w:color w:val="000000"/>
        </w:rPr>
        <w:t xml:space="preserve">, Coordinated Evolution of Influenza A Surface Proteins. </w:t>
      </w:r>
      <w:proofErr w:type="spellStart"/>
      <w:r>
        <w:rPr>
          <w:i/>
          <w:color w:val="000000"/>
        </w:rPr>
        <w:t>PLoS</w:t>
      </w:r>
      <w:proofErr w:type="spellEnd"/>
      <w:r>
        <w:rPr>
          <w:i/>
          <w:color w:val="000000"/>
        </w:rPr>
        <w:t xml:space="preserve"> Genet</w:t>
      </w:r>
      <w:r>
        <w:rPr>
          <w:color w:val="000000"/>
        </w:rPr>
        <w:t xml:space="preserve"> </w:t>
      </w:r>
      <w:r>
        <w:rPr>
          <w:b/>
          <w:color w:val="000000"/>
        </w:rPr>
        <w:t>11</w:t>
      </w:r>
      <w:r>
        <w:rPr>
          <w:color w:val="000000"/>
        </w:rPr>
        <w:t>, e1005404 (2015).</w:t>
      </w:r>
    </w:p>
    <w:p w14:paraId="0854F7F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37.</w:t>
      </w:r>
      <w:r>
        <w:rPr>
          <w:color w:val="000000"/>
        </w:rPr>
        <w:tab/>
        <w:t xml:space="preserve">R. A. Fisher, </w:t>
      </w:r>
      <w:r>
        <w:rPr>
          <w:i/>
          <w:color w:val="000000"/>
        </w:rPr>
        <w:t xml:space="preserve">The genetical theory of </w:t>
      </w:r>
      <w:proofErr w:type="gramStart"/>
      <w:r>
        <w:rPr>
          <w:i/>
          <w:color w:val="000000"/>
        </w:rPr>
        <w:t>natural  selection</w:t>
      </w:r>
      <w:proofErr w:type="gramEnd"/>
      <w:r>
        <w:rPr>
          <w:color w:val="000000"/>
        </w:rPr>
        <w:t xml:space="preserve"> (Clarendon Press, 1958, Oxford, United Kingdom, 1930).</w:t>
      </w:r>
    </w:p>
    <w:p w14:paraId="3EB8F56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38.</w:t>
      </w:r>
      <w:r>
        <w:rPr>
          <w:color w:val="000000"/>
        </w:rPr>
        <w:tab/>
        <w:t xml:space="preserve">G. </w:t>
      </w:r>
      <w:proofErr w:type="spellStart"/>
      <w:r>
        <w:rPr>
          <w:color w:val="000000"/>
        </w:rPr>
        <w:t>Pedruzzi</w:t>
      </w:r>
      <w:proofErr w:type="spellEnd"/>
      <w:r>
        <w:rPr>
          <w:color w:val="000000"/>
        </w:rPr>
        <w:t xml:space="preserve">, I. M. </w:t>
      </w:r>
      <w:proofErr w:type="spellStart"/>
      <w:r>
        <w:rPr>
          <w:color w:val="000000"/>
        </w:rPr>
        <w:t>Rouzine</w:t>
      </w:r>
      <w:proofErr w:type="spellEnd"/>
      <w:r>
        <w:rPr>
          <w:color w:val="000000"/>
        </w:rPr>
        <w:t xml:space="preserve">, Epistasis detectably alters correlations between genomic sites in a narrow parameter window. </w:t>
      </w:r>
      <w:proofErr w:type="spellStart"/>
      <w:r>
        <w:rPr>
          <w:i/>
          <w:color w:val="000000"/>
        </w:rPr>
        <w:t>PLoS</w:t>
      </w:r>
      <w:proofErr w:type="spellEnd"/>
      <w:r>
        <w:rPr>
          <w:i/>
          <w:color w:val="000000"/>
        </w:rPr>
        <w:t xml:space="preserve"> One</w:t>
      </w:r>
      <w:r>
        <w:rPr>
          <w:color w:val="000000"/>
        </w:rPr>
        <w:t xml:space="preserve"> </w:t>
      </w:r>
      <w:r>
        <w:rPr>
          <w:b/>
          <w:color w:val="000000"/>
        </w:rPr>
        <w:t>14</w:t>
      </w:r>
      <w:r>
        <w:rPr>
          <w:color w:val="000000"/>
        </w:rPr>
        <w:t>, e0214036 (2019).</w:t>
      </w:r>
    </w:p>
    <w:p w14:paraId="58AA52C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39.</w:t>
      </w:r>
      <w:r>
        <w:rPr>
          <w:color w:val="000000"/>
        </w:rPr>
        <w:tab/>
        <w:t xml:space="preserve">G. </w:t>
      </w:r>
      <w:proofErr w:type="spellStart"/>
      <w:r>
        <w:rPr>
          <w:color w:val="000000"/>
        </w:rPr>
        <w:t>Pedruzzi</w:t>
      </w:r>
      <w:proofErr w:type="spellEnd"/>
      <w:r>
        <w:rPr>
          <w:color w:val="000000"/>
        </w:rPr>
        <w:t xml:space="preserve">, I. M. </w:t>
      </w:r>
      <w:proofErr w:type="spellStart"/>
      <w:r>
        <w:rPr>
          <w:color w:val="000000"/>
        </w:rPr>
        <w:t>Rouzine</w:t>
      </w:r>
      <w:proofErr w:type="spellEnd"/>
      <w:r>
        <w:rPr>
          <w:color w:val="000000"/>
        </w:rPr>
        <w:t xml:space="preserve">, An evolution-based high-fidelity method of epistasis measurement: Theory and application to influenza. </w:t>
      </w:r>
      <w:proofErr w:type="spellStart"/>
      <w:r>
        <w:rPr>
          <w:i/>
          <w:color w:val="000000"/>
        </w:rPr>
        <w:t>PLoS</w:t>
      </w:r>
      <w:proofErr w:type="spellEnd"/>
      <w:r>
        <w:rPr>
          <w:i/>
          <w:color w:val="000000"/>
        </w:rPr>
        <w:t xml:space="preserve"> </w:t>
      </w:r>
      <w:proofErr w:type="spellStart"/>
      <w:r>
        <w:rPr>
          <w:i/>
          <w:color w:val="000000"/>
        </w:rPr>
        <w:t>Pathog</w:t>
      </w:r>
      <w:proofErr w:type="spellEnd"/>
      <w:r>
        <w:rPr>
          <w:color w:val="000000"/>
        </w:rPr>
        <w:t xml:space="preserve"> </w:t>
      </w:r>
      <w:r>
        <w:rPr>
          <w:b/>
          <w:color w:val="000000"/>
        </w:rPr>
        <w:t>17</w:t>
      </w:r>
      <w:r>
        <w:rPr>
          <w:color w:val="000000"/>
        </w:rPr>
        <w:t>, e1009669 (2021).</w:t>
      </w:r>
    </w:p>
    <w:p w14:paraId="1935C6C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40.</w:t>
      </w:r>
      <w:r>
        <w:rPr>
          <w:color w:val="000000"/>
        </w:rPr>
        <w:tab/>
        <w:t xml:space="preserve">M. </w:t>
      </w:r>
      <w:proofErr w:type="spellStart"/>
      <w:r>
        <w:rPr>
          <w:color w:val="000000"/>
        </w:rPr>
        <w:t>Krzywinski</w:t>
      </w:r>
      <w:proofErr w:type="spellEnd"/>
      <w:r>
        <w:rPr>
          <w:i/>
          <w:color w:val="000000"/>
        </w:rPr>
        <w:t xml:space="preserve"> et al.</w:t>
      </w:r>
      <w:r>
        <w:rPr>
          <w:color w:val="000000"/>
        </w:rPr>
        <w:t xml:space="preserve">, </w:t>
      </w:r>
      <w:proofErr w:type="spellStart"/>
      <w:r>
        <w:rPr>
          <w:color w:val="000000"/>
        </w:rPr>
        <w:t>Circos</w:t>
      </w:r>
      <w:proofErr w:type="spellEnd"/>
      <w:r>
        <w:rPr>
          <w:color w:val="000000"/>
        </w:rPr>
        <w:t xml:space="preserve">: an information aesthetic for comparative genomics. </w:t>
      </w:r>
      <w:r>
        <w:rPr>
          <w:i/>
          <w:color w:val="000000"/>
        </w:rPr>
        <w:t>Genome Res</w:t>
      </w:r>
      <w:r>
        <w:rPr>
          <w:color w:val="000000"/>
        </w:rPr>
        <w:t xml:space="preserve"> </w:t>
      </w:r>
      <w:r>
        <w:rPr>
          <w:b/>
          <w:color w:val="000000"/>
        </w:rPr>
        <w:t>19</w:t>
      </w:r>
      <w:r>
        <w:rPr>
          <w:color w:val="000000"/>
        </w:rPr>
        <w:t>, 1639-1645 (2009).</w:t>
      </w:r>
    </w:p>
    <w:p w14:paraId="3F1876A5"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41.</w:t>
      </w:r>
      <w:r>
        <w:rPr>
          <w:color w:val="000000"/>
        </w:rPr>
        <w:tab/>
        <w:t xml:space="preserve">S. Bonhoeffer, C. </w:t>
      </w:r>
      <w:proofErr w:type="spellStart"/>
      <w:r>
        <w:rPr>
          <w:color w:val="000000"/>
        </w:rPr>
        <w:t>Chappey</w:t>
      </w:r>
      <w:proofErr w:type="spellEnd"/>
      <w:r>
        <w:rPr>
          <w:color w:val="000000"/>
        </w:rPr>
        <w:t xml:space="preserve">, N. T. Parkin, J. M. Whitcomb, C. J. Petropoulos, Evidence for positive epistasis in HIV-1. </w:t>
      </w:r>
      <w:r>
        <w:rPr>
          <w:i/>
          <w:color w:val="000000"/>
        </w:rPr>
        <w:t>Science</w:t>
      </w:r>
      <w:r>
        <w:rPr>
          <w:color w:val="000000"/>
        </w:rPr>
        <w:t xml:space="preserve"> </w:t>
      </w:r>
      <w:r>
        <w:rPr>
          <w:b/>
          <w:color w:val="000000"/>
        </w:rPr>
        <w:t>306</w:t>
      </w:r>
      <w:r>
        <w:rPr>
          <w:color w:val="000000"/>
        </w:rPr>
        <w:t>, 1547-1550 (2004).</w:t>
      </w:r>
    </w:p>
    <w:p w14:paraId="288C7F6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42.</w:t>
      </w:r>
      <w:r>
        <w:rPr>
          <w:color w:val="000000"/>
        </w:rPr>
        <w:tab/>
        <w:t>T. H. Zhang</w:t>
      </w:r>
      <w:r>
        <w:rPr>
          <w:i/>
          <w:color w:val="000000"/>
        </w:rPr>
        <w:t xml:space="preserve"> et al.</w:t>
      </w:r>
      <w:r>
        <w:rPr>
          <w:color w:val="000000"/>
        </w:rPr>
        <w:t xml:space="preserve">, Predominance of positive epistasis among drug resistance-associated mutations in HIV-1 protease. </w:t>
      </w:r>
      <w:proofErr w:type="spellStart"/>
      <w:r>
        <w:rPr>
          <w:i/>
          <w:color w:val="000000"/>
        </w:rPr>
        <w:t>PLoS</w:t>
      </w:r>
      <w:proofErr w:type="spellEnd"/>
      <w:r>
        <w:rPr>
          <w:i/>
          <w:color w:val="000000"/>
        </w:rPr>
        <w:t xml:space="preserve"> Genet</w:t>
      </w:r>
      <w:r>
        <w:rPr>
          <w:color w:val="000000"/>
        </w:rPr>
        <w:t xml:space="preserve"> </w:t>
      </w:r>
      <w:r>
        <w:rPr>
          <w:b/>
          <w:color w:val="000000"/>
        </w:rPr>
        <w:t>16</w:t>
      </w:r>
      <w:r>
        <w:rPr>
          <w:color w:val="000000"/>
        </w:rPr>
        <w:t>, e1009009 (2020).</w:t>
      </w:r>
    </w:p>
    <w:p w14:paraId="3100FFC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43.</w:t>
      </w:r>
      <w:r>
        <w:rPr>
          <w:color w:val="000000"/>
        </w:rPr>
        <w:tab/>
        <w:t xml:space="preserve">S. </w:t>
      </w:r>
      <w:proofErr w:type="spellStart"/>
      <w:r>
        <w:rPr>
          <w:color w:val="000000"/>
        </w:rPr>
        <w:t>Kryazhimskiy</w:t>
      </w:r>
      <w:proofErr w:type="spellEnd"/>
      <w:r>
        <w:rPr>
          <w:color w:val="000000"/>
        </w:rPr>
        <w:t xml:space="preserve">, J. </w:t>
      </w:r>
      <w:proofErr w:type="spellStart"/>
      <w:r>
        <w:rPr>
          <w:color w:val="000000"/>
        </w:rPr>
        <w:t>Dushoff</w:t>
      </w:r>
      <w:proofErr w:type="spellEnd"/>
      <w:r>
        <w:rPr>
          <w:color w:val="000000"/>
        </w:rPr>
        <w:t xml:space="preserve">, G. A. </w:t>
      </w:r>
      <w:proofErr w:type="spellStart"/>
      <w:r>
        <w:rPr>
          <w:color w:val="000000"/>
        </w:rPr>
        <w:t>Bazykin</w:t>
      </w:r>
      <w:proofErr w:type="spellEnd"/>
      <w:r>
        <w:rPr>
          <w:color w:val="000000"/>
        </w:rPr>
        <w:t xml:space="preserve">, J. B. Plotkin, Prevalence of epistasis in the evolution of influenza A surface proteins. </w:t>
      </w:r>
      <w:proofErr w:type="spellStart"/>
      <w:r>
        <w:rPr>
          <w:i/>
          <w:color w:val="000000"/>
        </w:rPr>
        <w:t>PLoS</w:t>
      </w:r>
      <w:proofErr w:type="spellEnd"/>
      <w:r>
        <w:rPr>
          <w:i/>
          <w:color w:val="000000"/>
        </w:rPr>
        <w:t xml:space="preserve"> Genet</w:t>
      </w:r>
      <w:r>
        <w:rPr>
          <w:color w:val="000000"/>
        </w:rPr>
        <w:t xml:space="preserve"> </w:t>
      </w:r>
      <w:r>
        <w:rPr>
          <w:b/>
          <w:color w:val="000000"/>
        </w:rPr>
        <w:t>7</w:t>
      </w:r>
      <w:r>
        <w:rPr>
          <w:color w:val="000000"/>
        </w:rPr>
        <w:t>, e1001301 (2011).</w:t>
      </w:r>
    </w:p>
    <w:p w14:paraId="0E61D30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44.</w:t>
      </w:r>
      <w:r>
        <w:rPr>
          <w:color w:val="000000"/>
        </w:rPr>
        <w:tab/>
        <w:t xml:space="preserve">C. L. Althaus, R. J. De Boer, Dynamics of immune escape during HIV/SIV infection.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4</w:t>
      </w:r>
      <w:r>
        <w:rPr>
          <w:color w:val="000000"/>
        </w:rPr>
        <w:t>, e1000103 (2008).</w:t>
      </w:r>
    </w:p>
    <w:p w14:paraId="59E8B96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45.</w:t>
      </w:r>
      <w:r>
        <w:rPr>
          <w:color w:val="000000"/>
        </w:rPr>
        <w:tab/>
        <w:t xml:space="preserve">R. </w:t>
      </w:r>
      <w:proofErr w:type="spellStart"/>
      <w:r>
        <w:rPr>
          <w:color w:val="000000"/>
        </w:rPr>
        <w:t>Batorsky</w:t>
      </w:r>
      <w:proofErr w:type="spellEnd"/>
      <w:r>
        <w:rPr>
          <w:color w:val="000000"/>
        </w:rPr>
        <w:t xml:space="preserve">, R. A. </w:t>
      </w:r>
      <w:proofErr w:type="spellStart"/>
      <w:r>
        <w:rPr>
          <w:color w:val="000000"/>
        </w:rPr>
        <w:t>Sergeev</w:t>
      </w:r>
      <w:proofErr w:type="spellEnd"/>
      <w:r>
        <w:rPr>
          <w:color w:val="000000"/>
        </w:rPr>
        <w:t xml:space="preserve">, I. M. </w:t>
      </w:r>
      <w:proofErr w:type="spellStart"/>
      <w:r>
        <w:rPr>
          <w:color w:val="000000"/>
        </w:rPr>
        <w:t>Rouzine</w:t>
      </w:r>
      <w:proofErr w:type="spellEnd"/>
      <w:r>
        <w:rPr>
          <w:color w:val="000000"/>
        </w:rPr>
        <w:t xml:space="preserve">, </w:t>
      </w:r>
      <w:proofErr w:type="gramStart"/>
      <w:r>
        <w:rPr>
          <w:color w:val="000000"/>
        </w:rPr>
        <w:t>The</w:t>
      </w:r>
      <w:proofErr w:type="gramEnd"/>
      <w:r>
        <w:rPr>
          <w:color w:val="000000"/>
        </w:rPr>
        <w:t xml:space="preserve"> route of HIV escape from immune response targeting multiple sites is determined by the cost-benefit tradeoff of escape mutations.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10</w:t>
      </w:r>
      <w:r>
        <w:rPr>
          <w:color w:val="000000"/>
        </w:rPr>
        <w:t>, e1003878 (2014).</w:t>
      </w:r>
    </w:p>
    <w:p w14:paraId="501DC82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46.</w:t>
      </w:r>
      <w:r>
        <w:rPr>
          <w:color w:val="000000"/>
        </w:rPr>
        <w:tab/>
        <w:t xml:space="preserve">C. A. Smith, B. Ashby, Antigenic evolution of SARS-CoV-2 in immunocompromised hosts. </w:t>
      </w:r>
      <w:proofErr w:type="spellStart"/>
      <w:r>
        <w:rPr>
          <w:i/>
          <w:color w:val="000000"/>
        </w:rPr>
        <w:t>Evol</w:t>
      </w:r>
      <w:proofErr w:type="spellEnd"/>
      <w:r>
        <w:rPr>
          <w:i/>
          <w:color w:val="000000"/>
        </w:rPr>
        <w:t xml:space="preserve"> Med Public Health</w:t>
      </w:r>
      <w:r>
        <w:rPr>
          <w:color w:val="000000"/>
        </w:rPr>
        <w:t xml:space="preserve"> </w:t>
      </w:r>
      <w:r>
        <w:rPr>
          <w:b/>
          <w:color w:val="000000"/>
        </w:rPr>
        <w:t>11</w:t>
      </w:r>
      <w:r>
        <w:rPr>
          <w:color w:val="000000"/>
        </w:rPr>
        <w:t>, 90-100 (2023).</w:t>
      </w:r>
    </w:p>
    <w:p w14:paraId="2193BC2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47.</w:t>
      </w:r>
      <w:r>
        <w:rPr>
          <w:color w:val="000000"/>
        </w:rPr>
        <w:tab/>
        <w:t xml:space="preserve">I. M. </w:t>
      </w:r>
      <w:proofErr w:type="spellStart"/>
      <w:r>
        <w:rPr>
          <w:color w:val="000000"/>
        </w:rPr>
        <w:t>Rouzine</w:t>
      </w:r>
      <w:proofErr w:type="spellEnd"/>
      <w:r>
        <w:rPr>
          <w:color w:val="000000"/>
        </w:rPr>
        <w:t xml:space="preserve">, </w:t>
      </w:r>
      <w:r>
        <w:rPr>
          <w:i/>
          <w:color w:val="000000"/>
        </w:rPr>
        <w:t xml:space="preserve">Mathematical modeling of evolution. Volume 1: one-locus and multi-locus theory and recombination </w:t>
      </w:r>
      <w:r>
        <w:rPr>
          <w:color w:val="000000"/>
        </w:rPr>
        <w:t>De Gruyter Series in Mathematics and Life Sciences (De Gruyter, Berlin/Boston, 2020), vol. 1.</w:t>
      </w:r>
    </w:p>
    <w:p w14:paraId="3BA540E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48.</w:t>
      </w:r>
      <w:r>
        <w:rPr>
          <w:color w:val="000000"/>
        </w:rPr>
        <w:tab/>
        <w:t xml:space="preserve">I. M. </w:t>
      </w:r>
      <w:proofErr w:type="spellStart"/>
      <w:r>
        <w:rPr>
          <w:color w:val="000000"/>
        </w:rPr>
        <w:t>Rouzine</w:t>
      </w:r>
      <w:proofErr w:type="spellEnd"/>
      <w:r>
        <w:rPr>
          <w:color w:val="000000"/>
        </w:rPr>
        <w:t xml:space="preserve">, </w:t>
      </w:r>
      <w:r>
        <w:rPr>
          <w:i/>
          <w:color w:val="000000"/>
        </w:rPr>
        <w:t>Mathematical Models of Evolution. Volume 2: Fitness Landscape, Red Queen, Evolutionary Enigmas, and Applications to Virology</w:t>
      </w:r>
      <w:r>
        <w:rPr>
          <w:color w:val="000000"/>
        </w:rPr>
        <w:t xml:space="preserve">, Mathematics and life sciences (De Gruyter, Berlin/Boston, 2023), </w:t>
      </w:r>
      <w:hyperlink r:id="rId21" w:history="1">
        <w:r>
          <w:rPr>
            <w:color w:val="0000FF"/>
            <w:u w:val="single"/>
          </w:rPr>
          <w:t>https://doi.org/10.1515/9783110697384</w:t>
        </w:r>
      </w:hyperlink>
      <w:r>
        <w:rPr>
          <w:color w:val="000000"/>
        </w:rPr>
        <w:t>, pp. 305.</w:t>
      </w:r>
    </w:p>
    <w:p w14:paraId="4DB72AD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49.</w:t>
      </w:r>
      <w:r>
        <w:rPr>
          <w:color w:val="000000"/>
        </w:rPr>
        <w:tab/>
        <w:t xml:space="preserve">I. </w:t>
      </w:r>
      <w:proofErr w:type="spellStart"/>
      <w:r>
        <w:rPr>
          <w:color w:val="000000"/>
        </w:rPr>
        <w:t>Rouzine</w:t>
      </w:r>
      <w:proofErr w:type="spellEnd"/>
      <w:r>
        <w:rPr>
          <w:color w:val="000000"/>
        </w:rPr>
        <w:t xml:space="preserve">, L. S. Weinberger, The quantitative theory of within-host viral evolution. </w:t>
      </w:r>
      <w:r>
        <w:rPr>
          <w:i/>
          <w:color w:val="000000"/>
        </w:rPr>
        <w:t>J. Stat. Mech.: Theory and Experiment</w:t>
      </w:r>
      <w:r>
        <w:rPr>
          <w:color w:val="000000"/>
        </w:rPr>
        <w:t xml:space="preserve"> </w:t>
      </w:r>
      <w:r>
        <w:rPr>
          <w:b/>
          <w:color w:val="000000"/>
        </w:rPr>
        <w:t>2013</w:t>
      </w:r>
      <w:r>
        <w:rPr>
          <w:color w:val="000000"/>
        </w:rPr>
        <w:t>, P01009 (2013).</w:t>
      </w:r>
    </w:p>
    <w:p w14:paraId="06F2726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lastRenderedPageBreak/>
        <w:t>50.</w:t>
      </w:r>
      <w:r>
        <w:rPr>
          <w:color w:val="000000"/>
        </w:rPr>
        <w:tab/>
        <w:t xml:space="preserve">I. M. </w:t>
      </w:r>
      <w:proofErr w:type="spellStart"/>
      <w:r>
        <w:rPr>
          <w:color w:val="000000"/>
        </w:rPr>
        <w:t>Rouzine</w:t>
      </w:r>
      <w:proofErr w:type="spellEnd"/>
      <w:r>
        <w:rPr>
          <w:color w:val="000000"/>
        </w:rPr>
        <w:t xml:space="preserve">, An evolutionary model of progression to AIDS. </w:t>
      </w:r>
      <w:r>
        <w:rPr>
          <w:i/>
          <w:color w:val="000000"/>
        </w:rPr>
        <w:t>Microorganisms</w:t>
      </w:r>
      <w:r>
        <w:rPr>
          <w:color w:val="000000"/>
        </w:rPr>
        <w:t xml:space="preserve"> </w:t>
      </w:r>
      <w:r>
        <w:rPr>
          <w:b/>
          <w:color w:val="000000"/>
        </w:rPr>
        <w:t>8</w:t>
      </w:r>
      <w:r>
        <w:rPr>
          <w:color w:val="000000"/>
        </w:rPr>
        <w:t>, 1714 (2020).</w:t>
      </w:r>
    </w:p>
    <w:p w14:paraId="1E1C01D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51.</w:t>
      </w:r>
      <w:r>
        <w:rPr>
          <w:color w:val="000000"/>
        </w:rPr>
        <w:tab/>
        <w:t xml:space="preserve">I. M. </w:t>
      </w:r>
      <w:proofErr w:type="spellStart"/>
      <w:r>
        <w:rPr>
          <w:color w:val="000000"/>
        </w:rPr>
        <w:t>Rouzine</w:t>
      </w:r>
      <w:proofErr w:type="spellEnd"/>
      <w:r>
        <w:rPr>
          <w:color w:val="000000"/>
        </w:rPr>
        <w:t xml:space="preserve">, G. </w:t>
      </w:r>
      <w:proofErr w:type="spellStart"/>
      <w:r>
        <w:rPr>
          <w:color w:val="000000"/>
        </w:rPr>
        <w:t>Rozhnova</w:t>
      </w:r>
      <w:proofErr w:type="spellEnd"/>
      <w:r>
        <w:rPr>
          <w:color w:val="000000"/>
        </w:rPr>
        <w:t xml:space="preserve">, Antigenic evolution of viruses in host populations. </w:t>
      </w:r>
      <w:proofErr w:type="spellStart"/>
      <w:r>
        <w:rPr>
          <w:i/>
          <w:color w:val="000000"/>
        </w:rPr>
        <w:t>PLoS</w:t>
      </w:r>
      <w:proofErr w:type="spellEnd"/>
      <w:r>
        <w:rPr>
          <w:i/>
          <w:color w:val="000000"/>
        </w:rPr>
        <w:t xml:space="preserve"> </w:t>
      </w:r>
      <w:proofErr w:type="spellStart"/>
      <w:r>
        <w:rPr>
          <w:i/>
          <w:color w:val="000000"/>
        </w:rPr>
        <w:t>Pathog</w:t>
      </w:r>
      <w:proofErr w:type="spellEnd"/>
      <w:r>
        <w:rPr>
          <w:color w:val="000000"/>
        </w:rPr>
        <w:t xml:space="preserve"> </w:t>
      </w:r>
      <w:r>
        <w:rPr>
          <w:b/>
          <w:color w:val="000000"/>
        </w:rPr>
        <w:t>14</w:t>
      </w:r>
      <w:r>
        <w:rPr>
          <w:color w:val="000000"/>
        </w:rPr>
        <w:t>, e1007291 (2018).</w:t>
      </w:r>
    </w:p>
    <w:p w14:paraId="338014F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52.</w:t>
      </w:r>
      <w:r>
        <w:rPr>
          <w:color w:val="000000"/>
        </w:rPr>
        <w:tab/>
        <w:t xml:space="preserve">H. J. Muller, Some genetic aspects of sex. </w:t>
      </w:r>
      <w:r>
        <w:rPr>
          <w:i/>
          <w:color w:val="000000"/>
        </w:rPr>
        <w:t>Am. Nat.</w:t>
      </w:r>
      <w:r>
        <w:rPr>
          <w:b/>
          <w:color w:val="000000"/>
        </w:rPr>
        <w:t xml:space="preserve"> 66</w:t>
      </w:r>
      <w:r>
        <w:rPr>
          <w:color w:val="000000"/>
        </w:rPr>
        <w:t>, 118-128 (1932).</w:t>
      </w:r>
    </w:p>
    <w:p w14:paraId="53B1ED00"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53.</w:t>
      </w:r>
      <w:r>
        <w:rPr>
          <w:color w:val="000000"/>
        </w:rPr>
        <w:tab/>
        <w:t xml:space="preserve">S. H. Rice, </w:t>
      </w:r>
      <w:r>
        <w:rPr>
          <w:i/>
          <w:color w:val="000000"/>
        </w:rPr>
        <w:t xml:space="preserve">Evolutionary Theory: Mathematical </w:t>
      </w:r>
      <w:proofErr w:type="gramStart"/>
      <w:r>
        <w:rPr>
          <w:i/>
          <w:color w:val="000000"/>
        </w:rPr>
        <w:t>And</w:t>
      </w:r>
      <w:proofErr w:type="gramEnd"/>
      <w:r>
        <w:rPr>
          <w:i/>
          <w:color w:val="000000"/>
        </w:rPr>
        <w:t xml:space="preserve"> Conceptual Foundations</w:t>
      </w:r>
      <w:r>
        <w:rPr>
          <w:color w:val="000000"/>
        </w:rPr>
        <w:t xml:space="preserve"> (Sinauer Associated, 2004).</w:t>
      </w:r>
    </w:p>
    <w:p w14:paraId="6BDDF09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54.</w:t>
      </w:r>
      <w:r>
        <w:rPr>
          <w:color w:val="000000"/>
        </w:rPr>
        <w:tab/>
        <w:t xml:space="preserve">J. </w:t>
      </w:r>
      <w:proofErr w:type="spellStart"/>
      <w:r>
        <w:rPr>
          <w:color w:val="000000"/>
        </w:rPr>
        <w:t>Felsenstein</w:t>
      </w:r>
      <w:proofErr w:type="spellEnd"/>
      <w:r>
        <w:rPr>
          <w:color w:val="000000"/>
        </w:rPr>
        <w:t xml:space="preserve">, The evolutionary advantage of recombination. </w:t>
      </w:r>
      <w:r>
        <w:rPr>
          <w:i/>
          <w:color w:val="000000"/>
        </w:rPr>
        <w:t>Genetics</w:t>
      </w:r>
      <w:r>
        <w:rPr>
          <w:color w:val="000000"/>
        </w:rPr>
        <w:t xml:space="preserve"> </w:t>
      </w:r>
      <w:r>
        <w:rPr>
          <w:b/>
          <w:color w:val="000000"/>
        </w:rPr>
        <w:t>78</w:t>
      </w:r>
      <w:r>
        <w:rPr>
          <w:color w:val="000000"/>
        </w:rPr>
        <w:t>, 737-756 (1974).</w:t>
      </w:r>
    </w:p>
    <w:p w14:paraId="3C63B7A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55.</w:t>
      </w:r>
      <w:r>
        <w:rPr>
          <w:color w:val="000000"/>
        </w:rPr>
        <w:tab/>
        <w:t xml:space="preserve">I. M. </w:t>
      </w:r>
      <w:proofErr w:type="spellStart"/>
      <w:r>
        <w:rPr>
          <w:color w:val="000000"/>
        </w:rPr>
        <w:t>Rouzine</w:t>
      </w:r>
      <w:proofErr w:type="spellEnd"/>
      <w:r>
        <w:rPr>
          <w:color w:val="000000"/>
        </w:rPr>
        <w:t xml:space="preserve">, J. </w:t>
      </w:r>
      <w:proofErr w:type="spellStart"/>
      <w:r>
        <w:rPr>
          <w:color w:val="000000"/>
        </w:rPr>
        <w:t>Wakeley</w:t>
      </w:r>
      <w:proofErr w:type="spellEnd"/>
      <w:r>
        <w:rPr>
          <w:color w:val="000000"/>
        </w:rPr>
        <w:t xml:space="preserve">, J. M. Coffin, The solitary wave of asexual evolution.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100</w:t>
      </w:r>
      <w:r>
        <w:rPr>
          <w:color w:val="000000"/>
        </w:rPr>
        <w:t>, 587-592 (2003).</w:t>
      </w:r>
    </w:p>
    <w:p w14:paraId="588989F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56.</w:t>
      </w:r>
      <w:r>
        <w:rPr>
          <w:color w:val="000000"/>
        </w:rPr>
        <w:tab/>
        <w:t xml:space="preserve">W. G. Hill, A. Robertson, The effect of linkage on limits to artificial selection. </w:t>
      </w:r>
      <w:r>
        <w:rPr>
          <w:i/>
          <w:color w:val="000000"/>
        </w:rPr>
        <w:t>Genet Res</w:t>
      </w:r>
      <w:r>
        <w:rPr>
          <w:color w:val="000000"/>
        </w:rPr>
        <w:t xml:space="preserve"> </w:t>
      </w:r>
      <w:r>
        <w:rPr>
          <w:b/>
          <w:color w:val="000000"/>
        </w:rPr>
        <w:t>8</w:t>
      </w:r>
      <w:r>
        <w:rPr>
          <w:color w:val="000000"/>
        </w:rPr>
        <w:t>, 269-294 (1966).</w:t>
      </w:r>
    </w:p>
    <w:p w14:paraId="2F7E8BB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57.</w:t>
      </w:r>
      <w:r>
        <w:rPr>
          <w:color w:val="000000"/>
        </w:rPr>
        <w:tab/>
        <w:t xml:space="preserve">P. J. Gerrish, R. E. Lenski, </w:t>
      </w:r>
      <w:proofErr w:type="gramStart"/>
      <w:r>
        <w:rPr>
          <w:color w:val="000000"/>
        </w:rPr>
        <w:t>The</w:t>
      </w:r>
      <w:proofErr w:type="gramEnd"/>
      <w:r>
        <w:rPr>
          <w:color w:val="000000"/>
        </w:rPr>
        <w:t xml:space="preserve"> fate of competing beneficial mutations in an asexual population. </w:t>
      </w:r>
      <w:proofErr w:type="spellStart"/>
      <w:r>
        <w:rPr>
          <w:i/>
          <w:color w:val="000000"/>
        </w:rPr>
        <w:t>Genetica</w:t>
      </w:r>
      <w:proofErr w:type="spellEnd"/>
      <w:r>
        <w:rPr>
          <w:color w:val="000000"/>
        </w:rPr>
        <w:t xml:space="preserve"> </w:t>
      </w:r>
      <w:r>
        <w:rPr>
          <w:b/>
          <w:color w:val="000000"/>
        </w:rPr>
        <w:t>102-103</w:t>
      </w:r>
      <w:r>
        <w:rPr>
          <w:color w:val="000000"/>
        </w:rPr>
        <w:t>, 127-144 (1998).</w:t>
      </w:r>
    </w:p>
    <w:p w14:paraId="24C2D42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58.</w:t>
      </w:r>
      <w:r>
        <w:rPr>
          <w:color w:val="000000"/>
        </w:rPr>
        <w:tab/>
        <w:t xml:space="preserve">J. Rodriguez-Rivas, G. Croce, M. Muscat, M. </w:t>
      </w:r>
      <w:proofErr w:type="spellStart"/>
      <w:r>
        <w:rPr>
          <w:color w:val="000000"/>
        </w:rPr>
        <w:t>Weigt</w:t>
      </w:r>
      <w:proofErr w:type="spellEnd"/>
      <w:r>
        <w:rPr>
          <w:color w:val="000000"/>
        </w:rPr>
        <w:t xml:space="preserve">, Epistatic models predict mutable sites in SARS-CoV-2 proteins and epitopes.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119</w:t>
      </w:r>
      <w:r>
        <w:rPr>
          <w:color w:val="000000"/>
        </w:rPr>
        <w:t xml:space="preserve"> (2022).</w:t>
      </w:r>
    </w:p>
    <w:p w14:paraId="6151D2D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59.</w:t>
      </w:r>
      <w:r>
        <w:rPr>
          <w:color w:val="000000"/>
        </w:rPr>
        <w:tab/>
        <w:t xml:space="preserve">H.-L. Zeng, V. </w:t>
      </w:r>
      <w:proofErr w:type="spellStart"/>
      <w:r>
        <w:rPr>
          <w:color w:val="000000"/>
        </w:rPr>
        <w:t>Dichio</w:t>
      </w:r>
      <w:proofErr w:type="spellEnd"/>
      <w:r>
        <w:rPr>
          <w:color w:val="000000"/>
        </w:rPr>
        <w:t xml:space="preserve">, E. Rodríguez Horta, K. </w:t>
      </w:r>
      <w:proofErr w:type="spellStart"/>
      <w:r>
        <w:rPr>
          <w:color w:val="000000"/>
        </w:rPr>
        <w:t>Thorell</w:t>
      </w:r>
      <w:proofErr w:type="spellEnd"/>
      <w:r>
        <w:rPr>
          <w:color w:val="000000"/>
        </w:rPr>
        <w:t xml:space="preserve">, E. </w:t>
      </w:r>
      <w:proofErr w:type="spellStart"/>
      <w:r>
        <w:rPr>
          <w:color w:val="000000"/>
        </w:rPr>
        <w:t>Aurell</w:t>
      </w:r>
      <w:proofErr w:type="spellEnd"/>
      <w:r>
        <w:rPr>
          <w:color w:val="000000"/>
        </w:rPr>
        <w:t xml:space="preserve">, Global analysis of more than 50,000 SARS-CoV-2 genomes reveals epistasis between eight viral genes. </w:t>
      </w:r>
      <w:r>
        <w:rPr>
          <w:i/>
          <w:color w:val="000000"/>
        </w:rPr>
        <w:t>Proceedings of the National Academy of Sciences</w:t>
      </w:r>
      <w:r>
        <w:rPr>
          <w:color w:val="000000"/>
        </w:rPr>
        <w:t xml:space="preserve"> </w:t>
      </w:r>
      <w:r>
        <w:rPr>
          <w:b/>
          <w:color w:val="000000"/>
        </w:rPr>
        <w:t>117</w:t>
      </w:r>
      <w:r>
        <w:rPr>
          <w:color w:val="000000"/>
        </w:rPr>
        <w:t>, 31519-31526 (2020).</w:t>
      </w:r>
    </w:p>
    <w:p w14:paraId="1B12EA9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60.</w:t>
      </w:r>
      <w:r>
        <w:rPr>
          <w:color w:val="000000"/>
        </w:rPr>
        <w:tab/>
        <w:t xml:space="preserve">R. </w:t>
      </w:r>
      <w:proofErr w:type="spellStart"/>
      <w:r>
        <w:rPr>
          <w:color w:val="000000"/>
        </w:rPr>
        <w:t>Batorsky</w:t>
      </w:r>
      <w:proofErr w:type="spellEnd"/>
      <w:r>
        <w:rPr>
          <w:i/>
          <w:color w:val="000000"/>
        </w:rPr>
        <w:t xml:space="preserve"> et al.</w:t>
      </w:r>
      <w:r>
        <w:rPr>
          <w:color w:val="000000"/>
        </w:rPr>
        <w:t xml:space="preserve">, Estimate of effective recombination rate and average selection coefficient for HIV in chronic infection.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108</w:t>
      </w:r>
      <w:r>
        <w:rPr>
          <w:color w:val="000000"/>
        </w:rPr>
        <w:t>, 5661-5666 (2011).</w:t>
      </w:r>
    </w:p>
    <w:p w14:paraId="3FBF2E5A" w14:textId="77777777" w:rsidR="0087149A" w:rsidRDefault="0076272C">
      <w:pPr>
        <w:pBdr>
          <w:top w:val="nil"/>
          <w:left w:val="nil"/>
          <w:bottom w:val="nil"/>
          <w:right w:val="nil"/>
          <w:between w:val="nil"/>
        </w:pBdr>
        <w:spacing w:line="240" w:lineRule="auto"/>
        <w:ind w:left="720" w:hanging="720"/>
        <w:rPr>
          <w:color w:val="000000"/>
        </w:rPr>
      </w:pPr>
      <w:r>
        <w:rPr>
          <w:color w:val="000000"/>
        </w:rPr>
        <w:t>61.</w:t>
      </w:r>
      <w:r>
        <w:rPr>
          <w:color w:val="000000"/>
        </w:rPr>
        <w:tab/>
        <w:t xml:space="preserve">K. </w:t>
      </w:r>
      <w:proofErr w:type="spellStart"/>
      <w:r>
        <w:rPr>
          <w:color w:val="000000"/>
        </w:rPr>
        <w:t>Katoh</w:t>
      </w:r>
      <w:proofErr w:type="spellEnd"/>
      <w:r>
        <w:rPr>
          <w:color w:val="000000"/>
        </w:rPr>
        <w:t xml:space="preserve">, J. </w:t>
      </w:r>
      <w:proofErr w:type="spellStart"/>
      <w:r>
        <w:rPr>
          <w:color w:val="000000"/>
        </w:rPr>
        <w:t>Rozewicki</w:t>
      </w:r>
      <w:proofErr w:type="spellEnd"/>
      <w:r>
        <w:rPr>
          <w:color w:val="000000"/>
        </w:rPr>
        <w:t xml:space="preserve">, K. D. Yamada, MAFFT online service: multiple sequence alignment, interactive sequence choice and visualization. </w:t>
      </w:r>
      <w:r>
        <w:rPr>
          <w:i/>
          <w:color w:val="000000"/>
        </w:rPr>
        <w:t xml:space="preserve">Brief </w:t>
      </w:r>
      <w:proofErr w:type="spellStart"/>
      <w:r>
        <w:rPr>
          <w:i/>
          <w:color w:val="000000"/>
        </w:rPr>
        <w:t>Bioinform</w:t>
      </w:r>
      <w:proofErr w:type="spellEnd"/>
      <w:r>
        <w:rPr>
          <w:color w:val="000000"/>
        </w:rPr>
        <w:t xml:space="preserve"> </w:t>
      </w:r>
      <w:r>
        <w:rPr>
          <w:b/>
          <w:color w:val="000000"/>
        </w:rPr>
        <w:t>20</w:t>
      </w:r>
      <w:r>
        <w:rPr>
          <w:color w:val="000000"/>
        </w:rPr>
        <w:t>, 1160-1166 (2019).</w:t>
      </w:r>
    </w:p>
    <w:p w14:paraId="2461F7B5" w14:textId="7508ECB4" w:rsidR="008A352D" w:rsidRDefault="008A352D">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765AD446" w14:textId="77777777" w:rsidR="008A352D"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Supplementary material for</w:t>
      </w:r>
    </w:p>
    <w:p w14:paraId="158E6C5B" w14:textId="77777777" w:rsidR="008A352D" w:rsidRDefault="008A352D" w:rsidP="008A352D">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CC17E8">
        <w:rPr>
          <w:rFonts w:ascii="Times New Roman" w:eastAsia="Times New Roman" w:hAnsi="Times New Roman" w:cs="Times New Roman"/>
          <w:b/>
          <w:sz w:val="24"/>
          <w:szCs w:val="24"/>
        </w:rPr>
        <w:t>Fundamental restriction on epistasis detection and fitness valleys in virus evolution</w:t>
      </w:r>
      <w:r>
        <w:rPr>
          <w:rFonts w:ascii="Times New Roman" w:eastAsia="Times New Roman" w:hAnsi="Times New Roman" w:cs="Times New Roman"/>
          <w:b/>
          <w:sz w:val="24"/>
          <w:szCs w:val="24"/>
        </w:rPr>
        <w:t>”</w:t>
      </w:r>
    </w:p>
    <w:p w14:paraId="13DF9A54" w14:textId="77777777" w:rsidR="008A352D"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Default="008A352D" w:rsidP="008A352D">
      <w:pPr>
        <w:spacing w:after="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Likhachev</w:t>
      </w:r>
      <w:proofErr w:type="spellEnd"/>
      <w:r>
        <w:rPr>
          <w:rFonts w:ascii="Times New Roman" w:eastAsia="Times New Roman" w:hAnsi="Times New Roman" w:cs="Times New Roman"/>
          <w:sz w:val="24"/>
          <w:szCs w:val="24"/>
        </w:rPr>
        <w:t xml:space="preserve"> I.V. &amp; </w:t>
      </w:r>
      <w:proofErr w:type="spellStart"/>
      <w:r>
        <w:rPr>
          <w:rFonts w:ascii="Times New Roman" w:eastAsia="Times New Roman" w:hAnsi="Times New Roman" w:cs="Times New Roman"/>
          <w:sz w:val="24"/>
          <w:szCs w:val="24"/>
        </w:rPr>
        <w:t>Rouzine</w:t>
      </w:r>
      <w:proofErr w:type="spellEnd"/>
      <w:r>
        <w:rPr>
          <w:rFonts w:ascii="Times New Roman" w:eastAsia="Times New Roman" w:hAnsi="Times New Roman" w:cs="Times New Roman"/>
          <w:sz w:val="24"/>
          <w:szCs w:val="24"/>
        </w:rPr>
        <w:t xml:space="preserve"> I.M.*</w:t>
      </w:r>
    </w:p>
    <w:p w14:paraId="4D5FC412" w14:textId="77777777" w:rsidR="008A352D" w:rsidRDefault="008A352D" w:rsidP="008A352D">
      <w:pPr>
        <w:spacing w:after="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Sechenov</w:t>
      </w:r>
      <w:proofErr w:type="spellEnd"/>
      <w:r>
        <w:rPr>
          <w:rFonts w:ascii="Times New Roman" w:eastAsia="Times New Roman" w:hAnsi="Times New Roman" w:cs="Times New Roman"/>
          <w:sz w:val="24"/>
          <w:szCs w:val="24"/>
        </w:rPr>
        <w:t xml:space="preserve"> Institute of Evolutionary Physiology and Biochemistry</w:t>
      </w:r>
    </w:p>
    <w:p w14:paraId="6DF1B55C" w14:textId="77777777" w:rsidR="008A352D" w:rsidRDefault="008A352D" w:rsidP="008A352D">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Russian Academy of Sciences, St Petersburg, Russia</w:t>
      </w:r>
    </w:p>
    <w:p w14:paraId="6CC78DEB" w14:textId="77777777" w:rsidR="008A352D"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BA70369"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 xml:space="preserve">S1 Text. Epistatic pairs in Fig. 3. </w:t>
      </w:r>
    </w:p>
    <w:p w14:paraId="713A99A6"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bookmarkStart w:id="79" w:name="_htypwhcwfavg" w:colFirst="0" w:colLast="0"/>
      <w:bookmarkEnd w:id="79"/>
      <w:r w:rsidRPr="00DE247E">
        <w:rPr>
          <w:rFonts w:ascii="Times New Roman" w:eastAsia="Times New Roman" w:hAnsi="Times New Roman" w:cs="Times New Roman"/>
          <w:b/>
          <w:color w:val="000000"/>
        </w:rPr>
        <w:t>A, D)</w:t>
      </w:r>
      <w:r w:rsidRPr="00DE247E">
        <w:rPr>
          <w:rFonts w:ascii="Times New Roman" w:eastAsia="Times New Roman" w:hAnsi="Times New Roman" w:cs="Times New Roman"/>
          <w:color w:val="000000"/>
        </w:rPr>
        <w:t xml:space="preserve"> 23182 (S 1390) – 23260 (S 1468), 23260 (S 1468) –</w:t>
      </w:r>
      <w:r w:rsidRPr="00DE247E">
        <w:rPr>
          <w:color w:val="000000"/>
        </w:rPr>
        <w:t xml:space="preserve"> </w:t>
      </w:r>
      <w:r w:rsidRPr="00DE247E">
        <w:rPr>
          <w:rFonts w:ascii="Times New Roman" w:eastAsia="Times New Roman" w:hAnsi="Times New Roman" w:cs="Times New Roman"/>
          <w:color w:val="000000"/>
        </w:rPr>
        <w:t>23277 (S 1485), 23277 (S 1485)  – 23328 (S 1536),  23328 (S 1536)  – 27920 (ORF7a 209), 27920 (ORF7a 209)  – 21600 (nsp16 712), 27920 (ORF7a 209)  – 27954 (ORF7a 243), 19774 (nsp14 1522)</w:t>
      </w:r>
      <w:r w:rsidRPr="00DE247E">
        <w:rPr>
          <w:rFonts w:ascii="Times New Roman" w:eastAsia="Times New Roman" w:hAnsi="Times New Roman" w:cs="Times New Roman"/>
          <w:color w:val="000000"/>
        </w:rPr>
        <w:tab/>
        <w:t xml:space="preserve"> - 21600 (nsp16 712), 24715 (S 2923)</w:t>
      </w:r>
      <w:r w:rsidRPr="00DE247E">
        <w:rPr>
          <w:rFonts w:ascii="Times New Roman" w:eastAsia="Times New Roman" w:hAnsi="Times New Roman" w:cs="Times New Roman"/>
          <w:color w:val="000000"/>
        </w:rPr>
        <w:tab/>
        <w:t xml:space="preserve"> - 22215 (S 423), 22074 (S 282)</w:t>
      </w:r>
      <w:r w:rsidRPr="00DE247E">
        <w:rPr>
          <w:rFonts w:ascii="Times New Roman" w:eastAsia="Times New Roman" w:hAnsi="Times New Roman" w:cs="Times New Roman"/>
          <w:color w:val="000000"/>
        </w:rPr>
        <w:tab/>
        <w:t xml:space="preserve"> - 22215 (S 423), 30179 (3'UTR  173)</w:t>
      </w:r>
      <w:r w:rsidRPr="00DE247E">
        <w:rPr>
          <w:rFonts w:ascii="Times New Roman" w:eastAsia="Times New Roman" w:hAnsi="Times New Roman" w:cs="Times New Roman"/>
          <w:color w:val="000000"/>
        </w:rPr>
        <w:tab/>
        <w:t xml:space="preserve"> - 30180 (3'UTR 174), 23277 (S 1485)</w:t>
      </w:r>
      <w:r w:rsidRPr="00DE247E">
        <w:rPr>
          <w:rFonts w:ascii="Times New Roman" w:eastAsia="Times New Roman" w:hAnsi="Times New Roman" w:cs="Times New Roman"/>
          <w:color w:val="000000"/>
        </w:rPr>
        <w:tab/>
        <w:t xml:space="preserve"> - 23328 (S 1486)  </w:t>
      </w:r>
    </w:p>
    <w:p w14:paraId="70257295"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B)</w:t>
      </w:r>
      <w:r w:rsidRPr="00DE247E">
        <w:rPr>
          <w:color w:val="000000"/>
        </w:rPr>
        <w:t xml:space="preserve">  </w:t>
      </w:r>
      <w:r w:rsidRPr="00DE247E">
        <w:rPr>
          <w:rFonts w:ascii="Times New Roman" w:eastAsia="Times New Roman" w:hAnsi="Times New Roman" w:cs="Times New Roman"/>
          <w:color w:val="000000"/>
        </w:rPr>
        <w:t>19774 (nsp14 1522</w:t>
      </w:r>
      <w:proofErr w:type="gramStart"/>
      <w:r w:rsidRPr="00DE247E">
        <w:rPr>
          <w:rFonts w:ascii="Times New Roman" w:eastAsia="Times New Roman" w:hAnsi="Times New Roman" w:cs="Times New Roman"/>
          <w:color w:val="000000"/>
        </w:rPr>
        <w:t>)  –</w:t>
      </w:r>
      <w:proofErr w:type="gramEnd"/>
      <w:r w:rsidRPr="00DE247E">
        <w:rPr>
          <w:rFonts w:ascii="Times New Roman" w:eastAsia="Times New Roman" w:hAnsi="Times New Roman" w:cs="Times New Roman"/>
          <w:color w:val="000000"/>
        </w:rPr>
        <w:t xml:space="preserve"> 22215 (S 423), 24715 (S 2923)  – 22215 (S 423), 27920 (ORF7a 209)  – 21600 (nsp16 712), 23182 (S 1390)  – 23260 (S 1468),</w:t>
      </w:r>
      <w:r w:rsidRPr="00DE247E">
        <w:rPr>
          <w:color w:val="000000"/>
        </w:rPr>
        <w:t xml:space="preserve"> </w:t>
      </w:r>
      <w:r w:rsidRPr="00DE247E">
        <w:rPr>
          <w:rFonts w:ascii="Times New Roman" w:eastAsia="Times New Roman" w:hAnsi="Times New Roman" w:cs="Times New Roman"/>
          <w:color w:val="000000"/>
        </w:rPr>
        <w:t xml:space="preserve">23277 (S 1485)  – 23328 (S 1536)  </w:t>
      </w:r>
    </w:p>
    <w:p w14:paraId="67A9B2F1"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C)</w:t>
      </w:r>
      <w:r w:rsidRPr="00DE247E">
        <w:rPr>
          <w:rFonts w:ascii="Times New Roman" w:eastAsia="Times New Roman" w:hAnsi="Times New Roman" w:cs="Times New Roman"/>
          <w:color w:val="000000"/>
        </w:rPr>
        <w:t xml:space="preserve"> 23182 (S 1390)  - 23260 (S 1468), 23182 (S 1390)  - 23328 (S 1536), 23260 (S 1468)  - 340 (5'UTR 340), 23260 (S 1468)  - 23277 (S 1485), 23260 (S 1468)  - 23328 (S 1536), 23277 (S 1485)  - 22202 (S 410), 23277 (S 1485)  - 23328 (S 1536), 23328 (S 1536)  - 27920 (ORF7a 209), 340 (5'UTR 340)  - 27920 (ORF7a 209), 27920 (ORF7a 209)  - 21600 (nsp16 712), 27920 (ORF7a 209)  - 27954 (ORF7a 243), 27920 (ORF7a 209)  - 29212 (N 607), 19774 (nsp14 1522)  - 21600 (nsp16 712), 24715 (S 2923)  - 22215 (S 423), 22074 (S 282)  - 22215 (S 423), 30179 (3'UTR 173)  - 30180 (3'UTR 174)  (numbers in braces are nucleotide positions counting from begging of the respective gene)</w:t>
      </w:r>
    </w:p>
    <w:p w14:paraId="7442A848"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3C3EBF1A"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S2 Text. Epistatic pairs in Fig. 4.</w:t>
      </w:r>
    </w:p>
    <w:p w14:paraId="4E36267B"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bookmarkStart w:id="80" w:name="_5t6f0pgamd8t" w:colFirst="0" w:colLast="0"/>
      <w:bookmarkEnd w:id="80"/>
      <w:r w:rsidRPr="00DE247E">
        <w:rPr>
          <w:rFonts w:ascii="Times New Roman" w:eastAsia="Times New Roman" w:hAnsi="Times New Roman" w:cs="Times New Roman"/>
          <w:b/>
          <w:color w:val="000000"/>
        </w:rPr>
        <w:t>A, D)</w:t>
      </w:r>
      <w:r w:rsidRPr="00DE247E">
        <w:rPr>
          <w:rFonts w:ascii="Times New Roman" w:eastAsia="Times New Roman" w:hAnsi="Times New Roman" w:cs="Times New Roman"/>
          <w:color w:val="000000"/>
        </w:rPr>
        <w:t xml:space="preserve"> 23182 (S 1390)  - 23260 (S 1468), 23182 (S 1390)  - 23328 (S 1536), 23260 (S 1468)  - 340 (5'UTR 340), 23260 (S 1468)  - 23328 (S 1536), 23277 (S 1485)  - 22202 (S 410), 23277 (S 1485)  - 23328 (S 1536), 23328 (S 1536)  - 340 (5'UTR 340), 29246 (N 641)  - 6537 (nsp3 3684), 24715 (S 2923)  - 22215 (S 423), 22074 (S 282)  - 22215 (S 423), 27954 (ORF7a 243)  – 28068 (ORF7a 549)  </w:t>
      </w:r>
    </w:p>
    <w:p w14:paraId="0E6F14F4"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B)</w:t>
      </w:r>
      <w:r w:rsidRPr="00DE247E">
        <w:rPr>
          <w:rFonts w:ascii="Times New Roman" w:eastAsia="Times New Roman" w:hAnsi="Times New Roman" w:cs="Times New Roman"/>
          <w:color w:val="000000"/>
        </w:rPr>
        <w:t xml:space="preserve"> 29246 (N 641)  - 6537 (nsp3 3684), 23182 (S 1390)  - 22202 (S 410), 23182 (S 1390)  - 23260 (S 1468), 23182 (S 1390)  - 23328 (S 1536), 23260 (S 1468)  - 22202 (S 410), 23260 (S 1468)  - 23328 (S 1536), 23277 (S 1485)  - 22202 (S 410), 23277 (S 1485)  - 23328 (S 1536), 24715 (S 2923)  – 22215 (S 423)  </w:t>
      </w:r>
    </w:p>
    <w:p w14:paraId="56838711"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C)</w:t>
      </w:r>
      <w:r w:rsidRPr="00DE247E">
        <w:rPr>
          <w:rFonts w:ascii="Times New Roman" w:eastAsia="Times New Roman" w:hAnsi="Times New Roman" w:cs="Times New Roman"/>
          <w:color w:val="000000"/>
        </w:rPr>
        <w:t xml:space="preserve"> 23182 (S 1390)  - 23260 (S 1468), 23182 (S 1390)  - 23328 (S 1536), 23260 (S 1468)  - 23328 (S 1536), 23277 (S 1485)  - 22202 (S 410), 23277 (S 1485)  - 23328 (S 1536), 23328 (S 1536)  - 340 (5'UTR 340), 24715 (S 2923)  - 22215 (S 423), 22074 (S 282)  - 22215 (S 423), 27954 (ORF7a 243)  - 28068 (ORF7a 549)</w:t>
      </w:r>
    </w:p>
    <w:p w14:paraId="0EE17A62" w14:textId="77777777" w:rsidR="008A352D"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6115050" cy="3390900"/>
                    </a:xfrm>
                    <a:prstGeom prst="rect">
                      <a:avLst/>
                    </a:prstGeom>
                    <a:ln/>
                  </pic:spPr>
                </pic:pic>
              </a:graphicData>
            </a:graphic>
          </wp:inline>
        </w:drawing>
      </w:r>
    </w:p>
    <w:p w14:paraId="7B20C7F5"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Simulation parameters and notation are as in Figure 1.</w:t>
      </w:r>
    </w:p>
    <w:p w14:paraId="336EBA2D" w14:textId="77777777" w:rsidR="008A352D"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544025" cy="3143519"/>
                    </a:xfrm>
                    <a:prstGeom prst="rect">
                      <a:avLst/>
                    </a:prstGeom>
                    <a:ln/>
                  </pic:spPr>
                </pic:pic>
              </a:graphicData>
            </a:graphic>
          </wp:inline>
        </w:drawing>
      </w:r>
    </w:p>
    <w:p w14:paraId="39E917D4"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S2. The error of detection of epistatic interactions from UFE correlator in the absence of recombination.</w:t>
      </w:r>
      <w:r>
        <w:rPr>
          <w:rFonts w:ascii="Times New Roman" w:eastAsia="Times New Roman" w:hAnsi="Times New Roman" w:cs="Times New Roman"/>
          <w:color w:val="000000"/>
        </w:rPr>
        <w:t xml:space="preserve"> Simulation parameters and notation as in Figure 1. </w:t>
      </w:r>
    </w:p>
    <w:p w14:paraId="5278C559" w14:textId="77777777" w:rsidR="008A352D"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noProof/>
          <w:color w:val="000000"/>
          <w:sz w:val="28"/>
          <w:szCs w:val="28"/>
        </w:rPr>
        <w:lastRenderedPageBreak/>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4912135" cy="7343125"/>
                    </a:xfrm>
                    <a:prstGeom prst="rect">
                      <a:avLst/>
                    </a:prstGeom>
                    <a:ln/>
                  </pic:spPr>
                </pic:pic>
              </a:graphicData>
            </a:graphic>
          </wp:inline>
        </w:drawing>
      </w:r>
    </w:p>
    <w:p w14:paraId="7E37CCD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S3. The error of detection of epistatic interactions from Pearson coefficient.</w:t>
      </w:r>
      <w:r>
        <w:rPr>
          <w:rFonts w:ascii="Times New Roman" w:eastAsia="Times New Roman" w:hAnsi="Times New Roman" w:cs="Times New Roman"/>
          <w:color w:val="000000"/>
        </w:rPr>
        <w:t xml:space="preserve"> Simulation parameters and notation as in Figure 1. </w:t>
      </w:r>
    </w:p>
    <w:p w14:paraId="47F53B84" w14:textId="77777777" w:rsidR="008A352D"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4467870" cy="3105598"/>
                    </a:xfrm>
                    <a:prstGeom prst="rect">
                      <a:avLst/>
                    </a:prstGeom>
                    <a:ln/>
                  </pic:spPr>
                </pic:pic>
              </a:graphicData>
            </a:graphic>
          </wp:inline>
        </w:drawing>
      </w:r>
    </w:p>
    <w:p w14:paraId="25F900D6"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S4. The error of detection of epistatic interactions in the absence of recombination from Pearson coefficient.</w:t>
      </w:r>
      <w:r>
        <w:rPr>
          <w:rFonts w:ascii="Times New Roman" w:eastAsia="Times New Roman" w:hAnsi="Times New Roman" w:cs="Times New Roman"/>
          <w:color w:val="000000"/>
        </w:rPr>
        <w:t xml:space="preserve"> Simulation parameters and notation are as in Figure 1. </w:t>
      </w:r>
    </w:p>
    <w:p w14:paraId="45A7808D"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1B9E2A44" wp14:editId="1DC82907">
            <wp:extent cx="5810250" cy="4733925"/>
            <wp:effectExtent l="0" t="0" r="0" b="9525"/>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810930" cy="4734479"/>
                    </a:xfrm>
                    <a:prstGeom prst="rect">
                      <a:avLst/>
                    </a:prstGeom>
                    <a:ln/>
                  </pic:spPr>
                </pic:pic>
              </a:graphicData>
            </a:graphic>
          </wp:inline>
        </w:drawing>
      </w:r>
    </w:p>
    <w:p w14:paraId="45FB6C60" w14:textId="77777777" w:rsidR="008A352D" w:rsidRDefault="008A352D" w:rsidP="008A352D">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59797FD5" w14:textId="77777777" w:rsidR="008A352D" w:rsidRDefault="008A352D" w:rsidP="008A352D">
      <w:pPr>
        <w:spacing w:line="360" w:lineRule="auto"/>
        <w:rPr>
          <w:rFonts w:ascii="Times New Roman" w:eastAsia="Times New Roman" w:hAnsi="Times New Roman" w:cs="Times New Roman"/>
          <w:b/>
        </w:rPr>
      </w:pPr>
      <w:r>
        <w:rPr>
          <w:rFonts w:ascii="Times New Roman" w:eastAsia="Times New Roman" w:hAnsi="Times New Roman" w:cs="Times New Roman"/>
          <w:b/>
        </w:rPr>
        <w:t>Figure S5. The variant of Fig. 4 without the sequences of the peak at 90 in Fig. 2.</w:t>
      </w:r>
    </w:p>
    <w:p w14:paraId="2529E9DE"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22DABF78" wp14:editId="3CF034D6">
            <wp:extent cx="6048375" cy="3286125"/>
            <wp:effectExtent l="0" t="0" r="0" b="952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6048715" cy="3286310"/>
                    </a:xfrm>
                    <a:prstGeom prst="rect">
                      <a:avLst/>
                    </a:prstGeom>
                    <a:ln/>
                  </pic:spPr>
                </pic:pic>
              </a:graphicData>
            </a:graphic>
          </wp:inline>
        </w:drawing>
      </w:r>
    </w:p>
    <w:p w14:paraId="53FDBB2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48025270" w14:textId="77777777" w:rsidR="008A352D" w:rsidRPr="00DE247E"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S6. Epistatic interactions for SARS-CoV-2 genome predicted for Dataset 2 from UFE correlator between groups I and II</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in the mutation spectrum on the right</w:t>
      </w:r>
      <w:r>
        <w:rPr>
          <w:rFonts w:ascii="Times New Roman" w:eastAsia="Times New Roman" w:hAnsi="Times New Roman" w:cs="Times New Roman"/>
          <w:color w:val="000000"/>
        </w:rPr>
        <w:t xml:space="preserve">. Dataset 2 was constructed downloading 12,000 sequences from NCBI Virus database labeled B.1 and B.1.1.7 (Alpha), in equal numbers each. </w:t>
      </w:r>
    </w:p>
    <w:p w14:paraId="1C216928"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48CBEE89"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noProof/>
          <w:color w:val="000000"/>
        </w:rPr>
        <w:drawing>
          <wp:inline distT="0" distB="0" distL="0" distR="0" wp14:anchorId="6627D234" wp14:editId="20B7F447">
            <wp:extent cx="5940351" cy="326951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5940351" cy="3269517"/>
                    </a:xfrm>
                    <a:prstGeom prst="rect">
                      <a:avLst/>
                    </a:prstGeom>
                    <a:ln/>
                  </pic:spPr>
                </pic:pic>
              </a:graphicData>
            </a:graphic>
          </wp:inline>
        </w:drawing>
      </w:r>
    </w:p>
    <w:p w14:paraId="528AD0CA"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b/>
          <w:color w:val="000000"/>
        </w:rPr>
      </w:pPr>
    </w:p>
    <w:p w14:paraId="2119227E" w14:textId="77777777" w:rsidR="00EF6A49" w:rsidRDefault="008A352D"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S7. Epistatic interactions for SARS-CoV-2 genome predicted for Dataset 3 from UFE correlator</w:t>
      </w:r>
      <w:r>
        <w:rPr>
          <w:rFonts w:ascii="Times New Roman" w:eastAsia="Times New Roman" w:hAnsi="Times New Roman" w:cs="Times New Roman"/>
          <w:color w:val="000000"/>
        </w:rPr>
        <w:t>. Dataset 3 was constructed using 20,000 random sequences from the NCBI. Virus database for the period from 09/24/2020 to 09/25/2021. Calculations were based on a single central peak marked with the red lines.</w:t>
      </w:r>
    </w:p>
    <w:p w14:paraId="0F6C1173" w14:textId="77777777" w:rsidR="00EF6A49" w:rsidRDefault="00EF6A49"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p>
    <w:p w14:paraId="20D402E5" w14:textId="77777777" w:rsidR="003A1EA6" w:rsidRPr="003A1EA6" w:rsidRDefault="00EF6A49" w:rsidP="003A1EA6">
      <w:pPr>
        <w:pStyle w:val="EndNoteBibliography"/>
        <w:spacing w:after="0"/>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003A1EA6" w:rsidRPr="003A1EA6">
        <w:rPr>
          <w:noProof/>
        </w:rPr>
        <w:t>1.</w:t>
      </w:r>
      <w:r w:rsidR="003A1EA6" w:rsidRPr="003A1EA6">
        <w:rPr>
          <w:noProof/>
        </w:rPr>
        <w:tab/>
        <w:t>Carlborg O, Jacobsson L, Ahgren P, Siegel P, Andersson L. Epistasis and the release of genetic variation during long-term selection. Nat Genet. 2006;38(4):418-20. Epub 2006/03/15. doi: 10.1038/ng1761. PubMed PMID: 16532011.</w:t>
      </w:r>
    </w:p>
    <w:p w14:paraId="3679DD5D" w14:textId="77777777" w:rsidR="003A1EA6" w:rsidRPr="003A1EA6" w:rsidRDefault="003A1EA6" w:rsidP="003A1EA6">
      <w:pPr>
        <w:pStyle w:val="EndNoteBibliography"/>
        <w:spacing w:after="0"/>
        <w:rPr>
          <w:noProof/>
        </w:rPr>
      </w:pPr>
      <w:r w:rsidRPr="003A1EA6">
        <w:rPr>
          <w:noProof/>
        </w:rPr>
        <w:t>2.</w:t>
      </w:r>
      <w:r w:rsidRPr="003A1EA6">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p>
    <w:p w14:paraId="41A106D6" w14:textId="77777777" w:rsidR="003A1EA6" w:rsidRPr="003A1EA6" w:rsidRDefault="003A1EA6" w:rsidP="003A1EA6">
      <w:pPr>
        <w:pStyle w:val="EndNoteBibliography"/>
        <w:spacing w:after="0"/>
        <w:rPr>
          <w:noProof/>
        </w:rPr>
      </w:pPr>
      <w:r w:rsidRPr="003A1EA6">
        <w:rPr>
          <w:noProof/>
        </w:rPr>
        <w:t>3.</w:t>
      </w:r>
      <w:r w:rsidRPr="003A1EA6">
        <w:rPr>
          <w:noProof/>
        </w:rPr>
        <w:tab/>
        <w:t>Gonzalez-Ortega E, Ballana E, Badia R, Clotet B, Este JA. Compensatory mutations rescue the virus replicative capacity of VIRIP-resistant HIV-1. Antiviral Res. 2011;92(3):479-83. Epub 2011/10/27. doi: 10.1016/j.antiviral.2011.10.010. PubMed PMID: 22027647.</w:t>
      </w:r>
    </w:p>
    <w:p w14:paraId="510C1968" w14:textId="77777777" w:rsidR="003A1EA6" w:rsidRPr="003A1EA6" w:rsidRDefault="003A1EA6" w:rsidP="003A1EA6">
      <w:pPr>
        <w:pStyle w:val="EndNoteBibliography"/>
        <w:spacing w:after="0"/>
        <w:rPr>
          <w:noProof/>
        </w:rPr>
      </w:pPr>
      <w:r w:rsidRPr="003A1EA6">
        <w:rPr>
          <w:noProof/>
        </w:rPr>
        <w:t>4.</w:t>
      </w:r>
      <w:r w:rsidRPr="003A1EA6">
        <w:rPr>
          <w:noProof/>
        </w:rPr>
        <w:tab/>
        <w:t>Handel A, Regoes RR, Antia R. The role of compensatory mutations in the emergence of drug resistance. PLoS Comput Biol. 2006;2(10):e137. Epub 2006/10/17. doi: 10.1371/journal.pcbi.0020137. PubMed PMID: 17040124; PubMed Central PMCID: PMCPMC1599768.</w:t>
      </w:r>
    </w:p>
    <w:p w14:paraId="650A17E1" w14:textId="77777777" w:rsidR="003A1EA6" w:rsidRPr="003A1EA6" w:rsidRDefault="003A1EA6" w:rsidP="003A1EA6">
      <w:pPr>
        <w:pStyle w:val="EndNoteBibliography"/>
        <w:spacing w:after="0"/>
        <w:rPr>
          <w:noProof/>
        </w:rPr>
      </w:pPr>
      <w:r w:rsidRPr="003A1EA6">
        <w:rPr>
          <w:noProof/>
        </w:rPr>
        <w:t>5.</w:t>
      </w:r>
      <w:r w:rsidRPr="003A1EA6">
        <w:rPr>
          <w:noProof/>
        </w:rPr>
        <w:tab/>
        <w:t>Levin BR, Perrot V, Walker N. Compensatory mutations, antibiotic resistance and the population genetics of adaptive evolution in bacteria. Genetics. 2000;154(3):985-97. Epub 2000/04/11. PubMed PMID: 10757748; PubMed Central PMCID: PMCPMC1460977.</w:t>
      </w:r>
    </w:p>
    <w:p w14:paraId="3603A315" w14:textId="77777777" w:rsidR="003A1EA6" w:rsidRPr="003A1EA6" w:rsidRDefault="003A1EA6" w:rsidP="003A1EA6">
      <w:pPr>
        <w:pStyle w:val="EndNoteBibliography"/>
        <w:spacing w:after="0"/>
        <w:rPr>
          <w:noProof/>
        </w:rPr>
      </w:pPr>
      <w:r w:rsidRPr="003A1EA6">
        <w:rPr>
          <w:noProof/>
        </w:rPr>
        <w:t>6.</w:t>
      </w:r>
      <w:r w:rsidRPr="003A1EA6">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p>
    <w:p w14:paraId="417D19FF" w14:textId="77777777" w:rsidR="003A1EA6" w:rsidRPr="003A1EA6" w:rsidRDefault="003A1EA6" w:rsidP="003A1EA6">
      <w:pPr>
        <w:pStyle w:val="EndNoteBibliography"/>
        <w:spacing w:after="0"/>
        <w:rPr>
          <w:noProof/>
        </w:rPr>
      </w:pPr>
      <w:r w:rsidRPr="003A1EA6">
        <w:rPr>
          <w:noProof/>
        </w:rPr>
        <w:t>7.</w:t>
      </w:r>
      <w:r w:rsidRPr="003A1EA6">
        <w:rPr>
          <w:noProof/>
        </w:rPr>
        <w:tab/>
        <w:t>Piana S, Carloni P, Rothlisberger U. Drug resistance in HIV-1 protease: Flexibility-assisted mechanism of compensatory mutations. Protein Sci. 2002;11(10):2393-402. Epub 2002/09/19. doi: 10.1110/ps.0206702. PubMed PMID: 12237461; PubMed Central PMCID: PMCPMC2384161.</w:t>
      </w:r>
    </w:p>
    <w:p w14:paraId="50FFAB36" w14:textId="77777777" w:rsidR="003A1EA6" w:rsidRPr="003A1EA6" w:rsidRDefault="003A1EA6" w:rsidP="003A1EA6">
      <w:pPr>
        <w:pStyle w:val="EndNoteBibliography"/>
        <w:spacing w:after="0"/>
        <w:rPr>
          <w:noProof/>
        </w:rPr>
      </w:pPr>
      <w:r w:rsidRPr="003A1EA6">
        <w:rPr>
          <w:noProof/>
        </w:rPr>
        <w:t>8.</w:t>
      </w:r>
      <w:r w:rsidRPr="003A1EA6">
        <w:rPr>
          <w:noProof/>
        </w:rPr>
        <w:tab/>
        <w:t>Weissman DB, Desai MM, Fisher DS, Feldman MW. The rate at which asexual populations cross fitness valleys. Theor Popul Biol. 2009;75(4):286-300. Epub 2009/03/17. doi: 10.1016/j.tpb.2009.02.006. PubMed PMID: 19285994; PubMed Central PMCID: PMCPMC2992471.</w:t>
      </w:r>
    </w:p>
    <w:p w14:paraId="4BAF13D8" w14:textId="77777777" w:rsidR="003A1EA6" w:rsidRPr="003A1EA6" w:rsidRDefault="003A1EA6" w:rsidP="003A1EA6">
      <w:pPr>
        <w:pStyle w:val="EndNoteBibliography"/>
        <w:spacing w:after="0"/>
        <w:rPr>
          <w:noProof/>
        </w:rPr>
      </w:pPr>
      <w:r w:rsidRPr="00FC4B93">
        <w:rPr>
          <w:noProof/>
          <w:lang w:val="fr-FR"/>
        </w:rPr>
        <w:t>9.</w:t>
      </w:r>
      <w:r w:rsidRPr="00FC4B93">
        <w:rPr>
          <w:noProof/>
          <w:lang w:val="fr-FR"/>
        </w:rPr>
        <w:tab/>
        <w:t xml:space="preserve">Liu D, Zuo T, Hora B, Song H, Kong W, Yu X, et al. </w:t>
      </w:r>
      <w:r w:rsidRPr="003A1EA6">
        <w:rPr>
          <w:noProof/>
        </w:rPr>
        <w:t>Preexisting compensatory amino acids compromise fitness costs of a HIV-1 T cell escape mutation. Retrovirology. 2014;11:101. Epub 20141119. doi: 10.1186/s12977-014-0101-0. PubMed PMID: 25407514; PubMed Central PMCID: PMCPMC4264250.</w:t>
      </w:r>
    </w:p>
    <w:p w14:paraId="389A8C36" w14:textId="77777777" w:rsidR="003A1EA6" w:rsidRPr="003A1EA6" w:rsidRDefault="003A1EA6" w:rsidP="003A1EA6">
      <w:pPr>
        <w:pStyle w:val="EndNoteBibliography"/>
        <w:spacing w:after="0"/>
        <w:rPr>
          <w:noProof/>
        </w:rPr>
      </w:pPr>
      <w:r w:rsidRPr="003A1EA6">
        <w:rPr>
          <w:noProof/>
        </w:rPr>
        <w:t>10.</w:t>
      </w:r>
      <w:r w:rsidRPr="003A1EA6">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p>
    <w:p w14:paraId="32E93156" w14:textId="77777777" w:rsidR="003A1EA6" w:rsidRPr="003A1EA6" w:rsidRDefault="003A1EA6" w:rsidP="003A1EA6">
      <w:pPr>
        <w:pStyle w:val="EndNoteBibliography"/>
        <w:spacing w:after="0"/>
        <w:rPr>
          <w:noProof/>
        </w:rPr>
      </w:pPr>
      <w:r w:rsidRPr="00FC4B93">
        <w:rPr>
          <w:noProof/>
          <w:lang w:val="fr-FR"/>
        </w:rPr>
        <w:t>11.</w:t>
      </w:r>
      <w:r w:rsidRPr="00FC4B93">
        <w:rPr>
          <w:noProof/>
          <w:lang w:val="fr-FR"/>
        </w:rPr>
        <w:tab/>
        <w:t xml:space="preserve">Song H, Pavlicek JW, Cai F, Bhattacharya T, Li H, Iyer SS, et al. </w:t>
      </w:r>
      <w:r w:rsidRPr="003A1EA6">
        <w:rPr>
          <w:noProof/>
        </w:rPr>
        <w:t>Impact of immune escape mutations on HIV-1 fitness in the context of the cognate transmitted/founder genome. Retrovirology. 2012;9:89. Epub 20121030. doi: 10.1186/1742-4690-9-89. PubMed PMID: 23110705; PubMed Central PMCID: PMCPMC3496648.</w:t>
      </w:r>
    </w:p>
    <w:p w14:paraId="5E311D95" w14:textId="77777777" w:rsidR="003A1EA6" w:rsidRPr="003A1EA6" w:rsidRDefault="003A1EA6" w:rsidP="003A1EA6">
      <w:pPr>
        <w:pStyle w:val="EndNoteBibliography"/>
        <w:spacing w:after="0"/>
        <w:rPr>
          <w:noProof/>
        </w:rPr>
      </w:pPr>
      <w:r w:rsidRPr="003A1EA6">
        <w:rPr>
          <w:noProof/>
        </w:rPr>
        <w:t>12.</w:t>
      </w:r>
      <w:r w:rsidRPr="003A1EA6">
        <w:rPr>
          <w:noProof/>
        </w:rPr>
        <w:tab/>
        <w:t>Rouzine IM, Coffin JM. Search for the mechanism of genetic variation in the pro gene of human immunodeficiency virus. J Virol. 1999;73(10):8167-78. Epub 1999/09/11. doi: 10.1128/JVI.73.10.8167-8178.1999. PubMed PMID: 10482567; PubMed Central PMCID: PMCPMC112834.</w:t>
      </w:r>
    </w:p>
    <w:p w14:paraId="10F1D48A" w14:textId="77777777" w:rsidR="003A1EA6" w:rsidRPr="003A1EA6" w:rsidRDefault="003A1EA6" w:rsidP="003A1EA6">
      <w:pPr>
        <w:pStyle w:val="EndNoteBibliography"/>
        <w:spacing w:after="0"/>
        <w:rPr>
          <w:noProof/>
        </w:rPr>
      </w:pPr>
      <w:r w:rsidRPr="003A1EA6">
        <w:rPr>
          <w:noProof/>
        </w:rPr>
        <w:t>13.</w:t>
      </w:r>
      <w:r w:rsidRPr="003A1EA6">
        <w:rPr>
          <w:noProof/>
        </w:rPr>
        <w:tab/>
        <w:t>Rouzine IM. Evolutionary Mechanisms of the Emergence of the Variants of Concern of SARS-CoV-2. Viruses. 2025;17(2). Epub 20250130. doi: 10.3390/v17020197. PubMed PMID: 40006952; PubMed Central PMCID: PMCPMC11861269.</w:t>
      </w:r>
    </w:p>
    <w:p w14:paraId="52EC3E01" w14:textId="77777777" w:rsidR="003A1EA6" w:rsidRPr="003A1EA6" w:rsidRDefault="003A1EA6" w:rsidP="003A1EA6">
      <w:pPr>
        <w:pStyle w:val="EndNoteBibliography"/>
        <w:spacing w:after="0"/>
        <w:rPr>
          <w:noProof/>
        </w:rPr>
      </w:pPr>
      <w:r w:rsidRPr="003A1EA6">
        <w:rPr>
          <w:noProof/>
        </w:rPr>
        <w:t>14.</w:t>
      </w:r>
      <w:r w:rsidRPr="003A1EA6">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p>
    <w:p w14:paraId="0C87F2A4" w14:textId="77777777" w:rsidR="003A1EA6" w:rsidRPr="003A1EA6" w:rsidRDefault="003A1EA6" w:rsidP="003A1EA6">
      <w:pPr>
        <w:pStyle w:val="EndNoteBibliography"/>
        <w:spacing w:after="0"/>
        <w:rPr>
          <w:noProof/>
        </w:rPr>
      </w:pPr>
      <w:r w:rsidRPr="003A1EA6">
        <w:rPr>
          <w:noProof/>
        </w:rPr>
        <w:t>15.</w:t>
      </w:r>
      <w:r w:rsidRPr="003A1EA6">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p>
    <w:p w14:paraId="45634080" w14:textId="77777777" w:rsidR="003A1EA6" w:rsidRPr="003A1EA6" w:rsidRDefault="003A1EA6" w:rsidP="003A1EA6">
      <w:pPr>
        <w:pStyle w:val="EndNoteBibliography"/>
        <w:spacing w:after="0"/>
        <w:rPr>
          <w:noProof/>
        </w:rPr>
      </w:pPr>
      <w:r w:rsidRPr="003A1EA6">
        <w:rPr>
          <w:noProof/>
        </w:rPr>
        <w:t>16.</w:t>
      </w:r>
      <w:r w:rsidRPr="003A1EA6">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p>
    <w:p w14:paraId="2F584759" w14:textId="77777777" w:rsidR="003A1EA6" w:rsidRPr="003A1EA6" w:rsidRDefault="003A1EA6" w:rsidP="003A1EA6">
      <w:pPr>
        <w:pStyle w:val="EndNoteBibliography"/>
        <w:spacing w:after="0"/>
        <w:rPr>
          <w:noProof/>
        </w:rPr>
      </w:pPr>
      <w:r w:rsidRPr="003A1EA6">
        <w:rPr>
          <w:noProof/>
        </w:rPr>
        <w:lastRenderedPageBreak/>
        <w:t>17.</w:t>
      </w:r>
      <w:r w:rsidRPr="003A1EA6">
        <w:rPr>
          <w:noProof/>
        </w:rPr>
        <w:tab/>
        <w:t>Yewdell JW. Antigenic drift: Understanding COVID-19. Immunity. 2021;54(12):2681-7. Epub 2021/12/16. doi: 10.1016/j.immuni.2021.11.016. PubMed PMID: 34910934; PubMed Central PMCID: PMCPMC8669911.</w:t>
      </w:r>
    </w:p>
    <w:p w14:paraId="7A7B1123" w14:textId="77777777" w:rsidR="003A1EA6" w:rsidRPr="003A1EA6" w:rsidRDefault="003A1EA6" w:rsidP="003A1EA6">
      <w:pPr>
        <w:pStyle w:val="EndNoteBibliography"/>
        <w:spacing w:after="0"/>
        <w:rPr>
          <w:noProof/>
        </w:rPr>
      </w:pPr>
      <w:r w:rsidRPr="003A1EA6">
        <w:rPr>
          <w:noProof/>
        </w:rPr>
        <w:t>18.</w:t>
      </w:r>
      <w:r w:rsidRPr="003A1EA6">
        <w:rPr>
          <w:noProof/>
        </w:rPr>
        <w:tab/>
        <w:t>Rouzine IM, Rozhnova G. Evolutionary implications of SARS-CoV-2 vaccination for the future design of vaccination strategies. Commun Med (Lond). 2023;3(1):86. Epub 20230619. doi: 10.1038/s43856-023-00320-x. PubMed PMID: 37336956; PubMed Central PMCID: PMCPMC10279745.</w:t>
      </w:r>
    </w:p>
    <w:p w14:paraId="2AD3C7E1" w14:textId="77777777" w:rsidR="003A1EA6" w:rsidRPr="003A1EA6" w:rsidRDefault="003A1EA6" w:rsidP="003A1EA6">
      <w:pPr>
        <w:pStyle w:val="EndNoteBibliography"/>
        <w:spacing w:after="0"/>
        <w:rPr>
          <w:noProof/>
        </w:rPr>
      </w:pPr>
      <w:r w:rsidRPr="003A1EA6">
        <w:rPr>
          <w:noProof/>
        </w:rPr>
        <w:t>19.</w:t>
      </w:r>
      <w:r w:rsidRPr="003A1EA6">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p>
    <w:p w14:paraId="14EC8F28" w14:textId="77777777" w:rsidR="003A1EA6" w:rsidRPr="003A1EA6" w:rsidRDefault="003A1EA6" w:rsidP="003A1EA6">
      <w:pPr>
        <w:pStyle w:val="EndNoteBibliography"/>
        <w:spacing w:after="0"/>
        <w:rPr>
          <w:noProof/>
        </w:rPr>
      </w:pPr>
      <w:r w:rsidRPr="003A1EA6">
        <w:rPr>
          <w:noProof/>
        </w:rPr>
        <w:t>20.</w:t>
      </w:r>
      <w:r w:rsidRPr="003A1EA6">
        <w:rPr>
          <w:noProof/>
        </w:rPr>
        <w:tab/>
        <w:t>Harari S, Tahor M, Rutsinsky N, Meijer S, Miller D, Henig O, et al. Drivers of adaptive evolution during chronic SARS-CoV-2 infections. Nat Med. 2022;28(7):1501-8. Epub 20220620. doi: 10.1038/s41591-022-01882-4. PubMed PMID: 35725921; PubMed Central PMCID: PMCPMC9307477.</w:t>
      </w:r>
    </w:p>
    <w:p w14:paraId="5D6426DE" w14:textId="77777777" w:rsidR="003A1EA6" w:rsidRPr="003A1EA6" w:rsidRDefault="003A1EA6" w:rsidP="003A1EA6">
      <w:pPr>
        <w:pStyle w:val="EndNoteBibliography"/>
        <w:spacing w:after="0"/>
        <w:rPr>
          <w:noProof/>
        </w:rPr>
      </w:pPr>
      <w:r w:rsidRPr="003A1EA6">
        <w:rPr>
          <w:noProof/>
        </w:rPr>
        <w:t>21.</w:t>
      </w:r>
      <w:r w:rsidRPr="003A1EA6">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p>
    <w:p w14:paraId="37FA3E19" w14:textId="77777777" w:rsidR="003A1EA6" w:rsidRPr="003A1EA6" w:rsidRDefault="003A1EA6" w:rsidP="003A1EA6">
      <w:pPr>
        <w:pStyle w:val="EndNoteBibliography"/>
        <w:spacing w:after="0"/>
        <w:rPr>
          <w:noProof/>
        </w:rPr>
      </w:pPr>
      <w:r w:rsidRPr="00FC4B93">
        <w:rPr>
          <w:noProof/>
          <w:lang w:val="fr-FR"/>
        </w:rPr>
        <w:t>22.</w:t>
      </w:r>
      <w:r w:rsidRPr="00FC4B93">
        <w:rPr>
          <w:noProof/>
          <w:lang w:val="fr-FR"/>
        </w:rPr>
        <w:tab/>
        <w:t xml:space="preserve">Thorne LG, Bouhaddou M, Reuschl AK, Zuliani-Alvarez L, Polacco B, Pelin A, et al. </w:t>
      </w:r>
      <w:r w:rsidRPr="003A1EA6">
        <w:rPr>
          <w:noProof/>
        </w:rPr>
        <w:t>Evolution of enhanced innate immune evasion by SARS-CoV-2. Nature. 2022;602(7897):487-95. Epub 20211223. doi: 10.1038/s41586-021-04352-y. PubMed PMID: 34942634; PubMed Central PMCID: PMCPMC8850198.</w:t>
      </w:r>
    </w:p>
    <w:p w14:paraId="4D1BDF53" w14:textId="77777777" w:rsidR="003A1EA6" w:rsidRPr="003A1EA6" w:rsidRDefault="003A1EA6" w:rsidP="003A1EA6">
      <w:pPr>
        <w:pStyle w:val="EndNoteBibliography"/>
        <w:spacing w:after="0"/>
        <w:rPr>
          <w:noProof/>
        </w:rPr>
      </w:pPr>
      <w:r w:rsidRPr="003A1EA6">
        <w:rPr>
          <w:noProof/>
        </w:rPr>
        <w:t>23.</w:t>
      </w:r>
      <w:r w:rsidRPr="003A1EA6">
        <w:rPr>
          <w:noProof/>
        </w:rPr>
        <w:tab/>
        <w:t>Adams RM, Kinney JB, Walczak AM, Mora T. Epistasis in a Fitness Landscape Defined by Antibody-Antigen Binding Free Energy. Cell Syst. 2019;8(1):86-93 e3. Epub 20190102. doi: 10.1016/j.cels.2018.12.004. PubMed PMID: 30611676; PubMed Central PMCID: PMCPMC6487650.</w:t>
      </w:r>
    </w:p>
    <w:p w14:paraId="1F803D09" w14:textId="77777777" w:rsidR="003A1EA6" w:rsidRPr="003A1EA6" w:rsidRDefault="003A1EA6" w:rsidP="003A1EA6">
      <w:pPr>
        <w:pStyle w:val="EndNoteBibliography"/>
        <w:spacing w:after="0"/>
        <w:rPr>
          <w:noProof/>
        </w:rPr>
      </w:pPr>
      <w:r w:rsidRPr="003A1EA6">
        <w:rPr>
          <w:noProof/>
        </w:rPr>
        <w:t>24.</w:t>
      </w:r>
      <w:r w:rsidRPr="003A1EA6">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p>
    <w:p w14:paraId="1413157F" w14:textId="77777777" w:rsidR="003A1EA6" w:rsidRPr="003A1EA6" w:rsidRDefault="003A1EA6" w:rsidP="003A1EA6">
      <w:pPr>
        <w:pStyle w:val="EndNoteBibliography"/>
        <w:spacing w:after="0"/>
        <w:rPr>
          <w:noProof/>
        </w:rPr>
      </w:pPr>
      <w:r w:rsidRPr="003A1EA6">
        <w:rPr>
          <w:noProof/>
        </w:rPr>
        <w:t>25.</w:t>
      </w:r>
      <w:r w:rsidRPr="003A1EA6">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p>
    <w:p w14:paraId="317392FE" w14:textId="77777777" w:rsidR="003A1EA6" w:rsidRPr="003A1EA6" w:rsidRDefault="003A1EA6" w:rsidP="003A1EA6">
      <w:pPr>
        <w:pStyle w:val="EndNoteBibliography"/>
        <w:spacing w:after="0"/>
        <w:rPr>
          <w:noProof/>
        </w:rPr>
      </w:pPr>
      <w:r w:rsidRPr="003A1EA6">
        <w:rPr>
          <w:noProof/>
        </w:rPr>
        <w:t>26.</w:t>
      </w:r>
      <w:r w:rsidRPr="003A1EA6">
        <w:rPr>
          <w:noProof/>
        </w:rPr>
        <w:tab/>
        <w:t>Cordell HJ. Detecting gene-gene interactions that underlie human diseases. Nature reviews Genetics. 2009;10(6):392-404. doi: 10.1038/nrg2579. PubMed PMID: PMC2872761.</w:t>
      </w:r>
    </w:p>
    <w:p w14:paraId="6F02576C" w14:textId="77777777" w:rsidR="003A1EA6" w:rsidRPr="003A1EA6" w:rsidRDefault="003A1EA6" w:rsidP="003A1EA6">
      <w:pPr>
        <w:pStyle w:val="EndNoteBibliography"/>
        <w:spacing w:after="0"/>
        <w:rPr>
          <w:noProof/>
        </w:rPr>
      </w:pPr>
      <w:r w:rsidRPr="003A1EA6">
        <w:rPr>
          <w:noProof/>
        </w:rPr>
        <w:t>27.</w:t>
      </w:r>
      <w:r w:rsidRPr="003A1EA6">
        <w:rPr>
          <w:noProof/>
        </w:rPr>
        <w:tab/>
        <w:t>Ueki M, Cordell HJ. Improved statistics for genome-wide interaction analysis. PLoS Genet. 2012;8(4):e1002625. Epub 2012/04/13. doi: 10.1371/journal.pgen.1002625. PubMed PMID: 22496670; PubMed Central PMCID: PMCPMC3320596.</w:t>
      </w:r>
    </w:p>
    <w:p w14:paraId="040EA3A0" w14:textId="77777777" w:rsidR="003A1EA6" w:rsidRPr="003A1EA6" w:rsidRDefault="003A1EA6" w:rsidP="003A1EA6">
      <w:pPr>
        <w:pStyle w:val="EndNoteBibliography"/>
        <w:spacing w:after="0"/>
        <w:rPr>
          <w:noProof/>
        </w:rPr>
      </w:pPr>
      <w:r w:rsidRPr="003A1EA6">
        <w:rPr>
          <w:noProof/>
        </w:rPr>
        <w:t>28.</w:t>
      </w:r>
      <w:r w:rsidRPr="003A1EA6">
        <w:rPr>
          <w:noProof/>
        </w:rPr>
        <w:tab/>
        <w:t>Kimura M. Attainment of Quasi Linkage Equilibrium When Gene Frequencies Are Changing by Natural Selection. Genetics. 1965;52(5):875-90. doi: 10.1093/genetics/52.5.875. PubMed PMID: 17248281; PubMed Central PMCID: PMCPMC1210959.</w:t>
      </w:r>
    </w:p>
    <w:p w14:paraId="7711C770" w14:textId="77777777" w:rsidR="003A1EA6" w:rsidRPr="003A1EA6" w:rsidRDefault="003A1EA6" w:rsidP="003A1EA6">
      <w:pPr>
        <w:pStyle w:val="EndNoteBibliography"/>
        <w:spacing w:after="0"/>
        <w:rPr>
          <w:noProof/>
        </w:rPr>
      </w:pPr>
      <w:r w:rsidRPr="003A1EA6">
        <w:rPr>
          <w:noProof/>
        </w:rPr>
        <w:t>29.</w:t>
      </w:r>
      <w:r w:rsidRPr="003A1EA6">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p>
    <w:p w14:paraId="36D6BC4B" w14:textId="77777777" w:rsidR="003A1EA6" w:rsidRPr="003A1EA6" w:rsidRDefault="003A1EA6" w:rsidP="003A1EA6">
      <w:pPr>
        <w:pStyle w:val="EndNoteBibliography"/>
        <w:spacing w:after="0"/>
        <w:rPr>
          <w:noProof/>
        </w:rPr>
      </w:pPr>
      <w:r w:rsidRPr="003A1EA6">
        <w:rPr>
          <w:noProof/>
        </w:rPr>
        <w:t>30.</w:t>
      </w:r>
      <w:r w:rsidRPr="003A1EA6">
        <w:rPr>
          <w:noProof/>
        </w:rPr>
        <w:tab/>
        <w:t>Neher RA, Shraiman BI. Statistical genetics and evolution of quantitative traits. Reviews of Modern Physics. 2011;83:1283.</w:t>
      </w:r>
    </w:p>
    <w:p w14:paraId="64F92C15" w14:textId="77777777" w:rsidR="003A1EA6" w:rsidRPr="003A1EA6" w:rsidRDefault="003A1EA6" w:rsidP="003A1EA6">
      <w:pPr>
        <w:pStyle w:val="EndNoteBibliography"/>
        <w:spacing w:after="0"/>
        <w:rPr>
          <w:noProof/>
        </w:rPr>
      </w:pPr>
      <w:r w:rsidRPr="003A1EA6">
        <w:rPr>
          <w:noProof/>
        </w:rPr>
        <w:t>31.</w:t>
      </w:r>
      <w:r w:rsidRPr="003A1EA6">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p>
    <w:p w14:paraId="557929C0" w14:textId="77777777" w:rsidR="003A1EA6" w:rsidRPr="003A1EA6" w:rsidRDefault="003A1EA6" w:rsidP="003A1EA6">
      <w:pPr>
        <w:pStyle w:val="EndNoteBibliography"/>
        <w:rPr>
          <w:noProof/>
        </w:rPr>
      </w:pPr>
      <w:r w:rsidRPr="003A1EA6">
        <w:rPr>
          <w:noProof/>
        </w:rPr>
        <w:t>32.</w:t>
      </w:r>
      <w:r w:rsidRPr="003A1EA6">
        <w:rPr>
          <w:noProof/>
        </w:rPr>
        <w:tab/>
        <w:t>Wei W-H, Hemani G, Haley CS. Detecting epistasis in human complex traits. Nature Reviews Genetics. 2014;15:722. doi: 10.1038/nrg3747</w:t>
      </w:r>
    </w:p>
    <w:p w14:paraId="506D020F" w14:textId="6F70BA99" w:rsidR="003A1EA6" w:rsidRPr="003A1EA6" w:rsidRDefault="00CA3ABF" w:rsidP="003A1EA6">
      <w:pPr>
        <w:pStyle w:val="EndNoteBibliography"/>
        <w:spacing w:after="0"/>
        <w:rPr>
          <w:noProof/>
        </w:rPr>
      </w:pPr>
      <w:hyperlink r:id="rId29" w:anchor="supplementary-information" w:history="1">
        <w:r w:rsidR="003A1EA6" w:rsidRPr="003A1EA6">
          <w:rPr>
            <w:rStyle w:val="a4"/>
            <w:noProof/>
          </w:rPr>
          <w:t>https://www.nature.com/articles/nrg3747#supplementary-information</w:t>
        </w:r>
      </w:hyperlink>
      <w:r w:rsidR="003A1EA6" w:rsidRPr="003A1EA6">
        <w:rPr>
          <w:noProof/>
        </w:rPr>
        <w:t>.</w:t>
      </w:r>
    </w:p>
    <w:p w14:paraId="499A23BB" w14:textId="77777777" w:rsidR="003A1EA6" w:rsidRPr="003A1EA6" w:rsidRDefault="003A1EA6" w:rsidP="003A1EA6">
      <w:pPr>
        <w:pStyle w:val="EndNoteBibliography"/>
        <w:spacing w:after="0"/>
        <w:rPr>
          <w:noProof/>
        </w:rPr>
      </w:pPr>
      <w:r w:rsidRPr="003A1EA6">
        <w:rPr>
          <w:noProof/>
        </w:rPr>
        <w:t>33.</w:t>
      </w:r>
      <w:r w:rsidRPr="003A1EA6">
        <w:rPr>
          <w:noProof/>
        </w:rPr>
        <w:tab/>
        <w:t>Fisher RA. The genetical theory of natural  selection. Oxford, United Kingdom: Clarendon Press, 1958; 1930.</w:t>
      </w:r>
    </w:p>
    <w:p w14:paraId="5F2C22C3" w14:textId="77777777" w:rsidR="003A1EA6" w:rsidRPr="003A1EA6" w:rsidRDefault="003A1EA6" w:rsidP="003A1EA6">
      <w:pPr>
        <w:pStyle w:val="EndNoteBibliography"/>
        <w:spacing w:after="0"/>
        <w:rPr>
          <w:noProof/>
        </w:rPr>
      </w:pPr>
      <w:r w:rsidRPr="003A1EA6">
        <w:rPr>
          <w:noProof/>
        </w:rPr>
        <w:lastRenderedPageBreak/>
        <w:t>34.</w:t>
      </w:r>
      <w:r w:rsidRPr="003A1EA6">
        <w:rPr>
          <w:noProof/>
        </w:rPr>
        <w:tab/>
        <w:t>Pedruzzi G, Rouzine IM. Epistasis detectably alters correlations between genomic sites in a narrow parameter window. PLoS One. 2019;14(5):e0214036. Epub 2019/06/01. doi: 10.1371/journal.pone.0214036. PubMed PMID: 31150393; PubMed Central PMCID: PMCPMC6544209.</w:t>
      </w:r>
    </w:p>
    <w:p w14:paraId="32CCAFEE" w14:textId="77777777" w:rsidR="003A1EA6" w:rsidRPr="003A1EA6" w:rsidRDefault="003A1EA6" w:rsidP="003A1EA6">
      <w:pPr>
        <w:pStyle w:val="EndNoteBibliography"/>
        <w:spacing w:after="0"/>
        <w:rPr>
          <w:noProof/>
        </w:rPr>
      </w:pPr>
      <w:r w:rsidRPr="003A1EA6">
        <w:rPr>
          <w:noProof/>
        </w:rPr>
        <w:t>35.</w:t>
      </w:r>
      <w:r w:rsidRPr="003A1EA6">
        <w:rPr>
          <w:noProof/>
        </w:rPr>
        <w:tab/>
        <w:t>Rouzine IM. Long-range linkage effects in adapting sexual populations. Sci Rep. 2023;13(1):12492. Epub 20230801. doi: 10.1038/s41598-023-39392-z. PubMed PMID: 37528175; PubMed Central PMCID: PMCPMC10393966.</w:t>
      </w:r>
    </w:p>
    <w:p w14:paraId="78A14E89" w14:textId="77777777" w:rsidR="003A1EA6" w:rsidRPr="003A1EA6" w:rsidRDefault="003A1EA6" w:rsidP="003A1EA6">
      <w:pPr>
        <w:pStyle w:val="EndNoteBibliography"/>
        <w:spacing w:after="0"/>
        <w:rPr>
          <w:noProof/>
        </w:rPr>
      </w:pPr>
      <w:r w:rsidRPr="003A1EA6">
        <w:rPr>
          <w:noProof/>
        </w:rPr>
        <w:t>36.</w:t>
      </w:r>
      <w:r w:rsidRPr="003A1EA6">
        <w:rPr>
          <w:noProof/>
        </w:rPr>
        <w:tab/>
        <w:t>Pedruzzi G, Barlukova A, Rouzine IM. Evolutionary footprint of epistasis. PLoS Comput Biol. 2018;14(9):e1006426. Epub 2018/09/18. doi: 10.1371/journal.pcbi.1006426. PubMed PMID: 30222748; PubMed Central PMCID: PMCPMC6177197.</w:t>
      </w:r>
    </w:p>
    <w:p w14:paraId="585C669B" w14:textId="77777777" w:rsidR="003A1EA6" w:rsidRPr="003A1EA6" w:rsidRDefault="003A1EA6" w:rsidP="003A1EA6">
      <w:pPr>
        <w:pStyle w:val="EndNoteBibliography"/>
        <w:spacing w:after="0"/>
        <w:rPr>
          <w:noProof/>
        </w:rPr>
      </w:pPr>
      <w:r w:rsidRPr="003A1EA6">
        <w:rPr>
          <w:noProof/>
        </w:rPr>
        <w:t>37.</w:t>
      </w:r>
      <w:r w:rsidRPr="003A1EA6">
        <w:rPr>
          <w:noProof/>
        </w:rPr>
        <w:tab/>
        <w:t>Kryazhimskiy S, Dushoff J, Bazykin GA, Plotkin JB. Prevalence of epistasis in the evolution of influenza A surface proteins. PLoS Genet. 2011;7(2):e1001301. Epub 20110217. doi: 10.1371/journal.pgen.1001301. PubMed PMID: 21390205; PubMed Central PMCID: PMCPMC3040651.</w:t>
      </w:r>
    </w:p>
    <w:p w14:paraId="212F900E" w14:textId="77777777" w:rsidR="003A1EA6" w:rsidRPr="003A1EA6" w:rsidRDefault="003A1EA6" w:rsidP="003A1EA6">
      <w:pPr>
        <w:pStyle w:val="EndNoteBibliography"/>
        <w:spacing w:after="0"/>
        <w:rPr>
          <w:noProof/>
        </w:rPr>
      </w:pPr>
      <w:r w:rsidRPr="003A1EA6">
        <w:rPr>
          <w:noProof/>
        </w:rPr>
        <w:t>38.</w:t>
      </w:r>
      <w:r w:rsidRPr="003A1EA6">
        <w:rPr>
          <w:noProof/>
        </w:rPr>
        <w:tab/>
        <w:t>Neverov AD, Kryazhimskiy S, Plotkin JB, Bazykin GA. Coordinated Evolution of Influenza A Surface Proteins. PLoS Genet. 2015;11(8):e1005404. Epub 20150806. doi: 10.1371/journal.pgen.1005404. PubMed PMID: 26247472; PubMed Central PMCID: PMCPMC4527594.</w:t>
      </w:r>
    </w:p>
    <w:p w14:paraId="31960E80" w14:textId="77777777" w:rsidR="003A1EA6" w:rsidRPr="003A1EA6" w:rsidRDefault="003A1EA6" w:rsidP="003A1EA6">
      <w:pPr>
        <w:pStyle w:val="EndNoteBibliography"/>
        <w:spacing w:after="0"/>
        <w:rPr>
          <w:noProof/>
        </w:rPr>
      </w:pPr>
      <w:r w:rsidRPr="003A1EA6">
        <w:rPr>
          <w:noProof/>
        </w:rPr>
        <w:t>39.</w:t>
      </w:r>
      <w:r w:rsidRPr="003A1EA6">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p>
    <w:p w14:paraId="443333DC" w14:textId="77777777" w:rsidR="003A1EA6" w:rsidRPr="003A1EA6" w:rsidRDefault="003A1EA6" w:rsidP="003A1EA6">
      <w:pPr>
        <w:pStyle w:val="EndNoteBibliography"/>
        <w:spacing w:after="0"/>
        <w:rPr>
          <w:noProof/>
        </w:rPr>
      </w:pPr>
      <w:r w:rsidRPr="003A1EA6">
        <w:rPr>
          <w:noProof/>
        </w:rPr>
        <w:t>40.</w:t>
      </w:r>
      <w:r w:rsidRPr="003A1EA6">
        <w:rPr>
          <w:noProof/>
        </w:rPr>
        <w:tab/>
        <w:t>Bonhoeffer S, Chappey C, Parkin NT, Whitcomb JM, Petropoulos CJ. Evidence for positive epistasis in HIV-1. Science. 2004;306(5701):1547-50. doi: 10.1126/science.1101786. PubMed PMID: 15567861.</w:t>
      </w:r>
    </w:p>
    <w:p w14:paraId="30447071" w14:textId="77777777" w:rsidR="003A1EA6" w:rsidRPr="003A1EA6" w:rsidRDefault="003A1EA6" w:rsidP="003A1EA6">
      <w:pPr>
        <w:pStyle w:val="EndNoteBibliography"/>
        <w:spacing w:after="0"/>
        <w:rPr>
          <w:noProof/>
        </w:rPr>
      </w:pPr>
      <w:r w:rsidRPr="00FC4B93">
        <w:rPr>
          <w:noProof/>
          <w:lang w:val="fr-FR"/>
        </w:rPr>
        <w:t>41.</w:t>
      </w:r>
      <w:r w:rsidRPr="00FC4B93">
        <w:rPr>
          <w:noProof/>
          <w:lang w:val="fr-FR"/>
        </w:rPr>
        <w:tab/>
        <w:t xml:space="preserve">Zhang TH, Dai L, Barton JP, Du Y, Tan Y, Pang W, et al. </w:t>
      </w:r>
      <w:r w:rsidRPr="003A1EA6">
        <w:rPr>
          <w:noProof/>
        </w:rPr>
        <w:t>Predominance of positive epistasis among drug resistance-associated mutations in HIV-1 protease. PLoS Genet. 2020;16(10):e1009009. Epub 20201021. doi: 10.1371/journal.pgen.1009009. PubMed PMID: 33085662; PubMed Central PMCID: PMCPMC7605711.</w:t>
      </w:r>
    </w:p>
    <w:p w14:paraId="0F95179D" w14:textId="77777777" w:rsidR="003A1EA6" w:rsidRPr="003A1EA6" w:rsidRDefault="003A1EA6" w:rsidP="003A1EA6">
      <w:pPr>
        <w:pStyle w:val="EndNoteBibliography"/>
        <w:spacing w:after="0"/>
        <w:rPr>
          <w:noProof/>
        </w:rPr>
      </w:pPr>
      <w:r w:rsidRPr="00FC4B93">
        <w:rPr>
          <w:noProof/>
          <w:lang w:val="fr-FR"/>
        </w:rPr>
        <w:t>42.</w:t>
      </w:r>
      <w:r w:rsidRPr="00FC4B93">
        <w:rPr>
          <w:noProof/>
          <w:lang w:val="fr-FR"/>
        </w:rPr>
        <w:tab/>
        <w:t xml:space="preserve">Althaus CL, De Boer RJ. </w:t>
      </w:r>
      <w:r w:rsidRPr="003A1EA6">
        <w:rPr>
          <w:noProof/>
        </w:rPr>
        <w:t>Dynamics of immune escape during HIV/SIV infection. PLoS Comput Biol. 2008;4(7):e1000103. Epub 20080718. doi: 10.1371/journal.pcbi.1000103. PubMed PMID: 18636096; PubMed Central PMCID: PMCPMC2423483.</w:t>
      </w:r>
    </w:p>
    <w:p w14:paraId="364D255D" w14:textId="77777777" w:rsidR="003A1EA6" w:rsidRPr="003A1EA6" w:rsidRDefault="003A1EA6" w:rsidP="003A1EA6">
      <w:pPr>
        <w:pStyle w:val="EndNoteBibliography"/>
        <w:spacing w:after="0"/>
        <w:rPr>
          <w:noProof/>
        </w:rPr>
      </w:pPr>
      <w:r w:rsidRPr="003A1EA6">
        <w:rPr>
          <w:noProof/>
        </w:rPr>
        <w:t>43.</w:t>
      </w:r>
      <w:r w:rsidRPr="003A1EA6">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p>
    <w:p w14:paraId="3F437B90" w14:textId="77777777" w:rsidR="003A1EA6" w:rsidRPr="003A1EA6" w:rsidRDefault="003A1EA6" w:rsidP="003A1EA6">
      <w:pPr>
        <w:pStyle w:val="EndNoteBibliography"/>
        <w:spacing w:after="0"/>
        <w:rPr>
          <w:noProof/>
        </w:rPr>
      </w:pPr>
      <w:r w:rsidRPr="003A1EA6">
        <w:rPr>
          <w:noProof/>
        </w:rPr>
        <w:t>44.</w:t>
      </w:r>
      <w:r w:rsidRPr="003A1EA6">
        <w:rPr>
          <w:noProof/>
        </w:rPr>
        <w:tab/>
        <w:t>Smith CA, Ashby B. Antigenic evolution of SARS-CoV-2 in immunocompromised hosts. Evol Med Public Health. 2023;11(1):90-100. Epub 20221111. doi: 10.1093/emph/eoac037. PubMed PMID: 37007166; PubMed Central PMCID: PMCPMC10061940.</w:t>
      </w:r>
    </w:p>
    <w:p w14:paraId="212821D9" w14:textId="77777777" w:rsidR="003A1EA6" w:rsidRPr="003A1EA6" w:rsidRDefault="003A1EA6" w:rsidP="003A1EA6">
      <w:pPr>
        <w:pStyle w:val="EndNoteBibliography"/>
        <w:spacing w:after="0"/>
        <w:rPr>
          <w:noProof/>
        </w:rPr>
      </w:pPr>
      <w:r w:rsidRPr="003A1EA6">
        <w:rPr>
          <w:noProof/>
        </w:rPr>
        <w:t>45.</w:t>
      </w:r>
      <w:r w:rsidRPr="003A1EA6">
        <w:rPr>
          <w:noProof/>
        </w:rPr>
        <w:tab/>
        <w:t>Rouzine IM. Mathematical Modeling of Evolution.  Volume 1. One-Locus and Multi-Locus Theory and Recombination. Berlin: De Gruyter; 2020.</w:t>
      </w:r>
    </w:p>
    <w:p w14:paraId="72415595" w14:textId="77777777" w:rsidR="003A1EA6" w:rsidRPr="003A1EA6" w:rsidRDefault="003A1EA6" w:rsidP="003A1EA6">
      <w:pPr>
        <w:pStyle w:val="EndNoteBibliography"/>
        <w:spacing w:after="0"/>
        <w:rPr>
          <w:noProof/>
        </w:rPr>
      </w:pPr>
      <w:r w:rsidRPr="003A1EA6">
        <w:rPr>
          <w:noProof/>
        </w:rPr>
        <w:t>46.</w:t>
      </w:r>
      <w:r w:rsidRPr="003A1EA6">
        <w:rPr>
          <w:noProof/>
        </w:rPr>
        <w:tab/>
        <w:t>Rouzine IM. Mathematical Models of Evolution. Volume 2: Fitness Landscape, Red Queen, Evolutionary Enigmas, and Applications to Virology. Berlin/Boston: De Gruyter; 2023. 305 p.</w:t>
      </w:r>
    </w:p>
    <w:p w14:paraId="10995975" w14:textId="77777777" w:rsidR="003A1EA6" w:rsidRPr="003A1EA6" w:rsidRDefault="003A1EA6" w:rsidP="003A1EA6">
      <w:pPr>
        <w:pStyle w:val="EndNoteBibliography"/>
        <w:spacing w:after="0"/>
        <w:rPr>
          <w:noProof/>
        </w:rPr>
      </w:pPr>
      <w:r w:rsidRPr="003A1EA6">
        <w:rPr>
          <w:noProof/>
        </w:rPr>
        <w:t>47.</w:t>
      </w:r>
      <w:r w:rsidRPr="003A1EA6">
        <w:rPr>
          <w:noProof/>
        </w:rPr>
        <w:tab/>
        <w:t>Rouzine IM, Weinberger LS. The quantitative theory of within-host viral evolution. J Stat Mech: Theory and Experiment. 2013;2013. doi: 10.1088/1742-5468/2013/01/P01009.</w:t>
      </w:r>
    </w:p>
    <w:p w14:paraId="3EAE6C40" w14:textId="77777777" w:rsidR="003A1EA6" w:rsidRPr="003A1EA6" w:rsidRDefault="003A1EA6" w:rsidP="003A1EA6">
      <w:pPr>
        <w:pStyle w:val="EndNoteBibliography"/>
        <w:spacing w:after="0"/>
        <w:rPr>
          <w:noProof/>
        </w:rPr>
      </w:pPr>
      <w:r w:rsidRPr="003A1EA6">
        <w:rPr>
          <w:noProof/>
        </w:rPr>
        <w:t>48.</w:t>
      </w:r>
      <w:r w:rsidRPr="003A1EA6">
        <w:rPr>
          <w:noProof/>
        </w:rPr>
        <w:tab/>
        <w:t>Rouzine IM, Rozhnova G. Antigenic evolution of viruses in host populations. PLoS Pathog. 2018;14(9):e1007291. Epub 2018/09/13. doi: 10.1371/journal.ppat.1007291. PubMed PMID: 30208108; PubMed Central PMCID: PMCPMC6173453.</w:t>
      </w:r>
    </w:p>
    <w:p w14:paraId="7C983260" w14:textId="77777777" w:rsidR="003A1EA6" w:rsidRPr="003A1EA6" w:rsidRDefault="003A1EA6" w:rsidP="003A1EA6">
      <w:pPr>
        <w:pStyle w:val="EndNoteBibliography"/>
        <w:spacing w:after="0"/>
        <w:rPr>
          <w:noProof/>
        </w:rPr>
      </w:pPr>
      <w:r w:rsidRPr="003A1EA6">
        <w:rPr>
          <w:noProof/>
        </w:rPr>
        <w:t>49.</w:t>
      </w:r>
      <w:r w:rsidRPr="003A1EA6">
        <w:rPr>
          <w:noProof/>
        </w:rPr>
        <w:tab/>
        <w:t>Yan L, Neher RA, Shraiman BI. Phylodynamic theory of persistence, extinction and speciation of rapidly adapting pathogens. Elife. 2019;8. Epub 2019/09/19. doi: 10.7554/eLife.44205. PubMed PMID: 31532393; PubMed Central PMCID: PMCPMC6809594.</w:t>
      </w:r>
    </w:p>
    <w:p w14:paraId="3EB339C9" w14:textId="77777777" w:rsidR="003A1EA6" w:rsidRPr="003A1EA6" w:rsidRDefault="003A1EA6" w:rsidP="003A1EA6">
      <w:pPr>
        <w:pStyle w:val="EndNoteBibliography"/>
        <w:spacing w:after="0"/>
        <w:rPr>
          <w:noProof/>
        </w:rPr>
      </w:pPr>
      <w:r w:rsidRPr="003A1EA6">
        <w:rPr>
          <w:noProof/>
        </w:rPr>
        <w:t>50.</w:t>
      </w:r>
      <w:r w:rsidRPr="003A1EA6">
        <w:rPr>
          <w:noProof/>
        </w:rPr>
        <w:tab/>
        <w:t>Marchi J, Lassig M, Walczak AM, Mora T. Antigenic waves of virus-immune coevolution. Proc Natl Acad Sci U S A. 2021;118(27). Epub 2021/06/30. doi: 10.1073/pnas.2103398118. PubMed PMID: 34183397; PubMed Central PMCID: PMCPMC8271616.</w:t>
      </w:r>
    </w:p>
    <w:p w14:paraId="6AC8EC30" w14:textId="77777777" w:rsidR="003A1EA6" w:rsidRPr="003A1EA6" w:rsidRDefault="003A1EA6" w:rsidP="003A1EA6">
      <w:pPr>
        <w:pStyle w:val="EndNoteBibliography"/>
        <w:spacing w:after="0"/>
        <w:rPr>
          <w:noProof/>
        </w:rPr>
      </w:pPr>
      <w:r w:rsidRPr="003A1EA6">
        <w:rPr>
          <w:noProof/>
        </w:rPr>
        <w:t>51.</w:t>
      </w:r>
      <w:r w:rsidRPr="003A1EA6">
        <w:rPr>
          <w:noProof/>
        </w:rPr>
        <w:tab/>
        <w:t>Muller HG. Some genetic aspects of sex. American Naturalist. 1932;66:118-28.</w:t>
      </w:r>
    </w:p>
    <w:p w14:paraId="76996101" w14:textId="77777777" w:rsidR="003A1EA6" w:rsidRPr="003A1EA6" w:rsidRDefault="003A1EA6" w:rsidP="003A1EA6">
      <w:pPr>
        <w:pStyle w:val="EndNoteBibliography"/>
        <w:spacing w:after="0"/>
        <w:rPr>
          <w:noProof/>
        </w:rPr>
      </w:pPr>
      <w:r w:rsidRPr="003A1EA6">
        <w:rPr>
          <w:noProof/>
        </w:rPr>
        <w:t>52.</w:t>
      </w:r>
      <w:r w:rsidRPr="003A1EA6">
        <w:rPr>
          <w:noProof/>
        </w:rPr>
        <w:tab/>
        <w:t>Rice S. Evolutionary Theory: Mathematical and Conceptual Foundations. : Sinauer Associated; 2004.</w:t>
      </w:r>
    </w:p>
    <w:p w14:paraId="1A97DA72" w14:textId="77777777" w:rsidR="003A1EA6" w:rsidRPr="003A1EA6" w:rsidRDefault="003A1EA6" w:rsidP="003A1EA6">
      <w:pPr>
        <w:pStyle w:val="EndNoteBibliography"/>
        <w:spacing w:after="0"/>
        <w:rPr>
          <w:noProof/>
        </w:rPr>
      </w:pPr>
      <w:r w:rsidRPr="003A1EA6">
        <w:rPr>
          <w:noProof/>
        </w:rPr>
        <w:t>53.</w:t>
      </w:r>
      <w:r w:rsidRPr="003A1EA6">
        <w:rPr>
          <w:noProof/>
        </w:rPr>
        <w:tab/>
        <w:t>Felsenstein J. The evolutionary advantage of recombination. Genetics. 1974;78(2):737-56. doi: 10.1093/genetics/78.2.737. PubMed PMID: 4448362; PubMed Central PMCID: PMCPMC1213231.</w:t>
      </w:r>
    </w:p>
    <w:p w14:paraId="662CE97D" w14:textId="77777777" w:rsidR="003A1EA6" w:rsidRPr="003A1EA6" w:rsidRDefault="003A1EA6" w:rsidP="003A1EA6">
      <w:pPr>
        <w:pStyle w:val="EndNoteBibliography"/>
        <w:spacing w:after="0"/>
        <w:rPr>
          <w:noProof/>
        </w:rPr>
      </w:pPr>
      <w:r w:rsidRPr="003A1EA6">
        <w:rPr>
          <w:noProof/>
        </w:rPr>
        <w:lastRenderedPageBreak/>
        <w:t>54.</w:t>
      </w:r>
      <w:r w:rsidRPr="003A1EA6">
        <w:rPr>
          <w:noProof/>
        </w:rPr>
        <w:tab/>
        <w:t>Rouzine IM, Wakeley J, Coffin JM. The solitary wave of asexual evolution. Proc Natl Acad Sci U S A. 2003;100(2):587-92. Epub 2003/01/15. doi: 10.1073/pnas.242719299. PubMed PMID: 12525686; PubMed Central PMCID: PMC141040.</w:t>
      </w:r>
    </w:p>
    <w:p w14:paraId="6E4DDE0C" w14:textId="77777777" w:rsidR="003A1EA6" w:rsidRPr="003A1EA6" w:rsidRDefault="003A1EA6" w:rsidP="003A1EA6">
      <w:pPr>
        <w:pStyle w:val="EndNoteBibliography"/>
        <w:spacing w:after="0"/>
        <w:rPr>
          <w:noProof/>
        </w:rPr>
      </w:pPr>
      <w:r w:rsidRPr="003A1EA6">
        <w:rPr>
          <w:noProof/>
        </w:rPr>
        <w:t>55.</w:t>
      </w:r>
      <w:r w:rsidRPr="003A1EA6">
        <w:rPr>
          <w:noProof/>
        </w:rPr>
        <w:tab/>
        <w:t>Hill WG, Robertson A. The effect of linkage on limits to artificial selection. Genet Res. 1966;8(3):269-94. Epub 1966/12/01. PubMed PMID: 5980116.</w:t>
      </w:r>
    </w:p>
    <w:p w14:paraId="5A91735C" w14:textId="77777777" w:rsidR="003A1EA6" w:rsidRPr="003A1EA6" w:rsidRDefault="003A1EA6" w:rsidP="003A1EA6">
      <w:pPr>
        <w:pStyle w:val="EndNoteBibliography"/>
        <w:spacing w:after="0"/>
        <w:rPr>
          <w:noProof/>
        </w:rPr>
      </w:pPr>
      <w:r w:rsidRPr="003A1EA6">
        <w:rPr>
          <w:noProof/>
        </w:rPr>
        <w:t>56.</w:t>
      </w:r>
      <w:r w:rsidRPr="003A1EA6">
        <w:rPr>
          <w:noProof/>
        </w:rPr>
        <w:tab/>
        <w:t>Gerrish PJ, Lenski RE. The fate of competing beneficial mutations in an asexual population. Genetica. 1998;102-103(1-6):127-44. Epub 1998/08/28. PubMed PMID: 9720276.</w:t>
      </w:r>
    </w:p>
    <w:p w14:paraId="041ABF44" w14:textId="77777777" w:rsidR="003A1EA6" w:rsidRPr="003A1EA6" w:rsidRDefault="003A1EA6" w:rsidP="003A1EA6">
      <w:pPr>
        <w:pStyle w:val="EndNoteBibliography"/>
        <w:spacing w:after="0"/>
        <w:rPr>
          <w:noProof/>
        </w:rPr>
      </w:pPr>
      <w:r w:rsidRPr="003A1EA6">
        <w:rPr>
          <w:noProof/>
        </w:rPr>
        <w:t>57.</w:t>
      </w:r>
      <w:r w:rsidRPr="003A1EA6">
        <w:rPr>
          <w:noProof/>
        </w:rPr>
        <w:tab/>
        <w:t>Desai MM, Fisher DS. Beneficial mutation selection balance and the effect of linkage on positive selection. Genetics. 2007;176(3):1759-98. Epub 2007/05/08. doi: 10.1534/genetics.106.067678. PubMed PMID: 17483432; PubMed Central PMCID: PMCPMC1931526.</w:t>
      </w:r>
    </w:p>
    <w:p w14:paraId="53368AC0" w14:textId="77777777" w:rsidR="003A1EA6" w:rsidRPr="003A1EA6" w:rsidRDefault="003A1EA6" w:rsidP="003A1EA6">
      <w:pPr>
        <w:pStyle w:val="EndNoteBibliography"/>
        <w:spacing w:after="0"/>
        <w:rPr>
          <w:noProof/>
        </w:rPr>
      </w:pPr>
      <w:r w:rsidRPr="003A1EA6">
        <w:rPr>
          <w:noProof/>
        </w:rPr>
        <w:t>58.</w:t>
      </w:r>
      <w:r w:rsidRPr="003A1EA6">
        <w:rPr>
          <w:noProof/>
        </w:rPr>
        <w:tab/>
        <w:t>Hallatschek O. The noisy edge of traveling waves. Proc Natl Acad Sci U S A. 2010;108(5):1783-7. PubMed PMID: 21187435.</w:t>
      </w:r>
    </w:p>
    <w:p w14:paraId="2B8D26E7" w14:textId="77777777" w:rsidR="003A1EA6" w:rsidRPr="003A1EA6" w:rsidRDefault="003A1EA6" w:rsidP="003A1EA6">
      <w:pPr>
        <w:pStyle w:val="EndNoteBibliography"/>
        <w:spacing w:after="0"/>
        <w:rPr>
          <w:noProof/>
        </w:rPr>
      </w:pPr>
      <w:r w:rsidRPr="003A1EA6">
        <w:rPr>
          <w:noProof/>
        </w:rPr>
        <w:t>59.</w:t>
      </w:r>
      <w:r w:rsidRPr="003A1EA6">
        <w:rPr>
          <w:noProof/>
        </w:rPr>
        <w:tab/>
        <w:t>Rodriguez-Rivas J, Croce G, Muscat M, Weigt M. Epistatic models predict mutable sites in SARS-CoV-2 proteins and epitopes. Proc Natl Acad Sci U S A. 2022;119(4). Epub 2022/01/14. doi: 10.1073/pnas.2113118119. PubMed PMID: 35022216; PubMed Central PMCID: PMCPMC8795541.</w:t>
      </w:r>
    </w:p>
    <w:p w14:paraId="7838BBEC" w14:textId="77777777" w:rsidR="003A1EA6" w:rsidRPr="003A1EA6" w:rsidRDefault="003A1EA6" w:rsidP="003A1EA6">
      <w:pPr>
        <w:pStyle w:val="EndNoteBibliography"/>
        <w:spacing w:after="0"/>
        <w:rPr>
          <w:noProof/>
        </w:rPr>
      </w:pPr>
      <w:r w:rsidRPr="003A1EA6">
        <w:rPr>
          <w:noProof/>
        </w:rPr>
        <w:t>60.</w:t>
      </w:r>
      <w:r w:rsidRPr="003A1EA6">
        <w:rPr>
          <w:noProof/>
        </w:rPr>
        <w:tab/>
        <w:t>Zeng H-L, Dichio V, Rodríguez Horta E, Thorell K, Aurell E. Global analysis of more than 50,000 SARS-CoV-2 genomes reveals epistasis between eight viral genes. Proceedings of the National Academy of Sciences. 2020;117(49):31519-26. doi: doi:10.1073/pnas.2012331117.</w:t>
      </w:r>
    </w:p>
    <w:p w14:paraId="0E3A9ECF" w14:textId="77777777" w:rsidR="003A1EA6" w:rsidRPr="003A1EA6" w:rsidRDefault="003A1EA6" w:rsidP="003A1EA6">
      <w:pPr>
        <w:pStyle w:val="EndNoteBibliography"/>
        <w:rPr>
          <w:noProof/>
        </w:rPr>
      </w:pPr>
      <w:r w:rsidRPr="003A1EA6">
        <w:rPr>
          <w:noProof/>
        </w:rPr>
        <w:t>61.</w:t>
      </w:r>
      <w:r w:rsidRPr="003A1EA6">
        <w:rPr>
          <w:noProof/>
        </w:rPr>
        <w:tab/>
        <w:t>Batorsky R, Kearney MF, Palmer SE, Maldarelli F, Rouzine IM, Coffin JM. Estimate of effective recombination rate and average selection coefficient for HIV in chronic infection. Proc Natl Acad Sci U S A. 2011;108(14):5661-6. Epub 2011/03/26. doi: 1102036108 [pii]</w:t>
      </w:r>
    </w:p>
    <w:p w14:paraId="53C01ABA" w14:textId="77777777" w:rsidR="003A1EA6" w:rsidRPr="003A1EA6" w:rsidRDefault="003A1EA6" w:rsidP="003A1EA6">
      <w:pPr>
        <w:pStyle w:val="EndNoteBibliography"/>
        <w:spacing w:after="0"/>
        <w:rPr>
          <w:noProof/>
        </w:rPr>
      </w:pPr>
      <w:r w:rsidRPr="003A1EA6">
        <w:rPr>
          <w:noProof/>
        </w:rPr>
        <w:t>10.1073/pnas.1102036108. PubMed PMID: 21436045; PubMed Central PMCID: PMC3078368.</w:t>
      </w:r>
    </w:p>
    <w:p w14:paraId="7DDA5E88" w14:textId="23C4440F" w:rsidR="003A1EA6" w:rsidRPr="003A1EA6" w:rsidRDefault="003A1EA6" w:rsidP="003A1EA6">
      <w:pPr>
        <w:pStyle w:val="EndNoteBibliography"/>
        <w:spacing w:after="0"/>
        <w:rPr>
          <w:noProof/>
        </w:rPr>
      </w:pPr>
      <w:r w:rsidRPr="003A1EA6">
        <w:rPr>
          <w:noProof/>
        </w:rPr>
        <w:t>62.</w:t>
      </w:r>
      <w:r w:rsidRPr="003A1EA6">
        <w:rPr>
          <w:noProof/>
        </w:rPr>
        <w:tab/>
        <w:t xml:space="preserve">Estimating fitness effects of mutations in the presence of genetic linkage [Internet]. 2025. Available from: </w:t>
      </w:r>
      <w:hyperlink r:id="rId30" w:history="1">
        <w:r w:rsidRPr="003A1EA6">
          <w:rPr>
            <w:rStyle w:val="a4"/>
            <w:noProof/>
          </w:rPr>
          <w:t>https://www.biorxiv.org/content/10.1101/2025.11.26.690712v1</w:t>
        </w:r>
      </w:hyperlink>
      <w:r w:rsidRPr="003A1EA6">
        <w:rPr>
          <w:noProof/>
        </w:rPr>
        <w:t>.</w:t>
      </w:r>
    </w:p>
    <w:p w14:paraId="24A9BCDF" w14:textId="77777777" w:rsidR="003A1EA6" w:rsidRPr="003A1EA6" w:rsidRDefault="003A1EA6" w:rsidP="003A1EA6">
      <w:pPr>
        <w:pStyle w:val="EndNoteBibliography"/>
        <w:spacing w:after="0"/>
        <w:rPr>
          <w:noProof/>
        </w:rPr>
      </w:pPr>
      <w:r w:rsidRPr="003A1EA6">
        <w:rPr>
          <w:noProof/>
        </w:rPr>
        <w:t>63.</w:t>
      </w:r>
      <w:r w:rsidRPr="003A1EA6">
        <w:rPr>
          <w:noProof/>
        </w:rPr>
        <w:tab/>
        <w:t>Katoh K, Rozewicki J, Yamada KD. MAFFT online service: multiple sequence alignment, interactive sequence choice and visualization. Brief Bioinform. 2019;20(4):1160-6. doi: 10.1093/bib/bbx108. PubMed PMID: 28968734; PubMed Central PMCID: PMCPMC6781576.</w:t>
      </w:r>
    </w:p>
    <w:p w14:paraId="4B5B998E" w14:textId="77777777" w:rsidR="003A1EA6" w:rsidRPr="003A1EA6" w:rsidRDefault="003A1EA6" w:rsidP="003A1EA6">
      <w:pPr>
        <w:pStyle w:val="EndNoteBibliography"/>
        <w:spacing w:after="0"/>
        <w:rPr>
          <w:noProof/>
        </w:rPr>
      </w:pPr>
      <w:r w:rsidRPr="003A1EA6">
        <w:rPr>
          <w:noProof/>
        </w:rPr>
        <w:t>64.</w:t>
      </w:r>
      <w:r w:rsidRPr="003A1EA6">
        <w:rPr>
          <w:noProof/>
        </w:rPr>
        <w:tab/>
        <w:t>Rouzine IM, Coffin JM. Evolution of human immunodeficiency virus under selection and weak recombination. Genetics. 2005;170(1):7-18. Epub 2005/03/04. doi: 10.1534/genetics.104.029926. PubMed PMID: 15744057; PubMed Central PMCID: PMCPMC1449738.</w:t>
      </w:r>
    </w:p>
    <w:p w14:paraId="42452210" w14:textId="77777777" w:rsidR="003A1EA6" w:rsidRPr="003A1EA6" w:rsidRDefault="003A1EA6" w:rsidP="003A1EA6">
      <w:pPr>
        <w:pStyle w:val="EndNoteBibliography"/>
        <w:spacing w:after="0"/>
        <w:rPr>
          <w:noProof/>
        </w:rPr>
      </w:pPr>
      <w:r w:rsidRPr="003A1EA6">
        <w:rPr>
          <w:noProof/>
        </w:rPr>
        <w:t>65.</w:t>
      </w:r>
      <w:r w:rsidRPr="003A1EA6">
        <w:rPr>
          <w:noProof/>
        </w:rPr>
        <w:tab/>
        <w:t>Neher RA, Leitner T. Recombination rate and selection strength in HIV intra-patient evolution. PLoS Comput Biol. 2010;6(1):e1000660. Epub 2010/02/04. doi: 10.1371/journal.pcbi.1000660. PubMed PMID: 20126527; PubMed Central PMCID: PMC2813257.</w:t>
      </w:r>
    </w:p>
    <w:p w14:paraId="16D559A7" w14:textId="77777777" w:rsidR="003A1EA6" w:rsidRPr="003A1EA6" w:rsidRDefault="003A1EA6" w:rsidP="003A1EA6">
      <w:pPr>
        <w:pStyle w:val="EndNoteBibliography"/>
        <w:rPr>
          <w:noProof/>
        </w:rPr>
      </w:pPr>
      <w:r w:rsidRPr="003A1EA6">
        <w:rPr>
          <w:noProof/>
        </w:rPr>
        <w:t>66.</w:t>
      </w:r>
      <w:r w:rsidRPr="003A1EA6">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p>
    <w:p w14:paraId="62F27F48" w14:textId="48198A24" w:rsidR="00EC09B4" w:rsidRDefault="00EF6A49"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fldChar w:fldCharType="end"/>
      </w:r>
    </w:p>
    <w:sectPr w:rsidR="00EC09B4" w:rsidSect="0066304B">
      <w:footerReference w:type="even" r:id="rId31"/>
      <w:footerReference w:type="default" r:id="rId32"/>
      <w:pgSz w:w="11906" w:h="16838"/>
      <w:pgMar w:top="1134" w:right="1134" w:bottom="1134" w:left="1134" w:header="709" w:footer="709" w:gutter="0"/>
      <w:lnNumType w:countBy="1" w:restart="continuou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Автор" w:date="2026-03-31T14:18:00Z" w:initials="A">
    <w:p w14:paraId="5B0781A9" w14:textId="50CF9F1B" w:rsidR="00B7138F" w:rsidRDefault="00B7138F" w:rsidP="008F041B">
      <w:pPr>
        <w:pStyle w:val="af0"/>
        <w:numPr>
          <w:ilvl w:val="0"/>
          <w:numId w:val="1"/>
        </w:numPr>
      </w:pPr>
      <w:r>
        <w:rPr>
          <w:rStyle w:val="af"/>
        </w:rPr>
        <w:annotationRef/>
      </w:r>
      <w:r>
        <w:t xml:space="preserve">Add secondary alleles </w:t>
      </w:r>
      <w:proofErr w:type="gramStart"/>
      <w:r>
        <w:t>2.Remove</w:t>
      </w:r>
      <w:proofErr w:type="gramEnd"/>
      <w:r>
        <w:t xml:space="preserve"> trend 3. Use terminology 4. Style of font and lines 5. Add star on panel</w:t>
      </w:r>
    </w:p>
  </w:comment>
  <w:comment w:id="6" w:author="Автор" w:date="2026-04-06T21:27:00Z" w:initials="A">
    <w:p w14:paraId="2B54E670" w14:textId="120918A7" w:rsidR="00466C3B" w:rsidRDefault="00466C3B">
      <w:pPr>
        <w:pStyle w:val="af0"/>
      </w:pPr>
      <w:r>
        <w:rPr>
          <w:rStyle w:val="af"/>
        </w:rPr>
        <w:annotationRef/>
      </w:r>
      <w:r>
        <w:t>Done</w:t>
      </w:r>
      <w:r w:rsidR="00E130A8">
        <w:t xml:space="preserve"> (All, Deleterious, compensatory, beneficial, second word </w:t>
      </w:r>
      <w:proofErr w:type="gramStart"/>
      <w:r w:rsidR="00E130A8">
        <w:t>- ,</w:t>
      </w:r>
      <w:proofErr w:type="gramEnd"/>
      <w:r w:rsidR="00E130A8">
        <w:t xml:space="preserve"> change line colors(regular </w:t>
      </w:r>
      <w:proofErr w:type="spellStart"/>
      <w:r w:rsidR="00E130A8">
        <w:t>matlab</w:t>
      </w:r>
      <w:proofErr w:type="spellEnd"/>
      <w:r w:rsidR="00E130A8">
        <w:t xml:space="preserve"> pallet), change star color(brighter), text color same as line, E= delete </w:t>
      </w:r>
      <w:proofErr w:type="spellStart"/>
      <w:r w:rsidR="00E130A8">
        <w:t>jusr</w:t>
      </w:r>
      <w:proofErr w:type="spellEnd"/>
      <w:r w:rsidR="00E130A8">
        <w:t xml:space="preserve"> leave number, increase font, text same as ray, about E in description, change 77 to different color, box top an right delete, change text placement, all in column except beneficial)</w:t>
      </w:r>
    </w:p>
    <w:p w14:paraId="177AD3AD" w14:textId="4A0134D7" w:rsidR="00466C3B" w:rsidRDefault="00466C3B">
      <w:pPr>
        <w:pStyle w:val="af0"/>
      </w:pPr>
    </w:p>
  </w:comment>
  <w:comment w:id="20" w:author="Автор" w:date="2026-03-31T14:31:00Z" w:initials="A">
    <w:p w14:paraId="6EEF99DE" w14:textId="38BB9317" w:rsidR="00B7138F" w:rsidRDefault="00B7138F">
      <w:pPr>
        <w:pStyle w:val="af0"/>
      </w:pPr>
      <w:r>
        <w:rPr>
          <w:rStyle w:val="af"/>
        </w:rPr>
        <w:annotationRef/>
      </w:r>
      <w:r>
        <w:t>Tell more about 10% and the star.</w:t>
      </w:r>
    </w:p>
  </w:comment>
  <w:comment w:id="21" w:author="Автор" w:date="2026-04-06T20:02:00Z" w:initials="A">
    <w:p w14:paraId="109BA1E0" w14:textId="5F1CCA70" w:rsidR="00CF36DD" w:rsidRDefault="00CF36DD">
      <w:pPr>
        <w:pStyle w:val="af0"/>
      </w:pPr>
      <w:r>
        <w:rPr>
          <w:rStyle w:val="af"/>
        </w:rPr>
        <w:annotationRef/>
      </w:r>
      <w:r>
        <w:t>Done</w:t>
      </w:r>
    </w:p>
  </w:comment>
  <w:comment w:id="72" w:author="Автор" w:date="2026-04-07T14:43:00Z" w:initials="A">
    <w:p w14:paraId="3CFBEF9B" w14:textId="3F9FE853" w:rsidR="004D7072" w:rsidRDefault="004D7072">
      <w:pPr>
        <w:pStyle w:val="af0"/>
      </w:pPr>
      <w:r>
        <w:rPr>
          <w:rStyle w:val="af"/>
        </w:rPr>
        <w:annotationRef/>
      </w:r>
      <w:r>
        <w:t>Delete title, delete box (top, right), X – number of alleles</w:t>
      </w:r>
      <w:r w:rsidR="001C6A4D">
        <w:t>, full bars, increase font, roman numbers instead words peak</w:t>
      </w:r>
    </w:p>
  </w:comment>
  <w:comment w:id="73" w:author="Автор" w:date="2026-03-24T14:11:00Z" w:initials="A">
    <w:p w14:paraId="00A0B9BD" w14:textId="284E64EB" w:rsidR="00B7138F" w:rsidRDefault="00B7138F">
      <w:pPr>
        <w:pStyle w:val="af0"/>
      </w:pPr>
      <w:r>
        <w:rPr>
          <w:rStyle w:val="af"/>
        </w:rPr>
        <w:annotationRef/>
      </w:r>
      <w:proofErr w:type="gramStart"/>
      <w:r>
        <w:t>Show  peak</w:t>
      </w:r>
      <w:proofErr w:type="gramEnd"/>
      <w:r>
        <w:t xml:space="preserve"> 1 and peak 2 on the panel</w:t>
      </w:r>
    </w:p>
  </w:comment>
  <w:comment w:id="74" w:author="Автор" w:date="2026-04-06T20:03:00Z" w:initials="A">
    <w:p w14:paraId="3A2EB2D9" w14:textId="3913CAC4" w:rsidR="00CF36DD" w:rsidRDefault="00CF36DD">
      <w:pPr>
        <w:pStyle w:val="af0"/>
      </w:pPr>
      <w:r>
        <w:rPr>
          <w:rStyle w:val="af"/>
        </w:rPr>
        <w:annotationRef/>
      </w:r>
      <w:r>
        <w:t>Done</w:t>
      </w:r>
    </w:p>
  </w:comment>
  <w:comment w:id="75" w:author="Автор" w:date="2026-04-07T14:45:00Z" w:initials="A">
    <w:p w14:paraId="2EAABD67" w14:textId="090159D2" w:rsidR="004D7072" w:rsidRDefault="004D7072">
      <w:pPr>
        <w:pStyle w:val="af0"/>
      </w:pPr>
      <w:r>
        <w:rPr>
          <w:rStyle w:val="af"/>
        </w:rPr>
        <w:annotationRef/>
      </w:r>
      <w:r>
        <w:t xml:space="preserve">Not Serif -&gt; </w:t>
      </w:r>
      <w:proofErr w:type="spellStart"/>
      <w:r>
        <w:t>helvetica</w:t>
      </w:r>
      <w:proofErr w:type="spellEnd"/>
      <w:r>
        <w:t xml:space="preserve">, make font the same for everything, </w:t>
      </w:r>
      <w:proofErr w:type="spellStart"/>
      <w:r>
        <w:t>decreace</w:t>
      </w:r>
      <w:proofErr w:type="spellEnd"/>
      <w:r>
        <w:t xml:space="preserve"> in cells, axis -&gt; bigger, .0 delete</w:t>
      </w:r>
    </w:p>
  </w:comment>
  <w:comment w:id="76" w:author="Автор" w:date="2026-03-24T14:07:00Z" w:initials="A">
    <w:p w14:paraId="1DCA5267" w14:textId="612EBD87" w:rsidR="00B7138F" w:rsidRDefault="00B7138F">
      <w:pPr>
        <w:pStyle w:val="af0"/>
      </w:pPr>
      <w:r>
        <w:rPr>
          <w:rStyle w:val="af"/>
        </w:rPr>
        <w:annotationRef/>
      </w:r>
      <w:r>
        <w:t>Relabel axes.</w:t>
      </w:r>
    </w:p>
  </w:comment>
  <w:comment w:id="77" w:author="Автор" w:date="2026-04-06T20:03:00Z" w:initials="A">
    <w:p w14:paraId="2A58D380" w14:textId="00AA37C5" w:rsidR="00CF36DD" w:rsidRDefault="00CF36DD">
      <w:pPr>
        <w:pStyle w:val="af0"/>
      </w:pPr>
      <w:r>
        <w:rPr>
          <w:rStyle w:val="af"/>
        </w:rPr>
        <w:annotationRef/>
      </w:r>
      <w:r>
        <w:t>Done</w:t>
      </w:r>
    </w:p>
  </w:comment>
  <w:comment w:id="78" w:author="Автор" w:date="2026-03-24T14:30:00Z" w:initials="A">
    <w:p w14:paraId="1633C528" w14:textId="7B9AC392" w:rsidR="00B7138F" w:rsidRDefault="00B7138F">
      <w:pPr>
        <w:pStyle w:val="af0"/>
      </w:pPr>
      <w:r>
        <w:rPr>
          <w:rStyle w:val="af"/>
        </w:rPr>
        <w:annotationRef/>
      </w:r>
      <w:proofErr w:type="gramStart"/>
      <w:r>
        <w:t>Leave  one</w:t>
      </w:r>
      <w:proofErr w:type="gramEnd"/>
      <w:r>
        <w:t xml:space="preserve"> wheel, and state sampling parameters in caption. Connect fig 3 and fig 4. No heatmap.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0781A9" w15:done="0"/>
  <w15:commentEx w15:paraId="177AD3AD" w15:paraIdParent="5B0781A9" w15:done="0"/>
  <w15:commentEx w15:paraId="6EEF99DE" w15:done="0"/>
  <w15:commentEx w15:paraId="109BA1E0" w15:paraIdParent="6EEF99DE" w15:done="0"/>
  <w15:commentEx w15:paraId="3CFBEF9B" w15:done="0"/>
  <w15:commentEx w15:paraId="00A0B9BD" w15:done="0"/>
  <w15:commentEx w15:paraId="3A2EB2D9" w15:paraIdParent="00A0B9BD" w15:done="0"/>
  <w15:commentEx w15:paraId="2EAABD67" w15:done="0"/>
  <w15:commentEx w15:paraId="1DCA5267" w15:done="0"/>
  <w15:commentEx w15:paraId="2A58D380" w15:paraIdParent="1DCA5267" w15:done="0"/>
  <w15:commentEx w15:paraId="1633C5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F969F" w16cex:dateUtc="2026-04-07T11:43:00Z"/>
  <w16cex:commentExtensible w16cex:durableId="2D7F9708" w16cex:dateUtc="2026-04-07T1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0781A9" w16cid:durableId="2D765646"/>
  <w16cid:commentId w16cid:paraId="177AD3AD" w16cid:durableId="2D7EA3B8"/>
  <w16cid:commentId w16cid:paraId="6EEF99DE" w16cid:durableId="2D76593F"/>
  <w16cid:commentId w16cid:paraId="109BA1E0" w16cid:durableId="2D7E8FEE"/>
  <w16cid:commentId w16cid:paraId="3CFBEF9B" w16cid:durableId="2D7F969F"/>
  <w16cid:commentId w16cid:paraId="00A0B9BD" w16cid:durableId="2D6D1A02"/>
  <w16cid:commentId w16cid:paraId="3A2EB2D9" w16cid:durableId="2D7E8FF8"/>
  <w16cid:commentId w16cid:paraId="2EAABD67" w16cid:durableId="2D7F9708"/>
  <w16cid:commentId w16cid:paraId="1DCA5267" w16cid:durableId="2D6D190A"/>
  <w16cid:commentId w16cid:paraId="2A58D380" w16cid:durableId="2D7E8FFF"/>
  <w16cid:commentId w16cid:paraId="1633C528" w16cid:durableId="2D6D1E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E5757" w14:textId="77777777" w:rsidR="00CA3ABF" w:rsidRDefault="00CA3ABF" w:rsidP="00403B5C">
      <w:pPr>
        <w:spacing w:after="0" w:line="240" w:lineRule="auto"/>
      </w:pPr>
      <w:r>
        <w:separator/>
      </w:r>
    </w:p>
  </w:endnote>
  <w:endnote w:type="continuationSeparator" w:id="0">
    <w:p w14:paraId="2FACE0E0" w14:textId="77777777" w:rsidR="00CA3ABF" w:rsidRDefault="00CA3ABF" w:rsidP="0040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8"/>
      </w:rPr>
      <w:id w:val="-1440759662"/>
      <w:docPartObj>
        <w:docPartGallery w:val="Page Numbers (Bottom of Page)"/>
        <w:docPartUnique/>
      </w:docPartObj>
    </w:sdtPr>
    <w:sdtEndPr>
      <w:rPr>
        <w:rStyle w:val="a8"/>
      </w:rPr>
    </w:sdtEndPr>
    <w:sdtContent>
      <w:p w14:paraId="452BF23A" w14:textId="727C0DE5" w:rsidR="00B7138F" w:rsidRDefault="00B7138F" w:rsidP="008F60D5">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end"/>
        </w:r>
      </w:p>
    </w:sdtContent>
  </w:sdt>
  <w:p w14:paraId="3C7A917B" w14:textId="77777777" w:rsidR="00B7138F" w:rsidRDefault="00B7138F" w:rsidP="00403B5C">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8"/>
      </w:rPr>
      <w:id w:val="1579709919"/>
      <w:docPartObj>
        <w:docPartGallery w:val="Page Numbers (Bottom of Page)"/>
        <w:docPartUnique/>
      </w:docPartObj>
    </w:sdtPr>
    <w:sdtEndPr>
      <w:rPr>
        <w:rStyle w:val="a8"/>
      </w:rPr>
    </w:sdtEndPr>
    <w:sdtContent>
      <w:p w14:paraId="1662E14A" w14:textId="26414120" w:rsidR="00B7138F" w:rsidRDefault="00B7138F" w:rsidP="008F60D5">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p>
    </w:sdtContent>
  </w:sdt>
  <w:p w14:paraId="35A502A2" w14:textId="77777777" w:rsidR="00B7138F" w:rsidRDefault="00B7138F" w:rsidP="00403B5C">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77EB1" w14:textId="77777777" w:rsidR="00CA3ABF" w:rsidRDefault="00CA3ABF" w:rsidP="00403B5C">
      <w:pPr>
        <w:spacing w:after="0" w:line="240" w:lineRule="auto"/>
      </w:pPr>
      <w:r>
        <w:separator/>
      </w:r>
    </w:p>
  </w:footnote>
  <w:footnote w:type="continuationSeparator" w:id="0">
    <w:p w14:paraId="742F9F4D" w14:textId="77777777" w:rsidR="00CA3ABF" w:rsidRDefault="00CA3ABF" w:rsidP="00403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C1652F"/>
    <w:multiLevelType w:val="hybridMultilevel"/>
    <w:tmpl w:val="70D291E4"/>
    <w:lvl w:ilvl="0" w:tplc="0BE6C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hideGrammaticalErrors/>
  <w:proofState w:spelling="clean" w:grammar="clean"/>
  <w:trackRevisions/>
  <w:defaultTabStop w:val="72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record-ids&gt;&lt;/item&gt;&lt;/Libraries&gt;"/>
  </w:docVars>
  <w:rsids>
    <w:rsidRoot w:val="0087149A"/>
    <w:rsid w:val="000018A6"/>
    <w:rsid w:val="00012969"/>
    <w:rsid w:val="00021C16"/>
    <w:rsid w:val="00022075"/>
    <w:rsid w:val="00022F0E"/>
    <w:rsid w:val="000237D1"/>
    <w:rsid w:val="0002555E"/>
    <w:rsid w:val="00040928"/>
    <w:rsid w:val="0005018A"/>
    <w:rsid w:val="00050B99"/>
    <w:rsid w:val="00051F17"/>
    <w:rsid w:val="000704EE"/>
    <w:rsid w:val="000772D9"/>
    <w:rsid w:val="00081885"/>
    <w:rsid w:val="00093E61"/>
    <w:rsid w:val="000A7332"/>
    <w:rsid w:val="000B7415"/>
    <w:rsid w:val="000D6E6E"/>
    <w:rsid w:val="000E1076"/>
    <w:rsid w:val="000E3942"/>
    <w:rsid w:val="000E77EB"/>
    <w:rsid w:val="000F22EE"/>
    <w:rsid w:val="000F6DF9"/>
    <w:rsid w:val="000F7FF0"/>
    <w:rsid w:val="00101F13"/>
    <w:rsid w:val="00114B32"/>
    <w:rsid w:val="00136421"/>
    <w:rsid w:val="001401ED"/>
    <w:rsid w:val="00144B10"/>
    <w:rsid w:val="00150B08"/>
    <w:rsid w:val="001543AF"/>
    <w:rsid w:val="001552C4"/>
    <w:rsid w:val="00157A64"/>
    <w:rsid w:val="00161711"/>
    <w:rsid w:val="00167192"/>
    <w:rsid w:val="00177FDD"/>
    <w:rsid w:val="001820FF"/>
    <w:rsid w:val="00182B0E"/>
    <w:rsid w:val="00190BB7"/>
    <w:rsid w:val="00191392"/>
    <w:rsid w:val="00192CCC"/>
    <w:rsid w:val="0019511E"/>
    <w:rsid w:val="001A3293"/>
    <w:rsid w:val="001A35A3"/>
    <w:rsid w:val="001B0976"/>
    <w:rsid w:val="001B1902"/>
    <w:rsid w:val="001C6A4D"/>
    <w:rsid w:val="001C746C"/>
    <w:rsid w:val="001D21CF"/>
    <w:rsid w:val="001D360D"/>
    <w:rsid w:val="001E5656"/>
    <w:rsid w:val="001E5EAD"/>
    <w:rsid w:val="001E7145"/>
    <w:rsid w:val="001F204E"/>
    <w:rsid w:val="00203E5E"/>
    <w:rsid w:val="00221F9E"/>
    <w:rsid w:val="00231D32"/>
    <w:rsid w:val="00244C24"/>
    <w:rsid w:val="00247B71"/>
    <w:rsid w:val="002502EA"/>
    <w:rsid w:val="0026796C"/>
    <w:rsid w:val="00270598"/>
    <w:rsid w:val="00271A3E"/>
    <w:rsid w:val="0028747D"/>
    <w:rsid w:val="002A2B25"/>
    <w:rsid w:val="002A2D9A"/>
    <w:rsid w:val="002B2E45"/>
    <w:rsid w:val="002C11AB"/>
    <w:rsid w:val="002C240E"/>
    <w:rsid w:val="002C4707"/>
    <w:rsid w:val="002C66A8"/>
    <w:rsid w:val="002C744F"/>
    <w:rsid w:val="002D3F8F"/>
    <w:rsid w:val="002D736E"/>
    <w:rsid w:val="002E47E3"/>
    <w:rsid w:val="002F5C3B"/>
    <w:rsid w:val="00306C71"/>
    <w:rsid w:val="003141A2"/>
    <w:rsid w:val="00316475"/>
    <w:rsid w:val="00317F3D"/>
    <w:rsid w:val="003201A0"/>
    <w:rsid w:val="003319E3"/>
    <w:rsid w:val="00365A8A"/>
    <w:rsid w:val="00365CCC"/>
    <w:rsid w:val="00367C63"/>
    <w:rsid w:val="00395CF5"/>
    <w:rsid w:val="003A1EA6"/>
    <w:rsid w:val="003A23D7"/>
    <w:rsid w:val="003A5E2B"/>
    <w:rsid w:val="003C3D3C"/>
    <w:rsid w:val="003C4E3B"/>
    <w:rsid w:val="003F2820"/>
    <w:rsid w:val="003F4C32"/>
    <w:rsid w:val="003F5305"/>
    <w:rsid w:val="00401A76"/>
    <w:rsid w:val="00403B5C"/>
    <w:rsid w:val="00404A22"/>
    <w:rsid w:val="004144AC"/>
    <w:rsid w:val="0043143B"/>
    <w:rsid w:val="00435B03"/>
    <w:rsid w:val="00447911"/>
    <w:rsid w:val="0045051E"/>
    <w:rsid w:val="00461CCA"/>
    <w:rsid w:val="00461F65"/>
    <w:rsid w:val="00466C3B"/>
    <w:rsid w:val="004868F0"/>
    <w:rsid w:val="00495DC9"/>
    <w:rsid w:val="004A5170"/>
    <w:rsid w:val="004A6B93"/>
    <w:rsid w:val="004D4EEA"/>
    <w:rsid w:val="004D53FB"/>
    <w:rsid w:val="004D7072"/>
    <w:rsid w:val="004E6C9D"/>
    <w:rsid w:val="004E7B17"/>
    <w:rsid w:val="004F6E6D"/>
    <w:rsid w:val="004F7EC4"/>
    <w:rsid w:val="00517989"/>
    <w:rsid w:val="005209BB"/>
    <w:rsid w:val="00527497"/>
    <w:rsid w:val="00533F85"/>
    <w:rsid w:val="00535229"/>
    <w:rsid w:val="00542736"/>
    <w:rsid w:val="00544C36"/>
    <w:rsid w:val="00545794"/>
    <w:rsid w:val="00547091"/>
    <w:rsid w:val="00557C49"/>
    <w:rsid w:val="005620C4"/>
    <w:rsid w:val="00562299"/>
    <w:rsid w:val="00565D3D"/>
    <w:rsid w:val="00571015"/>
    <w:rsid w:val="00575CB2"/>
    <w:rsid w:val="005876A5"/>
    <w:rsid w:val="005877C3"/>
    <w:rsid w:val="00596AF4"/>
    <w:rsid w:val="005A5655"/>
    <w:rsid w:val="005C2765"/>
    <w:rsid w:val="005C4B74"/>
    <w:rsid w:val="005E310B"/>
    <w:rsid w:val="005F40F7"/>
    <w:rsid w:val="005F4A99"/>
    <w:rsid w:val="006019E7"/>
    <w:rsid w:val="00613CD6"/>
    <w:rsid w:val="00620645"/>
    <w:rsid w:val="00620D41"/>
    <w:rsid w:val="006219B0"/>
    <w:rsid w:val="00623ABA"/>
    <w:rsid w:val="00626F04"/>
    <w:rsid w:val="0063337E"/>
    <w:rsid w:val="00635299"/>
    <w:rsid w:val="006363C9"/>
    <w:rsid w:val="006452A2"/>
    <w:rsid w:val="006510AC"/>
    <w:rsid w:val="00651F13"/>
    <w:rsid w:val="00653793"/>
    <w:rsid w:val="00655546"/>
    <w:rsid w:val="0066304B"/>
    <w:rsid w:val="006666A4"/>
    <w:rsid w:val="0066708E"/>
    <w:rsid w:val="00673BDA"/>
    <w:rsid w:val="00680B1F"/>
    <w:rsid w:val="00682101"/>
    <w:rsid w:val="00691F57"/>
    <w:rsid w:val="00694034"/>
    <w:rsid w:val="00694FF2"/>
    <w:rsid w:val="006A4A01"/>
    <w:rsid w:val="006B3D86"/>
    <w:rsid w:val="006B6362"/>
    <w:rsid w:val="006E06B2"/>
    <w:rsid w:val="00714998"/>
    <w:rsid w:val="0071539E"/>
    <w:rsid w:val="00722C96"/>
    <w:rsid w:val="00742F5B"/>
    <w:rsid w:val="00750649"/>
    <w:rsid w:val="007552B1"/>
    <w:rsid w:val="007600E9"/>
    <w:rsid w:val="0076272C"/>
    <w:rsid w:val="0078018E"/>
    <w:rsid w:val="007A71E2"/>
    <w:rsid w:val="007E084A"/>
    <w:rsid w:val="007E5343"/>
    <w:rsid w:val="007E5406"/>
    <w:rsid w:val="007E61EB"/>
    <w:rsid w:val="007E68FB"/>
    <w:rsid w:val="007E76DC"/>
    <w:rsid w:val="007F0FC0"/>
    <w:rsid w:val="007F5365"/>
    <w:rsid w:val="00807103"/>
    <w:rsid w:val="0081136A"/>
    <w:rsid w:val="00832F25"/>
    <w:rsid w:val="008343EE"/>
    <w:rsid w:val="00836521"/>
    <w:rsid w:val="00847FD9"/>
    <w:rsid w:val="008504C0"/>
    <w:rsid w:val="008525E7"/>
    <w:rsid w:val="008548FD"/>
    <w:rsid w:val="00854946"/>
    <w:rsid w:val="008606E0"/>
    <w:rsid w:val="00862383"/>
    <w:rsid w:val="0087149A"/>
    <w:rsid w:val="00875AB2"/>
    <w:rsid w:val="008766D7"/>
    <w:rsid w:val="00876BF7"/>
    <w:rsid w:val="00880ED6"/>
    <w:rsid w:val="00891CAF"/>
    <w:rsid w:val="00892416"/>
    <w:rsid w:val="008A352D"/>
    <w:rsid w:val="008A7AEC"/>
    <w:rsid w:val="008A7F46"/>
    <w:rsid w:val="008B3193"/>
    <w:rsid w:val="008B73A5"/>
    <w:rsid w:val="008D006D"/>
    <w:rsid w:val="008D1F85"/>
    <w:rsid w:val="008E3554"/>
    <w:rsid w:val="008F041B"/>
    <w:rsid w:val="008F24A0"/>
    <w:rsid w:val="008F5971"/>
    <w:rsid w:val="008F60D5"/>
    <w:rsid w:val="008F6F21"/>
    <w:rsid w:val="00903C28"/>
    <w:rsid w:val="00905F86"/>
    <w:rsid w:val="00915E75"/>
    <w:rsid w:val="00924FE5"/>
    <w:rsid w:val="00927A18"/>
    <w:rsid w:val="009307F9"/>
    <w:rsid w:val="009413C4"/>
    <w:rsid w:val="00975958"/>
    <w:rsid w:val="009827A8"/>
    <w:rsid w:val="00982D9E"/>
    <w:rsid w:val="00993F6F"/>
    <w:rsid w:val="009A1A23"/>
    <w:rsid w:val="009F2839"/>
    <w:rsid w:val="009F5D33"/>
    <w:rsid w:val="009F5FD0"/>
    <w:rsid w:val="00A007CF"/>
    <w:rsid w:val="00A02D48"/>
    <w:rsid w:val="00A056E5"/>
    <w:rsid w:val="00A13279"/>
    <w:rsid w:val="00A16F07"/>
    <w:rsid w:val="00A170E0"/>
    <w:rsid w:val="00A23158"/>
    <w:rsid w:val="00A27D66"/>
    <w:rsid w:val="00A30012"/>
    <w:rsid w:val="00A315BB"/>
    <w:rsid w:val="00A32AB0"/>
    <w:rsid w:val="00A417DA"/>
    <w:rsid w:val="00A45DF9"/>
    <w:rsid w:val="00A479C3"/>
    <w:rsid w:val="00A50832"/>
    <w:rsid w:val="00A56DCD"/>
    <w:rsid w:val="00A72EB3"/>
    <w:rsid w:val="00A824AD"/>
    <w:rsid w:val="00A82F67"/>
    <w:rsid w:val="00A863A5"/>
    <w:rsid w:val="00A8690C"/>
    <w:rsid w:val="00A87BD0"/>
    <w:rsid w:val="00A97F32"/>
    <w:rsid w:val="00AA1A88"/>
    <w:rsid w:val="00AB2BF2"/>
    <w:rsid w:val="00AB5E6D"/>
    <w:rsid w:val="00AC30E2"/>
    <w:rsid w:val="00AC6799"/>
    <w:rsid w:val="00AD43F8"/>
    <w:rsid w:val="00AE78CB"/>
    <w:rsid w:val="00B046D4"/>
    <w:rsid w:val="00B113EE"/>
    <w:rsid w:val="00B15B85"/>
    <w:rsid w:val="00B21171"/>
    <w:rsid w:val="00B26380"/>
    <w:rsid w:val="00B310A3"/>
    <w:rsid w:val="00B313E7"/>
    <w:rsid w:val="00B43181"/>
    <w:rsid w:val="00B67E12"/>
    <w:rsid w:val="00B7138F"/>
    <w:rsid w:val="00B72207"/>
    <w:rsid w:val="00B833CB"/>
    <w:rsid w:val="00B863EF"/>
    <w:rsid w:val="00B872A7"/>
    <w:rsid w:val="00BA65D7"/>
    <w:rsid w:val="00BB6F54"/>
    <w:rsid w:val="00BD4AE0"/>
    <w:rsid w:val="00BE0056"/>
    <w:rsid w:val="00BE28E0"/>
    <w:rsid w:val="00BE537C"/>
    <w:rsid w:val="00BF15E8"/>
    <w:rsid w:val="00C00E06"/>
    <w:rsid w:val="00C12928"/>
    <w:rsid w:val="00C24E90"/>
    <w:rsid w:val="00C37312"/>
    <w:rsid w:val="00C44020"/>
    <w:rsid w:val="00C46D0B"/>
    <w:rsid w:val="00C52B27"/>
    <w:rsid w:val="00C62EDA"/>
    <w:rsid w:val="00C704E0"/>
    <w:rsid w:val="00C93F5D"/>
    <w:rsid w:val="00CA3ABF"/>
    <w:rsid w:val="00CA6AFA"/>
    <w:rsid w:val="00CC2C32"/>
    <w:rsid w:val="00CC3464"/>
    <w:rsid w:val="00CC5EE8"/>
    <w:rsid w:val="00CC751C"/>
    <w:rsid w:val="00CD62A9"/>
    <w:rsid w:val="00CE0DB0"/>
    <w:rsid w:val="00CE1FFD"/>
    <w:rsid w:val="00CF36DD"/>
    <w:rsid w:val="00D03890"/>
    <w:rsid w:val="00D4242A"/>
    <w:rsid w:val="00D45393"/>
    <w:rsid w:val="00D65C4C"/>
    <w:rsid w:val="00D7018D"/>
    <w:rsid w:val="00D71EE0"/>
    <w:rsid w:val="00D72BC0"/>
    <w:rsid w:val="00D90F91"/>
    <w:rsid w:val="00DC293B"/>
    <w:rsid w:val="00DD08D2"/>
    <w:rsid w:val="00DD3CC6"/>
    <w:rsid w:val="00DF6493"/>
    <w:rsid w:val="00E0129D"/>
    <w:rsid w:val="00E07455"/>
    <w:rsid w:val="00E130A8"/>
    <w:rsid w:val="00E21D7E"/>
    <w:rsid w:val="00E2390C"/>
    <w:rsid w:val="00E301A7"/>
    <w:rsid w:val="00E330A9"/>
    <w:rsid w:val="00E35B27"/>
    <w:rsid w:val="00E3739B"/>
    <w:rsid w:val="00E44D47"/>
    <w:rsid w:val="00E44E47"/>
    <w:rsid w:val="00E52F66"/>
    <w:rsid w:val="00E65540"/>
    <w:rsid w:val="00E97715"/>
    <w:rsid w:val="00EC09B4"/>
    <w:rsid w:val="00EC196E"/>
    <w:rsid w:val="00EC317A"/>
    <w:rsid w:val="00EC66E4"/>
    <w:rsid w:val="00EE0715"/>
    <w:rsid w:val="00EF6A49"/>
    <w:rsid w:val="00F002B2"/>
    <w:rsid w:val="00F20CEA"/>
    <w:rsid w:val="00F23D21"/>
    <w:rsid w:val="00F26BDE"/>
    <w:rsid w:val="00F32EEC"/>
    <w:rsid w:val="00F3397C"/>
    <w:rsid w:val="00F355BC"/>
    <w:rsid w:val="00F35E51"/>
    <w:rsid w:val="00F51558"/>
    <w:rsid w:val="00F53701"/>
    <w:rsid w:val="00F56F71"/>
    <w:rsid w:val="00F57B46"/>
    <w:rsid w:val="00F606DB"/>
    <w:rsid w:val="00F65873"/>
    <w:rsid w:val="00F706D7"/>
    <w:rsid w:val="00F812CC"/>
    <w:rsid w:val="00F9174A"/>
    <w:rsid w:val="00F924C6"/>
    <w:rsid w:val="00F935B8"/>
    <w:rsid w:val="00F9660E"/>
    <w:rsid w:val="00FA7B51"/>
    <w:rsid w:val="00FC42D9"/>
    <w:rsid w:val="00FC430C"/>
    <w:rsid w:val="00FC442F"/>
    <w:rsid w:val="00FC4B93"/>
    <w:rsid w:val="00FD2514"/>
    <w:rsid w:val="00FD6245"/>
    <w:rsid w:val="00FE20AF"/>
    <w:rsid w:val="00FE28DE"/>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a4">
    <w:name w:val="Hyperlink"/>
    <w:basedOn w:val="a0"/>
    <w:uiPriority w:val="99"/>
    <w:unhideWhenUsed/>
    <w:rsid w:val="00626F04"/>
    <w:rPr>
      <w:color w:val="0000FF" w:themeColor="hyperlink"/>
      <w:u w:val="single"/>
    </w:rPr>
  </w:style>
  <w:style w:type="character" w:styleId="a5">
    <w:name w:val="Unresolved Mention"/>
    <w:basedOn w:val="a0"/>
    <w:uiPriority w:val="99"/>
    <w:semiHidden/>
    <w:unhideWhenUsed/>
    <w:rsid w:val="00626F04"/>
    <w:rPr>
      <w:color w:val="605E5C"/>
      <w:shd w:val="clear" w:color="auto" w:fill="E1DFDD"/>
    </w:rPr>
  </w:style>
  <w:style w:type="paragraph" w:styleId="a6">
    <w:name w:val="footer"/>
    <w:basedOn w:val="a"/>
    <w:link w:val="a7"/>
    <w:uiPriority w:val="99"/>
    <w:unhideWhenUsed/>
    <w:rsid w:val="00403B5C"/>
    <w:pPr>
      <w:tabs>
        <w:tab w:val="center" w:pos="4513"/>
        <w:tab w:val="right" w:pos="9026"/>
      </w:tabs>
      <w:spacing w:after="0" w:line="240" w:lineRule="auto"/>
    </w:pPr>
  </w:style>
  <w:style w:type="character" w:customStyle="1" w:styleId="a7">
    <w:name w:val="Нижний колонтитул Знак"/>
    <w:basedOn w:val="a0"/>
    <w:link w:val="a6"/>
    <w:uiPriority w:val="99"/>
    <w:rsid w:val="00403B5C"/>
  </w:style>
  <w:style w:type="character" w:styleId="a8">
    <w:name w:val="page number"/>
    <w:basedOn w:val="a0"/>
    <w:uiPriority w:val="99"/>
    <w:semiHidden/>
    <w:unhideWhenUsed/>
    <w:rsid w:val="00403B5C"/>
  </w:style>
  <w:style w:type="character" w:styleId="a9">
    <w:name w:val="line number"/>
    <w:basedOn w:val="a0"/>
    <w:uiPriority w:val="99"/>
    <w:semiHidden/>
    <w:unhideWhenUsed/>
    <w:rsid w:val="0066304B"/>
  </w:style>
  <w:style w:type="paragraph" w:styleId="aa">
    <w:name w:val="Revision"/>
    <w:hidden/>
    <w:uiPriority w:val="99"/>
    <w:semiHidden/>
    <w:rsid w:val="001A35A3"/>
    <w:pPr>
      <w:spacing w:after="0" w:line="240" w:lineRule="auto"/>
    </w:pPr>
  </w:style>
  <w:style w:type="character" w:customStyle="1" w:styleId="apple-converted-space">
    <w:name w:val="apple-converted-space"/>
    <w:basedOn w:val="a0"/>
    <w:rsid w:val="00535229"/>
  </w:style>
  <w:style w:type="character" w:styleId="ab">
    <w:name w:val="Placeholder Text"/>
    <w:basedOn w:val="a0"/>
    <w:uiPriority w:val="99"/>
    <w:semiHidden/>
    <w:rsid w:val="00655546"/>
    <w:rPr>
      <w:color w:val="808080"/>
    </w:rPr>
  </w:style>
  <w:style w:type="character" w:styleId="ac">
    <w:name w:val="FollowedHyperlink"/>
    <w:basedOn w:val="a0"/>
    <w:uiPriority w:val="99"/>
    <w:semiHidden/>
    <w:unhideWhenUsed/>
    <w:rsid w:val="00915E75"/>
    <w:rPr>
      <w:color w:val="800080" w:themeColor="followedHyperlink"/>
      <w:u w:val="single"/>
    </w:rPr>
  </w:style>
  <w:style w:type="paragraph" w:customStyle="1" w:styleId="EndNoteBibliographyTitle">
    <w:name w:val="EndNote Bibliography Title"/>
    <w:basedOn w:val="a"/>
    <w:link w:val="EndNoteBibliographyTitleChar"/>
    <w:rsid w:val="00E3739B"/>
    <w:pPr>
      <w:spacing w:after="0"/>
      <w:jc w:val="center"/>
    </w:pPr>
  </w:style>
  <w:style w:type="character" w:customStyle="1" w:styleId="EndNoteBibliographyTitleChar">
    <w:name w:val="EndNote Bibliography Title Char"/>
    <w:basedOn w:val="a0"/>
    <w:link w:val="EndNoteBibliographyTitle"/>
    <w:rsid w:val="00E3739B"/>
  </w:style>
  <w:style w:type="paragraph" w:customStyle="1" w:styleId="EndNoteBibliography">
    <w:name w:val="EndNote Bibliography"/>
    <w:basedOn w:val="a"/>
    <w:link w:val="EndNoteBibliographyChar"/>
    <w:rsid w:val="00E3739B"/>
    <w:pPr>
      <w:spacing w:line="240" w:lineRule="auto"/>
      <w:jc w:val="both"/>
    </w:pPr>
  </w:style>
  <w:style w:type="character" w:customStyle="1" w:styleId="EndNoteBibliographyChar">
    <w:name w:val="EndNote Bibliography Char"/>
    <w:basedOn w:val="a0"/>
    <w:link w:val="EndNoteBibliography"/>
    <w:rsid w:val="00E3739B"/>
  </w:style>
  <w:style w:type="paragraph" w:styleId="ad">
    <w:name w:val="Balloon Text"/>
    <w:basedOn w:val="a"/>
    <w:link w:val="ae"/>
    <w:uiPriority w:val="99"/>
    <w:semiHidden/>
    <w:unhideWhenUsed/>
    <w:rsid w:val="008F60D5"/>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8F60D5"/>
    <w:rPr>
      <w:rFonts w:ascii="Segoe UI" w:hAnsi="Segoe UI" w:cs="Segoe UI"/>
      <w:sz w:val="18"/>
      <w:szCs w:val="18"/>
    </w:rPr>
  </w:style>
  <w:style w:type="character" w:styleId="af">
    <w:name w:val="annotation reference"/>
    <w:basedOn w:val="a0"/>
    <w:uiPriority w:val="99"/>
    <w:semiHidden/>
    <w:unhideWhenUsed/>
    <w:rsid w:val="00DC293B"/>
    <w:rPr>
      <w:sz w:val="16"/>
      <w:szCs w:val="16"/>
    </w:rPr>
  </w:style>
  <w:style w:type="paragraph" w:styleId="af0">
    <w:name w:val="annotation text"/>
    <w:basedOn w:val="a"/>
    <w:link w:val="af1"/>
    <w:uiPriority w:val="99"/>
    <w:semiHidden/>
    <w:unhideWhenUsed/>
    <w:rsid w:val="00DC293B"/>
    <w:pPr>
      <w:spacing w:line="240" w:lineRule="auto"/>
    </w:pPr>
    <w:rPr>
      <w:sz w:val="20"/>
      <w:szCs w:val="20"/>
    </w:rPr>
  </w:style>
  <w:style w:type="character" w:customStyle="1" w:styleId="af1">
    <w:name w:val="Текст примечания Знак"/>
    <w:basedOn w:val="a0"/>
    <w:link w:val="af0"/>
    <w:uiPriority w:val="99"/>
    <w:semiHidden/>
    <w:rsid w:val="00DC293B"/>
    <w:rPr>
      <w:sz w:val="20"/>
      <w:szCs w:val="20"/>
    </w:rPr>
  </w:style>
  <w:style w:type="paragraph" w:styleId="af2">
    <w:name w:val="annotation subject"/>
    <w:basedOn w:val="af0"/>
    <w:next w:val="af0"/>
    <w:link w:val="af3"/>
    <w:uiPriority w:val="99"/>
    <w:semiHidden/>
    <w:unhideWhenUsed/>
    <w:rsid w:val="00DC293B"/>
    <w:rPr>
      <w:b/>
      <w:bCs/>
    </w:rPr>
  </w:style>
  <w:style w:type="character" w:customStyle="1" w:styleId="af3">
    <w:name w:val="Тема примечания Знак"/>
    <w:basedOn w:val="af1"/>
    <w:link w:val="af2"/>
    <w:uiPriority w:val="99"/>
    <w:semiHidden/>
    <w:rsid w:val="00DC29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yperlink" Target="https://doi.org/10.1515/9783110697384"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github.com/FireFrog17/Fundamental-restriction-on-epistasis-detection-and-fitness-valleys-in-virus-evolution-Data" TargetMode="External"/><Relationship Id="rId29" Type="http://schemas.openxmlformats.org/officeDocument/2006/relationships/hyperlink" Target="https://www.nature.com/articles/nrg3747"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11.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10" Type="http://schemas.microsoft.com/office/2011/relationships/commentsExtended" Target="commentsExtended.xml"/><Relationship Id="rId19" Type="http://schemas.openxmlformats.org/officeDocument/2006/relationships/hyperlink" Target="https://github.com/FireFrog17/Fundamental-restriction-on-epistasis-detection-and-fitness-valleys-in-virus-evolution-Data"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biorxiv.org/content/10.1101/2025.11.26.690712v1"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17702</Words>
  <Characters>100903</Characters>
  <Application>Microsoft Office Word</Application>
  <DocSecurity>0</DocSecurity>
  <Lines>840</Lines>
  <Paragraphs>236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LinksUpToDate>false</LinksUpToDate>
  <CharactersWithSpaces>118369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2026-03-30T18:31:00Z</dcterms:created>
  <dcterms:modified xsi:type="dcterms:W3CDTF">2026-04-07T11:50:00Z</dcterms:modified>
  <cp:version>04.2000</cp:version>
</cp:coreProperties>
</file>