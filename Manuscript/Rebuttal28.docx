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980A" w14:textId="5C28BB0D" w:rsidR="00563697" w:rsidRDefault="00563697" w:rsidP="00563697">
      <w:pPr>
        <w:jc w:val="center"/>
        <w:rPr>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lang w:val="en-US"/>
        </w:rPr>
        <w:t>Reply to Reviewers</w:t>
      </w:r>
    </w:p>
    <w:p w14:paraId="219CB62B" w14:textId="14055E4C" w:rsidR="00563697" w:rsidRPr="00BA5067" w:rsidRDefault="00563697" w:rsidP="00563697">
      <w:pPr>
        <w:jc w:val="center"/>
        <w:rPr>
          <w:rFonts w:ascii="Helvetica" w:hAnsi="Helvetica"/>
          <w:color w:val="000000"/>
          <w:sz w:val="22"/>
          <w:szCs w:val="22"/>
          <w:shd w:val="clear" w:color="auto" w:fill="FFFFFF"/>
          <w:lang w:val="en-US"/>
        </w:rPr>
      </w:pPr>
    </w:p>
    <w:p w14:paraId="2CFF58CF" w14:textId="628D476C" w:rsidR="00563697" w:rsidRPr="00BA5067" w:rsidRDefault="00563697" w:rsidP="00563697">
      <w:pPr>
        <w:rPr>
          <w:rFonts w:ascii="Helvetica" w:hAnsi="Helvetica"/>
          <w:color w:val="000000"/>
          <w:sz w:val="22"/>
          <w:szCs w:val="22"/>
          <w:shd w:val="clear" w:color="auto" w:fill="FFFFFF"/>
          <w:lang w:val="en-US"/>
        </w:rPr>
      </w:pPr>
      <w:r w:rsidRPr="00BA5067">
        <w:rPr>
          <w:rFonts w:ascii="Helvetica" w:hAnsi="Helvetica"/>
          <w:color w:val="000000"/>
          <w:sz w:val="22"/>
          <w:szCs w:val="22"/>
          <w:shd w:val="clear" w:color="auto" w:fill="FFFFFF"/>
          <w:lang w:val="en-US"/>
        </w:rPr>
        <w:t>Line numbers</w:t>
      </w:r>
      <w:r w:rsidR="00BA5067">
        <w:rPr>
          <w:rFonts w:ascii="Helvetica" w:hAnsi="Helvetica"/>
          <w:color w:val="000000"/>
          <w:sz w:val="22"/>
          <w:szCs w:val="22"/>
          <w:shd w:val="clear" w:color="auto" w:fill="FFFFFF"/>
          <w:lang w:val="en-US"/>
        </w:rPr>
        <w:t xml:space="preserve"> given below</w:t>
      </w:r>
      <w:r w:rsidRPr="00BA5067">
        <w:rPr>
          <w:rFonts w:ascii="Helvetica" w:hAnsi="Helvetica"/>
          <w:color w:val="000000"/>
          <w:sz w:val="22"/>
          <w:szCs w:val="22"/>
          <w:shd w:val="clear" w:color="auto" w:fill="FFFFFF"/>
          <w:lang w:val="en-US"/>
        </w:rPr>
        <w:t xml:space="preserve"> correspond to the </w:t>
      </w:r>
      <w:r w:rsidR="00BA5067" w:rsidRPr="00BA5067">
        <w:rPr>
          <w:rFonts w:ascii="Helvetica" w:hAnsi="Helvetica"/>
          <w:color w:val="000000"/>
          <w:sz w:val="22"/>
          <w:szCs w:val="22"/>
          <w:shd w:val="clear" w:color="auto" w:fill="FFFFFF"/>
          <w:lang w:val="en-US"/>
        </w:rPr>
        <w:t xml:space="preserve">revised manuscript </w:t>
      </w:r>
      <w:r w:rsidRPr="00BA5067">
        <w:rPr>
          <w:rFonts w:ascii="Helvetica" w:hAnsi="Helvetica"/>
          <w:color w:val="000000"/>
          <w:sz w:val="22"/>
          <w:szCs w:val="22"/>
          <w:shd w:val="clear" w:color="auto" w:fill="FFFFFF"/>
          <w:lang w:val="en-US"/>
        </w:rPr>
        <w:t>version with highlighted changes.</w:t>
      </w:r>
    </w:p>
    <w:p w14:paraId="046FBB88" w14:textId="77777777" w:rsidR="00563697" w:rsidRDefault="00563697">
      <w:pPr>
        <w:rPr>
          <w:rFonts w:ascii="Helvetica" w:hAnsi="Helvetica"/>
          <w:b/>
          <w:color w:val="000000"/>
          <w:sz w:val="22"/>
          <w:szCs w:val="22"/>
          <w:shd w:val="clear" w:color="auto" w:fill="FFFFFF"/>
        </w:rPr>
      </w:pPr>
    </w:p>
    <w:p w14:paraId="1B728C51" w14:textId="76DC81E2" w:rsidR="00C90772" w:rsidRPr="003552A3" w:rsidRDefault="00133529">
      <w:pPr>
        <w:rPr>
          <w:rFonts w:ascii="Helvetica" w:hAnsi="Helvetica"/>
          <w:b/>
          <w:color w:val="000000"/>
          <w:sz w:val="22"/>
          <w:szCs w:val="22"/>
        </w:rPr>
      </w:pPr>
      <w:r w:rsidRPr="003552A3">
        <w:rPr>
          <w:rFonts w:ascii="Helvetica" w:hAnsi="Helvetica"/>
          <w:b/>
          <w:color w:val="000000"/>
          <w:sz w:val="22"/>
          <w:szCs w:val="22"/>
          <w:shd w:val="clear" w:color="auto" w:fill="FFFFFF"/>
        </w:rPr>
        <w:t>Reviewer #1 :</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r w:rsidRPr="003552A3">
        <w:rPr>
          <w:rFonts w:ascii="Helvetica" w:hAnsi="Helvetica"/>
          <w:b/>
          <w:color w:val="000000"/>
          <w:sz w:val="22"/>
          <w:szCs w:val="22"/>
        </w:rPr>
        <w:br/>
      </w:r>
      <w:r w:rsidRPr="003552A3">
        <w:rPr>
          <w:rFonts w:ascii="Helvetica" w:hAnsi="Helvetica"/>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p>
    <w:p w14:paraId="4C1210E1" w14:textId="444CC9F2" w:rsidR="00C90772" w:rsidRPr="003552A3" w:rsidRDefault="00E24495">
      <w:pPr>
        <w:rPr>
          <w:rFonts w:ascii="Helvetica" w:hAnsi="Helvetica"/>
          <w:color w:val="000000"/>
          <w:sz w:val="22"/>
          <w:szCs w:val="22"/>
          <w:lang w:val="en-US"/>
        </w:rPr>
      </w:pPr>
      <w:r>
        <w:rPr>
          <w:rFonts w:ascii="Helvetica" w:hAnsi="Helvetica"/>
          <w:color w:val="000000"/>
          <w:sz w:val="22"/>
          <w:szCs w:val="22"/>
          <w:lang w:val="en-US"/>
        </w:rPr>
        <w:t>T</w:t>
      </w:r>
      <w:r w:rsidR="00C90772" w:rsidRPr="003552A3">
        <w:rPr>
          <w:rFonts w:ascii="Helvetica" w:hAnsi="Helvetica"/>
          <w:color w:val="000000"/>
          <w:sz w:val="22"/>
          <w:szCs w:val="22"/>
          <w:lang w:val="en-US"/>
        </w:rPr>
        <w:t xml:space="preserve">hank </w:t>
      </w:r>
      <w:r>
        <w:rPr>
          <w:rFonts w:ascii="Helvetica" w:hAnsi="Helvetica"/>
          <w:color w:val="000000"/>
          <w:sz w:val="22"/>
          <w:szCs w:val="22"/>
          <w:lang w:val="en-US"/>
        </w:rPr>
        <w:t>you</w:t>
      </w:r>
      <w:r w:rsidR="00C90772" w:rsidRPr="003552A3">
        <w:rPr>
          <w:rFonts w:ascii="Helvetica" w:hAnsi="Helvetica"/>
          <w:color w:val="000000"/>
          <w:sz w:val="22"/>
          <w:szCs w:val="22"/>
          <w:lang w:val="en-US"/>
        </w:rPr>
        <w:t xml:space="preserve"> for </w:t>
      </w:r>
      <w:r w:rsidR="00FA7AC1">
        <w:rPr>
          <w:rFonts w:ascii="Helvetica" w:hAnsi="Helvetica"/>
          <w:color w:val="000000"/>
          <w:sz w:val="22"/>
          <w:szCs w:val="22"/>
          <w:lang w:val="en-US"/>
        </w:rPr>
        <w:t>describing</w:t>
      </w:r>
      <w:r w:rsidR="00C90772" w:rsidRPr="003552A3">
        <w:rPr>
          <w:rFonts w:ascii="Helvetica" w:hAnsi="Helvetica"/>
          <w:color w:val="000000"/>
          <w:sz w:val="22"/>
          <w:szCs w:val="22"/>
          <w:lang w:val="en-US"/>
        </w:rPr>
        <w:t xml:space="preserve"> the structure of our work</w:t>
      </w:r>
      <w:r w:rsidR="00AD179B">
        <w:rPr>
          <w:rFonts w:ascii="Helvetica" w:hAnsi="Helvetica"/>
          <w:color w:val="000000"/>
          <w:sz w:val="22"/>
          <w:szCs w:val="22"/>
          <w:lang w:val="en-US"/>
        </w:rPr>
        <w:t xml:space="preserve"> </w:t>
      </w:r>
      <w:r w:rsidR="00AD179B" w:rsidRPr="003552A3">
        <w:rPr>
          <w:rFonts w:ascii="Helvetica" w:hAnsi="Helvetica"/>
          <w:color w:val="000000"/>
          <w:sz w:val="22"/>
          <w:szCs w:val="22"/>
          <w:lang w:val="en-US"/>
        </w:rPr>
        <w:t>correctly</w:t>
      </w:r>
      <w:r w:rsidR="00C90772" w:rsidRPr="003552A3">
        <w:rPr>
          <w:rFonts w:ascii="Helvetica" w:hAnsi="Helvetica"/>
          <w:color w:val="000000"/>
          <w:sz w:val="22"/>
          <w:szCs w:val="22"/>
          <w:lang w:val="en-US"/>
        </w:rPr>
        <w:t>.</w:t>
      </w:r>
    </w:p>
    <w:p w14:paraId="22B92D03" w14:textId="77777777"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3552A3" w:rsidRDefault="00C90772">
      <w:pPr>
        <w:rPr>
          <w:rFonts w:ascii="Helvetica" w:hAnsi="Helvetica"/>
          <w:b/>
          <w:color w:val="000000"/>
          <w:sz w:val="22"/>
          <w:szCs w:val="22"/>
          <w:shd w:val="clear" w:color="auto" w:fill="FFFFFF"/>
        </w:rPr>
      </w:pPr>
    </w:p>
    <w:p w14:paraId="4054F422" w14:textId="35972DEB" w:rsidR="00C90772" w:rsidRPr="0028795A" w:rsidRDefault="001C04C4">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Yes</w:t>
      </w:r>
      <w:r w:rsidR="00141783" w:rsidRPr="0028795A">
        <w:rPr>
          <w:rFonts w:ascii="Helvetica" w:hAnsi="Helvetica"/>
          <w:color w:val="000000"/>
          <w:sz w:val="22"/>
          <w:szCs w:val="22"/>
          <w:shd w:val="clear" w:color="auto" w:fill="FFFFFF"/>
          <w:lang w:val="en-US"/>
        </w:rPr>
        <w:t>.</w:t>
      </w:r>
    </w:p>
    <w:p w14:paraId="335C0182" w14:textId="77777777" w:rsidR="00C90772" w:rsidRPr="003552A3" w:rsidRDefault="00C90772">
      <w:pPr>
        <w:rPr>
          <w:rFonts w:ascii="Helvetica" w:hAnsi="Helvetica"/>
          <w:b/>
          <w:color w:val="000000"/>
          <w:sz w:val="22"/>
          <w:szCs w:val="22"/>
          <w:shd w:val="clear" w:color="auto" w:fill="FFFFFF"/>
        </w:rPr>
      </w:pPr>
    </w:p>
    <w:p w14:paraId="1A14139D" w14:textId="5395C2B8"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 have two points here: (i) why not compare to a reference sequence? </w:t>
      </w:r>
    </w:p>
    <w:p w14:paraId="54A6229C" w14:textId="77777777" w:rsidR="00C90772" w:rsidRPr="003552A3" w:rsidRDefault="00C90772">
      <w:pPr>
        <w:rPr>
          <w:rFonts w:ascii="Helvetica" w:hAnsi="Helvetica"/>
          <w:color w:val="000000"/>
          <w:sz w:val="22"/>
          <w:szCs w:val="22"/>
          <w:shd w:val="clear" w:color="auto" w:fill="FFFFFF"/>
        </w:rPr>
      </w:pPr>
    </w:p>
    <w:p w14:paraId="081A9703" w14:textId="6CA1549E" w:rsidR="00C90772" w:rsidRPr="00311305" w:rsidRDefault="003B77F9">
      <w:pPr>
        <w:rPr>
          <w:rFonts w:ascii="Helvetica" w:hAnsi="Helvetica"/>
          <w:color w:val="000000"/>
          <w:sz w:val="22"/>
          <w:szCs w:val="22"/>
          <w:shd w:val="clear" w:color="auto" w:fill="FFFFFF"/>
          <w:lang w:val="en-US"/>
        </w:rPr>
      </w:pPr>
      <w:ins w:id="0" w:author="ivan4995@gmail.com" w:date="2026-05-05T16:39:00Z">
        <w:del w:id="1" w:author="Microsoft Office User" w:date="2026-05-05T18:22:00Z" w16du:dateUtc="2026-05-05T15:22:00Z">
          <w:r w:rsidDel="00CC2F32">
            <w:rPr>
              <w:rFonts w:ascii="Helvetica" w:hAnsi="Helvetica"/>
              <w:color w:val="000000"/>
              <w:sz w:val="22"/>
              <w:szCs w:val="22"/>
              <w:shd w:val="clear" w:color="auto" w:fill="FFFFFF"/>
              <w:lang w:val="en-US"/>
            </w:rPr>
            <w:delText>Now</w:delText>
          </w:r>
        </w:del>
      </w:ins>
      <w:ins w:id="2" w:author="ivan4995@gmail.com" w:date="2026-05-05T16:38:00Z">
        <w:del w:id="3" w:author="Microsoft Office User" w:date="2026-05-05T18:22:00Z" w16du:dateUtc="2026-05-05T15:22:00Z">
          <w:r w:rsidDel="00CC2F32">
            <w:rPr>
              <w:rFonts w:ascii="Helvetica" w:hAnsi="Helvetica"/>
              <w:color w:val="000000"/>
              <w:sz w:val="22"/>
              <w:szCs w:val="22"/>
              <w:shd w:val="clear" w:color="auto" w:fill="FFFFFF"/>
              <w:lang w:val="en-US"/>
            </w:rPr>
            <w:delText xml:space="preserve"> in</w:delText>
          </w:r>
        </w:del>
        <w:del w:id="4" w:author="Microsoft Office User" w:date="2026-05-05T18:25:00Z" w16du:dateUtc="2026-05-05T15:25:00Z">
          <w:r w:rsidDel="00CC2F32">
            <w:rPr>
              <w:rFonts w:ascii="Helvetica" w:hAnsi="Helvetica"/>
              <w:color w:val="000000"/>
              <w:sz w:val="22"/>
              <w:szCs w:val="22"/>
              <w:shd w:val="clear" w:color="auto" w:fill="FFFFFF"/>
              <w:lang w:val="en-US"/>
            </w:rPr>
            <w:delText xml:space="preserve"> revised version we compare to</w:delText>
          </w:r>
        </w:del>
      </w:ins>
      <w:ins w:id="5" w:author="ivan4995@gmail.com" w:date="2026-05-05T16:39:00Z">
        <w:del w:id="6" w:author="Microsoft Office User" w:date="2026-05-05T18:25:00Z" w16du:dateUtc="2026-05-05T15:25:00Z">
          <w:r w:rsidDel="00CC2F32">
            <w:rPr>
              <w:rFonts w:ascii="Helvetica" w:hAnsi="Helvetica"/>
              <w:color w:val="000000"/>
              <w:sz w:val="22"/>
              <w:szCs w:val="22"/>
              <w:shd w:val="clear" w:color="auto" w:fill="FFFFFF"/>
              <w:lang w:val="en-US"/>
            </w:rPr>
            <w:delText xml:space="preserve"> Wuhan variant</w:delText>
          </w:r>
        </w:del>
      </w:ins>
      <w:ins w:id="7" w:author="ivan4995@gmail.com" w:date="2026-05-05T16:38:00Z">
        <w:del w:id="8" w:author="Microsoft Office User" w:date="2026-05-05T18:25:00Z" w16du:dateUtc="2026-05-05T15:25:00Z">
          <w:r w:rsidDel="00CC2F32">
            <w:rPr>
              <w:rFonts w:ascii="Helvetica" w:hAnsi="Helvetica"/>
              <w:color w:val="000000"/>
              <w:sz w:val="22"/>
              <w:szCs w:val="22"/>
              <w:shd w:val="clear" w:color="auto" w:fill="FFFFFF"/>
              <w:lang w:val="en-US"/>
            </w:rPr>
            <w:delText xml:space="preserve"> a</w:delText>
          </w:r>
        </w:del>
      </w:ins>
      <w:ins w:id="9" w:author="ivan4995@gmail.com" w:date="2026-05-05T16:39:00Z">
        <w:del w:id="10" w:author="Microsoft Office User" w:date="2026-05-05T18:25:00Z" w16du:dateUtc="2026-05-05T15:25:00Z">
          <w:r w:rsidDel="00CC2F32">
            <w:rPr>
              <w:rFonts w:ascii="Helvetica" w:hAnsi="Helvetica"/>
              <w:color w:val="000000"/>
              <w:sz w:val="22"/>
              <w:szCs w:val="22"/>
              <w:shd w:val="clear" w:color="auto" w:fill="FFFFFF"/>
              <w:lang w:val="en-US"/>
            </w:rPr>
            <w:delText xml:space="preserve">s </w:delText>
          </w:r>
        </w:del>
        <w:del w:id="11" w:author="Microsoft Office User" w:date="2026-05-05T18:22:00Z" w16du:dateUtc="2026-05-05T15:22:00Z">
          <w:r w:rsidDel="00CC2F32">
            <w:rPr>
              <w:rFonts w:ascii="Helvetica" w:hAnsi="Helvetica"/>
              <w:color w:val="000000"/>
              <w:sz w:val="22"/>
              <w:szCs w:val="22"/>
              <w:shd w:val="clear" w:color="auto" w:fill="FFFFFF"/>
              <w:lang w:val="en-US"/>
            </w:rPr>
            <w:delText>a</w:delText>
          </w:r>
        </w:del>
      </w:ins>
      <w:ins w:id="12" w:author="ivan4995@gmail.com" w:date="2026-05-05T16:38:00Z">
        <w:del w:id="13" w:author="Microsoft Office User" w:date="2026-05-05T18:25:00Z" w16du:dateUtc="2026-05-05T15:25:00Z">
          <w:r w:rsidDel="00CC2F32">
            <w:rPr>
              <w:rFonts w:ascii="Helvetica" w:hAnsi="Helvetica"/>
              <w:color w:val="000000"/>
              <w:sz w:val="22"/>
              <w:szCs w:val="22"/>
              <w:shd w:val="clear" w:color="auto" w:fill="FFFFFF"/>
              <w:lang w:val="en-US"/>
            </w:rPr>
            <w:delText xml:space="preserve"> reference sequence</w:delText>
          </w:r>
        </w:del>
      </w:ins>
      <w:ins w:id="14" w:author="Microsoft Office User" w:date="2026-05-06T03:23:00Z" w16du:dateUtc="2026-05-06T00:23:00Z">
        <w:r w:rsidR="00043A85" w:rsidRPr="00043A85">
          <w:rPr>
            <w:rFonts w:ascii="Helvetica" w:hAnsi="Helvetica"/>
            <w:color w:val="000000"/>
            <w:sz w:val="22"/>
            <w:szCs w:val="22"/>
            <w:shd w:val="clear" w:color="auto" w:fill="FFFFFF"/>
            <w:lang w:val="en-US"/>
          </w:rPr>
          <w:t xml:space="preserve"> </w:t>
        </w:r>
      </w:ins>
      <w:ins w:id="15" w:author="Microsoft Office User" w:date="2026-05-06T03:33:00Z" w16du:dateUtc="2026-05-06T00:33:00Z">
        <w:r w:rsidR="00EB7593">
          <w:rPr>
            <w:rFonts w:ascii="Helvetica" w:hAnsi="Helvetica"/>
            <w:color w:val="000000"/>
            <w:sz w:val="22"/>
            <w:szCs w:val="22"/>
            <w:shd w:val="clear" w:color="auto" w:fill="FFFFFF"/>
            <w:lang w:val="en-US"/>
          </w:rPr>
          <w:t>I</w:t>
        </w:r>
      </w:ins>
      <w:ins w:id="16" w:author="Microsoft Office User" w:date="2026-05-06T03:23:00Z" w16du:dateUtc="2026-05-06T00:23:00Z">
        <w:r w:rsidR="00043A85">
          <w:rPr>
            <w:rFonts w:ascii="Helvetica" w:hAnsi="Helvetica"/>
            <w:color w:val="000000"/>
            <w:sz w:val="22"/>
            <w:szCs w:val="22"/>
            <w:shd w:val="clear" w:color="auto" w:fill="FFFFFF"/>
            <w:lang w:val="en-US"/>
          </w:rPr>
          <w:t>n</w:t>
        </w:r>
      </w:ins>
      <w:ins w:id="17" w:author="Microsoft Office User" w:date="2026-05-06T03:24:00Z" w16du:dateUtc="2026-05-06T00:24:00Z">
        <w:r w:rsidR="00043A85">
          <w:rPr>
            <w:rFonts w:ascii="Helvetica" w:hAnsi="Helvetica"/>
            <w:color w:val="000000"/>
            <w:sz w:val="22"/>
            <w:szCs w:val="22"/>
            <w:shd w:val="clear" w:color="auto" w:fill="FFFFFF"/>
            <w:lang w:val="en-US"/>
          </w:rPr>
          <w:t xml:space="preserve"> </w:t>
        </w:r>
      </w:ins>
      <w:ins w:id="18" w:author="Microsoft Office User" w:date="2026-05-06T03:23:00Z" w16du:dateUtc="2026-05-06T00:23:00Z">
        <w:r w:rsidR="00043A85">
          <w:rPr>
            <w:rFonts w:ascii="Helvetica" w:hAnsi="Helvetica"/>
            <w:color w:val="000000"/>
            <w:sz w:val="22"/>
            <w:szCs w:val="22"/>
            <w:shd w:val="clear" w:color="auto" w:fill="FFFFFF"/>
            <w:lang w:val="en-US"/>
          </w:rPr>
          <w:t xml:space="preserve">the </w:t>
        </w:r>
      </w:ins>
      <w:ins w:id="19" w:author="Microsoft Office User" w:date="2026-05-06T03:33:00Z" w16du:dateUtc="2026-05-06T00:33:00Z">
        <w:r w:rsidR="00EB7593">
          <w:rPr>
            <w:rFonts w:ascii="Helvetica" w:hAnsi="Helvetica"/>
            <w:color w:val="000000"/>
            <w:sz w:val="22"/>
            <w:szCs w:val="22"/>
            <w:shd w:val="clear" w:color="auto" w:fill="FFFFFF"/>
            <w:lang w:val="en-US"/>
          </w:rPr>
          <w:t xml:space="preserve">original manuscript, we used the </w:t>
        </w:r>
      </w:ins>
      <w:ins w:id="20" w:author="Microsoft Office User" w:date="2026-05-06T03:34:00Z" w16du:dateUtc="2026-05-06T00:34:00Z">
        <w:r w:rsidR="00EB7593">
          <w:rPr>
            <w:rFonts w:ascii="Helvetica" w:hAnsi="Helvetica"/>
            <w:color w:val="000000"/>
            <w:sz w:val="22"/>
            <w:szCs w:val="22"/>
            <w:shd w:val="clear" w:color="auto" w:fill="FFFFFF"/>
            <w:lang w:val="en-US"/>
          </w:rPr>
          <w:t xml:space="preserve">consensus of our Dataset 1 as the reference sequence. In the </w:t>
        </w:r>
      </w:ins>
      <w:ins w:id="21" w:author="Microsoft Office User" w:date="2026-05-05T18:25:00Z" w16du:dateUtc="2026-05-05T15:25:00Z">
        <w:r w:rsidR="00CC2F32">
          <w:rPr>
            <w:rFonts w:ascii="Helvetica" w:hAnsi="Helvetica"/>
            <w:color w:val="000000"/>
            <w:sz w:val="22"/>
            <w:szCs w:val="22"/>
            <w:shd w:val="clear" w:color="auto" w:fill="FFFFFF"/>
            <w:lang w:val="en-US"/>
          </w:rPr>
          <w:t xml:space="preserve">revised version, we </w:t>
        </w:r>
      </w:ins>
      <w:ins w:id="22" w:author="Microsoft Office User" w:date="2026-05-06T03:35:00Z" w16du:dateUtc="2026-05-06T00:35:00Z">
        <w:r w:rsidR="00EB7593">
          <w:rPr>
            <w:rFonts w:ascii="Helvetica" w:hAnsi="Helvetica"/>
            <w:color w:val="000000"/>
            <w:sz w:val="22"/>
            <w:szCs w:val="22"/>
            <w:shd w:val="clear" w:color="auto" w:fill="FFFFFF"/>
            <w:lang w:val="en-US"/>
          </w:rPr>
          <w:t>use</w:t>
        </w:r>
      </w:ins>
      <w:ins w:id="23" w:author="Microsoft Office User" w:date="2026-05-05T18:25:00Z" w16du:dateUtc="2026-05-05T15:25:00Z">
        <w:r w:rsidR="00CC2F32">
          <w:rPr>
            <w:rFonts w:ascii="Helvetica" w:hAnsi="Helvetica"/>
            <w:color w:val="000000"/>
            <w:sz w:val="22"/>
            <w:szCs w:val="22"/>
            <w:shd w:val="clear" w:color="auto" w:fill="FFFFFF"/>
            <w:lang w:val="en-US"/>
          </w:rPr>
          <w:t xml:space="preserve"> Wuhan variant as the reference sequence. </w:t>
        </w:r>
      </w:ins>
      <w:ins w:id="24" w:author="Microsoft Office User" w:date="2026-05-06T03:33:00Z" w16du:dateUtc="2026-05-06T00:33:00Z">
        <w:r w:rsidR="00EB7593">
          <w:rPr>
            <w:rFonts w:ascii="Helvetica" w:hAnsi="Helvetica"/>
            <w:color w:val="000000"/>
            <w:sz w:val="22"/>
            <w:szCs w:val="22"/>
            <w:shd w:val="clear" w:color="auto" w:fill="FFFFFF"/>
            <w:lang w:val="en-US"/>
          </w:rPr>
          <w:t xml:space="preserve">We tested by simulation that taking the initial </w:t>
        </w:r>
      </w:ins>
      <w:ins w:id="25" w:author="Microsoft Office User" w:date="2026-05-06T03:35:00Z" w16du:dateUtc="2026-05-06T00:35:00Z">
        <w:r w:rsidR="00EB7593">
          <w:rPr>
            <w:rFonts w:ascii="Helvetica" w:hAnsi="Helvetica"/>
            <w:color w:val="000000"/>
            <w:sz w:val="22"/>
            <w:szCs w:val="22"/>
            <w:shd w:val="clear" w:color="auto" w:fill="FFFFFF"/>
            <w:lang w:val="en-US"/>
          </w:rPr>
          <w:t xml:space="preserve">genomic </w:t>
        </w:r>
      </w:ins>
      <w:ins w:id="26" w:author="Microsoft Office User" w:date="2026-05-06T03:33:00Z" w16du:dateUtc="2026-05-06T00:33:00Z">
        <w:r w:rsidR="00EB7593">
          <w:rPr>
            <w:rFonts w:ascii="Helvetica" w:hAnsi="Helvetica"/>
            <w:color w:val="000000"/>
            <w:sz w:val="22"/>
            <w:szCs w:val="22"/>
            <w:shd w:val="clear" w:color="auto" w:fill="FFFFFF"/>
            <w:lang w:val="en-US"/>
          </w:rPr>
          <w:t xml:space="preserve">sequence as the reference gives </w:t>
        </w:r>
      </w:ins>
      <w:ins w:id="27" w:author="Microsoft Office User" w:date="2026-05-06T03:50:00Z" w16du:dateUtc="2026-05-06T00:50:00Z">
        <w:r w:rsidR="00457934">
          <w:rPr>
            <w:rFonts w:ascii="Helvetica" w:hAnsi="Helvetica"/>
            <w:color w:val="000000"/>
            <w:sz w:val="22"/>
            <w:szCs w:val="22"/>
            <w:shd w:val="clear" w:color="auto" w:fill="FFFFFF"/>
            <w:lang w:val="en-US"/>
          </w:rPr>
          <w:t>a higher detection accuracy.</w:t>
        </w:r>
      </w:ins>
      <w:del w:id="28" w:author="Microsoft Office User" w:date="2026-05-06T03:50:00Z" w16du:dateUtc="2026-05-06T00:50:00Z">
        <w:r w:rsidR="00E50B5F" w:rsidDel="00457934">
          <w:rPr>
            <w:rFonts w:ascii="Helvetica" w:hAnsi="Helvetica"/>
            <w:color w:val="000000"/>
            <w:sz w:val="22"/>
            <w:szCs w:val="22"/>
            <w:shd w:val="clear" w:color="auto" w:fill="FFFFFF"/>
            <w:lang w:val="en-US"/>
          </w:rPr>
          <w:delText>W</w:delText>
        </w:r>
        <w:r w:rsidR="0066602C" w:rsidDel="00457934">
          <w:rPr>
            <w:rFonts w:ascii="Helvetica" w:hAnsi="Helvetica"/>
            <w:color w:val="000000"/>
            <w:sz w:val="22"/>
            <w:szCs w:val="22"/>
            <w:shd w:val="clear" w:color="auto" w:fill="FFFFFF"/>
            <w:lang w:val="en-US"/>
          </w:rPr>
          <w:delText>e</w:delText>
        </w:r>
        <w:r w:rsidR="004C61A0" w:rsidRPr="003552A3" w:rsidDel="00457934">
          <w:rPr>
            <w:rFonts w:ascii="Helvetica" w:hAnsi="Helvetica"/>
            <w:color w:val="000000"/>
            <w:sz w:val="22"/>
            <w:szCs w:val="22"/>
            <w:shd w:val="clear" w:color="auto" w:fill="FFFFFF"/>
            <w:lang w:val="en-US"/>
          </w:rPr>
          <w:delText xml:space="preserve"> </w:delText>
        </w:r>
        <w:r w:rsidR="00E25845" w:rsidDel="00457934">
          <w:rPr>
            <w:rFonts w:ascii="Helvetica" w:hAnsi="Helvetica"/>
            <w:color w:val="000000"/>
            <w:sz w:val="22"/>
            <w:szCs w:val="22"/>
            <w:shd w:val="clear" w:color="auto" w:fill="FFFFFF"/>
            <w:lang w:val="en-US"/>
          </w:rPr>
          <w:delText xml:space="preserve">do </w:delText>
        </w:r>
        <w:r w:rsidR="00C90772" w:rsidRPr="003552A3" w:rsidDel="00457934">
          <w:rPr>
            <w:rFonts w:ascii="Helvetica" w:hAnsi="Helvetica"/>
            <w:color w:val="000000"/>
            <w:sz w:val="22"/>
            <w:szCs w:val="22"/>
            <w:shd w:val="clear" w:color="auto" w:fill="FFFFFF"/>
            <w:lang w:val="en-US"/>
          </w:rPr>
          <w:delText xml:space="preserve">compare </w:delText>
        </w:r>
        <w:r w:rsidR="004C61A0" w:rsidRPr="003552A3" w:rsidDel="00457934">
          <w:rPr>
            <w:rFonts w:ascii="Helvetica" w:hAnsi="Helvetica"/>
            <w:color w:val="000000"/>
            <w:sz w:val="22"/>
            <w:szCs w:val="22"/>
            <w:shd w:val="clear" w:color="auto" w:fill="FFFFFF"/>
            <w:lang w:val="en-US"/>
          </w:rPr>
          <w:delText xml:space="preserve">sequences </w:delText>
        </w:r>
        <w:r w:rsidR="00C90772" w:rsidRPr="003552A3" w:rsidDel="00457934">
          <w:rPr>
            <w:rFonts w:ascii="Helvetica" w:hAnsi="Helvetica"/>
            <w:color w:val="000000"/>
            <w:sz w:val="22"/>
            <w:szCs w:val="22"/>
            <w:shd w:val="clear" w:color="auto" w:fill="FFFFFF"/>
            <w:lang w:val="en-US"/>
          </w:rPr>
          <w:delText xml:space="preserve">to a reference sequence defined as the consensus </w:delText>
        </w:r>
        <w:r w:rsidR="004C61A0" w:rsidRPr="003552A3" w:rsidDel="00457934">
          <w:rPr>
            <w:rFonts w:ascii="Helvetica" w:hAnsi="Helvetica"/>
            <w:color w:val="000000"/>
            <w:sz w:val="22"/>
            <w:szCs w:val="22"/>
            <w:shd w:val="clear" w:color="auto" w:fill="FFFFFF"/>
            <w:lang w:val="en-US"/>
          </w:rPr>
          <w:delText xml:space="preserve">for </w:delText>
        </w:r>
        <w:r w:rsidR="0066602C" w:rsidDel="00457934">
          <w:rPr>
            <w:rFonts w:ascii="Helvetica" w:hAnsi="Helvetica"/>
            <w:color w:val="000000"/>
            <w:sz w:val="22"/>
            <w:szCs w:val="22"/>
            <w:shd w:val="clear" w:color="auto" w:fill="FFFFFF"/>
            <w:lang w:val="en-US"/>
          </w:rPr>
          <w:delText>sequences</w:delText>
        </w:r>
        <w:r w:rsidR="00E94510" w:rsidRPr="003552A3" w:rsidDel="00457934">
          <w:rPr>
            <w:rFonts w:ascii="Helvetica" w:hAnsi="Helvetica"/>
            <w:color w:val="000000"/>
            <w:sz w:val="22"/>
            <w:szCs w:val="22"/>
            <w:shd w:val="clear" w:color="auto" w:fill="FFFFFF"/>
            <w:lang w:val="en-US"/>
          </w:rPr>
          <w:delText xml:space="preserve"> sampled during the </w:delText>
        </w:r>
        <w:r w:rsidR="004C61A0" w:rsidRPr="003552A3" w:rsidDel="00457934">
          <w:rPr>
            <w:rFonts w:ascii="Helvetica" w:hAnsi="Helvetica"/>
            <w:color w:val="000000"/>
            <w:sz w:val="22"/>
            <w:szCs w:val="22"/>
            <w:shd w:val="clear" w:color="auto" w:fill="FFFFFF"/>
            <w:lang w:val="en-US"/>
          </w:rPr>
          <w:delText xml:space="preserve">time period from </w:delText>
        </w:r>
        <w:r w:rsidR="005E3D14" w:rsidRPr="003552A3" w:rsidDel="00457934">
          <w:rPr>
            <w:rFonts w:ascii="Helvetica" w:hAnsi="Helvetica"/>
            <w:color w:val="000000"/>
            <w:sz w:val="22"/>
            <w:szCs w:val="22"/>
            <w:shd w:val="clear" w:color="auto" w:fill="FFFFFF"/>
            <w:lang w:val="en-US"/>
          </w:rPr>
          <w:delText>09/24/2020 to 09/25/2021</w:delText>
        </w:r>
        <w:r w:rsidR="004C61A0" w:rsidRPr="003552A3" w:rsidDel="00457934">
          <w:rPr>
            <w:rFonts w:ascii="Helvetica" w:hAnsi="Helvetica"/>
            <w:color w:val="000000"/>
            <w:sz w:val="22"/>
            <w:szCs w:val="22"/>
            <w:shd w:val="clear" w:color="auto" w:fill="FFFFFF"/>
            <w:lang w:val="en-US"/>
          </w:rPr>
          <w:delText xml:space="preserve"> (caption to Fig. 2). </w:delText>
        </w:r>
      </w:del>
    </w:p>
    <w:p w14:paraId="114D91FF" w14:textId="77777777" w:rsidR="00C90772" w:rsidRPr="003552A3" w:rsidRDefault="00C90772">
      <w:pPr>
        <w:rPr>
          <w:rFonts w:ascii="Helvetica" w:hAnsi="Helvetica"/>
          <w:color w:val="000000"/>
          <w:sz w:val="22"/>
          <w:szCs w:val="22"/>
          <w:shd w:val="clear" w:color="auto" w:fill="FFFFFF"/>
          <w:lang w:val="en-US"/>
        </w:rPr>
      </w:pPr>
    </w:p>
    <w:p w14:paraId="7ACF6F54" w14:textId="0B4EC20D" w:rsidR="00FE2CC6"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3552A3">
        <w:rPr>
          <w:rStyle w:val="apple-converted-space"/>
          <w:rFonts w:ascii="Helvetica" w:hAnsi="Helvetica"/>
          <w:b/>
          <w:color w:val="000000"/>
          <w:sz w:val="22"/>
          <w:szCs w:val="22"/>
          <w:shd w:val="clear" w:color="auto" w:fill="FFFFFF"/>
        </w:rPr>
        <w:t> </w:t>
      </w:r>
    </w:p>
    <w:p w14:paraId="201385D7" w14:textId="7A78DB32" w:rsidR="00FE2CC6" w:rsidRDefault="00FE2CC6">
      <w:pPr>
        <w:rPr>
          <w:ins w:id="29" w:author="ivan4995@gmail.com" w:date="2026-05-05T16:39:00Z"/>
          <w:rStyle w:val="apple-converted-space"/>
          <w:rFonts w:ascii="Helvetica" w:hAnsi="Helvetica"/>
          <w:color w:val="000000"/>
          <w:sz w:val="22"/>
          <w:szCs w:val="22"/>
          <w:shd w:val="clear" w:color="auto" w:fill="FFFFFF"/>
        </w:rPr>
      </w:pPr>
    </w:p>
    <w:p w14:paraId="097DFBB0" w14:textId="0CF03A6C" w:rsidR="003B77F9" w:rsidDel="00706B61" w:rsidRDefault="003B77F9" w:rsidP="00706B61">
      <w:pPr>
        <w:rPr>
          <w:del w:id="30" w:author="Microsoft Office User" w:date="2026-05-06T03:36:00Z" w16du:dateUtc="2026-05-06T00:36:00Z"/>
          <w:rStyle w:val="apple-converted-space"/>
          <w:rFonts w:ascii="Helvetica" w:hAnsi="Helvetica"/>
          <w:color w:val="000000"/>
          <w:sz w:val="22"/>
          <w:szCs w:val="22"/>
          <w:shd w:val="clear" w:color="auto" w:fill="FFFFFF"/>
          <w:lang w:val="en-US"/>
        </w:rPr>
      </w:pPr>
      <w:ins w:id="31" w:author="ivan4995@gmail.com" w:date="2026-05-05T16:39:00Z">
        <w:del w:id="32" w:author="Microsoft Office User" w:date="2026-05-06T03:24:00Z" w16du:dateUtc="2026-05-06T00:24:00Z">
          <w:r w:rsidDel="00C04E14">
            <w:rPr>
              <w:rStyle w:val="apple-converted-space"/>
              <w:rFonts w:ascii="Helvetica" w:hAnsi="Helvetica"/>
              <w:color w:val="000000"/>
              <w:sz w:val="22"/>
              <w:szCs w:val="22"/>
              <w:shd w:val="clear" w:color="auto" w:fill="FFFFFF"/>
              <w:lang w:val="en-US"/>
            </w:rPr>
            <w:delText>In revise</w:delText>
          </w:r>
        </w:del>
      </w:ins>
      <w:ins w:id="33" w:author="ivan4995@gmail.com" w:date="2026-05-05T16:40:00Z">
        <w:del w:id="34" w:author="Microsoft Office User" w:date="2026-05-06T03:24:00Z" w16du:dateUtc="2026-05-06T00:24:00Z">
          <w:r w:rsidDel="00C04E14">
            <w:rPr>
              <w:rStyle w:val="apple-converted-space"/>
              <w:rFonts w:ascii="Helvetica" w:hAnsi="Helvetica"/>
              <w:color w:val="000000"/>
              <w:sz w:val="22"/>
              <w:szCs w:val="22"/>
              <w:shd w:val="clear" w:color="auto" w:fill="FFFFFF"/>
              <w:lang w:val="en-US"/>
            </w:rPr>
            <w:delText>d version</w:delText>
          </w:r>
        </w:del>
      </w:ins>
      <w:ins w:id="35" w:author="Microsoft Office User" w:date="2026-05-06T03:47:00Z" w16du:dateUtc="2026-05-06T00:47:00Z">
        <w:r w:rsidR="00457934">
          <w:rPr>
            <w:rStyle w:val="apple-converted-space"/>
            <w:rFonts w:ascii="Helvetica" w:hAnsi="Helvetica"/>
            <w:color w:val="000000"/>
            <w:sz w:val="22"/>
            <w:szCs w:val="22"/>
            <w:shd w:val="clear" w:color="auto" w:fill="FFFFFF"/>
            <w:lang w:val="en-US"/>
          </w:rPr>
          <w:t xml:space="preserve">The </w:t>
        </w:r>
      </w:ins>
      <w:ins w:id="36" w:author="Microsoft Office User" w:date="2026-05-05T18:23:00Z" w16du:dateUtc="2026-05-05T15:23:00Z">
        <w:r w:rsidR="00CC2F32">
          <w:rPr>
            <w:rStyle w:val="apple-converted-space"/>
            <w:rFonts w:ascii="Helvetica" w:hAnsi="Helvetica"/>
            <w:color w:val="000000"/>
            <w:sz w:val="22"/>
            <w:szCs w:val="22"/>
            <w:shd w:val="clear" w:color="auto" w:fill="FFFFFF"/>
            <w:lang w:val="en-US"/>
          </w:rPr>
          <w:t>focus</w:t>
        </w:r>
      </w:ins>
      <w:ins w:id="37" w:author="Microsoft Office User" w:date="2026-05-06T03:33:00Z" w16du:dateUtc="2026-05-06T00:33:00Z">
        <w:r w:rsidR="00EB7593">
          <w:rPr>
            <w:rStyle w:val="apple-converted-space"/>
            <w:rFonts w:ascii="Helvetica" w:hAnsi="Helvetica"/>
            <w:color w:val="000000"/>
            <w:sz w:val="22"/>
            <w:szCs w:val="22"/>
            <w:shd w:val="clear" w:color="auto" w:fill="FFFFFF"/>
            <w:lang w:val="en-US"/>
          </w:rPr>
          <w:t xml:space="preserve"> </w:t>
        </w:r>
      </w:ins>
      <w:ins w:id="38" w:author="Microsoft Office User" w:date="2026-05-06T03:35:00Z" w16du:dateUtc="2026-05-06T00:35:00Z">
        <w:r w:rsidR="00706B61">
          <w:rPr>
            <w:rStyle w:val="apple-converted-space"/>
            <w:rFonts w:ascii="Helvetica" w:hAnsi="Helvetica"/>
            <w:color w:val="000000"/>
            <w:sz w:val="22"/>
            <w:szCs w:val="22"/>
            <w:shd w:val="clear" w:color="auto" w:fill="FFFFFF"/>
            <w:lang w:val="en-US"/>
          </w:rPr>
          <w:t>of the manuscript</w:t>
        </w:r>
      </w:ins>
      <w:ins w:id="39"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is on </w:t>
        </w:r>
      </w:ins>
      <w:ins w:id="40" w:author="Microsoft Office User" w:date="2026-05-06T03:26:00Z" w16du:dateUtc="2026-05-06T00:26:00Z">
        <w:r w:rsidR="00A0525F">
          <w:rPr>
            <w:rStyle w:val="apple-converted-space"/>
            <w:rFonts w:ascii="Helvetica" w:hAnsi="Helvetica"/>
            <w:color w:val="000000"/>
            <w:sz w:val="22"/>
            <w:szCs w:val="22"/>
            <w:shd w:val="clear" w:color="auto" w:fill="FFFFFF"/>
            <w:lang w:val="en-US"/>
          </w:rPr>
          <w:t xml:space="preserve">mixing </w:t>
        </w:r>
      </w:ins>
      <w:ins w:id="41" w:author="Microsoft Office User" w:date="2026-05-05T18:23:00Z" w16du:dateUtc="2026-05-05T15:23:00Z">
        <w:r w:rsidR="00CC2F32">
          <w:rPr>
            <w:rStyle w:val="apple-converted-space"/>
            <w:rFonts w:ascii="Helvetica" w:hAnsi="Helvetica"/>
            <w:color w:val="000000"/>
            <w:sz w:val="22"/>
            <w:szCs w:val="22"/>
            <w:shd w:val="clear" w:color="auto" w:fill="FFFFFF"/>
            <w:lang w:val="en-US"/>
          </w:rPr>
          <w:t>sequence groups I and II (Fig</w:t>
        </w:r>
      </w:ins>
      <w:ins w:id="42" w:author="Microsoft Office User" w:date="2026-05-06T03:48:00Z" w16du:dateUtc="2026-05-06T00:48:00Z">
        <w:r w:rsidR="00457934">
          <w:rPr>
            <w:rStyle w:val="apple-converted-space"/>
            <w:rFonts w:ascii="Helvetica" w:hAnsi="Helvetica"/>
            <w:color w:val="000000"/>
            <w:sz w:val="22"/>
            <w:szCs w:val="22"/>
            <w:shd w:val="clear" w:color="auto" w:fill="FFFFFF"/>
            <w:lang w:val="en-US"/>
          </w:rPr>
          <w:t>s</w:t>
        </w:r>
      </w:ins>
      <w:ins w:id="43" w:author="Microsoft Office User" w:date="2026-05-05T18:23:00Z" w16du:dateUtc="2026-05-05T15:23:00Z">
        <w:r w:rsidR="00CC2F32">
          <w:rPr>
            <w:rStyle w:val="apple-converted-space"/>
            <w:rFonts w:ascii="Helvetica" w:hAnsi="Helvetica"/>
            <w:color w:val="000000"/>
            <w:sz w:val="22"/>
            <w:szCs w:val="22"/>
            <w:shd w:val="clear" w:color="auto" w:fill="FFFFFF"/>
            <w:lang w:val="en-US"/>
          </w:rPr>
          <w:t>. 5</w:t>
        </w:r>
      </w:ins>
      <w:ins w:id="44" w:author="Microsoft Office User" w:date="2026-05-06T03:48:00Z" w16du:dateUtc="2026-05-06T00:48:00Z">
        <w:r w:rsidR="00457934">
          <w:rPr>
            <w:rStyle w:val="apple-converted-space"/>
            <w:rFonts w:ascii="Helvetica" w:hAnsi="Helvetica"/>
            <w:color w:val="000000"/>
            <w:sz w:val="22"/>
            <w:szCs w:val="22"/>
            <w:shd w:val="clear" w:color="auto" w:fill="FFFFFF"/>
            <w:lang w:val="en-US"/>
          </w:rPr>
          <w:t xml:space="preserve"> and 6</w:t>
        </w:r>
      </w:ins>
      <w:ins w:id="45"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where </w:t>
        </w:r>
      </w:ins>
      <w:ins w:id="46" w:author="Microsoft Office User" w:date="2026-05-05T18:26:00Z" w16du:dateUtc="2026-05-05T15:26:00Z">
        <w:r w:rsidR="00DE081B">
          <w:rPr>
            <w:rStyle w:val="apple-converted-space"/>
            <w:rFonts w:ascii="Helvetica" w:hAnsi="Helvetica"/>
            <w:color w:val="000000"/>
            <w:sz w:val="22"/>
            <w:szCs w:val="22"/>
            <w:shd w:val="clear" w:color="auto" w:fill="FFFFFF"/>
            <w:lang w:val="en-US"/>
          </w:rPr>
          <w:t>the distance</w:t>
        </w:r>
      </w:ins>
      <w:ins w:id="47"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w:t>
        </w:r>
      </w:ins>
      <w:ins w:id="48" w:author="Microsoft Office User" w:date="2026-05-06T03:49:00Z" w16du:dateUtc="2026-05-06T00:49:00Z">
        <w:r w:rsidR="00457934">
          <w:rPr>
            <w:rStyle w:val="apple-converted-space"/>
            <w:rFonts w:ascii="Helvetica" w:hAnsi="Helvetica"/>
            <w:color w:val="000000"/>
            <w:sz w:val="22"/>
            <w:szCs w:val="22"/>
            <w:shd w:val="clear" w:color="auto" w:fill="FFFFFF"/>
            <w:lang w:val="en-US"/>
          </w:rPr>
          <w:t>f</w:t>
        </w:r>
      </w:ins>
      <w:ins w:id="49" w:author="Microsoft Office User" w:date="2026-05-06T03:50:00Z" w16du:dateUtc="2026-05-06T00:50:00Z">
        <w:r w:rsidR="00457934">
          <w:rPr>
            <w:rStyle w:val="apple-converted-space"/>
            <w:rFonts w:ascii="Helvetica" w:hAnsi="Helvetica"/>
            <w:color w:val="000000"/>
            <w:sz w:val="22"/>
            <w:szCs w:val="22"/>
            <w:shd w:val="clear" w:color="auto" w:fill="FFFFFF"/>
            <w:lang w:val="en-US"/>
          </w:rPr>
          <w:t>rom</w:t>
        </w:r>
      </w:ins>
      <w:ins w:id="50" w:author="Microsoft Office User" w:date="2026-05-06T03:49:00Z" w16du:dateUtc="2026-05-06T00:49:00Z">
        <w:r w:rsidR="00457934">
          <w:rPr>
            <w:rStyle w:val="apple-converted-space"/>
            <w:rFonts w:ascii="Helvetica" w:hAnsi="Helvetica"/>
            <w:color w:val="000000"/>
            <w:sz w:val="22"/>
            <w:szCs w:val="22"/>
            <w:shd w:val="clear" w:color="auto" w:fill="FFFFFF"/>
            <w:lang w:val="en-US"/>
          </w:rPr>
          <w:t xml:space="preserve"> Wuhan</w:t>
        </w:r>
      </w:ins>
      <w:ins w:id="51" w:author="Microsoft Office User" w:date="2026-05-06T03:50:00Z" w16du:dateUtc="2026-05-06T00:50:00Z">
        <w:r w:rsidR="00457934">
          <w:rPr>
            <w:rStyle w:val="apple-converted-space"/>
            <w:rFonts w:ascii="Helvetica" w:hAnsi="Helvetica"/>
            <w:color w:val="000000"/>
            <w:sz w:val="22"/>
            <w:szCs w:val="22"/>
            <w:shd w:val="clear" w:color="auto" w:fill="FFFFFF"/>
            <w:lang w:val="en-US"/>
          </w:rPr>
          <w:t xml:space="preserve"> variant</w:t>
        </w:r>
      </w:ins>
      <w:ins w:id="52" w:author="Microsoft Office User" w:date="2026-05-06T03:49:00Z" w16du:dateUtc="2026-05-06T00:49:00Z">
        <w:r w:rsidR="00457934">
          <w:rPr>
            <w:rStyle w:val="apple-converted-space"/>
            <w:rFonts w:ascii="Helvetica" w:hAnsi="Helvetica"/>
            <w:color w:val="000000"/>
            <w:sz w:val="22"/>
            <w:szCs w:val="22"/>
            <w:shd w:val="clear" w:color="auto" w:fill="FFFFFF"/>
            <w:lang w:val="en-US"/>
          </w:rPr>
          <w:t xml:space="preserve"> </w:t>
        </w:r>
      </w:ins>
      <w:ins w:id="53" w:author="Microsoft Office User" w:date="2026-05-05T18:23:00Z" w16du:dateUtc="2026-05-05T15:23:00Z">
        <w:r w:rsidR="00CC2F32">
          <w:rPr>
            <w:rStyle w:val="apple-converted-space"/>
            <w:rFonts w:ascii="Helvetica" w:hAnsi="Helvetica"/>
            <w:color w:val="000000"/>
            <w:sz w:val="22"/>
            <w:szCs w:val="22"/>
            <w:shd w:val="clear" w:color="auto" w:fill="FFFFFF"/>
            <w:lang w:val="en-US"/>
          </w:rPr>
          <w:t>does not ex</w:t>
        </w:r>
      </w:ins>
      <w:ins w:id="54" w:author="Microsoft Office User" w:date="2026-05-05T18:24:00Z" w16du:dateUtc="2026-05-05T15:24:00Z">
        <w:r w:rsidR="00CC2F32">
          <w:rPr>
            <w:rStyle w:val="apple-converted-space"/>
            <w:rFonts w:ascii="Helvetica" w:hAnsi="Helvetica"/>
            <w:color w:val="000000"/>
            <w:sz w:val="22"/>
            <w:szCs w:val="22"/>
            <w:shd w:val="clear" w:color="auto" w:fill="FFFFFF"/>
            <w:lang w:val="en-US"/>
          </w:rPr>
          <w:t>ceed 40 al</w:t>
        </w:r>
      </w:ins>
      <w:ins w:id="55" w:author="Microsoft Office User" w:date="2026-05-05T18:26:00Z" w16du:dateUtc="2026-05-05T15:26:00Z">
        <w:r w:rsidR="00DE081B">
          <w:rPr>
            <w:rStyle w:val="apple-converted-space"/>
            <w:rFonts w:ascii="Helvetica" w:hAnsi="Helvetica"/>
            <w:color w:val="000000"/>
            <w:sz w:val="22"/>
            <w:szCs w:val="22"/>
            <w:shd w:val="clear" w:color="auto" w:fill="FFFFFF"/>
            <w:lang w:val="en-US"/>
          </w:rPr>
          <w:t>l</w:t>
        </w:r>
      </w:ins>
      <w:ins w:id="56" w:author="Microsoft Office User" w:date="2026-05-05T18:24:00Z" w16du:dateUtc="2026-05-05T15:24:00Z">
        <w:r w:rsidR="00CC2F32">
          <w:rPr>
            <w:rStyle w:val="apple-converted-space"/>
            <w:rFonts w:ascii="Helvetica" w:hAnsi="Helvetica"/>
            <w:color w:val="000000"/>
            <w:sz w:val="22"/>
            <w:szCs w:val="22"/>
            <w:shd w:val="clear" w:color="auto" w:fill="FFFFFF"/>
            <w:lang w:val="en-US"/>
          </w:rPr>
          <w:t>eles.</w:t>
        </w:r>
      </w:ins>
      <w:ins w:id="57" w:author="Microsoft Office User" w:date="2026-05-06T03:24:00Z" w16du:dateUtc="2026-05-06T00:24:00Z">
        <w:r w:rsidR="00C04E14">
          <w:rPr>
            <w:rStyle w:val="apple-converted-space"/>
            <w:rFonts w:ascii="Helvetica" w:hAnsi="Helvetica"/>
            <w:color w:val="000000"/>
            <w:sz w:val="22"/>
            <w:szCs w:val="22"/>
            <w:shd w:val="clear" w:color="auto" w:fill="FFFFFF"/>
            <w:lang w:val="en-US"/>
          </w:rPr>
          <w:t xml:space="preserve"> </w:t>
        </w:r>
      </w:ins>
      <w:ins w:id="58" w:author="Microsoft Office User" w:date="2026-05-06T03:49:00Z" w16du:dateUtc="2026-05-06T00:49:00Z">
        <w:r w:rsidR="00457934">
          <w:rPr>
            <w:rStyle w:val="apple-converted-space"/>
            <w:rFonts w:ascii="Helvetica" w:hAnsi="Helvetica"/>
            <w:color w:val="000000"/>
            <w:sz w:val="22"/>
            <w:szCs w:val="22"/>
            <w:shd w:val="clear" w:color="auto" w:fill="FFFFFF"/>
            <w:lang w:val="en-US"/>
          </w:rPr>
          <w:t>It is</w:t>
        </w:r>
      </w:ins>
      <w:ins w:id="59" w:author="Microsoft Office User" w:date="2026-05-06T03:38:00Z" w16du:dateUtc="2026-05-06T00:38:00Z">
        <w:r w:rsidR="00706B61">
          <w:rPr>
            <w:rStyle w:val="apple-converted-space"/>
            <w:rFonts w:ascii="Helvetica" w:hAnsi="Helvetica"/>
            <w:color w:val="000000"/>
            <w:sz w:val="22"/>
            <w:szCs w:val="22"/>
            <w:shd w:val="clear" w:color="auto" w:fill="FFFFFF"/>
            <w:lang w:val="en-US"/>
          </w:rPr>
          <w:t xml:space="preserve"> possible that sequences with large deletions or insertions </w:t>
        </w:r>
      </w:ins>
      <w:ins w:id="60" w:author="Microsoft Office User" w:date="2026-05-06T03:47:00Z" w16du:dateUtc="2026-05-06T00:47:00Z">
        <w:r w:rsidR="00457934">
          <w:rPr>
            <w:rStyle w:val="apple-converted-space"/>
            <w:rFonts w:ascii="Helvetica" w:hAnsi="Helvetica"/>
            <w:color w:val="000000"/>
            <w:sz w:val="22"/>
            <w:szCs w:val="22"/>
            <w:shd w:val="clear" w:color="auto" w:fill="FFFFFF"/>
            <w:lang w:val="en-US"/>
          </w:rPr>
          <w:t>are</w:t>
        </w:r>
      </w:ins>
      <w:ins w:id="61" w:author="Microsoft Office User" w:date="2026-05-06T03:38:00Z" w16du:dateUtc="2026-05-06T00:38:00Z">
        <w:r w:rsidR="00706B61">
          <w:rPr>
            <w:rStyle w:val="apple-converted-space"/>
            <w:rFonts w:ascii="Helvetica" w:hAnsi="Helvetica"/>
            <w:color w:val="000000"/>
            <w:sz w:val="22"/>
            <w:szCs w:val="22"/>
            <w:shd w:val="clear" w:color="auto" w:fill="FFFFFF"/>
            <w:lang w:val="en-US"/>
          </w:rPr>
          <w:t xml:space="preserve"> present</w:t>
        </w:r>
      </w:ins>
      <w:ins w:id="62" w:author="Microsoft Office User" w:date="2026-05-06T03:39:00Z" w16du:dateUtc="2026-05-06T00:39:00Z">
        <w:r w:rsidR="00706B61">
          <w:rPr>
            <w:rStyle w:val="apple-converted-space"/>
            <w:rFonts w:ascii="Helvetica" w:hAnsi="Helvetica"/>
            <w:color w:val="000000"/>
            <w:sz w:val="22"/>
            <w:szCs w:val="22"/>
            <w:shd w:val="clear" w:color="auto" w:fill="FFFFFF"/>
            <w:lang w:val="en-US"/>
          </w:rPr>
          <w:t xml:space="preserve"> in group III</w:t>
        </w:r>
      </w:ins>
      <w:ins w:id="63" w:author="Microsoft Office User" w:date="2026-05-06T03:49:00Z" w16du:dateUtc="2026-05-06T00:49:00Z">
        <w:r w:rsidR="00457934">
          <w:rPr>
            <w:rStyle w:val="apple-converted-space"/>
            <w:rFonts w:ascii="Helvetica" w:hAnsi="Helvetica"/>
            <w:color w:val="000000"/>
            <w:sz w:val="22"/>
            <w:szCs w:val="22"/>
            <w:shd w:val="clear" w:color="auto" w:fill="FFFFFF"/>
            <w:lang w:val="en-US"/>
          </w:rPr>
          <w:t>, where the distance is larger</w:t>
        </w:r>
      </w:ins>
      <w:ins w:id="64" w:author="Microsoft Office User" w:date="2026-05-06T03:38:00Z" w16du:dateUtc="2026-05-06T00:38:00Z">
        <w:r w:rsidR="00706B61">
          <w:rPr>
            <w:rStyle w:val="apple-converted-space"/>
            <w:rFonts w:ascii="Helvetica" w:hAnsi="Helvetica"/>
            <w:color w:val="000000"/>
            <w:sz w:val="22"/>
            <w:szCs w:val="22"/>
            <w:shd w:val="clear" w:color="auto" w:fill="FFFFFF"/>
            <w:lang w:val="en-US"/>
          </w:rPr>
          <w:t xml:space="preserve">. </w:t>
        </w:r>
      </w:ins>
      <w:ins w:id="65" w:author="Microsoft Office User" w:date="2026-05-06T03:46:00Z" w16du:dateUtc="2026-05-06T00:46:00Z">
        <w:r w:rsidR="00457934">
          <w:rPr>
            <w:rStyle w:val="apple-converted-space"/>
            <w:rFonts w:ascii="Helvetica" w:hAnsi="Helvetica"/>
            <w:color w:val="000000"/>
            <w:sz w:val="22"/>
            <w:szCs w:val="22"/>
            <w:shd w:val="clear" w:color="auto" w:fill="FFFFFF"/>
            <w:lang w:val="en-US"/>
          </w:rPr>
          <w:t>When we mi</w:t>
        </w:r>
      </w:ins>
      <w:ins w:id="66" w:author="Microsoft Office User" w:date="2026-05-06T03:47:00Z" w16du:dateUtc="2026-05-06T00:47:00Z">
        <w:r w:rsidR="00457934">
          <w:rPr>
            <w:rStyle w:val="apple-converted-space"/>
            <w:rFonts w:ascii="Helvetica" w:hAnsi="Helvetica"/>
            <w:color w:val="000000"/>
            <w:sz w:val="22"/>
            <w:szCs w:val="22"/>
            <w:shd w:val="clear" w:color="auto" w:fill="FFFFFF"/>
            <w:lang w:val="en-US"/>
          </w:rPr>
          <w:t xml:space="preserve">x </w:t>
        </w:r>
      </w:ins>
      <w:ins w:id="67" w:author="Microsoft Office User" w:date="2026-05-06T03:49:00Z" w16du:dateUtc="2026-05-06T00:49:00Z">
        <w:r w:rsidR="00457934">
          <w:rPr>
            <w:rStyle w:val="apple-converted-space"/>
            <w:rFonts w:ascii="Helvetica" w:hAnsi="Helvetica"/>
            <w:color w:val="000000"/>
            <w:sz w:val="22"/>
            <w:szCs w:val="22"/>
            <w:shd w:val="clear" w:color="auto" w:fill="FFFFFF"/>
            <w:lang w:val="en-US"/>
          </w:rPr>
          <w:t>I and III,</w:t>
        </w:r>
      </w:ins>
      <w:ins w:id="68" w:author="Microsoft Office User" w:date="2026-05-06T03:47:00Z" w16du:dateUtc="2026-05-06T00:47:00Z">
        <w:r w:rsidR="00457934">
          <w:rPr>
            <w:rStyle w:val="apple-converted-space"/>
            <w:rFonts w:ascii="Helvetica" w:hAnsi="Helvetica"/>
            <w:color w:val="000000"/>
            <w:sz w:val="22"/>
            <w:szCs w:val="22"/>
            <w:shd w:val="clear" w:color="auto" w:fill="FFFFFF"/>
            <w:lang w:val="en-US"/>
          </w:rPr>
          <w:t xml:space="preserve"> we obtain a subset of </w:t>
        </w:r>
      </w:ins>
      <w:ins w:id="69" w:author="Microsoft Office User" w:date="2026-05-06T03:49:00Z" w16du:dateUtc="2026-05-06T00:49:00Z">
        <w:r w:rsidR="00457934">
          <w:rPr>
            <w:rStyle w:val="apple-converted-space"/>
            <w:rFonts w:ascii="Helvetica" w:hAnsi="Helvetica"/>
            <w:color w:val="000000"/>
            <w:sz w:val="22"/>
            <w:szCs w:val="22"/>
            <w:shd w:val="clear" w:color="auto" w:fill="FFFFFF"/>
            <w:lang w:val="en-US"/>
          </w:rPr>
          <w:t>links detected from groups I and II</w:t>
        </w:r>
      </w:ins>
      <w:ins w:id="70" w:author="Microsoft Office User" w:date="2026-05-06T03:50:00Z" w16du:dateUtc="2026-05-06T00:50:00Z">
        <w:r w:rsidR="00457934">
          <w:rPr>
            <w:rStyle w:val="apple-converted-space"/>
            <w:rFonts w:ascii="Helvetica" w:hAnsi="Helvetica"/>
            <w:color w:val="000000"/>
            <w:sz w:val="22"/>
            <w:szCs w:val="22"/>
            <w:shd w:val="clear" w:color="auto" w:fill="FFFFFF"/>
            <w:lang w:val="en-US"/>
          </w:rPr>
          <w:t xml:space="preserve"> (Fig S5)</w:t>
        </w:r>
      </w:ins>
      <w:ins w:id="71" w:author="Microsoft Office User" w:date="2026-05-06T03:49:00Z" w16du:dateUtc="2026-05-06T00:49:00Z">
        <w:r w:rsidR="00457934">
          <w:rPr>
            <w:rStyle w:val="apple-converted-space"/>
            <w:rFonts w:ascii="Helvetica" w:hAnsi="Helvetica"/>
            <w:color w:val="000000"/>
            <w:sz w:val="22"/>
            <w:szCs w:val="22"/>
            <w:shd w:val="clear" w:color="auto" w:fill="FFFFFF"/>
            <w:lang w:val="en-US"/>
          </w:rPr>
          <w:t>.</w:t>
        </w:r>
      </w:ins>
      <w:ins w:id="72" w:author="ivan4995@gmail.com" w:date="2026-05-05T16:40:00Z">
        <w:del w:id="73"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 xml:space="preserve"> max divergence is 23 m</w:delText>
          </w:r>
        </w:del>
      </w:ins>
      <w:ins w:id="74" w:author="ivan4995@gmail.com" w:date="2026-05-05T16:41:00Z">
        <w:del w:id="75"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utations</w:delText>
          </w:r>
        </w:del>
      </w:ins>
    </w:p>
    <w:p w14:paraId="7AFB450C" w14:textId="77777777" w:rsidR="00706B61" w:rsidRDefault="00706B61" w:rsidP="00706B61">
      <w:pPr>
        <w:rPr>
          <w:ins w:id="76" w:author="Microsoft Office User" w:date="2026-05-06T03:36:00Z" w16du:dateUtc="2026-05-06T00:36:00Z"/>
          <w:rStyle w:val="apple-converted-space"/>
          <w:rFonts w:ascii="Helvetica" w:hAnsi="Helvetica"/>
          <w:color w:val="000000"/>
          <w:sz w:val="22"/>
          <w:szCs w:val="22"/>
          <w:shd w:val="clear" w:color="auto" w:fill="FFFFFF"/>
          <w:lang w:val="en-US"/>
        </w:rPr>
      </w:pPr>
    </w:p>
    <w:p w14:paraId="2F2701EC" w14:textId="77777777" w:rsidR="00706B61" w:rsidRPr="003B77F9" w:rsidRDefault="00706B61" w:rsidP="00706B61">
      <w:pPr>
        <w:rPr>
          <w:ins w:id="77" w:author="Microsoft Office User" w:date="2026-05-06T03:36:00Z" w16du:dateUtc="2026-05-06T00:36:00Z"/>
          <w:rStyle w:val="apple-converted-space"/>
          <w:rFonts w:ascii="Helvetica" w:hAnsi="Helvetica"/>
          <w:color w:val="000000"/>
          <w:sz w:val="22"/>
          <w:szCs w:val="22"/>
          <w:shd w:val="clear" w:color="auto" w:fill="FFFFFF"/>
          <w:lang w:val="en-US"/>
          <w:rPrChange w:id="78" w:author="ivan4995@gmail.com" w:date="2026-05-05T16:39:00Z">
            <w:rPr>
              <w:ins w:id="79" w:author="Microsoft Office User" w:date="2026-05-06T03:36:00Z" w16du:dateUtc="2026-05-06T00:36:00Z"/>
              <w:rStyle w:val="apple-converted-space"/>
              <w:rFonts w:ascii="Helvetica" w:hAnsi="Helvetica"/>
              <w:color w:val="000000"/>
              <w:sz w:val="22"/>
              <w:szCs w:val="22"/>
              <w:shd w:val="clear" w:color="auto" w:fill="FFFFFF"/>
            </w:rPr>
          </w:rPrChange>
        </w:rPr>
      </w:pPr>
    </w:p>
    <w:p w14:paraId="6469C2A1" w14:textId="1C3FBCAD" w:rsidR="002C279E" w:rsidRPr="000D7258" w:rsidDel="00706B61" w:rsidRDefault="002F7269">
      <w:pPr>
        <w:rPr>
          <w:del w:id="80" w:author="Microsoft Office User" w:date="2026-05-06T03:36:00Z" w16du:dateUtc="2026-05-06T00:36:00Z"/>
          <w:rFonts w:ascii="Helvetica" w:hAnsi="Helvetica"/>
          <w:color w:val="000000"/>
          <w:sz w:val="22"/>
          <w:szCs w:val="22"/>
          <w:shd w:val="clear" w:color="auto" w:fill="FFFFFF"/>
          <w:lang w:val="en-US"/>
        </w:rPr>
      </w:pPr>
      <w:del w:id="81" w:author="Microsoft Office User" w:date="2026-05-06T03:36:00Z" w16du:dateUtc="2026-05-06T00:36:00Z">
        <w:r w:rsidDel="00706B61">
          <w:rPr>
            <w:rFonts w:ascii="Helvetica" w:hAnsi="Helvetica"/>
            <w:color w:val="000000"/>
            <w:sz w:val="22"/>
            <w:szCs w:val="22"/>
            <w:shd w:val="clear" w:color="auto" w:fill="FFFFFF"/>
            <w:lang w:val="en-US"/>
          </w:rPr>
          <w:delText>There is no</w:delText>
        </w:r>
        <w:r w:rsidR="000D7258" w:rsidDel="00706B61">
          <w:rPr>
            <w:rFonts w:ascii="Helvetica" w:hAnsi="Helvetica"/>
            <w:color w:val="000000"/>
            <w:sz w:val="22"/>
            <w:szCs w:val="22"/>
            <w:shd w:val="clear" w:color="auto" w:fill="FFFFFF"/>
            <w:lang w:val="en-US"/>
          </w:rPr>
          <w:delText xml:space="preserve"> discrepancy </w:delText>
        </w:r>
        <w:r w:rsidDel="00706B61">
          <w:rPr>
            <w:rFonts w:ascii="Helvetica" w:hAnsi="Helvetica"/>
            <w:color w:val="000000"/>
            <w:sz w:val="22"/>
            <w:szCs w:val="22"/>
            <w:shd w:val="clear" w:color="auto" w:fill="FFFFFF"/>
            <w:lang w:val="en-US"/>
          </w:rPr>
          <w:delText>between these numbers and our results</w:delText>
        </w:r>
        <w:r w:rsidR="0028795A" w:rsidDel="00706B61">
          <w:rPr>
            <w:rFonts w:ascii="Helvetica" w:hAnsi="Helvetica"/>
            <w:color w:val="000000"/>
            <w:sz w:val="22"/>
            <w:szCs w:val="22"/>
            <w:shd w:val="clear" w:color="auto" w:fill="FFFFFF"/>
            <w:lang w:val="en-US"/>
          </w:rPr>
          <w:delText xml:space="preserve">. </w:delText>
        </w:r>
        <w:r w:rsidR="002F603F" w:rsidDel="00706B61">
          <w:rPr>
            <w:rFonts w:ascii="Helvetica" w:hAnsi="Helvetica"/>
            <w:color w:val="000000"/>
            <w:sz w:val="22"/>
            <w:szCs w:val="22"/>
            <w:shd w:val="clear" w:color="auto" w:fill="FFFFFF"/>
            <w:lang w:val="en-US"/>
          </w:rPr>
          <w:delText xml:space="preserve">Almost all </w:delText>
        </w:r>
        <w:r w:rsidR="00133D54" w:rsidRPr="003552A3" w:rsidDel="00706B61">
          <w:rPr>
            <w:rFonts w:ascii="Helvetica" w:hAnsi="Helvetica"/>
            <w:color w:val="000000"/>
            <w:sz w:val="22"/>
            <w:szCs w:val="22"/>
            <w:shd w:val="clear" w:color="auto" w:fill="FFFFFF"/>
            <w:lang w:val="en-US"/>
          </w:rPr>
          <w:delText>sequences</w:delText>
        </w:r>
        <w:r w:rsidR="00133D54" w:rsidDel="00706B61">
          <w:rPr>
            <w:rFonts w:ascii="Helvetica" w:hAnsi="Helvetica"/>
            <w:color w:val="000000"/>
            <w:sz w:val="22"/>
            <w:szCs w:val="22"/>
            <w:shd w:val="clear" w:color="auto" w:fill="FFFFFF"/>
            <w:lang w:val="en-US"/>
          </w:rPr>
          <w:delText xml:space="preserve"> in our histogram</w:delText>
        </w:r>
        <w:r w:rsidR="00133D54" w:rsidRPr="003552A3" w:rsidDel="00706B61">
          <w:rPr>
            <w:rFonts w:ascii="Helvetica" w:hAnsi="Helvetica"/>
            <w:color w:val="000000"/>
            <w:sz w:val="22"/>
            <w:szCs w:val="22"/>
            <w:shd w:val="clear" w:color="auto" w:fill="FFFFFF"/>
            <w:lang w:val="en-US"/>
          </w:rPr>
          <w:delText xml:space="preserve"> have </w:delText>
        </w:r>
        <w:r w:rsidR="00133D54" w:rsidRPr="003552A3" w:rsidDel="00706B61">
          <w:rPr>
            <w:rFonts w:ascii="Helvetica" w:hAnsi="Helvetica"/>
            <w:color w:val="000000"/>
            <w:sz w:val="22"/>
            <w:szCs w:val="22"/>
            <w:lang w:val="en-US"/>
          </w:rPr>
          <w:delText>less than 70 mutations</w:delText>
        </w:r>
        <w:r w:rsidR="00133D54" w:rsidDel="00706B61">
          <w:rPr>
            <w:rFonts w:ascii="Helvetica" w:hAnsi="Helvetica"/>
            <w:color w:val="000000"/>
            <w:sz w:val="22"/>
            <w:szCs w:val="22"/>
            <w:lang w:val="en-US"/>
          </w:rPr>
          <w:delText xml:space="preserve"> (Fig. 2)</w:delText>
        </w:r>
        <w:r w:rsidR="00715326" w:rsidDel="00706B61">
          <w:rPr>
            <w:rFonts w:ascii="Helvetica" w:hAnsi="Helvetica"/>
            <w:color w:val="000000"/>
            <w:sz w:val="22"/>
            <w:szCs w:val="22"/>
            <w:lang w:val="en-US"/>
          </w:rPr>
          <w:delText>, and the</w:delText>
        </w:r>
        <w:r w:rsidR="00133D54" w:rsidDel="00706B61">
          <w:rPr>
            <w:rFonts w:ascii="Helvetica" w:hAnsi="Helvetica"/>
            <w:color w:val="000000"/>
            <w:sz w:val="22"/>
            <w:szCs w:val="22"/>
            <w:lang w:val="en-US"/>
          </w:rPr>
          <w:delText xml:space="preserve"> slight </w:delText>
        </w:r>
        <w:r w:rsidR="00715E3D" w:rsidDel="00706B61">
          <w:rPr>
            <w:rFonts w:ascii="Helvetica" w:hAnsi="Helvetica"/>
            <w:color w:val="000000"/>
            <w:sz w:val="22"/>
            <w:szCs w:val="22"/>
            <w:lang w:val="en-US"/>
          </w:rPr>
          <w:delText xml:space="preserve">excess </w:delText>
        </w:r>
        <w:r w:rsidR="002C279E" w:rsidDel="00706B61">
          <w:rPr>
            <w:rFonts w:ascii="Helvetica" w:hAnsi="Helvetica"/>
            <w:color w:val="000000"/>
            <w:sz w:val="22"/>
            <w:szCs w:val="22"/>
            <w:lang w:val="en-US"/>
          </w:rPr>
          <w:delText xml:space="preserve">of that number </w:delText>
        </w:r>
        <w:r w:rsidR="00715E3D" w:rsidDel="00706B61">
          <w:rPr>
            <w:rFonts w:ascii="Helvetica" w:hAnsi="Helvetica"/>
            <w:color w:val="000000"/>
            <w:sz w:val="22"/>
            <w:szCs w:val="22"/>
            <w:lang w:val="en-US"/>
          </w:rPr>
          <w:delText>over</w:delText>
        </w:r>
        <w:r w:rsidR="00133D54" w:rsidDel="00706B61">
          <w:rPr>
            <w:rFonts w:ascii="Helvetica" w:hAnsi="Helvetica"/>
            <w:color w:val="000000"/>
            <w:sz w:val="22"/>
            <w:szCs w:val="22"/>
            <w:lang w:val="en-US"/>
          </w:rPr>
          <w:delText xml:space="preserve"> </w:delText>
        </w:r>
        <w:r w:rsidR="00715E3D" w:rsidDel="00706B61">
          <w:rPr>
            <w:rFonts w:ascii="Helvetica" w:hAnsi="Helvetica"/>
            <w:color w:val="000000"/>
            <w:sz w:val="22"/>
            <w:szCs w:val="22"/>
            <w:lang w:val="en-US"/>
          </w:rPr>
          <w:delText>50-60</w:delText>
        </w:r>
        <w:r w:rsidR="00133D54" w:rsidDel="00706B61">
          <w:rPr>
            <w:rFonts w:ascii="Helvetica" w:hAnsi="Helvetica"/>
            <w:color w:val="000000"/>
            <w:sz w:val="22"/>
            <w:szCs w:val="22"/>
            <w:lang w:val="en-US"/>
          </w:rPr>
          <w:delText xml:space="preserve"> is </w:delText>
        </w:r>
        <w:r w:rsidR="000D7258" w:rsidDel="00706B61">
          <w:rPr>
            <w:rFonts w:ascii="Helvetica" w:hAnsi="Helvetica"/>
            <w:color w:val="000000"/>
            <w:sz w:val="22"/>
            <w:szCs w:val="22"/>
            <w:lang w:val="en-US"/>
          </w:rPr>
          <w:delText xml:space="preserve">probably </w:delText>
        </w:r>
        <w:r w:rsidR="00715326" w:rsidDel="00706B61">
          <w:rPr>
            <w:rFonts w:ascii="Helvetica" w:hAnsi="Helvetica"/>
            <w:color w:val="000000"/>
            <w:sz w:val="22"/>
            <w:szCs w:val="22"/>
            <w:lang w:val="en-US"/>
          </w:rPr>
          <w:delText>caused by</w:delText>
        </w:r>
        <w:r w:rsidR="00BA4239" w:rsidDel="00706B61">
          <w:rPr>
            <w:rFonts w:ascii="Helvetica" w:hAnsi="Helvetica"/>
            <w:color w:val="000000"/>
            <w:sz w:val="22"/>
            <w:szCs w:val="22"/>
            <w:lang w:val="en-US"/>
          </w:rPr>
          <w:delText xml:space="preserve"> </w:delText>
        </w:r>
        <w:r w:rsidR="00800C6D" w:rsidDel="00706B61">
          <w:rPr>
            <w:rFonts w:ascii="Helvetica" w:hAnsi="Helvetica"/>
            <w:color w:val="000000"/>
            <w:sz w:val="22"/>
            <w:szCs w:val="22"/>
            <w:lang w:val="en-US"/>
          </w:rPr>
          <w:delText>considering a sequence set</w:delText>
        </w:r>
        <w:r w:rsidR="00800C6D" w:rsidDel="00706B61">
          <w:rPr>
            <w:rFonts w:ascii="Helvetica" w:hAnsi="Helvetica"/>
            <w:color w:val="000000"/>
            <w:sz w:val="22"/>
            <w:szCs w:val="22"/>
            <w:shd w:val="clear" w:color="auto" w:fill="FFFFFF"/>
            <w:lang w:val="en-US"/>
          </w:rPr>
          <w:delText xml:space="preserve"> over the period of one year</w:delText>
        </w:r>
        <w:r w:rsidR="000D7258" w:rsidDel="00706B61">
          <w:rPr>
            <w:rFonts w:ascii="Helvetica" w:hAnsi="Helvetica"/>
            <w:color w:val="000000"/>
            <w:sz w:val="22"/>
            <w:szCs w:val="22"/>
            <w:shd w:val="clear" w:color="auto" w:fill="FFFFFF"/>
            <w:lang w:val="en-US"/>
          </w:rPr>
          <w:delText xml:space="preserve"> and a different choice of consensus</w:delText>
        </w:r>
        <w:r w:rsidR="00800C6D" w:rsidDel="00706B61">
          <w:rPr>
            <w:rFonts w:ascii="Helvetica" w:hAnsi="Helvetica"/>
            <w:color w:val="000000"/>
            <w:sz w:val="22"/>
            <w:szCs w:val="22"/>
            <w:shd w:val="clear" w:color="auto" w:fill="FFFFFF"/>
            <w:lang w:val="en-US"/>
          </w:rPr>
          <w:delText xml:space="preserve">. </w:delText>
        </w:r>
        <w:r w:rsidR="000D7258" w:rsidDel="00706B61">
          <w:rPr>
            <w:rFonts w:ascii="Helvetica" w:hAnsi="Helvetica"/>
            <w:color w:val="000000"/>
            <w:sz w:val="22"/>
            <w:szCs w:val="22"/>
            <w:lang w:val="en-US"/>
          </w:rPr>
          <w:delText xml:space="preserve">Moreover, when we excluded the </w:delText>
        </w:r>
        <w:r w:rsidR="00D717F3" w:rsidDel="00706B61">
          <w:rPr>
            <w:rFonts w:ascii="Helvetica" w:hAnsi="Helvetica"/>
            <w:color w:val="000000"/>
            <w:sz w:val="22"/>
            <w:szCs w:val="22"/>
            <w:lang w:val="en-US"/>
          </w:rPr>
          <w:delText xml:space="preserve">few </w:delText>
        </w:r>
        <w:r w:rsidR="00300643" w:rsidDel="00706B61">
          <w:rPr>
            <w:rFonts w:ascii="Helvetica" w:hAnsi="Helvetica"/>
            <w:color w:val="000000"/>
            <w:sz w:val="22"/>
            <w:szCs w:val="22"/>
            <w:lang w:val="en-US"/>
          </w:rPr>
          <w:delText xml:space="preserve">sequences creating </w:delText>
        </w:r>
        <w:r w:rsidR="00853C5C" w:rsidRPr="003552A3" w:rsidDel="00706B61">
          <w:rPr>
            <w:rFonts w:ascii="Helvetica" w:hAnsi="Helvetica"/>
            <w:color w:val="000000"/>
            <w:sz w:val="22"/>
            <w:szCs w:val="22"/>
            <w:lang w:val="en-US"/>
          </w:rPr>
          <w:delText>the small peak at 90</w:delText>
        </w:r>
        <w:r w:rsidR="003B4ABF" w:rsidDel="00706B61">
          <w:rPr>
            <w:rFonts w:ascii="Helvetica" w:hAnsi="Helvetica"/>
            <w:color w:val="000000"/>
            <w:sz w:val="22"/>
            <w:szCs w:val="22"/>
            <w:lang w:val="en-US"/>
          </w:rPr>
          <w:delText xml:space="preserve"> in Fig. 2</w:delText>
        </w:r>
        <w:r w:rsidR="00853C5C" w:rsidRPr="003552A3" w:rsidDel="00706B61">
          <w:rPr>
            <w:rFonts w:ascii="Helvetica" w:hAnsi="Helvetica"/>
            <w:color w:val="000000"/>
            <w:sz w:val="22"/>
            <w:szCs w:val="22"/>
            <w:lang w:val="en-US"/>
          </w:rPr>
          <w:delText xml:space="preserve">, </w:delText>
        </w:r>
        <w:r w:rsidR="00DA53B9" w:rsidRPr="003552A3" w:rsidDel="00706B61">
          <w:rPr>
            <w:rFonts w:ascii="Helvetica" w:hAnsi="Helvetica"/>
            <w:color w:val="000000"/>
            <w:sz w:val="22"/>
            <w:szCs w:val="22"/>
            <w:lang w:val="en-US"/>
          </w:rPr>
          <w:delText xml:space="preserve">we </w:delText>
        </w:r>
        <w:r w:rsidR="000D7258" w:rsidDel="00706B61">
          <w:rPr>
            <w:rFonts w:ascii="Helvetica" w:hAnsi="Helvetica"/>
            <w:color w:val="000000"/>
            <w:sz w:val="22"/>
            <w:szCs w:val="22"/>
            <w:lang w:val="en-US"/>
          </w:rPr>
          <w:delText>observed</w:delText>
        </w:r>
        <w:r w:rsidR="00DA53B9" w:rsidRPr="003552A3" w:rsidDel="00706B61">
          <w:rPr>
            <w:rFonts w:ascii="Helvetica" w:hAnsi="Helvetica"/>
            <w:color w:val="000000"/>
            <w:sz w:val="22"/>
            <w:szCs w:val="22"/>
            <w:lang w:val="en-US"/>
          </w:rPr>
          <w:delText xml:space="preserve"> no change </w:delText>
        </w:r>
        <w:r w:rsidR="00DA53B9" w:rsidDel="00706B61">
          <w:rPr>
            <w:rFonts w:ascii="Helvetica" w:hAnsi="Helvetica"/>
            <w:color w:val="000000"/>
            <w:sz w:val="22"/>
            <w:szCs w:val="22"/>
            <w:lang w:val="en-US"/>
          </w:rPr>
          <w:delText xml:space="preserve">in </w:delText>
        </w:r>
        <w:r w:rsidR="00900125" w:rsidDel="00706B61">
          <w:rPr>
            <w:rFonts w:ascii="Helvetica" w:hAnsi="Helvetica"/>
            <w:color w:val="000000"/>
            <w:sz w:val="22"/>
            <w:szCs w:val="22"/>
            <w:lang w:val="en-US"/>
          </w:rPr>
          <w:delText xml:space="preserve">final </w:delText>
        </w:r>
        <w:r w:rsidR="00853C5C" w:rsidRPr="003552A3" w:rsidDel="00706B61">
          <w:rPr>
            <w:rFonts w:ascii="Helvetica" w:hAnsi="Helvetica"/>
            <w:color w:val="000000"/>
            <w:sz w:val="22"/>
            <w:szCs w:val="22"/>
            <w:lang w:val="en-US"/>
          </w:rPr>
          <w:delText>results</w:delText>
        </w:r>
        <w:r w:rsidR="00DA53B9" w:rsidDel="00706B61">
          <w:rPr>
            <w:rFonts w:ascii="Helvetica" w:hAnsi="Helvetica"/>
            <w:color w:val="000000"/>
            <w:sz w:val="22"/>
            <w:szCs w:val="22"/>
            <w:lang w:val="en-US"/>
          </w:rPr>
          <w:delText xml:space="preserve">, as long as </w:delText>
        </w:r>
        <w:r w:rsidR="00853C5C" w:rsidRPr="003552A3" w:rsidDel="00706B61">
          <w:rPr>
            <w:rFonts w:ascii="Helvetica" w:hAnsi="Helvetica"/>
            <w:color w:val="000000"/>
            <w:sz w:val="22"/>
            <w:szCs w:val="22"/>
            <w:lang w:val="en-US"/>
          </w:rPr>
          <w:delText>samples are balanced</w:delText>
        </w:r>
        <w:r w:rsidR="00363E82" w:rsidDel="00706B61">
          <w:rPr>
            <w:rFonts w:ascii="Helvetica" w:hAnsi="Helvetica"/>
            <w:color w:val="000000"/>
            <w:sz w:val="22"/>
            <w:szCs w:val="22"/>
            <w:lang w:val="en-US"/>
          </w:rPr>
          <w:delText xml:space="preserve"> between major variants</w:delText>
        </w:r>
        <w:r w:rsidR="00853C5C" w:rsidRPr="003552A3" w:rsidDel="00706B61">
          <w:rPr>
            <w:rFonts w:ascii="Helvetica" w:hAnsi="Helvetica"/>
            <w:color w:val="000000"/>
            <w:sz w:val="22"/>
            <w:szCs w:val="22"/>
            <w:lang w:val="en-US"/>
          </w:rPr>
          <w:delText xml:space="preserve"> </w:delText>
        </w:r>
        <w:r w:rsidR="00900125" w:rsidDel="00706B61">
          <w:rPr>
            <w:rFonts w:ascii="Helvetica" w:hAnsi="Helvetica"/>
            <w:color w:val="000000"/>
            <w:sz w:val="22"/>
            <w:szCs w:val="22"/>
            <w:lang w:val="en-US"/>
          </w:rPr>
          <w:delText>(</w:delText>
        </w:r>
        <w:r w:rsidR="00B35BF0" w:rsidDel="00706B61">
          <w:rPr>
            <w:rFonts w:ascii="Helvetica" w:hAnsi="Helvetica"/>
            <w:color w:val="000000"/>
            <w:sz w:val="22"/>
            <w:szCs w:val="22"/>
            <w:lang w:val="en-US"/>
          </w:rPr>
          <w:delText xml:space="preserve">compare </w:delText>
        </w:r>
        <w:r w:rsidR="00DA53B9" w:rsidRPr="003552A3" w:rsidDel="00706B61">
          <w:rPr>
            <w:rFonts w:ascii="Helvetica" w:hAnsi="Helvetica"/>
            <w:color w:val="000000"/>
            <w:sz w:val="22"/>
            <w:szCs w:val="22"/>
            <w:lang w:val="en-US"/>
          </w:rPr>
          <w:delText>Fig. S5</w:delText>
        </w:r>
        <w:r w:rsidR="00900125" w:rsidDel="00706B61">
          <w:rPr>
            <w:rFonts w:ascii="Helvetica" w:hAnsi="Helvetica"/>
            <w:color w:val="000000"/>
            <w:sz w:val="22"/>
            <w:szCs w:val="22"/>
            <w:lang w:val="en-US"/>
          </w:rPr>
          <w:delText>A, D</w:delText>
        </w:r>
        <w:r w:rsidR="00B35BF0" w:rsidDel="00706B61">
          <w:rPr>
            <w:rFonts w:ascii="Helvetica" w:hAnsi="Helvetica"/>
            <w:color w:val="000000"/>
            <w:sz w:val="22"/>
            <w:szCs w:val="22"/>
            <w:lang w:val="en-US"/>
          </w:rPr>
          <w:delText xml:space="preserve"> </w:delText>
        </w:r>
        <w:r w:rsidR="00004867" w:rsidRPr="00090F01" w:rsidDel="00706B61">
          <w:rPr>
            <w:rFonts w:ascii="Helvetica" w:hAnsi="Helvetica"/>
            <w:color w:val="000000"/>
            <w:sz w:val="22"/>
            <w:szCs w:val="22"/>
            <w:lang w:val="en-US"/>
          </w:rPr>
          <w:delText>w</w:delText>
        </w:r>
        <w:r w:rsidR="00004867" w:rsidDel="00706B61">
          <w:rPr>
            <w:rFonts w:ascii="Helvetica" w:hAnsi="Helvetica"/>
            <w:color w:val="000000"/>
            <w:sz w:val="22"/>
            <w:szCs w:val="22"/>
            <w:lang w:val="en-US"/>
          </w:rPr>
          <w:delText>ith</w:delText>
        </w:r>
        <w:r w:rsidR="00B35BF0" w:rsidDel="00706B61">
          <w:rPr>
            <w:rFonts w:ascii="Helvetica" w:hAnsi="Helvetica"/>
            <w:color w:val="000000"/>
            <w:sz w:val="22"/>
            <w:szCs w:val="22"/>
            <w:lang w:val="en-US"/>
          </w:rPr>
          <w:delText xml:space="preserve"> Fig. 4A, D</w:delText>
        </w:r>
        <w:r w:rsidR="00853C5C" w:rsidRPr="003552A3" w:rsidDel="00706B61">
          <w:rPr>
            <w:rFonts w:ascii="Helvetica" w:hAnsi="Helvetica"/>
            <w:color w:val="000000"/>
            <w:sz w:val="22"/>
            <w:szCs w:val="22"/>
            <w:lang w:val="en-US"/>
          </w:rPr>
          <w:delText>)</w:delText>
        </w:r>
        <w:r w:rsidR="00DA53B9" w:rsidDel="00706B61">
          <w:rPr>
            <w:rFonts w:ascii="Helvetica" w:hAnsi="Helvetica"/>
            <w:color w:val="000000"/>
            <w:sz w:val="22"/>
            <w:szCs w:val="22"/>
            <w:lang w:val="en-US"/>
          </w:rPr>
          <w:delText>.</w:delText>
        </w:r>
        <w:r w:rsidR="002C279E" w:rsidDel="00706B61">
          <w:rPr>
            <w:rFonts w:ascii="Helvetica" w:hAnsi="Helvetica"/>
            <w:color w:val="000000"/>
            <w:sz w:val="22"/>
            <w:szCs w:val="22"/>
            <w:lang w:val="en-US"/>
          </w:rPr>
          <w:delText xml:space="preserve"> </w:delText>
        </w:r>
      </w:del>
    </w:p>
    <w:p w14:paraId="1317BD89" w14:textId="5435FF81" w:rsidR="00766F36" w:rsidRPr="00762528" w:rsidRDefault="00133529" w:rsidP="00706B61">
      <w:pPr>
        <w:rPr>
          <w:rFonts w:ascii="Helvetica" w:hAnsi="Helvetica"/>
          <w:b/>
          <w:color w:val="000000"/>
          <w:sz w:val="22"/>
          <w:szCs w:val="22"/>
          <w:shd w:val="clear" w:color="auto" w:fill="FFFFFF"/>
        </w:rPr>
      </w:pPr>
      <w:del w:id="82" w:author="Microsoft Office User" w:date="2026-05-06T03:36:00Z" w16du:dateUtc="2026-05-06T00:36:00Z">
        <w:r w:rsidRPr="003552A3" w:rsidDel="00706B61">
          <w:rPr>
            <w:rFonts w:ascii="Helvetica" w:hAnsi="Helvetica"/>
            <w:color w:val="000000"/>
            <w:sz w:val="22"/>
            <w:szCs w:val="22"/>
          </w:rPr>
          <w:br/>
        </w:r>
      </w:del>
      <w:r w:rsidRPr="003552A3">
        <w:rPr>
          <w:rFonts w:ascii="Helvetica" w:hAnsi="Helvetica"/>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3552A3">
        <w:rPr>
          <w:rFonts w:ascii="Helvetica" w:hAnsi="Helvetica"/>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3552A3">
        <w:rPr>
          <w:rFonts w:ascii="Helvetica" w:hAnsi="Helvetica"/>
          <w:b/>
          <w:color w:val="000000"/>
          <w:sz w:val="22"/>
          <w:szCs w:val="22"/>
          <w:shd w:val="clear" w:color="auto" w:fill="FFFFFF"/>
        </w:rPr>
        <w:t>Linkage is thus a much more serious proble</w:t>
      </w:r>
      <w:r w:rsidR="00264E6A" w:rsidRPr="003552A3">
        <w:rPr>
          <w:rFonts w:ascii="Helvetica" w:hAnsi="Helvetica"/>
          <w:b/>
          <w:color w:val="000000"/>
          <w:sz w:val="22"/>
          <w:szCs w:val="22"/>
          <w:shd w:val="clear" w:color="auto" w:fill="FFFFFF"/>
          <w:lang w:val="en-US"/>
        </w:rPr>
        <w:t>m</w:t>
      </w:r>
      <w:r w:rsidR="00264E6A">
        <w:rPr>
          <w:rFonts w:ascii="Helvetica" w:hAnsi="Helvetica"/>
          <w:b/>
          <w:color w:val="000000"/>
          <w:sz w:val="22"/>
          <w:szCs w:val="22"/>
          <w:shd w:val="clear" w:color="auto" w:fill="FFFFFF"/>
          <w:lang w:val="en-US"/>
        </w:rPr>
        <w:t>...</w:t>
      </w:r>
    </w:p>
    <w:p w14:paraId="07155571" w14:textId="77777777" w:rsidR="00CD3B15" w:rsidRPr="003552A3" w:rsidRDefault="00CD3B15">
      <w:pPr>
        <w:rPr>
          <w:rFonts w:ascii="Helvetica" w:hAnsi="Helvetica"/>
          <w:color w:val="000000"/>
          <w:sz w:val="22"/>
          <w:szCs w:val="22"/>
          <w:shd w:val="clear" w:color="auto" w:fill="FFFFFF"/>
          <w:lang w:val="en-US"/>
        </w:rPr>
      </w:pPr>
    </w:p>
    <w:p w14:paraId="4C387EF3" w14:textId="0CCF0FEC" w:rsidR="00DE081B" w:rsidRPr="00BD1A82" w:rsidRDefault="00EB7593">
      <w:pPr>
        <w:rPr>
          <w:rFonts w:ascii="Helvetica" w:hAnsi="Helvetica"/>
          <w:color w:val="000000"/>
          <w:sz w:val="22"/>
          <w:szCs w:val="22"/>
          <w:shd w:val="clear" w:color="auto" w:fill="FFFFFF"/>
          <w:lang w:val="en-US"/>
        </w:rPr>
      </w:pPr>
      <w:ins w:id="83" w:author="Microsoft Office User" w:date="2026-05-06T03:31:00Z" w16du:dateUtc="2026-05-06T00:31:00Z">
        <w:r>
          <w:rPr>
            <w:rFonts w:ascii="Helvetica" w:hAnsi="Helvetica"/>
            <w:color w:val="000000"/>
            <w:sz w:val="22"/>
            <w:szCs w:val="22"/>
            <w:shd w:val="clear" w:color="auto" w:fill="FFFFFF"/>
            <w:lang w:val="en-US"/>
          </w:rPr>
          <w:t xml:space="preserve">To address this important concern, </w:t>
        </w:r>
      </w:ins>
      <w:del w:id="84" w:author="Microsoft Office User" w:date="2026-05-06T03:31:00Z" w16du:dateUtc="2026-05-06T00:31:00Z">
        <w:r w:rsidR="00900125" w:rsidRPr="00CC2F32" w:rsidDel="00EB7593">
          <w:rPr>
            <w:rFonts w:ascii="Helvetica" w:hAnsi="Helvetica"/>
            <w:color w:val="000000"/>
            <w:sz w:val="22"/>
            <w:szCs w:val="22"/>
            <w:shd w:val="clear" w:color="auto" w:fill="FFFFFF"/>
            <w:lang w:val="en-US"/>
            <w:rPrChange w:id="85" w:author="Microsoft Office User" w:date="2026-05-05T18:21:00Z" w16du:dateUtc="2026-05-05T15:21:00Z">
              <w:rPr>
                <w:rFonts w:ascii="Helvetica" w:hAnsi="Helvetica"/>
                <w:color w:val="000000"/>
                <w:sz w:val="22"/>
                <w:szCs w:val="22"/>
                <w:highlight w:val="yellow"/>
                <w:shd w:val="clear" w:color="auto" w:fill="FFFFFF"/>
                <w:lang w:val="en-US"/>
              </w:rPr>
            </w:rPrChange>
          </w:rPr>
          <w:delText>I</w:delText>
        </w:r>
      </w:del>
      <w:del w:id="86" w:author="Microsoft Office User" w:date="2026-05-06T03:32:00Z" w16du:dateUtc="2026-05-06T00:32:00Z">
        <w:r w:rsidR="00BB2215" w:rsidRPr="00CC2F32" w:rsidDel="00EB7593">
          <w:rPr>
            <w:rFonts w:ascii="Helvetica" w:hAnsi="Helvetica"/>
            <w:color w:val="000000"/>
            <w:sz w:val="22"/>
            <w:szCs w:val="22"/>
            <w:shd w:val="clear" w:color="auto" w:fill="FFFFFF"/>
            <w:lang w:val="en-US"/>
            <w:rPrChange w:id="87"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 </w:delText>
        </w:r>
      </w:del>
      <w:del w:id="88" w:author="Microsoft Office User" w:date="2026-05-06T03:31:00Z" w16du:dateUtc="2026-05-06T00:31:00Z">
        <w:r w:rsidR="00BB2215" w:rsidRPr="00CC2F32" w:rsidDel="00EB7593">
          <w:rPr>
            <w:rFonts w:ascii="Helvetica" w:hAnsi="Helvetica"/>
            <w:color w:val="000000"/>
            <w:sz w:val="22"/>
            <w:szCs w:val="22"/>
            <w:shd w:val="clear" w:color="auto" w:fill="FFFFFF"/>
            <w:lang w:val="en-US"/>
            <w:rPrChange w:id="89"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the revised version, </w:delText>
        </w:r>
      </w:del>
      <w:r w:rsidR="00BB2215" w:rsidRPr="00CC2F32">
        <w:rPr>
          <w:rFonts w:ascii="Helvetica" w:hAnsi="Helvetica"/>
          <w:color w:val="000000"/>
          <w:sz w:val="22"/>
          <w:szCs w:val="22"/>
          <w:shd w:val="clear" w:color="auto" w:fill="FFFFFF"/>
          <w:lang w:val="en-US"/>
          <w:rPrChange w:id="90"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we added </w:t>
      </w:r>
      <w:ins w:id="91" w:author="Microsoft Office User" w:date="2026-05-06T03:31:00Z" w16du:dateUtc="2026-05-06T00:31:00Z">
        <w:r>
          <w:rPr>
            <w:rFonts w:ascii="Helvetica" w:hAnsi="Helvetica"/>
            <w:color w:val="000000"/>
            <w:sz w:val="22"/>
            <w:szCs w:val="22"/>
            <w:shd w:val="clear" w:color="auto" w:fill="FFFFFF"/>
            <w:lang w:val="en-US"/>
          </w:rPr>
          <w:t xml:space="preserve">a new section </w:t>
        </w:r>
      </w:ins>
      <w:del w:id="92"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93"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a </w:delText>
        </w:r>
      </w:del>
      <w:del w:id="94" w:author="Microsoft Office User" w:date="2026-05-06T03:31:00Z" w16du:dateUtc="2026-05-06T00:31:00Z">
        <w:r w:rsidR="00BB2215" w:rsidRPr="00CC2F32" w:rsidDel="00EB7593">
          <w:rPr>
            <w:rFonts w:ascii="Helvetica" w:hAnsi="Helvetica"/>
            <w:color w:val="000000"/>
            <w:sz w:val="22"/>
            <w:szCs w:val="22"/>
            <w:shd w:val="clear" w:color="auto" w:fill="FFFFFF"/>
            <w:lang w:val="en-US"/>
            <w:rPrChange w:id="95"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new </w:delText>
        </w:r>
        <w:r w:rsidR="00151068" w:rsidRPr="00CC2F32" w:rsidDel="00EB7593">
          <w:rPr>
            <w:rFonts w:ascii="Helvetica" w:hAnsi="Helvetica"/>
            <w:color w:val="000000"/>
            <w:sz w:val="22"/>
            <w:szCs w:val="22"/>
            <w:shd w:val="clear" w:color="auto" w:fill="FFFFFF"/>
            <w:lang w:val="en-US"/>
            <w:rPrChange w:id="96" w:author="Microsoft Office User" w:date="2026-05-05T18:21:00Z" w16du:dateUtc="2026-05-05T15:21:00Z">
              <w:rPr>
                <w:rFonts w:ascii="Helvetica" w:hAnsi="Helvetica"/>
                <w:color w:val="000000"/>
                <w:sz w:val="22"/>
                <w:szCs w:val="22"/>
                <w:highlight w:val="yellow"/>
                <w:shd w:val="clear" w:color="auto" w:fill="FFFFFF"/>
                <w:lang w:val="en-US"/>
              </w:rPr>
            </w:rPrChange>
          </w:rPr>
          <w:delText>f</w:delText>
        </w:r>
        <w:r w:rsidR="00BB2215" w:rsidRPr="00CC2F32" w:rsidDel="00EB7593">
          <w:rPr>
            <w:rFonts w:ascii="Helvetica" w:hAnsi="Helvetica"/>
            <w:color w:val="000000"/>
            <w:sz w:val="22"/>
            <w:szCs w:val="22"/>
            <w:shd w:val="clear" w:color="auto" w:fill="FFFFFF"/>
            <w:lang w:val="en-US"/>
            <w:rPrChange w:id="97" w:author="Microsoft Office User" w:date="2026-05-05T18:21:00Z" w16du:dateUtc="2026-05-05T15:21:00Z">
              <w:rPr>
                <w:rFonts w:ascii="Helvetica" w:hAnsi="Helvetica"/>
                <w:color w:val="000000"/>
                <w:sz w:val="22"/>
                <w:szCs w:val="22"/>
                <w:highlight w:val="yellow"/>
                <w:shd w:val="clear" w:color="auto" w:fill="FFFFFF"/>
                <w:lang w:val="en-US"/>
              </w:rPr>
            </w:rPrChange>
          </w:rPr>
          <w:delText>igure</w:delText>
        </w:r>
        <w:r w:rsidR="00004867" w:rsidRPr="00CC2F32" w:rsidDel="00EB7593">
          <w:rPr>
            <w:rFonts w:ascii="Helvetica" w:hAnsi="Helvetica"/>
            <w:color w:val="000000"/>
            <w:sz w:val="22"/>
            <w:szCs w:val="22"/>
            <w:shd w:val="clear" w:color="auto" w:fill="FFFFFF"/>
            <w:lang w:val="en-US"/>
            <w:rPrChange w:id="98"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r w:rsidR="00004867" w:rsidRPr="00CC2F32">
        <w:rPr>
          <w:rFonts w:ascii="Helvetica" w:hAnsi="Helvetica"/>
          <w:color w:val="000000"/>
          <w:sz w:val="22"/>
          <w:szCs w:val="22"/>
          <w:shd w:val="clear" w:color="auto" w:fill="FFFFFF"/>
          <w:lang w:val="en-US"/>
          <w:rPrChange w:id="99" w:author="Microsoft Office User" w:date="2026-05-05T18:21:00Z" w16du:dateUtc="2026-05-05T15:21:00Z">
            <w:rPr>
              <w:rFonts w:ascii="Helvetica" w:hAnsi="Helvetica"/>
              <w:color w:val="000000"/>
              <w:sz w:val="22"/>
              <w:szCs w:val="22"/>
              <w:highlight w:val="yellow"/>
              <w:shd w:val="clear" w:color="auto" w:fill="FFFFFF"/>
              <w:lang w:val="en-US"/>
            </w:rPr>
          </w:rPrChange>
        </w:rPr>
        <w:t>(</w:t>
      </w:r>
      <w:del w:id="100"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101"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now </w:delText>
        </w:r>
      </w:del>
      <w:r w:rsidR="00BB2215" w:rsidRPr="00CC2F32">
        <w:rPr>
          <w:rFonts w:ascii="Helvetica" w:hAnsi="Helvetica"/>
          <w:color w:val="000000"/>
          <w:sz w:val="22"/>
          <w:szCs w:val="22"/>
          <w:shd w:val="clear" w:color="auto" w:fill="FFFFFF"/>
          <w:lang w:val="en-US"/>
          <w:rPrChange w:id="102" w:author="Microsoft Office User" w:date="2026-05-05T18:21:00Z" w16du:dateUtc="2026-05-05T15:21:00Z">
            <w:rPr>
              <w:rFonts w:ascii="Helvetica" w:hAnsi="Helvetica"/>
              <w:color w:val="000000"/>
              <w:sz w:val="22"/>
              <w:szCs w:val="22"/>
              <w:highlight w:val="yellow"/>
              <w:shd w:val="clear" w:color="auto" w:fill="FFFFFF"/>
              <w:lang w:val="en-US"/>
            </w:rPr>
          </w:rPrChange>
        </w:rPr>
        <w:t>Figure</w:t>
      </w:r>
      <w:ins w:id="103" w:author="Microsoft Office User" w:date="2026-05-05T18:20:00Z" w16du:dateUtc="2026-05-05T15:20:00Z">
        <w:r w:rsidR="00CC2F32" w:rsidRPr="00CC2F32">
          <w:rPr>
            <w:rFonts w:ascii="Helvetica" w:hAnsi="Helvetica"/>
            <w:color w:val="000000"/>
            <w:sz w:val="22"/>
            <w:szCs w:val="22"/>
            <w:shd w:val="clear" w:color="auto" w:fill="FFFFFF"/>
            <w:lang w:val="en-US"/>
            <w:rPrChange w:id="104" w:author="Microsoft Office User" w:date="2026-05-05T18:21:00Z" w16du:dateUtc="2026-05-05T15:21:00Z">
              <w:rPr>
                <w:rFonts w:ascii="Helvetica" w:hAnsi="Helvetica"/>
                <w:color w:val="000000"/>
                <w:sz w:val="22"/>
                <w:szCs w:val="22"/>
                <w:highlight w:val="yellow"/>
                <w:shd w:val="clear" w:color="auto" w:fill="FFFFFF"/>
                <w:lang w:val="en-US"/>
              </w:rPr>
            </w:rPrChange>
          </w:rPr>
          <w:t>s</w:t>
        </w:r>
      </w:ins>
      <w:r w:rsidR="00BB2215" w:rsidRPr="00CC2F32">
        <w:rPr>
          <w:rFonts w:ascii="Helvetica" w:hAnsi="Helvetica"/>
          <w:color w:val="000000"/>
          <w:sz w:val="22"/>
          <w:szCs w:val="22"/>
          <w:shd w:val="clear" w:color="auto" w:fill="FFFFFF"/>
          <w:lang w:val="en-US"/>
          <w:rPrChange w:id="105"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d="106" w:author="Microsoft Office User" w:date="2026-05-05T18:20:00Z" w16du:dateUtc="2026-05-05T15:20:00Z">
        <w:r w:rsidR="00CC2F32" w:rsidRPr="00CC2F32">
          <w:rPr>
            <w:rFonts w:ascii="Helvetica" w:hAnsi="Helvetica"/>
            <w:color w:val="000000"/>
            <w:sz w:val="22"/>
            <w:szCs w:val="22"/>
            <w:shd w:val="clear" w:color="auto" w:fill="FFFFFF"/>
            <w:lang w:val="en-US"/>
            <w:rPrChange w:id="107" w:author="Microsoft Office User" w:date="2026-05-05T18:21:00Z" w16du:dateUtc="2026-05-05T15:21:00Z">
              <w:rPr>
                <w:rFonts w:ascii="Helvetica" w:hAnsi="Helvetica"/>
                <w:color w:val="000000"/>
                <w:sz w:val="22"/>
                <w:szCs w:val="22"/>
                <w:highlight w:val="yellow"/>
                <w:shd w:val="clear" w:color="auto" w:fill="FFFFFF"/>
                <w:lang w:val="en-US"/>
              </w:rPr>
            </w:rPrChange>
          </w:rPr>
          <w:t>2-4</w:t>
        </w:r>
      </w:ins>
      <w:ins w:id="108" w:author="ivan4995@gmail.com" w:date="2026-05-05T16:42:00Z">
        <w:del w:id="109" w:author="Microsoft Office User" w:date="2026-05-05T18:18:00Z" w16du:dateUtc="2026-05-05T15:18:00Z">
          <w:r w:rsidR="003B77F9" w:rsidRPr="00CC2F32" w:rsidDel="00CC2F32">
            <w:rPr>
              <w:rFonts w:ascii="Helvetica" w:hAnsi="Helvetica"/>
              <w:color w:val="000000"/>
              <w:sz w:val="22"/>
              <w:szCs w:val="22"/>
              <w:shd w:val="clear" w:color="auto" w:fill="FFFFFF"/>
              <w:lang w:val="en-US"/>
              <w:rPrChange w:id="110" w:author="Microsoft Office User" w:date="2026-05-05T18:21:00Z" w16du:dateUtc="2026-05-05T15:21:00Z">
                <w:rPr>
                  <w:rFonts w:ascii="Helvetica" w:hAnsi="Helvetica"/>
                  <w:color w:val="000000"/>
                  <w:sz w:val="22"/>
                  <w:szCs w:val="22"/>
                  <w:highlight w:val="yellow"/>
                  <w:shd w:val="clear" w:color="auto" w:fill="FFFFFF"/>
                  <w:lang w:val="en-US"/>
                </w:rPr>
              </w:rPrChange>
            </w:rPr>
            <w:delText>3</w:delText>
          </w:r>
        </w:del>
      </w:ins>
      <w:del w:id="111" w:author="ivan4995@gmail.com" w:date="2026-05-05T16:42:00Z">
        <w:r w:rsidR="00BB2215" w:rsidRPr="00CC2F32" w:rsidDel="003B77F9">
          <w:rPr>
            <w:rFonts w:ascii="Helvetica" w:hAnsi="Helvetica"/>
            <w:color w:val="000000"/>
            <w:sz w:val="22"/>
            <w:szCs w:val="22"/>
            <w:shd w:val="clear" w:color="auto" w:fill="FFFFFF"/>
            <w:lang w:val="en-US"/>
            <w:rPrChange w:id="112" w:author="Microsoft Office User" w:date="2026-05-05T18:21:00Z" w16du:dateUtc="2026-05-05T15:21:00Z">
              <w:rPr>
                <w:rFonts w:ascii="Helvetica" w:hAnsi="Helvetica"/>
                <w:color w:val="000000"/>
                <w:sz w:val="22"/>
                <w:szCs w:val="22"/>
                <w:highlight w:val="yellow"/>
                <w:shd w:val="clear" w:color="auto" w:fill="FFFFFF"/>
                <w:lang w:val="en-US"/>
              </w:rPr>
            </w:rPrChange>
          </w:rPr>
          <w:delText>2</w:delText>
        </w:r>
      </w:del>
      <w:r w:rsidR="00004867" w:rsidRPr="00CC2F32">
        <w:rPr>
          <w:rFonts w:ascii="Helvetica" w:hAnsi="Helvetica"/>
          <w:color w:val="000000"/>
          <w:sz w:val="22"/>
          <w:szCs w:val="22"/>
          <w:shd w:val="clear" w:color="auto" w:fill="FFFFFF"/>
          <w:lang w:val="en-US"/>
          <w:rPrChange w:id="113"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BB2215" w:rsidRPr="00CC2F32">
        <w:rPr>
          <w:rFonts w:ascii="Helvetica" w:hAnsi="Helvetica"/>
          <w:color w:val="000000"/>
          <w:sz w:val="22"/>
          <w:szCs w:val="22"/>
          <w:shd w:val="clear" w:color="auto" w:fill="FFFFFF"/>
          <w:lang w:val="en-US"/>
          <w:rPrChange w:id="11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where we </w:t>
      </w:r>
      <w:del w:id="115" w:author="Microsoft Office User" w:date="2026-05-05T18:26:00Z" w16du:dateUtc="2026-05-05T15:26:00Z">
        <w:r w:rsidR="00CD3B15" w:rsidRPr="00CC2F32" w:rsidDel="00DE081B">
          <w:rPr>
            <w:rFonts w:ascii="Helvetica" w:hAnsi="Helvetica"/>
            <w:color w:val="000000"/>
            <w:sz w:val="22"/>
            <w:szCs w:val="22"/>
            <w:shd w:val="clear" w:color="auto" w:fill="FFFFFF"/>
            <w:lang w:val="en-US"/>
            <w:rPrChange w:id="116" w:author="Microsoft Office User" w:date="2026-05-05T18:21:00Z" w16du:dateUtc="2026-05-05T15:21:00Z">
              <w:rPr>
                <w:rFonts w:ascii="Helvetica" w:hAnsi="Helvetica"/>
                <w:color w:val="000000"/>
                <w:sz w:val="22"/>
                <w:szCs w:val="22"/>
                <w:highlight w:val="yellow"/>
                <w:shd w:val="clear" w:color="auto" w:fill="FFFFFF"/>
                <w:lang w:val="en-US"/>
              </w:rPr>
            </w:rPrChange>
          </w:rPr>
          <w:delText>show</w:delText>
        </w:r>
        <w:r w:rsidR="00BB2215" w:rsidRPr="00CC2F32" w:rsidDel="00DE081B">
          <w:rPr>
            <w:rFonts w:ascii="Helvetica" w:hAnsi="Helvetica"/>
            <w:color w:val="000000"/>
            <w:sz w:val="22"/>
            <w:szCs w:val="22"/>
            <w:shd w:val="clear" w:color="auto" w:fill="FFFFFF"/>
            <w:lang w:val="en-US"/>
            <w:rPrChange w:id="117"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ins w:id="118" w:author="Microsoft Office User" w:date="2026-05-05T18:26:00Z" w16du:dateUtc="2026-05-05T15:26:00Z">
        <w:r w:rsidR="00DE081B">
          <w:rPr>
            <w:rFonts w:ascii="Helvetica" w:hAnsi="Helvetica"/>
            <w:color w:val="000000"/>
            <w:sz w:val="22"/>
            <w:szCs w:val="22"/>
            <w:shd w:val="clear" w:color="auto" w:fill="FFFFFF"/>
            <w:lang w:val="en-US"/>
          </w:rPr>
          <w:t>test</w:t>
        </w:r>
        <w:r w:rsidR="00DE081B" w:rsidRPr="00CC2F32">
          <w:rPr>
            <w:rFonts w:ascii="Helvetica" w:hAnsi="Helvetica"/>
            <w:color w:val="000000"/>
            <w:sz w:val="22"/>
            <w:szCs w:val="22"/>
            <w:shd w:val="clear" w:color="auto" w:fill="FFFFFF"/>
            <w:lang w:val="en-US"/>
            <w:rPrChange w:id="11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BB2215" w:rsidRPr="00CC2F32">
        <w:rPr>
          <w:rFonts w:ascii="Helvetica" w:hAnsi="Helvetica"/>
          <w:color w:val="000000"/>
          <w:sz w:val="22"/>
          <w:szCs w:val="22"/>
          <w:shd w:val="clear" w:color="auto" w:fill="FFFFFF"/>
          <w:lang w:val="en-US"/>
          <w:rPrChange w:id="120"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r w:rsidR="00766F36" w:rsidRPr="00CC2F32">
        <w:rPr>
          <w:rFonts w:ascii="Helvetica" w:hAnsi="Helvetica"/>
          <w:color w:val="000000"/>
          <w:sz w:val="22"/>
          <w:szCs w:val="22"/>
          <w:shd w:val="clear" w:color="auto" w:fill="FFFFFF"/>
          <w:lang w:val="en-US"/>
          <w:rPrChange w:id="121"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detection </w:t>
      </w:r>
      <w:r w:rsidR="00BB2215" w:rsidRPr="00CC2F32">
        <w:rPr>
          <w:rFonts w:ascii="Helvetica" w:hAnsi="Helvetica"/>
          <w:color w:val="000000"/>
          <w:sz w:val="22"/>
          <w:szCs w:val="22"/>
          <w:shd w:val="clear" w:color="auto" w:fill="FFFFFF"/>
          <w:lang w:val="en-US"/>
          <w:rPrChange w:id="122" w:author="Microsoft Office User" w:date="2026-05-05T18:21:00Z" w16du:dateUtc="2026-05-05T15:21:00Z">
            <w:rPr>
              <w:rFonts w:ascii="Helvetica" w:hAnsi="Helvetica"/>
              <w:color w:val="000000"/>
              <w:sz w:val="22"/>
              <w:szCs w:val="22"/>
              <w:highlight w:val="yellow"/>
              <w:shd w:val="clear" w:color="auto" w:fill="FFFFFF"/>
              <w:lang w:val="en-US"/>
            </w:rPr>
          </w:rPrChange>
        </w:rPr>
        <w:t>accuracy</w:t>
      </w:r>
      <w:r w:rsidR="00CD3B15" w:rsidRPr="00CC2F32">
        <w:rPr>
          <w:rFonts w:ascii="Helvetica" w:hAnsi="Helvetica"/>
          <w:color w:val="000000"/>
          <w:sz w:val="22"/>
          <w:szCs w:val="22"/>
          <w:shd w:val="clear" w:color="auto" w:fill="FFFFFF"/>
          <w:lang w:val="en-US"/>
          <w:rPrChange w:id="12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of the metho</w:t>
      </w:r>
      <w:r w:rsidR="00720DBE" w:rsidRPr="00CC2F32">
        <w:rPr>
          <w:rFonts w:ascii="Helvetica" w:hAnsi="Helvetica"/>
          <w:color w:val="000000"/>
          <w:sz w:val="22"/>
          <w:szCs w:val="22"/>
          <w:shd w:val="clear" w:color="auto" w:fill="FFFFFF"/>
          <w:lang w:val="en-US"/>
          <w:rPrChange w:id="124" w:author="Microsoft Office User" w:date="2026-05-05T18:21:00Z" w16du:dateUtc="2026-05-05T15:21:00Z">
            <w:rPr>
              <w:rFonts w:ascii="Helvetica" w:hAnsi="Helvetica"/>
              <w:color w:val="000000"/>
              <w:sz w:val="22"/>
              <w:szCs w:val="22"/>
              <w:highlight w:val="yellow"/>
              <w:shd w:val="clear" w:color="auto" w:fill="FFFFFF"/>
              <w:lang w:val="en-US"/>
            </w:rPr>
          </w:rPrChange>
        </w:rPr>
        <w:t>d</w:t>
      </w:r>
      <w:r w:rsidR="00BB2215" w:rsidRPr="00CC2F32">
        <w:rPr>
          <w:rFonts w:ascii="Helvetica" w:hAnsi="Helvetica"/>
          <w:color w:val="000000"/>
          <w:sz w:val="22"/>
          <w:szCs w:val="22"/>
          <w:shd w:val="clear" w:color="auto" w:fill="FFFFFF"/>
          <w:lang w:val="en-US"/>
          <w:rPrChange w:id="125"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for the initial</w:t>
      </w:r>
      <w:ins w:id="126" w:author="Microsoft Office User" w:date="2026-05-05T18:26:00Z" w16du:dateUtc="2026-05-05T15:26:00Z">
        <w:r w:rsidR="00DE081B">
          <w:rPr>
            <w:rFonts w:ascii="Helvetica" w:hAnsi="Helvetica"/>
            <w:color w:val="000000"/>
            <w:sz w:val="22"/>
            <w:szCs w:val="22"/>
            <w:shd w:val="clear" w:color="auto" w:fill="FFFFFF"/>
            <w:lang w:val="en-US"/>
          </w:rPr>
          <w:t>ly–</w:t>
        </w:r>
      </w:ins>
      <w:del w:id="127" w:author="Microsoft Office User" w:date="2026-05-05T18:26:00Z" w16du:dateUtc="2026-05-05T15:26:00Z">
        <w:r w:rsidR="00BB2215" w:rsidRPr="00CC2F32" w:rsidDel="00DE081B">
          <w:rPr>
            <w:rFonts w:ascii="Helvetica" w:hAnsi="Helvetica"/>
            <w:color w:val="000000"/>
            <w:sz w:val="22"/>
            <w:szCs w:val="22"/>
            <w:shd w:val="clear" w:color="auto" w:fill="FFFFFF"/>
            <w:lang w:val="en-US"/>
            <w:rPrChange w:id="128"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r w:rsidR="00BB2215" w:rsidRPr="00CC2F32">
        <w:rPr>
          <w:rFonts w:ascii="Helvetica" w:hAnsi="Helvetica"/>
          <w:color w:val="000000"/>
          <w:sz w:val="22"/>
          <w:szCs w:val="22"/>
          <w:shd w:val="clear" w:color="auto" w:fill="FFFFFF"/>
          <w:lang w:val="en-US"/>
          <w:rPrChange w:id="129" w:author="Microsoft Office User" w:date="2026-05-05T18:21:00Z" w16du:dateUtc="2026-05-05T15:21:00Z">
            <w:rPr>
              <w:rFonts w:ascii="Helvetica" w:hAnsi="Helvetica"/>
              <w:color w:val="000000"/>
              <w:sz w:val="22"/>
              <w:szCs w:val="22"/>
              <w:highlight w:val="yellow"/>
              <w:shd w:val="clear" w:color="auto" w:fill="FFFFFF"/>
              <w:lang w:val="en-US"/>
            </w:rPr>
          </w:rPrChange>
        </w:rPr>
        <w:t>monomorphic population</w:t>
      </w:r>
      <w:r w:rsidR="00DA53B9" w:rsidRPr="00CC2F32">
        <w:rPr>
          <w:rFonts w:ascii="Helvetica" w:hAnsi="Helvetica"/>
          <w:color w:val="000000"/>
          <w:sz w:val="22"/>
          <w:szCs w:val="22"/>
          <w:shd w:val="clear" w:color="auto" w:fill="FFFFFF"/>
          <w:lang w:val="en-US"/>
          <w:rPrChange w:id="130"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with </w:t>
      </w:r>
      <w:del w:id="131" w:author="Microsoft Office User" w:date="2026-05-05T18:26:00Z" w16du:dateUtc="2026-05-05T15:26:00Z">
        <w:r w:rsidR="00DA53B9" w:rsidRPr="00CC2F32" w:rsidDel="00DE081B">
          <w:rPr>
            <w:rFonts w:ascii="Helvetica" w:hAnsi="Helvetica"/>
            <w:color w:val="000000"/>
            <w:sz w:val="22"/>
            <w:szCs w:val="22"/>
            <w:shd w:val="clear" w:color="auto" w:fill="FFFFFF"/>
            <w:lang w:val="en-US"/>
            <w:rPrChange w:id="132"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zero </w:delText>
        </w:r>
      </w:del>
      <w:ins w:id="133" w:author="Microsoft Office User" w:date="2026-05-05T18:26:00Z" w16du:dateUtc="2026-05-05T15:26:00Z">
        <w:r w:rsidR="00DE081B">
          <w:rPr>
            <w:rFonts w:ascii="Helvetica" w:hAnsi="Helvetica"/>
            <w:color w:val="000000"/>
            <w:sz w:val="22"/>
            <w:szCs w:val="22"/>
            <w:shd w:val="clear" w:color="auto" w:fill="FFFFFF"/>
            <w:lang w:val="en-US"/>
          </w:rPr>
          <w:t>no</w:t>
        </w:r>
        <w:r w:rsidR="00DE081B" w:rsidRPr="00CC2F32">
          <w:rPr>
            <w:rFonts w:ascii="Helvetica" w:hAnsi="Helvetica"/>
            <w:color w:val="000000"/>
            <w:sz w:val="22"/>
            <w:szCs w:val="22"/>
            <w:shd w:val="clear" w:color="auto" w:fill="FFFFFF"/>
            <w:lang w:val="en-US"/>
            <w:rPrChange w:id="13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DA53B9" w:rsidRPr="00CC2F32">
        <w:rPr>
          <w:rFonts w:ascii="Helvetica" w:hAnsi="Helvetica"/>
          <w:color w:val="000000"/>
          <w:sz w:val="22"/>
          <w:szCs w:val="22"/>
          <w:shd w:val="clear" w:color="auto" w:fill="FFFFFF"/>
          <w:lang w:val="en-US"/>
          <w:rPrChange w:id="135" w:author="Microsoft Office User" w:date="2026-05-05T18:21:00Z" w16du:dateUtc="2026-05-05T15:21:00Z">
            <w:rPr>
              <w:rFonts w:ascii="Helvetica" w:hAnsi="Helvetica"/>
              <w:color w:val="000000"/>
              <w:sz w:val="22"/>
              <w:szCs w:val="22"/>
              <w:highlight w:val="yellow"/>
              <w:shd w:val="clear" w:color="auto" w:fill="FFFFFF"/>
              <w:lang w:val="en-US"/>
            </w:rPr>
          </w:rPrChange>
        </w:rPr>
        <w:t>recombination</w:t>
      </w:r>
      <w:ins w:id="136" w:author="Microsoft Office User" w:date="2026-05-05T18:16:00Z" w16du:dateUtc="2026-05-05T15:16:00Z">
        <w:r w:rsidR="00CC2F32" w:rsidRPr="00CC2F32">
          <w:rPr>
            <w:rFonts w:ascii="Helvetica" w:hAnsi="Helvetica"/>
            <w:color w:val="000000"/>
            <w:sz w:val="22"/>
            <w:szCs w:val="22"/>
            <w:shd w:val="clear" w:color="auto" w:fill="FFFFFF"/>
            <w:lang w:val="en-US"/>
            <w:rPrChange w:id="13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138" w:author="Microsoft Office User" w:date="2026-05-05T18:17:00Z" w16du:dateUtc="2026-05-05T15:17:00Z">
        <w:r w:rsidR="00CC2F32" w:rsidRPr="00CC2F32">
          <w:rPr>
            <w:rFonts w:ascii="Helvetica" w:hAnsi="Helvetica"/>
            <w:color w:val="000000"/>
            <w:sz w:val="22"/>
            <w:szCs w:val="22"/>
            <w:shd w:val="clear" w:color="auto" w:fill="FFFFFF"/>
            <w:lang w:val="en-US"/>
            <w:rPrChange w:id="13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To explain </w:t>
        </w:r>
      </w:ins>
      <w:ins w:id="140" w:author="Microsoft Office User" w:date="2026-05-05T18:26:00Z" w16du:dateUtc="2026-05-05T15:26:00Z">
        <w:r w:rsidR="00DE081B">
          <w:rPr>
            <w:rFonts w:ascii="Helvetica" w:hAnsi="Helvetica"/>
            <w:color w:val="000000"/>
            <w:sz w:val="22"/>
            <w:szCs w:val="22"/>
            <w:shd w:val="clear" w:color="auto" w:fill="FFFFFF"/>
            <w:lang w:val="en-US"/>
          </w:rPr>
          <w:t xml:space="preserve">the </w:t>
        </w:r>
      </w:ins>
      <w:ins w:id="141" w:author="Microsoft Office User" w:date="2026-05-05T18:17:00Z" w16du:dateUtc="2026-05-05T15:17:00Z">
        <w:r w:rsidR="00CC2F32" w:rsidRPr="00CC2F32">
          <w:rPr>
            <w:rFonts w:ascii="Helvetica" w:hAnsi="Helvetica"/>
            <w:color w:val="000000"/>
            <w:sz w:val="22"/>
            <w:szCs w:val="22"/>
            <w:shd w:val="clear" w:color="auto" w:fill="FFFFFF"/>
            <w:lang w:val="en-US"/>
            <w:rPrChange w:id="142" w:author="Microsoft Office User" w:date="2026-05-05T18:21:00Z" w16du:dateUtc="2026-05-05T15:21:00Z">
              <w:rPr>
                <w:rFonts w:ascii="Helvetica" w:hAnsi="Helvetica"/>
                <w:color w:val="000000"/>
                <w:sz w:val="22"/>
                <w:szCs w:val="22"/>
                <w:highlight w:val="yellow"/>
                <w:shd w:val="clear" w:color="auto" w:fill="FFFFFF"/>
                <w:lang w:val="en-US"/>
              </w:rPr>
            </w:rPrChange>
          </w:rPr>
          <w:t>emergence of VOC, we</w:t>
        </w:r>
      </w:ins>
      <w:ins w:id="143" w:author="Microsoft Office User" w:date="2026-05-05T18:16:00Z" w16du:dateUtc="2026-05-05T15:16:00Z">
        <w:r w:rsidR="00CC2F32" w:rsidRPr="00CC2F32">
          <w:rPr>
            <w:rFonts w:ascii="Helvetica" w:hAnsi="Helvetica"/>
            <w:color w:val="000000"/>
            <w:sz w:val="22"/>
            <w:szCs w:val="22"/>
            <w:shd w:val="clear" w:color="auto" w:fill="FFFFFF"/>
            <w:lang w:val="en-US"/>
            <w:rPrChange w:id="14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145" w:author="Microsoft Office User" w:date="2026-05-05T18:17:00Z" w16du:dateUtc="2026-05-05T15:17:00Z">
        <w:r w:rsidR="00CC2F32" w:rsidRPr="00CC2F32">
          <w:rPr>
            <w:rFonts w:ascii="Helvetica" w:hAnsi="Helvetica"/>
            <w:color w:val="000000"/>
            <w:sz w:val="22"/>
            <w:szCs w:val="22"/>
            <w:shd w:val="clear" w:color="auto" w:fill="FFFFFF"/>
            <w:lang w:val="en-US"/>
            <w:rPrChange w:id="146" w:author="Microsoft Office User" w:date="2026-05-05T18:21:00Z" w16du:dateUtc="2026-05-05T15:21:00Z">
              <w:rPr>
                <w:rFonts w:ascii="Helvetica" w:hAnsi="Helvetica"/>
                <w:color w:val="000000"/>
                <w:sz w:val="22"/>
                <w:szCs w:val="22"/>
                <w:highlight w:val="yellow"/>
                <w:shd w:val="clear" w:color="auto" w:fill="FFFFFF"/>
                <w:lang w:val="en-US"/>
              </w:rPr>
            </w:rPrChange>
          </w:rPr>
          <w:t>also</w:t>
        </w:r>
      </w:ins>
      <w:ins w:id="147" w:author="Microsoft Office User" w:date="2026-05-05T18:16:00Z" w16du:dateUtc="2026-05-05T15:16:00Z">
        <w:r w:rsidR="00CC2F32" w:rsidRPr="00CC2F32">
          <w:rPr>
            <w:rFonts w:ascii="Helvetica" w:hAnsi="Helvetica"/>
            <w:color w:val="000000"/>
            <w:sz w:val="22"/>
            <w:szCs w:val="22"/>
            <w:shd w:val="clear" w:color="auto" w:fill="FFFFFF"/>
            <w:lang w:val="en-US"/>
            <w:rPrChange w:id="14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149" w:author="Microsoft Office User" w:date="2026-05-05T18:17:00Z" w16du:dateUtc="2026-05-05T15:17:00Z">
        <w:r w:rsidR="00CC2F32" w:rsidRPr="00CC2F32">
          <w:rPr>
            <w:rFonts w:ascii="Helvetica" w:hAnsi="Helvetica"/>
            <w:color w:val="000000"/>
            <w:sz w:val="22"/>
            <w:szCs w:val="22"/>
            <w:shd w:val="clear" w:color="auto" w:fill="FFFFFF"/>
            <w:lang w:val="en-US"/>
            <w:rPrChange w:id="150"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assume </w:t>
        </w:r>
      </w:ins>
      <w:ins w:id="151" w:author="Microsoft Office User" w:date="2026-05-05T18:16:00Z" w16du:dateUtc="2026-05-05T15:16:00Z">
        <w:r w:rsidR="00CC2F32" w:rsidRPr="00CC2F32">
          <w:rPr>
            <w:rFonts w:ascii="Helvetica" w:hAnsi="Helvetica"/>
            <w:color w:val="000000"/>
            <w:sz w:val="22"/>
            <w:szCs w:val="22"/>
            <w:shd w:val="clear" w:color="auto" w:fill="FFFFFF"/>
            <w:lang w:val="en-US"/>
            <w:rPrChange w:id="152" w:author="Microsoft Office User" w:date="2026-05-05T18:21:00Z" w16du:dateUtc="2026-05-05T15:21:00Z">
              <w:rPr>
                <w:rFonts w:ascii="Helvetica" w:hAnsi="Helvetica"/>
                <w:color w:val="000000"/>
                <w:sz w:val="22"/>
                <w:szCs w:val="22"/>
                <w:highlight w:val="yellow"/>
                <w:shd w:val="clear" w:color="auto" w:fill="FFFFFF"/>
                <w:lang w:val="en-US"/>
              </w:rPr>
            </w:rPrChange>
          </w:rPr>
          <w:t>positive epistasis in the form of a fitness valley (</w:t>
        </w:r>
      </w:ins>
      <w:ins w:id="153" w:author="Microsoft Office User" w:date="2026-05-05T18:17:00Z" w16du:dateUtc="2026-05-05T15:17:00Z">
        <w:r w:rsidR="00CC2F32" w:rsidRPr="00CC2F32">
          <w:rPr>
            <w:rFonts w:ascii="Helvetica" w:hAnsi="Helvetica"/>
            <w:color w:val="000000"/>
            <w:sz w:val="22"/>
            <w:szCs w:val="22"/>
            <w:shd w:val="clear" w:color="auto" w:fill="FFFFFF"/>
            <w:lang w:val="en-US"/>
            <w:rPrChange w:id="15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ins>
      <w:ins w:id="155" w:author="Microsoft Office User" w:date="2026-05-05T18:16:00Z" w16du:dateUtc="2026-05-05T15:16:00Z">
        <w:r w:rsidR="00CC2F32" w:rsidRPr="00CC2F32">
          <w:rPr>
            <w:rFonts w:ascii="Helvetica" w:hAnsi="Helvetica"/>
            <w:color w:val="000000"/>
            <w:sz w:val="22"/>
            <w:szCs w:val="22"/>
            <w:shd w:val="clear" w:color="auto" w:fill="FFFFFF"/>
            <w:lang w:val="en-US"/>
            <w:rPrChange w:id="156" w:author="Microsoft Office User" w:date="2026-05-05T18:21:00Z" w16du:dateUtc="2026-05-05T15:21:00Z">
              <w:rPr>
                <w:rFonts w:ascii="Helvetica" w:hAnsi="Helvetica"/>
                <w:color w:val="000000"/>
                <w:sz w:val="22"/>
                <w:szCs w:val="22"/>
                <w:highlight w:val="yellow"/>
                <w:shd w:val="clear" w:color="auto" w:fill="FFFFFF"/>
                <w:lang w:val="en-US"/>
              </w:rPr>
            </w:rPrChange>
          </w:rPr>
          <w:t>primary mutation and 10 compensatory mutations</w:t>
        </w:r>
      </w:ins>
      <w:ins w:id="157" w:author="Microsoft Office User" w:date="2026-05-05T18:21:00Z" w16du:dateUtc="2026-05-05T15:21:00Z">
        <w:r w:rsidR="00CC2F32" w:rsidRPr="00CC2F32">
          <w:rPr>
            <w:rFonts w:ascii="Helvetica" w:hAnsi="Helvetica"/>
            <w:color w:val="000000"/>
            <w:sz w:val="22"/>
            <w:szCs w:val="22"/>
            <w:shd w:val="clear" w:color="auto" w:fill="FFFFFF"/>
            <w:lang w:val="en-US"/>
            <w:rPrChange w:id="158" w:author="Microsoft Office User" w:date="2026-05-05T18:21:00Z" w16du:dateUtc="2026-05-05T15:21:00Z">
              <w:rPr>
                <w:rFonts w:ascii="Helvetica" w:hAnsi="Helvetica"/>
                <w:color w:val="000000"/>
                <w:sz w:val="22"/>
                <w:szCs w:val="22"/>
                <w:highlight w:val="yellow"/>
                <w:shd w:val="clear" w:color="auto" w:fill="FFFFFF"/>
                <w:lang w:val="en-US"/>
              </w:rPr>
            </w:rPrChange>
          </w:rPr>
          <w:t>, Fig. 2</w:t>
        </w:r>
      </w:ins>
      <w:ins w:id="159" w:author="Microsoft Office User" w:date="2026-05-05T18:27:00Z" w16du:dateUtc="2026-05-05T15:27:00Z">
        <w:r w:rsidR="00DE081B">
          <w:rPr>
            <w:rFonts w:ascii="Helvetica" w:hAnsi="Helvetica"/>
            <w:color w:val="000000"/>
            <w:sz w:val="22"/>
            <w:szCs w:val="22"/>
            <w:shd w:val="clear" w:color="auto" w:fill="FFFFFF"/>
            <w:lang w:val="en-US"/>
          </w:rPr>
          <w:t xml:space="preserve"> insert</w:t>
        </w:r>
      </w:ins>
      <w:ins w:id="160" w:author="Microsoft Office User" w:date="2026-05-05T18:16:00Z" w16du:dateUtc="2026-05-05T15:16:00Z">
        <w:r w:rsidR="00CC2F32" w:rsidRPr="00CC2F32">
          <w:rPr>
            <w:rFonts w:ascii="Helvetica" w:hAnsi="Helvetica"/>
            <w:color w:val="000000"/>
            <w:sz w:val="22"/>
            <w:szCs w:val="22"/>
            <w:shd w:val="clear" w:color="auto" w:fill="FFFFFF"/>
            <w:lang w:val="en-US"/>
            <w:rPrChange w:id="161" w:author="Microsoft Office User" w:date="2026-05-05T18:21:00Z" w16du:dateUtc="2026-05-05T15:21:00Z">
              <w:rPr>
                <w:rFonts w:ascii="Helvetica" w:hAnsi="Helvetica"/>
                <w:color w:val="000000"/>
                <w:sz w:val="22"/>
                <w:szCs w:val="22"/>
                <w:highlight w:val="yellow"/>
                <w:shd w:val="clear" w:color="auto" w:fill="FFFFFF"/>
                <w:lang w:val="en-US"/>
              </w:rPr>
            </w:rPrChange>
          </w:rPr>
          <w:t>)</w:t>
        </w:r>
      </w:ins>
      <w:r w:rsidR="00CD3B15" w:rsidRPr="00CC2F32">
        <w:rPr>
          <w:rFonts w:ascii="Helvetica" w:hAnsi="Helvetica"/>
          <w:color w:val="000000"/>
          <w:sz w:val="22"/>
          <w:szCs w:val="22"/>
          <w:shd w:val="clear" w:color="auto" w:fill="FFFFFF"/>
          <w:lang w:val="en-US"/>
          <w:rPrChange w:id="162"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766F36" w:rsidRPr="00151068">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 xml:space="preserve"> </w:t>
      </w:r>
      <w:del w:id="163" w:author="Microsoft Office User" w:date="2026-05-05T18:17:00Z" w16du:dateUtc="2026-05-05T15:17:00Z">
        <w:r w:rsidR="00BD1A82" w:rsidRPr="003552A3" w:rsidDel="00CC2F32">
          <w:rPr>
            <w:rFonts w:ascii="Helvetica" w:hAnsi="Helvetica"/>
            <w:color w:val="000000"/>
            <w:sz w:val="22"/>
            <w:szCs w:val="22"/>
            <w:shd w:val="clear" w:color="auto" w:fill="FFFFFF"/>
            <w:lang w:val="en-US"/>
          </w:rPr>
          <w:delText xml:space="preserve">The case of zero recombination for </w:delText>
        </w:r>
        <w:r w:rsidR="00BD1A82" w:rsidDel="00CC2F32">
          <w:rPr>
            <w:rFonts w:ascii="Helvetica" w:hAnsi="Helvetica"/>
            <w:color w:val="000000"/>
            <w:sz w:val="22"/>
            <w:szCs w:val="22"/>
            <w:shd w:val="clear" w:color="auto" w:fill="FFFFFF"/>
            <w:lang w:val="en-US"/>
          </w:rPr>
          <w:delText>a</w:delText>
        </w:r>
        <w:r w:rsidR="003850ED" w:rsidDel="00CC2F32">
          <w:rPr>
            <w:rFonts w:ascii="Helvetica" w:hAnsi="Helvetica"/>
            <w:color w:val="000000"/>
            <w:sz w:val="22"/>
            <w:szCs w:val="22"/>
            <w:shd w:val="clear" w:color="auto" w:fill="FFFFFF"/>
            <w:lang w:val="en-US"/>
          </w:rPr>
          <w:delText>n initially</w:delText>
        </w:r>
        <w:r w:rsidR="00BD1A82" w:rsidDel="00CC2F32">
          <w:rPr>
            <w:rFonts w:ascii="Helvetica" w:hAnsi="Helvetica"/>
            <w:color w:val="000000"/>
            <w:sz w:val="22"/>
            <w:szCs w:val="22"/>
            <w:shd w:val="clear" w:color="auto" w:fill="FFFFFF"/>
            <w:lang w:val="en-US"/>
          </w:rPr>
          <w:delText xml:space="preserve"> </w:delText>
        </w:r>
        <w:r w:rsidR="00BD1A82" w:rsidRPr="003552A3" w:rsidDel="00CC2F32">
          <w:rPr>
            <w:rFonts w:ascii="Helvetica" w:hAnsi="Helvetica"/>
            <w:color w:val="000000"/>
            <w:sz w:val="22"/>
            <w:szCs w:val="22"/>
            <w:shd w:val="clear" w:color="auto" w:fill="FFFFFF"/>
            <w:lang w:val="en-US"/>
          </w:rPr>
          <w:delText xml:space="preserve">polymorphic population </w:delText>
        </w:r>
        <w:r w:rsidR="00BD1A82" w:rsidDel="00CC2F32">
          <w:rPr>
            <w:rFonts w:ascii="Helvetica" w:hAnsi="Helvetica"/>
            <w:color w:val="000000"/>
            <w:sz w:val="22"/>
            <w:szCs w:val="22"/>
            <w:shd w:val="clear" w:color="auto" w:fill="FFFFFF"/>
            <w:lang w:val="en-US"/>
          </w:rPr>
          <w:delText>was</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already</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given i</w:delText>
        </w:r>
        <w:r w:rsidR="00BD1A82" w:rsidRPr="003552A3" w:rsidDel="00CC2F32">
          <w:rPr>
            <w:rFonts w:ascii="Helvetica" w:hAnsi="Helvetica"/>
            <w:color w:val="000000"/>
            <w:sz w:val="22"/>
            <w:szCs w:val="22"/>
            <w:shd w:val="clear" w:color="auto" w:fill="FFFFFF"/>
            <w:lang w:val="en-US"/>
          </w:rPr>
          <w:delText>n Fig. S2.</w:delText>
        </w:r>
        <w:r w:rsidR="00BD1A82" w:rsidDel="00CC2F32">
          <w:rPr>
            <w:rFonts w:ascii="Helvetica" w:hAnsi="Helvetica"/>
            <w:color w:val="000000"/>
            <w:sz w:val="22"/>
            <w:szCs w:val="22"/>
            <w:shd w:val="clear" w:color="auto" w:fill="FFFFFF"/>
            <w:lang w:val="en-US"/>
          </w:rPr>
          <w:delText xml:space="preserve"> </w:delText>
        </w:r>
      </w:del>
      <w:r w:rsidR="002F7F9B">
        <w:rPr>
          <w:rFonts w:ascii="Helvetica" w:hAnsi="Helvetica"/>
          <w:color w:val="000000"/>
          <w:sz w:val="22"/>
          <w:szCs w:val="22"/>
          <w:shd w:val="clear" w:color="auto" w:fill="FFFFFF"/>
          <w:lang w:val="en-US"/>
        </w:rPr>
        <w:t>As expected,</w:t>
      </w:r>
      <w:r w:rsidR="00151068">
        <w:rPr>
          <w:rFonts w:ascii="Helvetica" w:hAnsi="Helvetica"/>
          <w:color w:val="000000"/>
          <w:sz w:val="22"/>
          <w:szCs w:val="22"/>
          <w:shd w:val="clear" w:color="auto" w:fill="FFFFFF"/>
          <w:lang w:val="en-US"/>
        </w:rPr>
        <w:t xml:space="preserve"> the </w:t>
      </w:r>
      <w:r w:rsidR="00264E6A" w:rsidRPr="006D1C99">
        <w:rPr>
          <w:rFonts w:ascii="Helvetica" w:hAnsi="Helvetica"/>
          <w:color w:val="000000"/>
          <w:sz w:val="22"/>
          <w:szCs w:val="22"/>
          <w:shd w:val="clear" w:color="auto" w:fill="FFFFFF"/>
          <w:lang w:val="en-US"/>
        </w:rPr>
        <w:t xml:space="preserve">detection error is </w:t>
      </w:r>
      <w:ins w:id="164" w:author="Microsoft Office User" w:date="2026-05-06T03:54:00Z" w16du:dateUtc="2026-05-06T00:54:00Z">
        <w:r w:rsidR="00413B07">
          <w:rPr>
            <w:rFonts w:ascii="Helvetica" w:hAnsi="Helvetica"/>
            <w:color w:val="000000"/>
            <w:sz w:val="22"/>
            <w:szCs w:val="22"/>
            <w:shd w:val="clear" w:color="auto" w:fill="FFFFFF"/>
            <w:lang w:val="en-US"/>
          </w:rPr>
          <w:t xml:space="preserve">much </w:t>
        </w:r>
      </w:ins>
      <w:r w:rsidR="00264E6A" w:rsidRPr="006D1C99">
        <w:rPr>
          <w:rFonts w:ascii="Helvetica" w:hAnsi="Helvetica"/>
          <w:color w:val="000000"/>
          <w:sz w:val="22"/>
          <w:szCs w:val="22"/>
          <w:shd w:val="clear" w:color="auto" w:fill="FFFFFF"/>
          <w:lang w:val="en-US"/>
        </w:rPr>
        <w:t xml:space="preserve">higher </w:t>
      </w:r>
      <w:r w:rsidR="00BD1A82">
        <w:rPr>
          <w:rFonts w:ascii="Helvetica" w:hAnsi="Helvetica"/>
          <w:color w:val="000000"/>
          <w:sz w:val="22"/>
          <w:szCs w:val="22"/>
          <w:shd w:val="clear" w:color="auto" w:fill="FFFFFF"/>
          <w:lang w:val="en-US"/>
        </w:rPr>
        <w:t xml:space="preserve">for </w:t>
      </w:r>
      <w:r w:rsidR="00151068">
        <w:rPr>
          <w:rFonts w:ascii="Helvetica" w:hAnsi="Helvetica"/>
          <w:color w:val="000000"/>
          <w:sz w:val="22"/>
          <w:szCs w:val="22"/>
          <w:shd w:val="clear" w:color="auto" w:fill="FFFFFF"/>
          <w:lang w:val="en-US"/>
        </w:rPr>
        <w:t xml:space="preserve">an </w:t>
      </w:r>
      <w:r w:rsidR="00BD1A82">
        <w:rPr>
          <w:rFonts w:ascii="Helvetica" w:hAnsi="Helvetica"/>
          <w:color w:val="000000"/>
          <w:sz w:val="22"/>
          <w:szCs w:val="22"/>
          <w:shd w:val="clear" w:color="auto" w:fill="FFFFFF"/>
          <w:lang w:val="en-US"/>
        </w:rPr>
        <w:t>initially monomorphic</w:t>
      </w:r>
      <w:r w:rsidR="00151068">
        <w:rPr>
          <w:rFonts w:ascii="Helvetica" w:hAnsi="Helvetica"/>
          <w:color w:val="000000"/>
          <w:sz w:val="22"/>
          <w:szCs w:val="22"/>
          <w:shd w:val="clear" w:color="auto" w:fill="FFFFFF"/>
          <w:lang w:val="en-US"/>
        </w:rPr>
        <w:t xml:space="preserve"> population</w:t>
      </w:r>
      <w:r w:rsidR="00BD1A82">
        <w:rPr>
          <w:rFonts w:ascii="Helvetica" w:hAnsi="Helvetica"/>
          <w:color w:val="000000"/>
          <w:sz w:val="22"/>
          <w:szCs w:val="22"/>
          <w:shd w:val="clear" w:color="auto" w:fill="FFFFFF"/>
          <w:lang w:val="en-US"/>
        </w:rPr>
        <w:t xml:space="preserve"> </w:t>
      </w:r>
      <w:r w:rsidR="00151068">
        <w:rPr>
          <w:rFonts w:ascii="Helvetica" w:hAnsi="Helvetica"/>
          <w:color w:val="000000"/>
          <w:sz w:val="22"/>
          <w:szCs w:val="22"/>
          <w:shd w:val="clear" w:color="auto" w:fill="FFFFFF"/>
          <w:lang w:val="en-US"/>
        </w:rPr>
        <w:t>than for an initially polymorphic population</w:t>
      </w:r>
      <w:ins w:id="165" w:author="Microsoft Office User" w:date="2026-05-05T18:27:00Z" w16du:dateUtc="2026-05-05T15:27:00Z">
        <w:r w:rsidR="00DE081B">
          <w:rPr>
            <w:rFonts w:ascii="Helvetica" w:hAnsi="Helvetica"/>
            <w:color w:val="000000"/>
            <w:sz w:val="22"/>
            <w:szCs w:val="22"/>
            <w:shd w:val="clear" w:color="auto" w:fill="FFFFFF"/>
            <w:lang w:val="en-US"/>
          </w:rPr>
          <w:t xml:space="preserve"> (cf. Fig </w:t>
        </w:r>
      </w:ins>
      <w:ins w:id="166" w:author="Microsoft Office User" w:date="2026-05-06T03:54:00Z" w16du:dateUtc="2026-05-06T00:54:00Z">
        <w:r w:rsidR="00413B07">
          <w:rPr>
            <w:rFonts w:ascii="Helvetica" w:hAnsi="Helvetica"/>
            <w:color w:val="000000"/>
            <w:sz w:val="22"/>
            <w:szCs w:val="22"/>
            <w:shd w:val="clear" w:color="auto" w:fill="FFFFFF"/>
            <w:lang w:val="en-US"/>
          </w:rPr>
          <w:t>4</w:t>
        </w:r>
      </w:ins>
      <w:ins w:id="167" w:author="Microsoft Office User" w:date="2026-05-05T18:27:00Z" w16du:dateUtc="2026-05-05T15:27:00Z">
        <w:r w:rsidR="00DE081B">
          <w:rPr>
            <w:rFonts w:ascii="Helvetica" w:hAnsi="Helvetica"/>
            <w:color w:val="000000"/>
            <w:sz w:val="22"/>
            <w:szCs w:val="22"/>
            <w:shd w:val="clear" w:color="auto" w:fill="FFFFFF"/>
            <w:lang w:val="en-US"/>
          </w:rPr>
          <w:t xml:space="preserve"> and Fig 1)</w:t>
        </w:r>
      </w:ins>
      <w:r w:rsidR="00264E6A" w:rsidRPr="006D1C99">
        <w:rPr>
          <w:rFonts w:ascii="Helvetica" w:hAnsi="Helvetica"/>
          <w:color w:val="000000"/>
          <w:sz w:val="22"/>
          <w:szCs w:val="22"/>
          <w:shd w:val="clear" w:color="auto" w:fill="FFFFFF"/>
          <w:lang w:val="en-US"/>
        </w:rPr>
        <w:t xml:space="preserve">, but </w:t>
      </w:r>
      <w:r w:rsidR="006D1C99">
        <w:rPr>
          <w:rFonts w:ascii="Helvetica" w:hAnsi="Helvetica"/>
          <w:color w:val="000000"/>
          <w:sz w:val="22"/>
          <w:szCs w:val="22"/>
          <w:shd w:val="clear" w:color="auto" w:fill="FFFFFF"/>
          <w:lang w:val="en-US"/>
        </w:rPr>
        <w:t xml:space="preserve">it </w:t>
      </w:r>
      <w:r w:rsidR="00264E6A" w:rsidRPr="006D1C99">
        <w:rPr>
          <w:rFonts w:ascii="Helvetica" w:hAnsi="Helvetica"/>
          <w:color w:val="000000"/>
          <w:sz w:val="22"/>
          <w:szCs w:val="22"/>
          <w:shd w:val="clear" w:color="auto" w:fill="FFFFFF"/>
          <w:lang w:val="en-US"/>
        </w:rPr>
        <w:t xml:space="preserve">does not </w:t>
      </w:r>
      <w:del w:id="168" w:author="Microsoft Office User" w:date="2026-05-06T03:51:00Z" w16du:dateUtc="2026-05-06T00:51:00Z">
        <w:r w:rsidR="006D1C99" w:rsidRPr="006D1C99" w:rsidDel="00457934">
          <w:rPr>
            <w:rFonts w:ascii="Helvetica" w:hAnsi="Helvetica"/>
            <w:color w:val="000000"/>
            <w:sz w:val="22"/>
            <w:szCs w:val="22"/>
            <w:shd w:val="clear" w:color="auto" w:fill="FFFFFF"/>
            <w:lang w:val="en-US"/>
          </w:rPr>
          <w:delText>alter</w:delText>
        </w:r>
        <w:r w:rsidR="00264E6A" w:rsidRPr="006D1C99" w:rsidDel="00457934">
          <w:rPr>
            <w:rFonts w:ascii="Helvetica" w:hAnsi="Helvetica"/>
            <w:color w:val="000000"/>
            <w:sz w:val="22"/>
            <w:szCs w:val="22"/>
            <w:shd w:val="clear" w:color="auto" w:fill="FFFFFF"/>
            <w:lang w:val="en-US"/>
          </w:rPr>
          <w:delText xml:space="preserve"> </w:delText>
        </w:r>
      </w:del>
      <w:ins w:id="169" w:author="Microsoft Office User" w:date="2026-05-06T03:51:00Z" w16du:dateUtc="2026-05-06T00:51:00Z">
        <w:r w:rsidR="00457934">
          <w:rPr>
            <w:rFonts w:ascii="Helvetica" w:hAnsi="Helvetica"/>
            <w:color w:val="000000"/>
            <w:sz w:val="22"/>
            <w:szCs w:val="22"/>
            <w:shd w:val="clear" w:color="auto" w:fill="FFFFFF"/>
            <w:lang w:val="en-US"/>
          </w:rPr>
          <w:t>cancel</w:t>
        </w:r>
        <w:r w:rsidR="00457934" w:rsidRPr="006D1C99">
          <w:rPr>
            <w:rFonts w:ascii="Helvetica" w:hAnsi="Helvetica"/>
            <w:color w:val="000000"/>
            <w:sz w:val="22"/>
            <w:szCs w:val="22"/>
            <w:shd w:val="clear" w:color="auto" w:fill="FFFFFF"/>
            <w:lang w:val="en-US"/>
          </w:rPr>
          <w:t xml:space="preserve"> </w:t>
        </w:r>
      </w:ins>
      <w:r w:rsidR="006D1C99">
        <w:rPr>
          <w:rFonts w:ascii="Helvetica" w:hAnsi="Helvetica"/>
          <w:color w:val="000000"/>
          <w:sz w:val="22"/>
          <w:szCs w:val="22"/>
          <w:shd w:val="clear" w:color="auto" w:fill="FFFFFF"/>
          <w:lang w:val="en-US"/>
        </w:rPr>
        <w:t>the</w:t>
      </w:r>
      <w:ins w:id="170" w:author="Microsoft Office User" w:date="2026-05-05T18:28:00Z" w16du:dateUtc="2026-05-05T15:28:00Z">
        <w:r w:rsidR="00DE081B">
          <w:rPr>
            <w:rFonts w:ascii="Helvetica" w:hAnsi="Helvetica"/>
            <w:color w:val="000000"/>
            <w:sz w:val="22"/>
            <w:szCs w:val="22"/>
            <w:shd w:val="clear" w:color="auto" w:fill="FFFFFF"/>
            <w:lang w:val="en-US"/>
          </w:rPr>
          <w:t xml:space="preserve"> </w:t>
        </w:r>
      </w:ins>
      <w:ins w:id="171" w:author="Microsoft Office User" w:date="2026-05-06T03:52:00Z" w16du:dateUtc="2026-05-06T00:52:00Z">
        <w:r w:rsidR="00457934">
          <w:rPr>
            <w:rFonts w:ascii="Helvetica" w:hAnsi="Helvetica"/>
            <w:color w:val="000000"/>
            <w:sz w:val="22"/>
            <w:szCs w:val="22"/>
            <w:shd w:val="clear" w:color="auto" w:fill="FFFFFF"/>
            <w:lang w:val="en-US"/>
          </w:rPr>
          <w:t>utility</w:t>
        </w:r>
      </w:ins>
      <w:ins w:id="172" w:author="Microsoft Office User" w:date="2026-05-05T18:28:00Z" w16du:dateUtc="2026-05-05T15:28:00Z">
        <w:r w:rsidR="00DE081B">
          <w:rPr>
            <w:rFonts w:ascii="Helvetica" w:hAnsi="Helvetica"/>
            <w:color w:val="000000"/>
            <w:sz w:val="22"/>
            <w:szCs w:val="22"/>
            <w:shd w:val="clear" w:color="auto" w:fill="FFFFFF"/>
            <w:lang w:val="en-US"/>
          </w:rPr>
          <w:t xml:space="preserve"> of the method</w:t>
        </w:r>
      </w:ins>
      <w:del w:id="173" w:author="Microsoft Office User" w:date="2026-05-05T18:28:00Z" w16du:dateUtc="2026-05-05T15:28:00Z">
        <w:r w:rsidR="006D1C99" w:rsidDel="00DE081B">
          <w:rPr>
            <w:rFonts w:ascii="Helvetica" w:hAnsi="Helvetica"/>
            <w:color w:val="000000"/>
            <w:sz w:val="22"/>
            <w:szCs w:val="22"/>
            <w:shd w:val="clear" w:color="auto" w:fill="FFFFFF"/>
            <w:lang w:val="en-US"/>
          </w:rPr>
          <w:delText xml:space="preserve"> </w:delText>
        </w:r>
        <w:r w:rsidR="0022788C" w:rsidDel="00DE081B">
          <w:rPr>
            <w:rFonts w:ascii="Helvetica" w:hAnsi="Helvetica"/>
            <w:color w:val="000000"/>
            <w:sz w:val="22"/>
            <w:szCs w:val="22"/>
            <w:shd w:val="clear" w:color="auto" w:fill="FFFFFF"/>
            <w:lang w:val="en-US"/>
          </w:rPr>
          <w:delText>conclusions</w:delText>
        </w:r>
      </w:del>
      <w:r w:rsidR="00EB3BC4">
        <w:rPr>
          <w:rFonts w:ascii="Helvetica" w:hAnsi="Helvetica"/>
          <w:color w:val="000000"/>
          <w:sz w:val="22"/>
          <w:szCs w:val="22"/>
          <w:shd w:val="clear" w:color="auto" w:fill="FFFFFF"/>
          <w:lang w:val="en-US"/>
        </w:rPr>
        <w:t>.</w:t>
      </w:r>
      <w:ins w:id="174" w:author="Microsoft Office User" w:date="2026-05-05T18:18:00Z" w16du:dateUtc="2026-05-05T15:18:00Z">
        <w:r w:rsidR="00CC2F32">
          <w:rPr>
            <w:rFonts w:ascii="Helvetica" w:hAnsi="Helvetica"/>
            <w:color w:val="000000"/>
            <w:sz w:val="22"/>
            <w:szCs w:val="22"/>
            <w:shd w:val="clear" w:color="auto" w:fill="FFFFFF"/>
            <w:lang w:val="en-US"/>
          </w:rPr>
          <w:t xml:space="preserve"> </w:t>
        </w:r>
      </w:ins>
      <w:ins w:id="175" w:author="Microsoft Office User" w:date="2026-05-06T03:53:00Z" w16du:dateUtc="2026-05-06T00:53:00Z">
        <w:r w:rsidR="00457934">
          <w:rPr>
            <w:rFonts w:ascii="Helvetica" w:hAnsi="Helvetica"/>
            <w:color w:val="000000"/>
            <w:sz w:val="22"/>
            <w:szCs w:val="22"/>
            <w:shd w:val="clear" w:color="auto" w:fill="FFFFFF"/>
            <w:lang w:val="en-US"/>
          </w:rPr>
          <w:t>The technique</w:t>
        </w:r>
      </w:ins>
      <w:ins w:id="176" w:author="Microsoft Office User" w:date="2026-05-05T18:19:00Z" w16du:dateUtc="2026-05-05T15:19:00Z">
        <w:r w:rsidR="00CC2F32">
          <w:rPr>
            <w:rFonts w:ascii="Helvetica" w:hAnsi="Helvetica"/>
            <w:color w:val="000000"/>
            <w:sz w:val="22"/>
            <w:szCs w:val="22"/>
            <w:shd w:val="clear" w:color="auto" w:fill="FFFFFF"/>
            <w:lang w:val="en-US"/>
          </w:rPr>
          <w:t xml:space="preserve"> </w:t>
        </w:r>
      </w:ins>
      <w:ins w:id="177" w:author="Microsoft Office User" w:date="2026-05-06T03:53:00Z" w16du:dateUtc="2026-05-06T00:53:00Z">
        <w:r w:rsidR="00457934">
          <w:rPr>
            <w:rFonts w:ascii="Helvetica" w:hAnsi="Helvetica"/>
            <w:color w:val="000000"/>
            <w:sz w:val="22"/>
            <w:szCs w:val="22"/>
            <w:shd w:val="clear" w:color="auto" w:fill="FFFFFF"/>
            <w:lang w:val="en-US"/>
          </w:rPr>
          <w:t>misses</w:t>
        </w:r>
      </w:ins>
      <w:ins w:id="178" w:author="Microsoft Office User" w:date="2026-05-05T18:19:00Z" w16du:dateUtc="2026-05-05T15:19:00Z">
        <w:r w:rsidR="00CC2F32">
          <w:rPr>
            <w:rFonts w:ascii="Helvetica" w:hAnsi="Helvetica"/>
            <w:color w:val="000000"/>
            <w:sz w:val="22"/>
            <w:szCs w:val="22"/>
            <w:shd w:val="clear" w:color="auto" w:fill="FFFFFF"/>
            <w:lang w:val="en-US"/>
          </w:rPr>
          <w:t xml:space="preserve"> </w:t>
        </w:r>
      </w:ins>
      <w:ins w:id="179" w:author="Microsoft Office User" w:date="2026-05-05T18:28:00Z" w16du:dateUtc="2026-05-05T15:28:00Z">
        <w:r w:rsidR="00DE081B">
          <w:rPr>
            <w:rFonts w:ascii="Helvetica" w:hAnsi="Helvetica"/>
            <w:color w:val="000000"/>
            <w:sz w:val="22"/>
            <w:szCs w:val="22"/>
            <w:shd w:val="clear" w:color="auto" w:fill="FFFFFF"/>
            <w:lang w:val="en-US"/>
          </w:rPr>
          <w:t>a half of</w:t>
        </w:r>
      </w:ins>
      <w:ins w:id="180" w:author="Microsoft Office User" w:date="2026-05-05T18:19:00Z" w16du:dateUtc="2026-05-05T15:19:00Z">
        <w:r w:rsidR="00CC2F32">
          <w:rPr>
            <w:rFonts w:ascii="Helvetica" w:hAnsi="Helvetica"/>
            <w:color w:val="000000"/>
            <w:sz w:val="22"/>
            <w:szCs w:val="22"/>
            <w:shd w:val="clear" w:color="auto" w:fill="FFFFFF"/>
            <w:lang w:val="en-US"/>
          </w:rPr>
          <w:t xml:space="preserve"> compensatory sites, </w:t>
        </w:r>
      </w:ins>
      <w:ins w:id="181" w:author="Microsoft Office User" w:date="2026-05-05T18:28:00Z" w16du:dateUtc="2026-05-05T15:28:00Z">
        <w:r w:rsidR="00DE081B">
          <w:rPr>
            <w:rFonts w:ascii="Helvetica" w:hAnsi="Helvetica"/>
            <w:color w:val="000000"/>
            <w:sz w:val="22"/>
            <w:szCs w:val="22"/>
            <w:shd w:val="clear" w:color="auto" w:fill="FFFFFF"/>
            <w:lang w:val="en-US"/>
          </w:rPr>
          <w:t>the weake</w:t>
        </w:r>
      </w:ins>
      <w:ins w:id="182" w:author="Microsoft Office User" w:date="2026-05-06T03:53:00Z" w16du:dateUtc="2026-05-06T00:53:00Z">
        <w:r w:rsidR="00457934">
          <w:rPr>
            <w:rFonts w:ascii="Helvetica" w:hAnsi="Helvetica"/>
            <w:color w:val="000000"/>
            <w:sz w:val="22"/>
            <w:szCs w:val="22"/>
            <w:shd w:val="clear" w:color="auto" w:fill="FFFFFF"/>
            <w:lang w:val="en-US"/>
          </w:rPr>
          <w:t>r half</w:t>
        </w:r>
      </w:ins>
      <w:ins w:id="183" w:author="Microsoft Office User" w:date="2026-05-05T18:28:00Z" w16du:dateUtc="2026-05-05T15:28:00Z">
        <w:r w:rsidR="00DE081B">
          <w:rPr>
            <w:rFonts w:ascii="Helvetica" w:hAnsi="Helvetica"/>
            <w:color w:val="000000"/>
            <w:sz w:val="22"/>
            <w:szCs w:val="22"/>
            <w:shd w:val="clear" w:color="auto" w:fill="FFFFFF"/>
            <w:lang w:val="en-US"/>
          </w:rPr>
          <w:t xml:space="preserve">, </w:t>
        </w:r>
      </w:ins>
      <w:ins w:id="184" w:author="Microsoft Office User" w:date="2026-05-05T18:19:00Z" w16du:dateUtc="2026-05-05T15:19:00Z">
        <w:r w:rsidR="00CC2F32">
          <w:rPr>
            <w:rFonts w:ascii="Helvetica" w:hAnsi="Helvetica"/>
            <w:color w:val="000000"/>
            <w:sz w:val="22"/>
            <w:szCs w:val="22"/>
            <w:shd w:val="clear" w:color="auto" w:fill="FFFFFF"/>
            <w:lang w:val="en-US"/>
          </w:rPr>
          <w:t xml:space="preserve">but </w:t>
        </w:r>
      </w:ins>
      <w:ins w:id="185" w:author="Microsoft Office User" w:date="2026-05-06T03:51:00Z" w16du:dateUtc="2026-05-06T00:51:00Z">
        <w:r w:rsidR="00457934">
          <w:rPr>
            <w:rFonts w:ascii="Helvetica" w:hAnsi="Helvetica"/>
            <w:color w:val="000000"/>
            <w:sz w:val="22"/>
            <w:szCs w:val="22"/>
            <w:shd w:val="clear" w:color="auto" w:fill="FFFFFF"/>
            <w:lang w:val="en-US"/>
          </w:rPr>
          <w:t xml:space="preserve">on the bright side it </w:t>
        </w:r>
      </w:ins>
      <w:ins w:id="186" w:author="Microsoft Office User" w:date="2026-05-05T18:19:00Z" w16du:dateUtc="2026-05-05T15:19:00Z">
        <w:r w:rsidR="00CC2F32">
          <w:rPr>
            <w:rFonts w:ascii="Helvetica" w:hAnsi="Helvetica"/>
            <w:color w:val="000000"/>
            <w:sz w:val="22"/>
            <w:szCs w:val="22"/>
            <w:shd w:val="clear" w:color="auto" w:fill="FFFFFF"/>
            <w:lang w:val="en-US"/>
          </w:rPr>
          <w:t>does not generate any false positiv</w:t>
        </w:r>
      </w:ins>
      <w:ins w:id="187" w:author="Microsoft Office User" w:date="2026-05-05T18:20:00Z" w16du:dateUtc="2026-05-05T15:20:00Z">
        <w:r w:rsidR="00CC2F32">
          <w:rPr>
            <w:rFonts w:ascii="Helvetica" w:hAnsi="Helvetica"/>
            <w:color w:val="000000"/>
            <w:sz w:val="22"/>
            <w:szCs w:val="22"/>
            <w:shd w:val="clear" w:color="auto" w:fill="FFFFFF"/>
            <w:lang w:val="en-US"/>
          </w:rPr>
          <w:t>e</w:t>
        </w:r>
      </w:ins>
      <w:ins w:id="188" w:author="Microsoft Office User" w:date="2026-05-05T18:28:00Z" w16du:dateUtc="2026-05-05T15:28:00Z">
        <w:r w:rsidR="00DE081B">
          <w:rPr>
            <w:rFonts w:ascii="Helvetica" w:hAnsi="Helvetica"/>
            <w:color w:val="000000"/>
            <w:sz w:val="22"/>
            <w:szCs w:val="22"/>
            <w:shd w:val="clear" w:color="auto" w:fill="FFFFFF"/>
            <w:lang w:val="en-US"/>
          </w:rPr>
          <w:t xml:space="preserve">s </w:t>
        </w:r>
      </w:ins>
      <w:ins w:id="189" w:author="Microsoft Office User" w:date="2026-05-05T18:20:00Z" w16du:dateUtc="2026-05-05T15:20:00Z">
        <w:r w:rsidR="00CC2F32">
          <w:rPr>
            <w:rFonts w:ascii="Helvetica" w:hAnsi="Helvetica"/>
            <w:color w:val="000000"/>
            <w:sz w:val="22"/>
            <w:szCs w:val="22"/>
            <w:shd w:val="clear" w:color="auto" w:fill="FFFFFF"/>
            <w:lang w:val="en-US"/>
          </w:rPr>
          <w:t>(Fig. 4</w:t>
        </w:r>
      </w:ins>
      <w:ins w:id="190" w:author="Microsoft Office User" w:date="2026-05-06T03:53:00Z" w16du:dateUtc="2026-05-06T00:53:00Z">
        <w:r w:rsidR="00E43292">
          <w:rPr>
            <w:rFonts w:ascii="Helvetica" w:hAnsi="Helvetica"/>
            <w:color w:val="000000"/>
            <w:sz w:val="22"/>
            <w:szCs w:val="22"/>
            <w:shd w:val="clear" w:color="auto" w:fill="FFFFFF"/>
            <w:lang w:val="en-US"/>
          </w:rPr>
          <w:t xml:space="preserve"> and the legend</w:t>
        </w:r>
      </w:ins>
      <w:ins w:id="191" w:author="Microsoft Office User" w:date="2026-05-06T03:30:00Z" w16du:dateUtc="2026-05-06T00:30:00Z">
        <w:r w:rsidR="00814C4B">
          <w:rPr>
            <w:rFonts w:ascii="Helvetica" w:hAnsi="Helvetica"/>
            <w:color w:val="000000"/>
            <w:sz w:val="22"/>
            <w:szCs w:val="22"/>
            <w:shd w:val="clear" w:color="auto" w:fill="FFFFFF"/>
            <w:lang w:val="en-US"/>
          </w:rPr>
          <w:t>).</w:t>
        </w:r>
      </w:ins>
      <w:ins w:id="192" w:author="Microsoft Office User" w:date="2026-05-06T03:51:00Z" w16du:dateUtc="2026-05-06T00:51:00Z">
        <w:r w:rsidR="00457934">
          <w:rPr>
            <w:rFonts w:ascii="Helvetica" w:hAnsi="Helvetica"/>
            <w:color w:val="000000"/>
            <w:sz w:val="22"/>
            <w:szCs w:val="22"/>
            <w:shd w:val="clear" w:color="auto" w:fill="FFFFFF"/>
            <w:lang w:val="en-US"/>
          </w:rPr>
          <w:t xml:space="preserve"> </w:t>
        </w:r>
      </w:ins>
    </w:p>
    <w:p w14:paraId="1ABD7B4D" w14:textId="77777777" w:rsidR="00CD3B15" w:rsidRPr="003552A3" w:rsidRDefault="00CD3B15">
      <w:pPr>
        <w:rPr>
          <w:rFonts w:ascii="Helvetica" w:hAnsi="Helvetica"/>
          <w:color w:val="000000"/>
          <w:sz w:val="22"/>
          <w:szCs w:val="22"/>
          <w:shd w:val="clear" w:color="auto" w:fill="FFFFFF"/>
          <w:lang w:val="en-US"/>
        </w:rPr>
      </w:pPr>
    </w:p>
    <w:p w14:paraId="04567410" w14:textId="178DDD7F" w:rsidR="00E94510" w:rsidRPr="00E4521C" w:rsidRDefault="00264E6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 xml:space="preserve">... </w:t>
      </w:r>
      <w:r w:rsidR="00133529" w:rsidRPr="003552A3">
        <w:rPr>
          <w:rFonts w:ascii="Helvetica" w:hAnsi="Helvetica"/>
          <w:b/>
          <w:color w:val="000000"/>
          <w:sz w:val="22"/>
          <w:szCs w:val="22"/>
          <w:shd w:val="clear" w:color="auto" w:fill="FFFFFF"/>
        </w:rPr>
        <w:t>and most previous approaches have used independent mutation events for fitness estimation.</w:t>
      </w:r>
      <w:r w:rsidR="00133529" w:rsidRPr="003552A3">
        <w:rPr>
          <w:rStyle w:val="apple-converted-space"/>
          <w:rFonts w:ascii="Helvetica" w:hAnsi="Helvetica"/>
          <w:b/>
          <w:color w:val="000000"/>
          <w:sz w:val="22"/>
          <w:szCs w:val="22"/>
          <w:shd w:val="clear" w:color="auto" w:fill="FFFFFF"/>
        </w:rPr>
        <w:t> </w:t>
      </w:r>
    </w:p>
    <w:p w14:paraId="76B1FBD3" w14:textId="77777777" w:rsidR="00E94510" w:rsidRPr="003552A3" w:rsidRDefault="00E94510">
      <w:pPr>
        <w:rPr>
          <w:rStyle w:val="apple-converted-space"/>
          <w:rFonts w:ascii="Helvetica" w:hAnsi="Helvetica"/>
          <w:color w:val="000000"/>
          <w:sz w:val="22"/>
          <w:szCs w:val="22"/>
          <w:shd w:val="clear" w:color="auto" w:fill="FFFFFF"/>
        </w:rPr>
      </w:pPr>
    </w:p>
    <w:p w14:paraId="78E7CB8D" w14:textId="4A72DFA8" w:rsidR="006D1C99" w:rsidRDefault="00E615F8">
      <w:pPr>
        <w:rPr>
          <w:rStyle w:val="apple-converted-space"/>
          <w:rFonts w:ascii="Helvetica" w:hAnsi="Helvetica"/>
          <w:color w:val="000000"/>
          <w:sz w:val="22"/>
          <w:szCs w:val="22"/>
          <w:shd w:val="clear" w:color="auto" w:fill="FFFFFF"/>
          <w:lang w:val="en-US"/>
        </w:rPr>
      </w:pPr>
      <w:ins w:id="193" w:author="Microsoft Office User" w:date="2026-05-06T04:01:00Z" w16du:dateUtc="2026-05-06T01:01:00Z">
        <w:r>
          <w:rPr>
            <w:rStyle w:val="apple-converted-space"/>
            <w:rFonts w:ascii="Helvetica" w:hAnsi="Helvetica"/>
            <w:color w:val="000000"/>
            <w:sz w:val="22"/>
            <w:szCs w:val="22"/>
            <w:shd w:val="clear" w:color="auto" w:fill="FFFFFF"/>
            <w:lang w:val="en-US"/>
          </w:rPr>
          <w:t>We do not</w:t>
        </w:r>
      </w:ins>
      <w:ins w:id="194" w:author="Microsoft Office User" w:date="2026-05-06T04:02:00Z" w16du:dateUtc="2026-05-06T01:02:00Z">
        <w:r>
          <w:rPr>
            <w:rStyle w:val="apple-converted-space"/>
            <w:rFonts w:ascii="Helvetica" w:hAnsi="Helvetica"/>
            <w:color w:val="000000"/>
            <w:sz w:val="22"/>
            <w:szCs w:val="22"/>
            <w:shd w:val="clear" w:color="auto" w:fill="FFFFFF"/>
            <w:lang w:val="en-US"/>
          </w:rPr>
          <w:t xml:space="preserve"> address</w:t>
        </w:r>
      </w:ins>
      <w:ins w:id="195" w:author="Microsoft Office User" w:date="2026-05-06T04:01:00Z" w16du:dateUtc="2026-05-06T01:01:00Z">
        <w:r>
          <w:rPr>
            <w:rStyle w:val="apple-converted-space"/>
            <w:rFonts w:ascii="Helvetica" w:hAnsi="Helvetica"/>
            <w:color w:val="000000"/>
            <w:sz w:val="22"/>
            <w:szCs w:val="22"/>
            <w:shd w:val="clear" w:color="auto" w:fill="FFFFFF"/>
            <w:lang w:val="en-US"/>
          </w:rPr>
          <w:t xml:space="preserve"> </w:t>
        </w:r>
      </w:ins>
      <w:del w:id="196" w:author="Microsoft Office User" w:date="2026-05-06T03:59:00Z" w16du:dateUtc="2026-05-06T00:59:00Z">
        <w:r w:rsidR="006D1C99" w:rsidDel="00E615F8">
          <w:rPr>
            <w:rStyle w:val="apple-converted-space"/>
            <w:rFonts w:ascii="Helvetica" w:hAnsi="Helvetica"/>
            <w:color w:val="000000"/>
            <w:sz w:val="22"/>
            <w:szCs w:val="22"/>
            <w:shd w:val="clear" w:color="auto" w:fill="FFFFFF"/>
            <w:lang w:val="en-US"/>
          </w:rPr>
          <w:delText>This</w:delText>
        </w:r>
      </w:del>
      <w:del w:id="197"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 xml:space="preserve"> </w:delText>
        </w:r>
      </w:del>
      <w:del w:id="198" w:author="Microsoft Office User" w:date="2026-05-06T03:56:00Z" w16du:dateUtc="2026-05-06T00:56:00Z">
        <w:r w:rsidR="00264E6A" w:rsidDel="00413B07">
          <w:rPr>
            <w:rStyle w:val="apple-converted-space"/>
            <w:rFonts w:ascii="Helvetica" w:hAnsi="Helvetica"/>
            <w:color w:val="000000"/>
            <w:sz w:val="22"/>
            <w:szCs w:val="22"/>
            <w:shd w:val="clear" w:color="auto" w:fill="FFFFFF"/>
            <w:lang w:val="en-US"/>
          </w:rPr>
          <w:delText xml:space="preserve">is a different </w:delText>
        </w:r>
      </w:del>
      <w:del w:id="199" w:author="Microsoft Office User" w:date="2026-05-06T03:59:00Z" w16du:dateUtc="2026-05-06T00:59:00Z">
        <w:r w:rsidR="00264E6A" w:rsidDel="00E615F8">
          <w:rPr>
            <w:rStyle w:val="apple-converted-space"/>
            <w:rFonts w:ascii="Helvetica" w:hAnsi="Helvetica"/>
            <w:color w:val="000000"/>
            <w:sz w:val="22"/>
            <w:szCs w:val="22"/>
            <w:shd w:val="clear" w:color="auto" w:fill="FFFFFF"/>
            <w:lang w:val="en-US"/>
          </w:rPr>
          <w:delText>topi</w:delText>
        </w:r>
      </w:del>
      <w:del w:id="200"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c</w:delText>
        </w:r>
        <w:r w:rsidR="00F47157" w:rsidDel="00DE081B">
          <w:rPr>
            <w:rStyle w:val="apple-converted-space"/>
            <w:rFonts w:ascii="Helvetica" w:hAnsi="Helvetica"/>
            <w:color w:val="000000"/>
            <w:sz w:val="22"/>
            <w:szCs w:val="22"/>
            <w:shd w:val="clear" w:color="auto" w:fill="FFFFFF"/>
            <w:lang w:val="en-US"/>
          </w:rPr>
          <w:delText>,</w:delText>
        </w:r>
      </w:del>
      <w:del w:id="201" w:author="Microsoft Office User" w:date="2026-05-06T03:56:00Z" w16du:dateUtc="2026-05-06T00:56:00Z">
        <w:r w:rsidR="00264E6A" w:rsidDel="00413B07">
          <w:rPr>
            <w:rStyle w:val="apple-converted-space"/>
            <w:rFonts w:ascii="Helvetica" w:hAnsi="Helvetica"/>
            <w:color w:val="000000"/>
            <w:sz w:val="22"/>
            <w:szCs w:val="22"/>
            <w:shd w:val="clear" w:color="auto" w:fill="FFFFFF"/>
            <w:lang w:val="en-US"/>
          </w:rPr>
          <w:delText xml:space="preserve"> see</w:delText>
        </w:r>
      </w:del>
      <w:del w:id="202" w:author="Microsoft Office User" w:date="2026-05-06T03:59:00Z" w16du:dateUtc="2026-05-06T00:59:00Z">
        <w:r w:rsidR="00264E6A" w:rsidDel="00E615F8">
          <w:rPr>
            <w:rStyle w:val="apple-converted-space"/>
            <w:rFonts w:ascii="Helvetica" w:hAnsi="Helvetica"/>
            <w:color w:val="000000"/>
            <w:sz w:val="22"/>
            <w:szCs w:val="22"/>
            <w:shd w:val="clear" w:color="auto" w:fill="FFFFFF"/>
            <w:lang w:val="en-US"/>
          </w:rPr>
          <w:delText xml:space="preserve"> our new preprint </w:delText>
        </w:r>
      </w:del>
      <w:del w:id="203" w:author="Microsoft Office User" w:date="2026-05-06T03:58:00Z" w16du:dateUtc="2026-05-06T00:58:00Z">
        <w:r w:rsidR="00264E6A" w:rsidDel="00E615F8">
          <w:rPr>
            <w:rStyle w:val="apple-converted-space"/>
            <w:rFonts w:ascii="Helvetica" w:hAnsi="Helvetica"/>
            <w:color w:val="000000"/>
            <w:sz w:val="22"/>
            <w:szCs w:val="22"/>
            <w:shd w:val="clear" w:color="auto" w:fill="FFFFFF"/>
            <w:lang w:val="en-US"/>
          </w:rPr>
          <w:delText xml:space="preserve">on </w:delText>
        </w:r>
      </w:del>
      <w:ins w:id="204" w:author="Microsoft Office User" w:date="2026-05-06T03:59:00Z" w16du:dateUtc="2026-05-06T00:59:00Z">
        <w:r>
          <w:rPr>
            <w:rStyle w:val="apple-converted-space"/>
            <w:rFonts w:ascii="Helvetica" w:hAnsi="Helvetica"/>
            <w:color w:val="000000"/>
            <w:sz w:val="22"/>
            <w:szCs w:val="22"/>
            <w:shd w:val="clear" w:color="auto" w:fill="FFFFFF"/>
            <w:lang w:val="en-US"/>
          </w:rPr>
          <w:t xml:space="preserve">the </w:t>
        </w:r>
      </w:ins>
      <w:r w:rsidR="00264E6A">
        <w:rPr>
          <w:rStyle w:val="apple-converted-space"/>
          <w:rFonts w:ascii="Helvetica" w:hAnsi="Helvetica"/>
          <w:color w:val="000000"/>
          <w:sz w:val="22"/>
          <w:szCs w:val="22"/>
          <w:shd w:val="clear" w:color="auto" w:fill="FFFFFF"/>
          <w:lang w:val="en-US"/>
        </w:rPr>
        <w:t>fitness effect</w:t>
      </w:r>
      <w:ins w:id="205" w:author="Microsoft Office User" w:date="2026-05-06T04:01:00Z" w16du:dateUtc="2026-05-06T01:01:00Z">
        <w:r>
          <w:rPr>
            <w:rStyle w:val="apple-converted-space"/>
            <w:rFonts w:ascii="Helvetica" w:hAnsi="Helvetica"/>
            <w:color w:val="000000"/>
            <w:sz w:val="22"/>
            <w:szCs w:val="22"/>
            <w:shd w:val="clear" w:color="auto" w:fill="FFFFFF"/>
            <w:lang w:val="en-US"/>
          </w:rPr>
          <w:t>s o</w:t>
        </w:r>
      </w:ins>
      <w:ins w:id="206" w:author="Microsoft Office User" w:date="2026-05-06T04:02:00Z" w16du:dateUtc="2026-05-06T01:02:00Z">
        <w:r>
          <w:rPr>
            <w:rStyle w:val="apple-converted-space"/>
            <w:rFonts w:ascii="Helvetica" w:hAnsi="Helvetica"/>
            <w:color w:val="000000"/>
            <w:sz w:val="22"/>
            <w:szCs w:val="22"/>
            <w:shd w:val="clear" w:color="auto" w:fill="FFFFFF"/>
            <w:lang w:val="en-US"/>
          </w:rPr>
          <w:t>f</w:t>
        </w:r>
      </w:ins>
      <w:ins w:id="207" w:author="Microsoft Office User" w:date="2026-05-06T04:01:00Z" w16du:dateUtc="2026-05-06T01:01:00Z">
        <w:r>
          <w:rPr>
            <w:rStyle w:val="apple-converted-space"/>
            <w:rFonts w:ascii="Helvetica" w:hAnsi="Helvetica"/>
            <w:color w:val="000000"/>
            <w:sz w:val="22"/>
            <w:szCs w:val="22"/>
            <w:shd w:val="clear" w:color="auto" w:fill="FFFFFF"/>
            <w:lang w:val="en-US"/>
          </w:rPr>
          <w:t xml:space="preserve"> independent </w:t>
        </w:r>
      </w:ins>
      <w:ins w:id="208" w:author="Microsoft Office User" w:date="2026-05-06T03:59:00Z" w16du:dateUtc="2026-05-06T00:59:00Z">
        <w:r>
          <w:rPr>
            <w:rStyle w:val="apple-converted-space"/>
            <w:rFonts w:ascii="Helvetica" w:hAnsi="Helvetica"/>
            <w:color w:val="000000"/>
            <w:sz w:val="22"/>
            <w:szCs w:val="22"/>
            <w:shd w:val="clear" w:color="auto" w:fill="FFFFFF"/>
            <w:lang w:val="en-US"/>
          </w:rPr>
          <w:t>mutations</w:t>
        </w:r>
      </w:ins>
      <w:ins w:id="209" w:author="Microsoft Office User" w:date="2026-05-06T04:02:00Z" w16du:dateUtc="2026-05-06T01:02:00Z">
        <w:r>
          <w:rPr>
            <w:rStyle w:val="apple-converted-space"/>
            <w:rFonts w:ascii="Helvetica" w:hAnsi="Helvetica"/>
            <w:color w:val="000000"/>
            <w:sz w:val="22"/>
            <w:szCs w:val="22"/>
            <w:shd w:val="clear" w:color="auto" w:fill="FFFFFF"/>
            <w:lang w:val="en-US"/>
          </w:rPr>
          <w:t xml:space="preserve"> here, because it requires a separate method. </w:t>
        </w:r>
      </w:ins>
      <w:ins w:id="210" w:author="Microsoft Office User" w:date="2026-05-06T04:03:00Z" w16du:dateUtc="2026-05-06T01:03:00Z">
        <w:r>
          <w:rPr>
            <w:rStyle w:val="apple-converted-space"/>
            <w:rFonts w:ascii="Helvetica" w:hAnsi="Helvetica"/>
            <w:color w:val="000000"/>
            <w:sz w:val="22"/>
            <w:szCs w:val="22"/>
            <w:shd w:val="clear" w:color="auto" w:fill="FFFFFF"/>
            <w:lang w:val="en-US"/>
          </w:rPr>
          <w:t xml:space="preserve">Such estimation </w:t>
        </w:r>
      </w:ins>
      <w:ins w:id="211" w:author="Microsoft Office User" w:date="2026-05-06T04:02:00Z" w16du:dateUtc="2026-05-06T01:02:00Z">
        <w:r>
          <w:rPr>
            <w:rStyle w:val="apple-converted-space"/>
            <w:rFonts w:ascii="Helvetica" w:hAnsi="Helvetica"/>
            <w:color w:val="000000"/>
            <w:sz w:val="22"/>
            <w:szCs w:val="22"/>
            <w:shd w:val="clear" w:color="auto" w:fill="FFFFFF"/>
            <w:lang w:val="en-US"/>
          </w:rPr>
          <w:t>for</w:t>
        </w:r>
      </w:ins>
      <w:ins w:id="212" w:author="Microsoft Office User" w:date="2026-05-06T04:01:00Z" w16du:dateUtc="2026-05-06T01:01:00Z">
        <w:r>
          <w:rPr>
            <w:rStyle w:val="apple-converted-space"/>
            <w:rFonts w:ascii="Helvetica" w:hAnsi="Helvetica"/>
            <w:color w:val="000000"/>
            <w:sz w:val="22"/>
            <w:szCs w:val="22"/>
            <w:shd w:val="clear" w:color="auto" w:fill="FFFFFF"/>
            <w:lang w:val="en-US"/>
          </w:rPr>
          <w:t xml:space="preserve"> E Coli</w:t>
        </w:r>
      </w:ins>
      <w:ins w:id="213" w:author="Microsoft Office User" w:date="2026-05-06T03:59:00Z" w16du:dateUtc="2026-05-06T00:59:00Z">
        <w:r>
          <w:rPr>
            <w:rStyle w:val="apple-converted-space"/>
            <w:rFonts w:ascii="Helvetica" w:hAnsi="Helvetica"/>
            <w:color w:val="000000"/>
            <w:sz w:val="22"/>
            <w:szCs w:val="22"/>
            <w:shd w:val="clear" w:color="auto" w:fill="FFFFFF"/>
            <w:lang w:val="en-US"/>
          </w:rPr>
          <w:t xml:space="preserve"> is addressed </w:t>
        </w:r>
      </w:ins>
      <w:ins w:id="214" w:author="Microsoft Office User" w:date="2026-05-06T04:03:00Z" w16du:dateUtc="2026-05-06T01:03:00Z">
        <w:r>
          <w:rPr>
            <w:rStyle w:val="apple-converted-space"/>
            <w:rFonts w:ascii="Helvetica" w:hAnsi="Helvetica"/>
            <w:color w:val="000000"/>
            <w:sz w:val="22"/>
            <w:szCs w:val="22"/>
            <w:shd w:val="clear" w:color="auto" w:fill="FFFFFF"/>
            <w:lang w:val="en-US"/>
          </w:rPr>
          <w:t>here</w:t>
        </w:r>
      </w:ins>
      <w:del w:id="215" w:author="Microsoft Office User" w:date="2026-05-06T04:01:00Z" w16du:dateUtc="2026-05-06T01:01:00Z">
        <w:r w:rsidR="00264E6A" w:rsidDel="00E615F8">
          <w:rPr>
            <w:rStyle w:val="apple-converted-space"/>
            <w:rFonts w:ascii="Helvetica" w:hAnsi="Helvetica"/>
            <w:color w:val="000000"/>
            <w:sz w:val="22"/>
            <w:szCs w:val="22"/>
            <w:shd w:val="clear" w:color="auto" w:fill="FFFFFF"/>
            <w:lang w:val="en-US"/>
          </w:rPr>
          <w:delText xml:space="preserve"> </w:delText>
        </w:r>
      </w:del>
      <w:del w:id="216" w:author="Microsoft Office User" w:date="2026-05-06T04:00:00Z" w16du:dateUtc="2026-05-06T01:00:00Z">
        <w:r w:rsidR="00264E6A" w:rsidDel="00E615F8">
          <w:rPr>
            <w:rStyle w:val="apple-converted-space"/>
            <w:rFonts w:ascii="Helvetica" w:hAnsi="Helvetica"/>
            <w:color w:val="000000"/>
            <w:sz w:val="22"/>
            <w:szCs w:val="22"/>
            <w:shd w:val="clear" w:color="auto" w:fill="FFFFFF"/>
            <w:lang w:val="en-US"/>
          </w:rPr>
          <w:delText>estimation:</w:delText>
        </w:r>
      </w:del>
      <w:ins w:id="217" w:author="Microsoft Office User" w:date="2026-05-06T04:00:00Z" w16du:dateUtc="2026-05-06T01:00:00Z">
        <w:r>
          <w:rPr>
            <w:rStyle w:val="apple-converted-space"/>
            <w:rFonts w:ascii="Helvetica" w:hAnsi="Helvetica"/>
            <w:color w:val="000000"/>
            <w:sz w:val="22"/>
            <w:szCs w:val="22"/>
            <w:shd w:val="clear" w:color="auto" w:fill="FFFFFF"/>
            <w:lang w:val="en-US"/>
          </w:rPr>
          <w:t>:</w:t>
        </w:r>
      </w:ins>
      <w:r w:rsidR="00264E6A">
        <w:rPr>
          <w:rStyle w:val="apple-converted-space"/>
          <w:rFonts w:ascii="Helvetica" w:hAnsi="Helvetica"/>
          <w:color w:val="000000"/>
          <w:sz w:val="22"/>
          <w:szCs w:val="22"/>
          <w:shd w:val="clear" w:color="auto" w:fill="FFFFFF"/>
          <w:lang w:val="en-US"/>
        </w:rPr>
        <w:t xml:space="preserve"> </w:t>
      </w:r>
    </w:p>
    <w:p w14:paraId="7FD49D06" w14:textId="71B165ED" w:rsidR="006D1C99" w:rsidRDefault="00264E6A">
      <w:pPr>
        <w:rPr>
          <w:rStyle w:val="apple-converted-space"/>
          <w:rFonts w:ascii="Helvetica" w:hAnsi="Helvetica"/>
          <w:color w:val="000000"/>
          <w:sz w:val="22"/>
          <w:szCs w:val="22"/>
          <w:shd w:val="clear" w:color="auto" w:fill="FFFFFF"/>
          <w:lang w:val="en-US"/>
        </w:rPr>
      </w:pPr>
      <w:r w:rsidRPr="00264E6A">
        <w:rPr>
          <w:rStyle w:val="apple-converted-space"/>
          <w:rFonts w:ascii="Helvetica" w:hAnsi="Helvetica"/>
          <w:color w:val="000000"/>
          <w:sz w:val="22"/>
          <w:szCs w:val="22"/>
          <w:shd w:val="clear" w:color="auto" w:fill="FFFFFF"/>
          <w:lang w:val="en-US"/>
        </w:rPr>
        <w:t>https://www.biorxiv.org/content/10.1101/2025.11.26.690712v1</w:t>
      </w:r>
    </w:p>
    <w:p w14:paraId="4B37D80C" w14:textId="0753D7AF" w:rsidR="0030064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Is there any biological context or rationalization for the interacting pairs flagged by the method? </w:t>
      </w:r>
    </w:p>
    <w:p w14:paraId="0F13286A" w14:textId="77777777" w:rsidR="00300643" w:rsidRDefault="00300643">
      <w:pPr>
        <w:rPr>
          <w:rFonts w:ascii="Helvetica" w:hAnsi="Helvetica"/>
          <w:b/>
          <w:color w:val="000000"/>
          <w:sz w:val="22"/>
          <w:szCs w:val="22"/>
          <w:shd w:val="clear" w:color="auto" w:fill="FFFFFF"/>
        </w:rPr>
      </w:pPr>
    </w:p>
    <w:p w14:paraId="6FBC3074" w14:textId="4724E5F4" w:rsidR="00300643" w:rsidRPr="006329A7" w:rsidRDefault="005C4FC1">
      <w:pPr>
        <w:rPr>
          <w:ins w:id="218" w:author="Microsoft Office User" w:date="2026-05-05T18:15:00Z" w16du:dateUtc="2026-05-05T15:15:00Z"/>
          <w:rFonts w:ascii="Helvetica" w:hAnsi="Helvetica"/>
          <w:color w:val="000000"/>
          <w:sz w:val="22"/>
          <w:szCs w:val="22"/>
          <w:shd w:val="clear" w:color="auto" w:fill="FFFFFF"/>
          <w:lang w:val="en-US"/>
          <w:rPrChange w:id="219" w:author="Microsoft Office User" w:date="2026-05-05T19:23:00Z" w16du:dateUtc="2026-05-05T16:23:00Z">
            <w:rPr>
              <w:ins w:id="220" w:author="Microsoft Office User" w:date="2026-05-05T18:15:00Z" w16du:dateUtc="2026-05-05T15:15:00Z"/>
              <w:rFonts w:ascii="Helvetica" w:hAnsi="Helvetica"/>
              <w:color w:val="000000"/>
              <w:sz w:val="22"/>
              <w:szCs w:val="22"/>
              <w:shd w:val="clear" w:color="auto" w:fill="FFFFFF"/>
              <w:lang w:val="ru-RU"/>
            </w:rPr>
          </w:rPrChange>
        </w:rPr>
      </w:pPr>
      <w:ins w:id="221" w:author="Microsoft Office User" w:date="2026-05-06T04:04:00Z" w16du:dateUtc="2026-05-06T01:04:00Z">
        <w:r>
          <w:rPr>
            <w:rFonts w:ascii="Helvetica" w:hAnsi="Helvetica"/>
            <w:color w:val="000000"/>
            <w:sz w:val="22"/>
            <w:szCs w:val="22"/>
            <w:shd w:val="clear" w:color="auto" w:fill="FFFFFF"/>
            <w:lang w:val="en-US"/>
          </w:rPr>
          <w:t xml:space="preserve">Yes, there is. </w:t>
        </w:r>
      </w:ins>
      <w:del w:id="222" w:author="ivan4995@gmail.com" w:date="2026-05-05T16:43:00Z">
        <w:r w:rsidR="00300643" w:rsidRPr="00300643" w:rsidDel="00CA5559">
          <w:rPr>
            <w:rFonts w:ascii="Helvetica" w:hAnsi="Helvetica"/>
            <w:color w:val="000000"/>
            <w:sz w:val="22"/>
            <w:szCs w:val="22"/>
            <w:shd w:val="clear" w:color="auto" w:fill="FFFFFF"/>
            <w:lang w:val="en-US"/>
          </w:rPr>
          <w:delText xml:space="preserve">We </w:delText>
        </w:r>
        <w:r w:rsidR="00E9148E" w:rsidDel="00CA5559">
          <w:rPr>
            <w:rFonts w:ascii="Helvetica" w:hAnsi="Helvetica"/>
            <w:color w:val="000000"/>
            <w:sz w:val="22"/>
            <w:szCs w:val="22"/>
            <w:shd w:val="clear" w:color="auto" w:fill="FFFFFF"/>
            <w:lang w:val="en-US"/>
          </w:rPr>
          <w:delText>do not know</w:delText>
        </w:r>
        <w:r w:rsidR="00EB3BC4" w:rsidDel="00CA5559">
          <w:rPr>
            <w:rFonts w:ascii="Helvetica" w:hAnsi="Helvetica"/>
            <w:color w:val="000000"/>
            <w:sz w:val="22"/>
            <w:szCs w:val="22"/>
            <w:shd w:val="clear" w:color="auto" w:fill="FFFFFF"/>
            <w:lang w:val="en-US"/>
          </w:rPr>
          <w:delText xml:space="preserve">. </w:delText>
        </w:r>
      </w:del>
      <w:r w:rsidR="00EB3BC4">
        <w:rPr>
          <w:rFonts w:ascii="Helvetica" w:hAnsi="Helvetica"/>
          <w:color w:val="000000"/>
          <w:sz w:val="22"/>
          <w:szCs w:val="22"/>
          <w:shd w:val="clear" w:color="auto" w:fill="FFFFFF"/>
          <w:lang w:val="en-US"/>
        </w:rPr>
        <w:t>We</w:t>
      </w:r>
      <w:r w:rsidR="00E9148E">
        <w:rPr>
          <w:rFonts w:ascii="Helvetica" w:hAnsi="Helvetica"/>
          <w:color w:val="000000"/>
          <w:sz w:val="22"/>
          <w:szCs w:val="22"/>
          <w:shd w:val="clear" w:color="auto" w:fill="FFFFFF"/>
          <w:lang w:val="en-US"/>
        </w:rPr>
        <w:t xml:space="preserve"> </w:t>
      </w:r>
      <w:r w:rsidR="00300643" w:rsidRPr="00300643">
        <w:rPr>
          <w:rFonts w:ascii="Helvetica" w:hAnsi="Helvetica"/>
          <w:color w:val="000000"/>
          <w:sz w:val="22"/>
          <w:szCs w:val="22"/>
          <w:shd w:val="clear" w:color="auto" w:fill="FFFFFF"/>
          <w:lang w:val="en-US"/>
        </w:rPr>
        <w:t>added a</w:t>
      </w:r>
      <w:ins w:id="223" w:author="ivan4995@gmail.com" w:date="2026-05-05T16:43:00Z">
        <w:r w:rsidR="00CA5559">
          <w:rPr>
            <w:rFonts w:ascii="Helvetica" w:hAnsi="Helvetica"/>
            <w:color w:val="000000"/>
            <w:sz w:val="22"/>
            <w:szCs w:val="22"/>
            <w:shd w:val="clear" w:color="auto" w:fill="FFFFFF"/>
            <w:lang w:val="en-US"/>
          </w:rPr>
          <w:t xml:space="preserve"> paragr</w:t>
        </w:r>
      </w:ins>
      <w:ins w:id="224" w:author="ivan4995@gmail.com" w:date="2026-05-05T16:44:00Z">
        <w:r w:rsidR="00CA5559">
          <w:rPr>
            <w:rFonts w:ascii="Helvetica" w:hAnsi="Helvetica"/>
            <w:color w:val="000000"/>
            <w:sz w:val="22"/>
            <w:szCs w:val="22"/>
            <w:shd w:val="clear" w:color="auto" w:fill="FFFFFF"/>
            <w:lang w:val="en-US"/>
          </w:rPr>
          <w:t>aph</w:t>
        </w:r>
      </w:ins>
      <w:del w:id="225" w:author="ivan4995@gmail.com" w:date="2026-05-05T16:43:00Z">
        <w:r w:rsidR="00300643" w:rsidRPr="00300643" w:rsidDel="00CA5559">
          <w:rPr>
            <w:rFonts w:ascii="Helvetica" w:hAnsi="Helvetica"/>
            <w:color w:val="000000"/>
            <w:sz w:val="22"/>
            <w:szCs w:val="22"/>
            <w:shd w:val="clear" w:color="auto" w:fill="FFFFFF"/>
            <w:lang w:val="en-US"/>
          </w:rPr>
          <w:delText xml:space="preserve"> sentence</w:delText>
        </w:r>
      </w:del>
      <w:r w:rsidR="00300643" w:rsidRPr="00300643">
        <w:rPr>
          <w:rFonts w:ascii="Helvetica" w:hAnsi="Helvetica"/>
          <w:color w:val="000000"/>
          <w:sz w:val="22"/>
          <w:szCs w:val="22"/>
          <w:shd w:val="clear" w:color="auto" w:fill="FFFFFF"/>
          <w:lang w:val="en-US"/>
        </w:rPr>
        <w:t xml:space="preserve"> </w:t>
      </w:r>
      <w:r w:rsidR="00A13369">
        <w:rPr>
          <w:rFonts w:ascii="Helvetica" w:hAnsi="Helvetica"/>
          <w:color w:val="000000"/>
          <w:sz w:val="22"/>
          <w:szCs w:val="22"/>
          <w:shd w:val="clear" w:color="auto" w:fill="FFFFFF"/>
          <w:lang w:val="en-US"/>
        </w:rPr>
        <w:t xml:space="preserve">in </w:t>
      </w:r>
      <w:ins w:id="226" w:author="ivan4995@gmail.com" w:date="2026-05-05T16:45:00Z">
        <w:r w:rsidR="00CA5559">
          <w:rPr>
            <w:rFonts w:ascii="Helvetica" w:hAnsi="Helvetica"/>
            <w:color w:val="000000"/>
            <w:sz w:val="22"/>
            <w:szCs w:val="22"/>
            <w:shd w:val="clear" w:color="auto" w:fill="FFFFFF"/>
            <w:lang w:val="en-US"/>
          </w:rPr>
          <w:t>Results</w:t>
        </w:r>
      </w:ins>
      <w:del w:id="227" w:author="ivan4995@gmail.com" w:date="2026-05-05T16:44:00Z">
        <w:r w:rsidR="00300643" w:rsidRPr="00300643" w:rsidDel="00CA5559">
          <w:rPr>
            <w:rFonts w:ascii="Helvetica" w:hAnsi="Helvetica"/>
            <w:color w:val="000000"/>
            <w:sz w:val="22"/>
            <w:szCs w:val="22"/>
            <w:shd w:val="clear" w:color="auto" w:fill="FFFFFF"/>
            <w:lang w:val="en-US"/>
          </w:rPr>
          <w:delText>Discussion</w:delText>
        </w:r>
      </w:del>
      <w:r w:rsidR="00300643" w:rsidRPr="00300643">
        <w:rPr>
          <w:rFonts w:ascii="Helvetica" w:hAnsi="Helvetica"/>
          <w:color w:val="000000"/>
          <w:sz w:val="22"/>
          <w:szCs w:val="22"/>
          <w:shd w:val="clear" w:color="auto" w:fill="FFFFFF"/>
          <w:lang w:val="en-US"/>
        </w:rPr>
        <w:t xml:space="preserve"> </w:t>
      </w:r>
      <w:r w:rsidR="00EB0B01">
        <w:rPr>
          <w:rFonts w:ascii="Helvetica" w:hAnsi="Helvetica"/>
          <w:color w:val="000000"/>
          <w:sz w:val="22"/>
          <w:szCs w:val="22"/>
          <w:shd w:val="clear" w:color="auto" w:fill="FFFFFF"/>
          <w:lang w:val="en-US"/>
        </w:rPr>
        <w:t>(Line</w:t>
      </w:r>
      <w:ins w:id="228" w:author="ivan4995@gmail.com" w:date="2026-05-05T16:45:00Z">
        <w:r w:rsidR="00CA5559">
          <w:rPr>
            <w:rFonts w:ascii="Helvetica" w:hAnsi="Helvetica"/>
            <w:color w:val="000000"/>
            <w:sz w:val="22"/>
            <w:szCs w:val="22"/>
            <w:shd w:val="clear" w:color="auto" w:fill="FFFFFF"/>
            <w:lang w:val="en-US"/>
          </w:rPr>
          <w:t>s</w:t>
        </w:r>
      </w:ins>
      <w:r w:rsidR="00EB0B01">
        <w:rPr>
          <w:rFonts w:ascii="Helvetica" w:hAnsi="Helvetica"/>
          <w:color w:val="000000"/>
          <w:sz w:val="22"/>
          <w:szCs w:val="22"/>
          <w:shd w:val="clear" w:color="auto" w:fill="FFFFFF"/>
          <w:lang w:val="en-US"/>
        </w:rPr>
        <w:t xml:space="preserve"> </w:t>
      </w:r>
      <w:ins w:id="229" w:author="ivan4995@gmail.com" w:date="2026-05-05T16:45:00Z">
        <w:r w:rsidR="00CA5559">
          <w:rPr>
            <w:rFonts w:ascii="Helvetica" w:hAnsi="Helvetica"/>
            <w:color w:val="000000"/>
            <w:sz w:val="22"/>
            <w:szCs w:val="22"/>
            <w:shd w:val="clear" w:color="auto" w:fill="FFFFFF"/>
            <w:lang w:val="en-US"/>
          </w:rPr>
          <w:t>220-241</w:t>
        </w:r>
      </w:ins>
      <w:del w:id="230" w:author="ivan4995@gmail.com" w:date="2026-05-05T16:45:00Z">
        <w:r w:rsidR="00EB0B01" w:rsidDel="00CA5559">
          <w:rPr>
            <w:rFonts w:ascii="Helvetica" w:hAnsi="Helvetica"/>
            <w:color w:val="000000"/>
            <w:sz w:val="22"/>
            <w:szCs w:val="22"/>
            <w:shd w:val="clear" w:color="auto" w:fill="FFFFFF"/>
            <w:lang w:val="en-US"/>
          </w:rPr>
          <w:delText>**</w:delText>
        </w:r>
      </w:del>
      <w:r w:rsidR="00EB0B01">
        <w:rPr>
          <w:rFonts w:ascii="Helvetica" w:hAnsi="Helvetica"/>
          <w:color w:val="000000"/>
          <w:sz w:val="22"/>
          <w:szCs w:val="22"/>
          <w:shd w:val="clear" w:color="auto" w:fill="FFFFFF"/>
          <w:lang w:val="en-US"/>
        </w:rPr>
        <w:t>)</w:t>
      </w:r>
      <w:r w:rsidR="00300643" w:rsidRPr="00300643">
        <w:rPr>
          <w:rFonts w:ascii="Helvetica" w:hAnsi="Helvetica"/>
          <w:color w:val="000000"/>
          <w:sz w:val="22"/>
          <w:szCs w:val="22"/>
          <w:shd w:val="clear" w:color="auto" w:fill="FFFFFF"/>
          <w:lang w:val="en-US"/>
        </w:rPr>
        <w:t>:</w:t>
      </w:r>
    </w:p>
    <w:p w14:paraId="0E32FDC5" w14:textId="77777777" w:rsidR="00CC2F32" w:rsidRPr="006329A7" w:rsidRDefault="00CC2F32">
      <w:pPr>
        <w:rPr>
          <w:rFonts w:ascii="Helvetica" w:hAnsi="Helvetica"/>
          <w:color w:val="000000"/>
          <w:sz w:val="22"/>
          <w:szCs w:val="22"/>
          <w:shd w:val="clear" w:color="auto" w:fill="FFFFFF"/>
          <w:lang w:val="en-US"/>
        </w:rPr>
      </w:pPr>
    </w:p>
    <w:p w14:paraId="3F0381B6" w14:textId="77777777" w:rsidR="000E616C" w:rsidRPr="000E616C" w:rsidRDefault="000E616C">
      <w:pPr>
        <w:ind w:firstLine="709"/>
        <w:jc w:val="both"/>
        <w:rPr>
          <w:ins w:id="231" w:author="ivan4995@gmail.com" w:date="2026-05-05T16:51:00Z"/>
          <w:rFonts w:ascii="Times New Roman" w:eastAsia="Times New Roman" w:hAnsi="Times New Roman" w:cs="Times New Roman"/>
          <w:sz w:val="20"/>
          <w:szCs w:val="20"/>
          <w:lang w:val="en-US"/>
          <w:rPrChange w:id="232" w:author="ivan4995@gmail.com" w:date="2026-05-05T16:52:00Z">
            <w:rPr>
              <w:ins w:id="233" w:author="ivan4995@gmail.com" w:date="2026-05-05T16:51:00Z"/>
              <w:rFonts w:ascii="Times New Roman" w:eastAsia="Times New Roman" w:hAnsi="Times New Roman" w:cs="Times New Roman"/>
              <w:lang w:val="en-US"/>
            </w:rPr>
          </w:rPrChange>
        </w:rPr>
        <w:pPrChange w:id="234" w:author="ivan4995@gmail.com" w:date="2026-05-05T16:52:00Z">
          <w:pPr>
            <w:spacing w:line="360" w:lineRule="auto"/>
            <w:ind w:firstLine="709"/>
            <w:jc w:val="both"/>
          </w:pPr>
        </w:pPrChange>
      </w:pPr>
      <w:ins w:id="235" w:author="ivan4995@gmail.com" w:date="2026-05-05T16:51:00Z">
        <w:r w:rsidRPr="000E616C">
          <w:rPr>
            <w:rFonts w:ascii="Times New Roman" w:eastAsia="Times New Roman" w:hAnsi="Times New Roman" w:cs="Times New Roman"/>
            <w:sz w:val="20"/>
            <w:szCs w:val="20"/>
            <w:lang w:val="en-US"/>
            <w:rPrChange w:id="236" w:author="ivan4995@gmail.com" w:date="2026-05-05T16:52:00Z">
              <w:rPr>
                <w:rFonts w:ascii="Times New Roman" w:eastAsia="Times New Roman" w:hAnsi="Times New Roman" w:cs="Times New Roman"/>
                <w:lang w:val="en-US"/>
              </w:rPr>
            </w:rPrChange>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0E616C">
          <w:rPr>
            <w:rFonts w:ascii="Times New Roman" w:eastAsia="Times New Roman" w:hAnsi="Times New Roman" w:cs="Times New Roman"/>
            <w:sz w:val="20"/>
            <w:szCs w:val="20"/>
            <w:lang w:val="en-US"/>
            <w:rPrChange w:id="237"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238"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39"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240" w:author="ivan4995@gmail.com" w:date="2026-05-05T16:52:00Z">
              <w:rPr>
                <w:rFonts w:ascii="Times New Roman" w:eastAsia="Times New Roman" w:hAnsi="Times New Roman" w:cs="Times New Roman"/>
                <w:lang w:val="en-US"/>
              </w:rPr>
            </w:rPrChange>
          </w:rPr>
          <w:instrText xml:space="preserve"> ADDIN EN.CITE.DATA </w:instrText>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41" w:author="ivan4995@gmail.com" w:date="2026-05-05T16:52:00Z">
              <w:rPr>
                <w:rFonts w:ascii="Times New Roman" w:eastAsia="Times New Roman" w:hAnsi="Times New Roman" w:cs="Times New Roman"/>
                <w:lang w:val="en-US"/>
              </w:rPr>
            </w:rPrChange>
          </w:rPr>
          <w:fldChar w:fldCharType="end"/>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42"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43" w:author="ivan4995@gmail.com" w:date="2026-05-05T16:52:00Z">
              <w:rPr>
                <w:rFonts w:ascii="Times New Roman" w:eastAsia="Times New Roman" w:hAnsi="Times New Roman" w:cs="Times New Roman"/>
                <w:noProof/>
                <w:lang w:val="en-US"/>
              </w:rPr>
            </w:rPrChange>
          </w:rPr>
          <w:t>[41]</w:t>
        </w:r>
        <w:r w:rsidRPr="000E616C">
          <w:rPr>
            <w:rFonts w:ascii="Times New Roman" w:eastAsia="Times New Roman" w:hAnsi="Times New Roman" w:cs="Times New Roman"/>
            <w:sz w:val="20"/>
            <w:szCs w:val="20"/>
            <w:lang w:val="en-US"/>
            <w:rPrChange w:id="244" w:author="ivan4995@gmail.com" w:date="2026-05-05T16:52:00Z">
              <w:rPr>
                <w:rFonts w:ascii="Times New Roman" w:eastAsia="Times New Roman" w:hAnsi="Times New Roman" w:cs="Times New Roman"/>
                <w:lang w:val="en-US"/>
              </w:rPr>
            </w:rPrChange>
          </w:rPr>
          <w:fldChar w:fldCharType="end"/>
        </w:r>
      </w:ins>
    </w:p>
    <w:p w14:paraId="0493FB16" w14:textId="77777777" w:rsidR="000E616C" w:rsidRPr="000E616C" w:rsidRDefault="000E616C">
      <w:pPr>
        <w:ind w:firstLine="720"/>
        <w:jc w:val="both"/>
        <w:rPr>
          <w:ins w:id="245" w:author="ivan4995@gmail.com" w:date="2026-05-05T16:51:00Z"/>
          <w:rFonts w:ascii="Times New Roman" w:eastAsia="Times New Roman" w:hAnsi="Times New Roman" w:cs="Times New Roman"/>
          <w:sz w:val="20"/>
          <w:szCs w:val="20"/>
          <w:lang w:val="en-US"/>
          <w:rPrChange w:id="246" w:author="ivan4995@gmail.com" w:date="2026-05-05T16:52:00Z">
            <w:rPr>
              <w:ins w:id="247" w:author="ivan4995@gmail.com" w:date="2026-05-05T16:51:00Z"/>
              <w:rFonts w:ascii="Times New Roman" w:eastAsia="Times New Roman" w:hAnsi="Times New Roman" w:cs="Times New Roman"/>
              <w:lang w:val="en-US"/>
            </w:rPr>
          </w:rPrChange>
        </w:rPr>
        <w:pPrChange w:id="248" w:author="ivan4995@gmail.com" w:date="2026-05-05T16:52:00Z">
          <w:pPr>
            <w:spacing w:line="360" w:lineRule="auto"/>
            <w:ind w:firstLine="720"/>
            <w:jc w:val="both"/>
          </w:pPr>
        </w:pPrChange>
      </w:pPr>
      <w:ins w:id="249" w:author="ivan4995@gmail.com" w:date="2026-05-05T16:51:00Z">
        <w:r w:rsidRPr="000E616C">
          <w:rPr>
            <w:rFonts w:ascii="Times New Roman" w:eastAsia="Times New Roman" w:hAnsi="Times New Roman" w:cs="Times New Roman"/>
            <w:sz w:val="20"/>
            <w:szCs w:val="20"/>
            <w:lang w:val="en-US"/>
            <w:rPrChange w:id="250" w:author="ivan4995@gmail.com" w:date="2026-05-05T16:52:00Z">
              <w:rPr>
                <w:rFonts w:ascii="Times New Roman" w:eastAsia="Times New Roman" w:hAnsi="Times New Roman" w:cs="Times New Roman"/>
                <w:lang w:val="en-US"/>
              </w:rPr>
            </w:rPrChange>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0E616C">
          <w:rPr>
            <w:rFonts w:ascii="Times New Roman" w:eastAsia="Times New Roman" w:hAnsi="Times New Roman" w:cs="Times New Roman"/>
            <w:sz w:val="20"/>
            <w:szCs w:val="20"/>
            <w:lang w:val="en-US"/>
            <w:rPrChange w:id="251"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252"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53"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254" w:author="ivan4995@gmail.com" w:date="2026-05-05T16:52:00Z">
              <w:rPr>
                <w:rFonts w:ascii="Times New Roman" w:eastAsia="Times New Roman" w:hAnsi="Times New Roman" w:cs="Times New Roman"/>
                <w:lang w:val="en-US"/>
              </w:rPr>
            </w:rPrChange>
          </w:rPr>
          <w:instrText xml:space="preserve"> ADDIN EN.CITE.DATA </w:instrText>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55" w:author="ivan4995@gmail.com" w:date="2026-05-05T16:52:00Z">
              <w:rPr>
                <w:rFonts w:ascii="Times New Roman" w:eastAsia="Times New Roman" w:hAnsi="Times New Roman" w:cs="Times New Roman"/>
                <w:lang w:val="en-US"/>
              </w:rPr>
            </w:rPrChange>
          </w:rPr>
          <w:fldChar w:fldCharType="end"/>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56"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57" w:author="ivan4995@gmail.com" w:date="2026-05-05T16:52:00Z">
              <w:rPr>
                <w:rFonts w:ascii="Times New Roman" w:eastAsia="Times New Roman" w:hAnsi="Times New Roman" w:cs="Times New Roman"/>
                <w:noProof/>
                <w:lang w:val="en-US"/>
              </w:rPr>
            </w:rPrChange>
          </w:rPr>
          <w:t>[42]</w:t>
        </w:r>
        <w:r w:rsidRPr="000E616C">
          <w:rPr>
            <w:rFonts w:ascii="Times New Roman" w:eastAsia="Times New Roman" w:hAnsi="Times New Roman" w:cs="Times New Roman"/>
            <w:sz w:val="20"/>
            <w:szCs w:val="20"/>
            <w:lang w:val="en-US"/>
            <w:rPrChange w:id="258"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59" w:author="ivan4995@gmail.com" w:date="2026-05-05T16:52:00Z">
              <w:rPr>
                <w:rFonts w:ascii="Times New Roman" w:eastAsia="Times New Roman" w:hAnsi="Times New Roman" w:cs="Times New Roman"/>
                <w:lang w:val="en-US"/>
              </w:rPr>
            </w:rPrChange>
          </w:rPr>
          <w:t>.</w:t>
        </w:r>
      </w:ins>
    </w:p>
    <w:p w14:paraId="3C1437E9" w14:textId="77777777" w:rsidR="000E616C" w:rsidRPr="000E616C" w:rsidRDefault="000E616C">
      <w:pPr>
        <w:ind w:firstLine="720"/>
        <w:jc w:val="both"/>
        <w:rPr>
          <w:ins w:id="260" w:author="ivan4995@gmail.com" w:date="2026-05-05T16:51:00Z"/>
          <w:rFonts w:ascii="Times New Roman" w:eastAsia="Times New Roman" w:hAnsi="Times New Roman" w:cs="Times New Roman"/>
          <w:sz w:val="20"/>
          <w:szCs w:val="20"/>
          <w:lang w:val="en-US"/>
          <w:rPrChange w:id="261" w:author="ivan4995@gmail.com" w:date="2026-05-05T16:52:00Z">
            <w:rPr>
              <w:ins w:id="262" w:author="ivan4995@gmail.com" w:date="2026-05-05T16:51:00Z"/>
              <w:rFonts w:ascii="Times New Roman" w:eastAsia="Times New Roman" w:hAnsi="Times New Roman" w:cs="Times New Roman"/>
              <w:lang w:val="en-US"/>
            </w:rPr>
          </w:rPrChange>
        </w:rPr>
        <w:pPrChange w:id="263" w:author="ivan4995@gmail.com" w:date="2026-05-05T16:52:00Z">
          <w:pPr>
            <w:spacing w:line="360" w:lineRule="auto"/>
            <w:ind w:firstLine="720"/>
            <w:jc w:val="both"/>
          </w:pPr>
        </w:pPrChange>
      </w:pPr>
      <w:ins w:id="264" w:author="ivan4995@gmail.com" w:date="2026-05-05T16:51:00Z">
        <w:r w:rsidRPr="000E616C">
          <w:rPr>
            <w:rFonts w:ascii="Times New Roman" w:eastAsia="Times New Roman" w:hAnsi="Times New Roman" w:cs="Times New Roman"/>
            <w:sz w:val="20"/>
            <w:szCs w:val="20"/>
            <w:lang w:val="en-US"/>
            <w:rPrChange w:id="265" w:author="ivan4995@gmail.com" w:date="2026-05-05T16:52:00Z">
              <w:rPr>
                <w:rFonts w:ascii="Times New Roman" w:eastAsia="Times New Roman" w:hAnsi="Times New Roman" w:cs="Times New Roman"/>
                <w:lang w:val="en-US"/>
              </w:rPr>
            </w:rPrChange>
          </w:rPr>
          <w:t xml:space="preserve">Mutation D138Y in Spike  is believed to affect the protein's secondary structure thus reducing antibody -binding efficiency </w:t>
        </w:r>
        <w:r w:rsidRPr="000E616C">
          <w:rPr>
            <w:rFonts w:ascii="Times New Roman" w:eastAsia="Times New Roman" w:hAnsi="Times New Roman" w:cs="Times New Roman"/>
            <w:sz w:val="20"/>
            <w:szCs w:val="20"/>
            <w:lang w:val="en-US"/>
            <w:rPrChange w:id="266"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267"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68"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269" w:author="ivan4995@gmail.com" w:date="2026-05-05T16:52:00Z">
              <w:rPr>
                <w:rFonts w:ascii="Times New Roman" w:eastAsia="Times New Roman" w:hAnsi="Times New Roman" w:cs="Times New Roman"/>
                <w:lang w:val="en-US"/>
              </w:rPr>
            </w:rPrChange>
          </w:rPr>
          <w:instrText xml:space="preserve"> ADDIN EN.CITE.DATA </w:instrText>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70" w:author="ivan4995@gmail.com" w:date="2026-05-05T16:52:00Z">
              <w:rPr>
                <w:rFonts w:ascii="Times New Roman" w:eastAsia="Times New Roman" w:hAnsi="Times New Roman" w:cs="Times New Roman"/>
                <w:lang w:val="en-US"/>
              </w:rPr>
            </w:rPrChange>
          </w:rPr>
          <w:fldChar w:fldCharType="end"/>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71"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72" w:author="ivan4995@gmail.com" w:date="2026-05-05T16:52:00Z">
              <w:rPr>
                <w:rFonts w:ascii="Times New Roman" w:eastAsia="Times New Roman" w:hAnsi="Times New Roman" w:cs="Times New Roman"/>
                <w:noProof/>
                <w:lang w:val="en-US"/>
              </w:rPr>
            </w:rPrChange>
          </w:rPr>
          <w:t>[43]</w:t>
        </w:r>
        <w:r w:rsidRPr="000E616C">
          <w:rPr>
            <w:rFonts w:ascii="Times New Roman" w:eastAsia="Times New Roman" w:hAnsi="Times New Roman" w:cs="Times New Roman"/>
            <w:sz w:val="20"/>
            <w:szCs w:val="20"/>
            <w:lang w:val="en-US"/>
            <w:rPrChange w:id="273"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74" w:author="ivan4995@gmail.com" w:date="2026-05-05T16:52:00Z">
              <w:rPr>
                <w:rFonts w:ascii="Times New Roman" w:eastAsia="Times New Roman" w:hAnsi="Times New Roman" w:cs="Times New Roman"/>
                <w:lang w:val="en-US"/>
              </w:rPr>
            </w:rPrChange>
          </w:rPr>
          <w:t xml:space="preserve">. The R203K mutation in the N protein was shown to increase transmission and virulence of SARS-COV-2 </w:t>
        </w:r>
        <w:r w:rsidRPr="000E616C">
          <w:rPr>
            <w:rFonts w:ascii="Times New Roman" w:eastAsia="Times New Roman" w:hAnsi="Times New Roman" w:cs="Times New Roman"/>
            <w:sz w:val="20"/>
            <w:szCs w:val="20"/>
            <w:lang w:val="en-US"/>
            <w:rPrChange w:id="275"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276"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77"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278" w:author="ivan4995@gmail.com" w:date="2026-05-05T16:52:00Z">
              <w:rPr>
                <w:rFonts w:ascii="Times New Roman" w:eastAsia="Times New Roman" w:hAnsi="Times New Roman" w:cs="Times New Roman"/>
                <w:lang w:val="en-US"/>
              </w:rPr>
            </w:rPrChange>
          </w:rPr>
          <w:instrText xml:space="preserve"> ADDIN EN.CITE.DATA </w:instrText>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79" w:author="ivan4995@gmail.com" w:date="2026-05-05T16:52:00Z">
              <w:rPr>
                <w:rFonts w:ascii="Times New Roman" w:eastAsia="Times New Roman" w:hAnsi="Times New Roman" w:cs="Times New Roman"/>
                <w:lang w:val="en-US"/>
              </w:rPr>
            </w:rPrChange>
          </w:rPr>
          <w:fldChar w:fldCharType="end"/>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80"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81" w:author="ivan4995@gmail.com" w:date="2026-05-05T16:52:00Z">
              <w:rPr>
                <w:rFonts w:ascii="Times New Roman" w:eastAsia="Times New Roman" w:hAnsi="Times New Roman" w:cs="Times New Roman"/>
                <w:noProof/>
                <w:lang w:val="en-US"/>
              </w:rPr>
            </w:rPrChange>
          </w:rPr>
          <w:t>[44]</w:t>
        </w:r>
        <w:r w:rsidRPr="000E616C">
          <w:rPr>
            <w:rFonts w:ascii="Times New Roman" w:eastAsia="Times New Roman" w:hAnsi="Times New Roman" w:cs="Times New Roman"/>
            <w:sz w:val="20"/>
            <w:szCs w:val="20"/>
            <w:lang w:val="en-US"/>
            <w:rPrChange w:id="282"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83" w:author="ivan4995@gmail.com" w:date="2026-05-05T16:52:00Z">
              <w:rPr>
                <w:rFonts w:ascii="Times New Roman" w:eastAsia="Times New Roman" w:hAnsi="Times New Roman" w:cs="Times New Roman"/>
                <w:lang w:val="en-US"/>
              </w:rPr>
            </w:rPrChange>
          </w:rPr>
          <w:t xml:space="preserve">, while the R203M mutation, which creates a start codon for a  new open reading frame, was reported to suppress interferon induction, thereby increasing viral infectivity </w:t>
        </w:r>
        <w:r w:rsidRPr="000E616C">
          <w:rPr>
            <w:rFonts w:ascii="Times New Roman" w:eastAsia="Times New Roman" w:hAnsi="Times New Roman" w:cs="Times New Roman"/>
            <w:sz w:val="20"/>
            <w:szCs w:val="20"/>
            <w:lang w:val="en-US"/>
            <w:rPrChange w:id="284"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285"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86"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287" w:author="ivan4995@gmail.com" w:date="2026-05-05T16:52:00Z">
              <w:rPr>
                <w:rFonts w:ascii="Times New Roman" w:eastAsia="Times New Roman" w:hAnsi="Times New Roman" w:cs="Times New Roman"/>
                <w:lang w:val="en-US"/>
              </w:rPr>
            </w:rPrChange>
          </w:rPr>
          <w:instrText xml:space="preserve"> ADDIN EN.CITE.DATA </w:instrText>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88" w:author="ivan4995@gmail.com" w:date="2026-05-05T16:52:00Z">
              <w:rPr>
                <w:rFonts w:ascii="Times New Roman" w:eastAsia="Times New Roman" w:hAnsi="Times New Roman" w:cs="Times New Roman"/>
                <w:lang w:val="en-US"/>
              </w:rPr>
            </w:rPrChange>
          </w:rPr>
          <w:fldChar w:fldCharType="end"/>
        </w:r>
        <w:r w:rsidRPr="00396881">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89"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90" w:author="ivan4995@gmail.com" w:date="2026-05-05T16:52:00Z">
              <w:rPr>
                <w:rFonts w:ascii="Times New Roman" w:eastAsia="Times New Roman" w:hAnsi="Times New Roman" w:cs="Times New Roman"/>
                <w:noProof/>
                <w:lang w:val="en-US"/>
              </w:rPr>
            </w:rPrChange>
          </w:rPr>
          <w:t>[45]</w:t>
        </w:r>
        <w:r w:rsidRPr="000E616C">
          <w:rPr>
            <w:rFonts w:ascii="Times New Roman" w:eastAsia="Times New Roman" w:hAnsi="Times New Roman" w:cs="Times New Roman"/>
            <w:sz w:val="20"/>
            <w:szCs w:val="20"/>
            <w:lang w:val="en-US"/>
            <w:rPrChange w:id="291"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92" w:author="ivan4995@gmail.com" w:date="2026-05-05T16:52:00Z">
              <w:rPr>
                <w:rFonts w:ascii="Times New Roman" w:eastAsia="Times New Roman" w:hAnsi="Times New Roman" w:cs="Times New Roman"/>
                <w:lang w:val="en-US"/>
              </w:rPr>
            </w:rPrChange>
          </w:rPr>
          <w:t xml:space="preserve">. </w:t>
        </w:r>
      </w:ins>
    </w:p>
    <w:p w14:paraId="716B7117" w14:textId="5F3CAA9C" w:rsidR="00300643" w:rsidRPr="000E616C" w:rsidDel="000E616C" w:rsidRDefault="000E616C">
      <w:pPr>
        <w:rPr>
          <w:del w:id="293" w:author="ivan4995@gmail.com" w:date="2026-05-05T16:45:00Z"/>
          <w:rFonts w:ascii="Times New Roman" w:eastAsia="Times New Roman" w:hAnsi="Times New Roman" w:cs="Times New Roman"/>
          <w:sz w:val="20"/>
          <w:szCs w:val="20"/>
          <w:lang w:val="en-US"/>
          <w:rPrChange w:id="294" w:author="ivan4995@gmail.com" w:date="2026-05-05T16:52:00Z">
            <w:rPr>
              <w:del w:id="295" w:author="ivan4995@gmail.com" w:date="2026-05-05T16:45:00Z"/>
              <w:rFonts w:ascii="Times New Roman" w:eastAsia="Times New Roman" w:hAnsi="Times New Roman" w:cs="Times New Roman"/>
              <w:lang w:val="en-US"/>
            </w:rPr>
          </w:rPrChange>
        </w:rPr>
      </w:pPr>
      <w:ins w:id="296" w:author="ivan4995@gmail.com" w:date="2026-05-05T16:51:00Z">
        <w:r w:rsidRPr="000E616C">
          <w:rPr>
            <w:rFonts w:ascii="Times New Roman" w:eastAsia="Times New Roman" w:hAnsi="Times New Roman" w:cs="Times New Roman"/>
            <w:sz w:val="20"/>
            <w:szCs w:val="20"/>
            <w:lang w:val="en-US"/>
            <w:rPrChange w:id="297" w:author="ivan4995@gmail.com" w:date="2026-05-05T16:52:00Z">
              <w:rPr>
                <w:rFonts w:ascii="Times New Roman" w:eastAsia="Times New Roman" w:hAnsi="Times New Roman" w:cs="Times New Roman"/>
                <w:lang w:val="en-US"/>
              </w:rPr>
            </w:rPrChange>
          </w:rPr>
          <w:t xml:space="preserve">V82A and T120I in ORF7a are most frequently found in variant Delta of the coronavirus </w:t>
        </w:r>
        <w:r w:rsidRPr="000E616C">
          <w:rPr>
            <w:rFonts w:ascii="Times New Roman" w:eastAsia="Times New Roman" w:hAnsi="Times New Roman" w:cs="Times New Roman"/>
            <w:sz w:val="20"/>
            <w:szCs w:val="20"/>
            <w:lang w:val="en-US"/>
            <w:rPrChange w:id="298" w:author="ivan4995@gmail.com" w:date="2026-05-05T16:52:00Z">
              <w:rPr>
                <w:rFonts w:ascii="Times New Roman" w:eastAsia="Times New Roman" w:hAnsi="Times New Roman" w:cs="Times New Roman"/>
                <w:lang w:val="en-US"/>
              </w:rPr>
            </w:rPrChange>
          </w:rPr>
          <w:fldChar w:fldCharType="begin"/>
        </w:r>
        <w:r w:rsidRPr="000E616C">
          <w:rPr>
            <w:rFonts w:ascii="Times New Roman" w:eastAsia="Times New Roman" w:hAnsi="Times New Roman" w:cs="Times New Roman"/>
            <w:sz w:val="20"/>
            <w:szCs w:val="20"/>
            <w:lang w:val="en-US"/>
            <w:rPrChange w:id="299" w:author="ivan4995@gmail.com" w:date="2026-05-05T16:52:00Z">
              <w:rPr>
                <w:rFonts w:ascii="Times New Roman" w:eastAsia="Times New Roman" w:hAnsi="Times New Roman" w:cs="Times New Roman"/>
                <w:lang w:val="en-US"/>
              </w:rPr>
            </w:rPrChange>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0E616C">
          <w:rPr>
            <w:rFonts w:ascii="Times New Roman" w:eastAsia="Times New Roman" w:hAnsi="Times New Roman" w:cs="Times New Roman"/>
            <w:sz w:val="20"/>
            <w:szCs w:val="20"/>
            <w:lang w:val="en-US"/>
            <w:rPrChange w:id="300"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301" w:author="ivan4995@gmail.com" w:date="2026-05-05T16:52:00Z">
              <w:rPr>
                <w:rFonts w:ascii="Times New Roman" w:eastAsia="Times New Roman" w:hAnsi="Times New Roman" w:cs="Times New Roman"/>
                <w:noProof/>
                <w:lang w:val="en-US"/>
              </w:rPr>
            </w:rPrChange>
          </w:rPr>
          <w:t>[46]</w:t>
        </w:r>
        <w:r w:rsidRPr="000E616C">
          <w:rPr>
            <w:rFonts w:ascii="Times New Roman" w:eastAsia="Times New Roman" w:hAnsi="Times New Roman" w:cs="Times New Roman"/>
            <w:sz w:val="20"/>
            <w:szCs w:val="20"/>
            <w:lang w:val="en-US"/>
            <w:rPrChange w:id="302"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303" w:author="ivan4995@gmail.com" w:date="2026-05-05T16:52:00Z">
              <w:rPr>
                <w:rFonts w:ascii="Times New Roman" w:eastAsia="Times New Roman" w:hAnsi="Times New Roman" w:cs="Times New Roman"/>
                <w:lang w:val="en-US"/>
              </w:rPr>
            </w:rPrChange>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356A0979" w14:textId="77777777" w:rsidR="000E616C" w:rsidRDefault="000E616C" w:rsidP="000E616C">
      <w:pPr>
        <w:rPr>
          <w:ins w:id="304" w:author="ivan4995@gmail.com" w:date="2026-05-05T16:51:00Z"/>
          <w:rFonts w:ascii="Helvetica" w:hAnsi="Helvetica"/>
          <w:b/>
          <w:color w:val="000000"/>
          <w:sz w:val="22"/>
          <w:szCs w:val="22"/>
          <w:shd w:val="clear" w:color="auto" w:fill="FFFFFF"/>
          <w:lang w:val="en-US"/>
        </w:rPr>
      </w:pPr>
    </w:p>
    <w:p w14:paraId="016DC99C" w14:textId="39FE2E23" w:rsidR="00300643" w:rsidRPr="009830BA" w:rsidDel="00CA5559" w:rsidRDefault="00300643" w:rsidP="00300643">
      <w:pPr>
        <w:rPr>
          <w:del w:id="305" w:author="ivan4995@gmail.com" w:date="2026-05-05T16:45:00Z"/>
          <w:rFonts w:ascii="Times New Roman" w:hAnsi="Times New Roman" w:cs="Times New Roman"/>
          <w:color w:val="000000"/>
          <w:sz w:val="20"/>
          <w:szCs w:val="20"/>
          <w:shd w:val="clear" w:color="auto" w:fill="FFFFFF"/>
          <w:lang w:val="en-US"/>
        </w:rPr>
      </w:pPr>
      <w:del w:id="306" w:author="ivan4995@gmail.com" w:date="2026-05-05T16:45:00Z">
        <w:r w:rsidRPr="009830BA" w:rsidDel="00CA5559">
          <w:rPr>
            <w:rFonts w:ascii="Times New Roman" w:hAnsi="Times New Roman" w:cs="Times New Roman"/>
            <w:color w:val="000000"/>
            <w:sz w:val="20"/>
            <w:szCs w:val="20"/>
            <w:shd w:val="clear" w:color="auto" w:fill="FFFFFF"/>
            <w:lang w:val="en-US"/>
          </w:rPr>
          <w:delText xml:space="preserve">The </w:delText>
        </w:r>
        <w:r w:rsidRPr="009830BA" w:rsidDel="00CA5559">
          <w:rPr>
            <w:rFonts w:ascii="Times New Roman" w:hAnsi="Times New Roman" w:cs="Times New Roman"/>
            <w:color w:val="000000"/>
            <w:sz w:val="20"/>
            <w:szCs w:val="20"/>
            <w:shd w:val="clear" w:color="auto" w:fill="FFFFFF"/>
          </w:rPr>
          <w:delText>biological context for the interacting pairs flagged by the method</w:delText>
        </w:r>
        <w:r w:rsidRPr="009830BA" w:rsidDel="00CA5559">
          <w:rPr>
            <w:rFonts w:ascii="Times New Roman" w:hAnsi="Times New Roman" w:cs="Times New Roman"/>
            <w:color w:val="000000"/>
            <w:sz w:val="20"/>
            <w:szCs w:val="20"/>
            <w:shd w:val="clear" w:color="auto" w:fill="FFFFFF"/>
            <w:lang w:val="en-US"/>
          </w:rPr>
          <w:delText xml:space="preserve"> is </w:delText>
        </w:r>
        <w:r w:rsidR="00151B8B" w:rsidRPr="009830BA" w:rsidDel="00CA5559">
          <w:rPr>
            <w:rFonts w:ascii="Times New Roman" w:hAnsi="Times New Roman" w:cs="Times New Roman"/>
            <w:color w:val="000000"/>
            <w:sz w:val="20"/>
            <w:szCs w:val="20"/>
            <w:shd w:val="clear" w:color="auto" w:fill="FFFFFF"/>
            <w:lang w:val="en-US"/>
          </w:rPr>
          <w:delText>a</w:delText>
        </w:r>
        <w:r w:rsidRPr="009830BA" w:rsidDel="00CA5559">
          <w:rPr>
            <w:rFonts w:ascii="Times New Roman" w:hAnsi="Times New Roman" w:cs="Times New Roman"/>
            <w:color w:val="000000"/>
            <w:sz w:val="20"/>
            <w:szCs w:val="20"/>
            <w:shd w:val="clear" w:color="auto" w:fill="FFFFFF"/>
            <w:lang w:val="en-US"/>
          </w:rPr>
          <w:delText xml:space="preserve"> subject of further investigation.</w:delText>
        </w:r>
      </w:del>
    </w:p>
    <w:p w14:paraId="087299A0" w14:textId="6BDC2655" w:rsidR="00300643" w:rsidRPr="00300643" w:rsidRDefault="00300643">
      <w:pPr>
        <w:rPr>
          <w:rFonts w:ascii="Helvetica" w:hAnsi="Helvetica"/>
          <w:b/>
          <w:color w:val="000000"/>
          <w:sz w:val="22"/>
          <w:szCs w:val="22"/>
          <w:shd w:val="clear" w:color="auto" w:fill="FFFFFF"/>
        </w:rPr>
      </w:pPr>
    </w:p>
    <w:p w14:paraId="29A67EEA" w14:textId="6D023330" w:rsidR="00F40B43" w:rsidRPr="003552A3" w:rsidRDefault="00133529">
      <w:pPr>
        <w:rPr>
          <w:rStyle w:val="apple-converted-space"/>
          <w:rFonts w:ascii="Helvetica" w:hAnsi="Helvetica"/>
          <w:color w:val="000000"/>
          <w:sz w:val="22"/>
          <w:szCs w:val="22"/>
          <w:shd w:val="clear" w:color="auto" w:fill="FFFFFF"/>
        </w:rPr>
      </w:pPr>
      <w:r w:rsidRPr="003552A3">
        <w:rPr>
          <w:rFonts w:ascii="Helvetica" w:hAnsi="Helvetica"/>
          <w:b/>
          <w:color w:val="000000"/>
          <w:sz w:val="22"/>
          <w:szCs w:val="22"/>
          <w:shd w:val="clear" w:color="auto" w:fill="FFFFFF"/>
        </w:rPr>
        <w:t>It would be much preferable to list these as amino acid substitutions rather than nucleotide positions.</w:t>
      </w:r>
      <w:r w:rsidRPr="003552A3">
        <w:rPr>
          <w:rStyle w:val="apple-converted-space"/>
          <w:rFonts w:ascii="Helvetica" w:hAnsi="Helvetica"/>
          <w:color w:val="000000"/>
          <w:sz w:val="22"/>
          <w:szCs w:val="22"/>
          <w:shd w:val="clear" w:color="auto" w:fill="FFFFFF"/>
        </w:rPr>
        <w:t> </w:t>
      </w:r>
    </w:p>
    <w:p w14:paraId="312674EC" w14:textId="2B605235" w:rsidR="00E03940" w:rsidRPr="003552A3" w:rsidRDefault="00E03940">
      <w:pPr>
        <w:rPr>
          <w:rStyle w:val="apple-converted-space"/>
          <w:rFonts w:ascii="Helvetica" w:hAnsi="Helvetica"/>
          <w:color w:val="000000"/>
          <w:sz w:val="22"/>
          <w:szCs w:val="22"/>
          <w:shd w:val="clear" w:color="auto" w:fill="FFFFFF"/>
        </w:rPr>
      </w:pPr>
    </w:p>
    <w:p w14:paraId="293E983E" w14:textId="4541633B" w:rsidR="00E03940" w:rsidRPr="003552A3" w:rsidRDefault="00E03940">
      <w:pPr>
        <w:rPr>
          <w:rStyle w:val="apple-converted-space"/>
          <w:rFonts w:ascii="Helvetica" w:hAnsi="Helvetica"/>
          <w:color w:val="000000"/>
          <w:sz w:val="22"/>
          <w:szCs w:val="22"/>
          <w:shd w:val="clear" w:color="auto" w:fill="FFFFFF"/>
          <w:lang w:val="en-US"/>
        </w:rPr>
      </w:pPr>
      <w:del w:id="307" w:author="Microsoft Office User" w:date="2026-05-05T18:30:00Z" w16du:dateUtc="2026-05-05T15:30:00Z">
        <w:r w:rsidRPr="00DE081B" w:rsidDel="00DE081B">
          <w:rPr>
            <w:rStyle w:val="apple-converted-space"/>
            <w:rFonts w:ascii="Helvetica" w:hAnsi="Helvetica"/>
            <w:color w:val="000000"/>
            <w:sz w:val="22"/>
            <w:szCs w:val="22"/>
            <w:shd w:val="clear" w:color="auto" w:fill="FFFFFF"/>
            <w:lang w:val="en-US"/>
          </w:rPr>
          <w:delText xml:space="preserve">In the revised version, </w:delText>
        </w:r>
        <w:r w:rsidRPr="00DE081B" w:rsidDel="00DE081B">
          <w:rPr>
            <w:rStyle w:val="apple-converted-space"/>
            <w:rFonts w:ascii="Helvetica" w:hAnsi="Helvetica"/>
            <w:color w:val="000000"/>
            <w:sz w:val="22"/>
            <w:szCs w:val="22"/>
            <w:shd w:val="clear" w:color="auto" w:fill="FFFFFF"/>
            <w:lang w:val="en-US"/>
            <w:rPrChange w:id="308"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we added </w:delText>
        </w:r>
        <w:r w:rsidR="0045680E" w:rsidRPr="00DE081B" w:rsidDel="00DE081B">
          <w:rPr>
            <w:rStyle w:val="apple-converted-space"/>
            <w:rFonts w:ascii="Helvetica" w:hAnsi="Helvetica"/>
            <w:color w:val="000000"/>
            <w:sz w:val="22"/>
            <w:szCs w:val="22"/>
            <w:shd w:val="clear" w:color="auto" w:fill="FFFFFF"/>
            <w:lang w:val="en-US"/>
            <w:rPrChange w:id="309"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the</w:delText>
        </w:r>
      </w:del>
      <w:ins w:id="310" w:author="Microsoft Office User" w:date="2026-05-05T18:30:00Z" w16du:dateUtc="2026-05-05T15:30:00Z">
        <w:r w:rsidR="00DE081B" w:rsidRPr="00DE081B">
          <w:rPr>
            <w:rStyle w:val="apple-converted-space"/>
            <w:rFonts w:ascii="Helvetica" w:hAnsi="Helvetica"/>
            <w:color w:val="000000"/>
            <w:sz w:val="22"/>
            <w:szCs w:val="22"/>
            <w:shd w:val="clear" w:color="auto" w:fill="FFFFFF"/>
            <w:lang w:val="en-US"/>
          </w:rPr>
          <w:t xml:space="preserve">Done </w:t>
        </w:r>
      </w:ins>
      <w:ins w:id="311" w:author="Microsoft Office User" w:date="2026-05-06T03:56:00Z" w16du:dateUtc="2026-05-06T00:56:00Z">
        <w:r w:rsidR="00F370B2">
          <w:rPr>
            <w:rStyle w:val="apple-converted-space"/>
            <w:rFonts w:ascii="Helvetica" w:hAnsi="Helvetica"/>
            <w:color w:val="000000"/>
            <w:sz w:val="22"/>
            <w:szCs w:val="22"/>
            <w:shd w:val="clear" w:color="auto" w:fill="FFFFFF"/>
            <w:lang w:val="en-US"/>
          </w:rPr>
          <w:t>(</w:t>
        </w:r>
      </w:ins>
      <w:del w:id="312" w:author="Microsoft Office User" w:date="2026-05-05T18:30:00Z" w16du:dateUtc="2026-05-05T15:30:00Z">
        <w:r w:rsidR="0045680E" w:rsidRPr="00DE081B" w:rsidDel="00DE081B">
          <w:rPr>
            <w:rStyle w:val="apple-converted-space"/>
            <w:rFonts w:ascii="Helvetica" w:hAnsi="Helvetica"/>
            <w:color w:val="000000"/>
            <w:sz w:val="22"/>
            <w:szCs w:val="22"/>
            <w:shd w:val="clear" w:color="auto" w:fill="FFFFFF"/>
            <w:lang w:val="en-US"/>
            <w:rPrChange w:id="313"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DE081B">
          <w:rPr>
            <w:rStyle w:val="apple-converted-space"/>
            <w:rFonts w:ascii="Helvetica" w:hAnsi="Helvetica"/>
            <w:color w:val="000000"/>
            <w:sz w:val="22"/>
            <w:szCs w:val="22"/>
            <w:shd w:val="clear" w:color="auto" w:fill="FFFFFF"/>
            <w:lang w:val="en-US"/>
            <w:rPrChange w:id="314"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pairs of aminoacid positions</w:delText>
        </w:r>
      </w:del>
      <w:del w:id="315" w:author="Microsoft Office User" w:date="2026-05-06T03:56:00Z" w16du:dateUtc="2026-05-06T00:56:00Z">
        <w:r w:rsidRPr="00DE081B" w:rsidDel="00F370B2">
          <w:rPr>
            <w:rStyle w:val="apple-converted-space"/>
            <w:rFonts w:ascii="Helvetica" w:hAnsi="Helvetica"/>
            <w:color w:val="000000"/>
            <w:sz w:val="22"/>
            <w:szCs w:val="22"/>
            <w:shd w:val="clear" w:color="auto" w:fill="FFFFFF"/>
            <w:lang w:val="en-US"/>
            <w:rPrChange w:id="316"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del>
      <w:ins w:id="317" w:author="ivan4995@gmail.com" w:date="2026-05-05T16:46:00Z">
        <w:del w:id="318" w:author="Microsoft Office User" w:date="2026-05-05T18:30:00Z" w16du:dateUtc="2026-05-05T15:30:00Z">
          <w:r w:rsidR="00CA5559" w:rsidRPr="00DE081B" w:rsidDel="00DE081B">
            <w:rPr>
              <w:rStyle w:val="apple-converted-space"/>
              <w:rFonts w:ascii="Helvetica" w:hAnsi="Helvetica"/>
              <w:color w:val="000000"/>
              <w:sz w:val="22"/>
              <w:szCs w:val="22"/>
              <w:shd w:val="clear" w:color="auto" w:fill="FFFFFF"/>
              <w:lang w:val="en-US"/>
              <w:rPrChange w:id="319"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tables in </w:delText>
          </w:r>
        </w:del>
        <w:r w:rsidR="00CA5559" w:rsidRPr="00DE081B">
          <w:rPr>
            <w:rStyle w:val="apple-converted-space"/>
            <w:rFonts w:ascii="Helvetica" w:hAnsi="Helvetica"/>
            <w:color w:val="000000"/>
            <w:sz w:val="22"/>
            <w:szCs w:val="22"/>
            <w:shd w:val="clear" w:color="auto" w:fill="FFFFFF"/>
            <w:lang w:val="en-US"/>
            <w:rPrChange w:id="32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 xml:space="preserve">Figs. 6 and </w:t>
        </w:r>
        <w:del w:id="321" w:author="Microsoft Office User" w:date="2026-05-06T03:56:00Z" w16du:dateUtc="2026-05-06T00:56:00Z">
          <w:r w:rsidR="00CA5559" w:rsidRPr="00DE081B" w:rsidDel="00413B07">
            <w:rPr>
              <w:rStyle w:val="apple-converted-space"/>
              <w:rFonts w:ascii="Helvetica" w:hAnsi="Helvetica"/>
              <w:color w:val="000000"/>
              <w:sz w:val="22"/>
              <w:szCs w:val="22"/>
              <w:shd w:val="clear" w:color="auto" w:fill="FFFFFF"/>
              <w:lang w:val="en-US"/>
              <w:rPrChange w:id="322"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7</w:delText>
          </w:r>
        </w:del>
      </w:ins>
      <w:ins w:id="323" w:author="Microsoft Office User" w:date="2026-05-06T03:56:00Z" w16du:dateUtc="2026-05-06T00:56:00Z">
        <w:r w:rsidR="00413B07">
          <w:rPr>
            <w:rStyle w:val="apple-converted-space"/>
            <w:rFonts w:ascii="Helvetica" w:hAnsi="Helvetica"/>
            <w:color w:val="000000"/>
            <w:sz w:val="22"/>
            <w:szCs w:val="22"/>
            <w:shd w:val="clear" w:color="auto" w:fill="FFFFFF"/>
            <w:lang w:val="en-US"/>
          </w:rPr>
          <w:t>S5</w:t>
        </w:r>
        <w:r w:rsidR="00F370B2">
          <w:rPr>
            <w:rStyle w:val="apple-converted-space"/>
            <w:rFonts w:ascii="Helvetica" w:hAnsi="Helvetica"/>
            <w:color w:val="000000"/>
            <w:sz w:val="22"/>
            <w:szCs w:val="22"/>
            <w:shd w:val="clear" w:color="auto" w:fill="FFFFFF"/>
            <w:lang w:val="en-US"/>
          </w:rPr>
          <w:t>)</w:t>
        </w:r>
      </w:ins>
      <w:del w:id="324" w:author="ivan4995@gmail.com" w:date="2026-05-05T16:45:00Z">
        <w:r w:rsidR="00DA53B9" w:rsidRPr="00DE081B" w:rsidDel="00CA5559">
          <w:rPr>
            <w:rStyle w:val="apple-converted-space"/>
            <w:rFonts w:ascii="Helvetica" w:hAnsi="Helvetica"/>
            <w:color w:val="000000"/>
            <w:sz w:val="22"/>
            <w:szCs w:val="22"/>
            <w:shd w:val="clear" w:color="auto" w:fill="FFFFFF"/>
            <w:lang w:val="en-US"/>
            <w:rPrChange w:id="325"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r w:rsidRPr="00DE081B" w:rsidDel="00CA5559">
          <w:rPr>
            <w:rStyle w:val="apple-converted-space"/>
            <w:rFonts w:ascii="Helvetica" w:hAnsi="Helvetica"/>
            <w:color w:val="000000"/>
            <w:sz w:val="22"/>
            <w:szCs w:val="22"/>
            <w:shd w:val="clear" w:color="auto" w:fill="FFFFFF"/>
            <w:lang w:val="en-US"/>
            <w:rPrChange w:id="326"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S1 Text</w:delText>
        </w:r>
        <w:r w:rsidR="00DA53B9" w:rsidRPr="00DE081B" w:rsidDel="00CA5559">
          <w:rPr>
            <w:rStyle w:val="apple-converted-space"/>
            <w:rFonts w:ascii="Helvetica" w:hAnsi="Helvetica"/>
            <w:color w:val="000000"/>
            <w:sz w:val="22"/>
            <w:szCs w:val="22"/>
            <w:shd w:val="clear" w:color="auto" w:fill="FFFFFF"/>
            <w:lang w:val="en-US"/>
            <w:rPrChange w:id="327"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CA5559">
          <w:rPr>
            <w:rStyle w:val="apple-converted-space"/>
            <w:rFonts w:ascii="Helvetica" w:hAnsi="Helvetica"/>
            <w:color w:val="000000"/>
            <w:sz w:val="22"/>
            <w:szCs w:val="22"/>
            <w:shd w:val="clear" w:color="auto" w:fill="FFFFFF"/>
            <w:lang w:val="en-US"/>
            <w:rPrChange w:id="328"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S2 Text</w:delText>
        </w:r>
      </w:del>
      <w:del w:id="329" w:author="Microsoft Office User" w:date="2026-05-05T18:30:00Z" w16du:dateUtc="2026-05-05T15:30:00Z">
        <w:r w:rsidR="00DA53B9" w:rsidRPr="00DE081B" w:rsidDel="00DE081B">
          <w:rPr>
            <w:rStyle w:val="apple-converted-space"/>
            <w:rFonts w:ascii="Helvetica" w:hAnsi="Helvetica"/>
            <w:color w:val="000000"/>
            <w:sz w:val="22"/>
            <w:szCs w:val="22"/>
            <w:shd w:val="clear" w:color="auto" w:fill="FFFFFF"/>
            <w:lang w:val="en-US"/>
            <w:rPrChange w:id="33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del>
      <w:r w:rsidRPr="00DE081B">
        <w:rPr>
          <w:rStyle w:val="apple-converted-space"/>
          <w:rFonts w:ascii="Helvetica" w:hAnsi="Helvetica"/>
          <w:color w:val="000000"/>
          <w:sz w:val="22"/>
          <w:szCs w:val="22"/>
          <w:shd w:val="clear" w:color="auto" w:fill="FFFFFF"/>
          <w:lang w:val="en-US"/>
          <w:rPrChange w:id="331"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w:t>
      </w:r>
    </w:p>
    <w:p w14:paraId="71060A0C" w14:textId="7A33DFC6" w:rsidR="0045680E" w:rsidRPr="0045680E" w:rsidRDefault="00133529">
      <w:pPr>
        <w:rPr>
          <w:rFonts w:ascii="Helvetica" w:hAnsi="Helvetica"/>
          <w:b/>
          <w:color w:val="000000"/>
          <w:sz w:val="22"/>
          <w:szCs w:val="22"/>
          <w:shd w:val="clear" w:color="auto" w:fill="FFFFFF"/>
          <w:lang w:val="en-US"/>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While I agree that the application of QLE based methods to SARS-CoV-2 is ill-advised and that the inherent assumptions are strongly violated</w:t>
      </w:r>
      <w:r w:rsidR="0045680E">
        <w:rPr>
          <w:rFonts w:ascii="Helvetica" w:hAnsi="Helvetica"/>
          <w:b/>
          <w:color w:val="000000"/>
          <w:sz w:val="22"/>
          <w:szCs w:val="22"/>
          <w:shd w:val="clear" w:color="auto" w:fill="FFFFFF"/>
          <w:lang w:val="en-US"/>
        </w:rPr>
        <w:t>…</w:t>
      </w:r>
    </w:p>
    <w:p w14:paraId="4B129A40" w14:textId="43BE99A1" w:rsidR="0045680E" w:rsidRDefault="0045680E">
      <w:pPr>
        <w:rPr>
          <w:rFonts w:ascii="Helvetica" w:hAnsi="Helvetica"/>
          <w:b/>
          <w:color w:val="000000"/>
          <w:sz w:val="22"/>
          <w:szCs w:val="22"/>
          <w:shd w:val="clear" w:color="auto" w:fill="FFFFFF"/>
        </w:rPr>
      </w:pPr>
    </w:p>
    <w:p w14:paraId="02189061" w14:textId="05F19E26" w:rsidR="0045680E" w:rsidRPr="0045680E" w:rsidRDefault="0045680E">
      <w:pPr>
        <w:rPr>
          <w:rFonts w:ascii="Helvetica" w:hAnsi="Helvetica"/>
          <w:color w:val="000000"/>
          <w:sz w:val="22"/>
          <w:szCs w:val="22"/>
          <w:shd w:val="clear" w:color="auto" w:fill="FFFFFF"/>
          <w:lang w:val="en-US"/>
        </w:rPr>
      </w:pPr>
      <w:r w:rsidRPr="0045680E">
        <w:rPr>
          <w:rFonts w:ascii="Helvetica" w:hAnsi="Helvetica"/>
          <w:color w:val="000000"/>
          <w:sz w:val="22"/>
          <w:szCs w:val="22"/>
          <w:shd w:val="clear" w:color="auto" w:fill="FFFFFF"/>
          <w:lang w:val="en-US"/>
        </w:rPr>
        <w:t>Thank you</w:t>
      </w:r>
      <w:r>
        <w:rPr>
          <w:rFonts w:ascii="Helvetica" w:hAnsi="Helvetica"/>
          <w:color w:val="000000"/>
          <w:sz w:val="22"/>
          <w:szCs w:val="22"/>
          <w:shd w:val="clear" w:color="auto" w:fill="FFFFFF"/>
          <w:lang w:val="en-US"/>
        </w:rPr>
        <w:t xml:space="preserve"> for </w:t>
      </w:r>
      <w:del w:id="332" w:author="Microsoft Office User" w:date="2026-05-06T03:56:00Z" w16du:dateUtc="2026-05-06T00:56:00Z">
        <w:r w:rsidDel="00C73E12">
          <w:rPr>
            <w:rFonts w:ascii="Helvetica" w:hAnsi="Helvetica"/>
            <w:color w:val="000000"/>
            <w:sz w:val="22"/>
            <w:szCs w:val="22"/>
            <w:shd w:val="clear" w:color="auto" w:fill="FFFFFF"/>
            <w:lang w:val="en-US"/>
          </w:rPr>
          <w:delText>support</w:delText>
        </w:r>
        <w:r w:rsidR="002E7298" w:rsidDel="00C73E12">
          <w:rPr>
            <w:rFonts w:ascii="Helvetica" w:hAnsi="Helvetica"/>
            <w:color w:val="000000"/>
            <w:sz w:val="22"/>
            <w:szCs w:val="22"/>
            <w:shd w:val="clear" w:color="auto" w:fill="FFFFFF"/>
            <w:lang w:val="en-US"/>
          </w:rPr>
          <w:delText xml:space="preserve">ing </w:delText>
        </w:r>
      </w:del>
      <w:ins w:id="333" w:author="Microsoft Office User" w:date="2026-05-06T03:56:00Z" w16du:dateUtc="2026-05-06T00:56:00Z">
        <w:r w:rsidR="00C73E12">
          <w:rPr>
            <w:rFonts w:ascii="Helvetica" w:hAnsi="Helvetica"/>
            <w:color w:val="000000"/>
            <w:sz w:val="22"/>
            <w:szCs w:val="22"/>
            <w:shd w:val="clear" w:color="auto" w:fill="FFFFFF"/>
            <w:lang w:val="en-US"/>
          </w:rPr>
          <w:t xml:space="preserve">agreeing with </w:t>
        </w:r>
      </w:ins>
      <w:r w:rsidR="00AE030E">
        <w:rPr>
          <w:rFonts w:ascii="Helvetica" w:hAnsi="Helvetica"/>
          <w:color w:val="000000"/>
          <w:sz w:val="22"/>
          <w:szCs w:val="22"/>
          <w:shd w:val="clear" w:color="auto" w:fill="FFFFFF"/>
          <w:lang w:val="en-US"/>
        </w:rPr>
        <w:t>this</w:t>
      </w:r>
      <w:r w:rsidR="008C2E7B">
        <w:rPr>
          <w:rFonts w:ascii="Helvetica" w:hAnsi="Helvetica"/>
          <w:color w:val="000000"/>
          <w:sz w:val="22"/>
          <w:szCs w:val="22"/>
          <w:shd w:val="clear" w:color="auto" w:fill="FFFFFF"/>
          <w:lang w:val="en-US"/>
        </w:rPr>
        <w:t xml:space="preserve"> important</w:t>
      </w:r>
      <w:r w:rsidR="00FD0CDE">
        <w:rPr>
          <w:rFonts w:ascii="Helvetica" w:hAnsi="Helvetica"/>
          <w:color w:val="000000"/>
          <w:sz w:val="22"/>
          <w:szCs w:val="22"/>
          <w:shd w:val="clear" w:color="auto" w:fill="FFFFFF"/>
          <w:lang w:val="en-US"/>
        </w:rPr>
        <w:t xml:space="preserve"> </w:t>
      </w:r>
      <w:r w:rsidR="002E7298">
        <w:rPr>
          <w:rFonts w:ascii="Helvetica" w:hAnsi="Helvetica"/>
          <w:color w:val="000000"/>
          <w:sz w:val="22"/>
          <w:szCs w:val="22"/>
          <w:shd w:val="clear" w:color="auto" w:fill="FFFFFF"/>
          <w:lang w:val="en-US"/>
        </w:rPr>
        <w:t>point.</w:t>
      </w:r>
    </w:p>
    <w:p w14:paraId="585EB124" w14:textId="77777777" w:rsidR="0045680E" w:rsidRDefault="0045680E">
      <w:pPr>
        <w:rPr>
          <w:rFonts w:ascii="Helvetica" w:hAnsi="Helvetica"/>
          <w:b/>
          <w:color w:val="000000"/>
          <w:sz w:val="22"/>
          <w:szCs w:val="22"/>
          <w:shd w:val="clear" w:color="auto" w:fill="FFFFFF"/>
        </w:rPr>
      </w:pPr>
    </w:p>
    <w:p w14:paraId="3EF6B7CD" w14:textId="27402C38" w:rsidR="00F40B43"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 </w:t>
      </w:r>
      <w:r w:rsidR="0045680E">
        <w:rPr>
          <w:rFonts w:ascii="Helvetica" w:hAnsi="Helvetica"/>
          <w:b/>
          <w:color w:val="000000"/>
          <w:sz w:val="22"/>
          <w:szCs w:val="22"/>
          <w:shd w:val="clear" w:color="auto" w:fill="FFFFFF"/>
          <w:lang w:val="en-US"/>
        </w:rPr>
        <w:t xml:space="preserve">… </w:t>
      </w:r>
      <w:r w:rsidRPr="003552A3">
        <w:rPr>
          <w:rFonts w:ascii="Helvetica" w:hAnsi="Helvetica"/>
          <w:b/>
          <w:color w:val="000000"/>
          <w:sz w:val="22"/>
          <w:szCs w:val="22"/>
          <w:shd w:val="clear" w:color="auto" w:fill="FFFFFF"/>
        </w:rPr>
        <w:t xml:space="preserve">I don't think the authors have convincingly shown that their approach does a lot better. </w:t>
      </w:r>
    </w:p>
    <w:p w14:paraId="453F13CB" w14:textId="77777777" w:rsidR="00B91412" w:rsidDel="00087634" w:rsidRDefault="00B91412" w:rsidP="00E50B5F">
      <w:pPr>
        <w:rPr>
          <w:del w:id="334" w:author="Microsoft Office User" w:date="2026-05-06T03:13:00Z" w16du:dateUtc="2026-05-06T00:13:00Z"/>
          <w:rFonts w:ascii="Helvetica" w:hAnsi="Helvetica"/>
          <w:color w:val="000000"/>
          <w:sz w:val="22"/>
          <w:szCs w:val="22"/>
          <w:shd w:val="clear" w:color="auto" w:fill="FFFFFF"/>
          <w:lang w:val="en-US"/>
        </w:rPr>
      </w:pPr>
    </w:p>
    <w:p w14:paraId="11B488D2" w14:textId="77777777" w:rsidR="00087634" w:rsidRDefault="00087634" w:rsidP="00E50B5F">
      <w:pPr>
        <w:rPr>
          <w:ins w:id="335" w:author="Microsoft Office User" w:date="2026-05-06T03:11:00Z" w16du:dateUtc="2026-05-06T00:11:00Z"/>
          <w:rFonts w:ascii="Helvetica" w:hAnsi="Helvetica"/>
          <w:color w:val="000000"/>
          <w:sz w:val="22"/>
          <w:szCs w:val="22"/>
          <w:shd w:val="clear" w:color="auto" w:fill="FFFFFF"/>
          <w:lang w:val="en-US"/>
        </w:rPr>
      </w:pPr>
    </w:p>
    <w:p w14:paraId="4401924E" w14:textId="77777777" w:rsidR="00C73E12" w:rsidRDefault="00274A39" w:rsidP="00E50B5F">
      <w:pPr>
        <w:rPr>
          <w:ins w:id="336" w:author="Microsoft Office User" w:date="2026-05-06T03:58:00Z" w16du:dateUtc="2026-05-06T00:58:00Z"/>
          <w:rFonts w:ascii="Helvetica" w:hAnsi="Helvetica"/>
          <w:color w:val="000000"/>
          <w:sz w:val="22"/>
          <w:szCs w:val="22"/>
          <w:shd w:val="clear" w:color="auto" w:fill="FFFFFF"/>
          <w:lang w:val="en-US"/>
        </w:rPr>
      </w:pPr>
      <w:del w:id="337" w:author="Microsoft Office User" w:date="2026-05-06T03:57:00Z" w16du:dateUtc="2026-05-06T00:57:00Z">
        <w:r w:rsidDel="00C73E12">
          <w:rPr>
            <w:rFonts w:ascii="Helvetica" w:hAnsi="Helvetica"/>
            <w:color w:val="000000"/>
            <w:sz w:val="22"/>
            <w:szCs w:val="22"/>
            <w:shd w:val="clear" w:color="auto" w:fill="FFFFFF"/>
            <w:lang w:val="en-US"/>
          </w:rPr>
          <w:delText>I</w:delText>
        </w:r>
        <w:r w:rsidR="00E50B5F" w:rsidRPr="00C90CFE" w:rsidDel="00C73E12">
          <w:rPr>
            <w:rFonts w:ascii="Helvetica" w:hAnsi="Helvetica"/>
            <w:color w:val="000000"/>
            <w:sz w:val="22"/>
            <w:szCs w:val="22"/>
            <w:shd w:val="clear" w:color="auto" w:fill="FFFFFF"/>
            <w:lang w:val="en-US"/>
          </w:rPr>
          <w:delText xml:space="preserve">n the revised version, </w:delText>
        </w:r>
      </w:del>
      <w:ins w:id="338" w:author="Microsoft Office User" w:date="2026-05-06T03:57:00Z" w16du:dateUtc="2026-05-06T00:57:00Z">
        <w:r w:rsidR="00C73E12">
          <w:rPr>
            <w:rFonts w:ascii="Helvetica" w:hAnsi="Helvetica"/>
            <w:color w:val="000000"/>
            <w:sz w:val="22"/>
            <w:szCs w:val="22"/>
            <w:shd w:val="clear" w:color="auto" w:fill="FFFFFF"/>
            <w:lang w:val="en-US"/>
          </w:rPr>
          <w:t xml:space="preserve">We hope </w:t>
        </w:r>
      </w:ins>
      <w:ins w:id="339" w:author="Microsoft Office User" w:date="2026-05-06T03:18:00Z" w16du:dateUtc="2026-05-06T00:18:00Z">
        <w:r w:rsidR="006C22C3">
          <w:rPr>
            <w:rFonts w:ascii="Helvetica" w:hAnsi="Helvetica"/>
            <w:color w:val="000000"/>
            <w:sz w:val="22"/>
            <w:szCs w:val="22"/>
            <w:shd w:val="clear" w:color="auto" w:fill="FFFFFF"/>
            <w:lang w:val="en-US"/>
          </w:rPr>
          <w:t xml:space="preserve">we </w:t>
        </w:r>
      </w:ins>
      <w:ins w:id="340" w:author="Microsoft Office User" w:date="2026-05-06T03:58:00Z" w16du:dateUtc="2026-05-06T00:58:00Z">
        <w:r w:rsidR="00C73E12">
          <w:rPr>
            <w:rFonts w:ascii="Helvetica" w:hAnsi="Helvetica"/>
            <w:color w:val="000000"/>
            <w:sz w:val="22"/>
            <w:szCs w:val="22"/>
            <w:shd w:val="clear" w:color="auto" w:fill="FFFFFF"/>
            <w:lang w:val="en-US"/>
          </w:rPr>
          <w:t xml:space="preserve">now </w:t>
        </w:r>
      </w:ins>
      <w:ins w:id="341" w:author="Microsoft Office User" w:date="2026-05-06T03:18:00Z" w16du:dateUtc="2026-05-06T00:18:00Z">
        <w:r w:rsidR="006C22C3">
          <w:rPr>
            <w:rFonts w:ascii="Helvetica" w:hAnsi="Helvetica"/>
            <w:color w:val="000000"/>
            <w:sz w:val="22"/>
            <w:szCs w:val="22"/>
            <w:shd w:val="clear" w:color="auto" w:fill="FFFFFF"/>
            <w:lang w:val="en-US"/>
          </w:rPr>
          <w:t xml:space="preserve">addressed </w:t>
        </w:r>
      </w:ins>
      <w:ins w:id="342" w:author="Microsoft Office User" w:date="2026-05-06T03:52:00Z" w16du:dateUtc="2026-05-06T00:52:00Z">
        <w:r w:rsidR="00457934">
          <w:rPr>
            <w:rFonts w:ascii="Helvetica" w:hAnsi="Helvetica"/>
            <w:color w:val="000000"/>
            <w:sz w:val="22"/>
            <w:szCs w:val="22"/>
            <w:shd w:val="clear" w:color="auto" w:fill="FFFFFF"/>
            <w:lang w:val="en-US"/>
          </w:rPr>
          <w:t>Reviewer</w:t>
        </w:r>
      </w:ins>
      <w:ins w:id="343" w:author="Microsoft Office User" w:date="2026-05-06T03:56:00Z" w16du:dateUtc="2026-05-06T00:56:00Z">
        <w:r w:rsidR="00C73E12">
          <w:rPr>
            <w:rFonts w:ascii="Helvetica" w:hAnsi="Helvetica"/>
            <w:color w:val="000000"/>
            <w:sz w:val="22"/>
            <w:szCs w:val="22"/>
            <w:shd w:val="clear" w:color="auto" w:fill="FFFFFF"/>
            <w:lang w:val="en-US"/>
          </w:rPr>
          <w:t>'s</w:t>
        </w:r>
      </w:ins>
      <w:ins w:id="344" w:author="Microsoft Office User" w:date="2026-05-06T03:52:00Z" w16du:dateUtc="2026-05-06T00:52:00Z">
        <w:r w:rsidR="00457934">
          <w:rPr>
            <w:rFonts w:ascii="Helvetica" w:hAnsi="Helvetica"/>
            <w:color w:val="000000"/>
            <w:sz w:val="22"/>
            <w:szCs w:val="22"/>
            <w:shd w:val="clear" w:color="auto" w:fill="FFFFFF"/>
            <w:lang w:val="en-US"/>
          </w:rPr>
          <w:t xml:space="preserve"> </w:t>
        </w:r>
      </w:ins>
      <w:ins w:id="345" w:author="Microsoft Office User" w:date="2026-05-06T03:18:00Z" w16du:dateUtc="2026-05-06T00:18:00Z">
        <w:r w:rsidR="006C22C3">
          <w:rPr>
            <w:rFonts w:ascii="Helvetica" w:hAnsi="Helvetica"/>
            <w:color w:val="000000"/>
            <w:sz w:val="22"/>
            <w:szCs w:val="22"/>
            <w:shd w:val="clear" w:color="auto" w:fill="FFFFFF"/>
            <w:lang w:val="en-US"/>
          </w:rPr>
          <w:t xml:space="preserve">concerns about </w:t>
        </w:r>
      </w:ins>
      <w:ins w:id="346" w:author="Microsoft Office User" w:date="2026-05-06T03:19:00Z" w16du:dateUtc="2026-05-06T00:19:00Z">
        <w:r w:rsidR="00216D96">
          <w:rPr>
            <w:rFonts w:ascii="Helvetica" w:hAnsi="Helvetica"/>
            <w:color w:val="000000"/>
            <w:sz w:val="22"/>
            <w:szCs w:val="22"/>
            <w:shd w:val="clear" w:color="auto" w:fill="FFFFFF"/>
            <w:lang w:val="en-US"/>
          </w:rPr>
          <w:t xml:space="preserve">the </w:t>
        </w:r>
      </w:ins>
      <w:ins w:id="347" w:author="Microsoft Office User" w:date="2026-05-06T03:18:00Z" w16du:dateUtc="2026-05-06T00:18:00Z">
        <w:r w:rsidR="006C22C3">
          <w:rPr>
            <w:rFonts w:ascii="Helvetica" w:hAnsi="Helvetica"/>
            <w:color w:val="000000"/>
            <w:sz w:val="22"/>
            <w:szCs w:val="22"/>
            <w:shd w:val="clear" w:color="auto" w:fill="FFFFFF"/>
            <w:lang w:val="en-US"/>
          </w:rPr>
          <w:t>realism of simulation</w:t>
        </w:r>
      </w:ins>
      <w:ins w:id="348" w:author="Microsoft Office User" w:date="2026-05-06T03:57:00Z" w16du:dateUtc="2026-05-06T00:57:00Z">
        <w:r w:rsidR="00C73E12">
          <w:rPr>
            <w:rFonts w:ascii="Helvetica" w:hAnsi="Helvetica"/>
            <w:color w:val="000000"/>
            <w:sz w:val="22"/>
            <w:szCs w:val="22"/>
            <w:shd w:val="clear" w:color="auto" w:fill="FFFFFF"/>
            <w:lang w:val="en-US"/>
          </w:rPr>
          <w:t xml:space="preserve"> tests</w:t>
        </w:r>
      </w:ins>
      <w:del w:id="349" w:author="Microsoft Office User" w:date="2026-05-06T03:18:00Z" w16du:dateUtc="2026-05-06T00:18:00Z">
        <w:r w:rsidR="00E50B5F" w:rsidRPr="00C90CFE" w:rsidDel="0047006F">
          <w:rPr>
            <w:rFonts w:ascii="Helvetica" w:hAnsi="Helvetica"/>
            <w:color w:val="000000"/>
            <w:sz w:val="22"/>
            <w:szCs w:val="22"/>
            <w:shd w:val="clear" w:color="auto" w:fill="FFFFFF"/>
            <w:lang w:val="en-US"/>
          </w:rPr>
          <w:delText xml:space="preserve">we </w:delText>
        </w:r>
      </w:del>
      <w:ins w:id="350" w:author="Microsoft Office User" w:date="2026-05-06T03:13:00Z" w16du:dateUtc="2026-05-06T00:13:00Z">
        <w:r w:rsidR="00087634">
          <w:rPr>
            <w:rFonts w:ascii="Helvetica" w:hAnsi="Helvetica"/>
            <w:color w:val="000000"/>
            <w:sz w:val="22"/>
            <w:szCs w:val="22"/>
            <w:shd w:val="clear" w:color="auto" w:fill="FFFFFF"/>
            <w:lang w:val="en-US"/>
          </w:rPr>
          <w:t xml:space="preserve">. </w:t>
        </w:r>
      </w:ins>
      <w:ins w:id="351" w:author="Microsoft Office User" w:date="2026-05-06T03:29:00Z" w16du:dateUtc="2026-05-06T00:29:00Z">
        <w:r w:rsidR="005F62E6">
          <w:rPr>
            <w:rFonts w:ascii="Helvetica" w:hAnsi="Helvetica"/>
            <w:color w:val="000000"/>
            <w:sz w:val="22"/>
            <w:szCs w:val="22"/>
            <w:shd w:val="clear" w:color="auto" w:fill="FFFFFF"/>
            <w:lang w:val="en-US"/>
          </w:rPr>
          <w:t xml:space="preserve">The method </w:t>
        </w:r>
        <w:r w:rsidR="00814C4B">
          <w:rPr>
            <w:rFonts w:ascii="Helvetica" w:hAnsi="Helvetica"/>
            <w:color w:val="000000"/>
            <w:sz w:val="22"/>
            <w:szCs w:val="22"/>
            <w:shd w:val="clear" w:color="auto" w:fill="FFFFFF"/>
            <w:lang w:val="en-US"/>
          </w:rPr>
          <w:t xml:space="preserve">is very conservative and misses weaker bonds, </w:t>
        </w:r>
      </w:ins>
      <w:ins w:id="352" w:author="Microsoft Office User" w:date="2026-05-06T03:30:00Z" w16du:dateUtc="2026-05-06T00:30:00Z">
        <w:r w:rsidR="00814C4B">
          <w:rPr>
            <w:rFonts w:ascii="Helvetica" w:hAnsi="Helvetica"/>
            <w:color w:val="000000"/>
            <w:sz w:val="22"/>
            <w:szCs w:val="22"/>
            <w:shd w:val="clear" w:color="auto" w:fill="FFFFFF"/>
            <w:lang w:val="en-US"/>
          </w:rPr>
          <w:t xml:space="preserve">but </w:t>
        </w:r>
      </w:ins>
      <w:ins w:id="353" w:author="Microsoft Office User" w:date="2026-05-06T03:57:00Z" w16du:dateUtc="2026-05-06T00:57:00Z">
        <w:r w:rsidR="00C73E12">
          <w:rPr>
            <w:rFonts w:ascii="Helvetica" w:hAnsi="Helvetica"/>
            <w:color w:val="000000"/>
            <w:sz w:val="22"/>
            <w:szCs w:val="22"/>
            <w:shd w:val="clear" w:color="auto" w:fill="FFFFFF"/>
            <w:lang w:val="en-US"/>
          </w:rPr>
          <w:t xml:space="preserve">it </w:t>
        </w:r>
      </w:ins>
      <w:ins w:id="354" w:author="Microsoft Office User" w:date="2026-05-06T03:29:00Z" w16du:dateUtc="2026-05-06T00:29:00Z">
        <w:r w:rsidR="005F62E6">
          <w:rPr>
            <w:rFonts w:ascii="Helvetica" w:hAnsi="Helvetica"/>
            <w:color w:val="000000"/>
            <w:sz w:val="22"/>
            <w:szCs w:val="22"/>
            <w:shd w:val="clear" w:color="auto" w:fill="FFFFFF"/>
            <w:lang w:val="en-US"/>
          </w:rPr>
          <w:t>does not generate any false positives (Fig. 4), which is impossible for QLE methods.</w:t>
        </w:r>
      </w:ins>
      <w:ins w:id="355" w:author="Microsoft Office User" w:date="2026-05-06T03:52:00Z" w16du:dateUtc="2026-05-06T00:52:00Z">
        <w:r w:rsidR="00457934">
          <w:rPr>
            <w:rFonts w:ascii="Helvetica" w:hAnsi="Helvetica"/>
            <w:color w:val="000000"/>
            <w:sz w:val="22"/>
            <w:szCs w:val="22"/>
            <w:shd w:val="clear" w:color="auto" w:fill="FFFFFF"/>
            <w:lang w:val="en-US"/>
          </w:rPr>
          <w:t xml:space="preserve"> </w:t>
        </w:r>
      </w:ins>
    </w:p>
    <w:p w14:paraId="11296EEC" w14:textId="77777777" w:rsidR="00C73E12" w:rsidRDefault="00C73E12" w:rsidP="00E50B5F">
      <w:pPr>
        <w:rPr>
          <w:ins w:id="356" w:author="Microsoft Office User" w:date="2026-05-06T03:58:00Z" w16du:dateUtc="2026-05-06T00:58:00Z"/>
          <w:rFonts w:ascii="Helvetica" w:hAnsi="Helvetica"/>
          <w:color w:val="000000"/>
          <w:sz w:val="22"/>
          <w:szCs w:val="22"/>
          <w:shd w:val="clear" w:color="auto" w:fill="FFFFFF"/>
          <w:lang w:val="en-US"/>
        </w:rPr>
      </w:pPr>
    </w:p>
    <w:p w14:paraId="30B40A33" w14:textId="0B568498" w:rsidR="00E50B5F" w:rsidRDefault="00A20EBC" w:rsidP="00E50B5F">
      <w:pPr>
        <w:rPr>
          <w:rFonts w:ascii="Helvetica" w:hAnsi="Helvetica"/>
          <w:color w:val="000000"/>
          <w:sz w:val="22"/>
          <w:szCs w:val="22"/>
          <w:shd w:val="clear" w:color="auto" w:fill="FFFFFF"/>
          <w:lang w:val="en-US"/>
        </w:rPr>
      </w:pPr>
      <w:ins w:id="357" w:author="Microsoft Office User" w:date="2026-05-06T03:15:00Z" w16du:dateUtc="2026-05-06T00:15:00Z">
        <w:r>
          <w:rPr>
            <w:rFonts w:ascii="Helvetica" w:hAnsi="Helvetica"/>
            <w:color w:val="000000"/>
            <w:sz w:val="22"/>
            <w:szCs w:val="22"/>
            <w:shd w:val="clear" w:color="auto" w:fill="FFFFFF"/>
            <w:lang w:val="en-US"/>
          </w:rPr>
          <w:t>The</w:t>
        </w:r>
      </w:ins>
      <w:del w:id="358" w:author="Microsoft Office User" w:date="2026-05-06T03:15:00Z" w16du:dateUtc="2026-05-06T00:15:00Z">
        <w:r w:rsidR="00274A39" w:rsidDel="00A20EBC">
          <w:rPr>
            <w:rFonts w:ascii="Helvetica" w:hAnsi="Helvetica"/>
            <w:color w:val="000000"/>
            <w:sz w:val="22"/>
            <w:szCs w:val="22"/>
            <w:shd w:val="clear" w:color="auto" w:fill="FFFFFF"/>
            <w:lang w:val="en-US"/>
          </w:rPr>
          <w:delText xml:space="preserve">explain </w:delText>
        </w:r>
        <w:r w:rsidR="002B1390" w:rsidDel="00A20EBC">
          <w:rPr>
            <w:rFonts w:ascii="Helvetica" w:hAnsi="Helvetica"/>
            <w:color w:val="000000"/>
            <w:sz w:val="22"/>
            <w:szCs w:val="22"/>
            <w:shd w:val="clear" w:color="auto" w:fill="FFFFFF"/>
            <w:lang w:val="en-US"/>
          </w:rPr>
          <w:delText>it</w:delText>
        </w:r>
        <w:r w:rsidR="000976D6" w:rsidDel="00A20EBC">
          <w:rPr>
            <w:rFonts w:ascii="Helvetica" w:hAnsi="Helvetica"/>
            <w:color w:val="000000"/>
            <w:sz w:val="22"/>
            <w:szCs w:val="22"/>
            <w:shd w:val="clear" w:color="auto" w:fill="FFFFFF"/>
            <w:lang w:val="en-US"/>
          </w:rPr>
          <w:delText xml:space="preserve"> better</w:delText>
        </w:r>
      </w:del>
      <w:ins w:id="359" w:author="Microsoft Office User" w:date="2026-05-06T03:15:00Z" w16du:dateUtc="2026-05-06T00:15:00Z">
        <w:r>
          <w:rPr>
            <w:rFonts w:ascii="Helvetica" w:hAnsi="Helvetica"/>
            <w:color w:val="000000"/>
            <w:sz w:val="22"/>
            <w:szCs w:val="22"/>
            <w:shd w:val="clear" w:color="auto" w:fill="FFFFFF"/>
            <w:lang w:val="en-US"/>
          </w:rPr>
          <w:t xml:space="preserve"> advantages of our approach</w:t>
        </w:r>
      </w:ins>
      <w:r w:rsidR="002B1390">
        <w:rPr>
          <w:rFonts w:ascii="Helvetica" w:hAnsi="Helvetica"/>
          <w:color w:val="000000"/>
          <w:sz w:val="22"/>
          <w:szCs w:val="22"/>
          <w:shd w:val="clear" w:color="auto" w:fill="FFFFFF"/>
          <w:lang w:val="en-US"/>
        </w:rPr>
        <w:t xml:space="preserve"> </w:t>
      </w:r>
      <w:ins w:id="360" w:author="Microsoft Office User" w:date="2026-05-06T03:16:00Z" w16du:dateUtc="2026-05-06T00:16:00Z">
        <w:r>
          <w:rPr>
            <w:rFonts w:ascii="Helvetica" w:hAnsi="Helvetica"/>
            <w:color w:val="000000"/>
            <w:sz w:val="22"/>
            <w:szCs w:val="22"/>
            <w:shd w:val="clear" w:color="auto" w:fill="FFFFFF"/>
            <w:lang w:val="en-US"/>
          </w:rPr>
          <w:t xml:space="preserve">are now explained </w:t>
        </w:r>
      </w:ins>
      <w:r w:rsidR="002B1390">
        <w:rPr>
          <w:rFonts w:ascii="Helvetica" w:hAnsi="Helvetica"/>
          <w:color w:val="000000"/>
          <w:sz w:val="22"/>
          <w:szCs w:val="22"/>
          <w:shd w:val="clear" w:color="auto" w:fill="FFFFFF"/>
          <w:lang w:val="en-US"/>
        </w:rPr>
        <w:t>in Introduction</w:t>
      </w:r>
      <w:ins w:id="361" w:author="Microsoft Office User" w:date="2026-05-06T03:16:00Z" w16du:dateUtc="2026-05-06T00:16:00Z">
        <w:r w:rsidR="00F31215">
          <w:rPr>
            <w:rFonts w:ascii="Helvetica" w:hAnsi="Helvetica"/>
            <w:color w:val="000000"/>
            <w:sz w:val="22"/>
            <w:szCs w:val="22"/>
            <w:shd w:val="clear" w:color="auto" w:fill="FFFFFF"/>
            <w:lang w:val="en-US"/>
          </w:rPr>
          <w:t>, as follows</w:t>
        </w:r>
      </w:ins>
      <w:r w:rsidR="00AE38F3">
        <w:rPr>
          <w:rFonts w:ascii="Helvetica" w:hAnsi="Helvetica"/>
          <w:color w:val="000000"/>
          <w:sz w:val="22"/>
          <w:szCs w:val="22"/>
          <w:shd w:val="clear" w:color="auto" w:fill="FFFFFF"/>
          <w:lang w:val="en-US"/>
        </w:rPr>
        <w:t xml:space="preserve"> (Line </w:t>
      </w:r>
      <w:ins w:id="362" w:author="ivan4995@gmail.com" w:date="2026-05-05T16:48:00Z">
        <w:r w:rsidR="00C953F2">
          <w:rPr>
            <w:rFonts w:ascii="Helvetica" w:hAnsi="Helvetica"/>
            <w:color w:val="000000"/>
            <w:sz w:val="22"/>
            <w:szCs w:val="22"/>
            <w:shd w:val="clear" w:color="auto" w:fill="FFFFFF"/>
            <w:lang w:val="en-US"/>
          </w:rPr>
          <w:t>82</w:t>
        </w:r>
      </w:ins>
      <w:del w:id="363" w:author="ivan4995@gmail.com" w:date="2026-05-05T16:48:00Z">
        <w:r w:rsidR="008C3EFA" w:rsidDel="00C953F2">
          <w:rPr>
            <w:rFonts w:ascii="Helvetica" w:hAnsi="Helvetica"/>
            <w:color w:val="000000"/>
            <w:sz w:val="22"/>
            <w:szCs w:val="22"/>
            <w:shd w:val="clear" w:color="auto" w:fill="FFFFFF"/>
            <w:lang w:val="en-US"/>
          </w:rPr>
          <w:delText>115</w:delText>
        </w:r>
      </w:del>
      <w:r w:rsidR="00AE38F3">
        <w:rPr>
          <w:rFonts w:ascii="Helvetica" w:hAnsi="Helvetica"/>
          <w:color w:val="000000"/>
          <w:sz w:val="22"/>
          <w:szCs w:val="22"/>
          <w:shd w:val="clear" w:color="auto" w:fill="FFFFFF"/>
          <w:lang w:val="en-US"/>
        </w:rPr>
        <w:t>)</w:t>
      </w:r>
      <w:r w:rsidR="00274A39">
        <w:rPr>
          <w:rFonts w:ascii="Helvetica" w:hAnsi="Helvetica"/>
          <w:color w:val="000000"/>
          <w:sz w:val="22"/>
          <w:szCs w:val="22"/>
          <w:shd w:val="clear" w:color="auto" w:fill="FFFFFF"/>
          <w:lang w:val="en-US"/>
        </w:rPr>
        <w:t>:</w:t>
      </w:r>
    </w:p>
    <w:p w14:paraId="58B7272C" w14:textId="77777777" w:rsidR="00E50B5F" w:rsidRDefault="00E50B5F">
      <w:pPr>
        <w:rPr>
          <w:rFonts w:ascii="Helvetica" w:hAnsi="Helvetica"/>
          <w:color w:val="000000"/>
          <w:sz w:val="22"/>
          <w:szCs w:val="22"/>
          <w:shd w:val="clear" w:color="auto" w:fill="FFFFFF"/>
          <w:lang w:val="en-US"/>
        </w:rPr>
      </w:pPr>
    </w:p>
    <w:p w14:paraId="0C3E9BE0" w14:textId="73936A39" w:rsidR="00087634" w:rsidRPr="000E616C" w:rsidRDefault="000E616C">
      <w:pPr>
        <w:jc w:val="both"/>
        <w:rPr>
          <w:ins w:id="364" w:author="ivan4995@gmail.com" w:date="2026-05-05T16:49:00Z"/>
          <w:rFonts w:ascii="Times New Roman" w:eastAsia="Times New Roman" w:hAnsi="Times New Roman" w:cs="Times New Roman"/>
          <w:bCs/>
          <w:sz w:val="20"/>
          <w:szCs w:val="20"/>
          <w:lang w:val="en-US"/>
          <w:rPrChange w:id="365" w:author="ivan4995@gmail.com" w:date="2026-05-05T16:49:00Z">
            <w:rPr>
              <w:ins w:id="366" w:author="ivan4995@gmail.com" w:date="2026-05-05T16:49:00Z"/>
              <w:rFonts w:ascii="Times New Roman" w:eastAsia="Times New Roman" w:hAnsi="Times New Roman" w:cs="Times New Roman"/>
              <w:bCs/>
              <w:lang w:val="en-US"/>
            </w:rPr>
          </w:rPrChange>
        </w:rPr>
        <w:pPrChange w:id="367" w:author="ivan4995@gmail.com" w:date="2026-05-05T16:49:00Z">
          <w:pPr>
            <w:spacing w:line="360" w:lineRule="auto"/>
            <w:jc w:val="both"/>
          </w:pPr>
        </w:pPrChange>
      </w:pPr>
      <w:ins w:id="368" w:author="ivan4995@gmail.com" w:date="2026-05-05T16:49:00Z">
        <w:r w:rsidRPr="000E616C">
          <w:rPr>
            <w:rFonts w:ascii="Times New Roman" w:eastAsia="Times New Roman" w:hAnsi="Times New Roman" w:cs="Times New Roman"/>
            <w:sz w:val="20"/>
            <w:szCs w:val="20"/>
            <w:rPrChange w:id="369" w:author="ivan4995@gmail.com" w:date="2026-05-05T16:4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0E616C">
          <w:rPr>
            <w:rFonts w:ascii="Times New Roman" w:eastAsia="Times New Roman" w:hAnsi="Times New Roman" w:cs="Times New Roman"/>
            <w:sz w:val="20"/>
            <w:szCs w:val="20"/>
            <w:lang w:val="en-US"/>
            <w:rPrChange w:id="370" w:author="ivan4995@gmail.com" w:date="2026-05-05T16:4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w:t>
        </w:r>
        <w:r w:rsidRPr="000E616C">
          <w:rPr>
            <w:rFonts w:ascii="Times New Roman" w:eastAsia="Times New Roman" w:hAnsi="Times New Roman" w:cs="Times New Roman"/>
            <w:sz w:val="20"/>
            <w:szCs w:val="20"/>
            <w:lang w:val="en-US"/>
            <w:rPrChange w:id="371" w:author="ivan4995@gmail.com" w:date="2026-05-05T16:49:00Z">
              <w:rPr>
                <w:rFonts w:ascii="Times New Roman" w:eastAsia="Times New Roman" w:hAnsi="Times New Roman" w:cs="Times New Roman"/>
                <w:lang w:val="en-US"/>
              </w:rPr>
            </w:rPrChange>
          </w:rPr>
          <w:lastRenderedPageBreak/>
          <w:t xml:space="preserve">evolutionary factors at play. Secondly, its accuracy is validated in a broad range of model parameters on simulated sequences, using a generic model of population genetics of the Wright Fisher type. </w:t>
        </w:r>
      </w:ins>
      <w:ins w:id="372" w:author="Microsoft Office User" w:date="2026-05-06T03:18:00Z" w16du:dateUtc="2026-05-06T00:18:00Z">
        <w:r w:rsidR="00497D8D" w:rsidRPr="00087634">
          <w:rPr>
            <w:rFonts w:ascii="Times New Roman" w:eastAsia="Times New Roman" w:hAnsi="Times New Roman" w:cs="Times New Roman"/>
            <w:sz w:val="20"/>
            <w:szCs w:val="20"/>
            <w:lang w:val="en-US"/>
          </w:rPr>
          <w:t xml:space="preserve">We demonstrate the accuracy on simulated sequences under conditions resembling the evolution of SARS CoV-2 including the emergence of </w:t>
        </w:r>
        <w:r w:rsidR="00497D8D">
          <w:rPr>
            <w:rFonts w:ascii="Times New Roman" w:eastAsia="Times New Roman" w:hAnsi="Times New Roman" w:cs="Times New Roman"/>
            <w:sz w:val="20"/>
            <w:szCs w:val="20"/>
            <w:lang w:val="en-US"/>
          </w:rPr>
          <w:t>variants of concern</w:t>
        </w:r>
        <w:r w:rsidR="00497D8D" w:rsidRPr="00087634">
          <w:rPr>
            <w:rFonts w:ascii="Times New Roman" w:eastAsia="Times New Roman" w:hAnsi="Times New Roman" w:cs="Times New Roman"/>
            <w:sz w:val="20"/>
            <w:szCs w:val="20"/>
            <w:lang w:val="en-US"/>
          </w:rPr>
          <w:t xml:space="preserve">. </w:t>
        </w:r>
      </w:ins>
      <w:ins w:id="373" w:author="ivan4995@gmail.com" w:date="2026-05-05T16:49:00Z">
        <w:r w:rsidRPr="000E616C">
          <w:rPr>
            <w:rFonts w:ascii="Times New Roman" w:eastAsia="Times New Roman" w:hAnsi="Times New Roman" w:cs="Times New Roman"/>
            <w:sz w:val="20"/>
            <w:szCs w:val="20"/>
            <w:lang w:val="en-US"/>
            <w:rPrChange w:id="374" w:author="ivan4995@gmail.com" w:date="2026-05-05T16:49:00Z">
              <w:rPr>
                <w:rFonts w:ascii="Times New Roman" w:eastAsia="Times New Roman" w:hAnsi="Times New Roman" w:cs="Times New Roman"/>
                <w:lang w:val="en-US"/>
              </w:rPr>
            </w:rPrChange>
          </w:rPr>
          <w:t xml:space="preserve">Thirdly, the application to data is focused on well-balanced sampling between sequences related to major variants. </w:t>
        </w:r>
        <w:r w:rsidRPr="000E616C">
          <w:rPr>
            <w:rFonts w:ascii="Times New Roman" w:eastAsia="Times New Roman" w:hAnsi="Times New Roman" w:cs="Times New Roman"/>
            <w:bCs/>
            <w:sz w:val="20"/>
            <w:szCs w:val="20"/>
            <w:lang w:val="en-US"/>
            <w:rPrChange w:id="375" w:author="ivan4995@gmail.com" w:date="2026-05-05T16:49:00Z">
              <w:rPr>
                <w:rFonts w:ascii="Times New Roman" w:eastAsia="Times New Roman" w:hAnsi="Times New Roman" w:cs="Times New Roman"/>
                <w:bCs/>
                <w:lang w:val="en-US"/>
              </w:rPr>
            </w:rPrChange>
          </w:rPr>
          <w:t xml:space="preserve">The fourth feature is the use of the conditional correlator. </w:t>
        </w:r>
      </w:ins>
    </w:p>
    <w:p w14:paraId="13C66E58" w14:textId="4E41FDC2" w:rsidR="001538C8" w:rsidRDefault="00FC5B23">
      <w:pPr>
        <w:rPr>
          <w:rFonts w:ascii="Times New Roman" w:hAnsi="Times New Roman" w:cs="Times New Roman"/>
          <w:bCs/>
          <w:color w:val="000000"/>
          <w:sz w:val="20"/>
          <w:szCs w:val="20"/>
          <w:shd w:val="clear" w:color="auto" w:fill="FFFFFF"/>
          <w:lang w:val="en-US"/>
        </w:rPr>
      </w:pPr>
      <w:del w:id="376" w:author="ivan4995@gmail.com" w:date="2026-05-05T16:49:00Z">
        <w:r w:rsidDel="000E616C">
          <w:rPr>
            <w:rFonts w:ascii="Times New Roman" w:hAnsi="Times New Roman" w:cs="Times New Roman"/>
            <w:color w:val="000000"/>
            <w:sz w:val="20"/>
            <w:szCs w:val="20"/>
            <w:shd w:val="clear" w:color="auto" w:fill="FFFFFF"/>
            <w:lang w:val="en-US"/>
          </w:rPr>
          <w:delText>Our</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approach</w:delText>
        </w:r>
        <w:r w:rsidR="002E7298" w:rsidRPr="004F1A47" w:rsidDel="000E616C">
          <w:rPr>
            <w:rFonts w:ascii="Times New Roman" w:hAnsi="Times New Roman" w:cs="Times New Roman"/>
            <w:color w:val="000000"/>
            <w:sz w:val="20"/>
            <w:szCs w:val="20"/>
            <w:shd w:val="clear" w:color="auto" w:fill="FFFFFF"/>
            <w:lang w:val="en-US"/>
          </w:rPr>
          <w:delText xml:space="preserve"> </w:delText>
        </w:r>
        <w:r w:rsidR="007C0936" w:rsidDel="000E616C">
          <w:rPr>
            <w:rFonts w:ascii="Times New Roman" w:hAnsi="Times New Roman" w:cs="Times New Roman"/>
            <w:color w:val="000000"/>
            <w:sz w:val="20"/>
            <w:szCs w:val="20"/>
            <w:shd w:val="clear" w:color="auto" w:fill="FFFFFF"/>
            <w:lang w:val="en-US"/>
          </w:rPr>
          <w:delText>differs from</w:delText>
        </w:r>
        <w:r w:rsidR="00E50B5F" w:rsidRPr="004F1A47" w:rsidDel="000E616C">
          <w:rPr>
            <w:rFonts w:ascii="Times New Roman" w:hAnsi="Times New Roman" w:cs="Times New Roman"/>
            <w:color w:val="000000"/>
            <w:sz w:val="20"/>
            <w:szCs w:val="20"/>
            <w:shd w:val="clear" w:color="auto" w:fill="FFFFFF"/>
            <w:lang w:val="en-US"/>
          </w:rPr>
          <w:delText xml:space="preserve"> the </w:delText>
        </w:r>
        <w:r w:rsidDel="000E616C">
          <w:rPr>
            <w:rFonts w:ascii="Times New Roman" w:hAnsi="Times New Roman" w:cs="Times New Roman"/>
            <w:color w:val="000000"/>
            <w:sz w:val="20"/>
            <w:szCs w:val="20"/>
            <w:shd w:val="clear" w:color="auto" w:fill="FFFFFF"/>
            <w:lang w:val="en-US"/>
          </w:rPr>
          <w:delText>previous</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studies</w:delText>
        </w:r>
        <w:r w:rsidR="00EB3BC4" w:rsidDel="000E616C">
          <w:rPr>
            <w:rFonts w:ascii="Times New Roman" w:hAnsi="Times New Roman" w:cs="Times New Roman"/>
            <w:color w:val="000000"/>
            <w:sz w:val="20"/>
            <w:szCs w:val="20"/>
            <w:shd w:val="clear" w:color="auto" w:fill="FFFFFF"/>
            <w:lang w:val="en-US"/>
          </w:rPr>
          <w:delText xml:space="preserve"> in the following respects</w:delText>
        </w:r>
        <w:r w:rsidR="00E50B5F" w:rsidRPr="004F1A47" w:rsidDel="000E616C">
          <w:rPr>
            <w:rFonts w:ascii="Times New Roman" w:hAnsi="Times New Roman" w:cs="Times New Roman"/>
            <w:color w:val="000000"/>
            <w:sz w:val="20"/>
            <w:szCs w:val="20"/>
            <w:shd w:val="clear" w:color="auto" w:fill="FFFFFF"/>
            <w:lang w:val="en-US"/>
          </w:rPr>
          <w:delText xml:space="preserve">. Firstly, it </w:delText>
        </w:r>
        <w:r w:rsidR="002E7298" w:rsidRPr="004F1A47" w:rsidDel="000E616C">
          <w:rPr>
            <w:rFonts w:ascii="Times New Roman" w:hAnsi="Times New Roman" w:cs="Times New Roman"/>
            <w:color w:val="000000"/>
            <w:sz w:val="20"/>
            <w:szCs w:val="20"/>
            <w:shd w:val="clear" w:color="auto" w:fill="FFFFFF"/>
            <w:lang w:val="en-US"/>
          </w:rPr>
          <w:delText>do</w:delText>
        </w:r>
        <w:r w:rsidR="00E50B5F" w:rsidRPr="004F1A47" w:rsidDel="000E616C">
          <w:rPr>
            <w:rFonts w:ascii="Times New Roman" w:hAnsi="Times New Roman" w:cs="Times New Roman"/>
            <w:color w:val="000000"/>
            <w:sz w:val="20"/>
            <w:szCs w:val="20"/>
            <w:shd w:val="clear" w:color="auto" w:fill="FFFFFF"/>
            <w:lang w:val="en-US"/>
          </w:rPr>
          <w:delText>es</w:delText>
        </w:r>
        <w:r w:rsidR="002E7298" w:rsidRPr="004F1A47" w:rsidDel="000E616C">
          <w:rPr>
            <w:rFonts w:ascii="Times New Roman" w:hAnsi="Times New Roman" w:cs="Times New Roman"/>
            <w:color w:val="000000"/>
            <w:sz w:val="20"/>
            <w:szCs w:val="20"/>
            <w:shd w:val="clear" w:color="auto" w:fill="FFFFFF"/>
            <w:lang w:val="en-US"/>
          </w:rPr>
          <w:delText xml:space="preserve"> not make </w:delText>
        </w:r>
        <w:r w:rsidR="00D466C4" w:rsidRPr="004F1A47" w:rsidDel="000E616C">
          <w:rPr>
            <w:rFonts w:ascii="Times New Roman" w:hAnsi="Times New Roman" w:cs="Times New Roman"/>
            <w:color w:val="000000"/>
            <w:sz w:val="20"/>
            <w:szCs w:val="20"/>
            <w:shd w:val="clear" w:color="auto" w:fill="FFFFFF"/>
            <w:lang w:val="en-US"/>
          </w:rPr>
          <w:delText xml:space="preserve">any </w:delText>
        </w:r>
        <w:r w:rsidR="002E7298" w:rsidRPr="004F1A47" w:rsidDel="000E616C">
          <w:rPr>
            <w:rFonts w:ascii="Times New Roman" w:hAnsi="Times New Roman" w:cs="Times New Roman"/>
            <w:color w:val="000000"/>
            <w:sz w:val="20"/>
            <w:szCs w:val="20"/>
            <w:shd w:val="clear" w:color="auto" w:fill="FFFFFF"/>
            <w:lang w:val="en-US"/>
          </w:rPr>
          <w:delText>unrealistic assumptions</w:delText>
        </w:r>
        <w:r w:rsidR="00375979" w:rsidRPr="004F1A47" w:rsidDel="000E616C">
          <w:rPr>
            <w:rFonts w:ascii="Times New Roman" w:hAnsi="Times New Roman" w:cs="Times New Roman"/>
            <w:color w:val="000000"/>
            <w:sz w:val="20"/>
            <w:szCs w:val="20"/>
            <w:shd w:val="clear" w:color="auto" w:fill="FFFFFF"/>
            <w:lang w:val="en-US"/>
          </w:rPr>
          <w:delText xml:space="preserve"> regarding the evolutionary factors at play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401F41" w:rsidRPr="004F1A47" w:rsidDel="000E616C">
          <w:rPr>
            <w:rFonts w:ascii="Times New Roman" w:hAnsi="Times New Roman" w:cs="Times New Roman"/>
            <w:color w:val="000000"/>
            <w:sz w:val="20"/>
            <w:szCs w:val="20"/>
            <w:shd w:val="clear" w:color="auto" w:fill="FFFFFF"/>
            <w:lang w:val="en-US"/>
          </w:rPr>
          <w:delText>Secondly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its</w:delText>
        </w:r>
        <w:r w:rsidR="00E50B5F" w:rsidRPr="004F1A47" w:rsidDel="000E616C">
          <w:rPr>
            <w:rFonts w:ascii="Times New Roman" w:hAnsi="Times New Roman" w:cs="Times New Roman"/>
            <w:color w:val="000000"/>
            <w:sz w:val="20"/>
            <w:szCs w:val="20"/>
            <w:shd w:val="clear" w:color="auto" w:fill="FFFFFF"/>
            <w:lang w:val="en-US"/>
          </w:rPr>
          <w:delText xml:space="preserve"> accuracy</w:delText>
        </w:r>
        <w:r w:rsidR="00375979"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is validated </w:delText>
        </w:r>
        <w:r w:rsidR="00375979" w:rsidRPr="004F1A47" w:rsidDel="000E616C">
          <w:rPr>
            <w:rFonts w:ascii="Times New Roman" w:hAnsi="Times New Roman" w:cs="Times New Roman"/>
            <w:color w:val="000000"/>
            <w:sz w:val="20"/>
            <w:szCs w:val="20"/>
            <w:shd w:val="clear" w:color="auto" w:fill="FFFFFF"/>
            <w:lang w:val="en-US"/>
          </w:rPr>
          <w:delText>in a broad range</w:delText>
        </w:r>
        <w:r w:rsidR="00E50B5F" w:rsidRPr="004F1A47" w:rsidDel="000E616C">
          <w:rPr>
            <w:rFonts w:ascii="Times New Roman" w:hAnsi="Times New Roman" w:cs="Times New Roman"/>
            <w:color w:val="000000"/>
            <w:sz w:val="20"/>
            <w:szCs w:val="20"/>
            <w:shd w:val="clear" w:color="auto" w:fill="FFFFFF"/>
            <w:lang w:val="en-US"/>
          </w:rPr>
          <w:delText xml:space="preserve"> of model parameters, </w:delText>
        </w:r>
        <w:r w:rsidR="00375979" w:rsidRPr="004F1A47" w:rsidDel="000E616C">
          <w:rPr>
            <w:rFonts w:ascii="Times New Roman" w:hAnsi="Times New Roman" w:cs="Times New Roman"/>
            <w:color w:val="000000"/>
            <w:sz w:val="20"/>
            <w:szCs w:val="20"/>
            <w:shd w:val="clear" w:color="auto" w:fill="FFFFFF"/>
            <w:lang w:val="en-US"/>
          </w:rPr>
          <w:delText>using a generic model of population genetics</w:delText>
        </w:r>
        <w:r w:rsidR="00DF5819" w:rsidRPr="004F1A47" w:rsidDel="000E616C">
          <w:rPr>
            <w:rFonts w:ascii="Times New Roman" w:hAnsi="Times New Roman" w:cs="Times New Roman"/>
            <w:color w:val="000000"/>
            <w:sz w:val="20"/>
            <w:szCs w:val="20"/>
            <w:shd w:val="clear" w:color="auto" w:fill="FFFFFF"/>
            <w:lang w:val="en-US"/>
          </w:rPr>
          <w:delText xml:space="preserve"> of the Wright Fisher type</w:delText>
        </w:r>
        <w:r w:rsidR="00375979" w:rsidRPr="004F1A47" w:rsidDel="000E616C">
          <w:rPr>
            <w:rFonts w:ascii="Times New Roman" w:hAnsi="Times New Roman" w:cs="Times New Roman"/>
            <w:color w:val="000000"/>
            <w:sz w:val="20"/>
            <w:szCs w:val="20"/>
            <w:shd w:val="clear" w:color="auto" w:fill="FFFFFF"/>
            <w:lang w:val="en-US"/>
          </w:rPr>
          <w:delText>.</w:delText>
        </w:r>
        <w:r w:rsidR="00B84398"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Thirdly, the application to data is focused on well-balanced sampling between sequences related to major variants. </w:delText>
        </w:r>
        <w:r w:rsidR="004F1A47" w:rsidDel="000E616C">
          <w:rPr>
            <w:rFonts w:ascii="Times New Roman" w:hAnsi="Times New Roman" w:cs="Times New Roman"/>
            <w:bCs/>
            <w:color w:val="000000"/>
            <w:sz w:val="20"/>
            <w:szCs w:val="20"/>
            <w:shd w:val="clear" w:color="auto" w:fill="FFFFFF"/>
            <w:lang w:val="en-US"/>
          </w:rPr>
          <w:delText xml:space="preserve">The </w:delText>
        </w:r>
        <w:r w:rsidR="00DA1E9B" w:rsidDel="000E616C">
          <w:rPr>
            <w:rFonts w:ascii="Times New Roman" w:hAnsi="Times New Roman" w:cs="Times New Roman"/>
            <w:bCs/>
            <w:color w:val="000000"/>
            <w:sz w:val="20"/>
            <w:szCs w:val="20"/>
            <w:shd w:val="clear" w:color="auto" w:fill="FFFFFF"/>
            <w:lang w:val="en-US"/>
          </w:rPr>
          <w:delText>fourth innovation</w:delText>
        </w:r>
        <w:r w:rsidR="00B84398" w:rsidRPr="004F1A47" w:rsidDel="000E616C">
          <w:rPr>
            <w:rFonts w:ascii="Times New Roman" w:hAnsi="Times New Roman" w:cs="Times New Roman"/>
            <w:bCs/>
            <w:color w:val="000000"/>
            <w:sz w:val="20"/>
            <w:szCs w:val="20"/>
            <w:shd w:val="clear" w:color="auto" w:fill="FFFFFF"/>
            <w:lang w:val="en-US"/>
          </w:rPr>
          <w:delText xml:space="preserve"> is the </w:delText>
        </w:r>
        <w:r w:rsidR="001A728B" w:rsidRPr="004F1A47" w:rsidDel="000E616C">
          <w:rPr>
            <w:rFonts w:ascii="Times New Roman" w:hAnsi="Times New Roman" w:cs="Times New Roman"/>
            <w:bCs/>
            <w:color w:val="000000"/>
            <w:sz w:val="20"/>
            <w:szCs w:val="20"/>
            <w:shd w:val="clear" w:color="auto" w:fill="FFFFFF"/>
            <w:lang w:val="en-US"/>
          </w:rPr>
          <w:delText xml:space="preserve">use of a </w:delText>
        </w:r>
        <w:r w:rsidR="00B84398" w:rsidRPr="004F1A47" w:rsidDel="000E616C">
          <w:rPr>
            <w:rFonts w:ascii="Times New Roman" w:hAnsi="Times New Roman" w:cs="Times New Roman"/>
            <w:bCs/>
            <w:color w:val="000000"/>
            <w:sz w:val="20"/>
            <w:szCs w:val="20"/>
            <w:shd w:val="clear" w:color="auto" w:fill="FFFFFF"/>
            <w:lang w:val="en-US"/>
          </w:rPr>
          <w:delText xml:space="preserve">conditional correlator that enhances the </w:delText>
        </w:r>
        <w:r w:rsidR="008C1CE6" w:rsidRPr="004F1A47" w:rsidDel="000E616C">
          <w:rPr>
            <w:rFonts w:ascii="Times New Roman" w:hAnsi="Times New Roman" w:cs="Times New Roman"/>
            <w:bCs/>
            <w:color w:val="000000"/>
            <w:sz w:val="20"/>
            <w:szCs w:val="20"/>
            <w:shd w:val="clear" w:color="auto" w:fill="FFFFFF"/>
            <w:lang w:val="en-US"/>
          </w:rPr>
          <w:delText xml:space="preserve">detection </w:delText>
        </w:r>
        <w:r w:rsidR="00B84398" w:rsidRPr="004F1A47" w:rsidDel="000E616C">
          <w:rPr>
            <w:rFonts w:ascii="Times New Roman" w:hAnsi="Times New Roman" w:cs="Times New Roman"/>
            <w:bCs/>
            <w:color w:val="000000"/>
            <w:sz w:val="20"/>
            <w:szCs w:val="20"/>
            <w:shd w:val="clear" w:color="auto" w:fill="FFFFFF"/>
            <w:lang w:val="en-US"/>
          </w:rPr>
          <w:delText xml:space="preserve">accuracy near the </w:delText>
        </w:r>
        <w:r w:rsidR="00EF654A" w:rsidDel="000E616C">
          <w:rPr>
            <w:rFonts w:ascii="Times New Roman" w:hAnsi="Times New Roman" w:cs="Times New Roman"/>
            <w:bCs/>
            <w:color w:val="000000"/>
            <w:sz w:val="20"/>
            <w:szCs w:val="20"/>
            <w:shd w:val="clear" w:color="auto" w:fill="FFFFFF"/>
            <w:lang w:val="en-US"/>
          </w:rPr>
          <w:delText xml:space="preserve">epistatic magnitude </w:delText>
        </w:r>
        <w:r w:rsidR="00B84398" w:rsidRPr="004F1A47" w:rsidDel="000E616C">
          <w:rPr>
            <w:rFonts w:ascii="Times New Roman" w:hAnsi="Times New Roman" w:cs="Times New Roman"/>
            <w:bCs/>
            <w:color w:val="000000"/>
            <w:sz w:val="20"/>
            <w:szCs w:val="20"/>
            <w:shd w:val="clear" w:color="auto" w:fill="FFFFFF"/>
            <w:lang w:val="en-US"/>
          </w:rPr>
          <w:delText xml:space="preserve">of </w:delText>
        </w:r>
        <w:r w:rsidR="004F1A47" w:rsidDel="000E616C">
          <w:rPr>
            <w:rFonts w:ascii="Times New Roman" w:hAnsi="Times New Roman" w:cs="Times New Roman"/>
            <w:bCs/>
            <w:color w:val="000000"/>
            <w:sz w:val="20"/>
            <w:szCs w:val="20"/>
            <w:shd w:val="clear" w:color="auto" w:fill="FFFFFF"/>
            <w:lang w:val="en-US"/>
          </w:rPr>
          <w:delText xml:space="preserve">full </w:delText>
        </w:r>
        <w:r w:rsidR="00B84398" w:rsidRPr="004F1A47" w:rsidDel="000E616C">
          <w:rPr>
            <w:rFonts w:ascii="Times New Roman" w:hAnsi="Times New Roman" w:cs="Times New Roman"/>
            <w:bCs/>
            <w:color w:val="000000"/>
            <w:sz w:val="20"/>
            <w:szCs w:val="20"/>
            <w:shd w:val="clear" w:color="auto" w:fill="FFFFFF"/>
            <w:lang w:val="en-US"/>
          </w:rPr>
          <w:delText>compensation</w:delText>
        </w:r>
      </w:del>
      <w:del w:id="377" w:author="ivan4995@gmail.com" w:date="2026-05-05T16:50:00Z">
        <w:r w:rsidR="00B84398" w:rsidRPr="004F1A47" w:rsidDel="000E616C">
          <w:rPr>
            <w:rFonts w:ascii="Times New Roman" w:hAnsi="Times New Roman" w:cs="Times New Roman"/>
            <w:bCs/>
            <w:color w:val="000000"/>
            <w:sz w:val="20"/>
            <w:szCs w:val="20"/>
            <w:shd w:val="clear" w:color="auto" w:fill="FFFFFF"/>
            <w:lang w:val="en-US"/>
          </w:rPr>
          <w:delText>.</w:delText>
        </w:r>
      </w:del>
    </w:p>
    <w:p w14:paraId="63F493AE" w14:textId="35D9C485" w:rsidR="001538C8" w:rsidRPr="001538C8" w:rsidRDefault="001538C8">
      <w:pPr>
        <w:rPr>
          <w:rFonts w:ascii="Helvetica" w:hAnsi="Helvetica"/>
          <w:color w:val="000000"/>
          <w:sz w:val="22"/>
          <w:szCs w:val="22"/>
          <w:shd w:val="clear" w:color="auto" w:fill="FFFFFF"/>
          <w:lang w:val="en-US"/>
        </w:rPr>
      </w:pPr>
    </w:p>
    <w:p w14:paraId="595C02F2" w14:textId="39BCD0C2"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In fact, tree based methods (like Neverov et al) take strong linkage effect into account explicitly. </w:t>
      </w:r>
    </w:p>
    <w:p w14:paraId="5D9BFB0A" w14:textId="77777777" w:rsidR="00EB50E0" w:rsidRPr="003552A3" w:rsidRDefault="00EB50E0">
      <w:pPr>
        <w:rPr>
          <w:rStyle w:val="apple-converted-space"/>
          <w:rFonts w:ascii="Helvetica" w:hAnsi="Helvetica"/>
          <w:color w:val="000000"/>
          <w:sz w:val="22"/>
          <w:szCs w:val="22"/>
          <w:shd w:val="clear" w:color="auto" w:fill="FFFFFF"/>
        </w:rPr>
      </w:pPr>
    </w:p>
    <w:p w14:paraId="3A40BEFF" w14:textId="51EECE55" w:rsidR="00082298" w:rsidRDefault="007F4A31">
      <w:pPr>
        <w:rPr>
          <w:rFonts w:ascii="Helvetica" w:hAnsi="Helvetica"/>
          <w:color w:val="000000"/>
          <w:sz w:val="22"/>
          <w:szCs w:val="22"/>
          <w:lang w:val="en-US"/>
        </w:rPr>
      </w:pPr>
      <w:r>
        <w:rPr>
          <w:rFonts w:ascii="Helvetica" w:hAnsi="Helvetica"/>
          <w:color w:val="000000"/>
          <w:sz w:val="22"/>
          <w:szCs w:val="22"/>
          <w:lang w:val="en-US"/>
        </w:rPr>
        <w:t>Indeed, t</w:t>
      </w:r>
      <w:r w:rsidR="00B63C09">
        <w:rPr>
          <w:rFonts w:ascii="Helvetica" w:hAnsi="Helvetica"/>
          <w:color w:val="000000"/>
          <w:sz w:val="22"/>
          <w:szCs w:val="22"/>
          <w:lang w:val="en-US"/>
        </w:rPr>
        <w:t xml:space="preserve">hey make an effort </w:t>
      </w:r>
      <w:r>
        <w:rPr>
          <w:rFonts w:ascii="Helvetica" w:hAnsi="Helvetica"/>
          <w:color w:val="000000"/>
          <w:sz w:val="22"/>
          <w:szCs w:val="22"/>
          <w:lang w:val="en-US"/>
        </w:rPr>
        <w:t>to do so</w:t>
      </w:r>
      <w:r w:rsidR="00B63C09">
        <w:rPr>
          <w:rFonts w:ascii="Helvetica" w:hAnsi="Helvetica"/>
          <w:color w:val="000000"/>
          <w:sz w:val="22"/>
          <w:szCs w:val="22"/>
          <w:lang w:val="en-US"/>
        </w:rPr>
        <w:t xml:space="preserve"> by monitoring synonymous mutations as markers of linkage</w:t>
      </w:r>
      <w:r>
        <w:rPr>
          <w:rFonts w:ascii="Helvetica" w:hAnsi="Helvetica"/>
          <w:color w:val="000000"/>
          <w:sz w:val="22"/>
          <w:szCs w:val="22"/>
          <w:lang w:val="en-US"/>
        </w:rPr>
        <w:t>. However,</w:t>
      </w:r>
      <w:r w:rsidR="00B63C09">
        <w:rPr>
          <w:rFonts w:ascii="Helvetica" w:hAnsi="Helvetica"/>
          <w:color w:val="000000"/>
          <w:sz w:val="22"/>
          <w:szCs w:val="22"/>
          <w:lang w:val="en-US"/>
        </w:rPr>
        <w:t xml:space="preserve"> they do not use balancing sampling and do not test the accuracy on simulated sequences. </w:t>
      </w:r>
      <w:r w:rsidR="00082298">
        <w:rPr>
          <w:rFonts w:ascii="Helvetica" w:hAnsi="Helvetica"/>
          <w:color w:val="000000"/>
          <w:sz w:val="22"/>
          <w:szCs w:val="22"/>
          <w:lang w:val="en-US"/>
        </w:rPr>
        <w:t>As for the replacement of a pairwise correlation to the</w:t>
      </w:r>
      <w:r w:rsidR="00917F60">
        <w:rPr>
          <w:rFonts w:ascii="Helvetica" w:hAnsi="Helvetica"/>
          <w:color w:val="000000"/>
          <w:sz w:val="22"/>
          <w:szCs w:val="22"/>
          <w:lang w:val="en-US"/>
        </w:rPr>
        <w:t xml:space="preserve"> phylogenetic</w:t>
      </w:r>
      <w:r w:rsidR="00082298">
        <w:rPr>
          <w:rFonts w:ascii="Helvetica" w:hAnsi="Helvetica"/>
          <w:color w:val="000000"/>
          <w:sz w:val="22"/>
          <w:szCs w:val="22"/>
          <w:lang w:val="en-US"/>
        </w:rPr>
        <w:t xml:space="preserve"> tree, in itself, it offers little advantage </w:t>
      </w:r>
      <w:del w:id="378" w:author="Microsoft Office User" w:date="2026-05-05T18:36:00Z" w16du:dateUtc="2026-05-05T15:36:00Z">
        <w:r w:rsidR="00082298" w:rsidDel="00D841A1">
          <w:rPr>
            <w:rFonts w:ascii="Helvetica" w:hAnsi="Helvetica"/>
            <w:color w:val="000000"/>
            <w:sz w:val="22"/>
            <w:szCs w:val="22"/>
            <w:lang w:val="en-US"/>
          </w:rPr>
          <w:delText>in this regard</w:delText>
        </w:r>
      </w:del>
      <w:ins w:id="379" w:author="Microsoft Office User" w:date="2026-05-05T18:36:00Z" w16du:dateUtc="2026-05-05T15:36:00Z">
        <w:r w:rsidR="00D841A1">
          <w:rPr>
            <w:rFonts w:ascii="Helvetica" w:hAnsi="Helvetica"/>
            <w:color w:val="000000"/>
            <w:sz w:val="22"/>
            <w:szCs w:val="22"/>
            <w:lang w:val="en-US"/>
          </w:rPr>
          <w:t xml:space="preserve">in canceling linkage effects (see Pedruzzi </w:t>
        </w:r>
      </w:ins>
      <w:ins w:id="380" w:author="Microsoft Office User" w:date="2026-05-05T18:37:00Z" w16du:dateUtc="2026-05-05T15:37:00Z">
        <w:r w:rsidR="00D841A1">
          <w:rPr>
            <w:rFonts w:ascii="Helvetica" w:hAnsi="Helvetica"/>
            <w:color w:val="000000"/>
            <w:sz w:val="22"/>
            <w:szCs w:val="22"/>
            <w:lang w:val="en-US"/>
          </w:rPr>
          <w:t>&amp;</w:t>
        </w:r>
      </w:ins>
      <w:ins w:id="381" w:author="Microsoft Office User" w:date="2026-05-05T18:36:00Z" w16du:dateUtc="2026-05-05T15:36:00Z">
        <w:r w:rsidR="00D841A1">
          <w:rPr>
            <w:rFonts w:ascii="Helvetica" w:hAnsi="Helvetica"/>
            <w:color w:val="000000"/>
            <w:sz w:val="22"/>
            <w:szCs w:val="22"/>
            <w:lang w:val="en-US"/>
          </w:rPr>
          <w:t xml:space="preserve"> Rouzine PL</w:t>
        </w:r>
      </w:ins>
      <w:ins w:id="382" w:author="Microsoft Office User" w:date="2026-05-05T18:37:00Z" w16du:dateUtc="2026-05-05T15:37:00Z">
        <w:r w:rsidR="00D841A1">
          <w:rPr>
            <w:rFonts w:ascii="Helvetica" w:hAnsi="Helvetica"/>
            <w:color w:val="000000"/>
            <w:sz w:val="22"/>
            <w:szCs w:val="22"/>
            <w:lang w:val="en-US"/>
          </w:rPr>
          <w:t>o</w:t>
        </w:r>
      </w:ins>
      <w:ins w:id="383" w:author="Microsoft Office User" w:date="2026-05-05T18:36:00Z" w16du:dateUtc="2026-05-05T15:36:00Z">
        <w:r w:rsidR="00D841A1">
          <w:rPr>
            <w:rFonts w:ascii="Helvetica" w:hAnsi="Helvetica"/>
            <w:color w:val="000000"/>
            <w:sz w:val="22"/>
            <w:szCs w:val="22"/>
            <w:lang w:val="en-US"/>
          </w:rPr>
          <w:t>S ONE 2019)</w:t>
        </w:r>
      </w:ins>
      <w:r w:rsidR="00082298">
        <w:rPr>
          <w:rFonts w:ascii="Helvetica" w:hAnsi="Helvetica"/>
          <w:color w:val="000000"/>
          <w:sz w:val="22"/>
          <w:szCs w:val="22"/>
          <w:lang w:val="en-US"/>
        </w:rPr>
        <w:t xml:space="preserve">. </w:t>
      </w:r>
    </w:p>
    <w:p w14:paraId="5A414DD9" w14:textId="77777777" w:rsidR="00082298" w:rsidRDefault="00082298">
      <w:pPr>
        <w:rPr>
          <w:rFonts w:ascii="Helvetica" w:hAnsi="Helvetica"/>
          <w:color w:val="000000"/>
          <w:sz w:val="22"/>
          <w:szCs w:val="22"/>
          <w:lang w:val="en-US"/>
        </w:rPr>
      </w:pPr>
    </w:p>
    <w:p w14:paraId="0A4660EA" w14:textId="265561B2" w:rsidR="009A1697" w:rsidRDefault="00082298">
      <w:pPr>
        <w:rPr>
          <w:rFonts w:ascii="Helvetica" w:hAnsi="Helvetica"/>
          <w:color w:val="000000"/>
          <w:sz w:val="22"/>
          <w:szCs w:val="22"/>
          <w:lang w:val="en-US"/>
        </w:rPr>
      </w:pPr>
      <w:r>
        <w:rPr>
          <w:rFonts w:ascii="Helvetica" w:hAnsi="Helvetica"/>
          <w:color w:val="000000"/>
          <w:sz w:val="22"/>
          <w:szCs w:val="22"/>
          <w:lang w:val="en-US"/>
        </w:rPr>
        <w:t>To explain it, w</w:t>
      </w:r>
      <w:r w:rsidR="009D7091">
        <w:rPr>
          <w:rFonts w:ascii="Helvetica" w:hAnsi="Helvetica"/>
          <w:color w:val="000000"/>
          <w:sz w:val="22"/>
          <w:szCs w:val="22"/>
          <w:lang w:val="en-US"/>
        </w:rPr>
        <w:t xml:space="preserve">e </w:t>
      </w:r>
      <w:r w:rsidR="00E4451D">
        <w:rPr>
          <w:rFonts w:ascii="Helvetica" w:hAnsi="Helvetica"/>
          <w:color w:val="000000"/>
          <w:sz w:val="22"/>
          <w:szCs w:val="22"/>
          <w:lang w:val="en-US"/>
        </w:rPr>
        <w:t>added to Discussion</w:t>
      </w:r>
      <w:r w:rsidR="003C7B04">
        <w:rPr>
          <w:rFonts w:ascii="Helvetica" w:hAnsi="Helvetica"/>
          <w:color w:val="000000"/>
          <w:sz w:val="22"/>
          <w:szCs w:val="22"/>
          <w:lang w:val="en-US"/>
        </w:rPr>
        <w:t xml:space="preserve"> the following paragraph</w:t>
      </w:r>
      <w:ins w:id="384" w:author="Microsoft Office User" w:date="2026-05-05T18:37:00Z" w16du:dateUtc="2026-05-05T15:37:00Z">
        <w:r w:rsidR="00D841A1">
          <w:rPr>
            <w:rFonts w:ascii="Helvetica" w:hAnsi="Helvetica"/>
            <w:color w:val="000000"/>
            <w:sz w:val="22"/>
            <w:szCs w:val="22"/>
            <w:lang w:val="en-US"/>
          </w:rPr>
          <w:t xml:space="preserve"> (Line 323)</w:t>
        </w:r>
      </w:ins>
      <w:r w:rsidR="00E4451D">
        <w:rPr>
          <w:rFonts w:ascii="Helvetica" w:hAnsi="Helvetica"/>
          <w:color w:val="000000"/>
          <w:sz w:val="22"/>
          <w:szCs w:val="22"/>
          <w:lang w:val="en-US"/>
        </w:rPr>
        <w:t>:</w:t>
      </w:r>
    </w:p>
    <w:p w14:paraId="78D2CC42" w14:textId="77777777" w:rsidR="00EB1D8F" w:rsidRDefault="00EB1D8F">
      <w:pPr>
        <w:rPr>
          <w:rFonts w:ascii="Helvetica" w:hAnsi="Helvetica"/>
          <w:color w:val="000000"/>
          <w:sz w:val="22"/>
          <w:szCs w:val="22"/>
          <w:lang w:val="en-US"/>
        </w:rPr>
      </w:pPr>
    </w:p>
    <w:p w14:paraId="7DE81459" w14:textId="77777777" w:rsidR="00394A37" w:rsidRPr="00394A37" w:rsidRDefault="00394A37">
      <w:pPr>
        <w:ind w:firstLine="720"/>
        <w:jc w:val="both"/>
        <w:rPr>
          <w:ins w:id="385" w:author="ivan4995@gmail.com" w:date="2026-05-05T16:53:00Z"/>
          <w:rFonts w:ascii="Times New Roman" w:eastAsia="Times New Roman" w:hAnsi="Times New Roman" w:cs="Times New Roman"/>
          <w:bCs/>
          <w:sz w:val="20"/>
          <w:szCs w:val="20"/>
          <w:lang w:val="en-US"/>
          <w:rPrChange w:id="386" w:author="ivan4995@gmail.com" w:date="2026-05-05T16:53:00Z">
            <w:rPr>
              <w:ins w:id="387" w:author="ivan4995@gmail.com" w:date="2026-05-05T16:53:00Z"/>
              <w:rFonts w:ascii="Times New Roman" w:eastAsia="Times New Roman" w:hAnsi="Times New Roman" w:cs="Times New Roman"/>
              <w:bCs/>
              <w:lang w:val="en-US"/>
            </w:rPr>
          </w:rPrChange>
        </w:rPr>
        <w:pPrChange w:id="388" w:author="ivan4995@gmail.com" w:date="2026-05-05T16:54:00Z">
          <w:pPr>
            <w:spacing w:line="360" w:lineRule="auto"/>
            <w:ind w:firstLine="720"/>
            <w:jc w:val="both"/>
          </w:pPr>
        </w:pPrChange>
      </w:pPr>
      <w:ins w:id="389" w:author="ivan4995@gmail.com" w:date="2026-05-05T16:53:00Z">
        <w:r w:rsidRPr="00394A37">
          <w:rPr>
            <w:rFonts w:ascii="Times New Roman" w:eastAsia="Times New Roman" w:hAnsi="Times New Roman" w:cs="Times New Roman"/>
            <w:sz w:val="20"/>
            <w:szCs w:val="20"/>
            <w:rPrChange w:id="390" w:author="ivan4995@gmail.com" w:date="2026-05-05T16:53:00Z">
              <w:rPr>
                <w:rFonts w:ascii="Times New Roman" w:eastAsia="Times New Roman" w:hAnsi="Times New Roman" w:cs="Times New Roman"/>
              </w:rPr>
            </w:rPrChange>
          </w:rPr>
          <w:t>Note that the use of tree-based methods does</w:t>
        </w:r>
        <w:r w:rsidRPr="00394A37">
          <w:rPr>
            <w:rFonts w:ascii="Times New Roman" w:eastAsia="Times New Roman" w:hAnsi="Times New Roman" w:cs="Times New Roman"/>
            <w:bCs/>
            <w:sz w:val="20"/>
            <w:szCs w:val="20"/>
            <w:rPrChange w:id="391" w:author="ivan4995@gmail.com" w:date="2026-05-05T16:53:00Z">
              <w:rPr>
                <w:rFonts w:ascii="Times New Roman" w:eastAsia="Times New Roman" w:hAnsi="Times New Roman" w:cs="Times New Roman"/>
                <w:bCs/>
              </w:rPr>
            </w:rPrChange>
          </w:rPr>
          <w:t xml:space="preserve"> not automatically compensate for strong linkage effects. </w:t>
        </w:r>
        <w:r w:rsidRPr="00394A37">
          <w:rPr>
            <w:rFonts w:ascii="Times New Roman" w:eastAsia="Times New Roman" w:hAnsi="Times New Roman" w:cs="Times New Roman"/>
            <w:bCs/>
            <w:sz w:val="20"/>
            <w:szCs w:val="20"/>
            <w:lang w:val="en-US"/>
            <w:rPrChange w:id="392" w:author="ivan4995@gmail.com" w:date="2026-05-05T16:53:00Z">
              <w:rPr>
                <w:rFonts w:ascii="Times New Roman" w:eastAsia="Times New Roman" w:hAnsi="Times New Roman" w:cs="Times New Roman"/>
                <w:bCs/>
                <w:lang w:val="en-US"/>
              </w:rPr>
            </w:rPrChange>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394A37">
          <w:rPr>
            <w:rFonts w:ascii="Times New Roman" w:eastAsia="Times New Roman" w:hAnsi="Times New Roman" w:cs="Times New Roman"/>
            <w:bCs/>
            <w:sz w:val="20"/>
            <w:szCs w:val="20"/>
            <w:lang w:val="en-US"/>
            <w:rPrChange w:id="393" w:author="ivan4995@gmail.com" w:date="2026-05-05T16:53:00Z">
              <w:rPr>
                <w:rFonts w:ascii="Times New Roman" w:eastAsia="Times New Roman" w:hAnsi="Times New Roman" w:cs="Times New Roman"/>
                <w:bCs/>
                <w:lang w:val="en-US"/>
              </w:rPr>
            </w:rPrChange>
          </w:rPr>
          <w:fldChar w:fldCharType="begin"/>
        </w:r>
        <w:r w:rsidRPr="00394A37">
          <w:rPr>
            <w:rFonts w:ascii="Times New Roman" w:eastAsia="Times New Roman" w:hAnsi="Times New Roman" w:cs="Times New Roman"/>
            <w:bCs/>
            <w:sz w:val="20"/>
            <w:szCs w:val="20"/>
            <w:lang w:val="en-US"/>
            <w:rPrChange w:id="394" w:author="ivan4995@gmail.com" w:date="2026-05-05T16:53:00Z">
              <w:rPr>
                <w:rFonts w:ascii="Times New Roman" w:eastAsia="Times New Roman" w:hAnsi="Times New Roman" w:cs="Times New Roman"/>
                <w:bCs/>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394A37">
          <w:rPr>
            <w:rFonts w:ascii="Times New Roman" w:eastAsia="Times New Roman" w:hAnsi="Times New Roman" w:cs="Times New Roman"/>
            <w:bCs/>
            <w:sz w:val="20"/>
            <w:szCs w:val="20"/>
            <w:lang w:val="en-US"/>
            <w:rPrChange w:id="395"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396" w:author="ivan4995@gmail.com" w:date="2026-05-05T16:53:00Z">
              <w:rPr>
                <w:rFonts w:ascii="Times New Roman" w:eastAsia="Times New Roman" w:hAnsi="Times New Roman" w:cs="Times New Roman"/>
                <w:bCs/>
                <w:noProof/>
                <w:lang w:val="en-US"/>
              </w:rPr>
            </w:rPrChange>
          </w:rPr>
          <w:t>[34]</w:t>
        </w:r>
        <w:r w:rsidRPr="00394A37">
          <w:rPr>
            <w:rFonts w:ascii="Times New Roman" w:eastAsia="Times New Roman" w:hAnsi="Times New Roman" w:cs="Times New Roman"/>
            <w:bCs/>
            <w:sz w:val="20"/>
            <w:szCs w:val="20"/>
            <w:lang w:val="en-US"/>
            <w:rPrChange w:id="397"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398" w:author="ivan4995@gmail.com" w:date="2026-05-05T16:53:00Z">
              <w:rPr>
                <w:rFonts w:ascii="Times New Roman" w:eastAsia="Times New Roman" w:hAnsi="Times New Roman" w:cs="Times New Roman"/>
                <w:bCs/>
                <w:lang w:val="en-US"/>
              </w:rPr>
            </w:rPrChange>
          </w:rPr>
          <w:t>. To exclude the effects of linkage, one group</w:t>
        </w:r>
        <w:r w:rsidRPr="00394A37" w:rsidDel="00012969">
          <w:rPr>
            <w:rFonts w:ascii="Times New Roman" w:eastAsia="Times New Roman" w:hAnsi="Times New Roman" w:cs="Times New Roman"/>
            <w:bCs/>
            <w:sz w:val="20"/>
            <w:szCs w:val="20"/>
            <w:lang w:val="en-US"/>
            <w:rPrChange w:id="399" w:author="ivan4995@gmail.com" w:date="2026-05-05T16:53:00Z">
              <w:rPr>
                <w:rFonts w:ascii="Times New Roman" w:eastAsia="Times New Roman" w:hAnsi="Times New Roman" w:cs="Times New Roman"/>
                <w:bCs/>
                <w:lang w:val="en-US"/>
              </w:rPr>
            </w:rPrChange>
          </w:rPr>
          <w:t xml:space="preserve"> </w:t>
        </w:r>
        <w:r w:rsidRPr="00394A37">
          <w:rPr>
            <w:rFonts w:ascii="Times New Roman" w:eastAsia="Times New Roman" w:hAnsi="Times New Roman" w:cs="Times New Roman"/>
            <w:bCs/>
            <w:sz w:val="20"/>
            <w:szCs w:val="20"/>
            <w:lang w:val="en-US"/>
            <w:rPrChange w:id="400" w:author="ivan4995@gmail.com" w:date="2026-05-05T16:53:00Z">
              <w:rPr>
                <w:rFonts w:ascii="Times New Roman" w:eastAsia="Times New Roman" w:hAnsi="Times New Roman" w:cs="Times New Roman"/>
                <w:bCs/>
                <w:lang w:val="en-US"/>
              </w:rPr>
            </w:rPrChange>
          </w:rPr>
          <w:t xml:space="preserve">used synonymous sites as markers of linkage  </w:t>
        </w:r>
        <w:r w:rsidRPr="00394A37">
          <w:rPr>
            <w:rFonts w:ascii="Times New Roman" w:eastAsia="Times New Roman" w:hAnsi="Times New Roman" w:cs="Times New Roman"/>
            <w:bCs/>
            <w:sz w:val="20"/>
            <w:szCs w:val="20"/>
            <w:lang w:val="en-US"/>
            <w:rPrChange w:id="401"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402" w:author="ivan4995@gmail.com" w:date="2026-05-05T16:53:00Z">
              <w:rPr>
                <w:rFonts w:ascii="Times New Roman" w:eastAsia="Times New Roman" w:hAnsi="Times New Roman" w:cs="Times New Roman"/>
                <w:bCs/>
                <w:lang w:val="en-US"/>
              </w:rPr>
            </w:rPrChange>
          </w:rPr>
          <w:instrText xml:space="preserve"> ADDIN EN.CITE </w:instrText>
        </w:r>
        <w:r w:rsidRPr="00394A37">
          <w:rPr>
            <w:rFonts w:ascii="Times New Roman" w:eastAsia="Times New Roman" w:hAnsi="Times New Roman" w:cs="Times New Roman"/>
            <w:bCs/>
            <w:sz w:val="20"/>
            <w:szCs w:val="20"/>
            <w:lang w:val="en-US"/>
            <w:rPrChange w:id="403"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404" w:author="ivan4995@gmail.com" w:date="2026-05-05T16:53:00Z">
              <w:rPr>
                <w:rFonts w:ascii="Times New Roman" w:eastAsia="Times New Roman" w:hAnsi="Times New Roman" w:cs="Times New Roman"/>
                <w:bCs/>
                <w:lang w:val="en-US"/>
              </w:rPr>
            </w:rPrChange>
          </w:rPr>
          <w:instrText xml:space="preserve"> ADDIN EN.CITE.DATA </w:instrText>
        </w:r>
        <w:r w:rsidRPr="00396881">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405" w:author="ivan4995@gmail.com" w:date="2026-05-05T16:53:00Z">
              <w:rPr>
                <w:rFonts w:ascii="Times New Roman" w:eastAsia="Times New Roman" w:hAnsi="Times New Roman" w:cs="Times New Roman"/>
                <w:bCs/>
                <w:lang w:val="en-US"/>
              </w:rPr>
            </w:rPrChange>
          </w:rPr>
          <w:fldChar w:fldCharType="end"/>
        </w:r>
        <w:r w:rsidRPr="00396881">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406"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407" w:author="ivan4995@gmail.com" w:date="2026-05-05T16:53:00Z">
              <w:rPr>
                <w:rFonts w:ascii="Times New Roman" w:eastAsia="Times New Roman" w:hAnsi="Times New Roman" w:cs="Times New Roman"/>
                <w:bCs/>
                <w:noProof/>
                <w:lang w:val="en-US"/>
              </w:rPr>
            </w:rPrChange>
          </w:rPr>
          <w:t>[37, 38]</w:t>
        </w:r>
        <w:r w:rsidRPr="00394A37">
          <w:rPr>
            <w:rFonts w:ascii="Times New Roman" w:eastAsia="Times New Roman" w:hAnsi="Times New Roman" w:cs="Times New Roman"/>
            <w:bCs/>
            <w:sz w:val="20"/>
            <w:szCs w:val="20"/>
            <w:lang w:val="en-US"/>
            <w:rPrChange w:id="408"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409" w:author="ivan4995@gmail.com" w:date="2026-05-05T16:53:00Z">
              <w:rPr>
                <w:rFonts w:ascii="Times New Roman" w:eastAsia="Times New Roman" w:hAnsi="Times New Roman" w:cs="Times New Roman"/>
                <w:bCs/>
                <w:lang w:val="en-US"/>
              </w:rPr>
            </w:rPrChange>
          </w:rPr>
          <w:t xml:space="preserve">. However, the accuracy of this method was not tested in simulation. </w:t>
        </w:r>
      </w:ins>
    </w:p>
    <w:p w14:paraId="764380B9" w14:textId="57787F31" w:rsidR="00082298" w:rsidRPr="00082298" w:rsidDel="00394A37" w:rsidRDefault="00082298" w:rsidP="00082298">
      <w:pPr>
        <w:rPr>
          <w:del w:id="410" w:author="ivan4995@gmail.com" w:date="2026-05-05T16:53:00Z"/>
          <w:rFonts w:ascii="Times New Roman" w:eastAsia="Times New Roman" w:hAnsi="Times New Roman" w:cs="Times New Roman"/>
          <w:bCs/>
          <w:sz w:val="20"/>
          <w:szCs w:val="20"/>
          <w:lang w:val="en-US"/>
        </w:rPr>
      </w:pPr>
      <w:del w:id="411" w:author="ivan4995@gmail.com" w:date="2026-05-05T16:53:00Z">
        <w:r w:rsidRPr="00082298" w:rsidDel="00394A37">
          <w:rPr>
            <w:rFonts w:ascii="Times New Roman" w:eastAsia="Times New Roman" w:hAnsi="Times New Roman" w:cs="Times New Roman"/>
            <w:bCs/>
            <w:sz w:val="20"/>
            <w:szCs w:val="20"/>
            <w:lang w:val="en-US"/>
          </w:rPr>
          <w:delText xml:space="preserve">Note that the use of tree-based methods instead of pairwise correlations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does not automatically compensates for strong linkage effects. </w:delText>
        </w:r>
        <w:r w:rsidRPr="00082298" w:rsidDel="00394A37">
          <w:rPr>
            <w:rFonts w:ascii="Times New Roman" w:eastAsia="Times New Roman" w:hAnsi="Times New Roman" w:cs="Times New Roman"/>
            <w:bCs/>
            <w:sz w:val="20"/>
            <w:szCs w:val="20"/>
            <w:lang w:val="en-US"/>
          </w:rPr>
          <w:delTex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delText>
        </w:r>
        <w:r w:rsidRPr="00082298" w:rsidDel="00394A37">
          <w:rPr>
            <w:rFonts w:ascii="Times New Roman" w:eastAsia="Times New Roman" w:hAnsi="Times New Roman" w:cs="Times New Roman"/>
            <w:bCs/>
            <w:sz w:val="20"/>
            <w:szCs w:val="20"/>
            <w:lang w:val="en-US"/>
          </w:rPr>
          <w:fldChar w:fldCharType="begin"/>
        </w:r>
        <w:r w:rsidRPr="00082298" w:rsidDel="00394A37">
          <w:rPr>
            <w:rFonts w:ascii="Times New Roman" w:eastAsia="Times New Roman" w:hAnsi="Times New Roman" w:cs="Times New Roman"/>
            <w:bCs/>
            <w:sz w:val="20"/>
            <w:szCs w:val="20"/>
            <w:lang w:val="en-US"/>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Pr="00082298" w:rsidDel="00394A37">
          <w:rPr>
            <w:rFonts w:ascii="Times New Roman" w:eastAsia="Times New Roman" w:hAnsi="Times New Roman" w:cs="Times New Roman"/>
            <w:bCs/>
            <w:sz w:val="20"/>
            <w:szCs w:val="20"/>
            <w:lang w:val="en-US"/>
          </w:rPr>
          <w:fldChar w:fldCharType="separate"/>
        </w:r>
        <w:r w:rsidRPr="00082298" w:rsidDel="00394A37">
          <w:rPr>
            <w:rFonts w:ascii="Times New Roman" w:eastAsia="Times New Roman" w:hAnsi="Times New Roman" w:cs="Times New Roman"/>
            <w:bCs/>
            <w:sz w:val="20"/>
            <w:szCs w:val="20"/>
            <w:lang w:val="en-US"/>
          </w:rPr>
          <w:delText>[36]</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lang w:val="en-US"/>
          </w:rPr>
          <w:delText xml:space="preserve">. While the studies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w:delText>
        </w:r>
        <w:r w:rsidRPr="00082298" w:rsidDel="00394A37">
          <w:rPr>
            <w:rFonts w:ascii="Times New Roman" w:eastAsia="Times New Roman" w:hAnsi="Times New Roman" w:cs="Times New Roman"/>
            <w:bCs/>
            <w:sz w:val="20"/>
            <w:szCs w:val="20"/>
            <w:lang w:val="en-US"/>
          </w:rPr>
          <w:delText xml:space="preserve">also use conditional correlations (synonymous sites) as markers of linkage, the accuracy of their method is not tested in simulation. </w:delText>
        </w:r>
      </w:del>
    </w:p>
    <w:p w14:paraId="780AA517" w14:textId="77777777" w:rsidR="0069296F" w:rsidRDefault="0069296F">
      <w:pPr>
        <w:rPr>
          <w:rFonts w:ascii="Helvetica" w:hAnsi="Helvetica"/>
          <w:color w:val="000000"/>
          <w:sz w:val="22"/>
          <w:szCs w:val="22"/>
          <w:lang w:val="en-US"/>
        </w:rPr>
      </w:pPr>
    </w:p>
    <w:p w14:paraId="5CB8E4B6" w14:textId="77777777" w:rsidR="00EB1D8F" w:rsidRPr="003552A3" w:rsidRDefault="00EB1D8F" w:rsidP="00EB1D8F">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These can be applied to very large datasets and should extract all available information from the data.</w:t>
      </w:r>
      <w:r w:rsidRPr="003552A3">
        <w:rPr>
          <w:rStyle w:val="apple-converted-space"/>
          <w:rFonts w:ascii="Helvetica" w:hAnsi="Helvetica"/>
          <w:b/>
          <w:color w:val="000000"/>
          <w:sz w:val="22"/>
          <w:szCs w:val="22"/>
          <w:shd w:val="clear" w:color="auto" w:fill="FFFFFF"/>
        </w:rPr>
        <w:t> </w:t>
      </w:r>
    </w:p>
    <w:p w14:paraId="05DF25C7" w14:textId="77777777" w:rsidR="00EB1D8F" w:rsidRPr="00EB1D8F" w:rsidRDefault="00EB1D8F">
      <w:pPr>
        <w:rPr>
          <w:rFonts w:ascii="Helvetica" w:hAnsi="Helvetica"/>
          <w:color w:val="000000"/>
          <w:sz w:val="22"/>
          <w:szCs w:val="22"/>
        </w:rPr>
      </w:pPr>
    </w:p>
    <w:p w14:paraId="2C3F7146" w14:textId="77758575" w:rsidR="00761C88" w:rsidRPr="00216930" w:rsidRDefault="00DE32E6">
      <w:pPr>
        <w:rPr>
          <w:rFonts w:ascii="Helvetica" w:hAnsi="Helvetica"/>
          <w:color w:val="000000"/>
          <w:sz w:val="22"/>
          <w:szCs w:val="22"/>
        </w:rPr>
      </w:pPr>
      <w:r w:rsidRPr="00216930">
        <w:rPr>
          <w:rFonts w:ascii="Helvetica" w:hAnsi="Helvetica"/>
          <w:color w:val="000000"/>
          <w:sz w:val="22"/>
          <w:szCs w:val="22"/>
        </w:rPr>
        <w:t>Potentially,</w:t>
      </w:r>
      <w:r w:rsidR="00761C88" w:rsidRPr="00216930">
        <w:rPr>
          <w:rFonts w:ascii="Helvetica" w:hAnsi="Helvetica"/>
          <w:color w:val="000000"/>
          <w:sz w:val="22"/>
          <w:szCs w:val="22"/>
        </w:rPr>
        <w:t xml:space="preserve"> </w:t>
      </w:r>
      <w:r w:rsidR="00775FBA" w:rsidRPr="00216930">
        <w:rPr>
          <w:rFonts w:ascii="Helvetica" w:hAnsi="Helvetica"/>
          <w:color w:val="000000"/>
          <w:sz w:val="22"/>
          <w:szCs w:val="22"/>
        </w:rPr>
        <w:t>it can be done</w:t>
      </w:r>
      <w:r w:rsidRPr="00216930">
        <w:rPr>
          <w:rFonts w:ascii="Helvetica" w:hAnsi="Helvetica"/>
          <w:color w:val="000000"/>
          <w:sz w:val="22"/>
          <w:szCs w:val="22"/>
        </w:rPr>
        <w:t>, provided the</w:t>
      </w:r>
      <w:r w:rsidR="0096356A" w:rsidRPr="00216930">
        <w:rPr>
          <w:rFonts w:ascii="Helvetica" w:hAnsi="Helvetica"/>
          <w:color w:val="000000"/>
          <w:sz w:val="22"/>
          <w:szCs w:val="22"/>
        </w:rPr>
        <w:t xml:space="preserve"> authors of that </w:t>
      </w:r>
      <w:r w:rsidR="00F3110B">
        <w:rPr>
          <w:rFonts w:ascii="Helvetica" w:hAnsi="Helvetica"/>
          <w:color w:val="000000"/>
          <w:sz w:val="22"/>
          <w:szCs w:val="22"/>
        </w:rPr>
        <w:t>future</w:t>
      </w:r>
      <w:r w:rsidR="0096356A" w:rsidRPr="00216930">
        <w:rPr>
          <w:rFonts w:ascii="Helvetica" w:hAnsi="Helvetica"/>
          <w:color w:val="000000"/>
          <w:sz w:val="22"/>
          <w:szCs w:val="22"/>
        </w:rPr>
        <w:t xml:space="preserve"> work use</w:t>
      </w:r>
      <w:r w:rsidRPr="00216930">
        <w:rPr>
          <w:rFonts w:ascii="Helvetica" w:hAnsi="Helvetica"/>
          <w:color w:val="000000"/>
          <w:sz w:val="22"/>
          <w:szCs w:val="22"/>
        </w:rPr>
        <w:t xml:space="preserve"> </w:t>
      </w:r>
      <w:r w:rsidR="00761C88" w:rsidRPr="00216930">
        <w:rPr>
          <w:rFonts w:ascii="Helvetica" w:hAnsi="Helvetica"/>
          <w:bCs/>
          <w:color w:val="000000"/>
          <w:sz w:val="22"/>
          <w:szCs w:val="22"/>
          <w:shd w:val="clear" w:color="auto" w:fill="FFFFFF"/>
          <w:lang w:val="en-US"/>
        </w:rPr>
        <w:t>balanced averaging</w:t>
      </w:r>
      <w:r w:rsidRPr="00216930">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over data </w:t>
      </w:r>
      <w:r w:rsidR="00761C88" w:rsidRPr="00216930">
        <w:rPr>
          <w:rFonts w:ascii="Helvetica" w:hAnsi="Helvetica"/>
          <w:bCs/>
          <w:color w:val="000000"/>
          <w:sz w:val="22"/>
          <w:szCs w:val="22"/>
          <w:shd w:val="clear" w:color="auto" w:fill="FFFFFF"/>
          <w:lang w:val="en-US"/>
        </w:rPr>
        <w:t>and test</w:t>
      </w:r>
      <w:r w:rsidR="00775FBA" w:rsidRPr="00216930">
        <w:rPr>
          <w:rFonts w:ascii="Helvetica" w:hAnsi="Helvetica"/>
          <w:bCs/>
          <w:color w:val="000000"/>
          <w:sz w:val="22"/>
          <w:szCs w:val="22"/>
          <w:shd w:val="clear" w:color="auto" w:fill="FFFFFF"/>
          <w:lang w:val="en-US"/>
        </w:rPr>
        <w:t xml:space="preserve"> for </w:t>
      </w:r>
      <w:r w:rsidR="0096356A" w:rsidRPr="00216930">
        <w:rPr>
          <w:rFonts w:ascii="Helvetica" w:hAnsi="Helvetica"/>
          <w:bCs/>
          <w:color w:val="000000"/>
          <w:sz w:val="22"/>
          <w:szCs w:val="22"/>
          <w:shd w:val="clear" w:color="auto" w:fill="FFFFFF"/>
          <w:lang w:val="en-US"/>
        </w:rPr>
        <w:t xml:space="preserve">the </w:t>
      </w:r>
      <w:r w:rsidR="00775FBA" w:rsidRPr="00216930">
        <w:rPr>
          <w:rFonts w:ascii="Helvetica" w:hAnsi="Helvetica"/>
          <w:bCs/>
          <w:color w:val="000000"/>
          <w:sz w:val="22"/>
          <w:szCs w:val="22"/>
          <w:shd w:val="clear" w:color="auto" w:fill="FFFFFF"/>
          <w:lang w:val="en-US"/>
        </w:rPr>
        <w:t>accurac</w:t>
      </w:r>
      <w:r w:rsidR="0096356A" w:rsidRPr="00216930">
        <w:rPr>
          <w:rFonts w:ascii="Helvetica" w:hAnsi="Helvetica"/>
          <w:bCs/>
          <w:color w:val="000000"/>
          <w:sz w:val="22"/>
          <w:szCs w:val="22"/>
          <w:shd w:val="clear" w:color="auto" w:fill="FFFFFF"/>
          <w:lang w:val="en-US"/>
        </w:rPr>
        <w:t>y</w:t>
      </w:r>
      <w:r w:rsidR="00DC4164">
        <w:rPr>
          <w:rFonts w:ascii="Helvetica" w:hAnsi="Helvetica"/>
          <w:bCs/>
          <w:color w:val="000000"/>
          <w:sz w:val="22"/>
          <w:szCs w:val="22"/>
          <w:shd w:val="clear" w:color="auto" w:fill="FFFFFF"/>
          <w:lang w:val="en-US"/>
        </w:rPr>
        <w:t xml:space="preserve"> by simulation</w:t>
      </w:r>
      <w:r w:rsidR="0096356A" w:rsidRPr="00216930">
        <w:rPr>
          <w:rFonts w:ascii="Helvetica" w:hAnsi="Helvetica"/>
          <w:bCs/>
          <w:color w:val="000000"/>
          <w:sz w:val="22"/>
          <w:szCs w:val="22"/>
          <w:shd w:val="clear" w:color="auto" w:fill="FFFFFF"/>
          <w:lang w:val="en-US"/>
        </w:rPr>
        <w:t>, as we do</w:t>
      </w:r>
      <w:r w:rsidR="009143F3" w:rsidRPr="00216930">
        <w:rPr>
          <w:rFonts w:ascii="Helvetica" w:hAnsi="Helvetica"/>
          <w:bCs/>
          <w:color w:val="000000"/>
          <w:sz w:val="22"/>
          <w:szCs w:val="22"/>
          <w:shd w:val="clear" w:color="auto" w:fill="FFFFFF"/>
          <w:lang w:val="en-US"/>
        </w:rPr>
        <w:t>.</w:t>
      </w:r>
      <w:r w:rsidR="00B84398" w:rsidRPr="00216930">
        <w:rPr>
          <w:rFonts w:ascii="Helvetica" w:hAnsi="Helvetica"/>
          <w:bCs/>
          <w:color w:val="000000"/>
          <w:sz w:val="22"/>
          <w:szCs w:val="22"/>
          <w:shd w:val="clear" w:color="auto" w:fill="FFFFFF"/>
          <w:lang w:val="en-US"/>
        </w:rPr>
        <w:t xml:space="preserve"> </w:t>
      </w:r>
      <w:r w:rsidR="003621B2">
        <w:rPr>
          <w:rFonts w:ascii="Helvetica" w:hAnsi="Helvetica"/>
          <w:bCs/>
          <w:color w:val="000000"/>
          <w:sz w:val="22"/>
          <w:szCs w:val="22"/>
          <w:shd w:val="clear" w:color="auto" w:fill="FFFFFF"/>
          <w:lang w:val="en-US"/>
        </w:rPr>
        <w:t>This has not been done by Plotkin’s group in 2011-2015</w:t>
      </w:r>
      <w:r w:rsidR="00C72CC4">
        <w:rPr>
          <w:rFonts w:ascii="Helvetica" w:hAnsi="Helvetica"/>
          <w:bCs/>
          <w:color w:val="000000"/>
          <w:sz w:val="22"/>
          <w:szCs w:val="22"/>
          <w:shd w:val="clear" w:color="auto" w:fill="FFFFFF"/>
          <w:lang w:val="en-US"/>
        </w:rPr>
        <w:t xml:space="preserve"> who only used neutral mutations as a marker of hitchhiking</w:t>
      </w:r>
      <w:r w:rsidR="003621B2">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We would be </w:t>
      </w:r>
      <w:r w:rsidR="00955CAE">
        <w:rPr>
          <w:rFonts w:ascii="Helvetica" w:hAnsi="Helvetica"/>
          <w:bCs/>
          <w:color w:val="000000"/>
          <w:sz w:val="22"/>
          <w:szCs w:val="22"/>
          <w:shd w:val="clear" w:color="auto" w:fill="FFFFFF"/>
          <w:lang w:val="en-US"/>
        </w:rPr>
        <w:t xml:space="preserve">very </w:t>
      </w:r>
      <w:r w:rsidR="0096356A" w:rsidRPr="00216930">
        <w:rPr>
          <w:rFonts w:ascii="Helvetica" w:hAnsi="Helvetica"/>
          <w:bCs/>
          <w:color w:val="000000"/>
          <w:sz w:val="22"/>
          <w:szCs w:val="22"/>
          <w:shd w:val="clear" w:color="auto" w:fill="FFFFFF"/>
          <w:lang w:val="en-US"/>
        </w:rPr>
        <w:t xml:space="preserve">interested in reading such an article and comparing </w:t>
      </w:r>
      <w:r w:rsidR="00216930">
        <w:rPr>
          <w:rFonts w:ascii="Helvetica" w:hAnsi="Helvetica"/>
          <w:bCs/>
          <w:color w:val="000000"/>
          <w:sz w:val="22"/>
          <w:szCs w:val="22"/>
          <w:shd w:val="clear" w:color="auto" w:fill="FFFFFF"/>
          <w:lang w:val="en-US"/>
        </w:rPr>
        <w:t xml:space="preserve">its </w:t>
      </w:r>
      <w:r w:rsidR="0096356A" w:rsidRPr="00216930">
        <w:rPr>
          <w:rFonts w:ascii="Helvetica" w:hAnsi="Helvetica"/>
          <w:bCs/>
          <w:color w:val="000000"/>
          <w:sz w:val="22"/>
          <w:szCs w:val="22"/>
          <w:shd w:val="clear" w:color="auto" w:fill="FFFFFF"/>
          <w:lang w:val="en-US"/>
        </w:rPr>
        <w:t>results with ours.</w:t>
      </w:r>
    </w:p>
    <w:p w14:paraId="2375AD8D" w14:textId="011C0D86"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Minor points:</w:t>
      </w:r>
      <w:r w:rsidRPr="003552A3">
        <w:rPr>
          <w:rStyle w:val="apple-converted-space"/>
          <w:rFonts w:ascii="Helvetica" w:hAnsi="Helvetica"/>
          <w:b/>
          <w:color w:val="000000"/>
          <w:sz w:val="22"/>
          <w:szCs w:val="22"/>
          <w:shd w:val="clear" w:color="auto" w:fill="FFFFFF"/>
        </w:rPr>
        <w:t> </w:t>
      </w:r>
    </w:p>
    <w:p w14:paraId="7F95288B" w14:textId="77777777" w:rsidR="00D0221E"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3552A3">
        <w:rPr>
          <w:rStyle w:val="apple-converted-space"/>
          <w:rFonts w:ascii="Helvetica" w:hAnsi="Helvetica"/>
          <w:b/>
          <w:color w:val="000000"/>
          <w:sz w:val="22"/>
          <w:szCs w:val="22"/>
          <w:shd w:val="clear" w:color="auto" w:fill="FFFFFF"/>
        </w:rPr>
        <w:t> </w:t>
      </w:r>
    </w:p>
    <w:p w14:paraId="1C2CAC32" w14:textId="77777777" w:rsidR="00D0221E" w:rsidRPr="003552A3" w:rsidRDefault="00D0221E">
      <w:pPr>
        <w:rPr>
          <w:rStyle w:val="apple-converted-space"/>
          <w:rFonts w:ascii="Helvetica" w:hAnsi="Helvetica"/>
          <w:color w:val="000000"/>
          <w:sz w:val="22"/>
          <w:szCs w:val="22"/>
          <w:shd w:val="clear" w:color="auto" w:fill="FFFFFF"/>
        </w:rPr>
      </w:pPr>
    </w:p>
    <w:p w14:paraId="5F7B78BB" w14:textId="1D077A2F" w:rsidR="000A411F" w:rsidRPr="003552A3" w:rsidRDefault="00D0221E">
      <w:pPr>
        <w:rPr>
          <w:rStyle w:val="apple-converted-space"/>
          <w:rFonts w:ascii="Helvetica" w:hAnsi="Helvetica"/>
          <w:color w:val="000000"/>
          <w:sz w:val="22"/>
          <w:szCs w:val="22"/>
          <w:shd w:val="clear" w:color="auto" w:fill="FFFFFF"/>
          <w:lang w:val="en-US"/>
        </w:rPr>
      </w:pPr>
      <w:del w:id="412" w:author="Microsoft Office User" w:date="2026-05-05T18:39:00Z" w16du:dateUtc="2026-05-05T15:39:00Z">
        <w:r w:rsidRPr="003552A3" w:rsidDel="00D841A1">
          <w:rPr>
            <w:rStyle w:val="apple-converted-space"/>
            <w:rFonts w:ascii="Helvetica" w:hAnsi="Helvetica"/>
            <w:color w:val="000000"/>
            <w:sz w:val="22"/>
            <w:szCs w:val="22"/>
            <w:shd w:val="clear" w:color="auto" w:fill="FFFFFF"/>
            <w:lang w:val="en-US"/>
          </w:rPr>
          <w:delText xml:space="preserve">We </w:delText>
        </w:r>
      </w:del>
      <w:ins w:id="413" w:author="ivan4995@gmail.com" w:date="2026-05-05T16:55:00Z">
        <w:del w:id="414"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tried that but </w:delText>
          </w:r>
        </w:del>
      </w:ins>
      <w:ins w:id="415" w:author="ivan4995@gmail.com" w:date="2026-05-05T16:56:00Z">
        <w:del w:id="416"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results were </w:delText>
          </w:r>
        </w:del>
      </w:ins>
      <w:ins w:id="417" w:author="ivan4995@gmail.com" w:date="2026-05-05T16:57:00Z">
        <w:del w:id="418"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untenable </w:delText>
          </w:r>
        </w:del>
      </w:ins>
      <w:ins w:id="419" w:author="ivan4995@gmail.com" w:date="2026-05-05T17:00:00Z">
        <w:del w:id="420"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because of</w:delText>
          </w:r>
        </w:del>
      </w:ins>
      <w:ins w:id="421" w:author="ivan4995@gmail.com" w:date="2026-05-05T16:57:00Z">
        <w:del w:id="422"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 the quality of data and </w:delText>
          </w:r>
          <w:r w:rsidR="00D03DD7" w:rsidDel="00D841A1">
            <w:rPr>
              <w:rStyle w:val="apple-converted-space"/>
              <w:rFonts w:ascii="Helvetica" w:hAnsi="Helvetica"/>
              <w:color w:val="000000"/>
              <w:sz w:val="22"/>
              <w:szCs w:val="22"/>
              <w:shd w:val="clear" w:color="auto" w:fill="FFFFFF"/>
              <w:lang w:val="en-US"/>
            </w:rPr>
            <w:delText>alignment</w:delText>
          </w:r>
        </w:del>
      </w:ins>
      <w:ins w:id="423" w:author="ivan4995@gmail.com" w:date="2026-05-05T16:59:00Z">
        <w:del w:id="424"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due to scarcity of comput</w:delText>
          </w:r>
        </w:del>
      </w:ins>
      <w:ins w:id="425" w:author="ivan4995@gmail.com" w:date="2026-05-05T17:00:00Z">
        <w:del w:id="426"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a</w:delText>
          </w:r>
        </w:del>
      </w:ins>
      <w:ins w:id="427" w:author="ivan4995@gmail.com" w:date="2026-05-05T16:59:00Z">
        <w:del w:id="428"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tional resources we can’t</w:delText>
          </w:r>
        </w:del>
      </w:ins>
      <w:ins w:id="429" w:author="ivan4995@gmail.com" w:date="2026-05-05T17:00:00Z">
        <w:del w:id="430"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xml:space="preserve"> remake this dataset and thus encourage other groups t</w:delText>
          </w:r>
        </w:del>
      </w:ins>
      <w:ins w:id="431" w:author="ivan4995@gmail.com" w:date="2026-05-05T17:01:00Z">
        <w:del w:id="432"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o try using our method with thin kind of data distribution.</w:delText>
          </w:r>
        </w:del>
        <w:del w:id="433"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Moreover</w:delText>
          </w:r>
        </w:del>
      </w:ins>
      <w:ins w:id="434" w:author="ivan4995@gmail.com" w:date="2026-05-05T16:59:00Z">
        <w:del w:id="435"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w:delText>
          </w:r>
        </w:del>
      </w:ins>
      <w:del w:id="436" w:author="Microsoft Office User" w:date="2026-05-05T18:39:00Z" w16du:dateUtc="2026-05-05T15:39:00Z">
        <w:r w:rsidR="001F5F81" w:rsidDel="00D841A1">
          <w:rPr>
            <w:rStyle w:val="apple-converted-space"/>
            <w:rFonts w:ascii="Helvetica" w:hAnsi="Helvetica"/>
            <w:color w:val="000000"/>
            <w:sz w:val="22"/>
            <w:szCs w:val="22"/>
            <w:shd w:val="clear" w:color="auto" w:fill="FFFFFF"/>
            <w:lang w:val="en-US"/>
          </w:rPr>
          <w:delText xml:space="preserve">already </w:delText>
        </w:r>
        <w:r w:rsidR="00CF26C0" w:rsidDel="00D841A1">
          <w:rPr>
            <w:rStyle w:val="apple-converted-space"/>
            <w:rFonts w:ascii="Helvetica" w:hAnsi="Helvetica"/>
            <w:color w:val="000000"/>
            <w:sz w:val="22"/>
            <w:szCs w:val="22"/>
            <w:shd w:val="clear" w:color="auto" w:fill="FFFFFF"/>
            <w:lang w:val="en-US"/>
          </w:rPr>
          <w:delText>tried</w:delText>
        </w:r>
        <w:r w:rsidRPr="003552A3" w:rsidDel="00D841A1">
          <w:rPr>
            <w:rStyle w:val="apple-converted-space"/>
            <w:rFonts w:ascii="Helvetica" w:hAnsi="Helvetica"/>
            <w:color w:val="000000"/>
            <w:sz w:val="22"/>
            <w:szCs w:val="22"/>
            <w:shd w:val="clear" w:color="auto" w:fill="FFFFFF"/>
            <w:lang w:val="en-US"/>
          </w:rPr>
          <w:delText xml:space="preserve"> that in Dataset 2</w:delText>
        </w:r>
        <w:r w:rsidR="00CD2769" w:rsidDel="00D841A1">
          <w:rPr>
            <w:rStyle w:val="apple-converted-space"/>
            <w:rFonts w:ascii="Helvetica" w:hAnsi="Helvetica"/>
            <w:color w:val="000000"/>
            <w:sz w:val="22"/>
            <w:szCs w:val="22"/>
            <w:shd w:val="clear" w:color="auto" w:fill="FFFFFF"/>
            <w:lang w:val="en-US"/>
          </w:rPr>
          <w:delText xml:space="preserve">, see </w:delText>
        </w:r>
        <w:r w:rsidR="00CF26C0" w:rsidRPr="003552A3" w:rsidDel="00D841A1">
          <w:rPr>
            <w:rStyle w:val="apple-converted-space"/>
            <w:rFonts w:ascii="Helvetica" w:hAnsi="Helvetica"/>
            <w:color w:val="000000"/>
            <w:sz w:val="22"/>
            <w:szCs w:val="22"/>
            <w:shd w:val="clear" w:color="auto" w:fill="FFFFFF"/>
            <w:lang w:val="en-US"/>
          </w:rPr>
          <w:delText>Fig S6</w:delText>
        </w:r>
        <w:r w:rsidR="00DB31FB" w:rsidDel="00D841A1">
          <w:rPr>
            <w:rStyle w:val="apple-converted-space"/>
            <w:rFonts w:ascii="Helvetica" w:hAnsi="Helvetica"/>
            <w:color w:val="000000"/>
            <w:sz w:val="22"/>
            <w:szCs w:val="22"/>
            <w:shd w:val="clear" w:color="auto" w:fill="FFFFFF"/>
            <w:lang w:val="en-US"/>
          </w:rPr>
          <w:delText xml:space="preserve"> in Supplement</w:delText>
        </w:r>
        <w:r w:rsidRPr="003552A3" w:rsidDel="00D841A1">
          <w:rPr>
            <w:rStyle w:val="apple-converted-space"/>
            <w:rFonts w:ascii="Helvetica" w:hAnsi="Helvetica"/>
            <w:color w:val="000000"/>
            <w:sz w:val="22"/>
            <w:szCs w:val="22"/>
            <w:shd w:val="clear" w:color="auto" w:fill="FFFFFF"/>
            <w:lang w:val="en-US"/>
          </w:rPr>
          <w:delText xml:space="preserve">. </w:delText>
        </w:r>
      </w:del>
      <w:ins w:id="437" w:author="ivan4995@gmail.com" w:date="2026-05-05T17:02:00Z">
        <w:del w:id="438"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a</w:delText>
          </w:r>
        </w:del>
      </w:ins>
      <w:del w:id="439" w:author="Microsoft Office User" w:date="2026-05-05T18:39:00Z" w16du:dateUtc="2026-05-05T15:39:00Z">
        <w:r w:rsidR="006D3C98" w:rsidDel="00D841A1">
          <w:rPr>
            <w:rStyle w:val="apple-converted-space"/>
            <w:rFonts w:ascii="Helvetica" w:hAnsi="Helvetica"/>
            <w:color w:val="000000"/>
            <w:sz w:val="22"/>
            <w:szCs w:val="22"/>
            <w:shd w:val="clear" w:color="auto" w:fill="FFFFFF"/>
            <w:lang w:val="en-US"/>
          </w:rPr>
          <w:delText>A</w:delText>
        </w:r>
        <w:r w:rsidR="001F5F81" w:rsidDel="00D841A1">
          <w:rPr>
            <w:rStyle w:val="apple-converted-space"/>
            <w:rFonts w:ascii="Helvetica" w:hAnsi="Helvetica"/>
            <w:color w:val="000000"/>
            <w:sz w:val="22"/>
            <w:szCs w:val="22"/>
            <w:shd w:val="clear" w:color="auto" w:fill="FFFFFF"/>
            <w:lang w:val="en-US"/>
          </w:rPr>
          <w:delText>s</w:delText>
        </w:r>
      </w:del>
      <w:ins w:id="440" w:author="Microsoft Office User" w:date="2026-05-05T18:39:00Z" w16du:dateUtc="2026-05-05T15:39:00Z">
        <w:r w:rsidR="00D841A1">
          <w:rPr>
            <w:rStyle w:val="apple-converted-space"/>
            <w:rFonts w:ascii="Helvetica" w:hAnsi="Helvetica"/>
            <w:color w:val="000000"/>
            <w:sz w:val="22"/>
            <w:szCs w:val="22"/>
            <w:shd w:val="clear" w:color="auto" w:fill="FFFFFF"/>
            <w:lang w:val="en-US"/>
          </w:rPr>
          <w:t>As</w:t>
        </w:r>
      </w:ins>
      <w:r w:rsidR="001F5F81">
        <w:rPr>
          <w:rStyle w:val="apple-converted-space"/>
          <w:rFonts w:ascii="Helvetica" w:hAnsi="Helvetica"/>
          <w:color w:val="000000"/>
          <w:sz w:val="22"/>
          <w:szCs w:val="22"/>
          <w:shd w:val="clear" w:color="auto" w:fill="FFFFFF"/>
          <w:lang w:val="en-US"/>
        </w:rPr>
        <w:t xml:space="preserve"> stated in the title of the manuscript, </w:t>
      </w:r>
      <w:r w:rsidR="000A411F" w:rsidRPr="003552A3">
        <w:rPr>
          <w:rStyle w:val="apple-converted-space"/>
          <w:rFonts w:ascii="Helvetica" w:hAnsi="Helvetica"/>
          <w:color w:val="000000"/>
          <w:sz w:val="22"/>
          <w:szCs w:val="22"/>
          <w:shd w:val="clear" w:color="auto" w:fill="FFFFFF"/>
          <w:lang w:val="en-US"/>
        </w:rPr>
        <w:t xml:space="preserve">we </w:t>
      </w:r>
      <w:r w:rsidR="00CF26C0">
        <w:rPr>
          <w:rStyle w:val="apple-converted-space"/>
          <w:rFonts w:ascii="Helvetica" w:hAnsi="Helvetica"/>
          <w:color w:val="000000"/>
          <w:sz w:val="22"/>
          <w:szCs w:val="22"/>
          <w:shd w:val="clear" w:color="auto" w:fill="FFFFFF"/>
          <w:lang w:val="en-US"/>
        </w:rPr>
        <w:t>seek</w:t>
      </w:r>
      <w:r w:rsidR="000A411F" w:rsidRPr="003552A3">
        <w:rPr>
          <w:rStyle w:val="apple-converted-space"/>
          <w:rFonts w:ascii="Helvetica" w:hAnsi="Helvetica"/>
          <w:color w:val="000000"/>
          <w:sz w:val="22"/>
          <w:szCs w:val="22"/>
          <w:shd w:val="clear" w:color="auto" w:fill="FFFFFF"/>
          <w:lang w:val="en-US"/>
        </w:rPr>
        <w:t xml:space="preserve"> fitness valleys connecting major variants</w:t>
      </w:r>
      <w:r w:rsidR="00182872">
        <w:rPr>
          <w:rStyle w:val="apple-converted-space"/>
          <w:rFonts w:ascii="Helvetica" w:hAnsi="Helvetica"/>
          <w:color w:val="000000"/>
          <w:sz w:val="22"/>
          <w:szCs w:val="22"/>
          <w:shd w:val="clear" w:color="auto" w:fill="FFFFFF"/>
          <w:lang w:val="en-US"/>
        </w:rPr>
        <w:t xml:space="preserve"> to explain the emergence of VOC</w:t>
      </w:r>
      <w:r w:rsidR="000A411F" w:rsidRPr="003552A3">
        <w:rPr>
          <w:rStyle w:val="apple-converted-space"/>
          <w:rFonts w:ascii="Helvetica" w:hAnsi="Helvetica"/>
          <w:color w:val="000000"/>
          <w:sz w:val="22"/>
          <w:szCs w:val="22"/>
          <w:shd w:val="clear" w:color="auto" w:fill="FFFFFF"/>
          <w:lang w:val="en-US"/>
        </w:rPr>
        <w:t>.</w:t>
      </w:r>
      <w:r w:rsidR="00274A39">
        <w:rPr>
          <w:rStyle w:val="apple-converted-space"/>
          <w:rFonts w:ascii="Helvetica" w:hAnsi="Helvetica"/>
          <w:color w:val="000000"/>
          <w:sz w:val="22"/>
          <w:szCs w:val="22"/>
          <w:shd w:val="clear" w:color="auto" w:fill="FFFFFF"/>
          <w:lang w:val="en-US"/>
        </w:rPr>
        <w:t xml:space="preserve"> </w:t>
      </w:r>
      <w:r w:rsidR="00182872">
        <w:rPr>
          <w:rStyle w:val="apple-converted-space"/>
          <w:rFonts w:ascii="Helvetica" w:hAnsi="Helvetica"/>
          <w:color w:val="000000"/>
          <w:sz w:val="22"/>
          <w:szCs w:val="22"/>
          <w:shd w:val="clear" w:color="auto" w:fill="FFFFFF"/>
          <w:lang w:val="en-US"/>
        </w:rPr>
        <w:t>H</w:t>
      </w:r>
      <w:r w:rsidR="00274A39">
        <w:rPr>
          <w:rStyle w:val="apple-converted-space"/>
          <w:rFonts w:ascii="Helvetica" w:hAnsi="Helvetica"/>
          <w:color w:val="000000"/>
          <w:sz w:val="22"/>
          <w:szCs w:val="22"/>
          <w:shd w:val="clear" w:color="auto" w:fill="FFFFFF"/>
          <w:lang w:val="en-US"/>
        </w:rPr>
        <w:t>ence, we must use the</w:t>
      </w:r>
      <w:r w:rsidR="00E61A5A">
        <w:rPr>
          <w:rStyle w:val="apple-converted-space"/>
          <w:rFonts w:ascii="Helvetica" w:hAnsi="Helvetica"/>
          <w:color w:val="000000"/>
          <w:sz w:val="22"/>
          <w:szCs w:val="22"/>
          <w:shd w:val="clear" w:color="auto" w:fill="FFFFFF"/>
          <w:lang w:val="en-US"/>
        </w:rPr>
        <w:t xml:space="preserve"> balanced</w:t>
      </w:r>
      <w:r w:rsidR="00274A39">
        <w:rPr>
          <w:rStyle w:val="apple-converted-space"/>
          <w:rFonts w:ascii="Helvetica" w:hAnsi="Helvetica"/>
          <w:color w:val="000000"/>
          <w:sz w:val="22"/>
          <w:szCs w:val="22"/>
          <w:shd w:val="clear" w:color="auto" w:fill="FFFFFF"/>
          <w:lang w:val="en-US"/>
        </w:rPr>
        <w:t xml:space="preserve"> mix of variants</w:t>
      </w:r>
      <w:r w:rsidR="00CD2769">
        <w:rPr>
          <w:rStyle w:val="apple-converted-space"/>
          <w:rFonts w:ascii="Helvetica" w:hAnsi="Helvetica"/>
          <w:color w:val="000000"/>
          <w:sz w:val="22"/>
          <w:szCs w:val="22"/>
          <w:shd w:val="clear" w:color="auto" w:fill="FFFFFF"/>
          <w:lang w:val="en-US"/>
        </w:rPr>
        <w:t>, as we do in Dataset 1</w:t>
      </w:r>
      <w:r w:rsidR="00182872">
        <w:rPr>
          <w:rStyle w:val="apple-converted-space"/>
          <w:rFonts w:ascii="Helvetica" w:hAnsi="Helvetica"/>
          <w:color w:val="000000"/>
          <w:sz w:val="22"/>
          <w:szCs w:val="22"/>
          <w:shd w:val="clear" w:color="auto" w:fill="FFFFFF"/>
          <w:lang w:val="en-US"/>
        </w:rPr>
        <w:t>.</w:t>
      </w:r>
    </w:p>
    <w:p w14:paraId="7E502010" w14:textId="77777777" w:rsidR="000A411F"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QLE does not ignore linkage effects. It assumes that recombination is rapid compared to allele frequency changes.</w:t>
      </w:r>
      <w:r w:rsidRPr="003552A3">
        <w:rPr>
          <w:rStyle w:val="apple-converted-space"/>
          <w:rFonts w:ascii="Helvetica" w:hAnsi="Helvetica"/>
          <w:b/>
          <w:color w:val="000000"/>
          <w:sz w:val="22"/>
          <w:szCs w:val="22"/>
          <w:shd w:val="clear" w:color="auto" w:fill="FFFFFF"/>
        </w:rPr>
        <w:t> </w:t>
      </w:r>
    </w:p>
    <w:p w14:paraId="6EC288A5" w14:textId="77777777" w:rsidR="000A411F" w:rsidRPr="003552A3" w:rsidRDefault="000A411F">
      <w:pPr>
        <w:rPr>
          <w:rStyle w:val="apple-converted-space"/>
          <w:rFonts w:ascii="Helvetica" w:hAnsi="Helvetica"/>
          <w:color w:val="000000"/>
          <w:sz w:val="22"/>
          <w:szCs w:val="22"/>
          <w:shd w:val="clear" w:color="auto" w:fill="FFFFFF"/>
        </w:rPr>
      </w:pPr>
    </w:p>
    <w:p w14:paraId="0008CEC5" w14:textId="77777777" w:rsidR="00832391" w:rsidRPr="002B7CE1" w:rsidRDefault="00832391" w:rsidP="00832391">
      <w:pPr>
        <w:rPr>
          <w:moveTo w:id="441"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ins w:id="442" w:author="Microsoft Office User" w:date="2026-05-05T18:41:00Z" w16du:dateUtc="2026-05-05T15:41:00Z">
        <w:r>
          <w:rPr>
            <w:rStyle w:val="apple-converted-space"/>
            <w:rFonts w:ascii="Helvetica" w:hAnsi="Helvetica"/>
            <w:color w:val="000000"/>
            <w:sz w:val="22"/>
            <w:szCs w:val="22"/>
            <w:shd w:val="clear" w:color="auto" w:fill="FFFFFF"/>
            <w:lang w:val="en-US"/>
          </w:rPr>
          <w:t xml:space="preserve">Thank you. </w:t>
        </w:r>
      </w:ins>
      <w:moveToRangeStart w:id="443" w:author="Microsoft Office User" w:date="2026-05-05T18:41:00Z" w:name="move228898920"/>
      <w:moveTo w:id="444" w:author="Microsoft Office User" w:date="2026-05-05T18:41:00Z" w16du:dateUtc="2026-05-05T15:41:00Z">
        <w:r>
          <w:rPr>
            <w:rStyle w:val="apple-converted-space"/>
            <w:rFonts w:ascii="Helvetica" w:hAnsi="Helvetica"/>
            <w:color w:val="000000"/>
            <w:sz w:val="22"/>
            <w:szCs w:val="22"/>
            <w:shd w:val="clear" w:color="auto" w:fill="FFFFFF"/>
            <w:lang w:val="en-US"/>
          </w:rPr>
          <w:t>In the end, it amounts to the same thing: linkage effects are relatively small.</w:t>
        </w:r>
      </w:moveTo>
    </w:p>
    <w:moveToRangeEnd w:id="443"/>
    <w:p w14:paraId="2564317D" w14:textId="6CF0FB42" w:rsidR="000A411F" w:rsidRPr="003552A3" w:rsidRDefault="000A411F">
      <w:pPr>
        <w:rPr>
          <w:rStyle w:val="apple-converted-space"/>
          <w:rFonts w:ascii="Helvetica" w:hAnsi="Helvetica"/>
          <w:color w:val="000000"/>
          <w:sz w:val="22"/>
          <w:szCs w:val="22"/>
          <w:shd w:val="clear" w:color="auto" w:fill="FFFFFF"/>
          <w:lang w:val="en-US"/>
        </w:rPr>
      </w:pPr>
      <w:r w:rsidRPr="00C90CFE">
        <w:rPr>
          <w:rStyle w:val="apple-converted-space"/>
          <w:rFonts w:ascii="Helvetica" w:hAnsi="Helvetica"/>
          <w:color w:val="000000"/>
          <w:sz w:val="22"/>
          <w:szCs w:val="22"/>
          <w:shd w:val="clear" w:color="auto" w:fill="FFFFFF"/>
          <w:lang w:val="en-US"/>
        </w:rPr>
        <w:t xml:space="preserve">We </w:t>
      </w:r>
      <w:r w:rsidR="00BD0B49" w:rsidRPr="00C90CFE">
        <w:rPr>
          <w:rStyle w:val="apple-converted-space"/>
          <w:rFonts w:ascii="Helvetica" w:hAnsi="Helvetica"/>
          <w:color w:val="000000"/>
          <w:sz w:val="22"/>
          <w:szCs w:val="22"/>
          <w:shd w:val="clear" w:color="auto" w:fill="FFFFFF"/>
          <w:lang w:val="en-US"/>
        </w:rPr>
        <w:t>edited</w:t>
      </w:r>
      <w:r w:rsidR="006A4193" w:rsidRPr="00C90CFE">
        <w:rPr>
          <w:rStyle w:val="apple-converted-space"/>
          <w:rFonts w:ascii="Helvetica" w:hAnsi="Helvetica"/>
          <w:color w:val="000000"/>
          <w:sz w:val="22"/>
          <w:szCs w:val="22"/>
          <w:shd w:val="clear" w:color="auto" w:fill="FFFFFF"/>
          <w:lang w:val="en-US"/>
        </w:rPr>
        <w:t xml:space="preserve"> the sentence</w:t>
      </w:r>
      <w:r w:rsidR="007B2C1B">
        <w:rPr>
          <w:rStyle w:val="apple-converted-space"/>
          <w:rFonts w:ascii="Helvetica" w:hAnsi="Helvetica"/>
          <w:color w:val="000000"/>
          <w:sz w:val="22"/>
          <w:szCs w:val="22"/>
          <w:shd w:val="clear" w:color="auto" w:fill="FFFFFF"/>
          <w:lang w:val="en-US"/>
        </w:rPr>
        <w:t xml:space="preserve"> </w:t>
      </w:r>
      <w:del w:id="445" w:author="Microsoft Office User" w:date="2026-05-05T18:41:00Z" w16du:dateUtc="2026-05-05T15:41:00Z">
        <w:r w:rsidR="007B2C1B" w:rsidDel="00832391">
          <w:rPr>
            <w:rStyle w:val="apple-converted-space"/>
            <w:rFonts w:ascii="Helvetica" w:hAnsi="Helvetica"/>
            <w:color w:val="000000"/>
            <w:sz w:val="22"/>
            <w:szCs w:val="22"/>
            <w:shd w:val="clear" w:color="auto" w:fill="FFFFFF"/>
            <w:lang w:val="en-US"/>
          </w:rPr>
          <w:delText>for accuracy</w:delText>
        </w:r>
      </w:del>
      <w:ins w:id="446" w:author="Microsoft Office User" w:date="2026-05-05T18:39:00Z" w16du:dateUtc="2026-05-05T15:39:00Z">
        <w:r w:rsidR="00832391">
          <w:rPr>
            <w:rStyle w:val="apple-converted-space"/>
            <w:rFonts w:ascii="Helvetica" w:hAnsi="Helvetica"/>
            <w:color w:val="000000"/>
            <w:sz w:val="22"/>
            <w:szCs w:val="22"/>
            <w:shd w:val="clear" w:color="auto" w:fill="FFFFFF"/>
            <w:lang w:val="en-US"/>
          </w:rPr>
          <w:t xml:space="preserve">(line </w:t>
        </w:r>
      </w:ins>
      <w:ins w:id="447" w:author="Microsoft Office User" w:date="2026-05-05T18:40:00Z" w16du:dateUtc="2026-05-05T15:40:00Z">
        <w:r w:rsidR="00832391">
          <w:rPr>
            <w:rStyle w:val="apple-converted-space"/>
            <w:rFonts w:ascii="Helvetica" w:hAnsi="Helvetica"/>
            <w:color w:val="000000"/>
            <w:sz w:val="22"/>
            <w:szCs w:val="22"/>
            <w:shd w:val="clear" w:color="auto" w:fill="FFFFFF"/>
            <w:lang w:val="en-US"/>
          </w:rPr>
          <w:t>298)</w:t>
        </w:r>
      </w:ins>
      <w:r w:rsidR="006A4193" w:rsidRPr="00C90CFE">
        <w:rPr>
          <w:rStyle w:val="apple-converted-space"/>
          <w:rFonts w:ascii="Helvetica" w:hAnsi="Helvetica"/>
          <w:color w:val="000000"/>
          <w:sz w:val="22"/>
          <w:szCs w:val="22"/>
          <w:shd w:val="clear" w:color="auto" w:fill="FFFFFF"/>
          <w:lang w:val="en-US"/>
        </w:rPr>
        <w:t>:</w:t>
      </w:r>
      <w:r w:rsidRPr="003552A3">
        <w:rPr>
          <w:rStyle w:val="apple-converted-space"/>
          <w:rFonts w:ascii="Helvetica" w:hAnsi="Helvetica"/>
          <w:color w:val="000000"/>
          <w:sz w:val="22"/>
          <w:szCs w:val="22"/>
          <w:shd w:val="clear" w:color="auto" w:fill="FFFFFF"/>
          <w:lang w:val="en-US"/>
        </w:rPr>
        <w:t xml:space="preserve"> </w:t>
      </w:r>
    </w:p>
    <w:p w14:paraId="044F136C" w14:textId="77777777" w:rsidR="000A411F" w:rsidRPr="003552A3" w:rsidRDefault="000A411F">
      <w:pPr>
        <w:rPr>
          <w:rStyle w:val="apple-converted-space"/>
          <w:rFonts w:ascii="Helvetica" w:hAnsi="Helvetica"/>
          <w:color w:val="000000"/>
          <w:sz w:val="22"/>
          <w:szCs w:val="22"/>
          <w:shd w:val="clear" w:color="auto" w:fill="FFFFFF"/>
          <w:lang w:val="en-US"/>
        </w:rPr>
      </w:pPr>
    </w:p>
    <w:p w14:paraId="2844F454" w14:textId="6719BAB3" w:rsidR="003552A3" w:rsidRPr="00AC7425" w:rsidDel="00AC7425" w:rsidRDefault="00AC7425">
      <w:pPr>
        <w:rPr>
          <w:del w:id="448" w:author="ivan4995@gmail.com" w:date="2026-05-05T17:03:00Z"/>
          <w:rStyle w:val="apple-converted-space"/>
          <w:color w:val="000000"/>
          <w:shd w:val="clear" w:color="auto" w:fill="FFFFFF"/>
          <w:lang w:val="en-US"/>
          <w:rPrChange w:id="449" w:author="ivan4995@gmail.com" w:date="2026-05-05T17:03:00Z">
            <w:rPr>
              <w:del w:id="450" w:author="ivan4995@gmail.com" w:date="2026-05-05T17:03:00Z"/>
              <w:rFonts w:ascii="Times New Roman" w:eastAsia="Times New Roman" w:hAnsi="Times New Roman" w:cs="Times New Roman"/>
            </w:rPr>
          </w:rPrChange>
        </w:rPr>
      </w:pPr>
      <w:ins w:id="451" w:author="ivan4995@gmail.com" w:date="2026-05-05T17:03:00Z">
        <w:r w:rsidRPr="00AC7425">
          <w:rPr>
            <w:rFonts w:ascii="Times New Roman" w:eastAsia="Times New Roman" w:hAnsi="Times New Roman" w:cs="Times New Roman"/>
            <w:sz w:val="20"/>
            <w:szCs w:val="20"/>
            <w:rPrChange w:id="452" w:author="ivan4995@gmail.com" w:date="2026-05-05T17:03:00Z">
              <w:rPr>
                <w:rFonts w:ascii="Times New Roman" w:eastAsia="Times New Roman" w:hAnsi="Times New Roman" w:cs="Times New Roman"/>
              </w:rPr>
            </w:rPrChange>
          </w:rPr>
          <w:t xml:space="preserve">“quasi linkage equilibrium” approach </w:t>
        </w:r>
        <w:r w:rsidRPr="00AC7425">
          <w:rPr>
            <w:rFonts w:ascii="Times New Roman" w:eastAsia="Times New Roman" w:hAnsi="Times New Roman" w:cs="Times New Roman"/>
            <w:sz w:val="20"/>
            <w:szCs w:val="20"/>
            <w:rPrChange w:id="453" w:author="ivan4995@gmail.com" w:date="2026-05-05T17:03:00Z">
              <w:rPr>
                <w:rFonts w:ascii="Times New Roman" w:eastAsia="Times New Roman" w:hAnsi="Times New Roman" w:cs="Times New Roman"/>
              </w:rPr>
            </w:rPrChange>
          </w:rPr>
          <w:fldChar w:fldCharType="begin"/>
        </w:r>
        <w:r w:rsidRPr="00AC7425">
          <w:rPr>
            <w:rFonts w:ascii="Times New Roman" w:eastAsia="Times New Roman" w:hAnsi="Times New Roman" w:cs="Times New Roman"/>
            <w:sz w:val="20"/>
            <w:szCs w:val="20"/>
            <w:rPrChange w:id="454" w:author="ivan4995@gmail.com" w:date="2026-05-05T17:03: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AC7425">
          <w:rPr>
            <w:rFonts w:ascii="Times New Roman" w:eastAsia="Times New Roman" w:hAnsi="Times New Roman" w:cs="Times New Roman"/>
            <w:sz w:val="20"/>
            <w:szCs w:val="20"/>
            <w:rPrChange w:id="455" w:author="ivan4995@gmail.com" w:date="2026-05-05T17:03:00Z">
              <w:rPr>
                <w:rFonts w:ascii="Times New Roman" w:eastAsia="Times New Roman" w:hAnsi="Times New Roman" w:cs="Times New Roman"/>
              </w:rPr>
            </w:rPrChange>
          </w:rPr>
          <w:fldChar w:fldCharType="separate"/>
        </w:r>
        <w:r w:rsidRPr="00AC7425">
          <w:rPr>
            <w:rFonts w:ascii="Times New Roman" w:eastAsia="Times New Roman" w:hAnsi="Times New Roman" w:cs="Times New Roman"/>
            <w:noProof/>
            <w:sz w:val="20"/>
            <w:szCs w:val="20"/>
            <w:rPrChange w:id="456" w:author="ivan4995@gmail.com" w:date="2026-05-05T17:03:00Z">
              <w:rPr>
                <w:rFonts w:ascii="Times New Roman" w:eastAsia="Times New Roman" w:hAnsi="Times New Roman" w:cs="Times New Roman"/>
                <w:noProof/>
              </w:rPr>
            </w:rPrChange>
          </w:rPr>
          <w:t>[28, 30]</w:t>
        </w:r>
        <w:r w:rsidRPr="00AC7425">
          <w:rPr>
            <w:rFonts w:ascii="Times New Roman" w:eastAsia="Times New Roman" w:hAnsi="Times New Roman" w:cs="Times New Roman"/>
            <w:sz w:val="20"/>
            <w:szCs w:val="20"/>
            <w:rPrChange w:id="457" w:author="ivan4995@gmail.com" w:date="2026-05-05T17:03:00Z">
              <w:rPr>
                <w:rFonts w:ascii="Times New Roman" w:eastAsia="Times New Roman" w:hAnsi="Times New Roman" w:cs="Times New Roman"/>
              </w:rPr>
            </w:rPrChange>
          </w:rPr>
          <w:fldChar w:fldCharType="end"/>
        </w:r>
        <w:r w:rsidRPr="00AC7425">
          <w:rPr>
            <w:rFonts w:ascii="Times New Roman" w:eastAsia="Times New Roman" w:hAnsi="Times New Roman" w:cs="Times New Roman"/>
            <w:sz w:val="20"/>
            <w:szCs w:val="20"/>
            <w:rPrChange w:id="458" w:author="ivan4995@gmail.com" w:date="2026-05-05T17:03:00Z">
              <w:rPr>
                <w:rFonts w:ascii="Times New Roman" w:eastAsia="Times New Roman" w:hAnsi="Times New Roman" w:cs="Times New Roman"/>
              </w:rPr>
            </w:rPrChange>
          </w:rPr>
          <w:t xml:space="preserve">, which assumes frequent recombination compared to changes in allelic frequency and a large population size. In this limit, genetic linkage effects are negligible compared to epistasis and recombination. </w:t>
        </w:r>
      </w:ins>
      <w:del w:id="459" w:author="ivan4995@gmail.com" w:date="2026-05-05T17:03:00Z">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“quasi-linkage equilibrium”, which assumes that recombination is rapid compared to allele frequency changes,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that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population is large, so that recombination</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natural selection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with</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epistasis are </w:delText>
        </w:r>
        <w:r w:rsidR="00D23B05"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D0644" w:rsidRPr="00AC7425" w:rsidDel="00AC7425">
          <w:rPr>
            <w:rStyle w:val="apple-converted-space"/>
            <w:rFonts w:ascii="Times New Roman" w:hAnsi="Times New Roman" w:cs="Times New Roman"/>
            <w:color w:val="000000"/>
            <w:sz w:val="20"/>
            <w:szCs w:val="20"/>
            <w:shd w:val="clear" w:color="auto" w:fill="FFFFFF"/>
            <w:lang w:val="en-US"/>
          </w:rPr>
          <w:delText xml:space="preserve">dominant </w:delText>
        </w:r>
        <w:r w:rsidR="00CD2769" w:rsidRPr="00AC7425" w:rsidDel="00AC7425">
          <w:rPr>
            <w:rStyle w:val="apple-converted-space"/>
            <w:rFonts w:ascii="Times New Roman" w:hAnsi="Times New Roman" w:cs="Times New Roman"/>
            <w:color w:val="000000"/>
            <w:sz w:val="20"/>
            <w:szCs w:val="20"/>
            <w:shd w:val="clear" w:color="auto" w:fill="FFFFFF"/>
            <w:lang w:val="en-US"/>
          </w:rPr>
          <w:delText xml:space="preserve">evolutionary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factors, </w:delText>
        </w:r>
        <w:r w:rsidR="00720DBE" w:rsidRPr="00AC7425" w:rsidDel="00AC7425">
          <w:rPr>
            <w:rStyle w:val="apple-converted-space"/>
            <w:rFonts w:ascii="Times New Roman" w:hAnsi="Times New Roman" w:cs="Times New Roman"/>
            <w:color w:val="000000"/>
            <w:sz w:val="20"/>
            <w:szCs w:val="20"/>
            <w:shd w:val="clear" w:color="auto" w:fill="FFFFFF"/>
            <w:lang w:val="en-US"/>
          </w:rPr>
          <w:delText>while</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w:delText>
        </w:r>
        <w:r w:rsidR="00A770A6" w:rsidRPr="00AC7425" w:rsidDel="00AC7425">
          <w:rPr>
            <w:rStyle w:val="apple-converted-space"/>
            <w:rFonts w:ascii="Times New Roman" w:hAnsi="Times New Roman" w:cs="Times New Roman"/>
            <w:color w:val="000000"/>
            <w:sz w:val="20"/>
            <w:szCs w:val="20"/>
            <w:shd w:val="clear" w:color="auto" w:fill="FFFFFF"/>
            <w:lang w:val="en-US"/>
          </w:rPr>
          <w:delText xml:space="preserve">the effects of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genetic linkage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are</w:delText>
        </w:r>
        <w:r w:rsidR="007806B7" w:rsidRPr="00AC7425" w:rsidDel="00AC7425">
          <w:rPr>
            <w:rStyle w:val="apple-converted-space"/>
            <w:rFonts w:ascii="Times New Roman" w:hAnsi="Times New Roman" w:cs="Times New Roman"/>
            <w:color w:val="000000"/>
            <w:sz w:val="20"/>
            <w:szCs w:val="20"/>
            <w:shd w:val="clear" w:color="auto" w:fill="FFFFFF"/>
            <w:lang w:val="en-US"/>
          </w:rPr>
          <w:delText xml:space="preserve"> relatively small</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w:delText>
        </w:r>
      </w:del>
    </w:p>
    <w:p w14:paraId="611C56C4" w14:textId="77777777" w:rsidR="00AC7425" w:rsidRPr="00AC7425" w:rsidRDefault="00AC7425" w:rsidP="00AC7425">
      <w:pPr>
        <w:rPr>
          <w:ins w:id="460" w:author="ivan4995@gmail.com" w:date="2026-05-05T17:03:00Z"/>
          <w:rStyle w:val="apple-converted-space"/>
          <w:rFonts w:ascii="Times New Roman" w:hAnsi="Times New Roman" w:cs="Times New Roman"/>
          <w:color w:val="000000"/>
          <w:sz w:val="20"/>
          <w:szCs w:val="20"/>
          <w:shd w:val="clear" w:color="auto" w:fill="FFFFFF"/>
          <w:lang w:val="en-US"/>
        </w:rPr>
      </w:pPr>
    </w:p>
    <w:p w14:paraId="2C70EDDF" w14:textId="77777777" w:rsidR="00B753D5" w:rsidRDefault="00B753D5">
      <w:pPr>
        <w:rPr>
          <w:rStyle w:val="apple-converted-space"/>
          <w:rFonts w:ascii="Times New Roman" w:hAnsi="Times New Roman" w:cs="Times New Roman"/>
          <w:color w:val="000000"/>
          <w:sz w:val="20"/>
          <w:szCs w:val="20"/>
          <w:shd w:val="clear" w:color="auto" w:fill="FFFFFF"/>
          <w:lang w:val="en-US"/>
        </w:rPr>
      </w:pPr>
    </w:p>
    <w:p w14:paraId="6F94C76B" w14:textId="787A1F1F" w:rsidR="00B753D5" w:rsidRPr="002B7CE1" w:rsidDel="00832391" w:rsidRDefault="00B753D5">
      <w:pPr>
        <w:rPr>
          <w:moveFrom w:id="461"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moveFromRangeStart w:id="462" w:author="Microsoft Office User" w:date="2026-05-05T18:41:00Z" w:name="move228898920"/>
      <w:moveFrom w:id="463" w:author="Microsoft Office User" w:date="2026-05-05T18:41:00Z" w16du:dateUtc="2026-05-05T15:41:00Z">
        <w:r w:rsidDel="00832391">
          <w:rPr>
            <w:rStyle w:val="apple-converted-space"/>
            <w:rFonts w:ascii="Helvetica" w:hAnsi="Helvetica"/>
            <w:color w:val="000000"/>
            <w:sz w:val="22"/>
            <w:szCs w:val="22"/>
            <w:shd w:val="clear" w:color="auto" w:fill="FFFFFF"/>
            <w:lang w:val="en-US"/>
          </w:rPr>
          <w:lastRenderedPageBreak/>
          <w:t>In the end, it amounts to the same thing: linkage effects are relatively small.</w:t>
        </w:r>
      </w:moveFrom>
    </w:p>
    <w:moveFromRangeEnd w:id="462"/>
    <w:p w14:paraId="57DB932F" w14:textId="77777777" w:rsidR="00F024CC" w:rsidRDefault="00133529">
      <w:pPr>
        <w:rPr>
          <w:rStyle w:val="apple-converted-space"/>
          <w:rFonts w:ascii="Helvetica" w:hAnsi="Helvetica"/>
          <w:color w:val="000000"/>
          <w:sz w:val="22"/>
          <w:szCs w:val="22"/>
          <w:shd w:val="clear" w:color="auto" w:fill="FFFFFF"/>
          <w:lang w:val="en-US"/>
        </w:rPr>
      </w:pPr>
      <w:r w:rsidRPr="003552A3">
        <w:rPr>
          <w:rStyle w:val="apple-converted-space"/>
          <w:sz w:val="22"/>
          <w:szCs w:val="22"/>
          <w:shd w:val="clear" w:color="auto" w:fill="FFFFFF"/>
          <w:lang w:val="en-US"/>
        </w:rPr>
        <w:br/>
      </w:r>
      <w:r w:rsidRPr="003552A3">
        <w:rPr>
          <w:rFonts w:ascii="Helvetica" w:hAnsi="Helvetica"/>
          <w:b/>
          <w:color w:val="000000"/>
          <w:sz w:val="22"/>
          <w:szCs w:val="22"/>
          <w:shd w:val="clear" w:color="auto" w:fill="FFFFFF"/>
        </w:rPr>
        <w:t>Richard Neher</w:t>
      </w:r>
      <w:r w:rsidRPr="003552A3">
        <w:rPr>
          <w:rStyle w:val="apple-converted-space"/>
          <w:rFonts w:ascii="Helvetica" w:hAnsi="Helvetica"/>
          <w:color w:val="000000"/>
          <w:sz w:val="22"/>
          <w:szCs w:val="22"/>
          <w:shd w:val="clear" w:color="auto" w:fill="FFFFFF"/>
          <w:lang w:val="en-US"/>
        </w:rPr>
        <w:t> </w:t>
      </w:r>
    </w:p>
    <w:p w14:paraId="287CE9B3" w14:textId="77777777" w:rsidR="00F024CC" w:rsidRDefault="00F024CC">
      <w:pPr>
        <w:rPr>
          <w:rStyle w:val="apple-converted-space"/>
          <w:rFonts w:ascii="Helvetica" w:hAnsi="Helvetica"/>
          <w:color w:val="000000"/>
          <w:sz w:val="22"/>
          <w:szCs w:val="22"/>
          <w:shd w:val="clear" w:color="auto" w:fill="FFFFFF"/>
          <w:lang w:val="en-US"/>
        </w:rPr>
      </w:pPr>
    </w:p>
    <w:p w14:paraId="69D71AE1" w14:textId="4B3FC892" w:rsidR="00B42A61" w:rsidRPr="00E50B5F" w:rsidRDefault="00F024CC">
      <w:pPr>
        <w:rPr>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Thank you for</w:t>
      </w:r>
      <w:del w:id="464" w:author="Microsoft Office User" w:date="2026-05-06T04:26:00Z" w16du:dateUtc="2026-05-06T01:26:00Z">
        <w:r w:rsidDel="00C964EB">
          <w:rPr>
            <w:rStyle w:val="apple-converted-space"/>
            <w:rFonts w:ascii="Helvetica" w:hAnsi="Helvetica"/>
            <w:color w:val="000000"/>
            <w:sz w:val="22"/>
            <w:szCs w:val="22"/>
            <w:shd w:val="clear" w:color="auto" w:fill="FFFFFF"/>
            <w:lang w:val="en-US"/>
          </w:rPr>
          <w:delText xml:space="preserve"> the</w:delText>
        </w:r>
      </w:del>
      <w:r>
        <w:rPr>
          <w:rStyle w:val="apple-converted-space"/>
          <w:rFonts w:ascii="Helvetica" w:hAnsi="Helvetica"/>
          <w:color w:val="000000"/>
          <w:sz w:val="22"/>
          <w:szCs w:val="22"/>
          <w:shd w:val="clear" w:color="auto" w:fill="FFFFFF"/>
          <w:lang w:val="en-US"/>
        </w:rPr>
        <w:t xml:space="preserve"> </w:t>
      </w:r>
      <w:ins w:id="465" w:author="Microsoft Office User" w:date="2026-05-06T04:26:00Z" w16du:dateUtc="2026-05-06T01:26:00Z">
        <w:r w:rsidR="00C964EB">
          <w:rPr>
            <w:rStyle w:val="apple-converted-space"/>
            <w:rFonts w:ascii="Helvetica" w:hAnsi="Helvetica"/>
            <w:color w:val="000000"/>
            <w:sz w:val="22"/>
            <w:szCs w:val="22"/>
            <w:shd w:val="clear" w:color="auto" w:fill="FFFFFF"/>
            <w:lang w:val="en-US"/>
          </w:rPr>
          <w:t>the</w:t>
        </w:r>
      </w:ins>
      <w:ins w:id="466"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 </w:t>
        </w:r>
      </w:ins>
      <w:r>
        <w:rPr>
          <w:rStyle w:val="apple-converted-space"/>
          <w:rFonts w:ascii="Helvetica" w:hAnsi="Helvetica"/>
          <w:color w:val="000000"/>
          <w:sz w:val="22"/>
          <w:szCs w:val="22"/>
          <w:shd w:val="clear" w:color="auto" w:fill="FFFFFF"/>
          <w:lang w:val="en-US"/>
        </w:rPr>
        <w:t>comments.</w:t>
      </w:r>
      <w:ins w:id="467"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 </w:t>
        </w:r>
      </w:ins>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B42A61">
        <w:rPr>
          <w:rFonts w:ascii="Helvetica" w:hAnsi="Helvetica"/>
          <w:b/>
          <w:bCs/>
          <w:color w:val="000000"/>
          <w:sz w:val="22"/>
          <w:szCs w:val="22"/>
          <w:shd w:val="clear" w:color="auto" w:fill="FFFFFF"/>
        </w:rPr>
        <w:t>Reviewer #2 :</w:t>
      </w:r>
      <w:r w:rsidR="00133529" w:rsidRPr="00B42A61">
        <w:rPr>
          <w:rStyle w:val="apple-converted-space"/>
          <w:rFonts w:ascii="Helvetica" w:hAnsi="Helvetica"/>
          <w:b/>
          <w:bCs/>
          <w:color w:val="000000"/>
          <w:sz w:val="22"/>
          <w:szCs w:val="22"/>
          <w:shd w:val="clear" w:color="auto" w:fill="FFFFFF"/>
        </w:rPr>
        <w:t> </w:t>
      </w:r>
      <w:r w:rsidR="00133529" w:rsidRPr="00B42A61">
        <w:rPr>
          <w:rFonts w:ascii="Helvetica" w:hAnsi="Helvetica"/>
          <w:b/>
          <w:bCs/>
          <w:color w:val="000000"/>
          <w:sz w:val="22"/>
          <w:szCs w:val="22"/>
        </w:rPr>
        <w:br/>
      </w:r>
      <w:r w:rsidR="00133529" w:rsidRPr="00B42A61">
        <w:rPr>
          <w:rFonts w:ascii="Helvetica" w:hAnsi="Helvetica"/>
          <w:b/>
          <w:bCs/>
          <w:color w:val="000000"/>
          <w:sz w:val="22"/>
          <w:szCs w:val="22"/>
        </w:rPr>
        <w:br/>
      </w:r>
      <w:r w:rsidR="00133529" w:rsidRPr="00B42A61">
        <w:rPr>
          <w:rFonts w:ascii="Helvetica" w:hAnsi="Helvetica"/>
          <w:b/>
          <w:bCs/>
          <w:color w:val="000000"/>
          <w:sz w:val="22"/>
          <w:szCs w:val="22"/>
          <w:shd w:val="clear" w:color="auto" w:fill="FFFFFF"/>
        </w:rPr>
        <w:t>This paper uses an epistasis inference method (developed by Pedruzzi &amp; Rouzine 2021:</w:t>
      </w:r>
      <w:r w:rsidR="00133529" w:rsidRPr="00B42A61">
        <w:rPr>
          <w:rStyle w:val="apple-converted-space"/>
          <w:rFonts w:ascii="Helvetica" w:hAnsi="Helvetica"/>
          <w:b/>
          <w:bCs/>
          <w:color w:val="000000"/>
          <w:sz w:val="22"/>
          <w:szCs w:val="22"/>
          <w:shd w:val="clear" w:color="auto" w:fill="FFFFFF"/>
        </w:rPr>
        <w:t> </w:t>
      </w:r>
      <w:hyperlink r:id="rId4" w:history="1">
        <w:r w:rsidR="00133529" w:rsidRPr="00B42A61">
          <w:rPr>
            <w:rStyle w:val="Hyperlink"/>
            <w:rFonts w:ascii="Helvetica" w:hAnsi="Helvetica"/>
            <w:b/>
            <w:bCs/>
            <w:sz w:val="22"/>
            <w:szCs w:val="22"/>
            <w:shd w:val="clear" w:color="auto" w:fill="FFFFFF"/>
          </w:rPr>
          <w:t>https://journals.plos.org/plospathogens/article?id=10.1371/journal.ppat.1009669</w:t>
        </w:r>
      </w:hyperlink>
      <w:r w:rsidR="00133529" w:rsidRPr="00B42A61">
        <w:rPr>
          <w:rFonts w:ascii="Helvetica" w:hAnsi="Helvetica"/>
          <w:b/>
          <w:bCs/>
          <w:color w:val="000000"/>
          <w:sz w:val="22"/>
          <w:szCs w:val="22"/>
          <w:shd w:val="clear" w:color="auto" w:fill="FFFFFF"/>
        </w:rPr>
        <w:t>) to understand how the accuracy of detection (i.e., a normalized sum of false positives and negatives) depends on features such as sequence length. The method is suggested as an alternative to methods of epistasis inference based on patterns of covariance between mutations (i.e., based on linkage (dis)equilibrium;</w:t>
      </w:r>
      <w:r w:rsidR="00133529" w:rsidRPr="00B42A61">
        <w:rPr>
          <w:rStyle w:val="apple-converted-space"/>
          <w:rFonts w:ascii="Helvetica" w:hAnsi="Helvetica"/>
          <w:b/>
          <w:bCs/>
          <w:color w:val="000000"/>
          <w:sz w:val="22"/>
          <w:szCs w:val="22"/>
          <w:shd w:val="clear" w:color="auto" w:fill="FFFFFF"/>
        </w:rPr>
        <w:t> </w:t>
      </w:r>
      <w:hyperlink r:id="rId5" w:history="1">
        <w:r w:rsidR="00133529" w:rsidRPr="00B42A61">
          <w:rPr>
            <w:rStyle w:val="Hyperlink"/>
            <w:rFonts w:ascii="Helvetica" w:hAnsi="Helvetica"/>
            <w:b/>
            <w:bCs/>
            <w:sz w:val="22"/>
            <w:szCs w:val="22"/>
            <w:shd w:val="clear" w:color="auto" w:fill="FFFFFF"/>
          </w:rPr>
          <w:t>https://www.pnas.org/doi/full/10.1073/pnas.2012331117</w:t>
        </w:r>
      </w:hyperlink>
      <w:r w:rsidR="00133529" w:rsidRPr="00B42A61">
        <w:rPr>
          <w:rFonts w:ascii="Helvetica" w:hAnsi="Helvetica"/>
          <w:b/>
          <w:bCs/>
          <w:color w:val="000000"/>
          <w:sz w:val="22"/>
          <w:szCs w:val="22"/>
          <w:shd w:val="clear" w:color="auto" w:fill="FFFFFF"/>
        </w:rPr>
        <w:t>) and phylogeny (i.e., the nature of substitutions occurring along the tree;</w:t>
      </w:r>
      <w:r w:rsidR="00133529" w:rsidRPr="00B42A61">
        <w:rPr>
          <w:rStyle w:val="apple-converted-space"/>
          <w:rFonts w:ascii="Helvetica" w:hAnsi="Helvetica"/>
          <w:b/>
          <w:bCs/>
          <w:color w:val="000000"/>
          <w:sz w:val="22"/>
          <w:szCs w:val="22"/>
          <w:shd w:val="clear" w:color="auto" w:fill="FFFFFF"/>
        </w:rPr>
        <w:t> </w:t>
      </w:r>
      <w:hyperlink r:id="rId6" w:history="1">
        <w:r w:rsidR="00133529" w:rsidRPr="00B42A61">
          <w:rPr>
            <w:rStyle w:val="Hyperlink"/>
            <w:rFonts w:ascii="Helvetica" w:hAnsi="Helvetica"/>
            <w:b/>
            <w:bCs/>
            <w:sz w:val="22"/>
            <w:szCs w:val="22"/>
            <w:shd w:val="clear" w:color="auto" w:fill="FFFFFF"/>
          </w:rPr>
          <w:t>https://journals.plos.org/plosgenetics/article?id=10.1371/journal.pgen.1001301</w:t>
        </w:r>
      </w:hyperlink>
      <w:r w:rsidR="00133529" w:rsidRPr="00B42A61">
        <w:rPr>
          <w:rFonts w:ascii="Helvetica" w:hAnsi="Helvetica"/>
          <w:b/>
          <w:bCs/>
          <w:color w:val="000000"/>
          <w:sz w:val="22"/>
          <w:szCs w:val="22"/>
          <w:shd w:val="clear" w:color="auto" w:fill="FFFFFF"/>
        </w:rPr>
        <w:t xml:space="preserve">). The key steps are to calculate some measure of covariance or correlation (e.g., r2) for SNPs at two loci, test the significance of the association and retain SNP pairs that are sufficiently correlated, and calculate *conditional* correlation coefficients </w:t>
      </w:r>
      <w:r w:rsidR="00813C95" w:rsidRPr="00B42A61">
        <w:rPr>
          <w:rFonts w:ascii="Helvetica" w:hAnsi="Helvetica"/>
          <w:b/>
          <w:bCs/>
          <w:color w:val="000000"/>
          <w:sz w:val="22"/>
          <w:szCs w:val="22"/>
          <w:shd w:val="clear" w:color="auto" w:fill="FFFFFF"/>
        </w:rPr>
        <w:t>(given "a locus connected to the pair of interest carries the consensus allele</w:t>
      </w:r>
      <w:r w:rsidR="00813C95">
        <w:rPr>
          <w:rFonts w:ascii="Helvetica" w:hAnsi="Helvetica"/>
          <w:b/>
          <w:bCs/>
          <w:color w:val="000000"/>
          <w:sz w:val="22"/>
          <w:szCs w:val="22"/>
          <w:shd w:val="clear" w:color="auto" w:fill="FFFFFF"/>
        </w:rPr>
        <w:t>...</w:t>
      </w:r>
    </w:p>
    <w:p w14:paraId="35BB15CD" w14:textId="654030E9" w:rsidR="00B42A61" w:rsidRDefault="00B42A61">
      <w:pPr>
        <w:rPr>
          <w:rFonts w:ascii="Helvetica" w:hAnsi="Helvetica"/>
          <w:color w:val="000000"/>
          <w:sz w:val="22"/>
          <w:szCs w:val="22"/>
          <w:shd w:val="clear" w:color="auto" w:fill="FFFFFF"/>
        </w:rPr>
      </w:pPr>
    </w:p>
    <w:p w14:paraId="1C628872" w14:textId="06CE1ABB" w:rsidR="00520ABB"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w:t>
      </w:r>
      <w:r w:rsidR="00520ABB">
        <w:rPr>
          <w:rFonts w:ascii="Helvetica" w:hAnsi="Helvetica"/>
          <w:color w:val="000000"/>
          <w:sz w:val="22"/>
          <w:szCs w:val="22"/>
          <w:shd w:val="clear" w:color="auto" w:fill="FFFFFF"/>
          <w:lang w:val="en-US"/>
        </w:rPr>
        <w:t xml:space="preserve">for </w:t>
      </w:r>
      <w:r>
        <w:rPr>
          <w:rFonts w:ascii="Helvetica" w:hAnsi="Helvetica"/>
          <w:color w:val="000000"/>
          <w:sz w:val="22"/>
          <w:szCs w:val="22"/>
          <w:shd w:val="clear" w:color="auto" w:fill="FFFFFF"/>
          <w:lang w:val="en-US"/>
        </w:rPr>
        <w:t>the correct description</w:t>
      </w:r>
      <w:r w:rsidR="00520ABB">
        <w:rPr>
          <w:rFonts w:ascii="Helvetica" w:hAnsi="Helvetica"/>
          <w:color w:val="000000"/>
          <w:sz w:val="22"/>
          <w:szCs w:val="22"/>
          <w:shd w:val="clear" w:color="auto" w:fill="FFFFFF"/>
          <w:lang w:val="en-US"/>
        </w:rPr>
        <w:t xml:space="preserve"> of our procedure</w:t>
      </w:r>
      <w:r>
        <w:rPr>
          <w:rFonts w:ascii="Helvetica" w:hAnsi="Helvetica"/>
          <w:color w:val="000000"/>
          <w:sz w:val="22"/>
          <w:szCs w:val="22"/>
          <w:shd w:val="clear" w:color="auto" w:fill="FFFFFF"/>
          <w:lang w:val="en-US"/>
        </w:rPr>
        <w:t>.</w:t>
      </w:r>
    </w:p>
    <w:p w14:paraId="4197829E" w14:textId="77ABF782" w:rsidR="00813C95" w:rsidRPr="00E50B5F" w:rsidRDefault="00813C95" w:rsidP="00813C95">
      <w:pPr>
        <w:rPr>
          <w:rFonts w:ascii="Helvetica" w:hAnsi="Helvetica"/>
          <w:color w:val="000000"/>
          <w:sz w:val="22"/>
          <w:szCs w:val="22"/>
          <w:shd w:val="clear" w:color="auto" w:fill="FFFFFF"/>
          <w:lang w:val="en-US"/>
        </w:rPr>
      </w:pPr>
    </w:p>
    <w:p w14:paraId="632D0D34" w14:textId="6C7AC163" w:rsidR="00520ABB" w:rsidRPr="00B42A61" w:rsidRDefault="00520ABB">
      <w:pPr>
        <w:rPr>
          <w:rFonts w:ascii="Helvetica" w:hAnsi="Helvetica"/>
          <w:color w:val="000000"/>
          <w:sz w:val="22"/>
          <w:szCs w:val="22"/>
          <w:shd w:val="clear" w:color="auto" w:fill="FFFFFF"/>
          <w:lang w:val="en-US"/>
        </w:rPr>
      </w:pPr>
      <w:r w:rsidRPr="00B42A61">
        <w:rPr>
          <w:rFonts w:ascii="Helvetica" w:hAnsi="Helvetica"/>
          <w:b/>
          <w:bCs/>
          <w:color w:val="000000"/>
          <w:sz w:val="22"/>
          <w:szCs w:val="22"/>
          <w:shd w:val="clear" w:color="auto" w:fill="FFFFFF"/>
        </w:rPr>
        <w:t>which I take to mean "of the ancestral type"</w:t>
      </w:r>
      <w:r w:rsidR="00813C95">
        <w:rPr>
          <w:rFonts w:ascii="Helvetica" w:hAnsi="Helvetica"/>
          <w:b/>
          <w:bCs/>
          <w:color w:val="000000"/>
          <w:sz w:val="22"/>
          <w:szCs w:val="22"/>
          <w:shd w:val="clear" w:color="auto" w:fill="FFFFFF"/>
        </w:rPr>
        <w:t>)</w:t>
      </w:r>
      <w:r w:rsidRPr="00B42A61">
        <w:rPr>
          <w:rFonts w:ascii="Helvetica" w:hAnsi="Helvetica"/>
          <w:b/>
          <w:bCs/>
          <w:color w:val="000000"/>
          <w:sz w:val="22"/>
          <w:szCs w:val="22"/>
          <w:shd w:val="clear" w:color="auto" w:fill="FFFFFF"/>
        </w:rPr>
        <w:t xml:space="preserve">. </w:t>
      </w:r>
    </w:p>
    <w:p w14:paraId="34979733" w14:textId="60821222" w:rsidR="00B42A61" w:rsidRDefault="00B42A61">
      <w:pPr>
        <w:rPr>
          <w:rFonts w:ascii="Helvetica" w:hAnsi="Helvetica"/>
          <w:color w:val="000000"/>
          <w:sz w:val="22"/>
          <w:szCs w:val="22"/>
          <w:shd w:val="clear" w:color="auto" w:fill="FFFFFF"/>
        </w:rPr>
      </w:pPr>
    </w:p>
    <w:p w14:paraId="78FE7F69" w14:textId="65C7BB1D" w:rsidR="00B42A61" w:rsidDel="00AC7425" w:rsidRDefault="00AC7425">
      <w:pPr>
        <w:rPr>
          <w:del w:id="468" w:author="ivan4995@gmail.com" w:date="2026-05-05T17:04:00Z"/>
          <w:rFonts w:ascii="Helvetica" w:hAnsi="Helvetica"/>
          <w:color w:val="000000"/>
          <w:sz w:val="22"/>
          <w:szCs w:val="22"/>
          <w:shd w:val="clear" w:color="auto" w:fill="FFFFFF"/>
          <w:lang w:val="en-US"/>
        </w:rPr>
      </w:pPr>
      <w:ins w:id="469" w:author="ivan4995@gmail.com" w:date="2026-05-05T17:04:00Z">
        <w:r>
          <w:rPr>
            <w:rFonts w:ascii="Helvetica" w:hAnsi="Helvetica"/>
            <w:color w:val="000000"/>
            <w:sz w:val="22"/>
            <w:szCs w:val="22"/>
            <w:shd w:val="clear" w:color="auto" w:fill="FFFFFF"/>
            <w:lang w:val="en-US"/>
          </w:rPr>
          <w:t>In</w:t>
        </w:r>
      </w:ins>
      <w:del w:id="470" w:author="ivan4995@gmail.com" w:date="2026-05-05T17:04:00Z">
        <w:r w:rsidR="00813C95" w:rsidDel="00AC7425">
          <w:rPr>
            <w:rFonts w:ascii="Helvetica" w:hAnsi="Helvetica"/>
            <w:color w:val="000000"/>
            <w:sz w:val="22"/>
            <w:szCs w:val="22"/>
            <w:shd w:val="clear" w:color="auto" w:fill="FFFFFF"/>
            <w:lang w:val="en-US"/>
          </w:rPr>
          <w:delText xml:space="preserve">As stated in Fig. 2 legend, the </w:delText>
        </w:r>
        <w:r w:rsidR="00B42A61" w:rsidDel="00AC7425">
          <w:rPr>
            <w:rFonts w:ascii="Helvetica" w:hAnsi="Helvetica"/>
            <w:color w:val="000000"/>
            <w:sz w:val="22"/>
            <w:szCs w:val="22"/>
            <w:shd w:val="clear" w:color="auto" w:fill="FFFFFF"/>
            <w:lang w:val="en-US"/>
          </w:rPr>
          <w:delText>consensus was determined for sequences isolated during time period 09.2020–09.2021</w:delText>
        </w:r>
        <w:r w:rsidR="00813C95" w:rsidDel="00AC7425">
          <w:rPr>
            <w:rFonts w:ascii="Helvetica" w:hAnsi="Helvetica"/>
            <w:color w:val="000000"/>
            <w:sz w:val="22"/>
            <w:szCs w:val="22"/>
            <w:shd w:val="clear" w:color="auto" w:fill="FFFFFF"/>
            <w:lang w:val="en-US"/>
          </w:rPr>
          <w:delText>.</w:delText>
        </w:r>
      </w:del>
    </w:p>
    <w:p w14:paraId="3A622772" w14:textId="5BD8FE3A" w:rsidR="00AC7425" w:rsidRPr="00B42A61" w:rsidRDefault="00AC7425">
      <w:pPr>
        <w:rPr>
          <w:ins w:id="471" w:author="ivan4995@gmail.com" w:date="2026-05-05T17:04:00Z"/>
          <w:rFonts w:ascii="Helvetica" w:hAnsi="Helvetica"/>
          <w:color w:val="000000"/>
          <w:sz w:val="22"/>
          <w:szCs w:val="22"/>
          <w:shd w:val="clear" w:color="auto" w:fill="FFFFFF"/>
          <w:lang w:val="en-US"/>
        </w:rPr>
      </w:pPr>
      <w:ins w:id="472" w:author="ivan4995@gmail.com" w:date="2026-05-05T17:04:00Z">
        <w:r>
          <w:rPr>
            <w:rFonts w:ascii="Helvetica" w:hAnsi="Helvetica"/>
            <w:color w:val="000000"/>
            <w:sz w:val="22"/>
            <w:szCs w:val="22"/>
            <w:shd w:val="clear" w:color="auto" w:fill="FFFFFF"/>
            <w:lang w:val="en-US"/>
          </w:rPr>
          <w:t xml:space="preserve"> </w:t>
        </w:r>
      </w:ins>
      <w:ins w:id="473" w:author="Microsoft Office User" w:date="2026-05-05T21:58:00Z" w16du:dateUtc="2026-05-05T18:58:00Z">
        <w:r w:rsidR="00334403">
          <w:rPr>
            <w:rFonts w:ascii="Helvetica" w:hAnsi="Helvetica"/>
            <w:color w:val="000000"/>
            <w:sz w:val="22"/>
            <w:szCs w:val="22"/>
            <w:shd w:val="clear" w:color="auto" w:fill="FFFFFF"/>
            <w:lang w:val="en-US"/>
          </w:rPr>
          <w:t>t</w:t>
        </w:r>
      </w:ins>
      <w:ins w:id="474" w:author="Microsoft Office User" w:date="2026-05-05T21:59:00Z" w16du:dateUtc="2026-05-05T18:59:00Z">
        <w:r w:rsidR="00334403">
          <w:rPr>
            <w:rFonts w:ascii="Helvetica" w:hAnsi="Helvetica"/>
            <w:color w:val="000000"/>
            <w:sz w:val="22"/>
            <w:szCs w:val="22"/>
            <w:shd w:val="clear" w:color="auto" w:fill="FFFFFF"/>
            <w:lang w:val="en-US"/>
          </w:rPr>
          <w:t xml:space="preserve">he </w:t>
        </w:r>
      </w:ins>
      <w:ins w:id="475" w:author="ivan4995@gmail.com" w:date="2026-05-05T17:04:00Z">
        <w:r>
          <w:rPr>
            <w:rFonts w:ascii="Helvetica" w:hAnsi="Helvetica"/>
            <w:color w:val="000000"/>
            <w:sz w:val="22"/>
            <w:szCs w:val="22"/>
            <w:shd w:val="clear" w:color="auto" w:fill="FFFFFF"/>
            <w:lang w:val="en-US"/>
          </w:rPr>
          <w:t>revised version</w:t>
        </w:r>
      </w:ins>
      <w:ins w:id="476" w:author="Microsoft Office User" w:date="2026-05-05T18:42:00Z" w16du:dateUtc="2026-05-05T15:42:00Z">
        <w:r w:rsidR="00832391">
          <w:rPr>
            <w:rFonts w:ascii="Helvetica" w:hAnsi="Helvetica"/>
            <w:color w:val="000000"/>
            <w:sz w:val="22"/>
            <w:szCs w:val="22"/>
            <w:shd w:val="clear" w:color="auto" w:fill="FFFFFF"/>
            <w:lang w:val="en-US"/>
          </w:rPr>
          <w:t>,</w:t>
        </w:r>
      </w:ins>
      <w:ins w:id="477" w:author="ivan4995@gmail.com" w:date="2026-05-05T17:04:00Z">
        <w:r>
          <w:rPr>
            <w:rFonts w:ascii="Helvetica" w:hAnsi="Helvetica"/>
            <w:color w:val="000000"/>
            <w:sz w:val="22"/>
            <w:szCs w:val="22"/>
            <w:shd w:val="clear" w:color="auto" w:fill="FFFFFF"/>
            <w:lang w:val="en-US"/>
          </w:rPr>
          <w:t xml:space="preserve"> we use Wuhan variant as </w:t>
        </w:r>
      </w:ins>
      <w:ins w:id="478" w:author="Microsoft Office User" w:date="2026-05-05T18:42:00Z" w16du:dateUtc="2026-05-05T15:42:00Z">
        <w:r w:rsidR="00832391">
          <w:rPr>
            <w:rFonts w:ascii="Helvetica" w:hAnsi="Helvetica"/>
            <w:color w:val="000000"/>
            <w:sz w:val="22"/>
            <w:szCs w:val="22"/>
            <w:shd w:val="clear" w:color="auto" w:fill="FFFFFF"/>
            <w:lang w:val="en-US"/>
          </w:rPr>
          <w:t>the</w:t>
        </w:r>
      </w:ins>
      <w:ins w:id="479" w:author="ivan4995@gmail.com" w:date="2026-05-05T17:04:00Z">
        <w:del w:id="480" w:author="Microsoft Office User" w:date="2026-05-05T18:42:00Z" w16du:dateUtc="2026-05-05T15:42:00Z">
          <w:r w:rsidDel="00832391">
            <w:rPr>
              <w:rFonts w:ascii="Helvetica" w:hAnsi="Helvetica"/>
              <w:color w:val="000000"/>
              <w:sz w:val="22"/>
              <w:szCs w:val="22"/>
              <w:shd w:val="clear" w:color="auto" w:fill="FFFFFF"/>
              <w:lang w:val="en-US"/>
            </w:rPr>
            <w:delText>a</w:delText>
          </w:r>
        </w:del>
        <w:r>
          <w:rPr>
            <w:rFonts w:ascii="Helvetica" w:hAnsi="Helvetica"/>
            <w:color w:val="000000"/>
            <w:sz w:val="22"/>
            <w:szCs w:val="22"/>
            <w:shd w:val="clear" w:color="auto" w:fill="FFFFFF"/>
            <w:lang w:val="en-US"/>
          </w:rPr>
          <w:t xml:space="preserve"> consensus</w:t>
        </w:r>
      </w:ins>
      <w:ins w:id="481" w:author="Microsoft Office User" w:date="2026-05-05T18:42:00Z" w16du:dateUtc="2026-05-05T15:42:00Z">
        <w:r w:rsidR="00832391">
          <w:rPr>
            <w:rFonts w:ascii="Helvetica" w:hAnsi="Helvetica"/>
            <w:color w:val="000000"/>
            <w:sz w:val="22"/>
            <w:szCs w:val="22"/>
            <w:shd w:val="clear" w:color="auto" w:fill="FFFFFF"/>
            <w:lang w:val="en-US"/>
          </w:rPr>
          <w:t>.</w:t>
        </w:r>
      </w:ins>
    </w:p>
    <w:p w14:paraId="5699ACAB" w14:textId="77777777" w:rsidR="00B42A61" w:rsidRPr="00B42A61" w:rsidRDefault="00B42A61">
      <w:pPr>
        <w:rPr>
          <w:rFonts w:ascii="Helvetica" w:hAnsi="Helvetica"/>
          <w:b/>
          <w:color w:val="000000"/>
          <w:sz w:val="22"/>
          <w:szCs w:val="22"/>
          <w:shd w:val="clear" w:color="auto" w:fill="FFFFFF"/>
        </w:rPr>
      </w:pPr>
    </w:p>
    <w:p w14:paraId="65BF850F" w14:textId="69F478C4" w:rsidR="00B42A61" w:rsidRPr="00B42A61" w:rsidRDefault="00133529">
      <w:pPr>
        <w:rPr>
          <w:rFonts w:ascii="Helvetica" w:hAnsi="Helvetica"/>
          <w:b/>
          <w:color w:val="000000"/>
          <w:sz w:val="22"/>
          <w:szCs w:val="22"/>
          <w:shd w:val="clear" w:color="auto" w:fill="FFFFFF"/>
          <w:lang w:val="en-US"/>
        </w:rPr>
      </w:pPr>
      <w:r w:rsidRPr="00B42A61">
        <w:rPr>
          <w:rFonts w:ascii="Helvetica" w:hAnsi="Helvetica"/>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B42A61">
        <w:rPr>
          <w:rStyle w:val="apple-converted-space"/>
          <w:rFonts w:ascii="Helvetica" w:hAnsi="Helvetica"/>
          <w:b/>
          <w:color w:val="000000"/>
          <w:sz w:val="22"/>
          <w:szCs w:val="22"/>
          <w:shd w:val="clear" w:color="auto" w:fill="FFFFFF"/>
        </w:rPr>
        <w:t> </w:t>
      </w:r>
      <w:r w:rsidRPr="00B42A61">
        <w:rPr>
          <w:rFonts w:ascii="Helvetica" w:hAnsi="Helvetica"/>
          <w:b/>
          <w:color w:val="000000"/>
          <w:sz w:val="22"/>
          <w:szCs w:val="22"/>
        </w:rPr>
        <w:br/>
      </w:r>
      <w:r w:rsidRPr="00B42A61">
        <w:rPr>
          <w:rFonts w:ascii="Helvetica" w:hAnsi="Helvetica"/>
          <w:b/>
          <w:color w:val="000000"/>
          <w:sz w:val="22"/>
          <w:szCs w:val="22"/>
        </w:rPr>
        <w:br/>
      </w:r>
      <w:r w:rsidRPr="00B42A61">
        <w:rPr>
          <w:rFonts w:ascii="Helvetica" w:hAnsi="Helvetica"/>
          <w:b/>
          <w:color w:val="000000"/>
          <w:sz w:val="22"/>
          <w:szCs w:val="22"/>
          <w:shd w:val="clear" w:color="auto" w:fill="FFFFFF"/>
        </w:rPr>
        <w:t>I think the core idea of the method is interesting</w:t>
      </w:r>
      <w:r w:rsidR="00B42A61">
        <w:rPr>
          <w:rFonts w:ascii="Helvetica" w:hAnsi="Helvetica"/>
          <w:b/>
          <w:color w:val="000000"/>
          <w:sz w:val="22"/>
          <w:szCs w:val="22"/>
          <w:shd w:val="clear" w:color="auto" w:fill="FFFFFF"/>
          <w:lang w:val="en-US"/>
        </w:rPr>
        <w:t>…</w:t>
      </w:r>
    </w:p>
    <w:p w14:paraId="4659DE7F" w14:textId="00B975FF" w:rsidR="00B42A61" w:rsidRDefault="00B42A61">
      <w:pPr>
        <w:rPr>
          <w:rFonts w:ascii="Helvetica" w:hAnsi="Helvetica"/>
          <w:color w:val="000000"/>
          <w:sz w:val="22"/>
          <w:szCs w:val="22"/>
          <w:shd w:val="clear" w:color="auto" w:fill="FFFFFF"/>
        </w:rPr>
      </w:pPr>
    </w:p>
    <w:p w14:paraId="65F07287" w14:textId="71435DC4" w:rsidR="00B42A61" w:rsidRPr="00B42A61"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the positive opinion about </w:t>
      </w:r>
      <w:del w:id="482" w:author="Microsoft Office User" w:date="2026-05-06T04:27:00Z" w16du:dateUtc="2026-05-06T01:27:00Z">
        <w:r w:rsidDel="00C964EB">
          <w:rPr>
            <w:rFonts w:ascii="Helvetica" w:hAnsi="Helvetica"/>
            <w:color w:val="000000"/>
            <w:sz w:val="22"/>
            <w:szCs w:val="22"/>
            <w:shd w:val="clear" w:color="auto" w:fill="FFFFFF"/>
            <w:lang w:val="en-US"/>
          </w:rPr>
          <w:delText xml:space="preserve">the </w:delText>
        </w:r>
      </w:del>
      <w:ins w:id="483" w:author="Microsoft Office User" w:date="2026-05-06T04:27:00Z" w16du:dateUtc="2026-05-06T01:27:00Z">
        <w:r w:rsidR="00C964EB">
          <w:rPr>
            <w:rFonts w:ascii="Helvetica" w:hAnsi="Helvetica"/>
            <w:color w:val="000000"/>
            <w:sz w:val="22"/>
            <w:szCs w:val="22"/>
            <w:shd w:val="clear" w:color="auto" w:fill="FFFFFF"/>
            <w:lang w:val="en-US"/>
          </w:rPr>
          <w:t xml:space="preserve">our </w:t>
        </w:r>
      </w:ins>
      <w:r>
        <w:rPr>
          <w:rFonts w:ascii="Helvetica" w:hAnsi="Helvetica"/>
          <w:color w:val="000000"/>
          <w:sz w:val="22"/>
          <w:szCs w:val="22"/>
          <w:shd w:val="clear" w:color="auto" w:fill="FFFFFF"/>
          <w:lang w:val="en-US"/>
        </w:rPr>
        <w:t>core idea</w:t>
      </w:r>
      <w:del w:id="484" w:author="Microsoft Office User" w:date="2026-05-06T04:27:00Z" w16du:dateUtc="2026-05-06T01:27:00Z">
        <w:r w:rsidR="00712A1E" w:rsidDel="00C964EB">
          <w:rPr>
            <w:rFonts w:ascii="Helvetica" w:hAnsi="Helvetica"/>
            <w:color w:val="000000"/>
            <w:sz w:val="22"/>
            <w:szCs w:val="22"/>
            <w:shd w:val="clear" w:color="auto" w:fill="FFFFFF"/>
            <w:lang w:val="en-US"/>
          </w:rPr>
          <w:delText xml:space="preserve"> of our method</w:delText>
        </w:r>
      </w:del>
      <w:r>
        <w:rPr>
          <w:rFonts w:ascii="Helvetica" w:hAnsi="Helvetica"/>
          <w:color w:val="000000"/>
          <w:sz w:val="22"/>
          <w:szCs w:val="22"/>
          <w:shd w:val="clear" w:color="auto" w:fill="FFFFFF"/>
          <w:lang w:val="en-US"/>
        </w:rPr>
        <w:t>.</w:t>
      </w:r>
    </w:p>
    <w:p w14:paraId="605A2FE4" w14:textId="77777777" w:rsidR="00B42A61" w:rsidRDefault="00B42A61">
      <w:pPr>
        <w:rPr>
          <w:rFonts w:ascii="Helvetica" w:hAnsi="Helvetica"/>
          <w:color w:val="000000"/>
          <w:sz w:val="22"/>
          <w:szCs w:val="22"/>
          <w:shd w:val="clear" w:color="auto" w:fill="FFFFFF"/>
        </w:rPr>
      </w:pPr>
    </w:p>
    <w:p w14:paraId="56CE9428" w14:textId="179EBD6C" w:rsidR="00712A1E" w:rsidRPr="0069296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Pr>
          <w:rFonts w:ascii="Helvetica" w:hAnsi="Helvetica"/>
          <w:b/>
          <w:color w:val="000000"/>
          <w:sz w:val="22"/>
          <w:szCs w:val="22"/>
          <w:shd w:val="clear" w:color="auto" w:fill="FFFFFF"/>
          <w:lang w:val="en-US"/>
        </w:rPr>
        <w:t>…</w:t>
      </w:r>
    </w:p>
    <w:p w14:paraId="2AE94AC6" w14:textId="73B3E113" w:rsidR="00712A1E" w:rsidRP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Pr="00712A1E">
        <w:rPr>
          <w:rFonts w:ascii="Helvetica" w:hAnsi="Helvetica"/>
          <w:b/>
          <w:color w:val="000000"/>
          <w:sz w:val="22"/>
          <w:szCs w:val="22"/>
          <w:shd w:val="clear" w:color="auto" w:fill="FFFFFF"/>
        </w:rPr>
        <w:t>and ensuring that confounding in the empirical portion of the paper is controlled for in some capacity.</w:t>
      </w:r>
      <w:r w:rsidRPr="00712A1E">
        <w:rPr>
          <w:rStyle w:val="apple-converted-space"/>
          <w:rFonts w:ascii="Helvetica" w:hAnsi="Helvetica"/>
          <w:b/>
          <w:color w:val="000000"/>
          <w:sz w:val="22"/>
          <w:szCs w:val="22"/>
          <w:shd w:val="clear" w:color="auto" w:fill="FFFFFF"/>
        </w:rPr>
        <w:t> </w:t>
      </w:r>
    </w:p>
    <w:p w14:paraId="6A44D7F6" w14:textId="77777777" w:rsidR="00712A1E" w:rsidRDefault="00712A1E">
      <w:pPr>
        <w:rPr>
          <w:rFonts w:ascii="Helvetica" w:hAnsi="Helvetica"/>
          <w:color w:val="000000"/>
          <w:sz w:val="22"/>
          <w:szCs w:val="22"/>
          <w:shd w:val="clear" w:color="auto" w:fill="FFFFFF"/>
        </w:rPr>
      </w:pPr>
    </w:p>
    <w:p w14:paraId="0F098863" w14:textId="5833A272" w:rsidR="00712A1E" w:rsidRDefault="00712A1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revised version, we did our best to explain our approach based on Reviewer</w:t>
      </w:r>
      <w:r w:rsidR="008876C7">
        <w:rPr>
          <w:rFonts w:ascii="Helvetica" w:hAnsi="Helvetica"/>
          <w:color w:val="000000"/>
          <w:sz w:val="22"/>
          <w:szCs w:val="22"/>
          <w:shd w:val="clear" w:color="auto" w:fill="FFFFFF"/>
          <w:lang w:val="en-US"/>
        </w:rPr>
        <w:t>s'</w:t>
      </w:r>
      <w:r>
        <w:rPr>
          <w:rFonts w:ascii="Helvetica" w:hAnsi="Helvetica"/>
          <w:color w:val="000000"/>
          <w:sz w:val="22"/>
          <w:szCs w:val="22"/>
          <w:shd w:val="clear" w:color="auto" w:fill="FFFFFF"/>
          <w:lang w:val="en-US"/>
        </w:rPr>
        <w:t xml:space="preserve"> comments.</w:t>
      </w:r>
    </w:p>
    <w:p w14:paraId="2A593DD9" w14:textId="77777777" w:rsidR="00712A1E" w:rsidRPr="00712A1E" w:rsidRDefault="00712A1E">
      <w:pPr>
        <w:rPr>
          <w:rFonts w:ascii="Helvetica" w:hAnsi="Helvetica"/>
          <w:color w:val="000000"/>
          <w:sz w:val="22"/>
          <w:szCs w:val="22"/>
          <w:shd w:val="clear" w:color="auto" w:fill="FFFFFF"/>
          <w:lang w:val="en-US"/>
        </w:rPr>
      </w:pPr>
    </w:p>
    <w:p w14:paraId="5B1A29E1" w14:textId="264D6AE1" w:rsid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w:t>
      </w:r>
      <w:r w:rsidR="00EF5072">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appropriately benchmarking it to LD- and tree-based methods, putting the study firmly in the context of previous work on epistasis and SARS-CoV-2 evolution</w:t>
      </w:r>
      <w:r w:rsidRPr="00712A1E">
        <w:rPr>
          <w:rFonts w:ascii="Helvetica" w:hAnsi="Helvetica"/>
          <w:b/>
          <w:color w:val="000000"/>
          <w:sz w:val="22"/>
          <w:szCs w:val="22"/>
          <w:shd w:val="clear" w:color="auto" w:fill="FFFFFF"/>
          <w:lang w:val="en-US"/>
        </w:rPr>
        <w:t>…</w:t>
      </w:r>
    </w:p>
    <w:p w14:paraId="624E90DF" w14:textId="7B189931" w:rsidR="00620991" w:rsidRDefault="00620991">
      <w:pPr>
        <w:rPr>
          <w:rFonts w:ascii="Helvetica" w:hAnsi="Helvetica"/>
          <w:b/>
          <w:color w:val="000000"/>
          <w:sz w:val="22"/>
          <w:szCs w:val="22"/>
          <w:shd w:val="clear" w:color="auto" w:fill="FFFFFF"/>
          <w:lang w:val="en-US"/>
        </w:rPr>
      </w:pPr>
    </w:p>
    <w:p w14:paraId="79B9F95D" w14:textId="53783665" w:rsidR="00620991" w:rsidRPr="00620991" w:rsidRDefault="008876C7">
      <w:pPr>
        <w:rPr>
          <w:rFonts w:ascii="Helvetica" w:hAnsi="Helvetica"/>
          <w:color w:val="000000"/>
          <w:sz w:val="22"/>
          <w:szCs w:val="22"/>
          <w:shd w:val="clear" w:color="auto" w:fill="FFFFFF"/>
          <w:lang w:val="en-US"/>
        </w:rPr>
      </w:pPr>
      <w:del w:id="485" w:author="Microsoft Office User" w:date="2026-05-06T04:28:00Z" w16du:dateUtc="2026-05-06T01:28:00Z">
        <w:r w:rsidDel="00C964EB">
          <w:rPr>
            <w:rFonts w:ascii="Helvetica" w:hAnsi="Helvetica"/>
            <w:color w:val="000000"/>
            <w:sz w:val="22"/>
            <w:szCs w:val="22"/>
            <w:shd w:val="clear" w:color="auto" w:fill="FFFFFF"/>
            <w:lang w:val="en-US"/>
          </w:rPr>
          <w:delText xml:space="preserve">Our </w:delText>
        </w:r>
        <w:r w:rsidR="00620991" w:rsidDel="00C964EB">
          <w:rPr>
            <w:rFonts w:ascii="Helvetica" w:hAnsi="Helvetica"/>
            <w:color w:val="000000"/>
            <w:sz w:val="22"/>
            <w:szCs w:val="22"/>
            <w:shd w:val="clear" w:color="auto" w:fill="FFFFFF"/>
            <w:lang w:val="en-US"/>
          </w:rPr>
          <w:delText xml:space="preserve">results </w:delText>
        </w:r>
        <w:r w:rsidR="00EF5072" w:rsidDel="00C964EB">
          <w:rPr>
            <w:rFonts w:ascii="Helvetica" w:hAnsi="Helvetica"/>
            <w:color w:val="000000"/>
            <w:sz w:val="22"/>
            <w:szCs w:val="22"/>
            <w:shd w:val="clear" w:color="auto" w:fill="FFFFFF"/>
            <w:lang w:val="en-US"/>
          </w:rPr>
          <w:delText>are</w:delText>
        </w:r>
        <w:r w:rsidR="00620991" w:rsidDel="00C964EB">
          <w:rPr>
            <w:rFonts w:ascii="Helvetica" w:hAnsi="Helvetica"/>
            <w:color w:val="000000"/>
            <w:sz w:val="22"/>
            <w:szCs w:val="22"/>
            <w:shd w:val="clear" w:color="auto" w:fill="FFFFFF"/>
            <w:lang w:val="en-US"/>
          </w:rPr>
          <w:delText xml:space="preserve"> compared to the results of two </w:delText>
        </w:r>
        <w:r w:rsidR="00EF5072" w:rsidDel="00C964EB">
          <w:rPr>
            <w:rFonts w:ascii="Helvetica" w:hAnsi="Helvetica"/>
            <w:color w:val="000000"/>
            <w:sz w:val="22"/>
            <w:szCs w:val="22"/>
            <w:shd w:val="clear" w:color="auto" w:fill="FFFFFF"/>
            <w:lang w:val="en-US"/>
          </w:rPr>
          <w:delText xml:space="preserve">other methods </w:delText>
        </w:r>
        <w:r w:rsidR="00620991" w:rsidDel="00C964EB">
          <w:rPr>
            <w:rFonts w:ascii="Helvetica" w:hAnsi="Helvetica"/>
            <w:color w:val="000000"/>
            <w:sz w:val="22"/>
            <w:szCs w:val="22"/>
            <w:shd w:val="clear" w:color="auto" w:fill="FFFFFF"/>
            <w:lang w:val="en-US"/>
          </w:rPr>
          <w:delText xml:space="preserve">in Fig. </w:delText>
        </w:r>
      </w:del>
      <w:ins w:id="486" w:author="ivan4995@gmail.com" w:date="2026-05-05T17:06:00Z">
        <w:del w:id="487" w:author="Microsoft Office User" w:date="2026-05-06T03:58:00Z" w16du:dateUtc="2026-05-06T00:58:00Z">
          <w:r w:rsidR="00AC7425" w:rsidDel="00E615F8">
            <w:rPr>
              <w:rFonts w:ascii="Helvetica" w:hAnsi="Helvetica"/>
              <w:color w:val="000000"/>
              <w:sz w:val="22"/>
              <w:szCs w:val="22"/>
              <w:shd w:val="clear" w:color="auto" w:fill="FFFFFF"/>
              <w:lang w:val="en-US"/>
            </w:rPr>
            <w:delText>8</w:delText>
          </w:r>
        </w:del>
      </w:ins>
      <w:del w:id="488" w:author="Microsoft Office User" w:date="2026-05-06T04:28:00Z" w16du:dateUtc="2026-05-06T01:28:00Z">
        <w:r w:rsidR="00620991" w:rsidDel="00C964EB">
          <w:rPr>
            <w:rFonts w:ascii="Helvetica" w:hAnsi="Helvetica"/>
            <w:color w:val="000000"/>
            <w:sz w:val="22"/>
            <w:szCs w:val="22"/>
            <w:shd w:val="clear" w:color="auto" w:fill="FFFFFF"/>
            <w:lang w:val="en-US"/>
          </w:rPr>
          <w:delText xml:space="preserve">5. </w:delText>
        </w:r>
      </w:del>
      <w:ins w:id="489" w:author="Microsoft Office User" w:date="2026-05-06T04:29:00Z" w16du:dateUtc="2026-05-06T01:29:00Z">
        <w:r w:rsidR="00C964EB">
          <w:rPr>
            <w:rFonts w:ascii="Helvetica" w:hAnsi="Helvetica"/>
            <w:color w:val="000000"/>
            <w:sz w:val="22"/>
            <w:szCs w:val="22"/>
            <w:shd w:val="clear" w:color="auto" w:fill="FFFFFF"/>
            <w:lang w:val="en-US"/>
          </w:rPr>
          <w:t>In the revised Discussion, w</w:t>
        </w:r>
      </w:ins>
      <w:ins w:id="490" w:author="Microsoft Office User" w:date="2026-05-06T04:28:00Z" w16du:dateUtc="2026-05-06T01:28:00Z">
        <w:r w:rsidR="00C964EB">
          <w:rPr>
            <w:rFonts w:ascii="Helvetica" w:hAnsi="Helvetica"/>
            <w:color w:val="000000"/>
            <w:sz w:val="22"/>
            <w:szCs w:val="22"/>
            <w:shd w:val="clear" w:color="auto" w:fill="FFFFFF"/>
            <w:lang w:val="en-US"/>
          </w:rPr>
          <w:t>e</w:t>
        </w:r>
      </w:ins>
      <w:ins w:id="491" w:author="Microsoft Office User" w:date="2026-05-06T04:27:00Z" w16du:dateUtc="2026-05-06T01:27:00Z">
        <w:r w:rsidR="00C964EB">
          <w:rPr>
            <w:rFonts w:ascii="Helvetica" w:hAnsi="Helvetica"/>
            <w:color w:val="000000"/>
            <w:sz w:val="22"/>
            <w:szCs w:val="22"/>
            <w:shd w:val="clear" w:color="auto" w:fill="FFFFFF"/>
            <w:lang w:val="en-US"/>
          </w:rPr>
          <w:t xml:space="preserve"> discuss these methods in more detail.</w:t>
        </w:r>
      </w:ins>
      <w:ins w:id="492" w:author="Microsoft Office User" w:date="2026-05-06T04:28:00Z" w16du:dateUtc="2026-05-06T01:28:00Z">
        <w:r w:rsidR="00C964EB">
          <w:rPr>
            <w:rFonts w:ascii="Helvetica" w:hAnsi="Helvetica"/>
            <w:color w:val="000000"/>
            <w:sz w:val="22"/>
            <w:szCs w:val="22"/>
            <w:shd w:val="clear" w:color="auto" w:fill="FFFFFF"/>
            <w:lang w:val="en-US"/>
          </w:rPr>
          <w:t xml:space="preserve"> Our final results are compared to the results of two other methods in Fig. 7.</w:t>
        </w:r>
      </w:ins>
    </w:p>
    <w:p w14:paraId="035A542D" w14:textId="3B5BF78C" w:rsidR="00712A1E" w:rsidRDefault="00712A1E">
      <w:pPr>
        <w:rPr>
          <w:rFonts w:ascii="Helvetica" w:hAnsi="Helvetica"/>
          <w:b/>
          <w:color w:val="000000"/>
          <w:sz w:val="22"/>
          <w:szCs w:val="22"/>
          <w:shd w:val="clear" w:color="auto" w:fill="FFFFFF"/>
          <w:lang w:val="en-US"/>
        </w:rPr>
      </w:pPr>
    </w:p>
    <w:p w14:paraId="0755FF1C" w14:textId="415119ED" w:rsidR="002B2752" w:rsidRDefault="00712A1E">
      <w:pPr>
        <w:rPr>
          <w:rFonts w:ascii="Helvetica" w:hAnsi="Helvetica"/>
          <w:b/>
          <w:color w:val="000000"/>
          <w:sz w:val="22"/>
          <w:szCs w:val="22"/>
          <w:shd w:val="clear" w:color="auto" w:fill="FFFFFF"/>
        </w:rPr>
      </w:pPr>
      <w:r w:rsidRPr="00712A1E">
        <w:rPr>
          <w:rFonts w:ascii="Helvetica" w:hAnsi="Helvetica"/>
          <w:b/>
          <w:color w:val="000000"/>
          <w:sz w:val="22"/>
          <w:szCs w:val="22"/>
          <w:shd w:val="clear" w:color="auto" w:fill="FFFFFF"/>
          <w:lang w:val="en-US"/>
        </w:rPr>
        <w:lastRenderedPageBreak/>
        <w:t>…</w:t>
      </w:r>
      <w:r w:rsidRPr="00712A1E">
        <w:rPr>
          <w:rFonts w:ascii="Helvetica" w:hAnsi="Helvetica"/>
          <w:b/>
          <w:color w:val="000000"/>
          <w:sz w:val="22"/>
          <w:szCs w:val="22"/>
          <w:shd w:val="clear" w:color="auto" w:fill="FFFFFF"/>
        </w:rPr>
        <w:t xml:space="preserve"> </w:t>
      </w:r>
      <w:r>
        <w:rPr>
          <w:rFonts w:ascii="Helvetica" w:hAnsi="Helvetica"/>
          <w:b/>
          <w:color w:val="000000"/>
          <w:sz w:val="22"/>
          <w:szCs w:val="22"/>
          <w:shd w:val="clear" w:color="auto" w:fill="FFFFFF"/>
          <w:lang w:val="en-US"/>
        </w:rPr>
        <w:t xml:space="preserve">5. </w:t>
      </w:r>
      <w:r w:rsidRPr="00712A1E">
        <w:rPr>
          <w:rFonts w:ascii="Helvetica" w:hAnsi="Helvetica"/>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712A1E">
        <w:rPr>
          <w:rFonts w:ascii="Helvetica" w:hAnsi="Helvetica"/>
          <w:b/>
          <w:color w:val="000000"/>
          <w:sz w:val="22"/>
          <w:szCs w:val="22"/>
          <w:shd w:val="clear" w:color="auto" w:fill="FFFFFF"/>
        </w:rPr>
        <w:t>I could not find comparisons in the papers on which this study builds, either.</w:t>
      </w:r>
    </w:p>
    <w:p w14:paraId="75E65941" w14:textId="77777777" w:rsidR="002B2752" w:rsidRDefault="002B2752">
      <w:pPr>
        <w:rPr>
          <w:rFonts w:ascii="Helvetica" w:hAnsi="Helvetica"/>
          <w:b/>
          <w:color w:val="000000"/>
          <w:sz w:val="22"/>
          <w:szCs w:val="22"/>
          <w:shd w:val="clear" w:color="auto" w:fill="FFFFFF"/>
        </w:rPr>
      </w:pPr>
    </w:p>
    <w:p w14:paraId="592C83F5" w14:textId="66C44161" w:rsidR="00C964EB" w:rsidRDefault="00C964EB" w:rsidP="002B2752">
      <w:pPr>
        <w:rPr>
          <w:ins w:id="493" w:author="Microsoft Office User" w:date="2026-05-06T04:31:00Z" w16du:dateUtc="2026-05-06T01:31:00Z"/>
          <w:rFonts w:ascii="Helvetica" w:hAnsi="Helvetica"/>
          <w:color w:val="000000"/>
          <w:sz w:val="22"/>
          <w:szCs w:val="22"/>
          <w:shd w:val="clear" w:color="auto" w:fill="FFFFFF"/>
          <w:lang w:val="en-US"/>
        </w:rPr>
      </w:pPr>
      <w:ins w:id="494" w:author="Microsoft Office User" w:date="2026-05-06T04:29:00Z" w16du:dateUtc="2026-05-06T01:29:00Z">
        <w:r>
          <w:rPr>
            <w:rFonts w:ascii="Helvetica" w:hAnsi="Helvetica"/>
            <w:color w:val="000000"/>
            <w:sz w:val="22"/>
            <w:szCs w:val="22"/>
            <w:shd w:val="clear" w:color="auto" w:fill="FFFFFF"/>
            <w:lang w:val="en-US"/>
          </w:rPr>
          <w:t>The problem is that</w:t>
        </w:r>
      </w:ins>
      <w:ins w:id="495" w:author="Microsoft Office User" w:date="2026-05-05T22:06:00Z" w16du:dateUtc="2026-05-05T19:06:00Z">
        <w:r w:rsidR="00700632">
          <w:rPr>
            <w:rFonts w:ascii="Helvetica" w:hAnsi="Helvetica"/>
            <w:color w:val="000000"/>
            <w:sz w:val="22"/>
            <w:szCs w:val="22"/>
            <w:shd w:val="clear" w:color="auto" w:fill="FFFFFF"/>
            <w:lang w:val="en-US"/>
          </w:rPr>
          <w:t xml:space="preserve"> their authors </w:t>
        </w:r>
      </w:ins>
      <w:ins w:id="496" w:author="Microsoft Office User" w:date="2026-05-06T04:29:00Z" w16du:dateUtc="2026-05-06T01:29:00Z">
        <w:r>
          <w:rPr>
            <w:rFonts w:ascii="Helvetica" w:hAnsi="Helvetica"/>
            <w:color w:val="000000"/>
            <w:sz w:val="22"/>
            <w:szCs w:val="22"/>
            <w:shd w:val="clear" w:color="auto" w:fill="FFFFFF"/>
            <w:lang w:val="en-US"/>
          </w:rPr>
          <w:t>usually do not</w:t>
        </w:r>
      </w:ins>
      <w:ins w:id="497" w:author="Microsoft Office User" w:date="2026-05-05T22:06:00Z" w16du:dateUtc="2026-05-05T19:06:00Z">
        <w:r w:rsidR="00700632">
          <w:rPr>
            <w:rFonts w:ascii="Helvetica" w:hAnsi="Helvetica"/>
            <w:color w:val="000000"/>
            <w:sz w:val="22"/>
            <w:szCs w:val="22"/>
            <w:shd w:val="clear" w:color="auto" w:fill="FFFFFF"/>
            <w:lang w:val="en-US"/>
          </w:rPr>
          <w:t xml:space="preserve"> test </w:t>
        </w:r>
      </w:ins>
      <w:ins w:id="498" w:author="Microsoft Office User" w:date="2026-05-05T22:09:00Z" w16du:dateUtc="2026-05-05T19:09:00Z">
        <w:r w:rsidR="00700632">
          <w:rPr>
            <w:rFonts w:ascii="Helvetica" w:hAnsi="Helvetica"/>
            <w:color w:val="000000"/>
            <w:sz w:val="22"/>
            <w:szCs w:val="22"/>
            <w:shd w:val="clear" w:color="auto" w:fill="FFFFFF"/>
            <w:lang w:val="en-US"/>
          </w:rPr>
          <w:t>the</w:t>
        </w:r>
      </w:ins>
      <w:ins w:id="499" w:author="Microsoft Office User" w:date="2026-05-06T04:29:00Z" w16du:dateUtc="2026-05-06T01:29:00Z">
        <w:r>
          <w:rPr>
            <w:rFonts w:ascii="Helvetica" w:hAnsi="Helvetica"/>
            <w:color w:val="000000"/>
            <w:sz w:val="22"/>
            <w:szCs w:val="22"/>
            <w:shd w:val="clear" w:color="auto" w:fill="FFFFFF"/>
            <w:lang w:val="en-US"/>
          </w:rPr>
          <w:t>ir</w:t>
        </w:r>
      </w:ins>
      <w:ins w:id="500" w:author="Microsoft Office User" w:date="2026-05-05T22:09:00Z" w16du:dateUtc="2026-05-05T19:09:00Z">
        <w:r w:rsidR="00700632">
          <w:rPr>
            <w:rFonts w:ascii="Helvetica" w:hAnsi="Helvetica"/>
            <w:color w:val="000000"/>
            <w:sz w:val="22"/>
            <w:szCs w:val="22"/>
            <w:shd w:val="clear" w:color="auto" w:fill="FFFFFF"/>
            <w:lang w:val="en-US"/>
          </w:rPr>
          <w:t xml:space="preserve"> </w:t>
        </w:r>
      </w:ins>
      <w:ins w:id="501" w:author="Microsoft Office User" w:date="2026-05-05T22:06:00Z" w16du:dateUtc="2026-05-05T19:06:00Z">
        <w:r w:rsidR="00700632">
          <w:rPr>
            <w:rFonts w:ascii="Helvetica" w:hAnsi="Helvetica"/>
            <w:color w:val="000000"/>
            <w:sz w:val="22"/>
            <w:szCs w:val="22"/>
            <w:shd w:val="clear" w:color="auto" w:fill="FFFFFF"/>
            <w:lang w:val="en-US"/>
          </w:rPr>
          <w:t>accu</w:t>
        </w:r>
      </w:ins>
      <w:ins w:id="502" w:author="Microsoft Office User" w:date="2026-05-05T22:07:00Z" w16du:dateUtc="2026-05-05T19:07:00Z">
        <w:r w:rsidR="00700632">
          <w:rPr>
            <w:rFonts w:ascii="Helvetica" w:hAnsi="Helvetica"/>
            <w:color w:val="000000"/>
            <w:sz w:val="22"/>
            <w:szCs w:val="22"/>
            <w:shd w:val="clear" w:color="auto" w:fill="FFFFFF"/>
            <w:lang w:val="en-US"/>
          </w:rPr>
          <w:t>racy</w:t>
        </w:r>
      </w:ins>
      <w:ins w:id="503" w:author="Microsoft Office User" w:date="2026-05-05T22:08:00Z" w16du:dateUtc="2026-05-05T19:08:00Z">
        <w:r w:rsidR="00700632">
          <w:rPr>
            <w:rFonts w:ascii="Helvetica" w:hAnsi="Helvetica"/>
            <w:color w:val="000000"/>
            <w:sz w:val="22"/>
            <w:szCs w:val="22"/>
            <w:shd w:val="clear" w:color="auto" w:fill="FFFFFF"/>
            <w:lang w:val="en-US"/>
          </w:rPr>
          <w:t xml:space="preserve"> on simulated sequences</w:t>
        </w:r>
      </w:ins>
      <w:ins w:id="504" w:author="Microsoft Office User" w:date="2026-05-05T22:11:00Z" w16du:dateUtc="2026-05-05T19:11:00Z">
        <w:r w:rsidR="00700632">
          <w:rPr>
            <w:rFonts w:ascii="Helvetica" w:hAnsi="Helvetica"/>
            <w:color w:val="000000"/>
            <w:sz w:val="22"/>
            <w:szCs w:val="22"/>
            <w:shd w:val="clear" w:color="auto" w:fill="FFFFFF"/>
            <w:lang w:val="en-US"/>
          </w:rPr>
          <w:t xml:space="preserve"> </w:t>
        </w:r>
      </w:ins>
      <w:ins w:id="505" w:author="Microsoft Office User" w:date="2026-05-06T04:30:00Z" w16du:dateUtc="2026-05-06T01:30:00Z">
        <w:r>
          <w:rPr>
            <w:rFonts w:ascii="Helvetica" w:hAnsi="Helvetica"/>
            <w:color w:val="000000"/>
            <w:sz w:val="22"/>
            <w:szCs w:val="22"/>
            <w:shd w:val="clear" w:color="auto" w:fill="FFFFFF"/>
            <w:lang w:val="en-US"/>
          </w:rPr>
          <w:t xml:space="preserve">that evolved under known conditions with preset </w:t>
        </w:r>
      </w:ins>
      <w:ins w:id="506" w:author="Microsoft Office User" w:date="2026-05-06T04:32:00Z" w16du:dateUtc="2026-05-06T01:32:00Z">
        <w:r>
          <w:rPr>
            <w:rFonts w:ascii="Helvetica" w:hAnsi="Helvetica"/>
            <w:color w:val="000000"/>
            <w:sz w:val="22"/>
            <w:szCs w:val="22"/>
            <w:shd w:val="clear" w:color="auto" w:fill="FFFFFF"/>
            <w:lang w:val="en-US"/>
          </w:rPr>
          <w:t xml:space="preserve">epistatic </w:t>
        </w:r>
      </w:ins>
      <w:ins w:id="507" w:author="Microsoft Office User" w:date="2026-05-05T22:11:00Z" w16du:dateUtc="2026-05-05T19:11:00Z">
        <w:r w:rsidR="00700632">
          <w:rPr>
            <w:rFonts w:ascii="Helvetica" w:hAnsi="Helvetica"/>
            <w:color w:val="000000"/>
            <w:sz w:val="22"/>
            <w:szCs w:val="22"/>
            <w:shd w:val="clear" w:color="auto" w:fill="FFFFFF"/>
            <w:lang w:val="en-US"/>
          </w:rPr>
          <w:t>parameters</w:t>
        </w:r>
      </w:ins>
      <w:ins w:id="508" w:author="Microsoft Office User" w:date="2026-05-06T04:32:00Z" w16du:dateUtc="2026-05-06T01:32:00Z">
        <w:r>
          <w:rPr>
            <w:rFonts w:ascii="Helvetica" w:hAnsi="Helvetica"/>
            <w:color w:val="000000"/>
            <w:sz w:val="22"/>
            <w:szCs w:val="22"/>
            <w:shd w:val="clear" w:color="auto" w:fill="FFFFFF"/>
            <w:lang w:val="en-US"/>
          </w:rPr>
          <w:t>, which can be then compared to the inferred values</w:t>
        </w:r>
      </w:ins>
      <w:ins w:id="509" w:author="Microsoft Office User" w:date="2026-05-06T04:31:00Z" w16du:dateUtc="2026-05-06T01:31:00Z">
        <w:r>
          <w:rPr>
            <w:rFonts w:ascii="Helvetica" w:hAnsi="Helvetica"/>
            <w:color w:val="000000"/>
            <w:sz w:val="22"/>
            <w:szCs w:val="22"/>
            <w:shd w:val="clear" w:color="auto" w:fill="FFFFFF"/>
            <w:lang w:val="en-US"/>
          </w:rPr>
          <w:t xml:space="preserve">. </w:t>
        </w:r>
      </w:ins>
      <w:del w:id="510" w:author="Microsoft Office User" w:date="2026-05-05T21:59:00Z" w16du:dateUtc="2026-05-05T18:59:00Z">
        <w:r w:rsidR="0061286B" w:rsidDel="00334403">
          <w:rPr>
            <w:rFonts w:ascii="Helvetica" w:hAnsi="Helvetica"/>
            <w:color w:val="000000"/>
            <w:sz w:val="22"/>
            <w:szCs w:val="22"/>
            <w:shd w:val="clear" w:color="auto" w:fill="FFFFFF"/>
            <w:lang w:val="en-US"/>
          </w:rPr>
          <w:delText>The</w:delText>
        </w:r>
        <w:r w:rsidR="002B2752" w:rsidDel="00334403">
          <w:rPr>
            <w:rFonts w:ascii="Helvetica" w:hAnsi="Helvetica"/>
            <w:color w:val="000000"/>
            <w:sz w:val="22"/>
            <w:szCs w:val="22"/>
            <w:shd w:val="clear" w:color="auto" w:fill="FFFFFF"/>
            <w:lang w:val="en-US"/>
          </w:rPr>
          <w:delText xml:space="preserve"> </w:delText>
        </w:r>
        <w:r w:rsidR="0034353E" w:rsidDel="00334403">
          <w:rPr>
            <w:rFonts w:ascii="Helvetica" w:hAnsi="Helvetica"/>
            <w:color w:val="000000"/>
            <w:sz w:val="22"/>
            <w:szCs w:val="22"/>
            <w:shd w:val="clear" w:color="auto" w:fill="FFFFFF"/>
            <w:lang w:val="en-US"/>
          </w:rPr>
          <w:delText>problem is that the</w:delText>
        </w:r>
      </w:del>
      <w:del w:id="511" w:author="Microsoft Office User" w:date="2026-05-05T22:01:00Z" w16du:dateUtc="2026-05-05T19:01:00Z">
        <w:r w:rsidR="0034353E" w:rsidDel="00700632">
          <w:rPr>
            <w:rFonts w:ascii="Helvetica" w:hAnsi="Helvetica"/>
            <w:color w:val="000000"/>
            <w:sz w:val="22"/>
            <w:szCs w:val="22"/>
            <w:shd w:val="clear" w:color="auto" w:fill="FFFFFF"/>
            <w:lang w:val="en-US"/>
          </w:rPr>
          <w:delText xml:space="preserve"> </w:delText>
        </w:r>
        <w:r w:rsidR="002B2752" w:rsidDel="00700632">
          <w:rPr>
            <w:rFonts w:ascii="Helvetica" w:hAnsi="Helvetica"/>
            <w:color w:val="000000"/>
            <w:sz w:val="22"/>
            <w:szCs w:val="22"/>
            <w:shd w:val="clear" w:color="auto" w:fill="FFFFFF"/>
            <w:lang w:val="en-US"/>
          </w:rPr>
          <w:delText>cited methods</w:delText>
        </w:r>
        <w:r w:rsidR="002B2752" w:rsidRPr="003552A3" w:rsidDel="00700632">
          <w:rPr>
            <w:rFonts w:ascii="Helvetica" w:hAnsi="Helvetica"/>
            <w:color w:val="000000"/>
            <w:sz w:val="22"/>
            <w:szCs w:val="22"/>
            <w:shd w:val="clear" w:color="auto" w:fill="FFFFFF"/>
            <w:lang w:val="en-US"/>
          </w:rPr>
          <w:delText xml:space="preserve"> </w:delText>
        </w:r>
        <w:r w:rsidR="002B2752" w:rsidDel="00700632">
          <w:rPr>
            <w:rFonts w:ascii="Helvetica" w:hAnsi="Helvetica"/>
            <w:color w:val="000000"/>
            <w:sz w:val="22"/>
            <w:szCs w:val="22"/>
            <w:shd w:val="clear" w:color="auto" w:fill="FFFFFF"/>
            <w:lang w:val="en-US"/>
          </w:rPr>
          <w:delText xml:space="preserve">have </w:delText>
        </w:r>
        <w:r w:rsidR="002B2752" w:rsidRPr="003552A3" w:rsidDel="00700632">
          <w:rPr>
            <w:rFonts w:ascii="Helvetica" w:hAnsi="Helvetica"/>
            <w:color w:val="000000"/>
            <w:sz w:val="22"/>
            <w:szCs w:val="22"/>
            <w:shd w:val="clear" w:color="auto" w:fill="FFFFFF"/>
            <w:lang w:val="en-US"/>
          </w:rPr>
          <w:delText xml:space="preserve">never </w:delText>
        </w:r>
        <w:r w:rsidR="002B2752" w:rsidDel="00700632">
          <w:rPr>
            <w:rFonts w:ascii="Helvetica" w:hAnsi="Helvetica"/>
            <w:color w:val="000000"/>
            <w:sz w:val="22"/>
            <w:szCs w:val="22"/>
            <w:shd w:val="clear" w:color="auto" w:fill="FFFFFF"/>
            <w:lang w:val="en-US"/>
          </w:rPr>
          <w:delText xml:space="preserve">been </w:delText>
        </w:r>
        <w:r w:rsidR="002B2752" w:rsidRPr="003552A3" w:rsidDel="00700632">
          <w:rPr>
            <w:rFonts w:ascii="Helvetica" w:hAnsi="Helvetica"/>
            <w:color w:val="000000"/>
            <w:sz w:val="22"/>
            <w:szCs w:val="22"/>
            <w:shd w:val="clear" w:color="auto" w:fill="FFFFFF"/>
            <w:lang w:val="en-US"/>
          </w:rPr>
          <w:delText>test</w:delText>
        </w:r>
        <w:r w:rsidR="002B2752" w:rsidDel="00700632">
          <w:rPr>
            <w:rFonts w:ascii="Helvetica" w:hAnsi="Helvetica"/>
            <w:color w:val="000000"/>
            <w:sz w:val="22"/>
            <w:szCs w:val="22"/>
            <w:shd w:val="clear" w:color="auto" w:fill="FFFFFF"/>
            <w:lang w:val="en-US"/>
          </w:rPr>
          <w:delText>ed for</w:delText>
        </w:r>
        <w:r w:rsidR="002B2752" w:rsidRPr="003552A3" w:rsidDel="00700632">
          <w:rPr>
            <w:rFonts w:ascii="Helvetica" w:hAnsi="Helvetica"/>
            <w:color w:val="000000"/>
            <w:sz w:val="22"/>
            <w:szCs w:val="22"/>
            <w:shd w:val="clear" w:color="auto" w:fill="FFFFFF"/>
            <w:lang w:val="en-US"/>
          </w:rPr>
          <w:delText xml:space="preserve"> the accuracy</w:delText>
        </w:r>
        <w:r w:rsidR="002B2752" w:rsidDel="00700632">
          <w:rPr>
            <w:rFonts w:ascii="Helvetica" w:hAnsi="Helvetica"/>
            <w:color w:val="000000"/>
            <w:sz w:val="22"/>
            <w:szCs w:val="22"/>
            <w:shd w:val="clear" w:color="auto" w:fill="FFFFFF"/>
            <w:lang w:val="en-US"/>
          </w:rPr>
          <w:delText xml:space="preserve"> </w:delText>
        </w:r>
      </w:del>
      <w:del w:id="512" w:author="Microsoft Office User" w:date="2026-05-05T22:00:00Z" w16du:dateUtc="2026-05-05T19:00:00Z">
        <w:r w:rsidR="002B2752" w:rsidDel="00334403">
          <w:rPr>
            <w:rFonts w:ascii="Helvetica" w:hAnsi="Helvetica"/>
            <w:color w:val="000000"/>
            <w:sz w:val="22"/>
            <w:szCs w:val="22"/>
            <w:shd w:val="clear" w:color="auto" w:fill="FFFFFF"/>
            <w:lang w:val="en-US"/>
          </w:rPr>
          <w:delText>by their authors</w:delText>
        </w:r>
      </w:del>
      <w:del w:id="513" w:author="Microsoft Office User" w:date="2026-05-05T22:01:00Z" w16du:dateUtc="2026-05-05T19:01:00Z">
        <w:r w:rsidR="002B2752" w:rsidDel="00700632">
          <w:rPr>
            <w:rFonts w:ascii="Helvetica" w:hAnsi="Helvetica"/>
            <w:color w:val="000000"/>
            <w:sz w:val="22"/>
            <w:szCs w:val="22"/>
            <w:shd w:val="clear" w:color="auto" w:fill="FFFFFF"/>
            <w:lang w:val="en-US"/>
          </w:rPr>
          <w:delText xml:space="preserve"> </w:delText>
        </w:r>
        <w:r w:rsidR="008876C7" w:rsidDel="00700632">
          <w:rPr>
            <w:rFonts w:ascii="Helvetica" w:hAnsi="Helvetica"/>
            <w:color w:val="000000"/>
            <w:sz w:val="22"/>
            <w:szCs w:val="22"/>
            <w:shd w:val="clear" w:color="auto" w:fill="FFFFFF"/>
            <w:lang w:val="en-US"/>
          </w:rPr>
          <w:delText>using</w:delText>
        </w:r>
        <w:r w:rsidR="008F6870" w:rsidDel="00700632">
          <w:rPr>
            <w:rFonts w:ascii="Helvetica" w:hAnsi="Helvetica"/>
            <w:color w:val="000000"/>
            <w:sz w:val="22"/>
            <w:szCs w:val="22"/>
            <w:shd w:val="clear" w:color="auto" w:fill="FFFFFF"/>
            <w:lang w:val="en-US"/>
          </w:rPr>
          <w:delText xml:space="preserve"> simulated sequences from the</w:delText>
        </w:r>
        <w:r w:rsidR="002B2752" w:rsidDel="00700632">
          <w:rPr>
            <w:rFonts w:ascii="Helvetica" w:hAnsi="Helvetica"/>
            <w:color w:val="000000"/>
            <w:sz w:val="22"/>
            <w:szCs w:val="22"/>
            <w:shd w:val="clear" w:color="auto" w:fill="FFFFFF"/>
            <w:lang w:val="en-US"/>
          </w:rPr>
          <w:delText xml:space="preserve"> models of population genetics</w:delText>
        </w:r>
        <w:r w:rsidR="0061286B" w:rsidDel="00700632">
          <w:rPr>
            <w:rFonts w:ascii="Helvetica" w:hAnsi="Helvetica"/>
            <w:color w:val="000000"/>
            <w:sz w:val="22"/>
            <w:szCs w:val="22"/>
            <w:shd w:val="clear" w:color="auto" w:fill="FFFFFF"/>
            <w:lang w:val="en-US"/>
          </w:rPr>
          <w:delText>.</w:delText>
        </w:r>
        <w:r w:rsidR="0034353E" w:rsidDel="00700632">
          <w:rPr>
            <w:rFonts w:ascii="Helvetica" w:hAnsi="Helvetica"/>
            <w:color w:val="000000"/>
            <w:sz w:val="22"/>
            <w:szCs w:val="22"/>
            <w:shd w:val="clear" w:color="auto" w:fill="FFFFFF"/>
            <w:lang w:val="en-US"/>
          </w:rPr>
          <w:delText xml:space="preserve"> </w:delText>
        </w:r>
        <w:r w:rsidR="00043D3A" w:rsidDel="00700632">
          <w:rPr>
            <w:rFonts w:ascii="Helvetica" w:hAnsi="Helvetica"/>
            <w:color w:val="000000"/>
            <w:sz w:val="22"/>
            <w:szCs w:val="22"/>
            <w:shd w:val="clear" w:color="auto" w:fill="FFFFFF"/>
            <w:lang w:val="en-US"/>
          </w:rPr>
          <w:delText>I hope the Reviewer agrees that t</w:delText>
        </w:r>
      </w:del>
      <w:del w:id="514" w:author="Microsoft Office User" w:date="2026-05-05T22:02:00Z" w16du:dateUtc="2026-05-05T19:02:00Z">
        <w:r w:rsidR="00043D3A" w:rsidDel="00700632">
          <w:rPr>
            <w:rFonts w:ascii="Helvetica" w:hAnsi="Helvetica"/>
            <w:color w:val="000000"/>
            <w:sz w:val="22"/>
            <w:szCs w:val="22"/>
            <w:shd w:val="clear" w:color="auto" w:fill="FFFFFF"/>
            <w:lang w:val="en-US"/>
          </w:rPr>
          <w:delText>esting the accuracy of a method</w:delText>
        </w:r>
        <w:r w:rsidR="0034353E" w:rsidDel="00700632">
          <w:rPr>
            <w:rFonts w:ascii="Helvetica" w:hAnsi="Helvetica"/>
            <w:color w:val="000000"/>
            <w:sz w:val="22"/>
            <w:szCs w:val="22"/>
            <w:shd w:val="clear" w:color="auto" w:fill="FFFFFF"/>
            <w:lang w:val="en-US"/>
          </w:rPr>
          <w:delText xml:space="preserve"> is the </w:delText>
        </w:r>
        <w:r w:rsidR="00043D3A" w:rsidDel="00700632">
          <w:rPr>
            <w:rFonts w:ascii="Helvetica" w:hAnsi="Helvetica"/>
            <w:color w:val="000000"/>
            <w:sz w:val="22"/>
            <w:szCs w:val="22"/>
            <w:shd w:val="clear" w:color="auto" w:fill="FFFFFF"/>
            <w:lang w:val="en-US"/>
          </w:rPr>
          <w:delText xml:space="preserve">responsibility </w:delText>
        </w:r>
        <w:r w:rsidR="0034353E" w:rsidDel="00700632">
          <w:rPr>
            <w:rFonts w:ascii="Helvetica" w:hAnsi="Helvetica"/>
            <w:color w:val="000000"/>
            <w:sz w:val="22"/>
            <w:szCs w:val="22"/>
            <w:shd w:val="clear" w:color="auto" w:fill="FFFFFF"/>
            <w:lang w:val="en-US"/>
          </w:rPr>
          <w:delText xml:space="preserve">of its author. </w:delText>
        </w:r>
      </w:del>
      <w:ins w:id="515" w:author="Microsoft Office User" w:date="2026-05-06T04:30:00Z" w16du:dateUtc="2026-05-06T01:30:00Z">
        <w:r>
          <w:rPr>
            <w:rFonts w:ascii="Helvetica" w:hAnsi="Helvetica"/>
            <w:color w:val="000000"/>
            <w:sz w:val="22"/>
            <w:szCs w:val="22"/>
            <w:shd w:val="clear" w:color="auto" w:fill="FFFFFF"/>
            <w:lang w:val="en-US"/>
          </w:rPr>
          <w:t xml:space="preserve">One </w:t>
        </w:r>
      </w:ins>
      <w:ins w:id="516" w:author="Microsoft Office User" w:date="2026-05-05T22:09:00Z" w16du:dateUtc="2026-05-05T19:09:00Z">
        <w:r w:rsidR="00700632">
          <w:rPr>
            <w:rFonts w:ascii="Helvetica" w:hAnsi="Helvetica"/>
            <w:color w:val="000000"/>
            <w:sz w:val="22"/>
            <w:szCs w:val="22"/>
            <w:shd w:val="clear" w:color="auto" w:fill="FFFFFF"/>
            <w:lang w:val="en-US"/>
          </w:rPr>
          <w:t>contribution</w:t>
        </w:r>
      </w:ins>
      <w:ins w:id="517" w:author="Microsoft Office User" w:date="2026-05-05T22:11:00Z" w16du:dateUtc="2026-05-05T19:11:00Z">
        <w:r w:rsidR="00700632">
          <w:rPr>
            <w:rFonts w:ascii="Helvetica" w:hAnsi="Helvetica"/>
            <w:color w:val="000000"/>
            <w:sz w:val="22"/>
            <w:szCs w:val="22"/>
            <w:shd w:val="clear" w:color="auto" w:fill="FFFFFF"/>
            <w:lang w:val="en-US"/>
          </w:rPr>
          <w:t xml:space="preserve"> of the present work is</w:t>
        </w:r>
      </w:ins>
      <w:ins w:id="518" w:author="Microsoft Office User" w:date="2026-05-05T22:09:00Z" w16du:dateUtc="2026-05-05T19:09:00Z">
        <w:r w:rsidR="00700632">
          <w:rPr>
            <w:rFonts w:ascii="Helvetica" w:hAnsi="Helvetica"/>
            <w:color w:val="000000"/>
            <w:sz w:val="22"/>
            <w:szCs w:val="22"/>
            <w:shd w:val="clear" w:color="auto" w:fill="FFFFFF"/>
            <w:lang w:val="en-US"/>
          </w:rPr>
          <w:t xml:space="preserve"> to </w:t>
        </w:r>
      </w:ins>
      <w:ins w:id="519" w:author="Microsoft Office User" w:date="2026-05-06T04:32:00Z" w16du:dateUtc="2026-05-06T01:32:00Z">
        <w:r>
          <w:rPr>
            <w:rFonts w:ascii="Helvetica" w:hAnsi="Helvetica"/>
            <w:color w:val="000000"/>
            <w:sz w:val="22"/>
            <w:szCs w:val="22"/>
            <w:shd w:val="clear" w:color="auto" w:fill="FFFFFF"/>
            <w:lang w:val="en-US"/>
          </w:rPr>
          <w:t>use</w:t>
        </w:r>
      </w:ins>
      <w:ins w:id="520" w:author="Microsoft Office User" w:date="2026-05-05T22:10:00Z" w16du:dateUtc="2026-05-05T19:10:00Z">
        <w:r w:rsidR="00700632">
          <w:rPr>
            <w:rFonts w:ascii="Helvetica" w:hAnsi="Helvetica"/>
            <w:color w:val="000000"/>
            <w:sz w:val="22"/>
            <w:szCs w:val="22"/>
            <w:shd w:val="clear" w:color="auto" w:fill="FFFFFF"/>
            <w:lang w:val="en-US"/>
          </w:rPr>
          <w:t xml:space="preserve"> such testing </w:t>
        </w:r>
      </w:ins>
      <w:ins w:id="521" w:author="Microsoft Office User" w:date="2026-05-05T22:13:00Z" w16du:dateUtc="2026-05-05T19:13:00Z">
        <w:r w:rsidR="0091511A">
          <w:rPr>
            <w:rFonts w:ascii="Helvetica" w:hAnsi="Helvetica"/>
            <w:color w:val="000000"/>
            <w:sz w:val="22"/>
            <w:szCs w:val="22"/>
            <w:shd w:val="clear" w:color="auto" w:fill="FFFFFF"/>
            <w:lang w:val="en-US"/>
          </w:rPr>
          <w:t>as a standard routine</w:t>
        </w:r>
      </w:ins>
      <w:ins w:id="522" w:author="Microsoft Office User" w:date="2026-05-06T04:32:00Z" w16du:dateUtc="2026-05-06T01:32:00Z">
        <w:r>
          <w:rPr>
            <w:rFonts w:ascii="Helvetica" w:hAnsi="Helvetica"/>
            <w:color w:val="000000"/>
            <w:sz w:val="22"/>
            <w:szCs w:val="22"/>
            <w:shd w:val="clear" w:color="auto" w:fill="FFFFFF"/>
            <w:lang w:val="en-US"/>
          </w:rPr>
          <w:t xml:space="preserve"> (Fig</w:t>
        </w:r>
      </w:ins>
      <w:ins w:id="523" w:author="Microsoft Office User" w:date="2026-05-06T04:33:00Z" w16du:dateUtc="2026-05-06T01:33:00Z">
        <w:r>
          <w:rPr>
            <w:rFonts w:ascii="Helvetica" w:hAnsi="Helvetica"/>
            <w:color w:val="000000"/>
            <w:sz w:val="22"/>
            <w:szCs w:val="22"/>
            <w:shd w:val="clear" w:color="auto" w:fill="FFFFFF"/>
            <w:lang w:val="en-US"/>
          </w:rPr>
          <w:t>s</w:t>
        </w:r>
      </w:ins>
      <w:ins w:id="524" w:author="Microsoft Office User" w:date="2026-05-06T04:32:00Z" w16du:dateUtc="2026-05-06T01:32:00Z">
        <w:r>
          <w:rPr>
            <w:rFonts w:ascii="Helvetica" w:hAnsi="Helvetica"/>
            <w:color w:val="000000"/>
            <w:sz w:val="22"/>
            <w:szCs w:val="22"/>
            <w:shd w:val="clear" w:color="auto" w:fill="FFFFFF"/>
            <w:lang w:val="en-US"/>
          </w:rPr>
          <w:t>. 1 and 4)</w:t>
        </w:r>
      </w:ins>
      <w:ins w:id="525" w:author="Microsoft Office User" w:date="2026-05-05T22:10:00Z" w16du:dateUtc="2026-05-05T19:10:00Z">
        <w:r w:rsidR="00700632">
          <w:rPr>
            <w:rFonts w:ascii="Helvetica" w:hAnsi="Helvetica"/>
            <w:color w:val="000000"/>
            <w:sz w:val="22"/>
            <w:szCs w:val="22"/>
            <w:shd w:val="clear" w:color="auto" w:fill="FFFFFF"/>
            <w:lang w:val="en-US"/>
          </w:rPr>
          <w:t xml:space="preserve">. </w:t>
        </w:r>
      </w:ins>
      <w:ins w:id="526" w:author="Microsoft Office User" w:date="2026-05-05T22:09:00Z" w16du:dateUtc="2026-05-05T19:09:00Z">
        <w:r w:rsidR="00700632">
          <w:rPr>
            <w:rFonts w:ascii="Helvetica" w:hAnsi="Helvetica"/>
            <w:color w:val="000000"/>
            <w:sz w:val="22"/>
            <w:szCs w:val="22"/>
            <w:shd w:val="clear" w:color="auto" w:fill="FFFFFF"/>
            <w:lang w:val="en-US"/>
          </w:rPr>
          <w:t xml:space="preserve"> </w:t>
        </w:r>
      </w:ins>
    </w:p>
    <w:p w14:paraId="183AD721" w14:textId="77777777" w:rsidR="00C964EB" w:rsidRDefault="00C964EB" w:rsidP="002B2752">
      <w:pPr>
        <w:rPr>
          <w:ins w:id="527" w:author="Microsoft Office User" w:date="2026-05-06T04:31:00Z" w16du:dateUtc="2026-05-06T01:31:00Z"/>
          <w:rFonts w:ascii="Helvetica" w:hAnsi="Helvetica"/>
          <w:color w:val="000000"/>
          <w:sz w:val="22"/>
          <w:szCs w:val="22"/>
          <w:shd w:val="clear" w:color="auto" w:fill="FFFFFF"/>
          <w:lang w:val="en-US"/>
        </w:rPr>
      </w:pPr>
    </w:p>
    <w:p w14:paraId="3A881571" w14:textId="713AF082" w:rsidR="002B2752" w:rsidRDefault="002B2752" w:rsidP="002B2752">
      <w:pPr>
        <w:rPr>
          <w:rFonts w:ascii="Helvetica" w:hAnsi="Helvetica"/>
          <w:color w:val="000000"/>
          <w:sz w:val="22"/>
          <w:szCs w:val="22"/>
          <w:shd w:val="clear" w:color="auto" w:fill="FFFFFF"/>
          <w:lang w:val="en-US"/>
        </w:rPr>
      </w:pPr>
      <w:del w:id="528" w:author="Microsoft Office User" w:date="2026-05-05T18:43:00Z" w16du:dateUtc="2026-05-05T15:43:00Z">
        <w:r w:rsidDel="00832391">
          <w:rPr>
            <w:rFonts w:ascii="Helvetica" w:hAnsi="Helvetica"/>
            <w:color w:val="000000"/>
            <w:sz w:val="22"/>
            <w:szCs w:val="22"/>
            <w:shd w:val="clear" w:color="auto" w:fill="FFFFFF"/>
            <w:lang w:val="en-US"/>
          </w:rPr>
          <w:delText>While it is common to</w:delText>
        </w:r>
      </w:del>
      <w:ins w:id="529" w:author="Microsoft Office User" w:date="2026-05-05T22:12:00Z" w16du:dateUtc="2026-05-05T19:12:00Z">
        <w:r w:rsidR="00700632">
          <w:rPr>
            <w:rFonts w:ascii="Helvetica" w:hAnsi="Helvetica"/>
            <w:color w:val="000000"/>
            <w:sz w:val="22"/>
            <w:szCs w:val="22"/>
            <w:shd w:val="clear" w:color="auto" w:fill="FFFFFF"/>
            <w:lang w:val="en-US"/>
          </w:rPr>
          <w:t>We also</w:t>
        </w:r>
      </w:ins>
      <w:del w:id="530" w:author="Microsoft Office User" w:date="2026-05-05T22:01:00Z" w16du:dateUtc="2026-05-05T19:01:00Z">
        <w:r w:rsidDel="00334403">
          <w:rPr>
            <w:rFonts w:ascii="Helvetica" w:hAnsi="Helvetica"/>
            <w:color w:val="000000"/>
            <w:sz w:val="22"/>
            <w:szCs w:val="22"/>
            <w:shd w:val="clear" w:color="auto" w:fill="FFFFFF"/>
            <w:lang w:val="en-US"/>
          </w:rPr>
          <w:delText xml:space="preserve"> </w:delText>
        </w:r>
      </w:del>
      <w:ins w:id="531" w:author="Microsoft Office User" w:date="2026-05-05T18:43:00Z" w16du:dateUtc="2026-05-05T15:43:00Z">
        <w:r w:rsidR="00832391">
          <w:rPr>
            <w:rFonts w:ascii="Helvetica" w:hAnsi="Helvetica"/>
            <w:color w:val="000000"/>
            <w:sz w:val="22"/>
            <w:szCs w:val="22"/>
            <w:shd w:val="clear" w:color="auto" w:fill="FFFFFF"/>
            <w:lang w:val="en-US"/>
          </w:rPr>
          <w:t xml:space="preserve"> </w:t>
        </w:r>
      </w:ins>
      <w:r>
        <w:rPr>
          <w:rFonts w:ascii="Helvetica" w:hAnsi="Helvetica"/>
          <w:color w:val="000000"/>
          <w:sz w:val="22"/>
          <w:szCs w:val="22"/>
          <w:shd w:val="clear" w:color="auto" w:fill="FFFFFF"/>
          <w:lang w:val="en-US"/>
        </w:rPr>
        <w:t xml:space="preserve">compare </w:t>
      </w:r>
      <w:ins w:id="532" w:author="Microsoft Office User" w:date="2026-05-05T22:10:00Z" w16du:dateUtc="2026-05-05T19:10:00Z">
        <w:r w:rsidR="00700632">
          <w:rPr>
            <w:rFonts w:ascii="Helvetica" w:hAnsi="Helvetica"/>
            <w:color w:val="000000"/>
            <w:sz w:val="22"/>
            <w:szCs w:val="22"/>
            <w:shd w:val="clear" w:color="auto" w:fill="FFFFFF"/>
            <w:lang w:val="en-US"/>
          </w:rPr>
          <w:t xml:space="preserve">the </w:t>
        </w:r>
      </w:ins>
      <w:ins w:id="533" w:author="Microsoft Office User" w:date="2026-05-05T22:09:00Z" w16du:dateUtc="2026-05-05T19:09:00Z">
        <w:r w:rsidR="00700632">
          <w:rPr>
            <w:rFonts w:ascii="Helvetica" w:hAnsi="Helvetica"/>
            <w:color w:val="000000"/>
            <w:sz w:val="22"/>
            <w:szCs w:val="22"/>
            <w:shd w:val="clear" w:color="auto" w:fill="FFFFFF"/>
            <w:lang w:val="en-US"/>
          </w:rPr>
          <w:t>final results</w:t>
        </w:r>
      </w:ins>
      <w:ins w:id="534" w:author="Microsoft Office User" w:date="2026-05-05T22:12:00Z" w16du:dateUtc="2026-05-05T19:12:00Z">
        <w:r w:rsidR="00700632">
          <w:rPr>
            <w:rFonts w:ascii="Helvetica" w:hAnsi="Helvetica"/>
            <w:color w:val="000000"/>
            <w:sz w:val="22"/>
            <w:szCs w:val="22"/>
            <w:shd w:val="clear" w:color="auto" w:fill="FFFFFF"/>
            <w:lang w:val="en-US"/>
          </w:rPr>
          <w:t xml:space="preserve"> </w:t>
        </w:r>
      </w:ins>
      <w:del w:id="535" w:author="Microsoft Office User" w:date="2026-05-05T22:09:00Z" w16du:dateUtc="2026-05-05T19:09:00Z">
        <w:r w:rsidR="004B2298" w:rsidDel="00700632">
          <w:rPr>
            <w:rFonts w:ascii="Helvetica" w:hAnsi="Helvetica"/>
            <w:color w:val="000000"/>
            <w:sz w:val="22"/>
            <w:szCs w:val="22"/>
            <w:shd w:val="clear" w:color="auto" w:fill="FFFFFF"/>
            <w:lang w:val="en-US"/>
          </w:rPr>
          <w:delText xml:space="preserve">final </w:delText>
        </w:r>
        <w:r w:rsidDel="00700632">
          <w:rPr>
            <w:rFonts w:ascii="Helvetica" w:hAnsi="Helvetica"/>
            <w:color w:val="000000"/>
            <w:sz w:val="22"/>
            <w:szCs w:val="22"/>
            <w:shd w:val="clear" w:color="auto" w:fill="FFFFFF"/>
            <w:lang w:val="en-US"/>
          </w:rPr>
          <w:delText xml:space="preserve">results with other people's </w:delText>
        </w:r>
      </w:del>
      <w:del w:id="536" w:author="Microsoft Office User" w:date="2026-05-05T18:43:00Z" w16du:dateUtc="2026-05-05T15:43:00Z">
        <w:r w:rsidDel="00832391">
          <w:rPr>
            <w:rFonts w:ascii="Helvetica" w:hAnsi="Helvetica"/>
            <w:color w:val="000000"/>
            <w:sz w:val="22"/>
            <w:szCs w:val="22"/>
            <w:shd w:val="clear" w:color="auto" w:fill="FFFFFF"/>
            <w:lang w:val="en-US"/>
          </w:rPr>
          <w:delText>results</w:delText>
        </w:r>
      </w:del>
      <w:del w:id="537" w:author="Microsoft Office User" w:date="2026-05-05T18:44:00Z" w16du:dateUtc="2026-05-05T15:44:00Z">
        <w:r w:rsidDel="00832391">
          <w:rPr>
            <w:rFonts w:ascii="Helvetica" w:hAnsi="Helvetica"/>
            <w:color w:val="000000"/>
            <w:sz w:val="22"/>
            <w:szCs w:val="22"/>
            <w:shd w:val="clear" w:color="auto" w:fill="FFFFFF"/>
            <w:lang w:val="en-US"/>
          </w:rPr>
          <w:delText>, as we do</w:delText>
        </w:r>
      </w:del>
      <w:ins w:id="538" w:author="Microsoft Office User" w:date="2026-05-05T22:09:00Z" w16du:dateUtc="2026-05-05T19:09:00Z">
        <w:r w:rsidR="00700632">
          <w:rPr>
            <w:rFonts w:ascii="Helvetica" w:hAnsi="Helvetica"/>
            <w:color w:val="000000"/>
            <w:sz w:val="22"/>
            <w:szCs w:val="22"/>
            <w:shd w:val="clear" w:color="auto" w:fill="FFFFFF"/>
            <w:lang w:val="en-US"/>
          </w:rPr>
          <w:t>for SARS CoV 2</w:t>
        </w:r>
      </w:ins>
      <w:ins w:id="539" w:author="Microsoft Office User" w:date="2026-05-05T22:12:00Z" w16du:dateUtc="2026-05-05T19:12:00Z">
        <w:r w:rsidR="00700632">
          <w:rPr>
            <w:rFonts w:ascii="Helvetica" w:hAnsi="Helvetica"/>
            <w:color w:val="000000"/>
            <w:sz w:val="22"/>
            <w:szCs w:val="22"/>
            <w:shd w:val="clear" w:color="auto" w:fill="FFFFFF"/>
            <w:lang w:val="en-US"/>
          </w:rPr>
          <w:t xml:space="preserve"> </w:t>
        </w:r>
      </w:ins>
      <w:del w:id="540" w:author="Microsoft Office User" w:date="2026-05-05T22:12:00Z" w16du:dateUtc="2026-05-05T19:12:00Z">
        <w:r w:rsidDel="00700632">
          <w:rPr>
            <w:rFonts w:ascii="Helvetica" w:hAnsi="Helvetica"/>
            <w:color w:val="000000"/>
            <w:sz w:val="22"/>
            <w:szCs w:val="22"/>
            <w:shd w:val="clear" w:color="auto" w:fill="FFFFFF"/>
            <w:lang w:val="en-US"/>
          </w:rPr>
          <w:delText xml:space="preserve"> </w:delText>
        </w:r>
      </w:del>
      <w:ins w:id="541" w:author="Microsoft Office User" w:date="2026-05-06T04:31:00Z" w16du:dateUtc="2026-05-06T01:31:00Z">
        <w:r w:rsidR="00C964EB">
          <w:rPr>
            <w:rFonts w:ascii="Helvetica" w:hAnsi="Helvetica"/>
            <w:color w:val="000000"/>
            <w:sz w:val="22"/>
            <w:szCs w:val="22"/>
            <w:shd w:val="clear" w:color="auto" w:fill="FFFFFF"/>
            <w:lang w:val="en-US"/>
          </w:rPr>
          <w:t>between three methods</w:t>
        </w:r>
      </w:ins>
      <w:del w:id="542" w:author="Microsoft Office User" w:date="2026-05-06T04:31:00Z" w16du:dateUtc="2026-05-06T01:31:00Z">
        <w:r w:rsidDel="00C964EB">
          <w:rPr>
            <w:rFonts w:ascii="Helvetica" w:hAnsi="Helvetica"/>
            <w:color w:val="000000"/>
            <w:sz w:val="22"/>
            <w:szCs w:val="22"/>
            <w:shd w:val="clear" w:color="auto" w:fill="FFFFFF"/>
            <w:lang w:val="en-US"/>
          </w:rPr>
          <w:delText>in</w:delText>
        </w:r>
      </w:del>
      <w:r>
        <w:rPr>
          <w:rFonts w:ascii="Helvetica" w:hAnsi="Helvetica"/>
          <w:color w:val="000000"/>
          <w:sz w:val="22"/>
          <w:szCs w:val="22"/>
          <w:shd w:val="clear" w:color="auto" w:fill="FFFFFF"/>
          <w:lang w:val="en-US"/>
        </w:rPr>
        <w:t xml:space="preserve"> </w:t>
      </w:r>
      <w:ins w:id="543" w:author="Microsoft Office User" w:date="2026-05-06T04:31:00Z" w16du:dateUtc="2026-05-06T01:31:00Z">
        <w:r w:rsidR="00C964EB">
          <w:rPr>
            <w:rFonts w:ascii="Helvetica" w:hAnsi="Helvetica"/>
            <w:color w:val="000000"/>
            <w:sz w:val="22"/>
            <w:szCs w:val="22"/>
            <w:shd w:val="clear" w:color="auto" w:fill="FFFFFF"/>
            <w:lang w:val="en-US"/>
          </w:rPr>
          <w:t>(</w:t>
        </w:r>
      </w:ins>
      <w:r>
        <w:rPr>
          <w:rFonts w:ascii="Helvetica" w:hAnsi="Helvetica"/>
          <w:color w:val="000000"/>
          <w:sz w:val="22"/>
          <w:szCs w:val="22"/>
          <w:shd w:val="clear" w:color="auto" w:fill="FFFFFF"/>
          <w:lang w:val="en-US"/>
        </w:rPr>
        <w:t xml:space="preserve">Fig. </w:t>
      </w:r>
      <w:ins w:id="544" w:author="Microsoft Office User" w:date="2026-05-06T04:30:00Z" w16du:dateUtc="2026-05-06T01:30:00Z">
        <w:r w:rsidR="00C964EB">
          <w:rPr>
            <w:rFonts w:ascii="Helvetica" w:hAnsi="Helvetica"/>
            <w:color w:val="000000"/>
            <w:sz w:val="22"/>
            <w:szCs w:val="22"/>
            <w:shd w:val="clear" w:color="auto" w:fill="FFFFFF"/>
            <w:lang w:val="en-US"/>
          </w:rPr>
          <w:t>7</w:t>
        </w:r>
      </w:ins>
      <w:ins w:id="545" w:author="Microsoft Office User" w:date="2026-05-06T04:31:00Z" w16du:dateUtc="2026-05-06T01:31:00Z">
        <w:r w:rsidR="00C964EB">
          <w:rPr>
            <w:rFonts w:ascii="Helvetica" w:hAnsi="Helvetica"/>
            <w:color w:val="000000"/>
            <w:sz w:val="22"/>
            <w:szCs w:val="22"/>
            <w:shd w:val="clear" w:color="auto" w:fill="FFFFFF"/>
            <w:lang w:val="en-US"/>
          </w:rPr>
          <w:t>)</w:t>
        </w:r>
      </w:ins>
      <w:ins w:id="546" w:author="ivan4995@gmail.com" w:date="2026-05-05T17:06:00Z">
        <w:del w:id="547" w:author="Microsoft Office User" w:date="2026-05-06T04:30:00Z" w16du:dateUtc="2026-05-06T01:30:00Z">
          <w:r w:rsidR="00AC7425" w:rsidDel="00C964EB">
            <w:rPr>
              <w:rFonts w:ascii="Helvetica" w:hAnsi="Helvetica"/>
              <w:color w:val="000000"/>
              <w:sz w:val="22"/>
              <w:szCs w:val="22"/>
              <w:shd w:val="clear" w:color="auto" w:fill="FFFFFF"/>
              <w:lang w:val="en-US"/>
            </w:rPr>
            <w:delText>8</w:delText>
          </w:r>
        </w:del>
      </w:ins>
      <w:del w:id="548" w:author="ivan4995@gmail.com" w:date="2026-05-05T17:06:00Z">
        <w:r w:rsidDel="00AC7425">
          <w:rPr>
            <w:rFonts w:ascii="Helvetica" w:hAnsi="Helvetica"/>
            <w:color w:val="000000"/>
            <w:sz w:val="22"/>
            <w:szCs w:val="22"/>
            <w:shd w:val="clear" w:color="auto" w:fill="FFFFFF"/>
            <w:lang w:val="en-US"/>
          </w:rPr>
          <w:delText>5</w:delText>
        </w:r>
      </w:del>
      <w:del w:id="549" w:author="Microsoft Office User" w:date="2026-05-05T18:44:00Z" w16du:dateUtc="2026-05-05T15:44:00Z">
        <w:r w:rsidDel="00832391">
          <w:rPr>
            <w:rFonts w:ascii="Helvetica" w:hAnsi="Helvetica"/>
            <w:color w:val="000000"/>
            <w:sz w:val="22"/>
            <w:szCs w:val="22"/>
            <w:shd w:val="clear" w:color="auto" w:fill="FFFFFF"/>
            <w:lang w:val="en-US"/>
          </w:rPr>
          <w:delText xml:space="preserve">, </w:delText>
        </w:r>
        <w:r w:rsidR="004B2298" w:rsidDel="00832391">
          <w:rPr>
            <w:rFonts w:ascii="Helvetica" w:hAnsi="Helvetica"/>
            <w:color w:val="000000"/>
            <w:sz w:val="22"/>
            <w:szCs w:val="22"/>
            <w:shd w:val="clear" w:color="auto" w:fill="FFFFFF"/>
            <w:lang w:val="en-US"/>
          </w:rPr>
          <w:delText>it is not our responsibility to</w:delText>
        </w:r>
        <w:r w:rsidR="0061286B" w:rsidDel="00832391">
          <w:rPr>
            <w:rFonts w:ascii="Helvetica" w:hAnsi="Helvetica"/>
            <w:color w:val="000000"/>
            <w:sz w:val="22"/>
            <w:szCs w:val="22"/>
            <w:shd w:val="clear" w:color="auto" w:fill="FFFFFF"/>
            <w:lang w:val="en-US"/>
          </w:rPr>
          <w:delText xml:space="preserve"> tests other </w:delText>
        </w:r>
      </w:del>
      <w:del w:id="550" w:author="Microsoft Office User" w:date="2026-05-05T18:43:00Z" w16du:dateUtc="2026-05-05T15:43:00Z">
        <w:r w:rsidR="0061286B" w:rsidDel="00832391">
          <w:rPr>
            <w:rFonts w:ascii="Helvetica" w:hAnsi="Helvetica"/>
            <w:color w:val="000000"/>
            <w:sz w:val="22"/>
            <w:szCs w:val="22"/>
            <w:shd w:val="clear" w:color="auto" w:fill="FFFFFF"/>
            <w:lang w:val="en-US"/>
          </w:rPr>
          <w:delText>people</w:delText>
        </w:r>
        <w:r w:rsidR="00D258EC" w:rsidDel="00832391">
          <w:rPr>
            <w:rFonts w:ascii="Helvetica" w:hAnsi="Helvetica"/>
            <w:color w:val="000000"/>
            <w:sz w:val="22"/>
            <w:szCs w:val="22"/>
            <w:shd w:val="clear" w:color="auto" w:fill="FFFFFF"/>
            <w:lang w:val="en-US"/>
          </w:rPr>
          <w:delText>'s</w:delText>
        </w:r>
        <w:r w:rsidR="0061286B" w:rsidDel="00832391">
          <w:rPr>
            <w:rFonts w:ascii="Helvetica" w:hAnsi="Helvetica"/>
            <w:color w:val="000000"/>
            <w:sz w:val="22"/>
            <w:szCs w:val="22"/>
            <w:shd w:val="clear" w:color="auto" w:fill="FFFFFF"/>
            <w:lang w:val="en-US"/>
          </w:rPr>
          <w:delText xml:space="preserve"> </w:delText>
        </w:r>
      </w:del>
      <w:del w:id="551" w:author="Microsoft Office User" w:date="2026-05-05T18:44:00Z" w16du:dateUtc="2026-05-05T15:44:00Z">
        <w:r w:rsidR="0061286B" w:rsidDel="00832391">
          <w:rPr>
            <w:rFonts w:ascii="Helvetica" w:hAnsi="Helvetica"/>
            <w:color w:val="000000"/>
            <w:sz w:val="22"/>
            <w:szCs w:val="22"/>
            <w:shd w:val="clear" w:color="auto" w:fill="FFFFFF"/>
            <w:lang w:val="en-US"/>
          </w:rPr>
          <w:delText>methods</w:delText>
        </w:r>
        <w:r w:rsidR="004B2298" w:rsidDel="00832391">
          <w:rPr>
            <w:rFonts w:ascii="Helvetica" w:hAnsi="Helvetica"/>
            <w:color w:val="000000"/>
            <w:sz w:val="22"/>
            <w:szCs w:val="22"/>
            <w:shd w:val="clear" w:color="auto" w:fill="FFFFFF"/>
            <w:lang w:val="en-US"/>
          </w:rPr>
          <w:delText xml:space="preserve">. </w:delText>
        </w:r>
      </w:del>
      <w:ins w:id="552" w:author="Microsoft Office User" w:date="2026-05-05T18:44:00Z" w16du:dateUtc="2026-05-05T15:44:00Z">
        <w:r w:rsidR="00832391">
          <w:rPr>
            <w:rFonts w:ascii="Helvetica" w:hAnsi="Helvetica"/>
            <w:color w:val="000000"/>
            <w:sz w:val="22"/>
            <w:szCs w:val="22"/>
            <w:shd w:val="clear" w:color="auto" w:fill="FFFFFF"/>
            <w:lang w:val="en-US"/>
          </w:rPr>
          <w:t>.</w:t>
        </w:r>
      </w:ins>
    </w:p>
    <w:p w14:paraId="59F6DA4A" w14:textId="77777777" w:rsidR="002B2752" w:rsidRDefault="002B2752">
      <w:pPr>
        <w:rPr>
          <w:rFonts w:ascii="Helvetica" w:hAnsi="Helvetica"/>
          <w:b/>
          <w:color w:val="000000"/>
          <w:sz w:val="22"/>
          <w:szCs w:val="22"/>
          <w:shd w:val="clear" w:color="auto" w:fill="FFFFFF"/>
        </w:rPr>
      </w:pPr>
    </w:p>
    <w:p w14:paraId="79EB0187" w14:textId="49043424" w:rsidR="00712A1E" w:rsidRPr="00BF358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rPr>
        <w:t>Such comparisons are necessary to conclude "fundamental limitations" on epistasis detection exist and to properly contextualize the method in terms of what has come before.</w:t>
      </w:r>
      <w:r w:rsidRPr="00712A1E">
        <w:rPr>
          <w:rStyle w:val="apple-converted-space"/>
          <w:rFonts w:ascii="Helvetica" w:hAnsi="Helvetica"/>
          <w:b/>
          <w:color w:val="000000"/>
          <w:sz w:val="22"/>
          <w:szCs w:val="22"/>
          <w:shd w:val="clear" w:color="auto" w:fill="FFFFFF"/>
        </w:rPr>
        <w:t> </w:t>
      </w:r>
    </w:p>
    <w:p w14:paraId="457CA524" w14:textId="3F5A4477" w:rsidR="008F6870" w:rsidRDefault="008F6870" w:rsidP="00BF358F">
      <w:pPr>
        <w:rPr>
          <w:ins w:id="553" w:author="Microsoft Office User" w:date="2026-05-05T22:21:00Z" w16du:dateUtc="2026-05-05T19:21:00Z"/>
          <w:rFonts w:ascii="Helvetica" w:hAnsi="Helvetica"/>
          <w:color w:val="000000"/>
          <w:sz w:val="22"/>
          <w:szCs w:val="22"/>
          <w:shd w:val="clear" w:color="auto" w:fill="FFFFFF"/>
          <w:lang w:val="en-US"/>
        </w:rPr>
      </w:pPr>
    </w:p>
    <w:p w14:paraId="46552539" w14:textId="7DFEC894" w:rsidR="0091511A" w:rsidDel="0016146D" w:rsidRDefault="0091511A">
      <w:pPr>
        <w:rPr>
          <w:del w:id="554" w:author="Microsoft Office User" w:date="2026-05-05T22:26:00Z" w16du:dateUtc="2026-05-05T19:26:00Z"/>
          <w:rFonts w:ascii="Helvetica" w:hAnsi="Helvetica"/>
          <w:color w:val="000000"/>
          <w:sz w:val="22"/>
          <w:szCs w:val="22"/>
          <w:shd w:val="clear" w:color="auto" w:fill="FFFFFF"/>
          <w:lang w:val="en-US"/>
        </w:rPr>
      </w:pPr>
    </w:p>
    <w:p w14:paraId="53A9BA3F" w14:textId="0B96AC68" w:rsidR="00396881" w:rsidRDefault="00C964EB" w:rsidP="00BF358F">
      <w:pPr>
        <w:rPr>
          <w:ins w:id="555" w:author="Microsoft Office User" w:date="2026-05-07T02:09:00Z" w16du:dateUtc="2026-05-06T23:09:00Z"/>
          <w:rFonts w:ascii="Helvetica" w:hAnsi="Helvetica"/>
          <w:color w:val="000000"/>
          <w:sz w:val="22"/>
          <w:szCs w:val="22"/>
          <w:shd w:val="clear" w:color="auto" w:fill="FFFFFF"/>
          <w:lang w:val="en-US"/>
        </w:rPr>
      </w:pPr>
      <w:ins w:id="556" w:author="Microsoft Office User" w:date="2026-05-06T04:33:00Z" w16du:dateUtc="2026-05-06T01:33:00Z">
        <w:r>
          <w:rPr>
            <w:rFonts w:ascii="Helvetica" w:hAnsi="Helvetica"/>
            <w:color w:val="000000"/>
            <w:sz w:val="22"/>
            <w:szCs w:val="22"/>
            <w:shd w:val="clear" w:color="auto" w:fill="FFFFFF"/>
            <w:lang w:val="en-US"/>
          </w:rPr>
          <w:t xml:space="preserve">Fundamental limitations are </w:t>
        </w:r>
      </w:ins>
      <w:ins w:id="557" w:author="Microsoft Office User" w:date="2026-05-06T04:37:00Z" w16du:dateUtc="2026-05-06T01:37:00Z">
        <w:r w:rsidR="00C12884">
          <w:rPr>
            <w:rFonts w:ascii="Helvetica" w:hAnsi="Helvetica"/>
            <w:color w:val="000000"/>
            <w:sz w:val="22"/>
            <w:szCs w:val="22"/>
            <w:shd w:val="clear" w:color="auto" w:fill="FFFFFF"/>
            <w:lang w:val="en-US"/>
          </w:rPr>
          <w:t>called "</w:t>
        </w:r>
      </w:ins>
      <w:ins w:id="558" w:author="Microsoft Office User" w:date="2026-05-06T04:33:00Z" w16du:dateUtc="2026-05-06T01:33:00Z">
        <w:r>
          <w:rPr>
            <w:rFonts w:ascii="Helvetica" w:hAnsi="Helvetica"/>
            <w:color w:val="000000"/>
            <w:sz w:val="22"/>
            <w:szCs w:val="22"/>
            <w:shd w:val="clear" w:color="auto" w:fill="FFFFFF"/>
            <w:lang w:val="en-US"/>
          </w:rPr>
          <w:t>fundam</w:t>
        </w:r>
      </w:ins>
      <w:ins w:id="559" w:author="Microsoft Office User" w:date="2026-05-06T04:34:00Z" w16du:dateUtc="2026-05-06T01:34:00Z">
        <w:r>
          <w:rPr>
            <w:rFonts w:ascii="Helvetica" w:hAnsi="Helvetica"/>
            <w:color w:val="000000"/>
            <w:sz w:val="22"/>
            <w:szCs w:val="22"/>
            <w:shd w:val="clear" w:color="auto" w:fill="FFFFFF"/>
            <w:lang w:val="en-US"/>
          </w:rPr>
          <w:t>e</w:t>
        </w:r>
      </w:ins>
      <w:ins w:id="560" w:author="Microsoft Office User" w:date="2026-05-06T04:33:00Z" w16du:dateUtc="2026-05-06T01:33:00Z">
        <w:r>
          <w:rPr>
            <w:rFonts w:ascii="Helvetica" w:hAnsi="Helvetica"/>
            <w:color w:val="000000"/>
            <w:sz w:val="22"/>
            <w:szCs w:val="22"/>
            <w:shd w:val="clear" w:color="auto" w:fill="FFFFFF"/>
            <w:lang w:val="en-US"/>
          </w:rPr>
          <w:t>ntal</w:t>
        </w:r>
      </w:ins>
      <w:ins w:id="561" w:author="Microsoft Office User" w:date="2026-05-06T04:37:00Z" w16du:dateUtc="2026-05-06T01:37:00Z">
        <w:r w:rsidR="00C12884">
          <w:rPr>
            <w:rFonts w:ascii="Helvetica" w:hAnsi="Helvetica"/>
            <w:color w:val="000000"/>
            <w:sz w:val="22"/>
            <w:szCs w:val="22"/>
            <w:shd w:val="clear" w:color="auto" w:fill="FFFFFF"/>
            <w:lang w:val="en-US"/>
          </w:rPr>
          <w:t>"</w:t>
        </w:r>
      </w:ins>
      <w:ins w:id="562" w:author="Microsoft Office User" w:date="2026-05-06T04:33:00Z" w16du:dateUtc="2026-05-06T01:33:00Z">
        <w:r>
          <w:rPr>
            <w:rFonts w:ascii="Helvetica" w:hAnsi="Helvetica"/>
            <w:color w:val="000000"/>
            <w:sz w:val="22"/>
            <w:szCs w:val="22"/>
            <w:shd w:val="clear" w:color="auto" w:fill="FFFFFF"/>
            <w:lang w:val="en-US"/>
          </w:rPr>
          <w:t>, because they do not de</w:t>
        </w:r>
      </w:ins>
      <w:ins w:id="563" w:author="Microsoft Office User" w:date="2026-05-06T04:34:00Z" w16du:dateUtc="2026-05-06T01:34:00Z">
        <w:r>
          <w:rPr>
            <w:rFonts w:ascii="Helvetica" w:hAnsi="Helvetica"/>
            <w:color w:val="000000"/>
            <w:sz w:val="22"/>
            <w:szCs w:val="22"/>
            <w:shd w:val="clear" w:color="auto" w:fill="FFFFFF"/>
            <w:lang w:val="en-US"/>
          </w:rPr>
          <w:t>pend on a detection method used</w:t>
        </w:r>
      </w:ins>
      <w:ins w:id="564" w:author="Microsoft Office User" w:date="2026-05-07T02:08:00Z" w16du:dateUtc="2026-05-06T23:08:00Z">
        <w:r w:rsidR="00396881">
          <w:rPr>
            <w:rFonts w:ascii="Helvetica" w:hAnsi="Helvetica"/>
            <w:color w:val="000000"/>
            <w:sz w:val="22"/>
            <w:szCs w:val="22"/>
            <w:shd w:val="clear" w:color="auto" w:fill="FFFFFF"/>
            <w:lang w:val="en-US"/>
          </w:rPr>
          <w:t>, but are intrinsic to ev</w:t>
        </w:r>
      </w:ins>
      <w:ins w:id="565" w:author="Microsoft Office User" w:date="2026-05-07T02:09:00Z" w16du:dateUtc="2026-05-06T23:09:00Z">
        <w:r w:rsidR="00396881">
          <w:rPr>
            <w:rFonts w:ascii="Helvetica" w:hAnsi="Helvetica"/>
            <w:color w:val="000000"/>
            <w:sz w:val="22"/>
            <w:szCs w:val="22"/>
            <w:shd w:val="clear" w:color="auto" w:fill="FFFFFF"/>
            <w:lang w:val="en-US"/>
          </w:rPr>
          <w:t>olutionary dynamics</w:t>
        </w:r>
      </w:ins>
      <w:ins w:id="566" w:author="Microsoft Office User" w:date="2026-05-06T04:34:00Z" w16du:dateUtc="2026-05-06T01:34:00Z">
        <w:r>
          <w:rPr>
            <w:rFonts w:ascii="Helvetica" w:hAnsi="Helvetica"/>
            <w:color w:val="000000"/>
            <w:sz w:val="22"/>
            <w:szCs w:val="22"/>
            <w:shd w:val="clear" w:color="auto" w:fill="FFFFFF"/>
            <w:lang w:val="en-US"/>
          </w:rPr>
          <w:t xml:space="preserve">. </w:t>
        </w:r>
      </w:ins>
      <w:ins w:id="567" w:author="Microsoft Office User" w:date="2026-05-07T02:11:00Z" w16du:dateUtc="2026-05-06T23:11:00Z">
        <w:r w:rsidR="001F0B30">
          <w:rPr>
            <w:rFonts w:ascii="Helvetica" w:hAnsi="Helvetica"/>
            <w:color w:val="000000"/>
            <w:sz w:val="22"/>
            <w:szCs w:val="22"/>
            <w:shd w:val="clear" w:color="auto" w:fill="FFFFFF"/>
            <w:lang w:val="en-US"/>
          </w:rPr>
          <w:t>The</w:t>
        </w:r>
      </w:ins>
      <w:ins w:id="568" w:author="Microsoft Office User" w:date="2026-05-06T04:34:00Z" w16du:dateUtc="2026-05-06T01:34:00Z">
        <w:r>
          <w:rPr>
            <w:rFonts w:ascii="Helvetica" w:hAnsi="Helvetica"/>
            <w:color w:val="000000"/>
            <w:sz w:val="22"/>
            <w:szCs w:val="22"/>
            <w:shd w:val="clear" w:color="auto" w:fill="FFFFFF"/>
            <w:lang w:val="en-US"/>
          </w:rPr>
          <w:t xml:space="preserve"> exist</w:t>
        </w:r>
      </w:ins>
      <w:ins w:id="569" w:author="Microsoft Office User" w:date="2026-05-06T04:35:00Z" w16du:dateUtc="2026-05-06T01:35:00Z">
        <w:r>
          <w:rPr>
            <w:rFonts w:ascii="Helvetica" w:hAnsi="Helvetica"/>
            <w:color w:val="000000"/>
            <w:sz w:val="22"/>
            <w:szCs w:val="22"/>
            <w:shd w:val="clear" w:color="auto" w:fill="FFFFFF"/>
            <w:lang w:val="en-US"/>
          </w:rPr>
          <w:t>ence of strong correlations</w:t>
        </w:r>
      </w:ins>
      <w:ins w:id="570" w:author="Microsoft Office User" w:date="2026-05-07T02:11:00Z" w16du:dateUtc="2026-05-06T23:11:00Z">
        <w:r w:rsidR="001F0B30">
          <w:rPr>
            <w:rFonts w:ascii="Helvetica" w:hAnsi="Helvetica"/>
            <w:color w:val="000000"/>
            <w:sz w:val="22"/>
            <w:szCs w:val="22"/>
            <w:shd w:val="clear" w:color="auto" w:fill="FFFFFF"/>
            <w:lang w:val="en-US"/>
          </w:rPr>
          <w:t xml:space="preserve"> caused by </w:t>
        </w:r>
        <w:r w:rsidR="001F0B30">
          <w:rPr>
            <w:rFonts w:ascii="Helvetica" w:hAnsi="Helvetica"/>
            <w:color w:val="000000"/>
            <w:sz w:val="22"/>
            <w:szCs w:val="22"/>
            <w:shd w:val="clear" w:color="auto" w:fill="FFFFFF"/>
            <w:lang w:val="en-US"/>
          </w:rPr>
          <w:t>genetic linkage</w:t>
        </w:r>
      </w:ins>
      <w:ins w:id="571" w:author="Microsoft Office User" w:date="2026-05-06T04:35:00Z" w16du:dateUtc="2026-05-06T01:35:00Z">
        <w:r>
          <w:rPr>
            <w:rFonts w:ascii="Helvetica" w:hAnsi="Helvetica"/>
            <w:color w:val="000000"/>
            <w:sz w:val="22"/>
            <w:szCs w:val="22"/>
            <w:shd w:val="clear" w:color="auto" w:fill="FFFFFF"/>
            <w:lang w:val="en-US"/>
          </w:rPr>
          <w:t xml:space="preserve"> is</w:t>
        </w:r>
      </w:ins>
      <w:ins w:id="572" w:author="Microsoft Office User" w:date="2026-05-07T02:11:00Z" w16du:dateUtc="2026-05-06T23:11:00Z">
        <w:r w:rsidR="001F0B30">
          <w:rPr>
            <w:rFonts w:ascii="Helvetica" w:hAnsi="Helvetica"/>
            <w:color w:val="000000"/>
            <w:sz w:val="22"/>
            <w:szCs w:val="22"/>
            <w:shd w:val="clear" w:color="auto" w:fill="FFFFFF"/>
            <w:lang w:val="en-US"/>
          </w:rPr>
          <w:t xml:space="preserve"> w</w:t>
        </w:r>
      </w:ins>
      <w:ins w:id="573" w:author="Microsoft Office User" w:date="2026-05-07T02:12:00Z" w16du:dateUtc="2026-05-06T23:12:00Z">
        <w:r w:rsidR="001F0B30">
          <w:rPr>
            <w:rFonts w:ascii="Helvetica" w:hAnsi="Helvetica"/>
            <w:color w:val="000000"/>
            <w:sz w:val="22"/>
            <w:szCs w:val="22"/>
            <w:shd w:val="clear" w:color="auto" w:fill="FFFFFF"/>
            <w:lang w:val="en-US"/>
          </w:rPr>
          <w:t>ell–known in population genetics for more than 100 years</w:t>
        </w:r>
      </w:ins>
      <w:ins w:id="574" w:author="Microsoft Office User" w:date="2026-05-06T04:35:00Z" w16du:dateUtc="2026-05-06T01:35:00Z">
        <w:r>
          <w:rPr>
            <w:rFonts w:ascii="Helvetica" w:hAnsi="Helvetica"/>
            <w:color w:val="000000"/>
            <w:sz w:val="22"/>
            <w:szCs w:val="22"/>
            <w:shd w:val="clear" w:color="auto" w:fill="FFFFFF"/>
            <w:lang w:val="en-US"/>
          </w:rPr>
          <w:t>,</w:t>
        </w:r>
      </w:ins>
      <w:ins w:id="575" w:author="Microsoft Office User" w:date="2026-05-07T02:09:00Z" w16du:dateUtc="2026-05-06T23:09:00Z">
        <w:r w:rsidR="00396881">
          <w:rPr>
            <w:rFonts w:ascii="Helvetica" w:hAnsi="Helvetica"/>
            <w:color w:val="000000"/>
            <w:sz w:val="22"/>
            <w:szCs w:val="22"/>
            <w:shd w:val="clear" w:color="auto" w:fill="FFFFFF"/>
            <w:lang w:val="en-US"/>
          </w:rPr>
          <w:t xml:space="preserve"> </w:t>
        </w:r>
      </w:ins>
    </w:p>
    <w:p w14:paraId="08004428" w14:textId="77777777" w:rsidR="00396881" w:rsidRDefault="00396881" w:rsidP="00BF358F">
      <w:pPr>
        <w:rPr>
          <w:ins w:id="576" w:author="Microsoft Office User" w:date="2026-05-07T02:09:00Z" w16du:dateUtc="2026-05-06T23:09:00Z"/>
          <w:rFonts w:ascii="Helvetica" w:hAnsi="Helvetica"/>
          <w:color w:val="000000"/>
          <w:sz w:val="22"/>
          <w:szCs w:val="22"/>
          <w:shd w:val="clear" w:color="auto" w:fill="FFFFFF"/>
          <w:lang w:val="en-US"/>
        </w:rPr>
      </w:pPr>
    </w:p>
    <w:p w14:paraId="46DBEEE2" w14:textId="315AEB43" w:rsidR="00BF358F" w:rsidRPr="00396881" w:rsidRDefault="008202F2" w:rsidP="00BF358F">
      <w:pPr>
        <w:rPr>
          <w:rFonts w:ascii="Helvetica" w:hAnsi="Helvetica"/>
          <w:color w:val="000000"/>
          <w:sz w:val="22"/>
          <w:szCs w:val="22"/>
          <w:shd w:val="clear" w:color="auto" w:fill="FFFFFF"/>
          <w:lang w:val="en-US"/>
          <w:rPrChange w:id="577" w:author="Microsoft Office User" w:date="2026-05-07T02:07:00Z" w16du:dateUtc="2026-05-06T23:07:00Z">
            <w:rPr>
              <w:rFonts w:ascii="Helvetica" w:hAnsi="Helvetica"/>
              <w:color w:val="000000"/>
              <w:sz w:val="22"/>
              <w:szCs w:val="22"/>
              <w:shd w:val="clear" w:color="auto" w:fill="FFFFFF"/>
            </w:rPr>
          </w:rPrChange>
        </w:rPr>
      </w:pPr>
      <w:del w:id="578" w:author="Microsoft Office User" w:date="2026-05-05T18:48:00Z" w16du:dateUtc="2026-05-05T15:48:00Z">
        <w:r w:rsidDel="00C62C19">
          <w:rPr>
            <w:rFonts w:ascii="Helvetica" w:hAnsi="Helvetica"/>
            <w:color w:val="000000"/>
            <w:sz w:val="22"/>
            <w:szCs w:val="22"/>
            <w:shd w:val="clear" w:color="auto" w:fill="FFFFFF"/>
            <w:lang w:val="en-US"/>
          </w:rPr>
          <w:delText xml:space="preserve">To </w:delText>
        </w:r>
      </w:del>
      <w:del w:id="579" w:author="Microsoft Office User" w:date="2026-05-05T18:47:00Z" w16du:dateUtc="2026-05-05T15:47:00Z">
        <w:r w:rsidDel="00832391">
          <w:rPr>
            <w:rFonts w:ascii="Helvetica" w:hAnsi="Helvetica"/>
            <w:color w:val="000000"/>
            <w:sz w:val="22"/>
            <w:szCs w:val="22"/>
            <w:shd w:val="clear" w:color="auto" w:fill="FFFFFF"/>
            <w:lang w:val="en-US"/>
          </w:rPr>
          <w:delText xml:space="preserve">explain </w:delText>
        </w:r>
        <w:r w:rsidR="006D6FA2" w:rsidDel="00832391">
          <w:rPr>
            <w:rFonts w:ascii="Helvetica" w:hAnsi="Helvetica"/>
            <w:color w:val="000000"/>
            <w:sz w:val="22"/>
            <w:szCs w:val="22"/>
            <w:shd w:val="clear" w:color="auto" w:fill="FFFFFF"/>
            <w:lang w:val="en-US"/>
          </w:rPr>
          <w:delText>this point</w:delText>
        </w:r>
        <w:r w:rsidDel="00832391">
          <w:rPr>
            <w:rFonts w:ascii="Helvetica" w:hAnsi="Helvetica"/>
            <w:color w:val="000000"/>
            <w:sz w:val="22"/>
            <w:szCs w:val="22"/>
            <w:shd w:val="clear" w:color="auto" w:fill="FFFFFF"/>
            <w:lang w:val="en-US"/>
          </w:rPr>
          <w:delText>,</w:delText>
        </w:r>
      </w:del>
      <w:del w:id="580" w:author="Microsoft Office User" w:date="2026-05-05T18:48:00Z" w16du:dateUtc="2026-05-05T15:48:00Z">
        <w:r w:rsidDel="00C62C19">
          <w:rPr>
            <w:rFonts w:ascii="Helvetica" w:hAnsi="Helvetica"/>
            <w:color w:val="000000"/>
            <w:sz w:val="22"/>
            <w:szCs w:val="22"/>
            <w:shd w:val="clear" w:color="auto" w:fill="FFFFFF"/>
            <w:lang w:val="en-US"/>
          </w:rPr>
          <w:delText xml:space="preserve"> w</w:delText>
        </w:r>
      </w:del>
      <w:ins w:id="581" w:author="Microsoft Office User" w:date="2026-05-06T04:35:00Z" w16du:dateUtc="2026-05-06T01:35:00Z">
        <w:r w:rsidR="00C964EB">
          <w:rPr>
            <w:rFonts w:ascii="Helvetica" w:hAnsi="Helvetica"/>
            <w:color w:val="000000"/>
            <w:sz w:val="22"/>
            <w:szCs w:val="22"/>
            <w:shd w:val="clear" w:color="auto" w:fill="FFFFFF"/>
            <w:lang w:val="en-US"/>
          </w:rPr>
          <w:t>To make it clear, w</w:t>
        </w:r>
      </w:ins>
      <w:r>
        <w:rPr>
          <w:rFonts w:ascii="Helvetica" w:hAnsi="Helvetica"/>
          <w:color w:val="000000"/>
          <w:sz w:val="22"/>
          <w:szCs w:val="22"/>
          <w:shd w:val="clear" w:color="auto" w:fill="FFFFFF"/>
          <w:lang w:val="en-US"/>
        </w:rPr>
        <w:t>e a</w:t>
      </w:r>
      <w:r w:rsidR="008F6870">
        <w:rPr>
          <w:rFonts w:ascii="Helvetica" w:hAnsi="Helvetica"/>
          <w:color w:val="000000"/>
          <w:sz w:val="22"/>
          <w:szCs w:val="22"/>
          <w:shd w:val="clear" w:color="auto" w:fill="FFFFFF"/>
          <w:lang w:val="en-US"/>
        </w:rPr>
        <w:t xml:space="preserve">dded </w:t>
      </w:r>
      <w:r>
        <w:rPr>
          <w:rFonts w:ascii="Helvetica" w:hAnsi="Helvetica"/>
          <w:color w:val="000000"/>
          <w:sz w:val="22"/>
          <w:szCs w:val="22"/>
          <w:shd w:val="clear" w:color="auto" w:fill="FFFFFF"/>
          <w:lang w:val="en-US"/>
        </w:rPr>
        <w:t>a paragraph</w:t>
      </w:r>
      <w:r w:rsidR="00110469">
        <w:rPr>
          <w:rFonts w:ascii="Helvetica" w:hAnsi="Helvetica"/>
          <w:color w:val="000000"/>
          <w:sz w:val="22"/>
          <w:szCs w:val="22"/>
          <w:shd w:val="clear" w:color="auto" w:fill="FFFFFF"/>
          <w:lang w:val="en-US"/>
        </w:rPr>
        <w:t xml:space="preserve"> to Introduction</w:t>
      </w:r>
      <w:ins w:id="582"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ins w:id="583" w:author="Microsoft Office User" w:date="2026-05-05T22:25:00Z" w16du:dateUtc="2026-05-05T19:25:00Z">
        <w:r w:rsidR="0016146D">
          <w:rPr>
            <w:rFonts w:ascii="Helvetica" w:hAnsi="Helvetica"/>
            <w:color w:val="000000"/>
            <w:sz w:val="22"/>
            <w:szCs w:val="22"/>
            <w:shd w:val="clear" w:color="auto" w:fill="FFFFFF"/>
            <w:lang w:val="en-US"/>
          </w:rPr>
          <w:t>62</w:t>
        </w:r>
      </w:ins>
      <w:ins w:id="584" w:author="Microsoft Office User" w:date="2026-05-05T18:46:00Z" w16du:dateUtc="2026-05-05T15:46:00Z">
        <w:r w:rsidR="00832391">
          <w:rPr>
            <w:rFonts w:ascii="Helvetica" w:hAnsi="Helvetica"/>
            <w:color w:val="000000"/>
            <w:sz w:val="22"/>
            <w:szCs w:val="22"/>
            <w:shd w:val="clear" w:color="auto" w:fill="FFFFFF"/>
            <w:lang w:val="en-US"/>
          </w:rPr>
          <w:t>)</w:t>
        </w:r>
      </w:ins>
      <w:r w:rsidR="00BF358F">
        <w:rPr>
          <w:rFonts w:ascii="Helvetica" w:hAnsi="Helvetica"/>
          <w:color w:val="000000"/>
          <w:sz w:val="22"/>
          <w:szCs w:val="22"/>
          <w:shd w:val="clear" w:color="auto" w:fill="FFFFFF"/>
          <w:lang w:val="en-US"/>
        </w:rPr>
        <w:t>:</w:t>
      </w:r>
    </w:p>
    <w:p w14:paraId="7E683C8C" w14:textId="77777777" w:rsidR="00BF358F" w:rsidRPr="00BA7958" w:rsidRDefault="00BF358F" w:rsidP="00BF358F">
      <w:pPr>
        <w:rPr>
          <w:rFonts w:ascii="Helvetica" w:hAnsi="Helvetica"/>
          <w:color w:val="000000"/>
          <w:sz w:val="20"/>
          <w:szCs w:val="20"/>
          <w:shd w:val="clear" w:color="auto" w:fill="FFFFFF"/>
          <w:lang w:val="en-US"/>
          <w:rPrChange w:id="585" w:author="ivan4995@gmail.com" w:date="2026-05-05T17:08:00Z">
            <w:rPr>
              <w:rFonts w:ascii="Helvetica" w:hAnsi="Helvetica"/>
              <w:color w:val="000000"/>
              <w:sz w:val="22"/>
              <w:szCs w:val="22"/>
              <w:shd w:val="clear" w:color="auto" w:fill="FFFFFF"/>
              <w:lang w:val="en-US"/>
            </w:rPr>
          </w:rPrChange>
        </w:rPr>
      </w:pPr>
    </w:p>
    <w:p w14:paraId="1285C9BA" w14:textId="6F60388B" w:rsidR="00870DC5" w:rsidRPr="00BA7958" w:rsidDel="00BA7958" w:rsidRDefault="00BA7958" w:rsidP="00E369EA">
      <w:pPr>
        <w:jc w:val="both"/>
        <w:rPr>
          <w:del w:id="586" w:author="ivan4995@gmail.com" w:date="2026-05-05T17:08:00Z"/>
          <w:rFonts w:ascii="Times New Roman" w:hAnsi="Times New Roman" w:cs="Times New Roman"/>
          <w:color w:val="000000"/>
          <w:sz w:val="20"/>
          <w:szCs w:val="20"/>
          <w:shd w:val="clear" w:color="auto" w:fill="FFFFFF"/>
          <w:lang w:val="en"/>
        </w:rPr>
      </w:pPr>
      <w:ins w:id="587" w:author="ivan4995@gmail.com" w:date="2026-05-05T17:08:00Z">
        <w:r w:rsidRPr="00BA7958">
          <w:rPr>
            <w:rFonts w:ascii="Times New Roman" w:eastAsia="Times New Roman" w:hAnsi="Times New Roman" w:cs="Times New Roman"/>
            <w:sz w:val="20"/>
            <w:szCs w:val="20"/>
            <w:rPrChange w:id="588" w:author="ivan4995@gmail.com" w:date="2026-05-05T17:08:00Z">
              <w:rPr>
                <w:rFonts w:ascii="Times New Roman" w:eastAsia="Times New Roman" w:hAnsi="Times New Roman" w:cs="Times New Roman"/>
              </w:rPr>
            </w:rPrChange>
          </w:rPr>
          <w:t xml:space="preserve">About a century ago, it was realized that the evolution of a population is strongly affected by the fact that the fates of alleles at different loci are linked unless separated by recombination </w:t>
        </w:r>
        <w:r w:rsidRPr="00BA7958">
          <w:rPr>
            <w:rFonts w:ascii="Times New Roman" w:eastAsia="Times New Roman" w:hAnsi="Times New Roman" w:cs="Times New Roman"/>
            <w:sz w:val="20"/>
            <w:szCs w:val="20"/>
            <w:rPrChange w:id="589" w:author="ivan4995@gmail.com" w:date="2026-05-05T17:08:00Z">
              <w:rPr>
                <w:rFonts w:ascii="Times New Roman" w:eastAsia="Times New Roman" w:hAnsi="Times New Roman" w:cs="Times New Roman"/>
              </w:rPr>
            </w:rPrChange>
          </w:rPr>
          <w:fldChar w:fldCharType="begin"/>
        </w:r>
        <w:r w:rsidRPr="00BA7958">
          <w:rPr>
            <w:rFonts w:ascii="Times New Roman" w:eastAsia="Times New Roman" w:hAnsi="Times New Roman" w:cs="Times New Roman"/>
            <w:sz w:val="20"/>
            <w:szCs w:val="20"/>
            <w:rPrChange w:id="590" w:author="ivan4995@gmail.com" w:date="2026-05-05T17:08:00Z">
              <w:rPr>
                <w:rFonts w:ascii="Times New Roman" w:eastAsia="Times New Roman" w:hAnsi="Times New Roman" w:cs="Times New Roman"/>
              </w:rPr>
            </w:rPrChange>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BA7958">
          <w:rPr>
            <w:rFonts w:ascii="Times New Roman" w:eastAsia="Times New Roman" w:hAnsi="Times New Roman" w:cs="Times New Roman"/>
            <w:sz w:val="20"/>
            <w:szCs w:val="20"/>
            <w:rPrChange w:id="591" w:author="ivan4995@gmail.com" w:date="2026-05-05T17:08:00Z">
              <w:rPr>
                <w:rFonts w:ascii="Times New Roman" w:eastAsia="Times New Roman" w:hAnsi="Times New Roman" w:cs="Times New Roman"/>
              </w:rPr>
            </w:rPrChange>
          </w:rPr>
          <w:fldChar w:fldCharType="separate"/>
        </w:r>
        <w:r w:rsidRPr="00BA7958">
          <w:rPr>
            <w:rFonts w:ascii="Times New Roman" w:eastAsia="Times New Roman" w:hAnsi="Times New Roman" w:cs="Times New Roman"/>
            <w:noProof/>
            <w:sz w:val="20"/>
            <w:szCs w:val="20"/>
            <w:rPrChange w:id="592" w:author="ivan4995@gmail.com" w:date="2026-05-05T17:08:00Z">
              <w:rPr>
                <w:rFonts w:ascii="Times New Roman" w:eastAsia="Times New Roman" w:hAnsi="Times New Roman" w:cs="Times New Roman"/>
                <w:noProof/>
              </w:rPr>
            </w:rPrChange>
          </w:rPr>
          <w:t>[33]</w:t>
        </w:r>
        <w:r w:rsidRPr="00BA7958">
          <w:rPr>
            <w:rFonts w:ascii="Times New Roman" w:eastAsia="Times New Roman" w:hAnsi="Times New Roman" w:cs="Times New Roman"/>
            <w:sz w:val="20"/>
            <w:szCs w:val="20"/>
            <w:rPrChange w:id="593" w:author="ivan4995@gmail.com" w:date="2026-05-05T17:08:00Z">
              <w:rPr>
                <w:rFonts w:ascii="Times New Roman" w:eastAsia="Times New Roman" w:hAnsi="Times New Roman" w:cs="Times New Roman"/>
              </w:rPr>
            </w:rPrChange>
          </w:rPr>
          <w:fldChar w:fldCharType="end"/>
        </w:r>
        <w:r w:rsidRPr="00BA7958">
          <w:rPr>
            <w:rFonts w:ascii="Times New Roman" w:eastAsia="Times New Roman" w:hAnsi="Times New Roman" w:cs="Times New Roman"/>
            <w:sz w:val="20"/>
            <w:szCs w:val="20"/>
            <w:rPrChange w:id="594" w:author="ivan4995@gmail.com" w:date="2026-05-05T17:08:00Z">
              <w:rPr>
                <w:rFonts w:ascii="Times New Roman" w:eastAsia="Times New Roman" w:hAnsi="Times New Roman" w:cs="Times New Roman"/>
              </w:rPr>
            </w:rPrChange>
          </w:rPr>
          <w:t>.</w:t>
        </w:r>
        <w:r w:rsidRPr="00BA7958">
          <w:rPr>
            <w:rFonts w:ascii="Times New Roman" w:eastAsia="Times New Roman" w:hAnsi="Times New Roman" w:cs="Times New Roman"/>
            <w:sz w:val="20"/>
            <w:szCs w:val="20"/>
            <w:lang w:val="en-US"/>
            <w:rPrChange w:id="595" w:author="ivan4995@gmail.com" w:date="2026-05-05T17:08:00Z">
              <w:rPr>
                <w:rFonts w:ascii="Times New Roman" w:eastAsia="Times New Roman" w:hAnsi="Times New Roman" w:cs="Times New Roman"/>
                <w:lang w:val="en-US"/>
              </w:rPr>
            </w:rPrChange>
          </w:rPr>
          <w:t xml:space="preserve"> Empirically, </w:t>
        </w:r>
        <w:r w:rsidRPr="00BA7958">
          <w:rPr>
            <w:rFonts w:ascii="Times New Roman" w:eastAsia="Times New Roman" w:hAnsi="Times New Roman" w:cs="Times New Roman"/>
            <w:sz w:val="20"/>
            <w:szCs w:val="20"/>
            <w:rPrChange w:id="596" w:author="ivan4995@gmail.com" w:date="2026-05-05T17:08:00Z">
              <w:rPr>
                <w:rFonts w:ascii="Times New Roman" w:eastAsia="Times New Roman" w:hAnsi="Times New Roman" w:cs="Times New Roman"/>
              </w:rPr>
            </w:rPrChange>
          </w:rPr>
          <w:t xml:space="preserve">the effect of strong linkage between genomic sites has been discovered by Thomas Hunt Morgan who used the inter-dependent segregation of alleles in fruit flies to understand the role of chromosomes and sex in inheritance. </w:t>
        </w:r>
        <w:r w:rsidRPr="00BA7958">
          <w:rPr>
            <w:rFonts w:ascii="Times New Roman" w:eastAsia="Times New Roman" w:hAnsi="Times New Roman" w:cs="Times New Roman"/>
            <w:sz w:val="20"/>
            <w:szCs w:val="20"/>
            <w:lang w:val="en-US"/>
            <w:rPrChange w:id="597" w:author="ivan4995@gmail.com" w:date="2026-05-05T17:08:00Z">
              <w:rPr>
                <w:rFonts w:ascii="Times New Roman" w:eastAsia="Times New Roman" w:hAnsi="Times New Roman" w:cs="Times New Roman"/>
                <w:lang w:val="en-US"/>
              </w:rPr>
            </w:rPrChange>
          </w:rPr>
          <w:t xml:space="preserve">Since then, a large body of experiment and modeling demonstrated that linkage changes evolutionary properties drastically. In the absence of recombination, common phylogeny makes all sequences very similar to their MRCA </w:t>
        </w:r>
        <w:r w:rsidRPr="00BA7958">
          <w:rPr>
            <w:rFonts w:ascii="Times New Roman" w:eastAsia="Times New Roman" w:hAnsi="Times New Roman" w:cs="Times New Roman"/>
            <w:sz w:val="20"/>
            <w:szCs w:val="20"/>
            <w:lang w:val="en-US"/>
            <w:rPrChange w:id="598"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599" w:author="ivan4995@gmail.com" w:date="2026-05-05T17:08:00Z">
              <w:rPr>
                <w:rFonts w:ascii="Times New Roman" w:eastAsia="Times New Roman" w:hAnsi="Times New Roman" w:cs="Times New Roman"/>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BA7958">
          <w:rPr>
            <w:rFonts w:ascii="Times New Roman" w:eastAsia="Times New Roman" w:hAnsi="Times New Roman" w:cs="Times New Roman"/>
            <w:sz w:val="20"/>
            <w:szCs w:val="20"/>
            <w:lang w:val="en-US"/>
            <w:rPrChange w:id="600"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601" w:author="ivan4995@gmail.com" w:date="2026-05-05T17:08:00Z">
              <w:rPr>
                <w:rFonts w:ascii="Times New Roman" w:eastAsia="Times New Roman" w:hAnsi="Times New Roman" w:cs="Times New Roman"/>
                <w:noProof/>
                <w:lang w:val="en-US"/>
              </w:rPr>
            </w:rPrChange>
          </w:rPr>
          <w:t>[34]</w:t>
        </w:r>
        <w:r w:rsidRPr="00BA7958">
          <w:rPr>
            <w:rFonts w:ascii="Times New Roman" w:eastAsia="Times New Roman" w:hAnsi="Times New Roman" w:cs="Times New Roman"/>
            <w:sz w:val="20"/>
            <w:szCs w:val="20"/>
            <w:lang w:val="en-US"/>
            <w:rPrChange w:id="602"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603" w:author="ivan4995@gmail.com" w:date="2026-05-05T17:08:00Z">
              <w:rPr>
                <w:rFonts w:ascii="Times New Roman" w:eastAsia="Times New Roman" w:hAnsi="Times New Roman" w:cs="Times New Roman"/>
                <w:lang w:val="en-US"/>
              </w:rPr>
            </w:rPrChange>
          </w:rPr>
          <w:t xml:space="preserve">. Moreover, even very frequent recombination does not break up linkage effects in a sufficiently long genome </w:t>
        </w:r>
        <w:r w:rsidRPr="00BA7958">
          <w:rPr>
            <w:rFonts w:ascii="Times New Roman" w:eastAsia="Times New Roman" w:hAnsi="Times New Roman" w:cs="Times New Roman"/>
            <w:sz w:val="20"/>
            <w:szCs w:val="20"/>
            <w:lang w:val="en-US"/>
            <w:rPrChange w:id="604"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605" w:author="ivan4995@gmail.com" w:date="2026-05-05T17:08:00Z">
              <w:rPr>
                <w:rFonts w:ascii="Times New Roman" w:eastAsia="Times New Roman" w:hAnsi="Times New Roman" w:cs="Times New Roman"/>
                <w:lang w:val="en-US"/>
              </w:rPr>
            </w:rPrChange>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BA7958">
          <w:rPr>
            <w:rFonts w:ascii="Times New Roman" w:eastAsia="Times New Roman" w:hAnsi="Times New Roman" w:cs="Times New Roman"/>
            <w:sz w:val="20"/>
            <w:szCs w:val="20"/>
            <w:lang w:val="en-US"/>
            <w:rPrChange w:id="606"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607" w:author="ivan4995@gmail.com" w:date="2026-05-05T17:08:00Z">
              <w:rPr>
                <w:rFonts w:ascii="Times New Roman" w:eastAsia="Times New Roman" w:hAnsi="Times New Roman" w:cs="Times New Roman"/>
                <w:noProof/>
                <w:lang w:val="en-US"/>
              </w:rPr>
            </w:rPrChange>
          </w:rPr>
          <w:t>[35]</w:t>
        </w:r>
        <w:r w:rsidRPr="00BA7958">
          <w:rPr>
            <w:rFonts w:ascii="Times New Roman" w:eastAsia="Times New Roman" w:hAnsi="Times New Roman" w:cs="Times New Roman"/>
            <w:sz w:val="20"/>
            <w:szCs w:val="20"/>
            <w:lang w:val="en-US"/>
            <w:rPrChange w:id="608"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609" w:author="ivan4995@gmail.com" w:date="2026-05-05T17:08:00Z">
              <w:rPr>
                <w:rFonts w:ascii="Times New Roman" w:eastAsia="Times New Roman" w:hAnsi="Times New Roman" w:cs="Times New Roman"/>
                <w:lang w:val="en-US"/>
              </w:rPr>
            </w:rPrChange>
          </w:rPr>
          <w:t>.</w:t>
        </w:r>
      </w:ins>
      <w:del w:id="610" w:author="ivan4995@gmail.com" w:date="2026-05-05T17:08:00Z">
        <w:r w:rsidR="00E369EA" w:rsidRPr="00BA7958" w:rsidDel="00BA7958">
          <w:rPr>
            <w:rFonts w:ascii="Times New Roman" w:hAnsi="Times New Roman" w:cs="Times New Roman"/>
            <w:color w:val="000000"/>
            <w:sz w:val="20"/>
            <w:szCs w:val="20"/>
            <w:shd w:val="clear" w:color="auto" w:fill="FFFFFF"/>
            <w:lang w:val="en"/>
          </w:rPr>
          <w:delText>About a century ago, it was realized that the evolution of a population is strongly affected by the fact that the fates of alleles at different loci are linked unless separated by recombination, both experimentally and theoretically (37).</w:delText>
        </w:r>
        <w:r w:rsidR="00E369EA" w:rsidRPr="00BA7958" w:rsidDel="00BA7958">
          <w:rPr>
            <w:rFonts w:ascii="Times New Roman" w:hAnsi="Times New Roman" w:cs="Times New Roman"/>
            <w:color w:val="000000"/>
            <w:sz w:val="20"/>
            <w:szCs w:val="20"/>
            <w:shd w:val="clear" w:color="auto" w:fill="FFFFFF"/>
            <w:lang w:val="en-US"/>
          </w:rPr>
          <w:delText xml:space="preserve"> Empirically, </w:delText>
        </w:r>
        <w:r w:rsidR="00E369EA" w:rsidRPr="00BA7958" w:rsidDel="00BA7958">
          <w:rPr>
            <w:rFonts w:ascii="Times New Roman" w:hAnsi="Times New Roman" w:cs="Times New Roman"/>
            <w:color w:val="000000"/>
            <w:sz w:val="20"/>
            <w:szCs w:val="20"/>
            <w:shd w:val="clear" w:color="auto" w:fill="FFFFFF"/>
            <w:lang w:val="en"/>
          </w:rPr>
          <w:delText>t</w:delText>
        </w:r>
        <w:r w:rsidR="00E369EA" w:rsidRPr="00BA7958" w:rsidDel="00BA7958">
          <w:rPr>
            <w:rFonts w:ascii="Times New Roman" w:hAnsi="Times New Roman" w:cs="Times New Roman"/>
            <w:color w:val="000000"/>
            <w:sz w:val="20"/>
            <w:szCs w:val="20"/>
            <w:shd w:val="clear" w:color="auto" w:fill="FFFFFF"/>
          </w:rPr>
          <w:delText xml:space="preserve">he effect of strong linkage between genomic sites has been discovered by Thomas Hunt Morgan who used the inter-dependent segregation of alleles in fruit flies to understand the role of chromosomes and sex. </w:delText>
        </w:r>
        <w:r w:rsidR="00E369EA" w:rsidRPr="00BA7958" w:rsidDel="00BA7958">
          <w:rPr>
            <w:rFonts w:ascii="Times New Roman" w:hAnsi="Times New Roman" w:cs="Times New Roman"/>
            <w:color w:val="000000"/>
            <w:sz w:val="20"/>
            <w:szCs w:val="20"/>
            <w:shd w:val="clear" w:color="auto" w:fill="FFFFFF"/>
            <w:lang w:val="en-US"/>
          </w:rPr>
          <w:delText xml:space="preserve">Since then, a large body of experiment and modeling demonstrated that linkage changes evolutionary properties drastically. In the absence of recombination, common phylogeny makes all sequences very similar to their MRCA {Pedruzzi, 2019 #202}. Moreover, even very frequent recombination does not break up linkage effects in a sufficiently long genome {Rouzine, 2023 #32}. </w:delText>
        </w:r>
        <w:r w:rsidR="00E369EA" w:rsidRPr="00BA7958" w:rsidDel="00BA7958">
          <w:rPr>
            <w:rFonts w:ascii="Times New Roman" w:hAnsi="Times New Roman" w:cs="Times New Roman"/>
            <w:color w:val="000000"/>
            <w:sz w:val="20"/>
            <w:szCs w:val="20"/>
            <w:shd w:val="clear" w:color="auto" w:fill="FFFFFF"/>
            <w:lang w:val="en"/>
          </w:rPr>
          <w:delText xml:space="preserve">A popular method is based on approximation of </w:delText>
        </w:r>
        <w:r w:rsidR="00E369EA" w:rsidRPr="00BA7958" w:rsidDel="00BA7958">
          <w:rPr>
            <w:rFonts w:ascii="Times New Roman" w:hAnsi="Times New Roman" w:cs="Times New Roman"/>
            <w:color w:val="000000"/>
            <w:sz w:val="20"/>
            <w:szCs w:val="20"/>
            <w:shd w:val="clear" w:color="auto" w:fill="FFFFFF"/>
            <w:lang w:val="en-US"/>
          </w:rPr>
          <w:delTex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delText>
        </w:r>
        <w:r w:rsidR="00E369EA" w:rsidRPr="00BA7958" w:rsidDel="00BA7958">
          <w:rPr>
            <w:rFonts w:ascii="Times New Roman" w:hAnsi="Times New Roman" w:cs="Times New Roman"/>
            <w:color w:val="000000"/>
            <w:sz w:val="20"/>
            <w:szCs w:val="20"/>
            <w:shd w:val="clear" w:color="auto" w:fill="FFFFFF"/>
            <w:lang w:val="en"/>
          </w:rPr>
          <w:delText xml:space="preserve">  (30-33).</w:delText>
        </w:r>
      </w:del>
    </w:p>
    <w:p w14:paraId="2A736E48" w14:textId="77777777" w:rsidR="00E369EA" w:rsidRDefault="00E369EA" w:rsidP="00620991">
      <w:pPr>
        <w:rPr>
          <w:rFonts w:ascii="Helvetica" w:hAnsi="Helvetica"/>
          <w:color w:val="000000"/>
          <w:sz w:val="22"/>
          <w:szCs w:val="22"/>
          <w:shd w:val="clear" w:color="auto" w:fill="FFFFFF"/>
          <w:lang w:val="en-US"/>
        </w:rPr>
      </w:pPr>
    </w:p>
    <w:p w14:paraId="5D5A599C" w14:textId="77777777" w:rsidR="00832391" w:rsidRDefault="00832391" w:rsidP="00620991">
      <w:pPr>
        <w:rPr>
          <w:ins w:id="611" w:author="Microsoft Office User" w:date="2026-05-05T18:46:00Z" w16du:dateUtc="2026-05-05T15:46:00Z"/>
          <w:rFonts w:ascii="Helvetica" w:hAnsi="Helvetica"/>
          <w:color w:val="000000"/>
          <w:sz w:val="22"/>
          <w:szCs w:val="22"/>
          <w:shd w:val="clear" w:color="auto" w:fill="FFFFFF"/>
          <w:lang w:val="en-US"/>
        </w:rPr>
      </w:pPr>
    </w:p>
    <w:p w14:paraId="06184F8D" w14:textId="3BA6AF85" w:rsidR="00620991" w:rsidRDefault="005A4C1A" w:rsidP="0062099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and below</w:t>
      </w:r>
      <w:ins w:id="612"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r>
        <w:rPr>
          <w:rFonts w:ascii="Helvetica" w:hAnsi="Helvetica"/>
          <w:color w:val="000000"/>
          <w:sz w:val="22"/>
          <w:szCs w:val="22"/>
          <w:shd w:val="clear" w:color="auto" w:fill="FFFFFF"/>
          <w:lang w:val="en-US"/>
        </w:rPr>
        <w:t>:</w:t>
      </w:r>
    </w:p>
    <w:p w14:paraId="389408F9" w14:textId="77777777" w:rsidR="005A4C1A" w:rsidRPr="00C90CFE" w:rsidRDefault="005A4C1A" w:rsidP="00620991">
      <w:pPr>
        <w:rPr>
          <w:rFonts w:ascii="Helvetica" w:hAnsi="Helvetica"/>
          <w:color w:val="000000"/>
          <w:sz w:val="22"/>
          <w:szCs w:val="22"/>
          <w:shd w:val="clear" w:color="auto" w:fill="FFFFFF"/>
          <w:lang w:val="en-US"/>
        </w:rPr>
      </w:pPr>
    </w:p>
    <w:p w14:paraId="156F1DDF" w14:textId="43D21E3C" w:rsidR="00235AAF" w:rsidRPr="00BA7958" w:rsidDel="00BA7958" w:rsidRDefault="00BA7958" w:rsidP="00235AAF">
      <w:pPr>
        <w:rPr>
          <w:del w:id="613" w:author="ivan4995@gmail.com" w:date="2026-05-05T17:08:00Z"/>
          <w:rFonts w:ascii="Times New Roman" w:hAnsi="Times New Roman" w:cs="Times New Roman"/>
          <w:bCs/>
          <w:color w:val="000000"/>
          <w:sz w:val="20"/>
          <w:szCs w:val="20"/>
          <w:shd w:val="clear" w:color="auto" w:fill="FFFFFF"/>
          <w:lang w:val="en-US"/>
        </w:rPr>
      </w:pPr>
      <w:ins w:id="614" w:author="ivan4995@gmail.com" w:date="2026-05-05T17:09:00Z">
        <w:r w:rsidRPr="00BA7958">
          <w:rPr>
            <w:rFonts w:ascii="Times New Roman" w:eastAsia="Times New Roman" w:hAnsi="Times New Roman" w:cs="Times New Roman"/>
            <w:sz w:val="20"/>
            <w:szCs w:val="20"/>
            <w:rPrChange w:id="615" w:author="ivan4995@gmail.com" w:date="2026-05-05T17:0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BA7958">
          <w:rPr>
            <w:rFonts w:ascii="Times New Roman" w:eastAsia="Times New Roman" w:hAnsi="Times New Roman" w:cs="Times New Roman"/>
            <w:sz w:val="20"/>
            <w:szCs w:val="20"/>
            <w:lang w:val="en-US"/>
            <w:rPrChange w:id="616" w:author="ivan4995@gmail.com" w:date="2026-05-05T17:0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BA7958">
          <w:rPr>
            <w:rFonts w:ascii="Times New Roman" w:eastAsia="Times New Roman" w:hAnsi="Times New Roman" w:cs="Times New Roman"/>
            <w:bCs/>
            <w:sz w:val="20"/>
            <w:szCs w:val="20"/>
            <w:lang w:val="en-US"/>
            <w:rPrChange w:id="617" w:author="ivan4995@gmail.com" w:date="2026-05-05T17:09:00Z">
              <w:rPr>
                <w:rFonts w:ascii="Times New Roman" w:eastAsia="Times New Roman" w:hAnsi="Times New Roman" w:cs="Times New Roman"/>
                <w:bCs/>
                <w:lang w:val="en-US"/>
              </w:rPr>
            </w:rPrChange>
          </w:rPr>
          <w:t xml:space="preserve">The fourth feature is the use of the conditional correlator. </w:t>
        </w:r>
      </w:ins>
      <w:del w:id="618" w:author="ivan4995@gmail.com" w:date="2026-05-05T17:08:00Z">
        <w:r w:rsidR="00235AAF" w:rsidRPr="00BA7958" w:rsidDel="00BA7958">
          <w:rPr>
            <w:rFonts w:ascii="Times New Roman" w:hAnsi="Times New Roman" w:cs="Times New Roman"/>
            <w:color w:val="000000"/>
            <w:sz w:val="20"/>
            <w:szCs w:val="20"/>
            <w:shd w:val="clear" w:color="auto" w:fill="FFFFFF"/>
            <w:lang w:val="en-US"/>
          </w:rPr>
          <w:delText xml:space="preserve">Our approach offers an advance on the previous studies, as follows. Firstly, it does not make any unrealistic assumptions regarding the evolutionary factors at play. Secondly, its accuracy is validated in a broad range of model parameters, using a generic model of population genetics of the Wright Fisher type. Thirdly, the application to data is focused on well-balanced sampling between sequences related to major variants. </w:delText>
        </w:r>
        <w:r w:rsidR="00235AAF" w:rsidRPr="00BA7958" w:rsidDel="00BA7958">
          <w:rPr>
            <w:rFonts w:ascii="Times New Roman" w:hAnsi="Times New Roman" w:cs="Times New Roman"/>
            <w:bCs/>
            <w:color w:val="000000"/>
            <w:sz w:val="20"/>
            <w:szCs w:val="20"/>
            <w:shd w:val="clear" w:color="auto" w:fill="FFFFFF"/>
            <w:lang w:val="en-US"/>
          </w:rPr>
          <w:delText>The fourth innovation is the use of a conditional correlator that enhances the detection accuracy near the epistatic magnitude of full compensation. The three first  features are also compatible with other methods of detection, such as tree-based methods {Kryazhimskiy, 2011 #171;Neverov, 2015 #172}.</w:delText>
        </w:r>
      </w:del>
    </w:p>
    <w:p w14:paraId="3EAB4396" w14:textId="4CDEABBC" w:rsidR="00FC0904" w:rsidRPr="00D04799" w:rsidRDefault="00133529">
      <w:pPr>
        <w:rPr>
          <w:rFonts w:ascii="Helvetica" w:hAnsi="Helvetica"/>
          <w:b/>
          <w:color w:val="000000"/>
          <w:sz w:val="22"/>
          <w:szCs w:val="22"/>
          <w:shd w:val="clear" w:color="auto" w:fill="FFFFFF"/>
        </w:rPr>
      </w:pPr>
      <w:r w:rsidRPr="00BA7958">
        <w:rPr>
          <w:rFonts w:ascii="Helvetica" w:hAnsi="Helvetica"/>
          <w:color w:val="000000"/>
          <w:sz w:val="20"/>
          <w:szCs w:val="20"/>
        </w:rPr>
        <w:br/>
      </w:r>
      <w:r w:rsidRPr="003552A3">
        <w:rPr>
          <w:rFonts w:ascii="Helvetica" w:hAnsi="Helvetica"/>
          <w:color w:val="000000"/>
          <w:sz w:val="22"/>
          <w:szCs w:val="22"/>
        </w:rPr>
        <w:br/>
      </w:r>
      <w:r w:rsidRPr="00D04799">
        <w:rPr>
          <w:rFonts w:ascii="Helvetica" w:hAnsi="Helvetica"/>
          <w:b/>
          <w:color w:val="000000"/>
          <w:sz w:val="22"/>
          <w:szCs w:val="22"/>
          <w:shd w:val="clear" w:color="auto" w:fill="FFFFFF"/>
        </w:rPr>
        <w:t>Major comments:</w:t>
      </w:r>
      <w:r w:rsidRPr="00D04799">
        <w:rPr>
          <w:rStyle w:val="apple-converted-space"/>
          <w:rFonts w:ascii="Helvetica" w:hAnsi="Helvetica"/>
          <w:b/>
          <w:color w:val="000000"/>
          <w:sz w:val="22"/>
          <w:szCs w:val="22"/>
          <w:shd w:val="clear" w:color="auto" w:fill="FFFFFF"/>
        </w:rPr>
        <w:t> </w:t>
      </w:r>
      <w:r w:rsidRPr="00D04799">
        <w:rPr>
          <w:rFonts w:ascii="Helvetica" w:hAnsi="Helvetica"/>
          <w:b/>
          <w:color w:val="000000"/>
          <w:sz w:val="22"/>
          <w:szCs w:val="22"/>
        </w:rPr>
        <w:br/>
      </w:r>
      <w:r w:rsidRPr="00D04799">
        <w:rPr>
          <w:rFonts w:ascii="Helvetica" w:hAnsi="Helvetica"/>
          <w:b/>
          <w:color w:val="000000"/>
          <w:sz w:val="22"/>
          <w:szCs w:val="22"/>
        </w:rPr>
        <w:br/>
      </w:r>
      <w:r w:rsidRPr="00D04799">
        <w:rPr>
          <w:rFonts w:ascii="Helvetica" w:hAnsi="Helvetica"/>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Default="00D04799">
      <w:pPr>
        <w:rPr>
          <w:rFonts w:ascii="Helvetica" w:hAnsi="Helvetica"/>
          <w:color w:val="000000"/>
          <w:sz w:val="22"/>
          <w:szCs w:val="22"/>
          <w:shd w:val="clear" w:color="auto" w:fill="FFFFFF"/>
        </w:rPr>
      </w:pPr>
    </w:p>
    <w:p w14:paraId="005716C2" w14:textId="10633612" w:rsidR="00D04799" w:rsidRPr="00D04799" w:rsidRDefault="00D04799">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lastRenderedPageBreak/>
        <w:t xml:space="preserve">In the revised version, we </w:t>
      </w:r>
      <w:ins w:id="619" w:author="ivan4995@gmail.com" w:date="2026-05-05T17:11:00Z">
        <w:r w:rsidR="00BA7958">
          <w:rPr>
            <w:rFonts w:ascii="Helvetica" w:hAnsi="Helvetica"/>
            <w:color w:val="000000"/>
            <w:sz w:val="22"/>
            <w:szCs w:val="22"/>
            <w:shd w:val="clear" w:color="auto" w:fill="FFFFFF"/>
            <w:lang w:val="en-US"/>
          </w:rPr>
          <w:t xml:space="preserve">made a </w:t>
        </w:r>
        <w:del w:id="620" w:author="Microsoft Office User" w:date="2026-05-06T04:37:00Z" w16du:dateUtc="2026-05-06T01:37:00Z">
          <w:r w:rsidR="00BA7958" w:rsidDel="00C12884">
            <w:rPr>
              <w:rFonts w:ascii="Helvetica" w:hAnsi="Helvetica"/>
              <w:color w:val="000000"/>
              <w:sz w:val="22"/>
              <w:szCs w:val="22"/>
              <w:shd w:val="clear" w:color="auto" w:fill="FFFFFF"/>
              <w:lang w:val="en-US"/>
            </w:rPr>
            <w:delText>new</w:delText>
          </w:r>
        </w:del>
      </w:ins>
      <w:ins w:id="621" w:author="Microsoft Office User" w:date="2026-05-06T04:37:00Z" w16du:dateUtc="2026-05-06T01:37:00Z">
        <w:r w:rsidR="00C12884">
          <w:rPr>
            <w:rFonts w:ascii="Helvetica" w:hAnsi="Helvetica"/>
            <w:color w:val="000000"/>
            <w:sz w:val="22"/>
            <w:szCs w:val="22"/>
            <w:shd w:val="clear" w:color="auto" w:fill="FFFFFF"/>
            <w:lang w:val="en-US"/>
          </w:rPr>
          <w:t>better</w:t>
        </w:r>
      </w:ins>
      <w:ins w:id="622" w:author="ivan4995@gmail.com" w:date="2026-05-05T17:11:00Z">
        <w:r w:rsidR="00BA7958">
          <w:rPr>
            <w:rFonts w:ascii="Helvetica" w:hAnsi="Helvetica"/>
            <w:color w:val="000000"/>
            <w:sz w:val="22"/>
            <w:szCs w:val="22"/>
            <w:shd w:val="clear" w:color="auto" w:fill="FFFFFF"/>
            <w:lang w:val="en-US"/>
          </w:rPr>
          <w:t xml:space="preserve"> description</w:t>
        </w:r>
      </w:ins>
      <w:ins w:id="623" w:author="Microsoft Office User" w:date="2026-05-05T18:52:00Z" w16du:dateUtc="2026-05-05T15:52:00Z">
        <w:r w:rsidR="00C62C19">
          <w:rPr>
            <w:rFonts w:ascii="Helvetica" w:hAnsi="Helvetica"/>
            <w:color w:val="000000"/>
            <w:sz w:val="22"/>
            <w:szCs w:val="22"/>
            <w:shd w:val="clear" w:color="auto" w:fill="FFFFFF"/>
            <w:lang w:val="en-US"/>
          </w:rPr>
          <w:t xml:space="preserve"> of the method</w:t>
        </w:r>
      </w:ins>
      <w:ins w:id="624" w:author="ivan4995@gmail.com" w:date="2026-05-05T17:11:00Z">
        <w:r w:rsidR="00BA7958">
          <w:rPr>
            <w:rFonts w:ascii="Helvetica" w:hAnsi="Helvetica"/>
            <w:color w:val="000000"/>
            <w:sz w:val="22"/>
            <w:szCs w:val="22"/>
            <w:shd w:val="clear" w:color="auto" w:fill="FFFFFF"/>
            <w:lang w:val="en-US"/>
          </w:rPr>
          <w:t xml:space="preserve"> in</w:t>
        </w:r>
      </w:ins>
      <w:del w:id="625" w:author="ivan4995@gmail.com" w:date="2026-05-05T17:11:00Z">
        <w:r w:rsidR="00E41E7B" w:rsidDel="00BA7958">
          <w:rPr>
            <w:rFonts w:ascii="Helvetica" w:hAnsi="Helvetica"/>
            <w:color w:val="000000"/>
            <w:sz w:val="22"/>
            <w:szCs w:val="22"/>
            <w:shd w:val="clear" w:color="auto" w:fill="FFFFFF"/>
            <w:lang w:val="en-US"/>
          </w:rPr>
          <w:delText>eliminated this description</w:delText>
        </w:r>
        <w:r w:rsidDel="00BA7958">
          <w:rPr>
            <w:rFonts w:ascii="Helvetica" w:hAnsi="Helvetica"/>
            <w:color w:val="000000"/>
            <w:sz w:val="22"/>
            <w:szCs w:val="22"/>
            <w:shd w:val="clear" w:color="auto" w:fill="FFFFFF"/>
            <w:lang w:val="en-US"/>
          </w:rPr>
          <w:delText xml:space="preserve"> </w:delText>
        </w:r>
        <w:r w:rsidR="00E41E7B" w:rsidDel="00BA7958">
          <w:rPr>
            <w:rFonts w:ascii="Helvetica" w:hAnsi="Helvetica"/>
            <w:color w:val="000000"/>
            <w:sz w:val="22"/>
            <w:szCs w:val="22"/>
            <w:shd w:val="clear" w:color="auto" w:fill="FFFFFF"/>
            <w:lang w:val="en-US"/>
          </w:rPr>
          <w:delText>from</w:delText>
        </w:r>
      </w:del>
      <w:r w:rsidR="00E41E7B">
        <w:rPr>
          <w:rFonts w:ascii="Helvetica" w:hAnsi="Helvetica"/>
          <w:color w:val="000000"/>
          <w:sz w:val="22"/>
          <w:szCs w:val="22"/>
          <w:shd w:val="clear" w:color="auto" w:fill="FFFFFF"/>
          <w:lang w:val="en-US"/>
        </w:rPr>
        <w:t xml:space="preserve"> </w:t>
      </w:r>
      <w:del w:id="626" w:author="Microsoft Office User" w:date="2026-05-05T18:52:00Z" w16du:dateUtc="2026-05-05T15:52:00Z">
        <w:r w:rsidR="00E41E7B" w:rsidDel="00C62C19">
          <w:rPr>
            <w:rFonts w:ascii="Helvetica" w:hAnsi="Helvetica"/>
            <w:color w:val="000000"/>
            <w:sz w:val="22"/>
            <w:szCs w:val="22"/>
            <w:shd w:val="clear" w:color="auto" w:fill="FFFFFF"/>
            <w:lang w:val="en-US"/>
          </w:rPr>
          <w:delText>Results</w:delText>
        </w:r>
        <w:r w:rsidR="00EF5695" w:rsidDel="00C62C19">
          <w:rPr>
            <w:rFonts w:ascii="Helvetica" w:hAnsi="Helvetica"/>
            <w:color w:val="000000"/>
            <w:sz w:val="22"/>
            <w:szCs w:val="22"/>
            <w:shd w:val="clear" w:color="auto" w:fill="FFFFFF"/>
            <w:lang w:val="en-US"/>
          </w:rPr>
          <w:delText xml:space="preserve"> </w:delText>
        </w:r>
        <w:r w:rsidDel="00C62C19">
          <w:rPr>
            <w:rFonts w:ascii="Helvetica" w:hAnsi="Helvetica"/>
            <w:color w:val="000000"/>
            <w:sz w:val="22"/>
            <w:szCs w:val="22"/>
            <w:shd w:val="clear" w:color="auto" w:fill="FFFFFF"/>
            <w:lang w:val="en-US"/>
          </w:rPr>
          <w:delText xml:space="preserve">and </w:delText>
        </w:r>
      </w:del>
      <w:ins w:id="627" w:author="ivan4995@gmail.com" w:date="2026-05-05T17:11:00Z">
        <w:del w:id="628" w:author="Microsoft Office User" w:date="2026-05-05T18:51:00Z" w16du:dateUtc="2026-05-05T15:51:00Z">
          <w:r w:rsidR="00BA7958" w:rsidDel="00C62C19">
            <w:rPr>
              <w:rFonts w:ascii="Helvetica" w:hAnsi="Helvetica"/>
              <w:color w:val="000000"/>
              <w:sz w:val="22"/>
              <w:szCs w:val="22"/>
              <w:shd w:val="clear" w:color="auto" w:fill="FFFFFF"/>
              <w:lang w:val="en-US"/>
            </w:rPr>
            <w:delText xml:space="preserve">now </w:delText>
          </w:r>
        </w:del>
      </w:ins>
      <w:del w:id="629" w:author="Microsoft Office User" w:date="2026-05-05T18:51:00Z" w16du:dateUtc="2026-05-05T15:51:00Z">
        <w:r w:rsidR="00B0121F" w:rsidDel="00C62C19">
          <w:rPr>
            <w:rFonts w:ascii="Helvetica" w:hAnsi="Helvetica"/>
            <w:color w:val="000000"/>
            <w:sz w:val="22"/>
            <w:szCs w:val="22"/>
            <w:shd w:val="clear" w:color="auto" w:fill="FFFFFF"/>
            <w:lang w:val="en-US"/>
          </w:rPr>
          <w:delText xml:space="preserve">refer the reader to </w:delText>
        </w:r>
      </w:del>
      <w:r w:rsidR="00B0121F">
        <w:rPr>
          <w:rFonts w:ascii="Helvetica" w:hAnsi="Helvetica"/>
          <w:color w:val="000000"/>
          <w:sz w:val="22"/>
          <w:szCs w:val="22"/>
          <w:shd w:val="clear" w:color="auto" w:fill="FFFFFF"/>
          <w:lang w:val="en-US"/>
        </w:rPr>
        <w:t>Methods</w:t>
      </w:r>
      <w:ins w:id="630" w:author="Microsoft Office User" w:date="2026-05-05T18:52:00Z" w16du:dateUtc="2026-05-05T15:52:00Z">
        <w:r w:rsidR="00C62C19">
          <w:rPr>
            <w:rFonts w:ascii="Helvetica" w:hAnsi="Helvetica"/>
            <w:color w:val="000000"/>
            <w:sz w:val="22"/>
            <w:szCs w:val="22"/>
            <w:shd w:val="clear" w:color="auto" w:fill="FFFFFF"/>
            <w:lang w:val="en-US"/>
          </w:rPr>
          <w:t xml:space="preserve"> (Line **)</w:t>
        </w:r>
      </w:ins>
      <w:del w:id="631" w:author="Microsoft Office User" w:date="2026-05-05T18:52:00Z" w16du:dateUtc="2026-05-05T15:52:00Z">
        <w:r w:rsidR="00861D04" w:rsidDel="00C62C19">
          <w:rPr>
            <w:rFonts w:ascii="Helvetica" w:hAnsi="Helvetica"/>
            <w:color w:val="000000"/>
            <w:sz w:val="22"/>
            <w:szCs w:val="22"/>
            <w:shd w:val="clear" w:color="auto" w:fill="FFFFFF"/>
            <w:lang w:val="en-US"/>
          </w:rPr>
          <w:delText>, where we explain it in self-consistent fashion:</w:delText>
        </w:r>
      </w:del>
      <w:ins w:id="632" w:author="Microsoft Office User" w:date="2026-05-05T18:52:00Z" w16du:dateUtc="2026-05-05T15:52:00Z">
        <w:r w:rsidR="00C62C19">
          <w:rPr>
            <w:rFonts w:ascii="Helvetica" w:hAnsi="Helvetica"/>
            <w:color w:val="000000"/>
            <w:sz w:val="22"/>
            <w:szCs w:val="22"/>
            <w:shd w:val="clear" w:color="auto" w:fill="FFFFFF"/>
            <w:lang w:val="en-US"/>
          </w:rPr>
          <w:t>:</w:t>
        </w:r>
      </w:ins>
    </w:p>
    <w:p w14:paraId="6A67B79B" w14:textId="27FBB643" w:rsidR="00D04799" w:rsidRDefault="00D04799">
      <w:pPr>
        <w:rPr>
          <w:rFonts w:ascii="Helvetica" w:hAnsi="Helvetica"/>
          <w:color w:val="000000"/>
          <w:sz w:val="22"/>
          <w:szCs w:val="22"/>
          <w:shd w:val="clear" w:color="auto" w:fill="FFFFFF"/>
        </w:rPr>
      </w:pPr>
    </w:p>
    <w:p w14:paraId="623EFDA1" w14:textId="77777777" w:rsidR="00BA7958" w:rsidRPr="00BA7958" w:rsidRDefault="00BA7958">
      <w:pPr>
        <w:pBdr>
          <w:top w:val="nil"/>
          <w:left w:val="nil"/>
          <w:bottom w:val="nil"/>
          <w:right w:val="nil"/>
          <w:between w:val="nil"/>
        </w:pBdr>
        <w:ind w:firstLine="708"/>
        <w:jc w:val="both"/>
        <w:rPr>
          <w:ins w:id="633" w:author="ivan4995@gmail.com" w:date="2026-05-05T17:12:00Z"/>
          <w:rFonts w:ascii="Times New Roman" w:eastAsia="Times New Roman" w:hAnsi="Times New Roman" w:cs="Times New Roman"/>
          <w:color w:val="000000"/>
          <w:sz w:val="20"/>
          <w:szCs w:val="20"/>
          <w:rPrChange w:id="634" w:author="ivan4995@gmail.com" w:date="2026-05-05T17:12:00Z">
            <w:rPr>
              <w:ins w:id="635" w:author="ivan4995@gmail.com" w:date="2026-05-05T17:12:00Z"/>
              <w:rFonts w:ascii="Times New Roman" w:eastAsia="Times New Roman" w:hAnsi="Times New Roman" w:cs="Times New Roman"/>
              <w:color w:val="000000"/>
            </w:rPr>
          </w:rPrChange>
        </w:rPr>
        <w:pPrChange w:id="636" w:author="ivan4995@gmail.com" w:date="2026-05-05T17:12:00Z">
          <w:pPr>
            <w:pBdr>
              <w:top w:val="nil"/>
              <w:left w:val="nil"/>
              <w:bottom w:val="nil"/>
              <w:right w:val="nil"/>
              <w:between w:val="nil"/>
            </w:pBdr>
            <w:spacing w:line="360" w:lineRule="auto"/>
            <w:ind w:firstLine="708"/>
            <w:jc w:val="both"/>
          </w:pPr>
        </w:pPrChange>
      </w:pPr>
      <w:ins w:id="637" w:author="ivan4995@gmail.com" w:date="2026-05-05T17:12:00Z">
        <w:r w:rsidRPr="00BA7958">
          <w:rPr>
            <w:rFonts w:ascii="Times New Roman" w:eastAsia="Times New Roman" w:hAnsi="Times New Roman" w:cs="Times New Roman"/>
            <w:b/>
            <w:color w:val="000000"/>
            <w:sz w:val="20"/>
            <w:szCs w:val="20"/>
            <w:rPrChange w:id="638" w:author="ivan4995@gmail.com" w:date="2026-05-05T17:12:00Z">
              <w:rPr>
                <w:rFonts w:ascii="Times New Roman" w:eastAsia="Times New Roman" w:hAnsi="Times New Roman" w:cs="Times New Roman"/>
                <w:b/>
                <w:color w:val="000000"/>
              </w:rPr>
            </w:rPrChange>
          </w:rPr>
          <w:t xml:space="preserve">Epistasis detection and measurement. </w:t>
        </w:r>
        <w:r w:rsidRPr="00BA7958">
          <w:rPr>
            <w:rFonts w:ascii="Times New Roman" w:eastAsia="Times New Roman" w:hAnsi="Times New Roman" w:cs="Times New Roman"/>
            <w:color w:val="000000"/>
            <w:sz w:val="20"/>
            <w:szCs w:val="20"/>
            <w:rPrChange w:id="639" w:author="ivan4995@gmail.com" w:date="2026-05-05T17:12:00Z">
              <w:rPr>
                <w:rFonts w:ascii="Times New Roman" w:eastAsia="Times New Roman" w:hAnsi="Times New Roman" w:cs="Times New Roman"/>
                <w:color w:val="000000"/>
              </w:rPr>
            </w:rPrChange>
          </w:rPr>
          <w:t xml:space="preserve">Based on matrix </w:t>
        </w:r>
      </w:ins>
      <m:oMath>
        <m:sSub>
          <m:sSubPr>
            <m:ctrlPr>
              <w:ins w:id="640" w:author="ivan4995@gmail.com" w:date="2026-05-05T17:12:00Z">
                <w:rPr>
                  <w:rFonts w:ascii="Cambria Math" w:eastAsia="Cambria Math" w:hAnsi="Cambria Math" w:cs="Times New Roman"/>
                  <w:color w:val="000000"/>
                  <w:sz w:val="20"/>
                  <w:szCs w:val="20"/>
                </w:rPr>
              </w:ins>
            </m:ctrlPr>
          </m:sSubPr>
          <m:e>
            <m:r>
              <w:ins w:id="641" w:author="ivan4995@gmail.com" w:date="2026-05-05T17:12:00Z">
                <w:rPr>
                  <w:rFonts w:ascii="Cambria Math" w:eastAsia="Cambria Math" w:hAnsi="Cambria Math" w:cs="Times New Roman"/>
                  <w:color w:val="000000"/>
                  <w:sz w:val="20"/>
                  <w:szCs w:val="20"/>
                  <w:rPrChange w:id="642" w:author="ivan4995@gmail.com" w:date="2026-05-05T17:12:00Z">
                    <w:rPr>
                      <w:rFonts w:ascii="Cambria Math" w:eastAsia="Cambria Math" w:hAnsi="Cambria Math" w:cs="Times New Roman"/>
                      <w:color w:val="000000"/>
                    </w:rPr>
                  </w:rPrChange>
                </w:rPr>
                <m:t>K</m:t>
              </w:ins>
            </m:r>
          </m:e>
          <m:sub>
            <m:r>
              <w:ins w:id="643" w:author="ivan4995@gmail.com" w:date="2026-05-05T17:12:00Z">
                <w:rPr>
                  <w:rFonts w:ascii="Cambria Math" w:eastAsia="Cambria Math" w:hAnsi="Cambria Math" w:cs="Times New Roman"/>
                  <w:color w:val="000000"/>
                  <w:sz w:val="20"/>
                  <w:szCs w:val="20"/>
                  <w:rPrChange w:id="644" w:author="ivan4995@gmail.com" w:date="2026-05-05T17:12:00Z">
                    <w:rPr>
                      <w:rFonts w:ascii="Cambria Math" w:eastAsia="Cambria Math" w:hAnsi="Cambria Math" w:cs="Times New Roman"/>
                      <w:color w:val="000000"/>
                    </w:rPr>
                  </w:rPrChange>
                </w:rPr>
                <m:t>ni</m:t>
              </w:ins>
            </m:r>
          </m:sub>
        </m:sSub>
      </m:oMath>
      <w:ins w:id="645" w:author="ivan4995@gmail.com" w:date="2026-05-05T17:12:00Z">
        <w:r w:rsidRPr="00BA7958">
          <w:rPr>
            <w:rFonts w:ascii="Times New Roman" w:eastAsia="Times New Roman" w:hAnsi="Times New Roman" w:cs="Times New Roman"/>
            <w:color w:val="000000"/>
            <w:sz w:val="20"/>
            <w:szCs w:val="20"/>
            <w:rPrChange w:id="646" w:author="ivan4995@gmail.com" w:date="2026-05-05T17:12:00Z">
              <w:rPr>
                <w:rFonts w:ascii="Times New Roman" w:eastAsia="Times New Roman" w:hAnsi="Times New Roman" w:cs="Times New Roman"/>
                <w:color w:val="000000"/>
              </w:rPr>
            </w:rPrChange>
          </w:rPr>
          <w:t xml:space="preserve"> obtained as described above, the universal footprint of epistasis</w:t>
        </w:r>
        <w:r w:rsidRPr="00BA7958">
          <w:rPr>
            <w:rFonts w:ascii="Times New Roman" w:hAnsi="Times New Roman" w:cs="Times New Roman"/>
            <w:color w:val="000000"/>
            <w:sz w:val="20"/>
            <w:szCs w:val="20"/>
            <w:rPrChange w:id="647" w:author="ivan4995@gmail.com" w:date="2026-05-05T17:12:00Z">
              <w:rPr>
                <w:color w:val="000000"/>
              </w:rPr>
            </w:rPrChange>
          </w:rPr>
          <w:t xml:space="preserve"> </w:t>
        </w:r>
        <w:r w:rsidRPr="00BA7958">
          <w:rPr>
            <w:rFonts w:ascii="Times New Roman" w:hAnsi="Times New Roman" w:cs="Times New Roman"/>
            <w:bCs/>
            <w:sz w:val="20"/>
            <w:szCs w:val="20"/>
            <w:lang w:val="en-US"/>
            <w:rPrChange w:id="648"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649" w:author="ivan4995@gmail.com" w:date="2026-05-05T17:12:00Z">
              <w:rPr>
                <w:rFonts w:ascii="Times New Roman" w:hAnsi="Times New Roman" w:cs="Times New Roman"/>
                <w:bCs/>
                <w:lang w:val="en-US"/>
              </w:rPr>
            </w:rPrChange>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BA7958">
          <w:rPr>
            <w:rFonts w:ascii="Times New Roman" w:hAnsi="Times New Roman" w:cs="Times New Roman"/>
            <w:bCs/>
            <w:sz w:val="20"/>
            <w:szCs w:val="20"/>
            <w:lang w:val="en-US"/>
            <w:rPrChange w:id="650"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651" w:author="ivan4995@gmail.com" w:date="2026-05-05T17:12:00Z">
              <w:rPr>
                <w:rFonts w:ascii="Times New Roman" w:hAnsi="Times New Roman" w:cs="Times New Roman"/>
                <w:bCs/>
                <w:noProof/>
                <w:lang w:val="en-US"/>
              </w:rPr>
            </w:rPrChange>
          </w:rPr>
          <w:t>[36]</w:t>
        </w:r>
        <w:r w:rsidRPr="00BA7958">
          <w:rPr>
            <w:rFonts w:ascii="Times New Roman" w:hAnsi="Times New Roman" w:cs="Times New Roman"/>
            <w:bCs/>
            <w:sz w:val="20"/>
            <w:szCs w:val="20"/>
            <w:lang w:val="en-US"/>
            <w:rPrChange w:id="652"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sz w:val="20"/>
            <w:szCs w:val="20"/>
            <w:rPrChange w:id="653" w:author="ivan4995@gmail.com" w:date="2026-05-05T17:12:00Z">
              <w:rPr>
                <w:rFonts w:ascii="Times New Roman" w:eastAsia="Times New Roman" w:hAnsi="Times New Roman" w:cs="Times New Roman"/>
              </w:rPr>
            </w:rPrChange>
          </w:rPr>
          <w:t xml:space="preserve"> </w:t>
        </w:r>
        <w:r w:rsidRPr="00BA7958">
          <w:rPr>
            <w:rFonts w:ascii="Times New Roman" w:eastAsia="Times New Roman" w:hAnsi="Times New Roman" w:cs="Times New Roman"/>
            <w:color w:val="000000"/>
            <w:sz w:val="20"/>
            <w:szCs w:val="20"/>
            <w:rPrChange w:id="654" w:author="ivan4995@gmail.com" w:date="2026-05-05T17:12:00Z">
              <w:rPr>
                <w:rFonts w:ascii="Times New Roman" w:eastAsia="Times New Roman" w:hAnsi="Times New Roman" w:cs="Times New Roman"/>
                <w:color w:val="000000"/>
              </w:rPr>
            </w:rPrChange>
          </w:rPr>
          <w:t xml:space="preserve">denoted </w:t>
        </w:r>
      </w:ins>
      <m:oMath>
        <m:r>
          <w:ins w:id="655" w:author="ivan4995@gmail.com" w:date="2026-05-05T17:12:00Z">
            <w:rPr>
              <w:rFonts w:ascii="Cambria Math" w:eastAsia="Cambria Math" w:hAnsi="Cambria Math" w:cs="Times New Roman"/>
              <w:color w:val="000000"/>
              <w:sz w:val="20"/>
              <w:szCs w:val="20"/>
              <w:rPrChange w:id="656" w:author="ivan4995@gmail.com" w:date="2026-05-05T17:12:00Z">
                <w:rPr>
                  <w:rFonts w:ascii="Cambria Math" w:eastAsia="Cambria Math" w:hAnsi="Cambria Math" w:cs="Times New Roman"/>
                  <w:color w:val="000000"/>
                </w:rPr>
              </w:rPrChange>
            </w:rPr>
            <m:t>UF</m:t>
          </w:ins>
        </m:r>
        <m:sSub>
          <m:sSubPr>
            <m:ctrlPr>
              <w:ins w:id="657" w:author="ivan4995@gmail.com" w:date="2026-05-05T17:12:00Z">
                <w:rPr>
                  <w:rFonts w:ascii="Cambria Math" w:eastAsia="Cambria Math" w:hAnsi="Cambria Math" w:cs="Times New Roman"/>
                  <w:color w:val="000000"/>
                  <w:sz w:val="20"/>
                  <w:szCs w:val="20"/>
                </w:rPr>
              </w:ins>
            </m:ctrlPr>
          </m:sSubPr>
          <m:e>
            <m:r>
              <w:ins w:id="658" w:author="ivan4995@gmail.com" w:date="2026-05-05T17:12:00Z">
                <w:rPr>
                  <w:rFonts w:ascii="Cambria Math" w:eastAsia="Cambria Math" w:hAnsi="Cambria Math" w:cs="Times New Roman"/>
                  <w:color w:val="000000"/>
                  <w:sz w:val="20"/>
                  <w:szCs w:val="20"/>
                  <w:rPrChange w:id="659" w:author="ivan4995@gmail.com" w:date="2026-05-05T17:12:00Z">
                    <w:rPr>
                      <w:rFonts w:ascii="Cambria Math" w:eastAsia="Cambria Math" w:hAnsi="Cambria Math" w:cs="Times New Roman"/>
                      <w:color w:val="000000"/>
                    </w:rPr>
                  </w:rPrChange>
                </w:rPr>
                <m:t>E</m:t>
              </w:ins>
            </m:r>
          </m:e>
          <m:sub>
            <m:r>
              <w:ins w:id="660" w:author="ivan4995@gmail.com" w:date="2026-05-05T17:12:00Z">
                <w:rPr>
                  <w:rFonts w:ascii="Cambria Math" w:eastAsia="Cambria Math" w:hAnsi="Cambria Math" w:cs="Times New Roman"/>
                  <w:color w:val="000000"/>
                  <w:sz w:val="20"/>
                  <w:szCs w:val="20"/>
                  <w:rPrChange w:id="661" w:author="ivan4995@gmail.com" w:date="2026-05-05T17:12:00Z">
                    <w:rPr>
                      <w:rFonts w:ascii="Cambria Math" w:eastAsia="Cambria Math" w:hAnsi="Cambria Math" w:cs="Times New Roman"/>
                      <w:color w:val="000000"/>
                    </w:rPr>
                  </w:rPrChange>
                </w:rPr>
                <m:t>ij</m:t>
              </w:ins>
            </m:r>
          </m:sub>
        </m:sSub>
      </m:oMath>
      <w:ins w:id="662" w:author="ivan4995@gmail.com" w:date="2026-05-05T17:12:00Z">
        <w:r w:rsidRPr="00BA7958">
          <w:rPr>
            <w:rFonts w:ascii="Times New Roman" w:eastAsia="Times New Roman" w:hAnsi="Times New Roman" w:cs="Times New Roman"/>
            <w:color w:val="000000"/>
            <w:sz w:val="20"/>
            <w:szCs w:val="20"/>
            <w:rPrChange w:id="663" w:author="ivan4995@gmail.com" w:date="2026-05-05T17:12:00Z">
              <w:rPr>
                <w:rFonts w:ascii="Times New Roman" w:eastAsia="Times New Roman" w:hAnsi="Times New Roman" w:cs="Times New Roman"/>
                <w:color w:val="000000"/>
              </w:rPr>
            </w:rPrChange>
          </w:rPr>
          <w:t xml:space="preserve"> is calculated for each possible pair of sites </w:t>
        </w:r>
      </w:ins>
      <m:oMath>
        <m:r>
          <w:ins w:id="664" w:author="ivan4995@gmail.com" w:date="2026-05-05T17:12:00Z">
            <w:rPr>
              <w:rFonts w:ascii="Cambria Math" w:eastAsia="Cambria Math" w:hAnsi="Cambria Math" w:cs="Times New Roman"/>
              <w:color w:val="000000"/>
              <w:sz w:val="20"/>
              <w:szCs w:val="20"/>
              <w:rPrChange w:id="665" w:author="ivan4995@gmail.com" w:date="2026-05-05T17:12:00Z">
                <w:rPr>
                  <w:rFonts w:ascii="Cambria Math" w:eastAsia="Cambria Math" w:hAnsi="Cambria Math" w:cs="Times New Roman"/>
                  <w:color w:val="000000"/>
                </w:rPr>
              </w:rPrChange>
            </w:rPr>
            <m:t>i,j</m:t>
          </w:ins>
        </m:r>
      </m:oMath>
      <w:ins w:id="666" w:author="ivan4995@gmail.com" w:date="2026-05-05T17:12:00Z">
        <w:r w:rsidRPr="00BA7958">
          <w:rPr>
            <w:rFonts w:ascii="Times New Roman" w:eastAsia="Times New Roman" w:hAnsi="Times New Roman" w:cs="Times New Roman"/>
            <w:color w:val="000000"/>
            <w:sz w:val="20"/>
            <w:szCs w:val="20"/>
            <w:rPrChange w:id="667" w:author="ivan4995@gmail.com" w:date="2026-05-05T17:12:00Z">
              <w:rPr>
                <w:rFonts w:ascii="Times New Roman" w:eastAsia="Times New Roman" w:hAnsi="Times New Roman" w:cs="Times New Roman"/>
                <w:color w:val="000000"/>
              </w:rPr>
            </w:rPrChange>
          </w:rPr>
          <w:t xml:space="preserve"> as </w:t>
        </w:r>
      </w:ins>
      <m:oMath>
        <m:r>
          <w:ins w:id="668" w:author="ivan4995@gmail.com" w:date="2026-05-05T17:12:00Z">
            <w:rPr>
              <w:rFonts w:ascii="Cambria Math" w:eastAsia="Cambria Math" w:hAnsi="Cambria Math" w:cs="Times New Roman"/>
              <w:color w:val="000000"/>
              <w:sz w:val="20"/>
              <w:szCs w:val="20"/>
              <w:rPrChange w:id="669" w:author="ivan4995@gmail.com" w:date="2026-05-05T17:12:00Z">
                <w:rPr>
                  <w:rFonts w:ascii="Cambria Math" w:eastAsia="Cambria Math" w:hAnsi="Cambria Math" w:cs="Times New Roman"/>
                  <w:color w:val="000000"/>
                </w:rPr>
              </w:rPrChange>
            </w:rPr>
            <m:t>UF</m:t>
          </w:ins>
        </m:r>
        <m:sSub>
          <m:sSubPr>
            <m:ctrlPr>
              <w:ins w:id="670" w:author="ivan4995@gmail.com" w:date="2026-05-05T17:12:00Z">
                <w:rPr>
                  <w:rFonts w:ascii="Cambria Math" w:eastAsia="Cambria Math" w:hAnsi="Cambria Math" w:cs="Times New Roman"/>
                  <w:color w:val="000000"/>
                  <w:sz w:val="20"/>
                  <w:szCs w:val="20"/>
                </w:rPr>
              </w:ins>
            </m:ctrlPr>
          </m:sSubPr>
          <m:e>
            <m:r>
              <w:ins w:id="671" w:author="ivan4995@gmail.com" w:date="2026-05-05T17:12:00Z">
                <w:rPr>
                  <w:rFonts w:ascii="Cambria Math" w:eastAsia="Cambria Math" w:hAnsi="Cambria Math" w:cs="Times New Roman"/>
                  <w:color w:val="000000"/>
                  <w:sz w:val="20"/>
                  <w:szCs w:val="20"/>
                  <w:rPrChange w:id="672" w:author="ivan4995@gmail.com" w:date="2026-05-05T17:12:00Z">
                    <w:rPr>
                      <w:rFonts w:ascii="Cambria Math" w:eastAsia="Cambria Math" w:hAnsi="Cambria Math" w:cs="Times New Roman"/>
                      <w:color w:val="000000"/>
                    </w:rPr>
                  </w:rPrChange>
                </w:rPr>
                <m:t>E</m:t>
              </w:ins>
            </m:r>
          </m:e>
          <m:sub>
            <m:r>
              <w:ins w:id="673" w:author="ivan4995@gmail.com" w:date="2026-05-05T17:12:00Z">
                <w:rPr>
                  <w:rFonts w:ascii="Cambria Math" w:eastAsia="Cambria Math" w:hAnsi="Cambria Math" w:cs="Times New Roman"/>
                  <w:color w:val="000000"/>
                  <w:sz w:val="20"/>
                  <w:szCs w:val="20"/>
                  <w:rPrChange w:id="674" w:author="ivan4995@gmail.com" w:date="2026-05-05T17:12:00Z">
                    <w:rPr>
                      <w:rFonts w:ascii="Cambria Math" w:eastAsia="Cambria Math" w:hAnsi="Cambria Math" w:cs="Times New Roman"/>
                      <w:color w:val="000000"/>
                    </w:rPr>
                  </w:rPrChange>
                </w:rPr>
                <m:t>ij</m:t>
              </w:ins>
            </m:r>
          </m:sub>
        </m:sSub>
        <m:r>
          <w:ins w:id="675" w:author="ivan4995@gmail.com" w:date="2026-05-05T17:12:00Z">
            <w:rPr>
              <w:rFonts w:ascii="Cambria Math" w:eastAsia="Times New Roman" w:hAnsi="Cambria Math" w:cs="Times New Roman"/>
              <w:color w:val="000000"/>
              <w:sz w:val="20"/>
              <w:szCs w:val="20"/>
              <w:rPrChange w:id="676" w:author="ivan4995@gmail.com" w:date="2026-05-05T17:12:00Z">
                <w:rPr>
                  <w:rFonts w:ascii="Cambria Math" w:eastAsia="Times New Roman" w:hAnsi="Cambria Math" w:cs="Times New Roman"/>
                  <w:color w:val="000000"/>
                </w:rPr>
              </w:rPrChange>
            </w:rPr>
            <m:t>=1-</m:t>
          </w:ins>
        </m:r>
        <m:r>
          <w:ins w:id="677" w:author="ivan4995@gmail.com" w:date="2026-05-05T17:12:00Z">
            <m:rPr>
              <m:sty m:val="p"/>
            </m:rPr>
            <w:rPr>
              <w:rFonts w:ascii="Cambria Math" w:eastAsia="Times New Roman" w:hAnsi="Cambria Math" w:cs="Times New Roman"/>
              <w:color w:val="000000"/>
              <w:sz w:val="20"/>
              <w:szCs w:val="20"/>
              <w:rPrChange w:id="678" w:author="ivan4995@gmail.com" w:date="2026-05-05T17:12:00Z">
                <w:rPr>
                  <w:rFonts w:ascii="Cambria Math" w:eastAsia="Times New Roman" w:hAnsi="Cambria Math" w:cs="Times New Roman"/>
                  <w:color w:val="000000"/>
                </w:rPr>
              </w:rPrChange>
            </w:rPr>
            <m:t>log</m:t>
          </w:ins>
        </m:r>
        <m:d>
          <m:dPr>
            <m:ctrlPr>
              <w:ins w:id="679" w:author="ivan4995@gmail.com" w:date="2026-05-05T17:12:00Z">
                <w:rPr>
                  <w:rFonts w:ascii="Cambria Math" w:eastAsia="Times New Roman" w:hAnsi="Cambria Math" w:cs="Times New Roman"/>
                  <w:i/>
                  <w:color w:val="000000"/>
                  <w:sz w:val="20"/>
                  <w:szCs w:val="20"/>
                </w:rPr>
              </w:ins>
            </m:ctrlPr>
          </m:dPr>
          <m:e>
            <m:f>
              <m:fPr>
                <m:ctrlPr>
                  <w:ins w:id="680" w:author="ivan4995@gmail.com" w:date="2026-05-05T17:12:00Z">
                    <w:rPr>
                      <w:rFonts w:ascii="Cambria Math" w:eastAsia="Times New Roman" w:hAnsi="Cambria Math" w:cs="Times New Roman"/>
                      <w:i/>
                      <w:color w:val="000000"/>
                      <w:sz w:val="20"/>
                      <w:szCs w:val="20"/>
                    </w:rPr>
                  </w:ins>
                </m:ctrlPr>
              </m:fPr>
              <m:num>
                <m:sSub>
                  <m:sSubPr>
                    <m:ctrlPr>
                      <w:ins w:id="681" w:author="ivan4995@gmail.com" w:date="2026-05-05T17:12:00Z">
                        <w:rPr>
                          <w:rFonts w:ascii="Cambria Math" w:eastAsia="Times New Roman" w:hAnsi="Cambria Math" w:cs="Times New Roman"/>
                          <w:i/>
                          <w:color w:val="000000"/>
                          <w:sz w:val="20"/>
                          <w:szCs w:val="20"/>
                        </w:rPr>
                      </w:ins>
                    </m:ctrlPr>
                  </m:sSubPr>
                  <m:e>
                    <m:r>
                      <w:ins w:id="682" w:author="ivan4995@gmail.com" w:date="2026-05-05T17:12:00Z">
                        <w:rPr>
                          <w:rFonts w:ascii="Cambria Math" w:eastAsia="Times New Roman" w:hAnsi="Cambria Math" w:cs="Times New Roman"/>
                          <w:color w:val="000000"/>
                          <w:sz w:val="20"/>
                          <w:szCs w:val="20"/>
                          <w:rPrChange w:id="683" w:author="ivan4995@gmail.com" w:date="2026-05-05T17:12:00Z">
                            <w:rPr>
                              <w:rFonts w:ascii="Cambria Math" w:eastAsia="Times New Roman" w:hAnsi="Cambria Math" w:cs="Times New Roman"/>
                              <w:color w:val="000000"/>
                            </w:rPr>
                          </w:rPrChange>
                        </w:rPr>
                        <m:t>f</m:t>
                      </w:ins>
                    </m:r>
                  </m:e>
                  <m:sub>
                    <m:r>
                      <w:ins w:id="684" w:author="ivan4995@gmail.com" w:date="2026-05-05T17:12:00Z">
                        <w:rPr>
                          <w:rFonts w:ascii="Cambria Math" w:eastAsia="Times New Roman" w:hAnsi="Cambria Math" w:cs="Times New Roman"/>
                          <w:color w:val="000000"/>
                          <w:sz w:val="20"/>
                          <w:szCs w:val="20"/>
                          <w:rPrChange w:id="685" w:author="ivan4995@gmail.com" w:date="2026-05-05T17:12:00Z">
                            <w:rPr>
                              <w:rFonts w:ascii="Cambria Math" w:eastAsia="Times New Roman" w:hAnsi="Cambria Math" w:cs="Times New Roman"/>
                              <w:color w:val="000000"/>
                            </w:rPr>
                          </w:rPrChange>
                        </w:rPr>
                        <m:t>11</m:t>
                      </w:ins>
                    </m:r>
                  </m:sub>
                </m:sSub>
              </m:num>
              <m:den>
                <m:sSub>
                  <m:sSubPr>
                    <m:ctrlPr>
                      <w:ins w:id="686" w:author="ivan4995@gmail.com" w:date="2026-05-05T17:12:00Z">
                        <w:rPr>
                          <w:rFonts w:ascii="Cambria Math" w:eastAsia="Times New Roman" w:hAnsi="Cambria Math" w:cs="Times New Roman"/>
                          <w:i/>
                          <w:color w:val="000000"/>
                          <w:sz w:val="20"/>
                          <w:szCs w:val="20"/>
                        </w:rPr>
                      </w:ins>
                    </m:ctrlPr>
                  </m:sSubPr>
                  <m:e>
                    <m:r>
                      <w:ins w:id="687" w:author="ivan4995@gmail.com" w:date="2026-05-05T17:12:00Z">
                        <w:rPr>
                          <w:rFonts w:ascii="Cambria Math" w:eastAsia="Times New Roman" w:hAnsi="Cambria Math" w:cs="Times New Roman"/>
                          <w:color w:val="000000"/>
                          <w:sz w:val="20"/>
                          <w:szCs w:val="20"/>
                          <w:rPrChange w:id="688" w:author="ivan4995@gmail.com" w:date="2026-05-05T17:12:00Z">
                            <w:rPr>
                              <w:rFonts w:ascii="Cambria Math" w:eastAsia="Times New Roman" w:hAnsi="Cambria Math" w:cs="Times New Roman"/>
                              <w:color w:val="000000"/>
                            </w:rPr>
                          </w:rPrChange>
                        </w:rPr>
                        <m:t>f</m:t>
                      </w:ins>
                    </m:r>
                  </m:e>
                  <m:sub>
                    <m:r>
                      <w:ins w:id="689" w:author="ivan4995@gmail.com" w:date="2026-05-05T17:12:00Z">
                        <w:rPr>
                          <w:rFonts w:ascii="Cambria Math" w:eastAsia="Times New Roman" w:hAnsi="Cambria Math" w:cs="Times New Roman"/>
                          <w:color w:val="000000"/>
                          <w:sz w:val="20"/>
                          <w:szCs w:val="20"/>
                          <w:rPrChange w:id="690" w:author="ivan4995@gmail.com" w:date="2026-05-05T17:12:00Z">
                            <w:rPr>
                              <w:rFonts w:ascii="Cambria Math" w:eastAsia="Times New Roman" w:hAnsi="Cambria Math" w:cs="Times New Roman"/>
                              <w:color w:val="000000"/>
                            </w:rPr>
                          </w:rPrChange>
                        </w:rPr>
                        <m:t>00</m:t>
                      </w:ins>
                    </m:r>
                  </m:sub>
                </m:sSub>
              </m:den>
            </m:f>
          </m:e>
        </m:d>
        <m:r>
          <w:ins w:id="691" w:author="ivan4995@gmail.com" w:date="2026-05-05T17:12:00Z">
            <w:rPr>
              <w:rFonts w:ascii="Cambria Math" w:eastAsia="Times New Roman" w:hAnsi="Cambria Math" w:cs="Times New Roman"/>
              <w:color w:val="000000"/>
              <w:sz w:val="20"/>
              <w:szCs w:val="20"/>
              <w:rPrChange w:id="692" w:author="ivan4995@gmail.com" w:date="2026-05-05T17:12:00Z">
                <w:rPr>
                  <w:rFonts w:ascii="Cambria Math" w:eastAsia="Times New Roman" w:hAnsi="Cambria Math" w:cs="Times New Roman"/>
                  <w:color w:val="000000"/>
                </w:rPr>
              </w:rPrChange>
            </w:rPr>
            <m:t>/</m:t>
          </w:ins>
        </m:r>
        <m:r>
          <w:ins w:id="693" w:author="ivan4995@gmail.com" w:date="2026-05-05T17:12:00Z">
            <m:rPr>
              <m:sty m:val="p"/>
            </m:rPr>
            <w:rPr>
              <w:rFonts w:ascii="Cambria Math" w:eastAsia="Times New Roman" w:hAnsi="Cambria Math" w:cs="Times New Roman"/>
              <w:color w:val="000000"/>
              <w:sz w:val="20"/>
              <w:szCs w:val="20"/>
              <w:rPrChange w:id="694" w:author="ivan4995@gmail.com" w:date="2026-05-05T17:12:00Z">
                <w:rPr>
                  <w:rFonts w:ascii="Cambria Math" w:eastAsia="Times New Roman" w:hAnsi="Cambria Math" w:cs="Times New Roman"/>
                  <w:color w:val="000000"/>
                </w:rPr>
              </w:rPrChange>
            </w:rPr>
            <m:t>log</m:t>
          </w:ins>
        </m:r>
        <m:d>
          <m:dPr>
            <m:ctrlPr>
              <w:ins w:id="695" w:author="ivan4995@gmail.com" w:date="2026-05-05T17:12:00Z">
                <w:rPr>
                  <w:rFonts w:ascii="Cambria Math" w:eastAsia="Times New Roman" w:hAnsi="Cambria Math" w:cs="Times New Roman"/>
                  <w:i/>
                  <w:color w:val="000000"/>
                  <w:sz w:val="20"/>
                  <w:szCs w:val="20"/>
                </w:rPr>
              </w:ins>
            </m:ctrlPr>
          </m:dPr>
          <m:e>
            <m:f>
              <m:fPr>
                <m:ctrlPr>
                  <w:ins w:id="696" w:author="ivan4995@gmail.com" w:date="2026-05-05T17:12:00Z">
                    <w:rPr>
                      <w:rFonts w:ascii="Cambria Math" w:eastAsia="Times New Roman" w:hAnsi="Cambria Math" w:cs="Times New Roman"/>
                      <w:i/>
                      <w:color w:val="000000"/>
                      <w:sz w:val="20"/>
                      <w:szCs w:val="20"/>
                    </w:rPr>
                  </w:ins>
                </m:ctrlPr>
              </m:fPr>
              <m:num>
                <m:sSub>
                  <m:sSubPr>
                    <m:ctrlPr>
                      <w:ins w:id="697" w:author="ivan4995@gmail.com" w:date="2026-05-05T17:12:00Z">
                        <w:rPr>
                          <w:rFonts w:ascii="Cambria Math" w:eastAsia="Times New Roman" w:hAnsi="Cambria Math" w:cs="Times New Roman"/>
                          <w:i/>
                          <w:color w:val="000000"/>
                          <w:sz w:val="20"/>
                          <w:szCs w:val="20"/>
                        </w:rPr>
                      </w:ins>
                    </m:ctrlPr>
                  </m:sSubPr>
                  <m:e>
                    <m:r>
                      <w:ins w:id="698" w:author="ivan4995@gmail.com" w:date="2026-05-05T17:12:00Z">
                        <w:rPr>
                          <w:rFonts w:ascii="Cambria Math" w:eastAsia="Times New Roman" w:hAnsi="Cambria Math" w:cs="Times New Roman"/>
                          <w:color w:val="000000"/>
                          <w:sz w:val="20"/>
                          <w:szCs w:val="20"/>
                          <w:rPrChange w:id="699" w:author="ivan4995@gmail.com" w:date="2026-05-05T17:12:00Z">
                            <w:rPr>
                              <w:rFonts w:ascii="Cambria Math" w:eastAsia="Times New Roman" w:hAnsi="Cambria Math" w:cs="Times New Roman"/>
                              <w:color w:val="000000"/>
                            </w:rPr>
                          </w:rPrChange>
                        </w:rPr>
                        <m:t>f</m:t>
                      </w:ins>
                    </m:r>
                  </m:e>
                  <m:sub>
                    <m:r>
                      <w:ins w:id="700" w:author="ivan4995@gmail.com" w:date="2026-05-05T17:12:00Z">
                        <w:rPr>
                          <w:rFonts w:ascii="Cambria Math" w:eastAsia="Times New Roman" w:hAnsi="Cambria Math" w:cs="Times New Roman"/>
                          <w:color w:val="000000"/>
                          <w:sz w:val="20"/>
                          <w:szCs w:val="20"/>
                          <w:rPrChange w:id="701" w:author="ivan4995@gmail.com" w:date="2026-05-05T17:12:00Z">
                            <w:rPr>
                              <w:rFonts w:ascii="Cambria Math" w:eastAsia="Times New Roman" w:hAnsi="Cambria Math" w:cs="Times New Roman"/>
                              <w:color w:val="000000"/>
                            </w:rPr>
                          </w:rPrChange>
                        </w:rPr>
                        <m:t>01</m:t>
                      </w:ins>
                    </m:r>
                  </m:sub>
                </m:sSub>
                <m:sSub>
                  <m:sSubPr>
                    <m:ctrlPr>
                      <w:ins w:id="702" w:author="ivan4995@gmail.com" w:date="2026-05-05T17:12:00Z">
                        <w:rPr>
                          <w:rFonts w:ascii="Cambria Math" w:eastAsia="Times New Roman" w:hAnsi="Cambria Math" w:cs="Times New Roman"/>
                          <w:i/>
                          <w:color w:val="000000"/>
                          <w:sz w:val="20"/>
                          <w:szCs w:val="20"/>
                        </w:rPr>
                      </w:ins>
                    </m:ctrlPr>
                  </m:sSubPr>
                  <m:e>
                    <m:r>
                      <w:ins w:id="703" w:author="ivan4995@gmail.com" w:date="2026-05-05T17:12:00Z">
                        <w:rPr>
                          <w:rFonts w:ascii="Cambria Math" w:eastAsia="Times New Roman" w:hAnsi="Cambria Math" w:cs="Times New Roman"/>
                          <w:color w:val="000000"/>
                          <w:sz w:val="20"/>
                          <w:szCs w:val="20"/>
                          <w:rPrChange w:id="704" w:author="ivan4995@gmail.com" w:date="2026-05-05T17:12:00Z">
                            <w:rPr>
                              <w:rFonts w:ascii="Cambria Math" w:eastAsia="Times New Roman" w:hAnsi="Cambria Math" w:cs="Times New Roman"/>
                              <w:color w:val="000000"/>
                            </w:rPr>
                          </w:rPrChange>
                        </w:rPr>
                        <m:t>f</m:t>
                      </w:ins>
                    </m:r>
                  </m:e>
                  <m:sub>
                    <m:r>
                      <w:ins w:id="705" w:author="ivan4995@gmail.com" w:date="2026-05-05T17:12:00Z">
                        <w:rPr>
                          <w:rFonts w:ascii="Cambria Math" w:eastAsia="Times New Roman" w:hAnsi="Cambria Math" w:cs="Times New Roman"/>
                          <w:color w:val="000000"/>
                          <w:sz w:val="20"/>
                          <w:szCs w:val="20"/>
                          <w:rPrChange w:id="706" w:author="ivan4995@gmail.com" w:date="2026-05-05T17:12:00Z">
                            <w:rPr>
                              <w:rFonts w:ascii="Cambria Math" w:eastAsia="Times New Roman" w:hAnsi="Cambria Math" w:cs="Times New Roman"/>
                              <w:color w:val="000000"/>
                            </w:rPr>
                          </w:rPrChange>
                        </w:rPr>
                        <m:t>10</m:t>
                      </w:ins>
                    </m:r>
                  </m:sub>
                </m:sSub>
              </m:num>
              <m:den>
                <m:sSubSup>
                  <m:sSubSupPr>
                    <m:ctrlPr>
                      <w:ins w:id="707" w:author="ivan4995@gmail.com" w:date="2026-05-05T17:12:00Z">
                        <w:rPr>
                          <w:rFonts w:ascii="Cambria Math" w:eastAsia="Times New Roman" w:hAnsi="Cambria Math" w:cs="Times New Roman"/>
                          <w:i/>
                          <w:color w:val="000000"/>
                          <w:sz w:val="20"/>
                          <w:szCs w:val="20"/>
                        </w:rPr>
                      </w:ins>
                    </m:ctrlPr>
                  </m:sSubSupPr>
                  <m:e>
                    <m:r>
                      <w:ins w:id="708" w:author="ivan4995@gmail.com" w:date="2026-05-05T17:12:00Z">
                        <w:rPr>
                          <w:rFonts w:ascii="Cambria Math" w:eastAsia="Times New Roman" w:hAnsi="Cambria Math" w:cs="Times New Roman"/>
                          <w:color w:val="000000"/>
                          <w:sz w:val="20"/>
                          <w:szCs w:val="20"/>
                          <w:rPrChange w:id="709" w:author="ivan4995@gmail.com" w:date="2026-05-05T17:12:00Z">
                            <w:rPr>
                              <w:rFonts w:ascii="Cambria Math" w:eastAsia="Times New Roman" w:hAnsi="Cambria Math" w:cs="Times New Roman"/>
                              <w:color w:val="000000"/>
                            </w:rPr>
                          </w:rPrChange>
                        </w:rPr>
                        <m:t>f</m:t>
                      </w:ins>
                    </m:r>
                  </m:e>
                  <m:sub>
                    <m:r>
                      <w:ins w:id="710" w:author="ivan4995@gmail.com" w:date="2026-05-05T17:12:00Z">
                        <w:rPr>
                          <w:rFonts w:ascii="Cambria Math" w:eastAsia="Times New Roman" w:hAnsi="Cambria Math" w:cs="Times New Roman"/>
                          <w:color w:val="000000"/>
                          <w:sz w:val="20"/>
                          <w:szCs w:val="20"/>
                          <w:rPrChange w:id="711" w:author="ivan4995@gmail.com" w:date="2026-05-05T17:12:00Z">
                            <w:rPr>
                              <w:rFonts w:ascii="Cambria Math" w:eastAsia="Times New Roman" w:hAnsi="Cambria Math" w:cs="Times New Roman"/>
                              <w:color w:val="000000"/>
                            </w:rPr>
                          </w:rPrChange>
                        </w:rPr>
                        <m:t>00</m:t>
                      </w:ins>
                    </m:r>
                  </m:sub>
                  <m:sup>
                    <m:r>
                      <w:ins w:id="712" w:author="ivan4995@gmail.com" w:date="2026-05-05T17:12:00Z">
                        <w:rPr>
                          <w:rFonts w:ascii="Cambria Math" w:eastAsia="Times New Roman" w:hAnsi="Cambria Math" w:cs="Times New Roman"/>
                          <w:color w:val="000000"/>
                          <w:sz w:val="20"/>
                          <w:szCs w:val="20"/>
                          <w:rPrChange w:id="713" w:author="ivan4995@gmail.com" w:date="2026-05-05T17:12:00Z">
                            <w:rPr>
                              <w:rFonts w:ascii="Cambria Math" w:eastAsia="Times New Roman" w:hAnsi="Cambria Math" w:cs="Times New Roman"/>
                              <w:color w:val="000000"/>
                            </w:rPr>
                          </w:rPrChange>
                        </w:rPr>
                        <m:t>2</m:t>
                      </w:ins>
                    </m:r>
                  </m:sup>
                </m:sSubSup>
              </m:den>
            </m:f>
          </m:e>
        </m:d>
        <m:r>
          <w:ins w:id="714" w:author="ivan4995@gmail.com" w:date="2026-05-05T17:12:00Z">
            <w:rPr>
              <w:rFonts w:ascii="Cambria Math" w:eastAsia="Times New Roman" w:hAnsi="Cambria Math" w:cs="Times New Roman"/>
              <w:color w:val="000000"/>
              <w:sz w:val="20"/>
              <w:szCs w:val="20"/>
              <w:rPrChange w:id="715" w:author="ivan4995@gmail.com" w:date="2026-05-05T17:12:00Z">
                <w:rPr>
                  <w:rFonts w:ascii="Cambria Math" w:eastAsia="Times New Roman" w:hAnsi="Cambria Math" w:cs="Times New Roman"/>
                  <w:color w:val="000000"/>
                </w:rPr>
              </w:rPrChange>
            </w:rPr>
            <m:t>.</m:t>
          </w:ins>
        </m:r>
      </m:oMath>
      <w:ins w:id="716" w:author="ivan4995@gmail.com" w:date="2026-05-05T17:12:00Z">
        <w:r w:rsidRPr="00BA7958">
          <w:rPr>
            <w:rFonts w:ascii="Times New Roman" w:eastAsia="Times New Roman" w:hAnsi="Times New Roman" w:cs="Times New Roman"/>
            <w:color w:val="000000"/>
            <w:sz w:val="20"/>
            <w:szCs w:val="20"/>
            <w:rPrChange w:id="717" w:author="ivan4995@gmail.com" w:date="2026-05-05T17:12:00Z">
              <w:rPr>
                <w:rFonts w:ascii="Times New Roman" w:eastAsia="Times New Roman" w:hAnsi="Times New Roman" w:cs="Times New Roman"/>
                <w:color w:val="000000"/>
              </w:rPr>
            </w:rPrChange>
          </w:rPr>
          <w:t xml:space="preserve"> Then, the conditional coefficient </w:t>
        </w:r>
      </w:ins>
      <m:oMath>
        <m:r>
          <w:ins w:id="718" w:author="ivan4995@gmail.com" w:date="2026-05-05T17:12:00Z">
            <w:rPr>
              <w:rFonts w:ascii="Cambria Math" w:eastAsia="Cambria Math" w:hAnsi="Cambria Math" w:cs="Times New Roman"/>
              <w:color w:val="000000"/>
              <w:sz w:val="20"/>
              <w:szCs w:val="20"/>
              <w:rPrChange w:id="719" w:author="ivan4995@gmail.com" w:date="2026-05-05T17:12:00Z">
                <w:rPr>
                  <w:rFonts w:ascii="Cambria Math" w:eastAsia="Cambria Math" w:hAnsi="Cambria Math" w:cs="Times New Roman"/>
                  <w:color w:val="000000"/>
                </w:rPr>
              </w:rPrChange>
            </w:rPr>
            <m:t>UF</m:t>
          </w:ins>
        </m:r>
        <m:sSub>
          <m:sSubPr>
            <m:ctrlPr>
              <w:ins w:id="720" w:author="ivan4995@gmail.com" w:date="2026-05-05T17:12:00Z">
                <w:rPr>
                  <w:rFonts w:ascii="Cambria Math" w:eastAsia="Cambria Math" w:hAnsi="Cambria Math" w:cs="Times New Roman"/>
                  <w:color w:val="000000"/>
                  <w:sz w:val="20"/>
                  <w:szCs w:val="20"/>
                </w:rPr>
              </w:ins>
            </m:ctrlPr>
          </m:sSubPr>
          <m:e>
            <m:r>
              <w:ins w:id="721" w:author="ivan4995@gmail.com" w:date="2026-05-05T17:12:00Z">
                <w:rPr>
                  <w:rFonts w:ascii="Cambria Math" w:eastAsia="Cambria Math" w:hAnsi="Cambria Math" w:cs="Times New Roman"/>
                  <w:color w:val="000000"/>
                  <w:sz w:val="20"/>
                  <w:szCs w:val="20"/>
                  <w:rPrChange w:id="722" w:author="ivan4995@gmail.com" w:date="2026-05-05T17:12:00Z">
                    <w:rPr>
                      <w:rFonts w:ascii="Cambria Math" w:eastAsia="Cambria Math" w:hAnsi="Cambria Math" w:cs="Times New Roman"/>
                      <w:color w:val="000000"/>
                    </w:rPr>
                  </w:rPrChange>
                </w:rPr>
                <m:t>E</m:t>
              </w:ins>
            </m:r>
          </m:e>
          <m:sub>
            <m:r>
              <w:ins w:id="723" w:author="ivan4995@gmail.com" w:date="2026-05-05T17:12:00Z">
                <w:rPr>
                  <w:rFonts w:ascii="Cambria Math" w:eastAsia="Cambria Math" w:hAnsi="Cambria Math" w:cs="Times New Roman"/>
                  <w:color w:val="000000"/>
                  <w:sz w:val="20"/>
                  <w:szCs w:val="20"/>
                  <w:rPrChange w:id="724" w:author="ivan4995@gmail.com" w:date="2026-05-05T17:12:00Z">
                    <w:rPr>
                      <w:rFonts w:ascii="Cambria Math" w:eastAsia="Cambria Math" w:hAnsi="Cambria Math" w:cs="Times New Roman"/>
                      <w:color w:val="000000"/>
                    </w:rPr>
                  </w:rPrChange>
                </w:rPr>
                <m:t>ij0</m:t>
              </w:ins>
            </m:r>
          </m:sub>
        </m:sSub>
      </m:oMath>
      <w:ins w:id="725" w:author="ivan4995@gmail.com" w:date="2026-05-05T17:12:00Z">
        <w:r w:rsidRPr="00BA7958">
          <w:rPr>
            <w:rFonts w:ascii="Times New Roman" w:eastAsia="Times New Roman" w:hAnsi="Times New Roman" w:cs="Times New Roman"/>
            <w:color w:val="000000"/>
            <w:sz w:val="20"/>
            <w:szCs w:val="20"/>
            <w:rPrChange w:id="726" w:author="ivan4995@gmail.com" w:date="2026-05-05T17:12:00Z">
              <w:rPr>
                <w:rFonts w:ascii="Times New Roman" w:eastAsia="Times New Roman" w:hAnsi="Times New Roman" w:cs="Times New Roman"/>
                <w:color w:val="000000"/>
              </w:rPr>
            </w:rPrChange>
          </w:rPr>
          <w:t xml:space="preserve"> is re-calculated for each locus pair </w:t>
        </w:r>
        <w:r w:rsidRPr="00BA7958">
          <w:rPr>
            <w:rFonts w:ascii="Times New Roman" w:hAnsi="Times New Roman" w:cs="Times New Roman"/>
            <w:bCs/>
            <w:sz w:val="20"/>
            <w:szCs w:val="20"/>
            <w:lang w:val="en-US"/>
            <w:rPrChange w:id="727"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728" w:author="ivan4995@gmail.com" w:date="2026-05-05T17:12:00Z">
              <w:rPr>
                <w:rFonts w:ascii="Times New Roman" w:hAnsi="Times New Roman" w:cs="Times New Roman"/>
                <w:bCs/>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BA7958">
          <w:rPr>
            <w:rFonts w:ascii="Times New Roman" w:hAnsi="Times New Roman" w:cs="Times New Roman"/>
            <w:bCs/>
            <w:sz w:val="20"/>
            <w:szCs w:val="20"/>
            <w:lang w:val="en-US"/>
            <w:rPrChange w:id="729"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730" w:author="ivan4995@gmail.com" w:date="2026-05-05T17:12:00Z">
              <w:rPr>
                <w:rFonts w:ascii="Times New Roman" w:hAnsi="Times New Roman" w:cs="Times New Roman"/>
                <w:bCs/>
                <w:noProof/>
                <w:lang w:val="en-US"/>
              </w:rPr>
            </w:rPrChange>
          </w:rPr>
          <w:t>[39]</w:t>
        </w:r>
        <w:r w:rsidRPr="00BA7958">
          <w:rPr>
            <w:rFonts w:ascii="Times New Roman" w:hAnsi="Times New Roman" w:cs="Times New Roman"/>
            <w:bCs/>
            <w:sz w:val="20"/>
            <w:szCs w:val="20"/>
            <w:lang w:val="en-US"/>
            <w:rPrChange w:id="731"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color w:val="000000"/>
            <w:sz w:val="20"/>
            <w:szCs w:val="20"/>
            <w:rPrChange w:id="732" w:author="ivan4995@gmail.com" w:date="2026-05-05T17:12:00Z">
              <w:rPr>
                <w:rFonts w:ascii="Times New Roman" w:eastAsia="Times New Roman" w:hAnsi="Times New Roman" w:cs="Times New Roman"/>
                <w:color w:val="000000"/>
              </w:rPr>
            </w:rPrChange>
          </w:rPr>
          <w:t xml:space="preserve">, as follows. Only sequences where at least one of the neighboring loci of the pair has allele 0 are used. The minimum of all UFE over such neighbors is denoted </w:t>
        </w:r>
      </w:ins>
      <m:oMath>
        <m:r>
          <w:ins w:id="733" w:author="ivan4995@gmail.com" w:date="2026-05-05T17:12:00Z">
            <w:rPr>
              <w:rFonts w:ascii="Cambria Math" w:eastAsia="Cambria Math" w:hAnsi="Cambria Math" w:cs="Times New Roman"/>
              <w:color w:val="000000"/>
              <w:sz w:val="20"/>
              <w:szCs w:val="20"/>
              <w:rPrChange w:id="734" w:author="ivan4995@gmail.com" w:date="2026-05-05T17:12:00Z">
                <w:rPr>
                  <w:rFonts w:ascii="Cambria Math" w:eastAsia="Cambria Math" w:hAnsi="Cambria Math" w:cs="Times New Roman"/>
                  <w:color w:val="000000"/>
                </w:rPr>
              </w:rPrChange>
            </w:rPr>
            <m:t>UF</m:t>
          </w:ins>
        </m:r>
        <m:sSub>
          <m:sSubPr>
            <m:ctrlPr>
              <w:ins w:id="735" w:author="ivan4995@gmail.com" w:date="2026-05-05T17:12:00Z">
                <w:rPr>
                  <w:rFonts w:ascii="Cambria Math" w:eastAsia="Cambria Math" w:hAnsi="Cambria Math" w:cs="Times New Roman"/>
                  <w:color w:val="000000"/>
                  <w:sz w:val="20"/>
                  <w:szCs w:val="20"/>
                </w:rPr>
              </w:ins>
            </m:ctrlPr>
          </m:sSubPr>
          <m:e>
            <m:r>
              <w:ins w:id="736" w:author="ivan4995@gmail.com" w:date="2026-05-05T17:12:00Z">
                <w:rPr>
                  <w:rFonts w:ascii="Cambria Math" w:eastAsia="Cambria Math" w:hAnsi="Cambria Math" w:cs="Times New Roman"/>
                  <w:color w:val="000000"/>
                  <w:sz w:val="20"/>
                  <w:szCs w:val="20"/>
                  <w:rPrChange w:id="737" w:author="ivan4995@gmail.com" w:date="2026-05-05T17:12:00Z">
                    <w:rPr>
                      <w:rFonts w:ascii="Cambria Math" w:eastAsia="Cambria Math" w:hAnsi="Cambria Math" w:cs="Times New Roman"/>
                      <w:color w:val="000000"/>
                    </w:rPr>
                  </w:rPrChange>
                </w:rPr>
                <m:t>E</m:t>
              </w:ins>
            </m:r>
          </m:e>
          <m:sub>
            <m:r>
              <w:ins w:id="738" w:author="ivan4995@gmail.com" w:date="2026-05-05T17:12:00Z">
                <w:rPr>
                  <w:rFonts w:ascii="Cambria Math" w:eastAsia="Cambria Math" w:hAnsi="Cambria Math" w:cs="Times New Roman"/>
                  <w:color w:val="000000"/>
                  <w:sz w:val="20"/>
                  <w:szCs w:val="20"/>
                  <w:rPrChange w:id="739" w:author="ivan4995@gmail.com" w:date="2026-05-05T17:12:00Z">
                    <w:rPr>
                      <w:rFonts w:ascii="Cambria Math" w:eastAsia="Cambria Math" w:hAnsi="Cambria Math" w:cs="Times New Roman"/>
                      <w:color w:val="000000"/>
                    </w:rPr>
                  </w:rPrChange>
                </w:rPr>
                <m:t>ij0</m:t>
              </w:ins>
            </m:r>
          </m:sub>
        </m:sSub>
      </m:oMath>
      <w:ins w:id="740" w:author="ivan4995@gmail.com" w:date="2026-05-05T17:12:00Z">
        <w:r w:rsidRPr="00BA7958">
          <w:rPr>
            <w:rFonts w:ascii="Times New Roman" w:eastAsia="Times New Roman" w:hAnsi="Times New Roman" w:cs="Times New Roman"/>
            <w:color w:val="000000"/>
            <w:sz w:val="20"/>
            <w:szCs w:val="20"/>
            <w:rPrChange w:id="741" w:author="ivan4995@gmail.com" w:date="2026-05-05T17:12:00Z">
              <w:rPr>
                <w:rFonts w:ascii="Times New Roman" w:eastAsia="Times New Roman" w:hAnsi="Times New Roman" w:cs="Times New Roman"/>
                <w:color w:val="000000"/>
              </w:rPr>
            </w:rPrChange>
          </w:rPr>
          <w:t xml:space="preserve">. Because the array of data used is large, these coefficients are calculated using parallel computing on the video card with more than 1000 parallel processors with the help of CUDA language. Pairs of loci, where the ratio of </w:t>
        </w:r>
      </w:ins>
      <m:oMath>
        <m:r>
          <w:ins w:id="742" w:author="ivan4995@gmail.com" w:date="2026-05-05T17:12:00Z">
            <w:rPr>
              <w:rFonts w:ascii="Cambria Math" w:eastAsia="Cambria Math" w:hAnsi="Cambria Math" w:cs="Times New Roman"/>
              <w:color w:val="000000"/>
              <w:sz w:val="20"/>
              <w:szCs w:val="20"/>
              <w:rPrChange w:id="743" w:author="ivan4995@gmail.com" w:date="2026-05-05T17:12:00Z">
                <w:rPr>
                  <w:rFonts w:ascii="Cambria Math" w:eastAsia="Cambria Math" w:hAnsi="Cambria Math" w:cs="Times New Roman"/>
                  <w:color w:val="000000"/>
                </w:rPr>
              </w:rPrChange>
            </w:rPr>
            <m:t>UF</m:t>
          </w:ins>
        </m:r>
        <m:sSub>
          <m:sSubPr>
            <m:ctrlPr>
              <w:ins w:id="744" w:author="ivan4995@gmail.com" w:date="2026-05-05T17:12:00Z">
                <w:rPr>
                  <w:rFonts w:ascii="Cambria Math" w:eastAsia="Cambria Math" w:hAnsi="Cambria Math" w:cs="Times New Roman"/>
                  <w:color w:val="000000"/>
                  <w:sz w:val="20"/>
                  <w:szCs w:val="20"/>
                </w:rPr>
              </w:ins>
            </m:ctrlPr>
          </m:sSubPr>
          <m:e>
            <m:r>
              <w:ins w:id="745" w:author="ivan4995@gmail.com" w:date="2026-05-05T17:12:00Z">
                <w:rPr>
                  <w:rFonts w:ascii="Cambria Math" w:eastAsia="Cambria Math" w:hAnsi="Cambria Math" w:cs="Times New Roman"/>
                  <w:color w:val="000000"/>
                  <w:sz w:val="20"/>
                  <w:szCs w:val="20"/>
                  <w:rPrChange w:id="746" w:author="ivan4995@gmail.com" w:date="2026-05-05T17:12:00Z">
                    <w:rPr>
                      <w:rFonts w:ascii="Cambria Math" w:eastAsia="Cambria Math" w:hAnsi="Cambria Math" w:cs="Times New Roman"/>
                      <w:color w:val="000000"/>
                    </w:rPr>
                  </w:rPrChange>
                </w:rPr>
                <m:t>E</m:t>
              </w:ins>
            </m:r>
          </m:e>
          <m:sub>
            <m:r>
              <w:ins w:id="747" w:author="ivan4995@gmail.com" w:date="2026-05-05T17:12:00Z">
                <w:rPr>
                  <w:rFonts w:ascii="Cambria Math" w:eastAsia="Cambria Math" w:hAnsi="Cambria Math" w:cs="Times New Roman"/>
                  <w:color w:val="000000"/>
                  <w:sz w:val="20"/>
                  <w:szCs w:val="20"/>
                  <w:rPrChange w:id="748" w:author="ivan4995@gmail.com" w:date="2026-05-05T17:12:00Z">
                    <w:rPr>
                      <w:rFonts w:ascii="Cambria Math" w:eastAsia="Cambria Math" w:hAnsi="Cambria Math" w:cs="Times New Roman"/>
                      <w:color w:val="000000"/>
                    </w:rPr>
                  </w:rPrChange>
                </w:rPr>
                <m:t>ij</m:t>
              </w:ins>
            </m:r>
          </m:sub>
        </m:sSub>
      </m:oMath>
      <w:ins w:id="749" w:author="ivan4995@gmail.com" w:date="2026-05-05T17:12:00Z">
        <w:r w:rsidRPr="00BA7958">
          <w:rPr>
            <w:rFonts w:ascii="Times New Roman" w:eastAsia="Times New Roman" w:hAnsi="Times New Roman" w:cs="Times New Roman"/>
            <w:color w:val="000000"/>
            <w:sz w:val="20"/>
            <w:szCs w:val="20"/>
            <w:rPrChange w:id="750" w:author="ivan4995@gmail.com" w:date="2026-05-05T17:12:00Z">
              <w:rPr>
                <w:rFonts w:ascii="Times New Roman" w:eastAsia="Times New Roman" w:hAnsi="Times New Roman" w:cs="Times New Roman"/>
                <w:color w:val="000000"/>
              </w:rPr>
            </w:rPrChange>
          </w:rPr>
          <w:t xml:space="preserve"> to </w:t>
        </w:r>
      </w:ins>
      <m:oMath>
        <m:r>
          <w:ins w:id="751" w:author="ivan4995@gmail.com" w:date="2026-05-05T17:12:00Z">
            <w:rPr>
              <w:rFonts w:ascii="Cambria Math" w:eastAsia="Cambria Math" w:hAnsi="Cambria Math" w:cs="Times New Roman"/>
              <w:color w:val="000000"/>
              <w:sz w:val="20"/>
              <w:szCs w:val="20"/>
              <w:rPrChange w:id="752" w:author="ivan4995@gmail.com" w:date="2026-05-05T17:12:00Z">
                <w:rPr>
                  <w:rFonts w:ascii="Cambria Math" w:eastAsia="Cambria Math" w:hAnsi="Cambria Math" w:cs="Times New Roman"/>
                  <w:color w:val="000000"/>
                </w:rPr>
              </w:rPrChange>
            </w:rPr>
            <m:t>UF</m:t>
          </w:ins>
        </m:r>
        <m:sSub>
          <m:sSubPr>
            <m:ctrlPr>
              <w:ins w:id="753" w:author="ivan4995@gmail.com" w:date="2026-05-05T17:12:00Z">
                <w:rPr>
                  <w:rFonts w:ascii="Cambria Math" w:eastAsia="Cambria Math" w:hAnsi="Cambria Math" w:cs="Times New Roman"/>
                  <w:color w:val="000000"/>
                  <w:sz w:val="20"/>
                  <w:szCs w:val="20"/>
                </w:rPr>
              </w:ins>
            </m:ctrlPr>
          </m:sSubPr>
          <m:e>
            <m:r>
              <w:ins w:id="754" w:author="ivan4995@gmail.com" w:date="2026-05-05T17:12:00Z">
                <w:rPr>
                  <w:rFonts w:ascii="Cambria Math" w:eastAsia="Cambria Math" w:hAnsi="Cambria Math" w:cs="Times New Roman"/>
                  <w:color w:val="000000"/>
                  <w:sz w:val="20"/>
                  <w:szCs w:val="20"/>
                  <w:rPrChange w:id="755" w:author="ivan4995@gmail.com" w:date="2026-05-05T17:12:00Z">
                    <w:rPr>
                      <w:rFonts w:ascii="Cambria Math" w:eastAsia="Cambria Math" w:hAnsi="Cambria Math" w:cs="Times New Roman"/>
                      <w:color w:val="000000"/>
                    </w:rPr>
                  </w:rPrChange>
                </w:rPr>
                <m:t>E</m:t>
              </w:ins>
            </m:r>
          </m:e>
          <m:sub>
            <m:r>
              <w:ins w:id="756" w:author="ivan4995@gmail.com" w:date="2026-05-05T17:12:00Z">
                <w:rPr>
                  <w:rFonts w:ascii="Cambria Math" w:eastAsia="Cambria Math" w:hAnsi="Cambria Math" w:cs="Times New Roman"/>
                  <w:color w:val="000000"/>
                  <w:sz w:val="20"/>
                  <w:szCs w:val="20"/>
                  <w:rPrChange w:id="757" w:author="ivan4995@gmail.com" w:date="2026-05-05T17:12:00Z">
                    <w:rPr>
                      <w:rFonts w:ascii="Cambria Math" w:eastAsia="Cambria Math" w:hAnsi="Cambria Math" w:cs="Times New Roman"/>
                      <w:color w:val="000000"/>
                    </w:rPr>
                  </w:rPrChange>
                </w:rPr>
                <m:t>ij0</m:t>
              </w:ins>
            </m:r>
          </m:sub>
        </m:sSub>
      </m:oMath>
      <w:ins w:id="758" w:author="ivan4995@gmail.com" w:date="2026-05-05T17:12:00Z">
        <w:r w:rsidRPr="00BA7958">
          <w:rPr>
            <w:rFonts w:ascii="Times New Roman" w:eastAsia="Times New Roman" w:hAnsi="Times New Roman" w:cs="Times New Roman"/>
            <w:color w:val="000000"/>
            <w:sz w:val="20"/>
            <w:szCs w:val="20"/>
            <w:rPrChange w:id="759" w:author="ivan4995@gmail.com" w:date="2026-05-05T17:12:00Z">
              <w:rPr>
                <w:rFonts w:ascii="Times New Roman" w:eastAsia="Times New Roman" w:hAnsi="Times New Roman" w:cs="Times New Roman"/>
                <w:color w:val="000000"/>
              </w:rPr>
            </w:rPrChange>
          </w:rPr>
          <w:t xml:space="preserve">  is equal to or greater than 0.5, are considered “true pairs”, while the remaining pairs are excluded. Results are displayed in the form of circular diagrams (Figs 6 and 7).</w:t>
        </w:r>
      </w:ins>
    </w:p>
    <w:p w14:paraId="7960178B" w14:textId="2D6C4E73" w:rsidR="00EF5695" w:rsidRPr="00EF5695" w:rsidDel="00BA7958" w:rsidRDefault="009F1552" w:rsidP="00EF5695">
      <w:pPr>
        <w:jc w:val="both"/>
        <w:rPr>
          <w:del w:id="760" w:author="ivan4995@gmail.com" w:date="2026-05-05T17:12:00Z"/>
          <w:rFonts w:ascii="Times New Roman" w:eastAsia="Times New Roman" w:hAnsi="Times New Roman" w:cs="Times New Roman"/>
          <w:b/>
          <w:color w:val="000000"/>
          <w:sz w:val="20"/>
          <w:szCs w:val="20"/>
          <w:lang w:val="en"/>
        </w:rPr>
      </w:pPr>
      <w:del w:id="761" w:author="ivan4995@gmail.com" w:date="2026-05-05T17:12:00Z">
        <w:r w:rsidRPr="009F1552" w:rsidDel="00BA7958">
          <w:rPr>
            <w:rFonts w:ascii="Times New Roman" w:eastAsia="Times New Roman" w:hAnsi="Times New Roman" w:cs="Times New Roman"/>
            <w:b/>
            <w:color w:val="000000"/>
            <w:sz w:val="20"/>
            <w:szCs w:val="20"/>
            <w:lang w:val="en"/>
          </w:rPr>
          <w:delText xml:space="preserve">Epistasis detection and measurement. </w:delText>
        </w:r>
        <w:r w:rsidRPr="009F1552" w:rsidDel="00BA7958">
          <w:rPr>
            <w:rFonts w:ascii="Times New Roman" w:eastAsia="Times New Roman" w:hAnsi="Times New Roman" w:cs="Times New Roman"/>
            <w:bCs/>
            <w:color w:val="000000"/>
            <w:sz w:val="20"/>
            <w:szCs w:val="20"/>
            <w:lang w:val="en"/>
          </w:rPr>
          <w:delText xml:space="preserve">Based on matrix </w:delText>
        </w:r>
      </w:del>
      <m:oMath>
        <m:sSub>
          <m:sSubPr>
            <m:ctrlPr>
              <w:del w:id="762" w:author="ivan4995@gmail.com" w:date="2026-05-05T17:12:00Z">
                <w:rPr>
                  <w:rFonts w:ascii="Cambria Math" w:eastAsia="Times New Roman" w:hAnsi="Cambria Math" w:cs="Times New Roman"/>
                  <w:bCs/>
                  <w:color w:val="000000"/>
                  <w:sz w:val="20"/>
                  <w:szCs w:val="20"/>
                  <w:lang w:val="en"/>
                </w:rPr>
              </w:del>
            </m:ctrlPr>
          </m:sSubPr>
          <m:e>
            <m:r>
              <w:del w:id="763" w:author="ivan4995@gmail.com" w:date="2026-05-05T17:12:00Z">
                <w:rPr>
                  <w:rFonts w:ascii="Cambria Math" w:eastAsia="Times New Roman" w:hAnsi="Cambria Math" w:cs="Times New Roman"/>
                  <w:color w:val="000000"/>
                  <w:sz w:val="20"/>
                  <w:szCs w:val="20"/>
                  <w:lang w:val="en"/>
                </w:rPr>
                <m:t>K</m:t>
              </w:del>
            </m:r>
          </m:e>
          <m:sub>
            <m:r>
              <w:del w:id="764" w:author="ivan4995@gmail.com" w:date="2026-05-05T17:12:00Z">
                <w:rPr>
                  <w:rFonts w:ascii="Cambria Math" w:eastAsia="Times New Roman" w:hAnsi="Cambria Math" w:cs="Times New Roman"/>
                  <w:color w:val="000000"/>
                  <w:sz w:val="20"/>
                  <w:szCs w:val="20"/>
                  <w:lang w:val="en"/>
                </w:rPr>
                <m:t>ni</m:t>
              </w:del>
            </m:r>
          </m:sub>
        </m:sSub>
      </m:oMath>
      <w:del w:id="765" w:author="ivan4995@gmail.com" w:date="2026-05-05T17:12:00Z">
        <w:r w:rsidRPr="009F1552" w:rsidDel="00BA7958">
          <w:rPr>
            <w:rFonts w:ascii="Times New Roman" w:eastAsia="Times New Roman" w:hAnsi="Times New Roman" w:cs="Times New Roman"/>
            <w:bCs/>
            <w:color w:val="000000"/>
            <w:sz w:val="20"/>
            <w:szCs w:val="20"/>
            <w:lang w:val="en"/>
          </w:rPr>
          <w:delText xml:space="preserve"> obtained as described above, the universal footprint of epistasis (35) denoted </w:delText>
        </w:r>
      </w:del>
      <m:oMath>
        <m:r>
          <w:del w:id="766" w:author="ivan4995@gmail.com" w:date="2026-05-05T17:12:00Z">
            <w:rPr>
              <w:rFonts w:ascii="Cambria Math" w:eastAsia="Times New Roman" w:hAnsi="Cambria Math" w:cs="Times New Roman"/>
              <w:color w:val="000000"/>
              <w:sz w:val="20"/>
              <w:szCs w:val="20"/>
              <w:lang w:val="en"/>
            </w:rPr>
            <m:t>UF</m:t>
          </w:del>
        </m:r>
        <m:sSub>
          <m:sSubPr>
            <m:ctrlPr>
              <w:del w:id="767" w:author="ivan4995@gmail.com" w:date="2026-05-05T17:12:00Z">
                <w:rPr>
                  <w:rFonts w:ascii="Cambria Math" w:eastAsia="Times New Roman" w:hAnsi="Cambria Math" w:cs="Times New Roman"/>
                  <w:bCs/>
                  <w:color w:val="000000"/>
                  <w:sz w:val="20"/>
                  <w:szCs w:val="20"/>
                  <w:lang w:val="en"/>
                </w:rPr>
              </w:del>
            </m:ctrlPr>
          </m:sSubPr>
          <m:e>
            <m:r>
              <w:del w:id="768" w:author="ivan4995@gmail.com" w:date="2026-05-05T17:12:00Z">
                <w:rPr>
                  <w:rFonts w:ascii="Cambria Math" w:eastAsia="Times New Roman" w:hAnsi="Cambria Math" w:cs="Times New Roman"/>
                  <w:color w:val="000000"/>
                  <w:sz w:val="20"/>
                  <w:szCs w:val="20"/>
                  <w:lang w:val="en"/>
                </w:rPr>
                <m:t>E</m:t>
              </w:del>
            </m:r>
          </m:e>
          <m:sub>
            <m:r>
              <w:del w:id="769" w:author="ivan4995@gmail.com" w:date="2026-05-05T17:12:00Z">
                <w:rPr>
                  <w:rFonts w:ascii="Cambria Math" w:eastAsia="Times New Roman" w:hAnsi="Cambria Math" w:cs="Times New Roman"/>
                  <w:color w:val="000000"/>
                  <w:sz w:val="20"/>
                  <w:szCs w:val="20"/>
                  <w:lang w:val="en"/>
                </w:rPr>
                <m:t>ij</m:t>
              </w:del>
            </m:r>
          </m:sub>
        </m:sSub>
      </m:oMath>
      <w:del w:id="770" w:author="ivan4995@gmail.com" w:date="2026-05-05T17:12:00Z">
        <w:r w:rsidRPr="009F1552" w:rsidDel="00BA7958">
          <w:rPr>
            <w:rFonts w:ascii="Times New Roman" w:eastAsia="Times New Roman" w:hAnsi="Times New Roman" w:cs="Times New Roman"/>
            <w:bCs/>
            <w:color w:val="000000"/>
            <w:sz w:val="20"/>
            <w:szCs w:val="20"/>
            <w:lang w:val="en"/>
          </w:rPr>
          <w:delText xml:space="preserve"> is calculated for each possible pair of sites </w:delText>
        </w:r>
      </w:del>
      <m:oMath>
        <m:r>
          <w:del w:id="771" w:author="ivan4995@gmail.com" w:date="2026-05-05T17:12:00Z">
            <w:rPr>
              <w:rFonts w:ascii="Cambria Math" w:eastAsia="Times New Roman" w:hAnsi="Cambria Math" w:cs="Times New Roman"/>
              <w:color w:val="000000"/>
              <w:sz w:val="20"/>
              <w:szCs w:val="20"/>
              <w:lang w:val="en"/>
            </w:rPr>
            <m:t>i</m:t>
          </w:del>
        </m:r>
        <m:r>
          <w:del w:id="772" w:author="ivan4995@gmail.com" w:date="2026-05-05T17:12:00Z">
            <m:rPr>
              <m:sty m:val="p"/>
            </m:rPr>
            <w:rPr>
              <w:rFonts w:ascii="Cambria Math" w:eastAsia="Times New Roman" w:hAnsi="Cambria Math" w:cs="Times New Roman"/>
              <w:color w:val="000000"/>
              <w:sz w:val="20"/>
              <w:szCs w:val="20"/>
              <w:lang w:val="en"/>
            </w:rPr>
            <m:t>,</m:t>
          </w:del>
        </m:r>
        <m:r>
          <w:del w:id="773" w:author="ivan4995@gmail.com" w:date="2026-05-05T17:12:00Z">
            <w:rPr>
              <w:rFonts w:ascii="Cambria Math" w:eastAsia="Times New Roman" w:hAnsi="Cambria Math" w:cs="Times New Roman"/>
              <w:color w:val="000000"/>
              <w:sz w:val="20"/>
              <w:szCs w:val="20"/>
              <w:lang w:val="en"/>
            </w:rPr>
            <m:t>j</m:t>
          </w:del>
        </m:r>
      </m:oMath>
      <w:del w:id="774" w:author="ivan4995@gmail.com" w:date="2026-05-05T17:12:00Z">
        <w:r w:rsidRPr="009F1552" w:rsidDel="00BA7958">
          <w:rPr>
            <w:rFonts w:ascii="Times New Roman" w:eastAsia="Times New Roman" w:hAnsi="Times New Roman" w:cs="Times New Roman"/>
            <w:bCs/>
            <w:color w:val="000000"/>
            <w:sz w:val="20"/>
            <w:szCs w:val="20"/>
            <w:lang w:val="en"/>
          </w:rPr>
          <w:delText xml:space="preserve"> as </w:delText>
        </w:r>
      </w:del>
      <m:oMath>
        <m:r>
          <w:del w:id="775" w:author="ivan4995@gmail.com" w:date="2026-05-05T17:12:00Z">
            <w:rPr>
              <w:rFonts w:ascii="Cambria Math" w:eastAsia="Times New Roman" w:hAnsi="Cambria Math" w:cs="Times New Roman"/>
              <w:color w:val="000000"/>
              <w:sz w:val="20"/>
              <w:szCs w:val="20"/>
              <w:lang w:val="en"/>
            </w:rPr>
            <m:t>UF</m:t>
          </w:del>
        </m:r>
        <m:sSub>
          <m:sSubPr>
            <m:ctrlPr>
              <w:del w:id="776" w:author="ivan4995@gmail.com" w:date="2026-05-05T17:12:00Z">
                <w:rPr>
                  <w:rFonts w:ascii="Cambria Math" w:eastAsia="Times New Roman" w:hAnsi="Cambria Math" w:cs="Times New Roman"/>
                  <w:bCs/>
                  <w:color w:val="000000"/>
                  <w:sz w:val="20"/>
                  <w:szCs w:val="20"/>
                  <w:lang w:val="en"/>
                </w:rPr>
              </w:del>
            </m:ctrlPr>
          </m:sSubPr>
          <m:e>
            <m:r>
              <w:del w:id="777" w:author="ivan4995@gmail.com" w:date="2026-05-05T17:12:00Z">
                <w:rPr>
                  <w:rFonts w:ascii="Cambria Math" w:eastAsia="Times New Roman" w:hAnsi="Cambria Math" w:cs="Times New Roman"/>
                  <w:color w:val="000000"/>
                  <w:sz w:val="20"/>
                  <w:szCs w:val="20"/>
                  <w:lang w:val="en"/>
                </w:rPr>
                <m:t>E</m:t>
              </w:del>
            </m:r>
          </m:e>
          <m:sub>
            <m:r>
              <w:del w:id="778" w:author="ivan4995@gmail.com" w:date="2026-05-05T17:12:00Z">
                <w:rPr>
                  <w:rFonts w:ascii="Cambria Math" w:eastAsia="Times New Roman" w:hAnsi="Cambria Math" w:cs="Times New Roman"/>
                  <w:color w:val="000000"/>
                  <w:sz w:val="20"/>
                  <w:szCs w:val="20"/>
                  <w:lang w:val="en"/>
                </w:rPr>
                <m:t>ij</m:t>
              </w:del>
            </m:r>
          </m:sub>
        </m:sSub>
        <m:r>
          <w:del w:id="779" w:author="ivan4995@gmail.com" w:date="2026-05-05T17:12:00Z">
            <m:rPr>
              <m:sty m:val="p"/>
            </m:rPr>
            <w:rPr>
              <w:rFonts w:ascii="Cambria Math" w:eastAsia="Times New Roman" w:hAnsi="Cambria Math" w:cs="Times New Roman"/>
              <w:color w:val="000000"/>
              <w:sz w:val="20"/>
              <w:szCs w:val="20"/>
              <w:lang w:val="en"/>
            </w:rPr>
            <m:t>=1-log</m:t>
          </w:del>
        </m:r>
        <m:d>
          <m:dPr>
            <m:ctrlPr>
              <w:del w:id="780" w:author="ivan4995@gmail.com" w:date="2026-05-05T17:12:00Z">
                <w:rPr>
                  <w:rFonts w:ascii="Cambria Math" w:eastAsia="Times New Roman" w:hAnsi="Cambria Math" w:cs="Times New Roman"/>
                  <w:bCs/>
                  <w:color w:val="000000"/>
                  <w:sz w:val="20"/>
                  <w:szCs w:val="20"/>
                  <w:lang w:val="en"/>
                </w:rPr>
              </w:del>
            </m:ctrlPr>
          </m:dPr>
          <m:e>
            <m:f>
              <m:fPr>
                <m:ctrlPr>
                  <w:del w:id="781" w:author="ivan4995@gmail.com" w:date="2026-05-05T17:12:00Z">
                    <w:rPr>
                      <w:rFonts w:ascii="Cambria Math" w:eastAsia="Times New Roman" w:hAnsi="Cambria Math" w:cs="Times New Roman"/>
                      <w:bCs/>
                      <w:color w:val="000000"/>
                      <w:sz w:val="20"/>
                      <w:szCs w:val="20"/>
                      <w:lang w:val="en"/>
                    </w:rPr>
                  </w:del>
                </m:ctrlPr>
              </m:fPr>
              <m:num>
                <m:sSub>
                  <m:sSubPr>
                    <m:ctrlPr>
                      <w:del w:id="782" w:author="ivan4995@gmail.com" w:date="2026-05-05T17:12:00Z">
                        <w:rPr>
                          <w:rFonts w:ascii="Cambria Math" w:eastAsia="Times New Roman" w:hAnsi="Cambria Math" w:cs="Times New Roman"/>
                          <w:bCs/>
                          <w:color w:val="000000"/>
                          <w:sz w:val="20"/>
                          <w:szCs w:val="20"/>
                          <w:lang w:val="en"/>
                        </w:rPr>
                      </w:del>
                    </m:ctrlPr>
                  </m:sSubPr>
                  <m:e>
                    <m:r>
                      <w:del w:id="783" w:author="ivan4995@gmail.com" w:date="2026-05-05T17:12:00Z">
                        <w:rPr>
                          <w:rFonts w:ascii="Cambria Math" w:eastAsia="Times New Roman" w:hAnsi="Cambria Math" w:cs="Times New Roman"/>
                          <w:color w:val="000000"/>
                          <w:sz w:val="20"/>
                          <w:szCs w:val="20"/>
                          <w:lang w:val="en"/>
                        </w:rPr>
                        <m:t>f</m:t>
                      </w:del>
                    </m:r>
                  </m:e>
                  <m:sub>
                    <m:r>
                      <w:del w:id="784" w:author="ivan4995@gmail.com" w:date="2026-05-05T17:12:00Z">
                        <m:rPr>
                          <m:sty m:val="p"/>
                        </m:rPr>
                        <w:rPr>
                          <w:rFonts w:ascii="Cambria Math" w:eastAsia="Times New Roman" w:hAnsi="Cambria Math" w:cs="Times New Roman"/>
                          <w:color w:val="000000"/>
                          <w:sz w:val="20"/>
                          <w:szCs w:val="20"/>
                          <w:lang w:val="en"/>
                        </w:rPr>
                        <m:t>11</m:t>
                      </w:del>
                    </m:r>
                  </m:sub>
                </m:sSub>
              </m:num>
              <m:den>
                <m:sSub>
                  <m:sSubPr>
                    <m:ctrlPr>
                      <w:del w:id="785" w:author="ivan4995@gmail.com" w:date="2026-05-05T17:12:00Z">
                        <w:rPr>
                          <w:rFonts w:ascii="Cambria Math" w:eastAsia="Times New Roman" w:hAnsi="Cambria Math" w:cs="Times New Roman"/>
                          <w:bCs/>
                          <w:color w:val="000000"/>
                          <w:sz w:val="20"/>
                          <w:szCs w:val="20"/>
                          <w:lang w:val="en"/>
                        </w:rPr>
                      </w:del>
                    </m:ctrlPr>
                  </m:sSubPr>
                  <m:e>
                    <m:r>
                      <w:del w:id="786" w:author="ivan4995@gmail.com" w:date="2026-05-05T17:12:00Z">
                        <w:rPr>
                          <w:rFonts w:ascii="Cambria Math" w:eastAsia="Times New Roman" w:hAnsi="Cambria Math" w:cs="Times New Roman"/>
                          <w:color w:val="000000"/>
                          <w:sz w:val="20"/>
                          <w:szCs w:val="20"/>
                          <w:lang w:val="en"/>
                        </w:rPr>
                        <m:t>f</m:t>
                      </w:del>
                    </m:r>
                  </m:e>
                  <m:sub>
                    <m:r>
                      <w:del w:id="787" w:author="ivan4995@gmail.com" w:date="2026-05-05T17:12:00Z">
                        <m:rPr>
                          <m:sty m:val="p"/>
                        </m:rPr>
                        <w:rPr>
                          <w:rFonts w:ascii="Cambria Math" w:eastAsia="Times New Roman" w:hAnsi="Cambria Math" w:cs="Times New Roman"/>
                          <w:color w:val="000000"/>
                          <w:sz w:val="20"/>
                          <w:szCs w:val="20"/>
                          <w:lang w:val="en"/>
                        </w:rPr>
                        <m:t>00</m:t>
                      </w:del>
                    </m:r>
                  </m:sub>
                </m:sSub>
              </m:den>
            </m:f>
          </m:e>
        </m:d>
        <m:r>
          <w:del w:id="788" w:author="ivan4995@gmail.com" w:date="2026-05-05T17:12:00Z">
            <m:rPr>
              <m:sty m:val="p"/>
            </m:rPr>
            <w:rPr>
              <w:rFonts w:ascii="Cambria Math" w:eastAsia="Times New Roman" w:hAnsi="Cambria Math" w:cs="Times New Roman"/>
              <w:color w:val="000000"/>
              <w:sz w:val="20"/>
              <w:szCs w:val="20"/>
              <w:lang w:val="en"/>
            </w:rPr>
            <m:t>/log</m:t>
          </w:del>
        </m:r>
        <m:d>
          <m:dPr>
            <m:ctrlPr>
              <w:del w:id="789" w:author="ivan4995@gmail.com" w:date="2026-05-05T17:12:00Z">
                <w:rPr>
                  <w:rFonts w:ascii="Cambria Math" w:eastAsia="Times New Roman" w:hAnsi="Cambria Math" w:cs="Times New Roman"/>
                  <w:bCs/>
                  <w:color w:val="000000"/>
                  <w:sz w:val="20"/>
                  <w:szCs w:val="20"/>
                  <w:lang w:val="en"/>
                </w:rPr>
              </w:del>
            </m:ctrlPr>
          </m:dPr>
          <m:e>
            <m:f>
              <m:fPr>
                <m:ctrlPr>
                  <w:del w:id="790" w:author="ivan4995@gmail.com" w:date="2026-05-05T17:12:00Z">
                    <w:rPr>
                      <w:rFonts w:ascii="Cambria Math" w:eastAsia="Times New Roman" w:hAnsi="Cambria Math" w:cs="Times New Roman"/>
                      <w:bCs/>
                      <w:color w:val="000000"/>
                      <w:sz w:val="20"/>
                      <w:szCs w:val="20"/>
                      <w:lang w:val="en"/>
                    </w:rPr>
                  </w:del>
                </m:ctrlPr>
              </m:fPr>
              <m:num>
                <m:sSub>
                  <m:sSubPr>
                    <m:ctrlPr>
                      <w:del w:id="791" w:author="ivan4995@gmail.com" w:date="2026-05-05T17:12:00Z">
                        <w:rPr>
                          <w:rFonts w:ascii="Cambria Math" w:eastAsia="Times New Roman" w:hAnsi="Cambria Math" w:cs="Times New Roman"/>
                          <w:bCs/>
                          <w:color w:val="000000"/>
                          <w:sz w:val="20"/>
                          <w:szCs w:val="20"/>
                          <w:lang w:val="en"/>
                        </w:rPr>
                      </w:del>
                    </m:ctrlPr>
                  </m:sSubPr>
                  <m:e>
                    <m:r>
                      <w:del w:id="792" w:author="ivan4995@gmail.com" w:date="2026-05-05T17:12:00Z">
                        <w:rPr>
                          <w:rFonts w:ascii="Cambria Math" w:eastAsia="Times New Roman" w:hAnsi="Cambria Math" w:cs="Times New Roman"/>
                          <w:color w:val="000000"/>
                          <w:sz w:val="20"/>
                          <w:szCs w:val="20"/>
                          <w:lang w:val="en"/>
                        </w:rPr>
                        <m:t>f</m:t>
                      </w:del>
                    </m:r>
                  </m:e>
                  <m:sub>
                    <m:r>
                      <w:del w:id="793" w:author="ivan4995@gmail.com" w:date="2026-05-05T17:12:00Z">
                        <m:rPr>
                          <m:sty m:val="p"/>
                        </m:rPr>
                        <w:rPr>
                          <w:rFonts w:ascii="Cambria Math" w:eastAsia="Times New Roman" w:hAnsi="Cambria Math" w:cs="Times New Roman"/>
                          <w:color w:val="000000"/>
                          <w:sz w:val="20"/>
                          <w:szCs w:val="20"/>
                          <w:lang w:val="en"/>
                        </w:rPr>
                        <m:t>01</m:t>
                      </w:del>
                    </m:r>
                  </m:sub>
                </m:sSub>
                <m:sSub>
                  <m:sSubPr>
                    <m:ctrlPr>
                      <w:del w:id="794" w:author="ivan4995@gmail.com" w:date="2026-05-05T17:12:00Z">
                        <w:rPr>
                          <w:rFonts w:ascii="Cambria Math" w:eastAsia="Times New Roman" w:hAnsi="Cambria Math" w:cs="Times New Roman"/>
                          <w:bCs/>
                          <w:color w:val="000000"/>
                          <w:sz w:val="20"/>
                          <w:szCs w:val="20"/>
                          <w:lang w:val="en"/>
                        </w:rPr>
                      </w:del>
                    </m:ctrlPr>
                  </m:sSubPr>
                  <m:e>
                    <m:r>
                      <w:del w:id="795" w:author="ivan4995@gmail.com" w:date="2026-05-05T17:12:00Z">
                        <w:rPr>
                          <w:rFonts w:ascii="Cambria Math" w:eastAsia="Times New Roman" w:hAnsi="Cambria Math" w:cs="Times New Roman"/>
                          <w:color w:val="000000"/>
                          <w:sz w:val="20"/>
                          <w:szCs w:val="20"/>
                          <w:lang w:val="en"/>
                        </w:rPr>
                        <m:t>f</m:t>
                      </w:del>
                    </m:r>
                  </m:e>
                  <m:sub>
                    <m:r>
                      <w:del w:id="796" w:author="ivan4995@gmail.com" w:date="2026-05-05T17:12:00Z">
                        <m:rPr>
                          <m:sty m:val="p"/>
                        </m:rPr>
                        <w:rPr>
                          <w:rFonts w:ascii="Cambria Math" w:eastAsia="Times New Roman" w:hAnsi="Cambria Math" w:cs="Times New Roman"/>
                          <w:color w:val="000000"/>
                          <w:sz w:val="20"/>
                          <w:szCs w:val="20"/>
                          <w:lang w:val="en"/>
                        </w:rPr>
                        <m:t>10</m:t>
                      </w:del>
                    </m:r>
                  </m:sub>
                </m:sSub>
              </m:num>
              <m:den>
                <m:sSubSup>
                  <m:sSubSupPr>
                    <m:ctrlPr>
                      <w:del w:id="797" w:author="ivan4995@gmail.com" w:date="2026-05-05T17:12:00Z">
                        <w:rPr>
                          <w:rFonts w:ascii="Cambria Math" w:eastAsia="Times New Roman" w:hAnsi="Cambria Math" w:cs="Times New Roman"/>
                          <w:bCs/>
                          <w:color w:val="000000"/>
                          <w:sz w:val="20"/>
                          <w:szCs w:val="20"/>
                          <w:lang w:val="en"/>
                        </w:rPr>
                      </w:del>
                    </m:ctrlPr>
                  </m:sSubSupPr>
                  <m:e>
                    <m:r>
                      <w:del w:id="798" w:author="ivan4995@gmail.com" w:date="2026-05-05T17:12:00Z">
                        <w:rPr>
                          <w:rFonts w:ascii="Cambria Math" w:eastAsia="Times New Roman" w:hAnsi="Cambria Math" w:cs="Times New Roman"/>
                          <w:color w:val="000000"/>
                          <w:sz w:val="20"/>
                          <w:szCs w:val="20"/>
                          <w:lang w:val="en"/>
                        </w:rPr>
                        <m:t>f</m:t>
                      </w:del>
                    </m:r>
                  </m:e>
                  <m:sub>
                    <m:r>
                      <w:del w:id="799" w:author="ivan4995@gmail.com" w:date="2026-05-05T17:12:00Z">
                        <m:rPr>
                          <m:sty m:val="p"/>
                        </m:rPr>
                        <w:rPr>
                          <w:rFonts w:ascii="Cambria Math" w:eastAsia="Times New Roman" w:hAnsi="Cambria Math" w:cs="Times New Roman"/>
                          <w:color w:val="000000"/>
                          <w:sz w:val="20"/>
                          <w:szCs w:val="20"/>
                          <w:lang w:val="en"/>
                        </w:rPr>
                        <m:t>00</m:t>
                      </w:del>
                    </m:r>
                  </m:sub>
                  <m:sup>
                    <m:r>
                      <w:del w:id="800" w:author="ivan4995@gmail.com" w:date="2026-05-05T17:12:00Z">
                        <m:rPr>
                          <m:sty m:val="p"/>
                        </m:rPr>
                        <w:rPr>
                          <w:rFonts w:ascii="Cambria Math" w:eastAsia="Times New Roman" w:hAnsi="Cambria Math" w:cs="Times New Roman"/>
                          <w:color w:val="000000"/>
                          <w:sz w:val="20"/>
                          <w:szCs w:val="20"/>
                          <w:lang w:val="en"/>
                        </w:rPr>
                        <m:t>2</m:t>
                      </w:del>
                    </m:r>
                  </m:sup>
                </m:sSubSup>
              </m:den>
            </m:f>
          </m:e>
        </m:d>
        <m:r>
          <w:del w:id="801" w:author="ivan4995@gmail.com" w:date="2026-05-05T17:12:00Z">
            <m:rPr>
              <m:sty m:val="p"/>
            </m:rPr>
            <w:rPr>
              <w:rFonts w:ascii="Cambria Math" w:eastAsia="Times New Roman" w:hAnsi="Cambria Math" w:cs="Times New Roman"/>
              <w:color w:val="000000"/>
              <w:sz w:val="20"/>
              <w:szCs w:val="20"/>
              <w:lang w:val="en"/>
            </w:rPr>
            <m:t>.</m:t>
          </w:del>
        </m:r>
      </m:oMath>
      <w:del w:id="802" w:author="ivan4995@gmail.com" w:date="2026-05-05T17:12:00Z">
        <w:r w:rsidRPr="009F1552" w:rsidDel="00BA7958">
          <w:rPr>
            <w:rFonts w:ascii="Times New Roman" w:eastAsia="Times New Roman" w:hAnsi="Times New Roman" w:cs="Times New Roman"/>
            <w:bCs/>
            <w:color w:val="000000"/>
            <w:sz w:val="20"/>
            <w:szCs w:val="20"/>
            <w:lang w:val="en"/>
          </w:rPr>
          <w:delText xml:space="preserve"> </w:delText>
        </w:r>
        <w:r w:rsidR="00EF5695" w:rsidRPr="00EF5695" w:rsidDel="00BA7958">
          <w:rPr>
            <w:rFonts w:ascii="Times New Roman" w:eastAsia="Times New Roman" w:hAnsi="Times New Roman" w:cs="Times New Roman"/>
            <w:bCs/>
            <w:color w:val="000000"/>
            <w:sz w:val="20"/>
            <w:szCs w:val="20"/>
            <w:lang w:val="en"/>
          </w:rPr>
          <w:delText xml:space="preserve">Then, the conditional coefficient </w:delText>
        </w:r>
      </w:del>
      <m:oMath>
        <m:r>
          <w:del w:id="803" w:author="ivan4995@gmail.com" w:date="2026-05-05T17:12:00Z">
            <w:rPr>
              <w:rFonts w:ascii="Cambria Math" w:eastAsia="Times New Roman" w:hAnsi="Cambria Math" w:cs="Times New Roman"/>
              <w:color w:val="000000"/>
              <w:sz w:val="20"/>
              <w:szCs w:val="20"/>
              <w:lang w:val="en"/>
            </w:rPr>
            <m:t>UF</m:t>
          </w:del>
        </m:r>
        <m:sSub>
          <m:sSubPr>
            <m:ctrlPr>
              <w:del w:id="804" w:author="ivan4995@gmail.com" w:date="2026-05-05T17:12:00Z">
                <w:rPr>
                  <w:rFonts w:ascii="Cambria Math" w:eastAsia="Times New Roman" w:hAnsi="Cambria Math" w:cs="Times New Roman"/>
                  <w:bCs/>
                  <w:color w:val="000000"/>
                  <w:sz w:val="20"/>
                  <w:szCs w:val="20"/>
                  <w:lang w:val="en"/>
                </w:rPr>
              </w:del>
            </m:ctrlPr>
          </m:sSubPr>
          <m:e>
            <m:r>
              <w:del w:id="805" w:author="ivan4995@gmail.com" w:date="2026-05-05T17:12:00Z">
                <w:rPr>
                  <w:rFonts w:ascii="Cambria Math" w:eastAsia="Times New Roman" w:hAnsi="Cambria Math" w:cs="Times New Roman"/>
                  <w:color w:val="000000"/>
                  <w:sz w:val="20"/>
                  <w:szCs w:val="20"/>
                  <w:lang w:val="en"/>
                </w:rPr>
                <m:t>E</m:t>
              </w:del>
            </m:r>
          </m:e>
          <m:sub>
            <m:r>
              <w:del w:id="806" w:author="ivan4995@gmail.com" w:date="2026-05-05T17:12:00Z">
                <w:rPr>
                  <w:rFonts w:ascii="Cambria Math" w:eastAsia="Times New Roman" w:hAnsi="Cambria Math" w:cs="Times New Roman"/>
                  <w:color w:val="000000"/>
                  <w:sz w:val="20"/>
                  <w:szCs w:val="20"/>
                  <w:lang w:val="en"/>
                </w:rPr>
                <m:t>ij0</m:t>
              </w:del>
            </m:r>
          </m:sub>
        </m:sSub>
      </m:oMath>
      <w:del w:id="807"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re-calculated for each locus pair (39), as follows. Only sequences where at least one of the neighboring loci of the pair has allele 0 are used. The minimum of all UFE over such neighbors is denoted </w:delText>
        </w:r>
      </w:del>
      <m:oMath>
        <m:r>
          <w:del w:id="808" w:author="ivan4995@gmail.com" w:date="2026-05-05T17:12:00Z">
            <w:rPr>
              <w:rFonts w:ascii="Cambria Math" w:eastAsia="Times New Roman" w:hAnsi="Cambria Math" w:cs="Times New Roman"/>
              <w:color w:val="000000"/>
              <w:sz w:val="20"/>
              <w:szCs w:val="20"/>
              <w:lang w:val="en"/>
            </w:rPr>
            <m:t>UF</m:t>
          </w:del>
        </m:r>
        <m:sSub>
          <m:sSubPr>
            <m:ctrlPr>
              <w:del w:id="809" w:author="ivan4995@gmail.com" w:date="2026-05-05T17:12:00Z">
                <w:rPr>
                  <w:rFonts w:ascii="Cambria Math" w:eastAsia="Times New Roman" w:hAnsi="Cambria Math" w:cs="Times New Roman"/>
                  <w:bCs/>
                  <w:color w:val="000000"/>
                  <w:sz w:val="20"/>
                  <w:szCs w:val="20"/>
                  <w:lang w:val="en"/>
                </w:rPr>
              </w:del>
            </m:ctrlPr>
          </m:sSubPr>
          <m:e>
            <m:r>
              <w:del w:id="810" w:author="ivan4995@gmail.com" w:date="2026-05-05T17:12:00Z">
                <w:rPr>
                  <w:rFonts w:ascii="Cambria Math" w:eastAsia="Times New Roman" w:hAnsi="Cambria Math" w:cs="Times New Roman"/>
                  <w:color w:val="000000"/>
                  <w:sz w:val="20"/>
                  <w:szCs w:val="20"/>
                  <w:lang w:val="en"/>
                </w:rPr>
                <m:t>E</m:t>
              </w:del>
            </m:r>
          </m:e>
          <m:sub>
            <m:r>
              <w:del w:id="811" w:author="ivan4995@gmail.com" w:date="2026-05-05T17:12:00Z">
                <w:rPr>
                  <w:rFonts w:ascii="Cambria Math" w:eastAsia="Times New Roman" w:hAnsi="Cambria Math" w:cs="Times New Roman"/>
                  <w:color w:val="000000"/>
                  <w:sz w:val="20"/>
                  <w:szCs w:val="20"/>
                  <w:lang w:val="en"/>
                </w:rPr>
                <m:t>ij0</m:t>
              </w:del>
            </m:r>
          </m:sub>
        </m:sSub>
      </m:oMath>
      <w:del w:id="812"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Because the array of data used is large, these coefficients are calculated using parallel computing on the video card with more than 1000 parallel processors with the help of CUDA language. Pairs of loci, where the ratio of </w:delText>
        </w:r>
      </w:del>
      <m:oMath>
        <m:r>
          <w:del w:id="813" w:author="ivan4995@gmail.com" w:date="2026-05-05T17:12:00Z">
            <w:rPr>
              <w:rFonts w:ascii="Cambria Math" w:eastAsia="Times New Roman" w:hAnsi="Cambria Math" w:cs="Times New Roman"/>
              <w:color w:val="000000"/>
              <w:sz w:val="20"/>
              <w:szCs w:val="20"/>
              <w:lang w:val="en"/>
            </w:rPr>
            <m:t>UF</m:t>
          </w:del>
        </m:r>
        <m:sSub>
          <m:sSubPr>
            <m:ctrlPr>
              <w:del w:id="814" w:author="ivan4995@gmail.com" w:date="2026-05-05T17:12:00Z">
                <w:rPr>
                  <w:rFonts w:ascii="Cambria Math" w:eastAsia="Times New Roman" w:hAnsi="Cambria Math" w:cs="Times New Roman"/>
                  <w:bCs/>
                  <w:color w:val="000000"/>
                  <w:sz w:val="20"/>
                  <w:szCs w:val="20"/>
                  <w:lang w:val="en"/>
                </w:rPr>
              </w:del>
            </m:ctrlPr>
          </m:sSubPr>
          <m:e>
            <m:r>
              <w:del w:id="815" w:author="ivan4995@gmail.com" w:date="2026-05-05T17:12:00Z">
                <w:rPr>
                  <w:rFonts w:ascii="Cambria Math" w:eastAsia="Times New Roman" w:hAnsi="Cambria Math" w:cs="Times New Roman"/>
                  <w:color w:val="000000"/>
                  <w:sz w:val="20"/>
                  <w:szCs w:val="20"/>
                  <w:lang w:val="en"/>
                </w:rPr>
                <m:t>E</m:t>
              </w:del>
            </m:r>
          </m:e>
          <m:sub>
            <m:r>
              <w:del w:id="816" w:author="ivan4995@gmail.com" w:date="2026-05-05T17:12:00Z">
                <w:rPr>
                  <w:rFonts w:ascii="Cambria Math" w:eastAsia="Times New Roman" w:hAnsi="Cambria Math" w:cs="Times New Roman"/>
                  <w:color w:val="000000"/>
                  <w:sz w:val="20"/>
                  <w:szCs w:val="20"/>
                  <w:lang w:val="en"/>
                </w:rPr>
                <m:t>ij</m:t>
              </w:del>
            </m:r>
          </m:sub>
        </m:sSub>
      </m:oMath>
      <w:del w:id="817"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to </w:delText>
        </w:r>
      </w:del>
      <m:oMath>
        <m:r>
          <w:del w:id="818" w:author="ivan4995@gmail.com" w:date="2026-05-05T17:12:00Z">
            <w:rPr>
              <w:rFonts w:ascii="Cambria Math" w:eastAsia="Times New Roman" w:hAnsi="Cambria Math" w:cs="Times New Roman"/>
              <w:color w:val="000000"/>
              <w:sz w:val="20"/>
              <w:szCs w:val="20"/>
              <w:lang w:val="en"/>
            </w:rPr>
            <m:t>UF</m:t>
          </w:del>
        </m:r>
        <m:sSub>
          <m:sSubPr>
            <m:ctrlPr>
              <w:del w:id="819" w:author="ivan4995@gmail.com" w:date="2026-05-05T17:12:00Z">
                <w:rPr>
                  <w:rFonts w:ascii="Cambria Math" w:eastAsia="Times New Roman" w:hAnsi="Cambria Math" w:cs="Times New Roman"/>
                  <w:bCs/>
                  <w:color w:val="000000"/>
                  <w:sz w:val="20"/>
                  <w:szCs w:val="20"/>
                  <w:lang w:val="en"/>
                </w:rPr>
              </w:del>
            </m:ctrlPr>
          </m:sSubPr>
          <m:e>
            <m:r>
              <w:del w:id="820" w:author="ivan4995@gmail.com" w:date="2026-05-05T17:12:00Z">
                <w:rPr>
                  <w:rFonts w:ascii="Cambria Math" w:eastAsia="Times New Roman" w:hAnsi="Cambria Math" w:cs="Times New Roman"/>
                  <w:color w:val="000000"/>
                  <w:sz w:val="20"/>
                  <w:szCs w:val="20"/>
                  <w:lang w:val="en"/>
                </w:rPr>
                <m:t>E</m:t>
              </w:del>
            </m:r>
          </m:e>
          <m:sub>
            <m:r>
              <w:del w:id="821" w:author="ivan4995@gmail.com" w:date="2026-05-05T17:12:00Z">
                <w:rPr>
                  <w:rFonts w:ascii="Cambria Math" w:eastAsia="Times New Roman" w:hAnsi="Cambria Math" w:cs="Times New Roman"/>
                  <w:color w:val="000000"/>
                  <w:sz w:val="20"/>
                  <w:szCs w:val="20"/>
                  <w:lang w:val="en"/>
                </w:rPr>
                <m:t>ij0</m:t>
              </w:del>
            </m:r>
          </m:sub>
        </m:sSub>
      </m:oMath>
      <w:del w:id="822"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equal to or greater than 0.5, are considered “true pairs”, while the remaining pairs are excluded. Results are displayed in the form of circular diagrams (Figs 3 and 4).</w:delText>
        </w:r>
      </w:del>
    </w:p>
    <w:p w14:paraId="55EB7DD8" w14:textId="77777777" w:rsidR="00FC0904" w:rsidRPr="00EF5695" w:rsidRDefault="00FC0904">
      <w:pPr>
        <w:rPr>
          <w:rFonts w:ascii="Helvetica" w:hAnsi="Helvetica"/>
          <w:color w:val="000000"/>
          <w:sz w:val="22"/>
          <w:szCs w:val="22"/>
          <w:shd w:val="clear" w:color="auto" w:fill="FFFFFF"/>
          <w:lang w:val="en"/>
        </w:rPr>
      </w:pPr>
    </w:p>
    <w:p w14:paraId="0582525C" w14:textId="6EBBEB7E" w:rsidR="00FE6EDF" w:rsidRDefault="00133529">
      <w:pPr>
        <w:rPr>
          <w:rFonts w:ascii="Helvetica" w:hAnsi="Helvetica"/>
          <w:color w:val="000000"/>
          <w:sz w:val="22"/>
          <w:szCs w:val="22"/>
          <w:shd w:val="clear" w:color="auto" w:fill="FFFFFF"/>
        </w:rPr>
      </w:pPr>
      <w:r w:rsidRPr="00FE6EDF">
        <w:rPr>
          <w:rFonts w:ascii="Helvetica" w:hAnsi="Helvetica"/>
          <w:b/>
          <w:color w:val="000000"/>
          <w:sz w:val="22"/>
          <w:szCs w:val="22"/>
          <w:shd w:val="clear" w:color="auto" w:fill="FFFFFF"/>
        </w:rPr>
        <w:t>This is a problem because there are important limitations to the method.</w:t>
      </w:r>
      <w:r w:rsidRPr="003552A3">
        <w:rPr>
          <w:rStyle w:val="apple-converted-space"/>
          <w:rFonts w:ascii="Helvetica" w:hAnsi="Helvetica"/>
          <w:color w:val="000000"/>
          <w:sz w:val="22"/>
          <w:szCs w:val="22"/>
          <w:shd w:val="clear" w:color="auto" w:fill="FFFFFF"/>
        </w:rPr>
        <w:t> </w:t>
      </w:r>
      <w:r w:rsidRPr="00FE6EDF">
        <w:rPr>
          <w:rFonts w:ascii="Helvetica" w:hAnsi="Helvetica"/>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FE6EDF">
        <w:rPr>
          <w:rFonts w:ascii="Helvetica" w:hAnsi="Helvetica"/>
          <w:b/>
          <w:color w:val="000000"/>
          <w:sz w:val="22"/>
          <w:szCs w:val="22"/>
          <w:shd w:val="clear" w:color="auto" w:fill="FFFFFF"/>
        </w:rPr>
        <w:t>on the precise contexts in which the statistics can be meaningfully calculated and interpreted.</w:t>
      </w:r>
    </w:p>
    <w:p w14:paraId="18B9D23F" w14:textId="6BF11964" w:rsidR="00FE6EDF" w:rsidRDefault="00FE6EDF">
      <w:pPr>
        <w:rPr>
          <w:rFonts w:ascii="Helvetica" w:hAnsi="Helvetica"/>
          <w:color w:val="000000"/>
          <w:sz w:val="22"/>
          <w:szCs w:val="22"/>
          <w:shd w:val="clear" w:color="auto" w:fill="FFFFFF"/>
        </w:rPr>
      </w:pPr>
    </w:p>
    <w:p w14:paraId="1B6811E8" w14:textId="7D0C39AF" w:rsidR="00FE6EDF" w:rsidRPr="00FE6EDF" w:rsidRDefault="00BD18C0" w:rsidP="009E4D70">
      <w:pPr>
        <w:jc w:val="both"/>
        <w:rPr>
          <w:rFonts w:ascii="Helvetica" w:hAnsi="Helvetica"/>
          <w:color w:val="000000"/>
          <w:sz w:val="22"/>
          <w:szCs w:val="22"/>
          <w:shd w:val="clear" w:color="auto" w:fill="FFFFFF"/>
          <w:lang w:val="en-US"/>
        </w:rPr>
      </w:pPr>
      <w:del w:id="823" w:author="Microsoft Office User" w:date="2026-05-05T18:53:00Z" w16du:dateUtc="2026-05-05T15:53:00Z">
        <w:r w:rsidDel="00C62C19">
          <w:rPr>
            <w:rFonts w:ascii="Helvetica" w:hAnsi="Helvetica"/>
            <w:color w:val="000000"/>
            <w:sz w:val="22"/>
            <w:szCs w:val="22"/>
            <w:shd w:val="clear" w:color="auto" w:fill="FFFFFF"/>
            <w:lang w:val="en-US"/>
          </w:rPr>
          <w:delText>In fact, this is</w:delText>
        </w:r>
        <w:r w:rsidR="00503214" w:rsidDel="00C62C19">
          <w:rPr>
            <w:rFonts w:ascii="Helvetica" w:hAnsi="Helvetica"/>
            <w:color w:val="000000"/>
            <w:sz w:val="22"/>
            <w:szCs w:val="22"/>
            <w:shd w:val="clear" w:color="auto" w:fill="FFFFFF"/>
            <w:lang w:val="en-US"/>
          </w:rPr>
          <w:delText xml:space="preserve"> not a "limitation", but the nature of population genetics</w:delText>
        </w:r>
        <w:r w:rsidR="00B0121F" w:rsidDel="00C62C19">
          <w:rPr>
            <w:rFonts w:ascii="Helvetica" w:hAnsi="Helvetica"/>
            <w:color w:val="000000"/>
            <w:sz w:val="22"/>
            <w:szCs w:val="22"/>
            <w:shd w:val="clear" w:color="auto" w:fill="FFFFFF"/>
            <w:lang w:val="en-US"/>
          </w:rPr>
          <w:delText xml:space="preserve"> as the method</w:delText>
        </w:r>
      </w:del>
      <w:del w:id="824" w:author="Microsoft Office User" w:date="2026-05-05T18:54:00Z" w16du:dateUtc="2026-05-05T15:54:00Z">
        <w:r w:rsidR="00503214" w:rsidDel="00C62C19">
          <w:rPr>
            <w:rFonts w:ascii="Helvetica" w:hAnsi="Helvetica"/>
            <w:color w:val="000000"/>
            <w:sz w:val="22"/>
            <w:szCs w:val="22"/>
            <w:shd w:val="clear" w:color="auto" w:fill="FFFFFF"/>
            <w:lang w:val="en-US"/>
          </w:rPr>
          <w:delText>.</w:delText>
        </w:r>
      </w:del>
      <w:del w:id="825"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 </w:delText>
        </w:r>
      </w:del>
      <w:del w:id="826" w:author="Microsoft Office User" w:date="2026-05-05T18:53:00Z" w16du:dateUtc="2026-05-05T15:53:00Z">
        <w:r w:rsidR="00503214" w:rsidDel="00C62C19">
          <w:rPr>
            <w:rFonts w:ascii="Helvetica" w:hAnsi="Helvetica"/>
            <w:color w:val="000000"/>
            <w:sz w:val="22"/>
            <w:szCs w:val="22"/>
            <w:shd w:val="clear" w:color="auto" w:fill="FFFFFF"/>
            <w:lang w:val="en-US"/>
          </w:rPr>
          <w:delText>Any</w:delText>
        </w:r>
        <w:r w:rsidR="00BE7B90" w:rsidDel="00C62C19">
          <w:rPr>
            <w:rFonts w:ascii="Helvetica" w:hAnsi="Helvetica"/>
            <w:color w:val="000000"/>
            <w:sz w:val="22"/>
            <w:szCs w:val="22"/>
            <w:shd w:val="clear" w:color="auto" w:fill="FFFFFF"/>
            <w:lang w:val="en-US"/>
          </w:rPr>
          <w:delText xml:space="preserve"> </w:delText>
        </w:r>
        <w:r w:rsidR="00503214" w:rsidDel="00C62C19">
          <w:rPr>
            <w:rFonts w:ascii="Helvetica" w:hAnsi="Helvetica"/>
            <w:color w:val="000000"/>
            <w:sz w:val="22"/>
            <w:szCs w:val="22"/>
            <w:shd w:val="clear" w:color="auto" w:fill="FFFFFF"/>
            <w:lang w:val="en-US"/>
          </w:rPr>
          <w:delText xml:space="preserve">model </w:delText>
        </w:r>
        <w:r w:rsidR="00FE6EDF" w:rsidDel="00C62C19">
          <w:rPr>
            <w:rFonts w:ascii="Helvetica" w:hAnsi="Helvetica"/>
            <w:color w:val="000000"/>
            <w:sz w:val="22"/>
            <w:szCs w:val="22"/>
            <w:shd w:val="clear" w:color="auto" w:fill="FFFFFF"/>
            <w:lang w:val="en-US"/>
          </w:rPr>
          <w:delText>of p</w:delText>
        </w:r>
      </w:del>
      <w:ins w:id="827" w:author="Microsoft Office User" w:date="2026-05-07T02:13:00Z" w16du:dateUtc="2026-05-06T23:13:00Z">
        <w:r w:rsidR="001F0B30">
          <w:rPr>
            <w:rFonts w:ascii="Helvetica" w:hAnsi="Helvetica"/>
            <w:color w:val="000000"/>
            <w:sz w:val="22"/>
            <w:szCs w:val="22"/>
            <w:shd w:val="clear" w:color="auto" w:fill="FFFFFF"/>
            <w:lang w:val="en-US"/>
          </w:rPr>
          <w:t>All</w:t>
        </w:r>
      </w:ins>
      <w:ins w:id="828" w:author="Microsoft Office User" w:date="2026-05-05T18:54:00Z" w16du:dateUtc="2026-05-05T15:54:00Z">
        <w:r w:rsidR="00C62C19">
          <w:rPr>
            <w:rFonts w:ascii="Helvetica" w:hAnsi="Helvetica"/>
            <w:color w:val="000000"/>
            <w:sz w:val="22"/>
            <w:szCs w:val="22"/>
            <w:shd w:val="clear" w:color="auto" w:fill="FFFFFF"/>
            <w:lang w:val="en-US"/>
          </w:rPr>
          <w:t xml:space="preserve"> methods of </w:t>
        </w:r>
      </w:ins>
      <w:ins w:id="829" w:author="Microsoft Office User" w:date="2026-05-07T02:13:00Z" w16du:dateUtc="2026-05-06T23:13:00Z">
        <w:r w:rsidR="001F0B30">
          <w:rPr>
            <w:rFonts w:ascii="Helvetica" w:hAnsi="Helvetica"/>
            <w:color w:val="000000"/>
            <w:sz w:val="22"/>
            <w:szCs w:val="22"/>
            <w:shd w:val="clear" w:color="auto" w:fill="FFFFFF"/>
            <w:lang w:val="en-US"/>
          </w:rPr>
          <w:t>epistasis detection</w:t>
        </w:r>
      </w:ins>
      <w:del w:id="830" w:author="Microsoft Office User" w:date="2026-05-07T02:13:00Z" w16du:dateUtc="2026-05-06T23:13:00Z">
        <w:r w:rsidR="00FE6EDF" w:rsidDel="001F0B30">
          <w:rPr>
            <w:rFonts w:ascii="Helvetica" w:hAnsi="Helvetica"/>
            <w:color w:val="000000"/>
            <w:sz w:val="22"/>
            <w:szCs w:val="22"/>
            <w:shd w:val="clear" w:color="auto" w:fill="FFFFFF"/>
            <w:lang w:val="en-US"/>
          </w:rPr>
          <w:delText>opulation genetics</w:delText>
        </w:r>
      </w:del>
      <w:r w:rsidR="00FE6EDF">
        <w:rPr>
          <w:rFonts w:ascii="Helvetica" w:hAnsi="Helvetica"/>
          <w:color w:val="000000"/>
          <w:sz w:val="22"/>
          <w:szCs w:val="22"/>
          <w:shd w:val="clear" w:color="auto" w:fill="FFFFFF"/>
          <w:lang w:val="en-US"/>
        </w:rPr>
        <w:t xml:space="preserve"> consider</w:t>
      </w:r>
      <w:del w:id="831" w:author="Microsoft Office User" w:date="2026-05-05T18:54:00Z" w16du:dateUtc="2026-05-05T15:54:00Z">
        <w:r w:rsidR="00FE6EDF" w:rsidDel="00C62C19">
          <w:rPr>
            <w:rFonts w:ascii="Helvetica" w:hAnsi="Helvetica"/>
            <w:color w:val="000000"/>
            <w:sz w:val="22"/>
            <w:szCs w:val="22"/>
            <w:shd w:val="clear" w:color="auto" w:fill="FFFFFF"/>
            <w:lang w:val="en-US"/>
          </w:rPr>
          <w:delText>s</w:delText>
        </w:r>
      </w:del>
      <w:ins w:id="832" w:author="Microsoft Office User" w:date="2026-05-05T18:53:00Z" w16du:dateUtc="2026-05-05T15:53:00Z">
        <w:r w:rsidR="00C62C19">
          <w:rPr>
            <w:rFonts w:ascii="Helvetica" w:hAnsi="Helvetica"/>
            <w:color w:val="000000"/>
            <w:sz w:val="22"/>
            <w:szCs w:val="22"/>
            <w:shd w:val="clear" w:color="auto" w:fill="FFFFFF"/>
            <w:lang w:val="en-US"/>
          </w:rPr>
          <w:t xml:space="preserve"> </w:t>
        </w:r>
      </w:ins>
      <w:ins w:id="833" w:author="Microsoft Office User" w:date="2026-05-06T04:38:00Z" w16du:dateUtc="2026-05-06T01:38:00Z">
        <w:r w:rsidR="007A4437">
          <w:rPr>
            <w:rFonts w:ascii="Helvetica" w:hAnsi="Helvetica"/>
            <w:color w:val="000000"/>
            <w:sz w:val="22"/>
            <w:szCs w:val="22"/>
            <w:shd w:val="clear" w:color="auto" w:fill="FFFFFF"/>
            <w:lang w:val="en-US"/>
          </w:rPr>
          <w:t xml:space="preserve">only </w:t>
        </w:r>
      </w:ins>
      <w:del w:id="834" w:author="Microsoft Office User" w:date="2026-05-05T18:55:00Z" w16du:dateUtc="2026-05-05T15:55:00Z">
        <w:r w:rsidR="00FE6EDF" w:rsidDel="00C62C19">
          <w:rPr>
            <w:rFonts w:ascii="Helvetica" w:hAnsi="Helvetica"/>
            <w:color w:val="000000"/>
            <w:sz w:val="22"/>
            <w:szCs w:val="22"/>
            <w:shd w:val="clear" w:color="auto" w:fill="FFFFFF"/>
            <w:lang w:val="en-US"/>
          </w:rPr>
          <w:delText xml:space="preserve"> </w:delText>
        </w:r>
      </w:del>
      <w:del w:id="835" w:author="Microsoft Office User" w:date="2026-05-05T18:54:00Z" w16du:dateUtc="2026-05-05T15:54:00Z">
        <w:r w:rsidR="00503214" w:rsidDel="00C62C19">
          <w:rPr>
            <w:rFonts w:ascii="Helvetica" w:hAnsi="Helvetica"/>
            <w:color w:val="000000"/>
            <w:sz w:val="22"/>
            <w:szCs w:val="22"/>
            <w:shd w:val="clear" w:color="auto" w:fill="FFFFFF"/>
            <w:lang w:val="en-US"/>
          </w:rPr>
          <w:delText xml:space="preserve">the evolution of </w:delText>
        </w:r>
      </w:del>
      <w:ins w:id="836" w:author="Microsoft Office User" w:date="2026-05-05T18:54:00Z" w16du:dateUtc="2026-05-05T15:54:00Z">
        <w:r w:rsidR="00C62C19">
          <w:rPr>
            <w:rFonts w:ascii="Helvetica" w:hAnsi="Helvetica"/>
            <w:color w:val="000000"/>
            <w:sz w:val="22"/>
            <w:szCs w:val="22"/>
            <w:shd w:val="clear" w:color="auto" w:fill="FFFFFF"/>
            <w:lang w:val="en-US"/>
          </w:rPr>
          <w:t xml:space="preserve">polymorphic </w:t>
        </w:r>
      </w:ins>
      <w:r w:rsidR="00503214">
        <w:rPr>
          <w:rFonts w:ascii="Helvetica" w:hAnsi="Helvetica"/>
          <w:color w:val="000000"/>
          <w:sz w:val="22"/>
          <w:szCs w:val="22"/>
          <w:shd w:val="clear" w:color="auto" w:fill="FFFFFF"/>
          <w:lang w:val="en-US"/>
        </w:rPr>
        <w:t>site</w:t>
      </w:r>
      <w:del w:id="837" w:author="Microsoft Office User" w:date="2026-05-05T18:54:00Z" w16du:dateUtc="2026-05-05T15:54:00Z">
        <w:r w:rsidR="00503214" w:rsidDel="00C62C19">
          <w:rPr>
            <w:rFonts w:ascii="Helvetica" w:hAnsi="Helvetica"/>
            <w:color w:val="000000"/>
            <w:sz w:val="22"/>
            <w:szCs w:val="22"/>
            <w:shd w:val="clear" w:color="auto" w:fill="FFFFFF"/>
            <w:lang w:val="en-US"/>
          </w:rPr>
          <w:delText>s</w:delText>
        </w:r>
        <w:r w:rsidR="00861D04" w:rsidDel="00C62C19">
          <w:rPr>
            <w:rFonts w:ascii="Helvetica" w:hAnsi="Helvetica"/>
            <w:color w:val="000000"/>
            <w:sz w:val="22"/>
            <w:szCs w:val="22"/>
            <w:shd w:val="clear" w:color="auto" w:fill="FFFFFF"/>
            <w:lang w:val="en-US"/>
          </w:rPr>
          <w:delText xml:space="preserve"> that are, therefore</w:delText>
        </w:r>
      </w:del>
      <w:ins w:id="838" w:author="Microsoft Office User" w:date="2026-05-05T18:55:00Z" w16du:dateUtc="2026-05-05T15:55:00Z">
        <w:r w:rsidR="00C62C19">
          <w:rPr>
            <w:rFonts w:ascii="Helvetica" w:hAnsi="Helvetica"/>
            <w:color w:val="000000"/>
            <w:sz w:val="22"/>
            <w:szCs w:val="22"/>
            <w:shd w:val="clear" w:color="auto" w:fill="FFFFFF"/>
            <w:lang w:val="en-US"/>
          </w:rPr>
          <w:t>s</w:t>
        </w:r>
      </w:ins>
      <w:del w:id="839" w:author="Microsoft Office User" w:date="2026-05-05T18:55:00Z" w16du:dateUtc="2026-05-05T15:55:00Z">
        <w:r w:rsidR="00861D04" w:rsidDel="00C62C19">
          <w:rPr>
            <w:rFonts w:ascii="Helvetica" w:hAnsi="Helvetica"/>
            <w:color w:val="000000"/>
            <w:sz w:val="22"/>
            <w:szCs w:val="22"/>
            <w:shd w:val="clear" w:color="auto" w:fill="FFFFFF"/>
            <w:lang w:val="en-US"/>
          </w:rPr>
          <w:delText>,</w:delText>
        </w:r>
      </w:del>
      <w:del w:id="840" w:author="Microsoft Office User" w:date="2026-05-05T18:54:00Z" w16du:dateUtc="2026-05-05T15:54:00Z">
        <w:r w:rsidR="00861D04" w:rsidDel="00C62C19">
          <w:rPr>
            <w:rFonts w:ascii="Helvetica" w:hAnsi="Helvetica"/>
            <w:color w:val="000000"/>
            <w:sz w:val="22"/>
            <w:szCs w:val="22"/>
            <w:shd w:val="clear" w:color="auto" w:fill="FFFFFF"/>
            <w:lang w:val="en-US"/>
          </w:rPr>
          <w:delText xml:space="preserve"> polymorphic</w:delText>
        </w:r>
      </w:del>
      <w:r w:rsidR="00FE6EDF">
        <w:rPr>
          <w:rFonts w:ascii="Helvetica" w:hAnsi="Helvetica"/>
          <w:color w:val="000000"/>
          <w:sz w:val="22"/>
          <w:szCs w:val="22"/>
          <w:shd w:val="clear" w:color="auto" w:fill="FFFFFF"/>
          <w:lang w:val="en-US"/>
        </w:rPr>
        <w:t xml:space="preserve">. </w:t>
      </w:r>
      <w:r w:rsidR="009E4D70">
        <w:rPr>
          <w:rFonts w:ascii="Helvetica" w:hAnsi="Helvetica"/>
          <w:color w:val="000000"/>
          <w:sz w:val="22"/>
          <w:szCs w:val="22"/>
          <w:shd w:val="clear" w:color="auto" w:fill="FFFFFF"/>
          <w:lang w:val="en-US"/>
        </w:rPr>
        <w:t>Well-conserved sites carry no information</w:t>
      </w:r>
      <w:ins w:id="841" w:author="Microsoft Office User" w:date="2026-05-07T02:13:00Z" w16du:dateUtc="2026-05-06T23:13:00Z">
        <w:r w:rsidR="001F0B30">
          <w:rPr>
            <w:rFonts w:ascii="Helvetica" w:hAnsi="Helvetica"/>
            <w:color w:val="000000"/>
            <w:sz w:val="22"/>
            <w:szCs w:val="22"/>
            <w:shd w:val="clear" w:color="auto" w:fill="FFFFFF"/>
            <w:lang w:val="en-US"/>
          </w:rPr>
          <w:t xml:space="preserve"> in this regard</w:t>
        </w:r>
      </w:ins>
      <w:r w:rsidR="009E4D70">
        <w:rPr>
          <w:rFonts w:ascii="Helvetica" w:hAnsi="Helvetica"/>
          <w:color w:val="000000"/>
          <w:sz w:val="22"/>
          <w:szCs w:val="22"/>
          <w:shd w:val="clear" w:color="auto" w:fill="FFFFFF"/>
          <w:lang w:val="en-US"/>
        </w:rPr>
        <w:t xml:space="preserve">. </w:t>
      </w:r>
      <w:del w:id="842" w:author="Microsoft Office User" w:date="2026-05-07T02:14:00Z" w16du:dateUtc="2026-05-06T23:14:00Z">
        <w:r w:rsidR="00503214" w:rsidDel="001F0B30">
          <w:rPr>
            <w:rFonts w:ascii="Helvetica" w:hAnsi="Helvetica"/>
            <w:color w:val="000000"/>
            <w:sz w:val="22"/>
            <w:szCs w:val="22"/>
            <w:shd w:val="clear" w:color="auto" w:fill="FFFFFF"/>
            <w:lang w:val="en-US"/>
          </w:rPr>
          <w:delText xml:space="preserve">The problem with the </w:delText>
        </w:r>
      </w:del>
      <w:del w:id="843" w:author="Microsoft Office User" w:date="2026-05-06T04:38:00Z" w16du:dateUtc="2026-05-06T01:38:00Z">
        <w:r w:rsidR="00503214" w:rsidDel="00C12884">
          <w:rPr>
            <w:rFonts w:ascii="Helvetica" w:hAnsi="Helvetica"/>
            <w:color w:val="000000"/>
            <w:sz w:val="22"/>
            <w:szCs w:val="22"/>
            <w:shd w:val="clear" w:color="auto" w:fill="FFFFFF"/>
            <w:lang w:val="en-US"/>
          </w:rPr>
          <w:delText xml:space="preserve">other </w:delText>
        </w:r>
      </w:del>
      <w:del w:id="844" w:author="Microsoft Office User" w:date="2026-05-07T02:14:00Z" w16du:dateUtc="2026-05-06T23:14:00Z">
        <w:r w:rsidR="00503214" w:rsidDel="001F0B30">
          <w:rPr>
            <w:rFonts w:ascii="Helvetica" w:hAnsi="Helvetica"/>
            <w:color w:val="000000"/>
            <w:sz w:val="22"/>
            <w:szCs w:val="22"/>
            <w:shd w:val="clear" w:color="auto" w:fill="FFFFFF"/>
            <w:lang w:val="en-US"/>
          </w:rPr>
          <w:delText xml:space="preserve">methods </w:delText>
        </w:r>
      </w:del>
      <w:del w:id="845" w:author="Microsoft Office User" w:date="2026-05-06T04:38:00Z" w16du:dateUtc="2026-05-06T01:38:00Z">
        <w:r w:rsidR="00503214" w:rsidDel="00C12884">
          <w:rPr>
            <w:rFonts w:ascii="Helvetica" w:hAnsi="Helvetica"/>
            <w:color w:val="000000"/>
            <w:sz w:val="22"/>
            <w:szCs w:val="22"/>
            <w:shd w:val="clear" w:color="auto" w:fill="FFFFFF"/>
            <w:lang w:val="en-US"/>
          </w:rPr>
          <w:delText>we cite</w:delText>
        </w:r>
      </w:del>
      <w:del w:id="846" w:author="Microsoft Office User" w:date="2026-05-07T02:14:00Z" w16du:dateUtc="2026-05-06T23:14:00Z">
        <w:r w:rsidR="00503214" w:rsidDel="001F0B30">
          <w:rPr>
            <w:rFonts w:ascii="Helvetica" w:hAnsi="Helvetica"/>
            <w:color w:val="000000"/>
            <w:sz w:val="22"/>
            <w:szCs w:val="22"/>
            <w:shd w:val="clear" w:color="auto" w:fill="FFFFFF"/>
            <w:lang w:val="en-US"/>
          </w:rPr>
          <w:delText xml:space="preserve"> is that they are </w:delText>
        </w:r>
      </w:del>
      <w:del w:id="847"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either </w:delText>
        </w:r>
      </w:del>
      <w:del w:id="848" w:author="Microsoft Office User" w:date="2026-05-07T02:14:00Z" w16du:dateUtc="2026-05-06T23:14:00Z">
        <w:r w:rsidR="00503214" w:rsidDel="001F0B30">
          <w:rPr>
            <w:rFonts w:ascii="Helvetica" w:hAnsi="Helvetica"/>
            <w:color w:val="000000"/>
            <w:sz w:val="22"/>
            <w:szCs w:val="22"/>
            <w:shd w:val="clear" w:color="auto" w:fill="FFFFFF"/>
            <w:lang w:val="en-US"/>
          </w:rPr>
          <w:delText>not derived from a model</w:delText>
        </w:r>
        <w:r w:rsidR="00A203D9" w:rsidDel="001F0B30">
          <w:rPr>
            <w:rFonts w:ascii="Helvetica" w:hAnsi="Helvetica"/>
            <w:color w:val="000000"/>
            <w:sz w:val="22"/>
            <w:szCs w:val="22"/>
            <w:shd w:val="clear" w:color="auto" w:fill="FFFFFF"/>
            <w:lang w:val="en-US"/>
          </w:rPr>
          <w:delText xml:space="preserve"> </w:delText>
        </w:r>
        <w:r w:rsidDel="001F0B30">
          <w:rPr>
            <w:rFonts w:ascii="Helvetica" w:hAnsi="Helvetica"/>
            <w:color w:val="000000"/>
            <w:sz w:val="22"/>
            <w:szCs w:val="22"/>
            <w:shd w:val="clear" w:color="auto" w:fill="FFFFFF"/>
            <w:lang w:val="en-US"/>
          </w:rPr>
          <w:delText xml:space="preserve">of population genetics </w:delText>
        </w:r>
        <w:r w:rsidR="00503214" w:rsidDel="001F0B30">
          <w:rPr>
            <w:rFonts w:ascii="Helvetica" w:hAnsi="Helvetica"/>
            <w:color w:val="000000"/>
            <w:sz w:val="22"/>
            <w:szCs w:val="22"/>
            <w:shd w:val="clear" w:color="auto" w:fill="FFFFFF"/>
            <w:lang w:val="en-US"/>
          </w:rPr>
          <w:delText xml:space="preserve">or </w:delText>
        </w:r>
        <w:r w:rsidR="00A203D9" w:rsidDel="001F0B30">
          <w:rPr>
            <w:rFonts w:ascii="Helvetica" w:hAnsi="Helvetica"/>
            <w:color w:val="000000"/>
            <w:sz w:val="22"/>
            <w:szCs w:val="22"/>
            <w:shd w:val="clear" w:color="auto" w:fill="FFFFFF"/>
            <w:lang w:val="en-US"/>
          </w:rPr>
          <w:delText>derived</w:delText>
        </w:r>
        <w:r w:rsidR="00503214" w:rsidDel="001F0B30">
          <w:rPr>
            <w:rFonts w:ascii="Helvetica" w:hAnsi="Helvetica"/>
            <w:color w:val="000000"/>
            <w:sz w:val="22"/>
            <w:szCs w:val="22"/>
            <w:shd w:val="clear" w:color="auto" w:fill="FFFFFF"/>
            <w:lang w:val="en-US"/>
          </w:rPr>
          <w:delText xml:space="preserve"> in </w:delText>
        </w:r>
      </w:del>
      <w:del w:id="849" w:author="Microsoft Office User" w:date="2026-05-06T04:38:00Z" w16du:dateUtc="2026-05-06T01:38:00Z">
        <w:r w:rsidR="00503214" w:rsidDel="00C12884">
          <w:rPr>
            <w:rFonts w:ascii="Helvetica" w:hAnsi="Helvetica"/>
            <w:color w:val="000000"/>
            <w:sz w:val="22"/>
            <w:szCs w:val="22"/>
            <w:shd w:val="clear" w:color="auto" w:fill="FFFFFF"/>
            <w:lang w:val="en-US"/>
          </w:rPr>
          <w:delText xml:space="preserve">some </w:delText>
        </w:r>
      </w:del>
      <w:del w:id="850" w:author="Microsoft Office User" w:date="2026-05-07T02:14:00Z" w16du:dateUtc="2026-05-06T23:14:00Z">
        <w:r w:rsidR="00503214" w:rsidDel="001F0B30">
          <w:rPr>
            <w:rFonts w:ascii="Helvetica" w:hAnsi="Helvetica"/>
            <w:color w:val="000000"/>
            <w:sz w:val="22"/>
            <w:szCs w:val="22"/>
            <w:shd w:val="clear" w:color="auto" w:fill="FFFFFF"/>
            <w:lang w:val="en-US"/>
          </w:rPr>
          <w:delText xml:space="preserve">extreme parameter limit that </w:delText>
        </w:r>
        <w:r w:rsidR="00A203D9" w:rsidDel="001F0B30">
          <w:rPr>
            <w:rFonts w:ascii="Helvetica" w:hAnsi="Helvetica"/>
            <w:color w:val="000000"/>
            <w:sz w:val="22"/>
            <w:szCs w:val="22"/>
            <w:shd w:val="clear" w:color="auto" w:fill="FFFFFF"/>
            <w:lang w:val="en-US"/>
          </w:rPr>
          <w:delText xml:space="preserve">does not work for </w:delText>
        </w:r>
      </w:del>
      <w:del w:id="851" w:author="Microsoft Office User" w:date="2026-05-05T18:55:00Z" w16du:dateUtc="2026-05-05T15:55:00Z">
        <w:r w:rsidR="00A203D9" w:rsidDel="00C62C19">
          <w:rPr>
            <w:rFonts w:ascii="Helvetica" w:hAnsi="Helvetica"/>
            <w:color w:val="000000"/>
            <w:sz w:val="22"/>
            <w:szCs w:val="22"/>
            <w:shd w:val="clear" w:color="auto" w:fill="FFFFFF"/>
            <w:lang w:val="en-US"/>
          </w:rPr>
          <w:delText xml:space="preserve">any </w:delText>
        </w:r>
      </w:del>
      <w:del w:id="852" w:author="Microsoft Office User" w:date="2026-05-07T02:14:00Z" w16du:dateUtc="2026-05-06T23:14:00Z">
        <w:r w:rsidR="00A203D9" w:rsidDel="001F0B30">
          <w:rPr>
            <w:rFonts w:ascii="Helvetica" w:hAnsi="Helvetica"/>
            <w:color w:val="000000"/>
            <w:sz w:val="22"/>
            <w:szCs w:val="22"/>
            <w:shd w:val="clear" w:color="auto" w:fill="FFFFFF"/>
            <w:lang w:val="en-US"/>
          </w:rPr>
          <w:delText>virus</w:delText>
        </w:r>
        <w:r w:rsidR="00503214" w:rsidDel="001F0B30">
          <w:rPr>
            <w:rFonts w:ascii="Helvetica" w:hAnsi="Helvetica"/>
            <w:color w:val="000000"/>
            <w:sz w:val="22"/>
            <w:szCs w:val="22"/>
            <w:shd w:val="clear" w:color="auto" w:fill="FFFFFF"/>
            <w:lang w:val="en-US"/>
          </w:rPr>
          <w:delText xml:space="preserve"> (QLE).</w:delText>
        </w:r>
      </w:del>
    </w:p>
    <w:p w14:paraId="03C9B353" w14:textId="77777777" w:rsidR="00FE6EDF" w:rsidRDefault="00FE6EDF">
      <w:pPr>
        <w:rPr>
          <w:rFonts w:ascii="Helvetica" w:hAnsi="Helvetica"/>
          <w:color w:val="000000"/>
          <w:sz w:val="22"/>
          <w:szCs w:val="22"/>
          <w:shd w:val="clear" w:color="auto" w:fill="FFFFFF"/>
        </w:rPr>
      </w:pPr>
    </w:p>
    <w:p w14:paraId="3D8ECDA5" w14:textId="1A7F7F18" w:rsidR="00FE6EDF" w:rsidRPr="00FE6EDF" w:rsidRDefault="00133529">
      <w:pPr>
        <w:rPr>
          <w:rFonts w:ascii="Helvetica" w:hAnsi="Helvetica"/>
          <w:b/>
          <w:color w:val="000000"/>
          <w:sz w:val="22"/>
          <w:szCs w:val="22"/>
          <w:shd w:val="clear" w:color="auto" w:fill="FFFFFF"/>
        </w:rPr>
      </w:pPr>
      <w:r w:rsidRPr="00FE6EDF">
        <w:rPr>
          <w:rFonts w:ascii="Helvetica" w:hAnsi="Helvetica"/>
          <w:b/>
          <w:color w:val="000000"/>
          <w:sz w:val="22"/>
          <w:szCs w:val="22"/>
          <w:shd w:val="clear" w:color="auto" w:fill="FFFFFF"/>
        </w:rPr>
        <w:t xml:space="preserve">It also makes tuning hyper-parameters (e.g., which sequences to include in the analysis) very challenging. </w:t>
      </w:r>
    </w:p>
    <w:p w14:paraId="283B6A7A" w14:textId="0A708AFD" w:rsidR="00FE6EDF" w:rsidRDefault="00FE6EDF">
      <w:pPr>
        <w:rPr>
          <w:rFonts w:ascii="Helvetica" w:hAnsi="Helvetica"/>
          <w:color w:val="000000"/>
          <w:sz w:val="22"/>
          <w:szCs w:val="22"/>
          <w:shd w:val="clear" w:color="auto" w:fill="FFFFFF"/>
        </w:rPr>
      </w:pPr>
    </w:p>
    <w:p w14:paraId="349F3C49" w14:textId="6BEDAB0C" w:rsidR="00B0121F" w:rsidRDefault="00C62C19">
      <w:pPr>
        <w:rPr>
          <w:rFonts w:ascii="Helvetica" w:hAnsi="Helvetica"/>
          <w:color w:val="000000"/>
          <w:sz w:val="22"/>
          <w:szCs w:val="22"/>
          <w:shd w:val="clear" w:color="auto" w:fill="FFFFFF"/>
          <w:lang w:val="en-US"/>
        </w:rPr>
      </w:pPr>
      <w:ins w:id="853" w:author="Microsoft Office User" w:date="2026-05-05T18:56:00Z" w16du:dateUtc="2026-05-05T15:56:00Z">
        <w:r>
          <w:rPr>
            <w:rFonts w:ascii="Helvetica" w:hAnsi="Helvetica"/>
            <w:color w:val="000000"/>
            <w:sz w:val="22"/>
            <w:szCs w:val="22"/>
            <w:shd w:val="clear" w:color="auto" w:fill="FFFFFF"/>
            <w:lang w:val="en-US"/>
          </w:rPr>
          <w:t>This subtle point is e</w:t>
        </w:r>
      </w:ins>
      <w:del w:id="854" w:author="Microsoft Office User" w:date="2026-05-05T18:56:00Z" w16du:dateUtc="2026-05-05T15:56:00Z">
        <w:r w:rsidR="00B0121F" w:rsidDel="00C62C19">
          <w:rPr>
            <w:rFonts w:ascii="Helvetica" w:hAnsi="Helvetica"/>
            <w:color w:val="000000"/>
            <w:sz w:val="22"/>
            <w:szCs w:val="22"/>
            <w:shd w:val="clear" w:color="auto" w:fill="FFFFFF"/>
            <w:lang w:val="en-US"/>
          </w:rPr>
          <w:delText>E</w:delText>
        </w:r>
      </w:del>
      <w:r w:rsidR="00B0121F">
        <w:rPr>
          <w:rFonts w:ascii="Helvetica" w:hAnsi="Helvetica"/>
          <w:color w:val="000000"/>
          <w:sz w:val="22"/>
          <w:szCs w:val="22"/>
          <w:shd w:val="clear" w:color="auto" w:fill="FFFFFF"/>
          <w:lang w:val="en-US"/>
        </w:rPr>
        <w:t>xplained in the revised version</w:t>
      </w:r>
      <w:r w:rsidR="004816A1">
        <w:rPr>
          <w:rFonts w:ascii="Helvetica" w:hAnsi="Helvetica"/>
          <w:color w:val="000000"/>
          <w:sz w:val="22"/>
          <w:szCs w:val="22"/>
          <w:shd w:val="clear" w:color="auto" w:fill="FFFFFF"/>
          <w:lang w:val="en-US"/>
        </w:rPr>
        <w:t xml:space="preserve"> (Line 348)</w:t>
      </w:r>
      <w:r w:rsidR="00B0121F">
        <w:rPr>
          <w:rFonts w:ascii="Helvetica" w:hAnsi="Helvetica"/>
          <w:color w:val="000000"/>
          <w:sz w:val="22"/>
          <w:szCs w:val="22"/>
          <w:shd w:val="clear" w:color="auto" w:fill="FFFFFF"/>
          <w:lang w:val="en-US"/>
        </w:rPr>
        <w:t>:</w:t>
      </w:r>
    </w:p>
    <w:p w14:paraId="1F85D3AA" w14:textId="77777777" w:rsidR="00B0121F" w:rsidRDefault="00B0121F">
      <w:pPr>
        <w:rPr>
          <w:rFonts w:ascii="Helvetica" w:hAnsi="Helvetica"/>
          <w:color w:val="000000"/>
          <w:sz w:val="22"/>
          <w:szCs w:val="22"/>
          <w:shd w:val="clear" w:color="auto" w:fill="FFFFFF"/>
          <w:lang w:val="en-US"/>
        </w:rPr>
      </w:pPr>
    </w:p>
    <w:p w14:paraId="7A65B258" w14:textId="371A2432" w:rsidR="00C90CFE" w:rsidRPr="00363582" w:rsidRDefault="00FE6EDF">
      <w:pPr>
        <w:rPr>
          <w:rFonts w:ascii="Times New Roman" w:hAnsi="Times New Roman" w:cs="Times New Roman"/>
          <w:color w:val="000000"/>
          <w:sz w:val="20"/>
          <w:szCs w:val="20"/>
          <w:shd w:val="clear" w:color="auto" w:fill="FFFFFF"/>
          <w:lang w:val="en-US"/>
        </w:rPr>
      </w:pPr>
      <w:r w:rsidRPr="00363582">
        <w:rPr>
          <w:rFonts w:ascii="Times New Roman" w:hAnsi="Times New Roman" w:cs="Times New Roman"/>
          <w:color w:val="000000"/>
          <w:sz w:val="20"/>
          <w:szCs w:val="20"/>
          <w:shd w:val="clear" w:color="auto" w:fill="FFFFFF"/>
          <w:lang w:val="en-US"/>
        </w:rPr>
        <w:t xml:space="preserve">We put </w:t>
      </w:r>
      <w:r w:rsidR="00BE7B90" w:rsidRPr="00363582">
        <w:rPr>
          <w:rFonts w:ascii="Times New Roman" w:hAnsi="Times New Roman" w:cs="Times New Roman"/>
          <w:color w:val="000000"/>
          <w:sz w:val="20"/>
          <w:szCs w:val="20"/>
          <w:shd w:val="clear" w:color="auto" w:fill="FFFFFF"/>
          <w:lang w:val="en-US"/>
        </w:rPr>
        <w:t xml:space="preserve">the </w:t>
      </w:r>
      <w:r w:rsidR="00B0121F" w:rsidRPr="00363582">
        <w:rPr>
          <w:rFonts w:ascii="Times New Roman" w:hAnsi="Times New Roman" w:cs="Times New Roman"/>
          <w:color w:val="000000"/>
          <w:sz w:val="20"/>
          <w:szCs w:val="20"/>
          <w:shd w:val="clear" w:color="auto" w:fill="FFFFFF"/>
          <w:lang w:val="en-US"/>
        </w:rPr>
        <w:t xml:space="preserve">monomorphism </w:t>
      </w:r>
      <w:r w:rsidRPr="00363582">
        <w:rPr>
          <w:rFonts w:ascii="Times New Roman" w:hAnsi="Times New Roman" w:cs="Times New Roman"/>
          <w:color w:val="000000"/>
          <w:sz w:val="20"/>
          <w:szCs w:val="20"/>
          <w:shd w:val="clear" w:color="auto" w:fill="FFFFFF"/>
          <w:lang w:val="en-US"/>
        </w:rPr>
        <w:t xml:space="preserve">threshold </w:t>
      </w:r>
      <w:r w:rsidR="00BE7B90" w:rsidRPr="00363582">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363582">
        <w:rPr>
          <w:rFonts w:ascii="Times New Roman" w:hAnsi="Times New Roman" w:cs="Times New Roman"/>
          <w:color w:val="000000"/>
          <w:sz w:val="20"/>
          <w:szCs w:val="20"/>
          <w:shd w:val="clear" w:color="auto" w:fill="FFFFFF"/>
          <w:lang w:val="en-US"/>
        </w:rPr>
        <w:t xml:space="preserve">final </w:t>
      </w:r>
      <w:r w:rsidR="00BE7B90" w:rsidRPr="00363582">
        <w:rPr>
          <w:rFonts w:ascii="Times New Roman" w:hAnsi="Times New Roman" w:cs="Times New Roman"/>
          <w:color w:val="000000"/>
          <w:sz w:val="20"/>
          <w:szCs w:val="20"/>
          <w:shd w:val="clear" w:color="auto" w:fill="FFFFFF"/>
          <w:lang w:val="en-US"/>
        </w:rPr>
        <w:t>results</w:t>
      </w:r>
      <w:r w:rsidR="004816A1">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BE7B90" w:rsidRDefault="00FE6EDF">
      <w:pPr>
        <w:rPr>
          <w:rFonts w:ascii="Helvetica" w:hAnsi="Helvetica"/>
          <w:color w:val="000000"/>
          <w:sz w:val="22"/>
          <w:szCs w:val="22"/>
          <w:shd w:val="clear" w:color="auto" w:fill="FFFFFF"/>
          <w:lang w:val="en-US"/>
        </w:rPr>
      </w:pPr>
    </w:p>
    <w:p w14:paraId="6898D2BC" w14:textId="2248FE56" w:rsidR="00106904" w:rsidRPr="00106904" w:rsidRDefault="00133529">
      <w:pPr>
        <w:rPr>
          <w:rFonts w:ascii="Helvetica" w:hAnsi="Helvetica"/>
          <w:b/>
          <w:color w:val="000000"/>
          <w:sz w:val="22"/>
          <w:szCs w:val="22"/>
          <w:shd w:val="clear" w:color="auto" w:fill="FFFFFF"/>
          <w:lang w:val="en-US"/>
        </w:rPr>
      </w:pPr>
      <w:r w:rsidRPr="00106904">
        <w:rPr>
          <w:rFonts w:ascii="Helvetica" w:hAnsi="Helvetica"/>
          <w:b/>
          <w:color w:val="000000"/>
          <w:sz w:val="22"/>
          <w:szCs w:val="22"/>
          <w:shd w:val="clear" w:color="auto" w:fill="FFFFFF"/>
        </w:rPr>
        <w:t>If mutations are instantaneously fixed (i.e., selection is much stronger than mutation)</w:t>
      </w:r>
      <w:r w:rsidR="00A010EE">
        <w:rPr>
          <w:rFonts w:ascii="Helvetica" w:hAnsi="Helvetica"/>
          <w:b/>
          <w:color w:val="000000"/>
          <w:sz w:val="22"/>
          <w:szCs w:val="22"/>
          <w:shd w:val="clear" w:color="auto" w:fill="FFFFFF"/>
          <w:lang w:val="en-US"/>
        </w:rPr>
        <w:t xml:space="preserve"> </w:t>
      </w:r>
      <w:r w:rsidR="00A010EE" w:rsidRPr="002F4D25">
        <w:rPr>
          <w:rFonts w:ascii="Helvetica" w:hAnsi="Helvetica"/>
          <w:b/>
          <w:color w:val="000000"/>
          <w:sz w:val="22"/>
          <w:szCs w:val="22"/>
          <w:shd w:val="clear" w:color="auto" w:fill="FFFFFF"/>
        </w:rPr>
        <w:t>it would be inappropriate to calculate the conditional correlation coefficient.</w:t>
      </w:r>
    </w:p>
    <w:p w14:paraId="014B6796" w14:textId="44D1A8A1" w:rsidR="00106904" w:rsidRDefault="00106904">
      <w:pPr>
        <w:rPr>
          <w:rFonts w:ascii="Helvetica" w:hAnsi="Helvetica"/>
          <w:color w:val="000000"/>
          <w:sz w:val="22"/>
          <w:szCs w:val="22"/>
          <w:shd w:val="clear" w:color="auto" w:fill="FFFFFF"/>
        </w:rPr>
      </w:pPr>
    </w:p>
    <w:p w14:paraId="3A3EF8BD" w14:textId="20227FC6" w:rsidR="00106904" w:rsidRPr="00106904" w:rsidRDefault="007A4437" w:rsidP="00374ED2">
      <w:pPr>
        <w:jc w:val="both"/>
        <w:rPr>
          <w:rFonts w:ascii="Helvetica" w:hAnsi="Helvetica"/>
          <w:color w:val="000000"/>
          <w:sz w:val="22"/>
          <w:szCs w:val="22"/>
          <w:shd w:val="clear" w:color="auto" w:fill="FFFFFF"/>
          <w:lang w:val="en-US"/>
        </w:rPr>
      </w:pPr>
      <w:ins w:id="855" w:author="Microsoft Office User" w:date="2026-05-06T04:40:00Z" w16du:dateUtc="2026-05-06T01:40:00Z">
        <w:r>
          <w:rPr>
            <w:rFonts w:ascii="Helvetica" w:hAnsi="Helvetica"/>
            <w:bCs/>
            <w:color w:val="000000"/>
            <w:sz w:val="22"/>
            <w:szCs w:val="22"/>
            <w:shd w:val="clear" w:color="auto" w:fill="FFFFFF"/>
            <w:lang w:val="en-US"/>
          </w:rPr>
          <w:t xml:space="preserve">This scenario is not very realistic for an RNA virus. </w:t>
        </w:r>
      </w:ins>
      <w:ins w:id="856" w:author="Microsoft Office User" w:date="2026-05-06T04:39:00Z" w16du:dateUtc="2026-05-06T01:39:00Z">
        <w:r>
          <w:rPr>
            <w:rFonts w:ascii="Helvetica" w:hAnsi="Helvetica"/>
            <w:bCs/>
            <w:color w:val="000000"/>
            <w:sz w:val="22"/>
            <w:szCs w:val="22"/>
            <w:shd w:val="clear" w:color="auto" w:fill="FFFFFF"/>
            <w:lang w:val="en-US"/>
          </w:rPr>
          <w:t>M</w:t>
        </w:r>
      </w:ins>
      <w:del w:id="857" w:author="Microsoft Office User" w:date="2026-05-05T19:02:00Z" w16du:dateUtc="2026-05-05T16:02:00Z">
        <w:r w:rsidR="00374ED2" w:rsidDel="00927DA9">
          <w:rPr>
            <w:rFonts w:ascii="Helvetica" w:hAnsi="Helvetica"/>
            <w:bCs/>
            <w:color w:val="000000"/>
            <w:sz w:val="22"/>
            <w:szCs w:val="22"/>
            <w:shd w:val="clear" w:color="auto" w:fill="FFFFFF"/>
            <w:lang w:val="en-US"/>
          </w:rPr>
          <w:delText>M</w:delText>
        </w:r>
      </w:del>
      <w:r w:rsidR="00265D70" w:rsidRPr="00265D70">
        <w:rPr>
          <w:rFonts w:ascii="Helvetica" w:hAnsi="Helvetica"/>
          <w:bCs/>
          <w:color w:val="000000"/>
          <w:sz w:val="22"/>
          <w:szCs w:val="22"/>
          <w:shd w:val="clear" w:color="auto" w:fill="FFFFFF"/>
        </w:rPr>
        <w:t xml:space="preserve">utations </w:t>
      </w:r>
      <w:r w:rsidR="00374ED2">
        <w:rPr>
          <w:rFonts w:ascii="Helvetica" w:hAnsi="Helvetica"/>
          <w:bCs/>
          <w:color w:val="000000"/>
          <w:sz w:val="22"/>
          <w:szCs w:val="22"/>
          <w:shd w:val="clear" w:color="auto" w:fill="FFFFFF"/>
          <w:lang w:val="en-US"/>
        </w:rPr>
        <w:t xml:space="preserve">with a large selection coefficient s ~ 1 that are fixed instantaneously (within 1-2 generations) </w:t>
      </w:r>
      <w:r w:rsidR="00265D70" w:rsidRPr="00265D70">
        <w:rPr>
          <w:rFonts w:ascii="Helvetica" w:hAnsi="Helvetica"/>
          <w:bCs/>
          <w:color w:val="000000"/>
          <w:sz w:val="22"/>
          <w:szCs w:val="22"/>
          <w:shd w:val="clear" w:color="auto" w:fill="FFFFFF"/>
        </w:rPr>
        <w:t xml:space="preserve">are </w:t>
      </w:r>
      <w:r w:rsidR="00374ED2">
        <w:rPr>
          <w:rFonts w:ascii="Helvetica" w:hAnsi="Helvetica"/>
          <w:bCs/>
          <w:color w:val="000000"/>
          <w:sz w:val="22"/>
          <w:szCs w:val="22"/>
          <w:shd w:val="clear" w:color="auto" w:fill="FFFFFF"/>
          <w:lang w:val="en-US"/>
        </w:rPr>
        <w:t>extremely rare in any</w:t>
      </w:r>
      <w:r w:rsidR="00B0121F">
        <w:rPr>
          <w:rFonts w:ascii="Helvetica" w:hAnsi="Helvetica"/>
          <w:bCs/>
          <w:color w:val="000000"/>
          <w:sz w:val="22"/>
          <w:szCs w:val="22"/>
          <w:shd w:val="clear" w:color="auto" w:fill="FFFFFF"/>
        </w:rPr>
        <w:t xml:space="preserve"> real system including RNA viruses</w:t>
      </w:r>
      <w:r w:rsidR="00265D70" w:rsidRPr="00265D70">
        <w:rPr>
          <w:rFonts w:ascii="Helvetica" w:hAnsi="Helvetica"/>
          <w:bCs/>
          <w:color w:val="000000"/>
          <w:sz w:val="22"/>
          <w:szCs w:val="22"/>
          <w:shd w:val="clear" w:color="auto" w:fill="FFFFFF"/>
        </w:rPr>
        <w:t>.</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Even if </w:t>
      </w:r>
      <w:r w:rsidR="00106904">
        <w:rPr>
          <w:rFonts w:ascii="Helvetica" w:hAnsi="Helvetica"/>
          <w:color w:val="000000"/>
          <w:sz w:val="22"/>
          <w:szCs w:val="22"/>
          <w:shd w:val="clear" w:color="auto" w:fill="FFFFFF"/>
          <w:lang w:val="en-US"/>
        </w:rPr>
        <w:t xml:space="preserve">selection </w:t>
      </w:r>
      <w:r w:rsidR="00265D70">
        <w:rPr>
          <w:rFonts w:ascii="Helvetica" w:hAnsi="Helvetica"/>
          <w:color w:val="000000"/>
          <w:sz w:val="22"/>
          <w:szCs w:val="22"/>
          <w:shd w:val="clear" w:color="auto" w:fill="FFFFFF"/>
          <w:lang w:val="en-US"/>
        </w:rPr>
        <w:t xml:space="preserve">coefficient </w:t>
      </w:r>
      <w:r w:rsidR="00106904">
        <w:rPr>
          <w:rFonts w:ascii="Helvetica" w:hAnsi="Helvetica"/>
          <w:color w:val="000000"/>
          <w:sz w:val="22"/>
          <w:szCs w:val="22"/>
          <w:shd w:val="clear" w:color="auto" w:fill="FFFFFF"/>
          <w:lang w:val="en-US"/>
        </w:rPr>
        <w:t>is much stronger than mutation</w:t>
      </w:r>
      <w:r w:rsidR="00265D70">
        <w:rPr>
          <w:rFonts w:ascii="Helvetica" w:hAnsi="Helvetica"/>
          <w:color w:val="000000"/>
          <w:sz w:val="22"/>
          <w:szCs w:val="22"/>
          <w:shd w:val="clear" w:color="auto" w:fill="FFFFFF"/>
          <w:lang w:val="en-US"/>
        </w:rPr>
        <w:t xml:space="preserve"> rate</w:t>
      </w:r>
      <w:r w:rsidR="00106904">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its value</w:t>
      </w:r>
      <w:r w:rsidR="00A010EE">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is</w:t>
      </w:r>
      <w:r w:rsidR="00A010EE">
        <w:rPr>
          <w:rFonts w:ascii="Helvetica" w:hAnsi="Helvetica"/>
          <w:color w:val="000000"/>
          <w:sz w:val="22"/>
          <w:szCs w:val="22"/>
          <w:shd w:val="clear" w:color="auto" w:fill="FFFFFF"/>
          <w:lang w:val="en-US"/>
        </w:rPr>
        <w:t xml:space="preserve"> usually </w:t>
      </w:r>
      <w:r w:rsidR="00374ED2">
        <w:rPr>
          <w:rFonts w:ascii="Helvetica" w:hAnsi="Helvetica"/>
          <w:color w:val="000000"/>
          <w:sz w:val="22"/>
          <w:szCs w:val="22"/>
          <w:shd w:val="clear" w:color="auto" w:fill="FFFFFF"/>
          <w:lang w:val="en-US"/>
        </w:rPr>
        <w:t xml:space="preserve">much </w:t>
      </w:r>
      <w:r w:rsidR="00A010EE">
        <w:rPr>
          <w:rFonts w:ascii="Helvetica" w:hAnsi="Helvetica"/>
          <w:color w:val="000000"/>
          <w:sz w:val="22"/>
          <w:szCs w:val="22"/>
          <w:shd w:val="clear" w:color="auto" w:fill="FFFFFF"/>
          <w:lang w:val="en-US"/>
        </w:rPr>
        <w:t>small</w:t>
      </w:r>
      <w:r w:rsidR="00265D70">
        <w:rPr>
          <w:rFonts w:ascii="Helvetica" w:hAnsi="Helvetica"/>
          <w:color w:val="000000"/>
          <w:sz w:val="22"/>
          <w:szCs w:val="22"/>
          <w:shd w:val="clear" w:color="auto" w:fill="FFFFFF"/>
          <w:lang w:val="en-US"/>
        </w:rPr>
        <w:t>er than unit</w:t>
      </w:r>
      <w:r w:rsidR="00A010EE">
        <w:rPr>
          <w:rFonts w:ascii="Helvetica" w:hAnsi="Helvetica"/>
          <w:color w:val="000000"/>
          <w:sz w:val="22"/>
          <w:szCs w:val="22"/>
          <w:shd w:val="clear" w:color="auto" w:fill="FFFFFF"/>
          <w:lang w:val="en-US"/>
        </w:rPr>
        <w:t xml:space="preserve">. All such </w:t>
      </w:r>
      <w:r w:rsidR="00106904">
        <w:rPr>
          <w:rFonts w:ascii="Helvetica" w:hAnsi="Helvetica"/>
          <w:color w:val="000000"/>
          <w:sz w:val="22"/>
          <w:szCs w:val="22"/>
          <w:shd w:val="clear" w:color="auto" w:fill="FFFFFF"/>
          <w:lang w:val="en-US"/>
        </w:rPr>
        <w:t xml:space="preserve">mutations are fixed </w:t>
      </w:r>
      <w:ins w:id="858" w:author="Microsoft Office User" w:date="2026-05-06T04:39:00Z" w16du:dateUtc="2026-05-06T01:39:00Z">
        <w:r>
          <w:rPr>
            <w:rFonts w:ascii="Helvetica" w:hAnsi="Helvetica"/>
            <w:color w:val="000000"/>
            <w:sz w:val="22"/>
            <w:szCs w:val="22"/>
            <w:shd w:val="clear" w:color="auto" w:fill="FFFFFF"/>
            <w:lang w:val="en-US"/>
          </w:rPr>
          <w:t xml:space="preserve">very </w:t>
        </w:r>
      </w:ins>
      <w:r w:rsidR="00106904">
        <w:rPr>
          <w:rFonts w:ascii="Helvetica" w:hAnsi="Helvetica"/>
          <w:color w:val="000000"/>
          <w:sz w:val="22"/>
          <w:szCs w:val="22"/>
          <w:shd w:val="clear" w:color="auto" w:fill="FFFFFF"/>
          <w:lang w:val="en-US"/>
        </w:rPr>
        <w:t xml:space="preserve">gradually, with the </w:t>
      </w:r>
      <w:r w:rsidR="00A010EE">
        <w:rPr>
          <w:rFonts w:ascii="Helvetica" w:hAnsi="Helvetica"/>
          <w:color w:val="000000"/>
          <w:sz w:val="22"/>
          <w:szCs w:val="22"/>
          <w:shd w:val="clear" w:color="auto" w:fill="FFFFFF"/>
          <w:lang w:val="en-US"/>
        </w:rPr>
        <w:t>half-</w:t>
      </w:r>
      <w:r w:rsidR="00106904">
        <w:rPr>
          <w:rFonts w:ascii="Helvetica" w:hAnsi="Helvetica"/>
          <w:color w:val="000000"/>
          <w:sz w:val="22"/>
          <w:szCs w:val="22"/>
          <w:shd w:val="clear" w:color="auto" w:fill="FFFFFF"/>
          <w:lang w:val="en-US"/>
        </w:rPr>
        <w:t>time</w:t>
      </w:r>
      <w:r w:rsidR="00A010EE">
        <w:rPr>
          <w:rFonts w:ascii="Helvetica" w:hAnsi="Helvetica"/>
          <w:color w:val="000000"/>
          <w:sz w:val="22"/>
          <w:szCs w:val="22"/>
          <w:shd w:val="clear" w:color="auto" w:fill="FFFFFF"/>
          <w:lang w:val="en-US"/>
        </w:rPr>
        <w:t xml:space="preserve"> of fixation</w:t>
      </w:r>
      <w:r w:rsidR="00106904">
        <w:rPr>
          <w:rFonts w:ascii="Helvetica" w:hAnsi="Helvetica"/>
          <w:color w:val="000000"/>
          <w:sz w:val="22"/>
          <w:szCs w:val="22"/>
          <w:shd w:val="clear" w:color="auto" w:fill="FFFFFF"/>
          <w:lang w:val="en-US"/>
        </w:rPr>
        <w:t xml:space="preserve"> inversely proportional to the selection coefficient</w:t>
      </w:r>
      <w:r w:rsidR="00265D70">
        <w:rPr>
          <w:rFonts w:ascii="Helvetica" w:hAnsi="Helvetica"/>
          <w:color w:val="000000"/>
          <w:sz w:val="22"/>
          <w:szCs w:val="22"/>
          <w:shd w:val="clear" w:color="auto" w:fill="FFFFFF"/>
          <w:lang w:val="en-US"/>
        </w:rPr>
        <w:t xml:space="preserve"> and logarithm of the ratio of selection coefficient to the mutation rate (</w:t>
      </w:r>
      <w:r w:rsidR="00374ED2">
        <w:rPr>
          <w:rFonts w:ascii="Helvetica" w:hAnsi="Helvetica"/>
          <w:color w:val="000000"/>
          <w:sz w:val="22"/>
          <w:szCs w:val="22"/>
          <w:shd w:val="clear" w:color="auto" w:fill="FFFFFF"/>
          <w:lang w:val="en-US"/>
        </w:rPr>
        <w:t>Haldane, 1927</w:t>
      </w:r>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Hence, the </w:t>
      </w:r>
      <w:r w:rsidR="00374ED2">
        <w:rPr>
          <w:rFonts w:ascii="Helvetica" w:hAnsi="Helvetica"/>
          <w:color w:val="000000"/>
          <w:sz w:val="22"/>
          <w:szCs w:val="22"/>
          <w:shd w:val="clear" w:color="auto" w:fill="FFFFFF"/>
          <w:lang w:val="en-US"/>
        </w:rPr>
        <w:t xml:space="preserve">fixation </w:t>
      </w:r>
      <w:r w:rsidR="00265D70">
        <w:rPr>
          <w:rFonts w:ascii="Helvetica" w:hAnsi="Helvetica"/>
          <w:color w:val="000000"/>
          <w:sz w:val="22"/>
          <w:szCs w:val="22"/>
          <w:shd w:val="clear" w:color="auto" w:fill="FFFFFF"/>
          <w:lang w:val="en-US"/>
        </w:rPr>
        <w:t xml:space="preserve">times are </w:t>
      </w:r>
      <w:r w:rsidR="00106904">
        <w:rPr>
          <w:rFonts w:ascii="Helvetica" w:hAnsi="Helvetica"/>
          <w:color w:val="000000"/>
          <w:sz w:val="22"/>
          <w:szCs w:val="22"/>
          <w:shd w:val="clear" w:color="auto" w:fill="FFFFFF"/>
          <w:lang w:val="en-US"/>
        </w:rPr>
        <w:t xml:space="preserve">large. Linkage </w:t>
      </w:r>
      <w:r w:rsidR="00265D70">
        <w:rPr>
          <w:rFonts w:ascii="Helvetica" w:hAnsi="Helvetica"/>
          <w:color w:val="000000"/>
          <w:sz w:val="22"/>
          <w:szCs w:val="22"/>
          <w:shd w:val="clear" w:color="auto" w:fill="FFFFFF"/>
          <w:lang w:val="en-US"/>
        </w:rPr>
        <w:t>effects, which are always strong for RNA viruses</w:t>
      </w:r>
      <w:ins w:id="859" w:author="Microsoft Office User" w:date="2026-05-06T04:40:00Z" w16du:dateUtc="2026-05-06T01:40:00Z">
        <w:r>
          <w:rPr>
            <w:rFonts w:ascii="Helvetica" w:hAnsi="Helvetica"/>
            <w:color w:val="000000"/>
            <w:sz w:val="22"/>
            <w:szCs w:val="22"/>
            <w:shd w:val="clear" w:color="auto" w:fill="FFFFFF"/>
            <w:lang w:val="en-US"/>
          </w:rPr>
          <w:t xml:space="preserve"> including those with recombination</w:t>
        </w:r>
      </w:ins>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make </w:t>
      </w:r>
      <w:r w:rsidR="00374ED2">
        <w:rPr>
          <w:rFonts w:ascii="Helvetica" w:hAnsi="Helvetica"/>
          <w:color w:val="000000"/>
          <w:sz w:val="22"/>
          <w:szCs w:val="22"/>
          <w:shd w:val="clear" w:color="auto" w:fill="FFFFFF"/>
          <w:lang w:val="en-US"/>
        </w:rPr>
        <w:t xml:space="preserve">the </w:t>
      </w:r>
      <w:r w:rsidR="00106904">
        <w:rPr>
          <w:rFonts w:ascii="Helvetica" w:hAnsi="Helvetica"/>
          <w:color w:val="000000"/>
          <w:sz w:val="22"/>
          <w:szCs w:val="22"/>
          <w:shd w:val="clear" w:color="auto" w:fill="FFFFFF"/>
          <w:lang w:val="en-US"/>
        </w:rPr>
        <w:t>fixation</w:t>
      </w:r>
      <w:r w:rsidR="00374ED2">
        <w:rPr>
          <w:rFonts w:ascii="Helvetica" w:hAnsi="Helvetica"/>
          <w:color w:val="000000"/>
          <w:sz w:val="22"/>
          <w:szCs w:val="22"/>
          <w:shd w:val="clear" w:color="auto" w:fill="FFFFFF"/>
          <w:lang w:val="en-US"/>
        </w:rPr>
        <w:t xml:space="preserve"> process</w:t>
      </w:r>
      <w:r w:rsidR="00106904">
        <w:rPr>
          <w:rFonts w:ascii="Helvetica" w:hAnsi="Helvetica"/>
          <w:color w:val="000000"/>
          <w:sz w:val="22"/>
          <w:szCs w:val="22"/>
          <w:shd w:val="clear" w:color="auto" w:fill="FFFFFF"/>
          <w:lang w:val="en-US"/>
        </w:rPr>
        <w:t xml:space="preserve"> even </w:t>
      </w:r>
      <w:r w:rsidR="00265D70">
        <w:rPr>
          <w:rFonts w:ascii="Helvetica" w:hAnsi="Helvetica"/>
          <w:color w:val="000000"/>
          <w:sz w:val="22"/>
          <w:szCs w:val="22"/>
          <w:shd w:val="clear" w:color="auto" w:fill="FFFFFF"/>
          <w:lang w:val="en-US"/>
        </w:rPr>
        <w:t>slower</w:t>
      </w:r>
      <w:r w:rsidR="00106904">
        <w:rPr>
          <w:rFonts w:ascii="Helvetica" w:hAnsi="Helvetica"/>
          <w:color w:val="000000"/>
          <w:sz w:val="22"/>
          <w:szCs w:val="22"/>
          <w:shd w:val="clear" w:color="auto" w:fill="FFFFFF"/>
          <w:lang w:val="en-US"/>
        </w:rPr>
        <w:t xml:space="preserve">. For example, in </w:t>
      </w:r>
      <w:r w:rsidR="00A010EE">
        <w:rPr>
          <w:rFonts w:ascii="Helvetica" w:hAnsi="Helvetica"/>
          <w:color w:val="000000"/>
          <w:sz w:val="22"/>
          <w:szCs w:val="22"/>
          <w:shd w:val="clear" w:color="auto" w:fill="FFFFFF"/>
          <w:lang w:val="en-US"/>
        </w:rPr>
        <w:t>a</w:t>
      </w:r>
      <w:r w:rsidR="00265D70">
        <w:rPr>
          <w:rFonts w:ascii="Helvetica" w:hAnsi="Helvetica"/>
          <w:color w:val="000000"/>
          <w:sz w:val="22"/>
          <w:szCs w:val="22"/>
          <w:shd w:val="clear" w:color="auto" w:fill="FFFFFF"/>
          <w:lang w:val="en-US"/>
        </w:rPr>
        <w:t xml:space="preserve"> drug</w:t>
      </w:r>
      <w:r w:rsidR="00374ED2">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treated HIV patient, it takes </w:t>
      </w:r>
      <w:r w:rsidR="00B0121F">
        <w:rPr>
          <w:rFonts w:ascii="Helvetica" w:hAnsi="Helvetica"/>
          <w:color w:val="000000"/>
          <w:sz w:val="22"/>
          <w:szCs w:val="22"/>
          <w:shd w:val="clear" w:color="auto" w:fill="FFFFFF"/>
          <w:lang w:val="en-US"/>
        </w:rPr>
        <w:t xml:space="preserve">4 </w:t>
      </w:r>
      <w:r w:rsidR="00265D70">
        <w:rPr>
          <w:rFonts w:ascii="Helvetica" w:hAnsi="Helvetica"/>
          <w:color w:val="000000"/>
          <w:sz w:val="22"/>
          <w:szCs w:val="22"/>
          <w:shd w:val="clear" w:color="auto" w:fill="FFFFFF"/>
          <w:lang w:val="en-US"/>
        </w:rPr>
        <w:t xml:space="preserve">weeks to </w:t>
      </w:r>
      <w:r w:rsidR="00B0121F">
        <w:rPr>
          <w:rFonts w:ascii="Helvetica" w:hAnsi="Helvetica"/>
          <w:color w:val="000000"/>
          <w:sz w:val="22"/>
          <w:szCs w:val="22"/>
          <w:shd w:val="clear" w:color="auto" w:fill="FFFFFF"/>
          <w:lang w:val="en-US"/>
        </w:rPr>
        <w:t>half-</w:t>
      </w:r>
      <w:r w:rsidR="00265D70">
        <w:rPr>
          <w:rFonts w:ascii="Helvetica" w:hAnsi="Helvetica"/>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106904" w:rsidRDefault="00106904">
      <w:pPr>
        <w:rPr>
          <w:rFonts w:ascii="Helvetica" w:hAnsi="Helvetica"/>
          <w:color w:val="000000"/>
          <w:sz w:val="22"/>
          <w:szCs w:val="22"/>
          <w:shd w:val="clear" w:color="auto" w:fill="FFFFFF"/>
          <w:lang w:val="en-US"/>
        </w:rPr>
      </w:pPr>
    </w:p>
    <w:p w14:paraId="1B9A3D77" w14:textId="77777777" w:rsidR="00265D70" w:rsidRDefault="00133529">
      <w:pPr>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I can imagine that, in the weak selection limit, the method is appropriate. </w:t>
      </w:r>
    </w:p>
    <w:p w14:paraId="0C24D7D5" w14:textId="77777777" w:rsidR="00265D70" w:rsidRDefault="00265D70">
      <w:pPr>
        <w:rPr>
          <w:rFonts w:ascii="Helvetica" w:hAnsi="Helvetica"/>
          <w:b/>
          <w:color w:val="000000"/>
          <w:sz w:val="22"/>
          <w:szCs w:val="22"/>
          <w:shd w:val="clear" w:color="auto" w:fill="FFFFFF"/>
          <w:lang w:val="en-US"/>
        </w:rPr>
      </w:pPr>
    </w:p>
    <w:p w14:paraId="01CAB4DF" w14:textId="30AFD37D" w:rsidR="00265D70" w:rsidDel="00927DA9" w:rsidRDefault="00927DA9">
      <w:pPr>
        <w:rPr>
          <w:del w:id="860" w:author="Microsoft Office User" w:date="2026-05-05T19:00:00Z" w16du:dateUtc="2026-05-05T16:00:00Z"/>
          <w:rFonts w:ascii="Helvetica" w:hAnsi="Helvetica"/>
          <w:color w:val="000000"/>
          <w:sz w:val="22"/>
          <w:szCs w:val="22"/>
          <w:shd w:val="clear" w:color="auto" w:fill="FFFFFF"/>
          <w:lang w:val="en-US"/>
        </w:rPr>
      </w:pPr>
      <w:ins w:id="861" w:author="Microsoft Office User" w:date="2026-05-05T18:59:00Z" w16du:dateUtc="2026-05-05T15:59:00Z">
        <w:r>
          <w:rPr>
            <w:rFonts w:ascii="Helvetica" w:hAnsi="Helvetica"/>
            <w:bCs/>
            <w:color w:val="000000"/>
            <w:sz w:val="22"/>
            <w:szCs w:val="22"/>
            <w:shd w:val="clear" w:color="auto" w:fill="FFFFFF"/>
            <w:lang w:val="en-US"/>
          </w:rPr>
          <w:t>The method works if selection coefficient is much stronger than mutation rate, but both are very small compared to unit, This</w:t>
        </w:r>
      </w:ins>
      <w:ins w:id="862" w:author="Microsoft Office User" w:date="2026-05-05T19:00:00Z" w16du:dateUtc="2026-05-05T16:00:00Z">
        <w:r>
          <w:rPr>
            <w:rFonts w:ascii="Helvetica" w:hAnsi="Helvetica"/>
            <w:bCs/>
            <w:color w:val="000000"/>
            <w:sz w:val="22"/>
            <w:szCs w:val="22"/>
            <w:shd w:val="clear" w:color="auto" w:fill="FFFFFF"/>
            <w:lang w:val="en-US"/>
          </w:rPr>
          <w:t xml:space="preserve"> situation</w:t>
        </w:r>
      </w:ins>
      <w:ins w:id="863" w:author="Microsoft Office User" w:date="2026-05-05T18:59:00Z" w16du:dateUtc="2026-05-05T15:59:00Z">
        <w:r>
          <w:rPr>
            <w:rFonts w:ascii="Helvetica" w:hAnsi="Helvetica"/>
            <w:bCs/>
            <w:color w:val="000000"/>
            <w:sz w:val="22"/>
            <w:szCs w:val="22"/>
            <w:shd w:val="clear" w:color="auto" w:fill="FFFFFF"/>
            <w:lang w:val="en-US"/>
          </w:rPr>
          <w:t xml:space="preserve"> is typical</w:t>
        </w:r>
      </w:ins>
      <w:del w:id="864" w:author="Microsoft Office User" w:date="2026-05-05T18:59:00Z" w16du:dateUtc="2026-05-05T15:59:00Z">
        <w:r w:rsidR="00363582" w:rsidDel="00927DA9">
          <w:rPr>
            <w:rFonts w:ascii="Helvetica" w:hAnsi="Helvetica"/>
            <w:color w:val="000000"/>
            <w:sz w:val="22"/>
            <w:szCs w:val="22"/>
            <w:shd w:val="clear" w:color="auto" w:fill="FFFFFF"/>
            <w:lang w:val="en-US"/>
          </w:rPr>
          <w:delText>The</w:delText>
        </w:r>
        <w:r w:rsidR="00265D70" w:rsidDel="00927DA9">
          <w:rPr>
            <w:rFonts w:ascii="Helvetica" w:hAnsi="Helvetica"/>
            <w:color w:val="000000"/>
            <w:sz w:val="22"/>
            <w:szCs w:val="22"/>
            <w:shd w:val="clear" w:color="auto" w:fill="FFFFFF"/>
            <w:lang w:val="en-US"/>
          </w:rPr>
          <w:delText xml:space="preserve"> w</w:delText>
        </w:r>
        <w:r w:rsidR="00265D70" w:rsidRPr="00265D70" w:rsidDel="00927DA9">
          <w:rPr>
            <w:rFonts w:ascii="Helvetica" w:hAnsi="Helvetica"/>
            <w:color w:val="000000"/>
            <w:sz w:val="22"/>
            <w:szCs w:val="22"/>
            <w:shd w:val="clear" w:color="auto" w:fill="FFFFFF"/>
            <w:lang w:val="en-US"/>
          </w:rPr>
          <w:delText>eek selection limit</w:delText>
        </w:r>
        <w:r w:rsidR="0031623F" w:rsidDel="00927DA9">
          <w:rPr>
            <w:rFonts w:ascii="Helvetica" w:hAnsi="Helvetica"/>
            <w:color w:val="000000"/>
            <w:sz w:val="22"/>
            <w:szCs w:val="22"/>
            <w:shd w:val="clear" w:color="auto" w:fill="FFFFFF"/>
            <w:lang w:val="en-US"/>
          </w:rPr>
          <w:delText>,</w:delText>
        </w:r>
        <w:r w:rsidR="00363582" w:rsidDel="00927DA9">
          <w:rPr>
            <w:rFonts w:ascii="Helvetica" w:hAnsi="Helvetica"/>
            <w:color w:val="000000"/>
            <w:sz w:val="22"/>
            <w:szCs w:val="22"/>
            <w:shd w:val="clear" w:color="auto" w:fill="FFFFFF"/>
            <w:lang w:val="en-US"/>
          </w:rPr>
          <w:delText xml:space="preserve"> defined as the double inequality</w:delText>
        </w:r>
        <w:r w:rsidR="00265D70" w:rsidRPr="00265D70" w:rsidDel="00927DA9">
          <w:rPr>
            <w:rFonts w:ascii="Helvetica" w:hAnsi="Helvetica"/>
            <w:color w:val="000000"/>
            <w:sz w:val="22"/>
            <w:szCs w:val="22"/>
            <w:shd w:val="clear" w:color="auto" w:fill="FFFFFF"/>
            <w:lang w:val="en-US"/>
          </w:rPr>
          <w:delText xml:space="preserve"> is</w:delText>
        </w:r>
      </w:del>
      <w:r w:rsidR="00265D70" w:rsidRPr="00265D70">
        <w:rPr>
          <w:rFonts w:ascii="Helvetica" w:hAnsi="Helvetica"/>
          <w:color w:val="000000"/>
          <w:sz w:val="22"/>
          <w:szCs w:val="22"/>
          <w:shd w:val="clear" w:color="auto" w:fill="FFFFFF"/>
          <w:lang w:val="en-US"/>
        </w:rPr>
        <w:t xml:space="preserve"> </w:t>
      </w:r>
      <w:del w:id="865" w:author="Microsoft Office User" w:date="2026-05-05T18:59:00Z" w16du:dateUtc="2026-05-05T15:59:00Z">
        <w:r w:rsidR="00265D70" w:rsidRPr="00265D70" w:rsidDel="00927DA9">
          <w:rPr>
            <w:rFonts w:ascii="Helvetica" w:hAnsi="Helvetica"/>
            <w:color w:val="000000"/>
            <w:sz w:val="22"/>
            <w:szCs w:val="22"/>
            <w:shd w:val="clear" w:color="auto" w:fill="FFFFFF"/>
            <w:lang w:val="en-US"/>
          </w:rPr>
          <w:delText>a rule</w:delText>
        </w:r>
        <w:r w:rsidR="00B0121F" w:rsidDel="00927DA9">
          <w:rPr>
            <w:rFonts w:ascii="Helvetica" w:hAnsi="Helvetica"/>
            <w:color w:val="000000"/>
            <w:sz w:val="22"/>
            <w:szCs w:val="22"/>
            <w:shd w:val="clear" w:color="auto" w:fill="FFFFFF"/>
            <w:lang w:val="en-US"/>
          </w:rPr>
          <w:delText xml:space="preserve"> rather</w:delText>
        </w:r>
        <w:r w:rsidR="00265D70" w:rsidRPr="00265D70" w:rsidDel="00927DA9">
          <w:rPr>
            <w:rFonts w:ascii="Helvetica" w:hAnsi="Helvetica"/>
            <w:color w:val="000000"/>
            <w:sz w:val="22"/>
            <w:szCs w:val="22"/>
            <w:shd w:val="clear" w:color="auto" w:fill="FFFFFF"/>
            <w:lang w:val="en-US"/>
          </w:rPr>
          <w:delText xml:space="preserve"> than exception </w:delText>
        </w:r>
      </w:del>
      <w:r w:rsidR="00363582">
        <w:rPr>
          <w:rFonts w:ascii="Helvetica" w:hAnsi="Helvetica"/>
          <w:color w:val="000000"/>
          <w:sz w:val="22"/>
          <w:szCs w:val="22"/>
          <w:shd w:val="clear" w:color="auto" w:fill="FFFFFF"/>
          <w:lang w:val="en-US"/>
        </w:rPr>
        <w:t xml:space="preserve">for </w:t>
      </w:r>
      <w:r w:rsidR="00265D70">
        <w:rPr>
          <w:rFonts w:ascii="Helvetica" w:hAnsi="Helvetica"/>
          <w:color w:val="000000"/>
          <w:sz w:val="22"/>
          <w:szCs w:val="22"/>
          <w:shd w:val="clear" w:color="auto" w:fill="FFFFFF"/>
          <w:lang w:val="en-US"/>
        </w:rPr>
        <w:t xml:space="preserve">rapidly–evolving </w:t>
      </w:r>
      <w:r w:rsidR="00265D70" w:rsidRPr="00265D70">
        <w:rPr>
          <w:rFonts w:ascii="Helvetica" w:hAnsi="Helvetica"/>
          <w:color w:val="000000"/>
          <w:sz w:val="22"/>
          <w:szCs w:val="22"/>
          <w:shd w:val="clear" w:color="auto" w:fill="FFFFFF"/>
          <w:lang w:val="en-US"/>
        </w:rPr>
        <w:t>RNA viruses</w:t>
      </w:r>
      <w:del w:id="866" w:author="Microsoft Office User" w:date="2026-05-06T04:41:00Z" w16du:dateUtc="2026-05-06T01:41:00Z">
        <w:r w:rsidR="00620546" w:rsidDel="007A4437">
          <w:rPr>
            <w:rFonts w:ascii="Helvetica" w:hAnsi="Helvetica"/>
            <w:color w:val="000000"/>
            <w:sz w:val="22"/>
            <w:szCs w:val="22"/>
            <w:shd w:val="clear" w:color="auto" w:fill="FFFFFF"/>
            <w:lang w:val="en-US"/>
          </w:rPr>
          <w:delText>, which is why this method is usually appropriate</w:delText>
        </w:r>
      </w:del>
      <w:r w:rsidR="00620546">
        <w:rPr>
          <w:rFonts w:ascii="Helvetica" w:hAnsi="Helvetica"/>
          <w:color w:val="000000"/>
          <w:sz w:val="22"/>
          <w:szCs w:val="22"/>
          <w:shd w:val="clear" w:color="auto" w:fill="FFFFFF"/>
          <w:lang w:val="en-US"/>
        </w:rPr>
        <w:t>.</w:t>
      </w:r>
      <w:r w:rsidR="00B0121F">
        <w:rPr>
          <w:rFonts w:ascii="Helvetica" w:hAnsi="Helvetica"/>
          <w:color w:val="000000"/>
          <w:sz w:val="22"/>
          <w:szCs w:val="22"/>
          <w:shd w:val="clear" w:color="auto" w:fill="FFFFFF"/>
          <w:lang w:val="en-US"/>
        </w:rPr>
        <w:t xml:space="preserve"> </w:t>
      </w:r>
      <w:ins w:id="867" w:author="Microsoft Office User" w:date="2026-05-05T19:00:00Z" w16du:dateUtc="2026-05-05T16:00:00Z">
        <w:r>
          <w:rPr>
            <w:rFonts w:ascii="Helvetica" w:hAnsi="Helvetica"/>
            <w:color w:val="000000"/>
            <w:sz w:val="22"/>
            <w:szCs w:val="22"/>
            <w:shd w:val="clear" w:color="auto" w:fill="FFFFFF"/>
            <w:lang w:val="en-US"/>
          </w:rPr>
          <w:t xml:space="preserve"> </w:t>
        </w:r>
      </w:ins>
    </w:p>
    <w:p w14:paraId="5CE63EEF" w14:textId="77777777" w:rsidR="00363582" w:rsidDel="00927DA9" w:rsidRDefault="00363582">
      <w:pPr>
        <w:rPr>
          <w:del w:id="868" w:author="Microsoft Office User" w:date="2026-05-05T19:00:00Z" w16du:dateUtc="2026-05-05T16:00:00Z"/>
          <w:rFonts w:ascii="Helvetica" w:hAnsi="Helvetica"/>
          <w:color w:val="000000"/>
          <w:sz w:val="22"/>
          <w:szCs w:val="22"/>
          <w:shd w:val="clear" w:color="auto" w:fill="FFFFFF"/>
          <w:lang w:val="en-US"/>
        </w:rPr>
      </w:pPr>
    </w:p>
    <w:p w14:paraId="65C1C2BA" w14:textId="3FCADB48" w:rsidR="00363582" w:rsidRDefault="00363582">
      <w:pPr>
        <w:rPr>
          <w:rFonts w:ascii="Helvetica" w:hAnsi="Helvetica"/>
          <w:i/>
          <w:color w:val="000000"/>
          <w:sz w:val="22"/>
          <w:szCs w:val="22"/>
          <w:shd w:val="clear" w:color="auto" w:fill="FFFFFF"/>
          <w:lang w:val="en-US"/>
        </w:rPr>
      </w:pPr>
      <w:r>
        <w:rPr>
          <w:rFonts w:ascii="Helvetica" w:hAnsi="Helvetica"/>
          <w:color w:val="000000"/>
          <w:sz w:val="22"/>
          <w:szCs w:val="22"/>
          <w:shd w:val="clear" w:color="auto" w:fill="FFFFFF"/>
          <w:lang w:val="en-US"/>
        </w:rPr>
        <w:t>We added this condition to</w:t>
      </w:r>
      <w:r w:rsidR="00620546">
        <w:rPr>
          <w:rFonts w:ascii="Helvetica" w:hAnsi="Helvetica"/>
          <w:color w:val="000000"/>
          <w:sz w:val="22"/>
          <w:szCs w:val="22"/>
          <w:shd w:val="clear" w:color="auto" w:fill="FFFFFF"/>
          <w:lang w:val="en-US"/>
        </w:rPr>
        <w:t xml:space="preserve"> </w:t>
      </w:r>
      <w:del w:id="869" w:author="Microsoft Office User" w:date="2026-05-05T19:00:00Z" w16du:dateUtc="2026-05-05T16:00:00Z">
        <w:r w:rsidR="00952580" w:rsidDel="00927DA9">
          <w:rPr>
            <w:rFonts w:ascii="Helvetica" w:hAnsi="Helvetica"/>
            <w:color w:val="000000"/>
            <w:sz w:val="22"/>
            <w:szCs w:val="22"/>
            <w:shd w:val="clear" w:color="auto" w:fill="FFFFFF"/>
            <w:lang w:val="en-US"/>
          </w:rPr>
          <w:delText xml:space="preserve">a </w:delText>
        </w:r>
        <w:r w:rsidR="00620546" w:rsidDel="00927DA9">
          <w:rPr>
            <w:rFonts w:ascii="Helvetica" w:hAnsi="Helvetica"/>
            <w:color w:val="000000"/>
            <w:sz w:val="22"/>
            <w:szCs w:val="22"/>
            <w:shd w:val="clear" w:color="auto" w:fill="FFFFFF"/>
            <w:lang w:val="en-US"/>
          </w:rPr>
          <w:delText>new subsection</w:delText>
        </w:r>
        <w:r w:rsidDel="00927DA9">
          <w:rPr>
            <w:rFonts w:ascii="Helvetica" w:hAnsi="Helvetica"/>
            <w:color w:val="000000"/>
            <w:sz w:val="22"/>
            <w:szCs w:val="22"/>
            <w:shd w:val="clear" w:color="auto" w:fill="FFFFFF"/>
            <w:lang w:val="en-US"/>
          </w:rPr>
          <w:delText xml:space="preserve"> </w:delText>
        </w:r>
        <w:r w:rsidRPr="00363582" w:rsidDel="00927DA9">
          <w:rPr>
            <w:rFonts w:ascii="Helvetica" w:hAnsi="Helvetica"/>
            <w:i/>
            <w:color w:val="000000"/>
            <w:sz w:val="22"/>
            <w:szCs w:val="22"/>
            <w:shd w:val="clear" w:color="auto" w:fill="FFFFFF"/>
            <w:lang w:val="en-US"/>
          </w:rPr>
          <w:delText>Methods/A</w:delText>
        </w:r>
        <w:r w:rsidDel="00927DA9">
          <w:rPr>
            <w:rFonts w:ascii="Helvetica" w:hAnsi="Helvetica"/>
            <w:i/>
            <w:color w:val="000000"/>
            <w:sz w:val="22"/>
            <w:szCs w:val="22"/>
            <w:shd w:val="clear" w:color="auto" w:fill="FFFFFF"/>
            <w:lang w:val="en-US"/>
          </w:rPr>
          <w:delText>ssumptions</w:delText>
        </w:r>
        <w:r w:rsidR="00940AFE" w:rsidDel="00927DA9">
          <w:rPr>
            <w:rFonts w:ascii="Helvetica" w:hAnsi="Helvetica"/>
            <w:i/>
            <w:color w:val="000000"/>
            <w:sz w:val="22"/>
            <w:szCs w:val="22"/>
            <w:shd w:val="clear" w:color="auto" w:fill="FFFFFF"/>
            <w:lang w:val="en-US"/>
          </w:rPr>
          <w:delText>:</w:delText>
        </w:r>
      </w:del>
      <w:ins w:id="870" w:author="Microsoft Office User" w:date="2026-05-05T18:59:00Z" w16du:dateUtc="2026-05-05T15:59:00Z">
        <w:r w:rsidR="00927DA9" w:rsidRPr="00927DA9">
          <w:rPr>
            <w:rFonts w:ascii="Helvetica" w:hAnsi="Helvetica"/>
            <w:color w:val="000000"/>
            <w:sz w:val="22"/>
            <w:szCs w:val="22"/>
            <w:shd w:val="clear" w:color="auto" w:fill="FFFFFF"/>
            <w:lang w:val="en-US"/>
            <w:rPrChange w:id="871" w:author="Microsoft Office User" w:date="2026-05-05T18:59:00Z" w16du:dateUtc="2026-05-05T15:59:00Z">
              <w:rPr>
                <w:rFonts w:ascii="Helvetica" w:hAnsi="Helvetica"/>
                <w:i/>
                <w:color w:val="000000"/>
                <w:sz w:val="22"/>
                <w:szCs w:val="22"/>
                <w:shd w:val="clear" w:color="auto" w:fill="FFFFFF"/>
                <w:lang w:val="en-US"/>
              </w:rPr>
            </w:rPrChange>
          </w:rPr>
          <w:t xml:space="preserve">Line </w:t>
        </w:r>
      </w:ins>
      <w:ins w:id="872" w:author="Microsoft Office User" w:date="2026-05-05T19:00:00Z" w16du:dateUtc="2026-05-05T16:00:00Z">
        <w:r w:rsidR="00927DA9">
          <w:rPr>
            <w:rFonts w:ascii="Helvetica" w:hAnsi="Helvetica"/>
            <w:color w:val="000000"/>
            <w:sz w:val="22"/>
            <w:szCs w:val="22"/>
            <w:shd w:val="clear" w:color="auto" w:fill="FFFFFF"/>
            <w:lang w:val="en-US"/>
          </w:rPr>
          <w:t>406:</w:t>
        </w:r>
      </w:ins>
    </w:p>
    <w:p w14:paraId="055BF865" w14:textId="3454E733" w:rsidR="00940AFE" w:rsidRDefault="00940AFE">
      <w:pPr>
        <w:rPr>
          <w:rFonts w:ascii="Helvetica" w:hAnsi="Helvetica"/>
          <w:i/>
          <w:color w:val="000000"/>
          <w:sz w:val="22"/>
          <w:szCs w:val="22"/>
          <w:shd w:val="clear" w:color="auto" w:fill="FFFFFF"/>
          <w:lang w:val="en-US"/>
        </w:rPr>
      </w:pPr>
    </w:p>
    <w:p w14:paraId="19D9D3CE" w14:textId="168E0F5D" w:rsidR="00940AFE" w:rsidRPr="00090F01"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Pr>
          <w:rFonts w:ascii="Times New Roman" w:eastAsia="Times New Roman" w:hAnsi="Times New Roman" w:cs="Times New Roman"/>
          <w:color w:val="000000"/>
          <w:sz w:val="20"/>
          <w:szCs w:val="20"/>
          <w:lang w:val="en"/>
        </w:rPr>
        <w:t>….</w:t>
      </w:r>
    </w:p>
    <w:p w14:paraId="2D76F190" w14:textId="77777777" w:rsidR="00265D70" w:rsidRDefault="00265D70">
      <w:pPr>
        <w:rPr>
          <w:rFonts w:ascii="Helvetica" w:hAnsi="Helvetica"/>
          <w:b/>
          <w:color w:val="000000"/>
          <w:sz w:val="22"/>
          <w:szCs w:val="22"/>
          <w:shd w:val="clear" w:color="auto" w:fill="FFFFFF"/>
          <w:lang w:val="en-US"/>
        </w:rPr>
      </w:pPr>
    </w:p>
    <w:p w14:paraId="07034107" w14:textId="59B71EDF" w:rsidR="00A010EE" w:rsidRDefault="00133529" w:rsidP="001F52AF">
      <w:pPr>
        <w:jc w:val="both"/>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2F4D25">
        <w:rPr>
          <w:rFonts w:ascii="Helvetica" w:hAnsi="Helvetica"/>
          <w:b/>
          <w:color w:val="000000"/>
          <w:sz w:val="22"/>
          <w:szCs w:val="22"/>
          <w:shd w:val="clear" w:color="auto" w:fill="FFFFFF"/>
          <w:lang w:val="en-US"/>
        </w:rPr>
        <w:t xml:space="preserve"> </w:t>
      </w:r>
    </w:p>
    <w:p w14:paraId="332CEA60" w14:textId="77777777" w:rsidR="00B0121F" w:rsidRDefault="00B0121F">
      <w:pPr>
        <w:rPr>
          <w:rFonts w:ascii="Helvetica" w:hAnsi="Helvetica"/>
          <w:b/>
          <w:color w:val="000000"/>
          <w:sz w:val="22"/>
          <w:szCs w:val="22"/>
          <w:shd w:val="clear" w:color="auto" w:fill="FFFFFF"/>
          <w:lang w:val="en-US"/>
        </w:rPr>
      </w:pPr>
    </w:p>
    <w:p w14:paraId="2C3771EB" w14:textId="15AFC464" w:rsidR="00B0121F" w:rsidRDefault="001F52AF">
      <w:pPr>
        <w:rPr>
          <w:rFonts w:ascii="Helvetica" w:hAnsi="Helvetica"/>
          <w:color w:val="000000"/>
          <w:sz w:val="22"/>
          <w:szCs w:val="22"/>
          <w:shd w:val="clear" w:color="auto" w:fill="FFFFFF"/>
          <w:lang w:val="en-US"/>
        </w:rPr>
      </w:pPr>
      <w:del w:id="873" w:author="Microsoft Office User" w:date="2026-05-06T04:42:00Z" w16du:dateUtc="2026-05-06T01:42:00Z">
        <w:r w:rsidDel="00915908">
          <w:rPr>
            <w:rFonts w:ascii="Helvetica" w:hAnsi="Helvetica"/>
            <w:color w:val="000000"/>
            <w:sz w:val="22"/>
            <w:szCs w:val="22"/>
            <w:shd w:val="clear" w:color="auto" w:fill="FFFFFF"/>
            <w:lang w:val="en-US"/>
          </w:rPr>
          <w:lastRenderedPageBreak/>
          <w:delText>The situation</w:delText>
        </w:r>
      </w:del>
      <w:ins w:id="874" w:author="Microsoft Office User" w:date="2026-05-06T04:42:00Z" w16du:dateUtc="2026-05-06T01:42:00Z">
        <w:r w:rsidR="00915908">
          <w:rPr>
            <w:rFonts w:ascii="Helvetica" w:hAnsi="Helvetica"/>
            <w:color w:val="000000"/>
            <w:sz w:val="22"/>
            <w:szCs w:val="22"/>
            <w:shd w:val="clear" w:color="auto" w:fill="FFFFFF"/>
            <w:lang w:val="en-US"/>
          </w:rPr>
          <w:t xml:space="preserve">The real situation with SARS –CoV-2 and our </w:t>
        </w:r>
      </w:ins>
      <w:ins w:id="875" w:author="Microsoft Office User" w:date="2026-05-06T04:43:00Z" w16du:dateUtc="2026-05-06T01:43:00Z">
        <w:r w:rsidR="00915908">
          <w:rPr>
            <w:rFonts w:ascii="Helvetica" w:hAnsi="Helvetica"/>
            <w:color w:val="000000"/>
            <w:sz w:val="22"/>
            <w:szCs w:val="22"/>
            <w:shd w:val="clear" w:color="auto" w:fill="FFFFFF"/>
            <w:lang w:val="en-US"/>
          </w:rPr>
          <w:t xml:space="preserve">simulation </w:t>
        </w:r>
      </w:ins>
      <w:ins w:id="876" w:author="Microsoft Office User" w:date="2026-05-06T04:42:00Z" w16du:dateUtc="2026-05-06T01:42:00Z">
        <w:r w:rsidR="00915908">
          <w:rPr>
            <w:rFonts w:ascii="Helvetica" w:hAnsi="Helvetica"/>
            <w:color w:val="000000"/>
            <w:sz w:val="22"/>
            <w:szCs w:val="22"/>
            <w:shd w:val="clear" w:color="auto" w:fill="FFFFFF"/>
            <w:lang w:val="en-US"/>
          </w:rPr>
          <w:t>model</w:t>
        </w:r>
      </w:ins>
      <w:r>
        <w:rPr>
          <w:rFonts w:ascii="Helvetica" w:hAnsi="Helvetica"/>
          <w:color w:val="000000"/>
          <w:sz w:val="22"/>
          <w:szCs w:val="22"/>
          <w:shd w:val="clear" w:color="auto" w:fill="FFFFFF"/>
          <w:lang w:val="en-US"/>
        </w:rPr>
        <w:t xml:space="preserve"> </w:t>
      </w:r>
      <w:ins w:id="877" w:author="Microsoft Office User" w:date="2026-05-06T04:43:00Z" w16du:dateUtc="2026-05-06T01:43:00Z">
        <w:r w:rsidR="00915908">
          <w:rPr>
            <w:rFonts w:ascii="Helvetica" w:hAnsi="Helvetica"/>
            <w:color w:val="000000"/>
            <w:sz w:val="22"/>
            <w:szCs w:val="22"/>
            <w:shd w:val="clear" w:color="auto" w:fill="FFFFFF"/>
            <w:lang w:val="en-US"/>
          </w:rPr>
          <w:t>are</w:t>
        </w:r>
      </w:ins>
      <w:del w:id="878" w:author="Microsoft Office User" w:date="2026-05-06T04:43:00Z" w16du:dateUtc="2026-05-06T01:43:00Z">
        <w:r w:rsidDel="00915908">
          <w:rPr>
            <w:rFonts w:ascii="Helvetica" w:hAnsi="Helvetica"/>
            <w:color w:val="000000"/>
            <w:sz w:val="22"/>
            <w:szCs w:val="22"/>
            <w:shd w:val="clear" w:color="auto" w:fill="FFFFFF"/>
            <w:lang w:val="en-US"/>
          </w:rPr>
          <w:delText>is</w:delText>
        </w:r>
      </w:del>
      <w:r>
        <w:rPr>
          <w:rFonts w:ascii="Helvetica" w:hAnsi="Helvetica"/>
          <w:color w:val="000000"/>
          <w:sz w:val="22"/>
          <w:szCs w:val="22"/>
          <w:shd w:val="clear" w:color="auto" w:fill="FFFFFF"/>
          <w:lang w:val="en-US"/>
        </w:rPr>
        <w:t xml:space="preserve"> </w:t>
      </w:r>
      <w:del w:id="879" w:author="Microsoft Office User" w:date="2026-05-05T19:02:00Z" w16du:dateUtc="2026-05-05T16:02:00Z">
        <w:r w:rsidDel="00927DA9">
          <w:rPr>
            <w:rFonts w:ascii="Helvetica" w:hAnsi="Helvetica"/>
            <w:color w:val="000000"/>
            <w:sz w:val="22"/>
            <w:szCs w:val="22"/>
            <w:shd w:val="clear" w:color="auto" w:fill="FFFFFF"/>
            <w:lang w:val="en-US"/>
          </w:rPr>
          <w:delText>not similar to</w:delText>
        </w:r>
      </w:del>
      <w:ins w:id="880" w:author="Microsoft Office User" w:date="2026-05-05T19:02:00Z" w16du:dateUtc="2026-05-05T16:02:00Z">
        <w:r w:rsidR="00927DA9">
          <w:rPr>
            <w:rFonts w:ascii="Helvetica" w:hAnsi="Helvetica"/>
            <w:color w:val="000000"/>
            <w:sz w:val="22"/>
            <w:szCs w:val="22"/>
            <w:shd w:val="clear" w:color="auto" w:fill="FFFFFF"/>
            <w:lang w:val="en-US"/>
          </w:rPr>
          <w:t>very different from</w:t>
        </w:r>
      </w:ins>
      <w:r>
        <w:rPr>
          <w:rFonts w:ascii="Helvetica" w:hAnsi="Helvetica"/>
          <w:color w:val="000000"/>
          <w:sz w:val="22"/>
          <w:szCs w:val="22"/>
          <w:shd w:val="clear" w:color="auto" w:fill="FFFFFF"/>
          <w:lang w:val="en-US"/>
        </w:rPr>
        <w:t xml:space="preserve"> QLE</w:t>
      </w:r>
      <w:ins w:id="881" w:author="Microsoft Office User" w:date="2026-05-06T04:43:00Z" w16du:dateUtc="2026-05-06T01:43:00Z">
        <w:r w:rsidR="00915908">
          <w:rPr>
            <w:rFonts w:ascii="Helvetica" w:hAnsi="Helvetica"/>
            <w:color w:val="000000"/>
            <w:sz w:val="22"/>
            <w:szCs w:val="22"/>
            <w:shd w:val="clear" w:color="auto" w:fill="FFFFFF"/>
            <w:lang w:val="en-US"/>
          </w:rPr>
          <w:t xml:space="preserve"> limit</w:t>
        </w:r>
      </w:ins>
      <w:ins w:id="882" w:author="Microsoft Office User" w:date="2026-05-06T04:41:00Z" w16du:dateUtc="2026-05-06T01:41:00Z">
        <w:r w:rsidR="00915908">
          <w:rPr>
            <w:rFonts w:ascii="Helvetica" w:hAnsi="Helvetica"/>
            <w:color w:val="000000"/>
            <w:sz w:val="22"/>
            <w:szCs w:val="22"/>
            <w:shd w:val="clear" w:color="auto" w:fill="FFFFFF"/>
            <w:lang w:val="en-US"/>
          </w:rPr>
          <w:t>, which ne</w:t>
        </w:r>
      </w:ins>
      <w:ins w:id="883" w:author="Microsoft Office User" w:date="2026-05-06T04:42:00Z" w16du:dateUtc="2026-05-06T01:42:00Z">
        <w:r w:rsidR="00915908">
          <w:rPr>
            <w:rFonts w:ascii="Helvetica" w:hAnsi="Helvetica"/>
            <w:color w:val="000000"/>
            <w:sz w:val="22"/>
            <w:szCs w:val="22"/>
            <w:shd w:val="clear" w:color="auto" w:fill="FFFFFF"/>
            <w:lang w:val="en-US"/>
          </w:rPr>
          <w:t>gle</w:t>
        </w:r>
      </w:ins>
      <w:ins w:id="884" w:author="Microsoft Office User" w:date="2026-05-06T04:41:00Z" w16du:dateUtc="2026-05-06T01:41:00Z">
        <w:r w:rsidR="00915908">
          <w:rPr>
            <w:rFonts w:ascii="Helvetica" w:hAnsi="Helvetica"/>
            <w:color w:val="000000"/>
            <w:sz w:val="22"/>
            <w:szCs w:val="22"/>
            <w:shd w:val="clear" w:color="auto" w:fill="FFFFFF"/>
            <w:lang w:val="en-US"/>
          </w:rPr>
          <w:t>cts linkage effects between numerous sites, assumi</w:t>
        </w:r>
      </w:ins>
      <w:ins w:id="885" w:author="Microsoft Office User" w:date="2026-05-06T04:42:00Z" w16du:dateUtc="2026-05-06T01:42:00Z">
        <w:r w:rsidR="00915908">
          <w:rPr>
            <w:rFonts w:ascii="Helvetica" w:hAnsi="Helvetica"/>
            <w:color w:val="000000"/>
            <w:sz w:val="22"/>
            <w:szCs w:val="22"/>
            <w:shd w:val="clear" w:color="auto" w:fill="FFFFFF"/>
            <w:lang w:val="en-US"/>
          </w:rPr>
          <w:t>ng</w:t>
        </w:r>
      </w:ins>
      <w:ins w:id="886" w:author="Microsoft Office User" w:date="2026-05-06T04:41:00Z" w16du:dateUtc="2026-05-06T01:41:00Z">
        <w:r w:rsidR="00915908">
          <w:rPr>
            <w:rFonts w:ascii="Helvetica" w:hAnsi="Helvetica"/>
            <w:color w:val="000000"/>
            <w:sz w:val="22"/>
            <w:szCs w:val="22"/>
            <w:shd w:val="clear" w:color="auto" w:fill="FFFFFF"/>
            <w:lang w:val="en-US"/>
          </w:rPr>
          <w:t xml:space="preserve"> that re</w:t>
        </w:r>
      </w:ins>
      <w:ins w:id="887" w:author="Microsoft Office User" w:date="2026-05-06T04:42:00Z" w16du:dateUtc="2026-05-06T01:42:00Z">
        <w:r w:rsidR="00915908">
          <w:rPr>
            <w:rFonts w:ascii="Helvetica" w:hAnsi="Helvetica"/>
            <w:color w:val="000000"/>
            <w:sz w:val="22"/>
            <w:szCs w:val="22"/>
            <w:shd w:val="clear" w:color="auto" w:fill="FFFFFF"/>
            <w:lang w:val="en-US"/>
          </w:rPr>
          <w:t>combination is very strong and the population size is enormous</w:t>
        </w:r>
      </w:ins>
      <w:r>
        <w:rPr>
          <w:rFonts w:ascii="Helvetica" w:hAnsi="Helvetica"/>
          <w:color w:val="000000"/>
          <w:sz w:val="22"/>
          <w:szCs w:val="22"/>
          <w:shd w:val="clear" w:color="auto" w:fill="FFFFFF"/>
          <w:lang w:val="en-US"/>
        </w:rPr>
        <w:t>. QLE method is discussed</w:t>
      </w:r>
      <w:r w:rsidR="00C551DA">
        <w:rPr>
          <w:rFonts w:ascii="Helvetica" w:hAnsi="Helvetica"/>
          <w:color w:val="000000"/>
          <w:sz w:val="22"/>
          <w:szCs w:val="22"/>
          <w:shd w:val="clear" w:color="auto" w:fill="FFFFFF"/>
          <w:lang w:val="en-US"/>
        </w:rPr>
        <w:t xml:space="preserve"> in</w:t>
      </w:r>
      <w:r w:rsidR="00B0121F">
        <w:rPr>
          <w:rFonts w:ascii="Helvetica" w:hAnsi="Helvetica"/>
          <w:color w:val="000000"/>
          <w:sz w:val="22"/>
          <w:szCs w:val="22"/>
          <w:shd w:val="clear" w:color="auto" w:fill="FFFFFF"/>
          <w:lang w:val="en-US"/>
        </w:rPr>
        <w:t xml:space="preserve"> Discussion</w:t>
      </w:r>
      <w:r>
        <w:rPr>
          <w:rFonts w:ascii="Helvetica" w:hAnsi="Helvetica"/>
          <w:color w:val="000000"/>
          <w:sz w:val="22"/>
          <w:szCs w:val="22"/>
          <w:shd w:val="clear" w:color="auto" w:fill="FFFFFF"/>
          <w:lang w:val="en-US"/>
        </w:rPr>
        <w:t xml:space="preserve"> (Lines </w:t>
      </w:r>
      <w:ins w:id="888" w:author="ivan4995@gmail.com" w:date="2026-05-05T17:19:00Z">
        <w:r w:rsidR="00E01A67">
          <w:rPr>
            <w:rFonts w:ascii="Helvetica" w:hAnsi="Helvetica"/>
            <w:color w:val="000000"/>
            <w:sz w:val="22"/>
            <w:szCs w:val="22"/>
            <w:shd w:val="clear" w:color="auto" w:fill="FFFFFF"/>
            <w:lang w:val="en-US"/>
          </w:rPr>
          <w:t>297</w:t>
        </w:r>
      </w:ins>
      <w:del w:id="889" w:author="ivan4995@gmail.com" w:date="2026-05-05T17:19:00Z">
        <w:r w:rsidDel="00E01A67">
          <w:rPr>
            <w:rFonts w:ascii="Helvetica" w:hAnsi="Helvetica"/>
            <w:color w:val="000000"/>
            <w:sz w:val="22"/>
            <w:szCs w:val="22"/>
            <w:shd w:val="clear" w:color="auto" w:fill="FFFFFF"/>
            <w:lang w:val="en-US"/>
          </w:rPr>
          <w:delText>26</w:delText>
        </w:r>
      </w:del>
      <w:del w:id="890" w:author="ivan4995@gmail.com" w:date="2026-05-05T17:18:00Z">
        <w:r w:rsidDel="00E01A67">
          <w:rPr>
            <w:rFonts w:ascii="Helvetica" w:hAnsi="Helvetica"/>
            <w:color w:val="000000"/>
            <w:sz w:val="22"/>
            <w:szCs w:val="22"/>
            <w:shd w:val="clear" w:color="auto" w:fill="FFFFFF"/>
            <w:lang w:val="en-US"/>
          </w:rPr>
          <w:delText>9</w:delText>
        </w:r>
      </w:del>
      <w:r>
        <w:rPr>
          <w:rFonts w:ascii="Helvetica" w:hAnsi="Helvetica"/>
          <w:color w:val="000000"/>
          <w:sz w:val="22"/>
          <w:szCs w:val="22"/>
          <w:shd w:val="clear" w:color="auto" w:fill="FFFFFF"/>
          <w:lang w:val="en-US"/>
        </w:rPr>
        <w:t>-</w:t>
      </w:r>
      <w:ins w:id="891" w:author="ivan4995@gmail.com" w:date="2026-05-05T17:19:00Z">
        <w:r w:rsidR="00E01A67">
          <w:rPr>
            <w:rFonts w:ascii="Helvetica" w:hAnsi="Helvetica"/>
            <w:color w:val="000000"/>
            <w:sz w:val="22"/>
            <w:szCs w:val="22"/>
            <w:shd w:val="clear" w:color="auto" w:fill="FFFFFF"/>
            <w:lang w:val="en-US"/>
          </w:rPr>
          <w:t>304</w:t>
        </w:r>
      </w:ins>
      <w:del w:id="892" w:author="ivan4995@gmail.com" w:date="2026-05-05T17:19:00Z">
        <w:r w:rsidDel="00E01A67">
          <w:rPr>
            <w:rFonts w:ascii="Helvetica" w:hAnsi="Helvetica"/>
            <w:color w:val="000000"/>
            <w:sz w:val="22"/>
            <w:szCs w:val="22"/>
            <w:shd w:val="clear" w:color="auto" w:fill="FFFFFF"/>
            <w:lang w:val="en-US"/>
          </w:rPr>
          <w:delText>293</w:delText>
        </w:r>
      </w:del>
      <w:r>
        <w:rPr>
          <w:rFonts w:ascii="Helvetica" w:hAnsi="Helvetica"/>
          <w:color w:val="000000"/>
          <w:sz w:val="22"/>
          <w:szCs w:val="22"/>
          <w:shd w:val="clear" w:color="auto" w:fill="FFFFFF"/>
          <w:lang w:val="en-US"/>
        </w:rPr>
        <w:t>). We added in the revised version (Line</w:t>
      </w:r>
      <w:ins w:id="893" w:author="ivan4995@gmail.com" w:date="2026-05-05T17:20:00Z">
        <w:r w:rsidR="00E01A67">
          <w:rPr>
            <w:rFonts w:ascii="Helvetica" w:hAnsi="Helvetica"/>
            <w:color w:val="000000"/>
            <w:sz w:val="22"/>
            <w:szCs w:val="22"/>
            <w:shd w:val="clear" w:color="auto" w:fill="FFFFFF"/>
            <w:lang w:val="en-US"/>
          </w:rPr>
          <w:t>s 320-322</w:t>
        </w:r>
      </w:ins>
      <w:del w:id="894" w:author="ivan4995@gmail.com" w:date="2026-05-05T17:20:00Z">
        <w:r w:rsidDel="00E01A67">
          <w:rPr>
            <w:rFonts w:ascii="Helvetica" w:hAnsi="Helvetica"/>
            <w:color w:val="000000"/>
            <w:sz w:val="22"/>
            <w:szCs w:val="22"/>
            <w:shd w:val="clear" w:color="auto" w:fill="FFFFFF"/>
            <w:lang w:val="en-US"/>
          </w:rPr>
          <w:delText xml:space="preserve"> 290</w:delText>
        </w:r>
      </w:del>
      <w:r>
        <w:rPr>
          <w:rFonts w:ascii="Helvetica" w:hAnsi="Helvetica"/>
          <w:color w:val="000000"/>
          <w:sz w:val="22"/>
          <w:szCs w:val="22"/>
          <w:shd w:val="clear" w:color="auto" w:fill="FFFFFF"/>
          <w:lang w:val="en-US"/>
        </w:rPr>
        <w:t>):</w:t>
      </w:r>
    </w:p>
    <w:p w14:paraId="0F3FFABF" w14:textId="77777777" w:rsidR="00B0121F" w:rsidRDefault="00B0121F">
      <w:pPr>
        <w:rPr>
          <w:rFonts w:ascii="Helvetica" w:hAnsi="Helvetica"/>
          <w:color w:val="000000"/>
          <w:sz w:val="22"/>
          <w:szCs w:val="22"/>
          <w:shd w:val="clear" w:color="auto" w:fill="FFFFFF"/>
          <w:lang w:val="en-US"/>
        </w:rPr>
      </w:pPr>
    </w:p>
    <w:p w14:paraId="5ED5947B" w14:textId="240D1155" w:rsidR="00A010EE" w:rsidRPr="00E01A67" w:rsidDel="00E01A67" w:rsidRDefault="00E01A67">
      <w:pPr>
        <w:rPr>
          <w:del w:id="895" w:author="ivan4995@gmail.com" w:date="2026-05-05T17:21:00Z"/>
          <w:rFonts w:ascii="Times New Roman" w:eastAsia="Times New Roman" w:hAnsi="Times New Roman" w:cs="Times New Roman"/>
          <w:sz w:val="20"/>
          <w:szCs w:val="20"/>
          <w:rPrChange w:id="896" w:author="ivan4995@gmail.com" w:date="2026-05-05T17:21:00Z">
            <w:rPr>
              <w:del w:id="897" w:author="ivan4995@gmail.com" w:date="2026-05-05T17:21:00Z"/>
              <w:rFonts w:ascii="Times New Roman" w:eastAsia="Times New Roman" w:hAnsi="Times New Roman" w:cs="Times New Roman"/>
            </w:rPr>
          </w:rPrChange>
        </w:rPr>
      </w:pPr>
      <w:ins w:id="898" w:author="ivan4995@gmail.com" w:date="2026-05-05T17:21:00Z">
        <w:r w:rsidRPr="00E01A67">
          <w:rPr>
            <w:rFonts w:ascii="Times New Roman" w:eastAsia="Times New Roman" w:hAnsi="Times New Roman" w:cs="Times New Roman"/>
            <w:sz w:val="20"/>
            <w:szCs w:val="20"/>
            <w:rPrChange w:id="899" w:author="ivan4995@gmail.com" w:date="2026-05-05T17:2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900" w:author="ivan4995@gmail.com" w:date="2026-05-05T17:21:00Z">
        <w:r w:rsidR="008D0455" w:rsidRPr="00E01A67" w:rsidDel="00E01A67">
          <w:rPr>
            <w:rStyle w:val="apple-converted-space"/>
            <w:rFonts w:ascii="Times New Roman" w:hAnsi="Times New Roman" w:cs="Times New Roman"/>
            <w:color w:val="000000"/>
            <w:sz w:val="20"/>
            <w:szCs w:val="20"/>
            <w:shd w:val="clear" w:color="auto" w:fill="FFFFFF"/>
            <w:lang w:val="en-US"/>
          </w:rPr>
          <w:delText xml:space="preserve">In addition,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 xml:space="preserve">QLE does not apply to </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SARS CoV-2</w:delText>
        </w:r>
        <w:r w:rsidR="00A010EE" w:rsidRPr="00E01A67" w:rsidDel="00E01A67">
          <w:rPr>
            <w:rStyle w:val="apple-converted-space"/>
            <w:rFonts w:ascii="Times New Roman" w:hAnsi="Times New Roman" w:cs="Times New Roman"/>
            <w:color w:val="000000"/>
            <w:sz w:val="20"/>
            <w:szCs w:val="20"/>
            <w:shd w:val="clear" w:color="auto" w:fill="FFFFFF"/>
            <w:lang w:val="en-US"/>
          </w:rPr>
          <w:delText xml:space="preserve">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evolution</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 Linkage effects, negligible in QLE limit, are rampant and are not broken down by either rare mutation or rare recombination. Recombination is weak, and population is not as large as required for QLE to work.</w:delText>
        </w:r>
      </w:del>
    </w:p>
    <w:p w14:paraId="245EB52F" w14:textId="77777777" w:rsidR="00E01A67" w:rsidRPr="0031623F" w:rsidRDefault="00E01A67" w:rsidP="00940AFE">
      <w:pPr>
        <w:jc w:val="both"/>
        <w:rPr>
          <w:ins w:id="901" w:author="ivan4995@gmail.com" w:date="2026-05-05T17:21:00Z"/>
          <w:rStyle w:val="apple-converted-space"/>
          <w:rFonts w:ascii="Times New Roman" w:hAnsi="Times New Roman" w:cs="Times New Roman"/>
          <w:color w:val="000000"/>
          <w:sz w:val="20"/>
          <w:szCs w:val="20"/>
          <w:shd w:val="clear" w:color="auto" w:fill="FFFFFF"/>
          <w:lang w:val="en-US"/>
        </w:rPr>
      </w:pPr>
    </w:p>
    <w:p w14:paraId="72B9E2FF" w14:textId="77777777" w:rsidR="00B0121F" w:rsidRDefault="00B0121F">
      <w:pPr>
        <w:rPr>
          <w:rFonts w:ascii="Helvetica" w:hAnsi="Helvetica"/>
          <w:b/>
          <w:color w:val="000000"/>
          <w:sz w:val="22"/>
          <w:szCs w:val="22"/>
          <w:shd w:val="clear" w:color="auto" w:fill="FFFFFF"/>
          <w:lang w:val="en-US"/>
        </w:rPr>
      </w:pPr>
    </w:p>
    <w:p w14:paraId="3C18FB18" w14:textId="22E24DF6" w:rsidR="00106904" w:rsidRPr="002F4D25" w:rsidRDefault="00133529">
      <w:pPr>
        <w:rPr>
          <w:rStyle w:val="apple-converted-space"/>
          <w:rFonts w:ascii="Helvetica" w:hAnsi="Helvetica"/>
          <w:b/>
          <w:color w:val="000000"/>
          <w:sz w:val="22"/>
          <w:szCs w:val="22"/>
          <w:shd w:val="clear" w:color="auto" w:fill="FFFFFF"/>
        </w:rPr>
      </w:pPr>
      <w:r w:rsidRPr="002F4D25">
        <w:rPr>
          <w:rFonts w:ascii="Helvetica" w:hAnsi="Helvetica"/>
          <w:b/>
          <w:color w:val="000000"/>
          <w:sz w:val="22"/>
          <w:szCs w:val="22"/>
          <w:shd w:val="clear" w:color="auto" w:fill="FFFFFF"/>
        </w:rPr>
        <w:t>What are the relevant timescales and regime boundaries?</w:t>
      </w:r>
      <w:r w:rsidRPr="002F4D25">
        <w:rPr>
          <w:rStyle w:val="apple-converted-space"/>
          <w:rFonts w:ascii="Helvetica" w:hAnsi="Helvetica"/>
          <w:b/>
          <w:color w:val="000000"/>
          <w:sz w:val="22"/>
          <w:szCs w:val="22"/>
          <w:shd w:val="clear" w:color="auto" w:fill="FFFFFF"/>
        </w:rPr>
        <w:t> </w:t>
      </w:r>
    </w:p>
    <w:p w14:paraId="1017A3D8" w14:textId="75F55275" w:rsidR="00106904" w:rsidRDefault="00106904">
      <w:pPr>
        <w:rPr>
          <w:rStyle w:val="apple-converted-space"/>
          <w:rFonts w:ascii="Helvetica" w:hAnsi="Helvetica"/>
          <w:color w:val="000000"/>
          <w:sz w:val="22"/>
          <w:szCs w:val="22"/>
          <w:shd w:val="clear" w:color="auto" w:fill="FFFFFF"/>
        </w:rPr>
      </w:pPr>
    </w:p>
    <w:p w14:paraId="5F694D29" w14:textId="35561D73" w:rsidR="00106904" w:rsidRPr="00106904" w:rsidRDefault="0021438F">
      <w:pPr>
        <w:rPr>
          <w:rStyle w:val="apple-converted-space"/>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Added</w:t>
      </w:r>
      <w:r w:rsidR="00106904">
        <w:rPr>
          <w:rStyle w:val="apple-converted-space"/>
          <w:rFonts w:ascii="Helvetica" w:hAnsi="Helvetica"/>
          <w:color w:val="000000"/>
          <w:sz w:val="22"/>
          <w:szCs w:val="22"/>
          <w:shd w:val="clear" w:color="auto" w:fill="FFFFFF"/>
          <w:lang w:val="en-US"/>
        </w:rPr>
        <w:t xml:space="preserve"> </w:t>
      </w:r>
      <w:r w:rsidR="00B0121F">
        <w:rPr>
          <w:rStyle w:val="apple-converted-space"/>
          <w:rFonts w:ascii="Helvetica" w:hAnsi="Helvetica"/>
          <w:color w:val="000000"/>
          <w:sz w:val="22"/>
          <w:szCs w:val="22"/>
          <w:shd w:val="clear" w:color="auto" w:fill="FFFFFF"/>
          <w:lang w:val="en-US"/>
        </w:rPr>
        <w:t xml:space="preserve">in </w:t>
      </w:r>
      <w:r w:rsidR="00A203D9">
        <w:rPr>
          <w:rFonts w:ascii="Helvetica" w:hAnsi="Helvetica"/>
          <w:color w:val="000000"/>
          <w:sz w:val="22"/>
          <w:szCs w:val="22"/>
          <w:shd w:val="clear" w:color="auto" w:fill="FFFFFF"/>
          <w:lang w:val="en-US"/>
        </w:rPr>
        <w:t>Methods/Assumptions</w:t>
      </w:r>
      <w:ins w:id="902" w:author="ivan4995@gmail.com" w:date="2026-05-05T17:22:00Z">
        <w:r w:rsidR="00E01A67">
          <w:rPr>
            <w:rFonts w:ascii="Helvetica" w:hAnsi="Helvetica"/>
            <w:color w:val="000000"/>
            <w:sz w:val="22"/>
            <w:szCs w:val="22"/>
            <w:shd w:val="clear" w:color="auto" w:fill="FFFFFF"/>
            <w:lang w:val="en-US"/>
          </w:rPr>
          <w:t xml:space="preserve"> and approximations</w:t>
        </w:r>
      </w:ins>
      <w:r w:rsidR="00A203D9">
        <w:rPr>
          <w:rFonts w:ascii="Helvetica" w:hAnsi="Helvetica"/>
          <w:color w:val="000000"/>
          <w:sz w:val="22"/>
          <w:szCs w:val="22"/>
          <w:shd w:val="clear" w:color="auto" w:fill="FFFFFF"/>
          <w:lang w:val="en-US"/>
        </w:rPr>
        <w:t>:</w:t>
      </w:r>
    </w:p>
    <w:p w14:paraId="47865606" w14:textId="77777777" w:rsidR="00106904" w:rsidRDefault="00106904">
      <w:pPr>
        <w:rPr>
          <w:rStyle w:val="apple-converted-space"/>
          <w:rFonts w:ascii="Helvetica" w:hAnsi="Helvetica"/>
          <w:color w:val="000000"/>
          <w:sz w:val="22"/>
          <w:szCs w:val="22"/>
          <w:shd w:val="clear" w:color="auto" w:fill="FFFFFF"/>
        </w:rPr>
      </w:pPr>
    </w:p>
    <w:p w14:paraId="7D8618F7" w14:textId="08090AE7" w:rsidR="00A203D9" w:rsidRPr="00940AFE"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40AFE">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40AFE">
        <w:rPr>
          <w:rFonts w:ascii="Times New Roman" w:eastAsia="Times New Roman" w:hAnsi="Times New Roman" w:cs="Times New Roman"/>
          <w:color w:val="000000"/>
          <w:sz w:val="20"/>
          <w:szCs w:val="20"/>
          <w:lang w:val="en"/>
        </w:rPr>
        <w:t xml:space="preserve"> and </w:t>
      </w:r>
      <w:r w:rsidRPr="00940AFE">
        <w:rPr>
          <w:rFonts w:ascii="Times New Roman" w:eastAsia="Times New Roman" w:hAnsi="Times New Roman" w:cs="Times New Roman"/>
          <w:color w:val="000000"/>
          <w:sz w:val="20"/>
          <w:szCs w:val="20"/>
        </w:rPr>
        <w:t>on</w:t>
      </w:r>
      <w:r w:rsidRPr="00940AFE">
        <w:rPr>
          <w:rFonts w:ascii="Times New Roman" w:eastAsia="Times New Roman" w:hAnsi="Times New Roman" w:cs="Times New Roman"/>
          <w:color w:val="000000"/>
          <w:sz w:val="20"/>
          <w:szCs w:val="20"/>
          <w:lang w:val="en"/>
        </w:rPr>
        <w:t xml:space="preserve"> time</w:t>
      </w:r>
      <w:r w:rsidRPr="00940AFE">
        <w:rPr>
          <w:rFonts w:ascii="Times New Roman" w:eastAsia="Times New Roman" w:hAnsi="Times New Roman" w:cs="Times New Roman"/>
          <w:color w:val="000000"/>
          <w:sz w:val="20"/>
          <w:szCs w:val="20"/>
        </w:rPr>
        <w:t xml:space="preserve"> scales</w:t>
      </w:r>
      <w:r w:rsidRPr="00940AFE">
        <w:rPr>
          <w:rFonts w:ascii="Times New Roman" w:eastAsia="Times New Roman" w:hAnsi="Times New Roman" w:cs="Times New Roman"/>
          <w:color w:val="000000"/>
          <w:sz w:val="20"/>
          <w:szCs w:val="20"/>
          <w:lang w:val="en"/>
        </w:rPr>
        <w:t xml:space="preserve"> l</w:t>
      </w:r>
      <w:r w:rsidRPr="00940AFE">
        <w:rPr>
          <w:rFonts w:ascii="Times New Roman" w:eastAsia="Times New Roman" w:hAnsi="Times New Roman" w:cs="Times New Roman"/>
          <w:color w:val="000000"/>
          <w:sz w:val="20"/>
          <w:szCs w:val="20"/>
        </w:rPr>
        <w:t>onger</w:t>
      </w:r>
      <w:r w:rsidRPr="00940AFE">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40AFE">
        <w:rPr>
          <w:rFonts w:ascii="Times New Roman" w:hAnsi="Times New Roman" w:cs="Times New Roman"/>
          <w:color w:val="000000"/>
          <w:sz w:val="20"/>
          <w:szCs w:val="20"/>
          <w:shd w:val="clear" w:color="auto" w:fill="FFFFFF"/>
          <w:lang w:val="en-US"/>
        </w:rPr>
        <w:t>.</w:t>
      </w:r>
      <w:r w:rsidR="00A203D9" w:rsidRPr="00940AFE">
        <w:rPr>
          <w:rFonts w:ascii="Times New Roman" w:hAnsi="Times New Roman" w:cs="Times New Roman"/>
          <w:color w:val="000000"/>
          <w:sz w:val="20"/>
          <w:szCs w:val="20"/>
          <w:shd w:val="clear" w:color="auto" w:fill="FFFFFF"/>
          <w:lang w:val="en-US"/>
        </w:rPr>
        <w:t xml:space="preserve"> </w:t>
      </w:r>
    </w:p>
    <w:p w14:paraId="5D2524B6" w14:textId="77777777" w:rsidR="00A203D9" w:rsidRDefault="00A203D9">
      <w:pPr>
        <w:rPr>
          <w:rFonts w:ascii="Helvetica" w:hAnsi="Helvetica"/>
          <w:color w:val="000000"/>
          <w:sz w:val="20"/>
          <w:szCs w:val="20"/>
          <w:shd w:val="clear" w:color="auto" w:fill="FFFFFF"/>
          <w:lang w:val="en-US"/>
        </w:rPr>
      </w:pPr>
    </w:p>
    <w:p w14:paraId="70C32FB3" w14:textId="1C78B0D9" w:rsidR="00325179" w:rsidRDefault="00133529">
      <w:pPr>
        <w:rPr>
          <w:rFonts w:ascii="Helvetica" w:hAnsi="Helvetica"/>
          <w:b/>
          <w:color w:val="000000"/>
          <w:sz w:val="22"/>
          <w:szCs w:val="22"/>
          <w:shd w:val="clear" w:color="auto" w:fill="FFFFFF"/>
          <w:lang w:val="en-US"/>
        </w:rPr>
      </w:pPr>
      <w:r w:rsidRPr="00325179">
        <w:rPr>
          <w:rFonts w:ascii="Helvetica" w:hAnsi="Helvetica"/>
          <w:b/>
          <w:color w:val="000000"/>
          <w:sz w:val="22"/>
          <w:szCs w:val="22"/>
          <w:shd w:val="clear" w:color="auto" w:fill="FFFFFF"/>
        </w:rPr>
        <w:t>2. Does the analysis of the SARS-CoV-2 control (in any way) for violations of the method's assumptions (e.g., hyper-mutable or recombinagenic parts of the genome)? It appears not</w:t>
      </w:r>
      <w:r w:rsidR="00A010EE" w:rsidRPr="00325179">
        <w:rPr>
          <w:rFonts w:ascii="Helvetica" w:hAnsi="Helvetica"/>
          <w:b/>
          <w:color w:val="000000"/>
          <w:sz w:val="22"/>
          <w:szCs w:val="22"/>
          <w:shd w:val="clear" w:color="auto" w:fill="FFFFFF"/>
        </w:rPr>
        <w:t>…</w:t>
      </w:r>
      <w:r w:rsidRPr="00325179">
        <w:rPr>
          <w:rFonts w:ascii="Helvetica" w:hAnsi="Helvetica"/>
          <w:b/>
          <w:color w:val="000000"/>
          <w:sz w:val="22"/>
          <w:szCs w:val="22"/>
          <w:shd w:val="clear" w:color="auto" w:fill="FFFFFF"/>
        </w:rPr>
        <w:t xml:space="preserve"> </w:t>
      </w:r>
      <w:r w:rsidR="00325179">
        <w:rPr>
          <w:rFonts w:ascii="Helvetica" w:hAnsi="Helvetica"/>
          <w:b/>
          <w:color w:val="000000"/>
          <w:sz w:val="22"/>
          <w:szCs w:val="22"/>
          <w:shd w:val="clear" w:color="auto" w:fill="FFFFFF"/>
          <w:lang w:val="en-US"/>
        </w:rPr>
        <w:t xml:space="preserve"> </w:t>
      </w:r>
    </w:p>
    <w:p w14:paraId="5E9C3A32" w14:textId="34848C42" w:rsidR="00325179" w:rsidRPr="00A203D9" w:rsidRDefault="00A010EE">
      <w:pPr>
        <w:rPr>
          <w:rFonts w:ascii="Helvetica" w:hAnsi="Helvetica"/>
          <w:b/>
          <w:color w:val="000000"/>
          <w:sz w:val="22"/>
          <w:szCs w:val="22"/>
          <w:shd w:val="clear" w:color="auto" w:fill="FFFFFF"/>
        </w:rPr>
      </w:pPr>
      <w:r w:rsidRPr="00325179">
        <w:rPr>
          <w:rFonts w:ascii="Helvetica" w:hAnsi="Helvetica"/>
          <w:b/>
          <w:color w:val="000000"/>
          <w:sz w:val="22"/>
          <w:szCs w:val="22"/>
          <w:shd w:val="clear" w:color="auto" w:fill="FFFFFF"/>
          <w:lang w:val="en-US"/>
        </w:rPr>
        <w:t>…</w:t>
      </w:r>
      <w:r w:rsidR="00133529" w:rsidRPr="00325179">
        <w:rPr>
          <w:rFonts w:ascii="Helvetica" w:hAnsi="Helvetica"/>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5EC839D5" w14:textId="77777777" w:rsidR="00325179" w:rsidDel="00A3243B" w:rsidRDefault="00325179">
      <w:pPr>
        <w:rPr>
          <w:del w:id="903" w:author="Microsoft Office User" w:date="2026-05-06T04:49:00Z" w16du:dateUtc="2026-05-06T01:49:00Z"/>
          <w:rFonts w:ascii="Helvetica" w:hAnsi="Helvetica"/>
          <w:color w:val="000000"/>
          <w:sz w:val="22"/>
          <w:szCs w:val="22"/>
          <w:shd w:val="clear" w:color="auto" w:fill="FFFFFF"/>
          <w:lang w:val="en-US"/>
        </w:rPr>
      </w:pPr>
    </w:p>
    <w:p w14:paraId="68C78D5F" w14:textId="35AF2677" w:rsidR="00A5090F" w:rsidDel="00A3243B" w:rsidRDefault="00AB7219">
      <w:pPr>
        <w:rPr>
          <w:del w:id="904" w:author="Microsoft Office User" w:date="2026-05-06T04:49:00Z" w16du:dateUtc="2026-05-06T01:49:00Z"/>
          <w:rFonts w:ascii="Helvetica" w:hAnsi="Helvetica" w:cstheme="minorHAnsi"/>
          <w:color w:val="000000"/>
          <w:sz w:val="22"/>
          <w:szCs w:val="22"/>
          <w:shd w:val="clear" w:color="auto" w:fill="FFFFFF"/>
          <w:lang w:val="en-US"/>
        </w:rPr>
      </w:pPr>
      <w:del w:id="905" w:author="Microsoft Office User" w:date="2026-05-06T04:44:00Z" w16du:dateUtc="2026-05-06T01:44:00Z">
        <w:r w:rsidDel="00915908">
          <w:rPr>
            <w:rFonts w:ascii="Helvetica" w:hAnsi="Helvetica" w:cstheme="minorHAnsi"/>
            <w:color w:val="000000"/>
            <w:sz w:val="22"/>
            <w:szCs w:val="22"/>
            <w:shd w:val="clear" w:color="auto" w:fill="FFFFFF"/>
            <w:lang w:val="en-US"/>
          </w:rPr>
          <w:delText>S</w:delText>
        </w:r>
        <w:r w:rsidRPr="00AB7219" w:rsidDel="00915908">
          <w:rPr>
            <w:rFonts w:ascii="Helvetica" w:hAnsi="Helvetica" w:cstheme="minorHAnsi"/>
            <w:color w:val="000000"/>
            <w:sz w:val="22"/>
            <w:szCs w:val="22"/>
            <w:shd w:val="clear" w:color="auto" w:fill="FFFFFF"/>
            <w:lang w:val="en-US"/>
          </w:rPr>
          <w:delText>uch behavior is typical for</w:delText>
        </w:r>
      </w:del>
      <w:del w:id="906" w:author="Microsoft Office User" w:date="2026-05-06T04:48:00Z" w16du:dateUtc="2026-05-06T01:48:00Z">
        <w:r w:rsidRPr="00AB7219" w:rsidDel="00A3243B">
          <w:rPr>
            <w:rFonts w:ascii="Helvetica" w:hAnsi="Helvetica" w:cstheme="minorHAnsi"/>
            <w:color w:val="000000"/>
            <w:sz w:val="22"/>
            <w:szCs w:val="22"/>
            <w:shd w:val="clear" w:color="auto" w:fill="FFFFFF"/>
            <w:lang w:val="en-US"/>
          </w:rPr>
          <w:delText xml:space="preserve"> RNA viruses, </w:delText>
        </w:r>
      </w:del>
      <w:del w:id="907" w:author="Microsoft Office User" w:date="2026-05-06T04:44:00Z" w16du:dateUtc="2026-05-06T01:44:00Z">
        <w:r w:rsidRPr="00AB7219" w:rsidDel="00915908">
          <w:rPr>
            <w:rFonts w:ascii="Helvetica" w:hAnsi="Helvetica" w:cstheme="minorHAnsi"/>
            <w:color w:val="000000"/>
            <w:sz w:val="22"/>
            <w:szCs w:val="22"/>
            <w:shd w:val="clear" w:color="auto" w:fill="FFFFFF"/>
            <w:lang w:val="en-US"/>
          </w:rPr>
          <w:delText xml:space="preserve">where </w:delText>
        </w:r>
      </w:del>
      <w:del w:id="908" w:author="Microsoft Office User" w:date="2026-05-06T04:48:00Z" w16du:dateUtc="2026-05-06T01:48:00Z">
        <w:r w:rsidRPr="00AB7219" w:rsidDel="00A3243B">
          <w:rPr>
            <w:rFonts w:ascii="Helvetica" w:hAnsi="Helvetica" w:cstheme="minorHAnsi"/>
            <w:color w:val="000000"/>
            <w:sz w:val="22"/>
            <w:szCs w:val="22"/>
            <w:shd w:val="clear" w:color="auto" w:fill="FFFFFF"/>
            <w:lang w:val="en-US"/>
          </w:rPr>
          <w:delText>mutation</w:delText>
        </w:r>
      </w:del>
      <w:del w:id="909" w:author="Microsoft Office User" w:date="2026-05-06T04:49:00Z" w16du:dateUtc="2026-05-06T01:49:00Z">
        <w:r w:rsidRPr="00AB7219" w:rsidDel="00A3243B">
          <w:rPr>
            <w:rFonts w:ascii="Helvetica" w:hAnsi="Helvetica" w:cstheme="minorHAnsi"/>
            <w:color w:val="000000"/>
            <w:sz w:val="22"/>
            <w:szCs w:val="22"/>
            <w:shd w:val="clear" w:color="auto" w:fill="FFFFFF"/>
            <w:lang w:val="en-US"/>
          </w:rPr>
          <w:delText xml:space="preserve"> rate varies in the range </w:delText>
        </w:r>
      </w:del>
      <m:oMath>
        <m:sSup>
          <m:sSupPr>
            <m:ctrlPr>
              <w:del w:id="910" w:author="Microsoft Office User" w:date="2026-05-06T04:49:00Z" w16du:dateUtc="2026-05-06T01:49:00Z">
                <w:rPr>
                  <w:rFonts w:ascii="Cambria Math" w:hAnsi="Cambria Math" w:cstheme="minorHAnsi"/>
                  <w:i/>
                  <w:color w:val="000000"/>
                  <w:sz w:val="22"/>
                  <w:szCs w:val="22"/>
                  <w:shd w:val="clear" w:color="auto" w:fill="FFFFFF"/>
                  <w:lang w:val="en-US"/>
                </w:rPr>
              </w:del>
            </m:ctrlPr>
          </m:sSupPr>
          <m:e>
            <m:r>
              <w:del w:id="911" w:author="Microsoft Office User" w:date="2026-05-06T04:49:00Z" w16du:dateUtc="2026-05-06T01:49:00Z">
                <w:rPr>
                  <w:rFonts w:ascii="Cambria Math" w:hAnsi="Cambria Math" w:cstheme="minorHAnsi"/>
                  <w:color w:val="000000"/>
                  <w:sz w:val="22"/>
                  <w:szCs w:val="22"/>
                  <w:shd w:val="clear" w:color="auto" w:fill="FFFFFF"/>
                  <w:lang w:val="en-US"/>
                </w:rPr>
                <m:t>10</m:t>
              </w:del>
            </m:r>
          </m:e>
          <m:sup>
            <m:r>
              <w:del w:id="912" w:author="Microsoft Office User" w:date="2026-05-06T04:49:00Z" w16du:dateUtc="2026-05-06T01:49:00Z">
                <w:rPr>
                  <w:rFonts w:ascii="Cambria Math" w:hAnsi="Cambria Math" w:cstheme="minorHAnsi"/>
                  <w:color w:val="000000"/>
                  <w:sz w:val="22"/>
                  <w:szCs w:val="22"/>
                  <w:shd w:val="clear" w:color="auto" w:fill="FFFFFF"/>
                  <w:lang w:val="en-US"/>
                </w:rPr>
                <m:t>-6</m:t>
              </w:del>
            </m:r>
          </m:sup>
        </m:sSup>
        <m:r>
          <w:del w:id="913" w:author="Microsoft Office User" w:date="2026-05-06T04:49:00Z" w16du:dateUtc="2026-05-06T01:49:00Z">
            <w:rPr>
              <w:rFonts w:ascii="Cambria Math" w:hAnsi="Cambria Math" w:cstheme="minorHAnsi"/>
              <w:color w:val="000000"/>
              <w:sz w:val="22"/>
              <w:szCs w:val="22"/>
              <w:shd w:val="clear" w:color="auto" w:fill="FFFFFF"/>
              <w:lang w:val="en-US"/>
            </w:rPr>
            <m:t>-</m:t>
          </w:del>
        </m:r>
        <m:sSup>
          <m:sSupPr>
            <m:ctrlPr>
              <w:del w:id="914" w:author="Microsoft Office User" w:date="2026-05-06T04:49:00Z" w16du:dateUtc="2026-05-06T01:49:00Z">
                <w:rPr>
                  <w:rFonts w:ascii="Cambria Math" w:hAnsi="Cambria Math" w:cstheme="minorHAnsi"/>
                  <w:i/>
                  <w:color w:val="000000"/>
                  <w:sz w:val="22"/>
                  <w:szCs w:val="22"/>
                  <w:shd w:val="clear" w:color="auto" w:fill="FFFFFF"/>
                  <w:lang w:val="en-US"/>
                </w:rPr>
              </w:del>
            </m:ctrlPr>
          </m:sSupPr>
          <m:e>
            <m:r>
              <w:del w:id="915" w:author="Microsoft Office User" w:date="2026-05-06T04:49:00Z" w16du:dateUtc="2026-05-06T01:49:00Z">
                <w:rPr>
                  <w:rFonts w:ascii="Cambria Math" w:hAnsi="Cambria Math" w:cstheme="minorHAnsi"/>
                  <w:color w:val="000000"/>
                  <w:sz w:val="22"/>
                  <w:szCs w:val="22"/>
                  <w:shd w:val="clear" w:color="auto" w:fill="FFFFFF"/>
                  <w:lang w:val="en-US"/>
                </w:rPr>
                <m:t>10</m:t>
              </w:del>
            </m:r>
          </m:e>
          <m:sup>
            <m:r>
              <w:del w:id="916" w:author="Microsoft Office User" w:date="2026-05-06T04:49:00Z" w16du:dateUtc="2026-05-06T01:49:00Z">
                <w:rPr>
                  <w:rFonts w:ascii="Cambria Math" w:hAnsi="Cambria Math" w:cstheme="minorHAnsi"/>
                  <w:color w:val="000000"/>
                  <w:sz w:val="22"/>
                  <w:szCs w:val="22"/>
                  <w:shd w:val="clear" w:color="auto" w:fill="FFFFFF"/>
                  <w:lang w:val="en-US"/>
                </w:rPr>
                <m:t>-4</m:t>
              </w:del>
            </m:r>
          </m:sup>
        </m:sSup>
      </m:oMath>
      <w:del w:id="917" w:author="Microsoft Office User" w:date="2026-05-05T19:03:00Z" w16du:dateUtc="2026-05-05T16:03:00Z">
        <w:r w:rsidRPr="00AB7219" w:rsidDel="00927DA9">
          <w:rPr>
            <w:rFonts w:ascii="Helvetica" w:hAnsi="Helvetica" w:cstheme="minorHAnsi"/>
            <w:color w:val="000000"/>
            <w:sz w:val="22"/>
            <w:szCs w:val="22"/>
            <w:shd w:val="clear" w:color="auto" w:fill="FFFFFF"/>
            <w:lang w:val="en-US"/>
          </w:rPr>
          <w:delText>, between nucleotides</w:delText>
        </w:r>
      </w:del>
      <w:del w:id="918"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 Howeve</w:delText>
        </w:r>
      </w:del>
      <w:del w:id="919"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r</w:delText>
        </w:r>
      </w:del>
      <w:del w:id="920"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w:delText>
        </w:r>
      </w:del>
      <w:del w:id="921"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 xml:space="preserve"> it</w:delText>
        </w:r>
      </w:del>
      <w:del w:id="922"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 xml:space="preserve"> </w:delText>
        </w:r>
      </w:del>
      <w:del w:id="923" w:author="Microsoft Office User" w:date="2026-05-06T04:48:00Z" w16du:dateUtc="2026-05-06T01:48:00Z">
        <w:r w:rsidR="00A5090F" w:rsidDel="00A3243B">
          <w:rPr>
            <w:rFonts w:ascii="Helvetica" w:hAnsi="Helvetica" w:cstheme="minorHAnsi"/>
            <w:color w:val="000000"/>
            <w:sz w:val="22"/>
            <w:szCs w:val="22"/>
            <w:shd w:val="clear" w:color="auto" w:fill="FFFFFF"/>
            <w:lang w:val="en-US"/>
          </w:rPr>
          <w:delText>does not</w:delText>
        </w:r>
      </w:del>
      <w:del w:id="924"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 xml:space="preserve"> </w:delText>
        </w:r>
      </w:del>
      <w:del w:id="925" w:author="Microsoft Office User" w:date="2026-05-05T19:04:00Z" w16du:dateUtc="2026-05-05T16:04:00Z">
        <w:r w:rsidR="00A5090F" w:rsidDel="00927DA9">
          <w:rPr>
            <w:rFonts w:ascii="Helvetica" w:hAnsi="Helvetica" w:cstheme="minorHAnsi"/>
            <w:color w:val="000000"/>
            <w:sz w:val="22"/>
            <w:szCs w:val="22"/>
            <w:shd w:val="clear" w:color="auto" w:fill="FFFFFF"/>
            <w:lang w:val="en-US"/>
          </w:rPr>
          <w:delText>matter much for the study.</w:delText>
        </w:r>
      </w:del>
      <w:del w:id="926"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 xml:space="preserve"> </w:delText>
        </w:r>
      </w:del>
    </w:p>
    <w:p w14:paraId="44F05660" w14:textId="77777777" w:rsidR="00A5090F" w:rsidRDefault="00A5090F">
      <w:pPr>
        <w:rPr>
          <w:rFonts w:ascii="Helvetica" w:hAnsi="Helvetica" w:cstheme="minorHAnsi"/>
          <w:color w:val="000000"/>
          <w:sz w:val="22"/>
          <w:szCs w:val="22"/>
          <w:shd w:val="clear" w:color="auto" w:fill="FFFFFF"/>
          <w:lang w:val="en-US"/>
        </w:rPr>
      </w:pPr>
    </w:p>
    <w:p w14:paraId="47E1E354" w14:textId="65136FDB" w:rsidR="00A010EE" w:rsidRPr="00A5090F" w:rsidRDefault="00A5090F">
      <w:pPr>
        <w:rPr>
          <w:rFonts w:ascii="Helvetica" w:hAnsi="Helvetica" w:cs="Times New Roman"/>
          <w:color w:val="000000"/>
          <w:sz w:val="18"/>
          <w:szCs w:val="18"/>
          <w:shd w:val="clear" w:color="auto" w:fill="FFFFFF"/>
          <w:lang w:val="en-US"/>
        </w:rPr>
      </w:pPr>
      <w:r>
        <w:rPr>
          <w:rFonts w:ascii="Helvetica" w:hAnsi="Helvetica" w:cstheme="minorHAnsi"/>
          <w:color w:val="000000"/>
          <w:sz w:val="22"/>
          <w:szCs w:val="22"/>
          <w:shd w:val="clear" w:color="auto" w:fill="FFFFFF"/>
          <w:lang w:val="en-US"/>
        </w:rPr>
        <w:t>Explained</w:t>
      </w:r>
      <w:r w:rsidR="0021438F">
        <w:rPr>
          <w:rFonts w:ascii="Helvetica" w:hAnsi="Helvetica"/>
          <w:color w:val="000000"/>
          <w:sz w:val="22"/>
          <w:szCs w:val="22"/>
          <w:shd w:val="clear" w:color="auto" w:fill="FFFFFF"/>
          <w:lang w:val="en-US"/>
        </w:rPr>
        <w:t xml:space="preserve"> in</w:t>
      </w:r>
      <w:r w:rsidR="00A010EE">
        <w:rPr>
          <w:rFonts w:ascii="Helvetica" w:hAnsi="Helvetica"/>
          <w:color w:val="000000"/>
          <w:sz w:val="22"/>
          <w:szCs w:val="22"/>
          <w:shd w:val="clear" w:color="auto" w:fill="FFFFFF"/>
          <w:lang w:val="en-US"/>
        </w:rPr>
        <w:t xml:space="preserve"> Methods/Assumptions</w:t>
      </w:r>
      <w:ins w:id="927" w:author="Microsoft Office User" w:date="2026-05-05T19:04:00Z" w16du:dateUtc="2026-05-05T16:04:00Z">
        <w:r w:rsidR="00927DA9">
          <w:rPr>
            <w:rFonts w:ascii="Helvetica" w:hAnsi="Helvetica"/>
            <w:color w:val="000000"/>
            <w:sz w:val="22"/>
            <w:szCs w:val="22"/>
            <w:shd w:val="clear" w:color="auto" w:fill="FFFFFF"/>
            <w:lang w:val="en-US"/>
          </w:rPr>
          <w:t xml:space="preserve"> (Line **)</w:t>
        </w:r>
      </w:ins>
      <w:r w:rsidR="00A010EE">
        <w:rPr>
          <w:rFonts w:ascii="Helvetica" w:hAnsi="Helvetica"/>
          <w:color w:val="000000"/>
          <w:sz w:val="22"/>
          <w:szCs w:val="22"/>
          <w:shd w:val="clear" w:color="auto" w:fill="FFFFFF"/>
          <w:lang w:val="en-US"/>
        </w:rPr>
        <w:t>:</w:t>
      </w:r>
    </w:p>
    <w:p w14:paraId="5A916FE9" w14:textId="0A0C7CCE" w:rsidR="00A010EE" w:rsidRDefault="00A010EE">
      <w:pPr>
        <w:rPr>
          <w:rFonts w:ascii="Helvetica" w:hAnsi="Helvetica"/>
          <w:color w:val="000000"/>
          <w:sz w:val="22"/>
          <w:szCs w:val="22"/>
          <w:shd w:val="clear" w:color="auto" w:fill="FFFFFF"/>
        </w:rPr>
      </w:pPr>
    </w:p>
    <w:p w14:paraId="58B5D90C" w14:textId="77777777" w:rsidR="00341C65" w:rsidRPr="00341C65" w:rsidRDefault="00341C65">
      <w:pPr>
        <w:pBdr>
          <w:top w:val="nil"/>
          <w:left w:val="nil"/>
          <w:bottom w:val="nil"/>
          <w:right w:val="nil"/>
          <w:between w:val="nil"/>
        </w:pBdr>
        <w:ind w:firstLine="709"/>
        <w:jc w:val="both"/>
        <w:rPr>
          <w:ins w:id="928" w:author="ivan4995@gmail.com" w:date="2026-05-05T17:24:00Z"/>
          <w:rFonts w:ascii="Times New Roman" w:eastAsia="Times New Roman" w:hAnsi="Times New Roman" w:cs="Times New Roman"/>
          <w:color w:val="000000"/>
          <w:sz w:val="20"/>
          <w:szCs w:val="20"/>
          <w:lang w:val="en-US"/>
          <w:rPrChange w:id="929" w:author="ivan4995@gmail.com" w:date="2026-05-05T17:24:00Z">
            <w:rPr>
              <w:ins w:id="930" w:author="ivan4995@gmail.com" w:date="2026-05-05T17:24:00Z"/>
              <w:rFonts w:ascii="Times New Roman" w:eastAsia="Times New Roman" w:hAnsi="Times New Roman" w:cs="Times New Roman"/>
              <w:color w:val="000000"/>
              <w:lang w:val="en-US"/>
            </w:rPr>
          </w:rPrChange>
        </w:rPr>
        <w:pPrChange w:id="931" w:author="ivan4995@gmail.com" w:date="2026-05-05T17:24:00Z">
          <w:pPr>
            <w:pBdr>
              <w:top w:val="nil"/>
              <w:left w:val="nil"/>
              <w:bottom w:val="nil"/>
              <w:right w:val="nil"/>
              <w:between w:val="nil"/>
            </w:pBdr>
            <w:spacing w:line="360" w:lineRule="auto"/>
            <w:ind w:firstLine="709"/>
            <w:jc w:val="both"/>
          </w:pPr>
        </w:pPrChange>
      </w:pPr>
      <w:ins w:id="932" w:author="ivan4995@gmail.com" w:date="2026-05-05T17:24:00Z">
        <w:r w:rsidRPr="00341C65">
          <w:rPr>
            <w:rFonts w:ascii="Times New Roman" w:eastAsia="Times New Roman" w:hAnsi="Times New Roman" w:cs="Times New Roman"/>
            <w:color w:val="000000"/>
            <w:sz w:val="20"/>
            <w:szCs w:val="20"/>
            <w:lang w:val="en-US"/>
            <w:rPrChange w:id="933" w:author="ivan4995@gmail.com" w:date="2026-05-05T17:24:00Z">
              <w:rPr>
                <w:rFonts w:ascii="Times New Roman" w:eastAsia="Times New Roman" w:hAnsi="Times New Roman" w:cs="Times New Roman"/>
                <w:color w:val="000000"/>
                <w:lang w:val="en-US"/>
              </w:rPr>
            </w:rPrChange>
          </w:rPr>
          <w:t xml:space="preserve">Next, the fluctuations of mutation rate along the genome, which are typically strong for RNA viruses, do not matter much in the multi-site evolution regime, where the mutation rate enters all the observables in the argument of a large logarithm </w:t>
        </w:r>
        <w:r w:rsidRPr="00341C65">
          <w:rPr>
            <w:rFonts w:ascii="Times New Roman" w:eastAsia="Times New Roman" w:hAnsi="Times New Roman" w:cs="Times New Roman"/>
            <w:color w:val="000000"/>
            <w:sz w:val="20"/>
            <w:szCs w:val="20"/>
            <w:lang w:val="en-US"/>
            <w:rPrChange w:id="934" w:author="ivan4995@gmail.com" w:date="2026-05-05T17:24:00Z">
              <w:rPr>
                <w:rFonts w:ascii="Times New Roman" w:eastAsia="Times New Roman" w:hAnsi="Times New Roman" w:cs="Times New Roman"/>
                <w:color w:val="000000"/>
                <w:lang w:val="en-US"/>
              </w:rPr>
            </w:rPrChange>
          </w:rPr>
          <w:fldChar w:fldCharType="begin"/>
        </w:r>
        <w:r w:rsidRPr="00341C65">
          <w:rPr>
            <w:rFonts w:ascii="Times New Roman" w:eastAsia="Times New Roman" w:hAnsi="Times New Roman" w:cs="Times New Roman"/>
            <w:color w:val="000000"/>
            <w:sz w:val="20"/>
            <w:szCs w:val="20"/>
            <w:lang w:val="en-US"/>
            <w:rPrChange w:id="935" w:author="ivan4995@gmail.com" w:date="2026-05-05T17:24:00Z">
              <w:rPr>
                <w:rFonts w:ascii="Times New Roman" w:eastAsia="Times New Roman" w:hAnsi="Times New Roman" w:cs="Times New Roman"/>
                <w:color w:val="000000"/>
                <w:lang w:val="en-US"/>
              </w:rPr>
            </w:rPrChange>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341C65">
          <w:rPr>
            <w:rFonts w:ascii="Times New Roman" w:eastAsia="Times New Roman" w:hAnsi="Times New Roman" w:cs="Times New Roman"/>
            <w:color w:val="000000"/>
            <w:sz w:val="20"/>
            <w:szCs w:val="20"/>
            <w:lang w:val="en-US"/>
            <w:rPrChange w:id="936"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937" w:author="ivan4995@gmail.com" w:date="2026-05-05T17:24:00Z">
              <w:rPr>
                <w:rFonts w:ascii="Times New Roman" w:eastAsia="Times New Roman" w:hAnsi="Times New Roman" w:cs="Times New Roman"/>
                <w:noProof/>
                <w:color w:val="000000"/>
                <w:lang w:val="en-US"/>
              </w:rPr>
            </w:rPrChange>
          </w:rPr>
          <w:t>[53]</w:t>
        </w:r>
        <w:r w:rsidRPr="00341C65">
          <w:rPr>
            <w:rFonts w:ascii="Times New Roman" w:eastAsia="Times New Roman" w:hAnsi="Times New Roman" w:cs="Times New Roman"/>
            <w:color w:val="000000"/>
            <w:sz w:val="20"/>
            <w:szCs w:val="20"/>
            <w:lang w:val="en-US"/>
            <w:rPrChange w:id="938"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939" w:author="ivan4995@gmail.com" w:date="2026-05-05T17:24:00Z">
              <w:rPr>
                <w:rFonts w:ascii="Times New Roman" w:eastAsia="Times New Roman" w:hAnsi="Times New Roman" w:cs="Times New Roman"/>
                <w:color w:val="000000"/>
                <w:lang w:val="en-US"/>
              </w:rPr>
            </w:rPrChange>
          </w:rPr>
          <w:t xml:space="preserve">. </w:t>
        </w:r>
      </w:ins>
    </w:p>
    <w:p w14:paraId="535496EC" w14:textId="77777777" w:rsidR="00341C65" w:rsidRPr="00341C65" w:rsidRDefault="00341C65">
      <w:pPr>
        <w:pBdr>
          <w:top w:val="nil"/>
          <w:left w:val="nil"/>
          <w:bottom w:val="nil"/>
          <w:right w:val="nil"/>
          <w:between w:val="nil"/>
        </w:pBdr>
        <w:ind w:firstLine="709"/>
        <w:jc w:val="both"/>
        <w:rPr>
          <w:ins w:id="940" w:author="ivan4995@gmail.com" w:date="2026-05-05T17:24:00Z"/>
          <w:rFonts w:ascii="Times New Roman" w:hAnsi="Times New Roman" w:cs="Times New Roman"/>
          <w:color w:val="000000"/>
          <w:sz w:val="20"/>
          <w:szCs w:val="20"/>
          <w:lang w:val="en-US"/>
        </w:rPr>
        <w:pPrChange w:id="941" w:author="ivan4995@gmail.com" w:date="2026-05-05T17:24:00Z">
          <w:pPr>
            <w:pBdr>
              <w:top w:val="nil"/>
              <w:left w:val="nil"/>
              <w:bottom w:val="nil"/>
              <w:right w:val="nil"/>
              <w:between w:val="nil"/>
            </w:pBdr>
            <w:spacing w:line="360" w:lineRule="auto"/>
            <w:ind w:firstLine="709"/>
            <w:jc w:val="both"/>
          </w:pPr>
        </w:pPrChange>
      </w:pPr>
      <w:ins w:id="942" w:author="ivan4995@gmail.com" w:date="2026-05-05T17:24:00Z">
        <w:r w:rsidRPr="00341C65">
          <w:rPr>
            <w:rFonts w:ascii="Times New Roman" w:eastAsia="Times New Roman" w:hAnsi="Times New Roman" w:cs="Times New Roman"/>
            <w:color w:val="000000"/>
            <w:sz w:val="20"/>
            <w:szCs w:val="20"/>
            <w:lang w:val="en-US"/>
            <w:rPrChange w:id="943" w:author="ivan4995@gmail.com" w:date="2026-05-05T17:24: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341C65">
          <w:rPr>
            <w:rFonts w:ascii="Times New Roman" w:eastAsia="Times New Roman" w:hAnsi="Times New Roman" w:cs="Times New Roman"/>
            <w:color w:val="000000"/>
            <w:sz w:val="20"/>
            <w:szCs w:val="20"/>
            <w:lang w:val="en-US"/>
            <w:rPrChange w:id="944"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945"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946"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947" w:author="ivan4995@gmail.com" w:date="2026-05-05T17:24:00Z">
              <w:rPr>
                <w:rFonts w:ascii="Times New Roman" w:eastAsia="Times New Roman" w:hAnsi="Times New Roman" w:cs="Times New Roman"/>
                <w:color w:val="000000"/>
                <w:lang w:val="en-US"/>
              </w:rPr>
            </w:rPrChange>
          </w:rPr>
          <w:instrText xml:space="preserve"> ADDIN EN.CITE.DATA </w:instrText>
        </w:r>
        <w:r w:rsidRPr="00396881">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948" w:author="ivan4995@gmail.com" w:date="2026-05-05T17:24:00Z">
              <w:rPr>
                <w:rFonts w:ascii="Times New Roman" w:eastAsia="Times New Roman" w:hAnsi="Times New Roman" w:cs="Times New Roman"/>
                <w:color w:val="000000"/>
                <w:lang w:val="en-US"/>
              </w:rPr>
            </w:rPrChange>
          </w:rPr>
          <w:fldChar w:fldCharType="end"/>
        </w:r>
        <w:r w:rsidRPr="00396881">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949"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950" w:author="ivan4995@gmail.com" w:date="2026-05-05T17:24:00Z">
              <w:rPr>
                <w:rFonts w:ascii="Times New Roman" w:eastAsia="Times New Roman" w:hAnsi="Times New Roman" w:cs="Times New Roman"/>
                <w:noProof/>
                <w:color w:val="000000"/>
                <w:lang w:val="en-US"/>
              </w:rPr>
            </w:rPrChange>
          </w:rPr>
          <w:t>[69, 72]</w:t>
        </w:r>
        <w:r w:rsidRPr="00341C65">
          <w:rPr>
            <w:rFonts w:ascii="Times New Roman" w:eastAsia="Times New Roman" w:hAnsi="Times New Roman" w:cs="Times New Roman"/>
            <w:color w:val="000000"/>
            <w:sz w:val="20"/>
            <w:szCs w:val="20"/>
            <w:lang w:val="en-US"/>
            <w:rPrChange w:id="951"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952" w:author="ivan4995@gmail.com" w:date="2026-05-05T17:24: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341C65">
          <w:rPr>
            <w:rFonts w:ascii="Times New Roman" w:eastAsia="Times New Roman" w:hAnsi="Times New Roman" w:cs="Times New Roman"/>
            <w:color w:val="000000"/>
            <w:sz w:val="20"/>
            <w:szCs w:val="20"/>
            <w:lang w:val="en-US"/>
            <w:rPrChange w:id="953"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954"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955"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956" w:author="ivan4995@gmail.com" w:date="2026-05-05T17:24:00Z">
              <w:rPr>
                <w:rFonts w:ascii="Times New Roman" w:eastAsia="Times New Roman" w:hAnsi="Times New Roman" w:cs="Times New Roman"/>
                <w:color w:val="000000"/>
                <w:lang w:val="en-US"/>
              </w:rPr>
            </w:rPrChange>
          </w:rPr>
          <w:instrText xml:space="preserve"> ADDIN EN.CITE.DATA </w:instrText>
        </w:r>
        <w:r w:rsidRPr="00396881">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957" w:author="ivan4995@gmail.com" w:date="2026-05-05T17:24:00Z">
              <w:rPr>
                <w:rFonts w:ascii="Times New Roman" w:eastAsia="Times New Roman" w:hAnsi="Times New Roman" w:cs="Times New Roman"/>
                <w:color w:val="000000"/>
                <w:lang w:val="en-US"/>
              </w:rPr>
            </w:rPrChange>
          </w:rPr>
          <w:fldChar w:fldCharType="end"/>
        </w:r>
        <w:r w:rsidRPr="00396881">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958"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959" w:author="ivan4995@gmail.com" w:date="2026-05-05T17:24:00Z">
              <w:rPr>
                <w:rFonts w:ascii="Times New Roman" w:eastAsia="Times New Roman" w:hAnsi="Times New Roman" w:cs="Times New Roman"/>
                <w:noProof/>
                <w:color w:val="000000"/>
                <w:lang w:val="en-US"/>
              </w:rPr>
            </w:rPrChange>
          </w:rPr>
          <w:t>[69, 73]</w:t>
        </w:r>
        <w:r w:rsidRPr="00341C65">
          <w:rPr>
            <w:rFonts w:ascii="Times New Roman" w:eastAsia="Times New Roman" w:hAnsi="Times New Roman" w:cs="Times New Roman"/>
            <w:color w:val="000000"/>
            <w:sz w:val="20"/>
            <w:szCs w:val="20"/>
            <w:lang w:val="en-US"/>
            <w:rPrChange w:id="960"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961" w:author="ivan4995@gmail.com" w:date="2026-05-05T17:24:00Z">
              <w:rPr>
                <w:rFonts w:ascii="Times New Roman" w:eastAsia="Times New Roman" w:hAnsi="Times New Roman" w:cs="Times New Roman"/>
                <w:color w:val="000000"/>
                <w:lang w:val="en-US"/>
              </w:rPr>
            </w:rPrChange>
          </w:rPr>
          <w:t>.</w:t>
        </w:r>
        <w:r w:rsidRPr="00341C65">
          <w:rPr>
            <w:rFonts w:ascii="Times New Roman" w:hAnsi="Times New Roman" w:cs="Times New Roman"/>
            <w:color w:val="000000"/>
            <w:sz w:val="20"/>
            <w:szCs w:val="20"/>
            <w:lang w:val="en-US"/>
          </w:rPr>
          <w:t xml:space="preserve"> </w:t>
        </w:r>
      </w:ins>
    </w:p>
    <w:p w14:paraId="1C1CA07D" w14:textId="26DA6477" w:rsidR="00A010EE" w:rsidRPr="00411D34" w:rsidDel="00341C65" w:rsidRDefault="00411D34" w:rsidP="00AB7219">
      <w:pPr>
        <w:jc w:val="both"/>
        <w:rPr>
          <w:del w:id="962" w:author="ivan4995@gmail.com" w:date="2026-05-05T17:24:00Z"/>
          <w:rFonts w:ascii="Times New Roman" w:hAnsi="Times New Roman" w:cs="Times New Roman"/>
          <w:color w:val="000000"/>
          <w:sz w:val="20"/>
          <w:szCs w:val="20"/>
          <w:shd w:val="clear" w:color="auto" w:fill="FFFFFF"/>
          <w:lang w:val="en-US"/>
        </w:rPr>
      </w:pPr>
      <w:del w:id="963" w:author="ivan4995@gmail.com" w:date="2026-05-05T17:24:00Z">
        <w:r w:rsidRPr="00411D34" w:rsidDel="00341C65">
          <w:rPr>
            <w:rFonts w:ascii="Times New Roman" w:eastAsia="Times New Roman" w:hAnsi="Times New Roman" w:cs="Times New Roman"/>
            <w:color w:val="000000"/>
            <w:sz w:val="20"/>
            <w:szCs w:val="20"/>
            <w:lang w:val="en-US"/>
          </w:rPr>
          <w:delText>Next, the fluctuations of mutation rate along the genome</w:delText>
        </w:r>
        <w:r w:rsidDel="00341C65">
          <w:rPr>
            <w:rFonts w:ascii="Times New Roman" w:eastAsia="Times New Roman" w:hAnsi="Times New Roman" w:cs="Times New Roman"/>
            <w:color w:val="000000"/>
            <w:sz w:val="20"/>
            <w:szCs w:val="20"/>
            <w:lang w:val="en-US"/>
          </w:rPr>
          <w:delText xml:space="preserve">, which are </w:delText>
        </w:r>
        <w:r w:rsidR="00A5090F" w:rsidDel="00341C65">
          <w:rPr>
            <w:rFonts w:ascii="Times New Roman" w:eastAsia="Times New Roman" w:hAnsi="Times New Roman" w:cs="Times New Roman"/>
            <w:color w:val="000000"/>
            <w:sz w:val="20"/>
            <w:szCs w:val="20"/>
            <w:lang w:val="en-US"/>
          </w:rPr>
          <w:delText xml:space="preserve">typically </w:delText>
        </w:r>
        <w:r w:rsidR="00E26319" w:rsidDel="00341C65">
          <w:rPr>
            <w:rFonts w:ascii="Times New Roman" w:eastAsia="Times New Roman" w:hAnsi="Times New Roman" w:cs="Times New Roman"/>
            <w:color w:val="000000"/>
            <w:sz w:val="20"/>
            <w:szCs w:val="20"/>
            <w:lang w:val="en-US"/>
          </w:rPr>
          <w:delText>strong</w:delText>
        </w:r>
        <w:r w:rsidDel="00341C65">
          <w:rPr>
            <w:rFonts w:ascii="Times New Roman" w:eastAsia="Times New Roman" w:hAnsi="Times New Roman" w:cs="Times New Roman"/>
            <w:color w:val="000000"/>
            <w:sz w:val="20"/>
            <w:szCs w:val="20"/>
            <w:lang w:val="en-US"/>
          </w:rPr>
          <w:delText xml:space="preserve"> for RNA viruses,</w:delText>
        </w:r>
        <w:r w:rsidRPr="00411D34" w:rsidDel="00341C65">
          <w:rPr>
            <w:rFonts w:ascii="Times New Roman" w:eastAsia="Times New Roman" w:hAnsi="Times New Roman" w:cs="Times New Roman"/>
            <w:color w:val="000000"/>
            <w:sz w:val="20"/>
            <w:szCs w:val="20"/>
            <w:lang w:val="en-US"/>
          </w:rPr>
          <w:delText xml:space="preserve"> do not matter much in the multi-site evolution regime, where the mutation rate enters all the observables in the argument of a large log {Rouzine, 2020 #193}. Recombination is relatively rare, as it requires coinfection of an individual with two genetically remote variants {Rouzine, 2005 #120; Batorsky, 2011 #118}</w:delText>
        </w:r>
        <w:r w:rsidR="00A203D9" w:rsidRPr="00411D34" w:rsidDel="00341C65">
          <w:rPr>
            <w:rFonts w:ascii="Times New Roman" w:hAnsi="Times New Roman" w:cs="Times New Roman"/>
            <w:color w:val="000000"/>
            <w:sz w:val="20"/>
            <w:szCs w:val="20"/>
            <w:shd w:val="clear" w:color="auto" w:fill="FFFFFF"/>
            <w:lang w:val="en-US"/>
          </w:rPr>
          <w:delText>.</w:delText>
        </w:r>
      </w:del>
    </w:p>
    <w:p w14:paraId="603E9000" w14:textId="77777777" w:rsidR="00A010EE" w:rsidRDefault="00A010EE">
      <w:pPr>
        <w:rPr>
          <w:rFonts w:ascii="Helvetica" w:hAnsi="Helvetica"/>
          <w:color w:val="000000"/>
          <w:sz w:val="22"/>
          <w:szCs w:val="22"/>
          <w:shd w:val="clear" w:color="auto" w:fill="FFFFFF"/>
        </w:rPr>
      </w:pPr>
    </w:p>
    <w:p w14:paraId="35505664" w14:textId="4E52C144" w:rsidR="00BA00B3" w:rsidRDefault="00A010EE" w:rsidP="00A010EE">
      <w:pPr>
        <w:rPr>
          <w:rStyle w:val="apple-converted-space"/>
          <w:rFonts w:ascii="Helvetica" w:hAnsi="Helvetica"/>
          <w:color w:val="000000"/>
          <w:sz w:val="22"/>
          <w:szCs w:val="22"/>
          <w:shd w:val="clear" w:color="auto" w:fill="FFFFFF"/>
        </w:rPr>
      </w:pPr>
      <w:r w:rsidRPr="00BA00B3">
        <w:rPr>
          <w:rFonts w:ascii="Helvetica" w:hAnsi="Helvetica"/>
          <w:b/>
          <w:color w:val="000000"/>
          <w:sz w:val="22"/>
          <w:szCs w:val="22"/>
          <w:shd w:val="clear" w:color="auto" w:fill="FFFFFF"/>
        </w:rPr>
        <w:t>I could not find evidence that sequences are stratified by sampling date</w:t>
      </w:r>
      <w:r w:rsidR="00BA00B3" w:rsidRPr="00BA00B3">
        <w:rPr>
          <w:rFonts w:ascii="Helvetica" w:hAnsi="Helvetica"/>
          <w:color w:val="000000"/>
          <w:sz w:val="22"/>
          <w:szCs w:val="22"/>
          <w:shd w:val="clear" w:color="auto" w:fill="FFFFFF"/>
        </w:rPr>
        <w:t xml:space="preserve"> </w:t>
      </w:r>
      <w:r w:rsidR="00BA00B3" w:rsidRPr="00BA00B3">
        <w:rPr>
          <w:rFonts w:ascii="Helvetica" w:hAnsi="Helvetica"/>
          <w:b/>
          <w:color w:val="000000"/>
          <w:sz w:val="22"/>
          <w:szCs w:val="22"/>
          <w:shd w:val="clear" w:color="auto" w:fill="FFFFFF"/>
        </w:rPr>
        <w:t xml:space="preserve">even though this will determine the amount of polymorphism observed </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 xml:space="preserve">and lead </w:t>
      </w:r>
      <w:r w:rsidR="00BA00B3">
        <w:rPr>
          <w:rFonts w:ascii="Helvetica" w:hAnsi="Helvetica"/>
          <w:b/>
          <w:color w:val="000000"/>
          <w:sz w:val="22"/>
          <w:szCs w:val="22"/>
          <w:shd w:val="clear" w:color="auto" w:fill="FFFFFF"/>
          <w:lang w:val="en-US"/>
        </w:rPr>
        <w:t xml:space="preserve">to </w:t>
      </w:r>
      <w:r w:rsidR="00BA00B3" w:rsidRPr="00BA00B3">
        <w:rPr>
          <w:rFonts w:ascii="Helvetica" w:hAnsi="Helvetica"/>
          <w:b/>
          <w:color w:val="000000"/>
          <w:sz w:val="22"/>
          <w:szCs w:val="22"/>
          <w:shd w:val="clear" w:color="auto" w:fill="FFFFFF"/>
        </w:rPr>
        <w:t>problems in the calculation of the unconditional and conditional correlation coefficients.</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Controlling for the issues of timescale and evolutionary rate heterogeneity are essential in epistasis inference.</w:t>
      </w:r>
      <w:r w:rsidR="00BA00B3" w:rsidRPr="003552A3">
        <w:rPr>
          <w:rStyle w:val="apple-converted-space"/>
          <w:rFonts w:ascii="Helvetica" w:hAnsi="Helvetica"/>
          <w:color w:val="000000"/>
          <w:sz w:val="22"/>
          <w:szCs w:val="22"/>
          <w:shd w:val="clear" w:color="auto" w:fill="FFFFFF"/>
        </w:rPr>
        <w:t> </w:t>
      </w:r>
    </w:p>
    <w:p w14:paraId="56398EB2" w14:textId="77777777" w:rsidR="00A203D9" w:rsidRDefault="00A203D9" w:rsidP="00A010EE">
      <w:pPr>
        <w:rPr>
          <w:rStyle w:val="apple-converted-space"/>
          <w:rFonts w:ascii="Helvetica" w:hAnsi="Helvetica"/>
          <w:color w:val="000000"/>
          <w:sz w:val="22"/>
          <w:szCs w:val="22"/>
          <w:shd w:val="clear" w:color="auto" w:fill="FFFFFF"/>
        </w:rPr>
      </w:pPr>
    </w:p>
    <w:p w14:paraId="6A5D749C" w14:textId="7D51ABE5" w:rsidR="00BA00B3" w:rsidRDefault="00D97404" w:rsidP="00A010EE">
      <w:pPr>
        <w:rPr>
          <w:rFonts w:ascii="Helvetica" w:hAnsi="Helvetica"/>
          <w:color w:val="000000"/>
          <w:sz w:val="22"/>
          <w:szCs w:val="22"/>
          <w:shd w:val="clear" w:color="auto" w:fill="FFFFFF"/>
          <w:lang w:val="en-US"/>
        </w:rPr>
      </w:pPr>
      <w:ins w:id="964" w:author="Microsoft Office User" w:date="2026-05-05T19:08:00Z" w16du:dateUtc="2026-05-05T16:08:00Z">
        <w:r>
          <w:rPr>
            <w:rFonts w:ascii="Helvetica" w:hAnsi="Helvetica"/>
            <w:color w:val="000000"/>
            <w:sz w:val="22"/>
            <w:szCs w:val="22"/>
            <w:shd w:val="clear" w:color="auto" w:fill="FFFFFF"/>
            <w:lang w:val="en-US"/>
          </w:rPr>
          <w:t>It depends on the aim of a study. The</w:t>
        </w:r>
      </w:ins>
      <w:ins w:id="965" w:author="Microsoft Office User" w:date="2026-05-05T19:04:00Z" w16du:dateUtc="2026-05-05T16:04:00Z">
        <w:r w:rsidR="00927DA9">
          <w:rPr>
            <w:rFonts w:ascii="Helvetica" w:hAnsi="Helvetica"/>
            <w:color w:val="000000"/>
            <w:sz w:val="22"/>
            <w:szCs w:val="22"/>
            <w:shd w:val="clear" w:color="auto" w:fill="FFFFFF"/>
            <w:lang w:val="en-US"/>
          </w:rPr>
          <w:t xml:space="preserve"> aim of the</w:t>
        </w:r>
      </w:ins>
      <w:ins w:id="966" w:author="Microsoft Office User" w:date="2026-05-06T04:49:00Z" w16du:dateUtc="2026-05-06T01:49:00Z">
        <w:r w:rsidR="006144CA">
          <w:rPr>
            <w:rFonts w:ascii="Helvetica" w:hAnsi="Helvetica"/>
            <w:color w:val="000000"/>
            <w:sz w:val="22"/>
            <w:szCs w:val="22"/>
            <w:shd w:val="clear" w:color="auto" w:fill="FFFFFF"/>
            <w:lang w:val="en-US"/>
          </w:rPr>
          <w:t xml:space="preserve"> present</w:t>
        </w:r>
      </w:ins>
      <w:ins w:id="967" w:author="Microsoft Office User" w:date="2026-05-05T19:04:00Z" w16du:dateUtc="2026-05-05T16:04:00Z">
        <w:r w:rsidR="00927DA9">
          <w:rPr>
            <w:rFonts w:ascii="Helvetica" w:hAnsi="Helvetica"/>
            <w:color w:val="000000"/>
            <w:sz w:val="22"/>
            <w:szCs w:val="22"/>
            <w:shd w:val="clear" w:color="auto" w:fill="FFFFFF"/>
            <w:lang w:val="en-US"/>
          </w:rPr>
          <w:t xml:space="preserve"> stud</w:t>
        </w:r>
      </w:ins>
      <w:ins w:id="968" w:author="Microsoft Office User" w:date="2026-05-05T19:05:00Z" w16du:dateUtc="2026-05-05T16:05:00Z">
        <w:r w:rsidR="00927DA9">
          <w:rPr>
            <w:rFonts w:ascii="Helvetica" w:hAnsi="Helvetica"/>
            <w:color w:val="000000"/>
            <w:sz w:val="22"/>
            <w:szCs w:val="22"/>
            <w:shd w:val="clear" w:color="auto" w:fill="FFFFFF"/>
            <w:lang w:val="en-US"/>
          </w:rPr>
          <w:t>y</w:t>
        </w:r>
      </w:ins>
      <w:ins w:id="969" w:author="Microsoft Office User" w:date="2026-05-05T19:07:00Z" w16du:dateUtc="2026-05-05T16:07:00Z">
        <w:r w:rsidR="00927DA9">
          <w:rPr>
            <w:rFonts w:ascii="Helvetica" w:hAnsi="Helvetica"/>
            <w:color w:val="000000"/>
            <w:sz w:val="22"/>
            <w:szCs w:val="22"/>
            <w:shd w:val="clear" w:color="auto" w:fill="FFFFFF"/>
            <w:lang w:val="en-US"/>
          </w:rPr>
          <w:t xml:space="preserve"> is</w:t>
        </w:r>
      </w:ins>
      <w:ins w:id="970" w:author="Microsoft Office User" w:date="2026-05-05T19:04:00Z" w16du:dateUtc="2026-05-05T16:04:00Z">
        <w:r w:rsidR="00927DA9">
          <w:rPr>
            <w:rFonts w:ascii="Helvetica" w:hAnsi="Helvetica"/>
            <w:color w:val="000000"/>
            <w:sz w:val="22"/>
            <w:szCs w:val="22"/>
            <w:shd w:val="clear" w:color="auto" w:fill="FFFFFF"/>
            <w:lang w:val="en-US"/>
          </w:rPr>
          <w:t xml:space="preserve"> </w:t>
        </w:r>
      </w:ins>
      <w:ins w:id="971" w:author="Microsoft Office User" w:date="2026-05-05T19:05:00Z" w16du:dateUtc="2026-05-05T16:05:00Z">
        <w:r w:rsidR="00927DA9">
          <w:rPr>
            <w:rFonts w:ascii="Helvetica" w:hAnsi="Helvetica"/>
            <w:color w:val="000000"/>
            <w:sz w:val="22"/>
            <w:szCs w:val="22"/>
            <w:shd w:val="clear" w:color="auto" w:fill="FFFFFF"/>
            <w:lang w:val="en-US"/>
          </w:rPr>
          <w:t>to detect</w:t>
        </w:r>
      </w:ins>
      <w:ins w:id="972" w:author="Microsoft Office User" w:date="2026-05-05T19:04:00Z" w16du:dateUtc="2026-05-05T16:04:00Z">
        <w:r w:rsidR="00927DA9">
          <w:rPr>
            <w:rFonts w:ascii="Helvetica" w:hAnsi="Helvetica"/>
            <w:color w:val="000000"/>
            <w:sz w:val="22"/>
            <w:szCs w:val="22"/>
            <w:shd w:val="clear" w:color="auto" w:fill="FFFFFF"/>
            <w:lang w:val="en-US"/>
          </w:rPr>
          <w:t xml:space="preserve"> the fi</w:t>
        </w:r>
      </w:ins>
      <w:ins w:id="973" w:author="Microsoft Office User" w:date="2026-05-05T19:05:00Z" w16du:dateUtc="2026-05-05T16:05:00Z">
        <w:r w:rsidR="00927DA9">
          <w:rPr>
            <w:rFonts w:ascii="Helvetica" w:hAnsi="Helvetica"/>
            <w:color w:val="000000"/>
            <w:sz w:val="22"/>
            <w:szCs w:val="22"/>
            <w:shd w:val="clear" w:color="auto" w:fill="FFFFFF"/>
            <w:lang w:val="en-US"/>
          </w:rPr>
          <w:t xml:space="preserve">tness valley </w:t>
        </w:r>
      </w:ins>
      <w:ins w:id="974" w:author="Microsoft Office User" w:date="2026-05-05T19:07:00Z" w16du:dateUtc="2026-05-05T16:07:00Z">
        <w:r w:rsidR="00927DA9">
          <w:rPr>
            <w:rFonts w:ascii="Helvetica" w:hAnsi="Helvetica"/>
            <w:color w:val="000000"/>
            <w:sz w:val="22"/>
            <w:szCs w:val="22"/>
            <w:shd w:val="clear" w:color="auto" w:fill="FFFFFF"/>
            <w:lang w:val="en-US"/>
          </w:rPr>
          <w:t>related to</w:t>
        </w:r>
      </w:ins>
      <w:ins w:id="975" w:author="Microsoft Office User" w:date="2026-05-05T19:05:00Z" w16du:dateUtc="2026-05-05T16:05:00Z">
        <w:r w:rsidR="00927DA9">
          <w:rPr>
            <w:rFonts w:ascii="Helvetica" w:hAnsi="Helvetica"/>
            <w:color w:val="000000"/>
            <w:sz w:val="22"/>
            <w:szCs w:val="22"/>
            <w:shd w:val="clear" w:color="auto" w:fill="FFFFFF"/>
            <w:lang w:val="en-US"/>
          </w:rPr>
          <w:t xml:space="preserve"> VOC emer</w:t>
        </w:r>
      </w:ins>
      <w:ins w:id="976" w:author="Microsoft Office User" w:date="2026-05-05T19:06:00Z" w16du:dateUtc="2026-05-05T16:06:00Z">
        <w:r w:rsidR="00927DA9">
          <w:rPr>
            <w:rFonts w:ascii="Helvetica" w:hAnsi="Helvetica"/>
            <w:color w:val="000000"/>
            <w:sz w:val="22"/>
            <w:szCs w:val="22"/>
            <w:shd w:val="clear" w:color="auto" w:fill="FFFFFF"/>
            <w:lang w:val="en-US"/>
          </w:rPr>
          <w:t>gence</w:t>
        </w:r>
      </w:ins>
      <w:ins w:id="977" w:author="Microsoft Office User" w:date="2026-05-05T19:05:00Z" w16du:dateUtc="2026-05-05T16:05:00Z">
        <w:r w:rsidR="00927DA9">
          <w:rPr>
            <w:rFonts w:ascii="Helvetica" w:hAnsi="Helvetica"/>
            <w:color w:val="000000"/>
            <w:sz w:val="22"/>
            <w:szCs w:val="22"/>
            <w:shd w:val="clear" w:color="auto" w:fill="FFFFFF"/>
            <w:lang w:val="en-US"/>
          </w:rPr>
          <w:t xml:space="preserve">. </w:t>
        </w:r>
      </w:ins>
      <w:ins w:id="978" w:author="Microsoft Office User" w:date="2026-05-05T19:07:00Z" w16du:dateUtc="2026-05-05T16:07:00Z">
        <w:r w:rsidR="00927DA9">
          <w:rPr>
            <w:rFonts w:ascii="Helvetica" w:hAnsi="Helvetica"/>
            <w:color w:val="000000"/>
            <w:sz w:val="22"/>
            <w:szCs w:val="22"/>
            <w:shd w:val="clear" w:color="auto" w:fill="FFFFFF"/>
            <w:lang w:val="en-US"/>
          </w:rPr>
          <w:t>That</w:t>
        </w:r>
      </w:ins>
      <w:ins w:id="979" w:author="Microsoft Office User" w:date="2026-05-05T19:08:00Z" w16du:dateUtc="2026-05-05T16:08:00Z">
        <w:r>
          <w:rPr>
            <w:rFonts w:ascii="Helvetica" w:hAnsi="Helvetica"/>
            <w:color w:val="000000"/>
            <w:sz w:val="22"/>
            <w:szCs w:val="22"/>
            <w:shd w:val="clear" w:color="auto" w:fill="FFFFFF"/>
            <w:lang w:val="en-US"/>
          </w:rPr>
          <w:t xml:space="preserve"> task</w:t>
        </w:r>
      </w:ins>
      <w:ins w:id="980" w:author="Microsoft Office User" w:date="2026-05-05T19:07:00Z" w16du:dateUtc="2026-05-05T16:07:00Z">
        <w:r w:rsidR="00927DA9">
          <w:rPr>
            <w:rFonts w:ascii="Helvetica" w:hAnsi="Helvetica"/>
            <w:color w:val="000000"/>
            <w:sz w:val="22"/>
            <w:szCs w:val="22"/>
            <w:shd w:val="clear" w:color="auto" w:fill="FFFFFF"/>
            <w:lang w:val="en-US"/>
          </w:rPr>
          <w:t xml:space="preserve"> requires mixing </w:t>
        </w:r>
      </w:ins>
      <w:ins w:id="981" w:author="Microsoft Office User" w:date="2026-05-05T19:08:00Z" w16du:dateUtc="2026-05-05T16:08:00Z">
        <w:r>
          <w:rPr>
            <w:rFonts w:ascii="Helvetica" w:hAnsi="Helvetica"/>
            <w:color w:val="000000"/>
            <w:sz w:val="22"/>
            <w:szCs w:val="22"/>
            <w:shd w:val="clear" w:color="auto" w:fill="FFFFFF"/>
            <w:lang w:val="en-US"/>
          </w:rPr>
          <w:t>sequences from</w:t>
        </w:r>
      </w:ins>
      <w:ins w:id="982" w:author="Microsoft Office User" w:date="2026-05-05T19:09:00Z" w16du:dateUtc="2026-05-05T16:09:00Z">
        <w:r>
          <w:rPr>
            <w:rFonts w:ascii="Helvetica" w:hAnsi="Helvetica"/>
            <w:color w:val="000000"/>
            <w:sz w:val="22"/>
            <w:szCs w:val="22"/>
            <w:shd w:val="clear" w:color="auto" w:fill="FFFFFF"/>
            <w:lang w:val="en-US"/>
          </w:rPr>
          <w:t xml:space="preserve"> </w:t>
        </w:r>
      </w:ins>
      <w:ins w:id="983" w:author="Microsoft Office User" w:date="2026-05-05T19:07:00Z" w16du:dateUtc="2026-05-05T16:07:00Z">
        <w:r w:rsidR="00927DA9">
          <w:rPr>
            <w:rFonts w:ascii="Helvetica" w:hAnsi="Helvetica"/>
            <w:color w:val="000000"/>
            <w:sz w:val="22"/>
            <w:szCs w:val="22"/>
            <w:shd w:val="clear" w:color="auto" w:fill="FFFFFF"/>
            <w:lang w:val="en-US"/>
          </w:rPr>
          <w:t>different time points</w:t>
        </w:r>
      </w:ins>
      <w:ins w:id="984" w:author="Microsoft Office User" w:date="2026-05-05T19:08:00Z" w16du:dateUtc="2026-05-05T16:08:00Z">
        <w:r>
          <w:rPr>
            <w:rFonts w:ascii="Helvetica" w:hAnsi="Helvetica"/>
            <w:color w:val="000000"/>
            <w:sz w:val="22"/>
            <w:szCs w:val="22"/>
            <w:shd w:val="clear" w:color="auto" w:fill="FFFFFF"/>
            <w:lang w:val="en-US"/>
          </w:rPr>
          <w:t>, before and after VOC emergence.</w:t>
        </w:r>
      </w:ins>
      <w:ins w:id="985" w:author="Microsoft Office User" w:date="2026-05-05T19:07:00Z" w16du:dateUtc="2026-05-05T16:07:00Z">
        <w:r w:rsidR="00927DA9">
          <w:rPr>
            <w:rFonts w:ascii="Helvetica" w:hAnsi="Helvetica"/>
            <w:color w:val="000000"/>
            <w:sz w:val="22"/>
            <w:szCs w:val="22"/>
            <w:shd w:val="clear" w:color="auto" w:fill="FFFFFF"/>
            <w:lang w:val="en-US"/>
          </w:rPr>
          <w:t xml:space="preserve"> </w:t>
        </w:r>
      </w:ins>
      <w:del w:id="986" w:author="Microsoft Office User" w:date="2026-05-05T19:05:00Z" w16du:dateUtc="2026-05-05T16:05:00Z">
        <w:r w:rsidR="0021438F" w:rsidDel="00927DA9">
          <w:rPr>
            <w:rFonts w:ascii="Helvetica" w:hAnsi="Helvetica"/>
            <w:color w:val="000000"/>
            <w:sz w:val="22"/>
            <w:szCs w:val="22"/>
            <w:shd w:val="clear" w:color="auto" w:fill="FFFFFF"/>
            <w:lang w:val="en-US"/>
          </w:rPr>
          <w:delText>Added</w:delText>
        </w:r>
        <w:r w:rsidR="00A203D9" w:rsidDel="00927DA9">
          <w:rPr>
            <w:rFonts w:ascii="Helvetica" w:hAnsi="Helvetica"/>
            <w:color w:val="000000"/>
            <w:sz w:val="22"/>
            <w:szCs w:val="22"/>
            <w:shd w:val="clear" w:color="auto" w:fill="FFFFFF"/>
            <w:lang w:val="en-US"/>
          </w:rPr>
          <w:delText xml:space="preserve"> </w:delText>
        </w:r>
      </w:del>
      <w:ins w:id="987" w:author="Microsoft Office User" w:date="2026-05-05T19:05:00Z" w16du:dateUtc="2026-05-05T16:05:00Z">
        <w:r w:rsidR="00927DA9">
          <w:rPr>
            <w:rFonts w:ascii="Helvetica" w:hAnsi="Helvetica"/>
            <w:color w:val="000000"/>
            <w:sz w:val="22"/>
            <w:szCs w:val="22"/>
            <w:shd w:val="clear" w:color="auto" w:fill="FFFFFF"/>
            <w:lang w:val="en-US"/>
          </w:rPr>
          <w:t xml:space="preserve">Explained </w:t>
        </w:r>
      </w:ins>
      <w:r w:rsidR="00A203D9">
        <w:rPr>
          <w:rFonts w:ascii="Helvetica" w:hAnsi="Helvetica"/>
          <w:color w:val="000000"/>
          <w:sz w:val="22"/>
          <w:szCs w:val="22"/>
          <w:shd w:val="clear" w:color="auto" w:fill="FFFFFF"/>
          <w:lang w:val="en-US"/>
        </w:rPr>
        <w:t>in Methods</w:t>
      </w:r>
      <w:r w:rsidR="002477E2">
        <w:rPr>
          <w:rFonts w:ascii="Helvetica" w:hAnsi="Helvetica"/>
          <w:color w:val="000000"/>
          <w:sz w:val="22"/>
          <w:szCs w:val="22"/>
          <w:shd w:val="clear" w:color="auto" w:fill="FFFFFF"/>
          <w:lang w:val="en-US"/>
        </w:rPr>
        <w:t xml:space="preserve"> (Line 3</w:t>
      </w:r>
      <w:ins w:id="988" w:author="ivan4995@gmail.com" w:date="2026-05-05T17:25:00Z">
        <w:r w:rsidR="00341C65">
          <w:rPr>
            <w:rFonts w:ascii="Helvetica" w:hAnsi="Helvetica"/>
            <w:color w:val="000000"/>
            <w:sz w:val="22"/>
            <w:szCs w:val="22"/>
            <w:shd w:val="clear" w:color="auto" w:fill="FFFFFF"/>
            <w:lang w:val="en-US"/>
          </w:rPr>
          <w:t>71</w:t>
        </w:r>
      </w:ins>
      <w:del w:id="989" w:author="ivan4995@gmail.com" w:date="2026-05-05T17:25:00Z">
        <w:r w:rsidR="002477E2" w:rsidDel="00341C65">
          <w:rPr>
            <w:rFonts w:ascii="Helvetica" w:hAnsi="Helvetica"/>
            <w:color w:val="000000"/>
            <w:sz w:val="22"/>
            <w:szCs w:val="22"/>
            <w:shd w:val="clear" w:color="auto" w:fill="FFFFFF"/>
            <w:lang w:val="en-US"/>
          </w:rPr>
          <w:delText>45</w:delText>
        </w:r>
      </w:del>
      <w:r w:rsidR="002477E2">
        <w:rPr>
          <w:rFonts w:ascii="Helvetica" w:hAnsi="Helvetica"/>
          <w:color w:val="000000"/>
          <w:sz w:val="22"/>
          <w:szCs w:val="22"/>
          <w:shd w:val="clear" w:color="auto" w:fill="FFFFFF"/>
          <w:lang w:val="en-US"/>
        </w:rPr>
        <w:t>)</w:t>
      </w:r>
      <w:r w:rsidR="00A203D9">
        <w:rPr>
          <w:rFonts w:ascii="Helvetica" w:hAnsi="Helvetica"/>
          <w:color w:val="000000"/>
          <w:sz w:val="22"/>
          <w:szCs w:val="22"/>
          <w:shd w:val="clear" w:color="auto" w:fill="FFFFFF"/>
          <w:lang w:val="en-US"/>
        </w:rPr>
        <w:t>:</w:t>
      </w:r>
    </w:p>
    <w:p w14:paraId="55E262F1" w14:textId="77777777" w:rsidR="00A203D9" w:rsidRPr="00341C65" w:rsidRDefault="00A203D9" w:rsidP="00341C65">
      <w:pPr>
        <w:rPr>
          <w:rFonts w:ascii="Helvetica" w:hAnsi="Helvetica"/>
          <w:color w:val="000000"/>
          <w:sz w:val="20"/>
          <w:szCs w:val="20"/>
          <w:shd w:val="clear" w:color="auto" w:fill="FFFFFF"/>
          <w:lang w:val="en-US"/>
          <w:rPrChange w:id="990" w:author="ivan4995@gmail.com" w:date="2026-05-05T17:25:00Z">
            <w:rPr>
              <w:rFonts w:ascii="Helvetica" w:hAnsi="Helvetica"/>
              <w:color w:val="000000"/>
              <w:sz w:val="22"/>
              <w:szCs w:val="22"/>
              <w:shd w:val="clear" w:color="auto" w:fill="FFFFFF"/>
              <w:lang w:val="en-US"/>
            </w:rPr>
          </w:rPrChange>
        </w:rPr>
      </w:pPr>
    </w:p>
    <w:p w14:paraId="34B8610B" w14:textId="77777777" w:rsidR="00341C65" w:rsidRPr="00341C65" w:rsidRDefault="00341C65">
      <w:pPr>
        <w:ind w:firstLine="709"/>
        <w:jc w:val="both"/>
        <w:rPr>
          <w:ins w:id="991" w:author="ivan4995@gmail.com" w:date="2026-05-05T17:25:00Z"/>
          <w:rFonts w:ascii="Times New Roman" w:eastAsia="Times New Roman" w:hAnsi="Times New Roman" w:cs="Times New Roman"/>
          <w:sz w:val="20"/>
          <w:szCs w:val="20"/>
          <w:lang w:val="en-US"/>
          <w:rPrChange w:id="992" w:author="ivan4995@gmail.com" w:date="2026-05-05T17:25:00Z">
            <w:rPr>
              <w:ins w:id="993" w:author="ivan4995@gmail.com" w:date="2026-05-05T17:25:00Z"/>
              <w:rFonts w:ascii="Times New Roman" w:eastAsia="Times New Roman" w:hAnsi="Times New Roman" w:cs="Times New Roman"/>
              <w:lang w:val="en-US"/>
            </w:rPr>
          </w:rPrChange>
        </w:rPr>
        <w:pPrChange w:id="994" w:author="ivan4995@gmail.com" w:date="2026-05-05T17:25:00Z">
          <w:pPr>
            <w:spacing w:line="360" w:lineRule="auto"/>
            <w:ind w:firstLine="709"/>
            <w:jc w:val="both"/>
          </w:pPr>
        </w:pPrChange>
      </w:pPr>
      <w:ins w:id="995" w:author="ivan4995@gmail.com" w:date="2026-05-05T17:25:00Z">
        <w:r w:rsidRPr="00341C65">
          <w:rPr>
            <w:rFonts w:ascii="Times New Roman" w:eastAsia="Times New Roman" w:hAnsi="Times New Roman" w:cs="Times New Roman"/>
            <w:sz w:val="20"/>
            <w:szCs w:val="20"/>
            <w:lang w:val="en-US"/>
            <w:rPrChange w:id="996" w:author="ivan4995@gmail.com" w:date="2026-05-05T17:25:00Z">
              <w:rPr>
                <w:rFonts w:ascii="Times New Roman" w:eastAsia="Times New Roman" w:hAnsi="Times New Roman" w:cs="Times New Roman"/>
                <w:lang w:val="en-US"/>
              </w:rPr>
            </w:rPrChange>
          </w:rPr>
          <w:t xml:space="preserve">The sequences were not stratified by sampling date for two reasons, as follows. Firstly, the necessary size of statistics would be missing. Also, previous experience with hemagglutinin data </w:t>
        </w:r>
        <w:r w:rsidRPr="00341C65">
          <w:rPr>
            <w:rFonts w:ascii="Times New Roman" w:eastAsia="Times New Roman" w:hAnsi="Times New Roman" w:cs="Times New Roman"/>
            <w:sz w:val="20"/>
            <w:szCs w:val="20"/>
            <w:lang w:val="en-US"/>
            <w:rPrChange w:id="997"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998" w:author="ivan4995@gmail.com" w:date="2026-05-05T17:25:00Z">
              <w:rPr>
                <w:rFonts w:ascii="Times New Roman" w:eastAsia="Times New Roman" w:hAnsi="Times New Roman" w:cs="Times New Roman"/>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341C65">
          <w:rPr>
            <w:rFonts w:ascii="Times New Roman" w:eastAsia="Times New Roman" w:hAnsi="Times New Roman" w:cs="Times New Roman"/>
            <w:sz w:val="20"/>
            <w:szCs w:val="20"/>
            <w:lang w:val="en-US"/>
            <w:rPrChange w:id="999"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1000" w:author="ivan4995@gmail.com" w:date="2026-05-05T17:25:00Z">
              <w:rPr>
                <w:rFonts w:ascii="Times New Roman" w:eastAsia="Times New Roman" w:hAnsi="Times New Roman" w:cs="Times New Roman"/>
                <w:noProof/>
                <w:lang w:val="en-US"/>
              </w:rPr>
            </w:rPrChange>
          </w:rPr>
          <w:t>[39]</w:t>
        </w:r>
        <w:r w:rsidRPr="00341C65">
          <w:rPr>
            <w:rFonts w:ascii="Times New Roman" w:eastAsia="Times New Roman" w:hAnsi="Times New Roman" w:cs="Times New Roman"/>
            <w:sz w:val="20"/>
            <w:szCs w:val="20"/>
            <w:lang w:val="en-US"/>
            <w:rPrChange w:id="1001" w:author="ivan4995@gmail.com" w:date="2026-05-05T17:25:00Z">
              <w:rPr>
                <w:rFonts w:ascii="Times New Roman" w:eastAsia="Times New Roman" w:hAnsi="Times New Roman" w:cs="Times New Roman"/>
                <w:lang w:val="en-US"/>
              </w:rPr>
            </w:rPrChange>
          </w:rPr>
          <w:fldChar w:fldCharType="end"/>
        </w:r>
        <w:r w:rsidRPr="00341C65">
          <w:rPr>
            <w:rFonts w:ascii="Times New Roman" w:eastAsia="Times New Roman" w:hAnsi="Times New Roman" w:cs="Times New Roman"/>
            <w:sz w:val="20"/>
            <w:szCs w:val="20"/>
            <w:lang w:val="en-US"/>
            <w:rPrChange w:id="1002" w:author="ivan4995@gmail.com" w:date="2026-05-05T17:25:00Z">
              <w:rPr>
                <w:rFonts w:ascii="Times New Roman" w:eastAsia="Times New Roman" w:hAnsi="Times New Roman" w:cs="Times New Roman"/>
                <w:lang w:val="en-US"/>
              </w:rPr>
            </w:rPrChange>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341C65">
          <w:rPr>
            <w:rFonts w:ascii="Times New Roman" w:eastAsia="Times New Roman" w:hAnsi="Times New Roman" w:cs="Times New Roman"/>
            <w:sz w:val="20"/>
            <w:szCs w:val="20"/>
            <w:lang w:val="en-US"/>
            <w:rPrChange w:id="1003"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1004" w:author="ivan4995@gmail.com" w:date="2026-05-05T17:25:00Z">
              <w:rPr>
                <w:rFonts w:ascii="Times New Roman" w:eastAsia="Times New Roman" w:hAnsi="Times New Roman" w:cs="Times New Roman"/>
                <w:lang w:val="en-US"/>
              </w:rPr>
            </w:rPrChange>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341C65">
          <w:rPr>
            <w:rFonts w:ascii="Times New Roman" w:eastAsia="Times New Roman" w:hAnsi="Times New Roman" w:cs="Times New Roman"/>
            <w:sz w:val="20"/>
            <w:szCs w:val="20"/>
            <w:lang w:val="en-US"/>
            <w:rPrChange w:id="1005"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1006" w:author="ivan4995@gmail.com" w:date="2026-05-05T17:25:00Z">
              <w:rPr>
                <w:rFonts w:ascii="Times New Roman" w:eastAsia="Times New Roman" w:hAnsi="Times New Roman" w:cs="Times New Roman"/>
                <w:noProof/>
                <w:lang w:val="en-US"/>
              </w:rPr>
            </w:rPrChange>
          </w:rPr>
          <w:t>[70]</w:t>
        </w:r>
        <w:r w:rsidRPr="00341C65">
          <w:rPr>
            <w:rFonts w:ascii="Times New Roman" w:eastAsia="Times New Roman" w:hAnsi="Times New Roman" w:cs="Times New Roman"/>
            <w:sz w:val="20"/>
            <w:szCs w:val="20"/>
            <w:lang w:val="en-US"/>
            <w:rPrChange w:id="1007" w:author="ivan4995@gmail.com" w:date="2026-05-05T17:25:00Z">
              <w:rPr>
                <w:rFonts w:ascii="Times New Roman" w:eastAsia="Times New Roman" w:hAnsi="Times New Roman" w:cs="Times New Roman"/>
                <w:lang w:val="en-US"/>
              </w:rPr>
            </w:rPrChange>
          </w:rPr>
          <w:fldChar w:fldCharType="end"/>
        </w:r>
        <w:r w:rsidRPr="00341C65" w:rsidDel="006363C9">
          <w:rPr>
            <w:rFonts w:ascii="Times New Roman" w:eastAsia="Times New Roman" w:hAnsi="Times New Roman" w:cs="Times New Roman"/>
            <w:sz w:val="20"/>
            <w:szCs w:val="20"/>
            <w:lang w:val="en-US"/>
            <w:rPrChange w:id="1008" w:author="ivan4995@gmail.com" w:date="2026-05-05T17:25:00Z">
              <w:rPr>
                <w:rFonts w:ascii="Times New Roman" w:eastAsia="Times New Roman" w:hAnsi="Times New Roman" w:cs="Times New Roman"/>
                <w:lang w:val="en-US"/>
              </w:rPr>
            </w:rPrChange>
          </w:rPr>
          <w:t xml:space="preserve"> </w:t>
        </w:r>
        <w:r w:rsidRPr="00341C65">
          <w:rPr>
            <w:rFonts w:ascii="Times New Roman" w:eastAsia="Times New Roman" w:hAnsi="Times New Roman" w:cs="Times New Roman"/>
            <w:sz w:val="20"/>
            <w:szCs w:val="20"/>
            <w:lang w:val="en-US"/>
            <w:rPrChange w:id="1009" w:author="ivan4995@gmail.com" w:date="2026-05-05T17:25:00Z">
              <w:rPr>
                <w:rFonts w:ascii="Times New Roman" w:eastAsia="Times New Roman" w:hAnsi="Times New Roman" w:cs="Times New Roman"/>
                <w:lang w:val="en-US"/>
              </w:rPr>
            </w:rPrChange>
          </w:rPr>
          <w:t>.</w:t>
        </w:r>
      </w:ins>
    </w:p>
    <w:p w14:paraId="12D0D7EE" w14:textId="637FB10E" w:rsidR="00B83C85" w:rsidRPr="0031623F" w:rsidDel="00341C65" w:rsidRDefault="00BA00B3">
      <w:pPr>
        <w:rPr>
          <w:del w:id="1010" w:author="ivan4995@gmail.com" w:date="2026-05-05T17:25:00Z"/>
          <w:rFonts w:ascii="Times New Roman" w:hAnsi="Times New Roman" w:cs="Times New Roman"/>
          <w:color w:val="000000"/>
          <w:sz w:val="20"/>
          <w:szCs w:val="20"/>
          <w:shd w:val="clear" w:color="auto" w:fill="FFFFFF"/>
          <w:lang w:val="en-US"/>
        </w:rPr>
      </w:pPr>
      <w:del w:id="1011" w:author="ivan4995@gmail.com" w:date="2026-05-05T17:25:00Z">
        <w:r w:rsidRPr="0031623F" w:rsidDel="00341C65">
          <w:rPr>
            <w:rFonts w:ascii="Times New Roman" w:hAnsi="Times New Roman" w:cs="Times New Roman"/>
            <w:color w:val="000000"/>
            <w:sz w:val="20"/>
            <w:szCs w:val="20"/>
            <w:shd w:val="clear" w:color="auto" w:fill="FFFFFF"/>
            <w:lang w:val="en-US"/>
          </w:rPr>
          <w:delText>The sequences were not stratified by sampling date</w:delText>
        </w:r>
        <w:r w:rsidR="00A203D9" w:rsidRPr="0031623F" w:rsidDel="00341C65">
          <w:rPr>
            <w:rFonts w:ascii="Times New Roman" w:hAnsi="Times New Roman" w:cs="Times New Roman"/>
            <w:color w:val="000000"/>
            <w:sz w:val="20"/>
            <w:szCs w:val="20"/>
            <w:shd w:val="clear" w:color="auto" w:fill="FFFFFF"/>
            <w:lang w:val="en-US"/>
          </w:rPr>
          <w:delText xml:space="preserve"> for two reasons, as follows. Firstly</w:delText>
        </w:r>
        <w:r w:rsidRPr="0031623F" w:rsidDel="00341C65">
          <w:rPr>
            <w:rFonts w:ascii="Times New Roman" w:hAnsi="Times New Roman" w:cs="Times New Roman"/>
            <w:color w:val="000000"/>
            <w:sz w:val="20"/>
            <w:szCs w:val="20"/>
            <w:shd w:val="clear" w:color="auto" w:fill="FFFFFF"/>
            <w:lang w:val="en-US"/>
          </w:rPr>
          <w:delText xml:space="preserve">, the necessary size of statistics would be missing. </w:delText>
        </w:r>
        <w:r w:rsidR="00A203D9" w:rsidRPr="0031623F" w:rsidDel="00341C65">
          <w:rPr>
            <w:rFonts w:ascii="Times New Roman" w:hAnsi="Times New Roman" w:cs="Times New Roman"/>
            <w:color w:val="000000"/>
            <w:sz w:val="20"/>
            <w:szCs w:val="20"/>
            <w:shd w:val="clear" w:color="auto" w:fill="FFFFFF"/>
            <w:lang w:val="en-US"/>
          </w:rPr>
          <w:delText>Secondly, o</w:delText>
        </w:r>
        <w:r w:rsidRPr="0031623F" w:rsidDel="00341C65">
          <w:rPr>
            <w:rFonts w:ascii="Times New Roman" w:hAnsi="Times New Roman" w:cs="Times New Roman"/>
            <w:color w:val="000000"/>
            <w:sz w:val="20"/>
            <w:szCs w:val="20"/>
            <w:shd w:val="clear" w:color="auto" w:fill="FFFFFF"/>
            <w:lang w:val="en-US"/>
          </w:rPr>
          <w:delText>ur previous experience with hemagglutinin data (</w:delText>
        </w:r>
        <w:r w:rsidR="00B83C85" w:rsidRPr="0031623F" w:rsidDel="00341C65">
          <w:rPr>
            <w:rFonts w:ascii="Times New Roman" w:hAnsi="Times New Roman" w:cs="Times New Roman"/>
            <w:color w:val="000000"/>
            <w:sz w:val="20"/>
            <w:szCs w:val="20"/>
            <w:shd w:val="clear" w:color="auto" w:fill="FFFFFF"/>
            <w:lang w:val="en-US"/>
          </w:rPr>
          <w:delText>Pedruzzi &amp; Rouzine 2021) shows that this is not the proble</w:delText>
        </w:r>
        <w:r w:rsidR="00A203D9" w:rsidRPr="0031623F" w:rsidDel="00341C65">
          <w:rPr>
            <w:rFonts w:ascii="Times New Roman" w:hAnsi="Times New Roman" w:cs="Times New Roman"/>
            <w:color w:val="000000"/>
            <w:sz w:val="20"/>
            <w:szCs w:val="20"/>
            <w:shd w:val="clear" w:color="auto" w:fill="FFFFFF"/>
            <w:lang w:val="en-US"/>
          </w:rPr>
          <w:delText>m, but an advantage, because we can</w:delText>
        </w:r>
        <w:r w:rsidR="00B83C85" w:rsidRPr="0031623F" w:rsidDel="00341C65">
          <w:rPr>
            <w:rFonts w:ascii="Times New Roman" w:hAnsi="Times New Roman" w:cs="Times New Roman"/>
            <w:color w:val="000000"/>
            <w:sz w:val="20"/>
            <w:szCs w:val="20"/>
            <w:shd w:val="clear" w:color="auto" w:fill="FFFFFF"/>
            <w:lang w:val="en-US"/>
          </w:rPr>
          <w:delText xml:space="preserve"> compare earlier and later </w:delText>
        </w:r>
        <w:r w:rsidR="00A203D9" w:rsidRPr="0031623F" w:rsidDel="00341C65">
          <w:rPr>
            <w:rFonts w:ascii="Times New Roman" w:hAnsi="Times New Roman" w:cs="Times New Roman"/>
            <w:color w:val="000000"/>
            <w:sz w:val="20"/>
            <w:szCs w:val="20"/>
            <w:shd w:val="clear" w:color="auto" w:fill="FFFFFF"/>
            <w:lang w:val="en-US"/>
          </w:rPr>
          <w:delText>strains and thus find a fitness valley connecting them</w:delText>
        </w:r>
        <w:r w:rsidR="00B83C85" w:rsidRPr="0031623F" w:rsidDel="00341C65">
          <w:rPr>
            <w:rFonts w:ascii="Times New Roman" w:hAnsi="Times New Roman" w:cs="Times New Roman"/>
            <w:color w:val="000000"/>
            <w:sz w:val="20"/>
            <w:szCs w:val="20"/>
            <w:shd w:val="clear" w:color="auto" w:fill="FFFFFF"/>
            <w:lang w:val="en-US"/>
          </w:rPr>
          <w:delText xml:space="preserve">. </w:delText>
        </w:r>
        <w:r w:rsidR="00A203D9" w:rsidRPr="0031623F" w:rsidDel="00341C65">
          <w:rPr>
            <w:rFonts w:ascii="Times New Roman" w:hAnsi="Times New Roman" w:cs="Times New Roman"/>
            <w:color w:val="000000"/>
            <w:sz w:val="20"/>
            <w:szCs w:val="20"/>
            <w:shd w:val="clear" w:color="auto" w:fill="FFFFFF"/>
            <w:lang w:val="en-US"/>
          </w:rPr>
          <w:delText>In contrast,</w:delText>
        </w:r>
        <w:r w:rsidR="00B83C85" w:rsidRPr="0031623F" w:rsidDel="00341C65">
          <w:rPr>
            <w:rFonts w:ascii="Times New Roman" w:hAnsi="Times New Roman" w:cs="Times New Roman"/>
            <w:color w:val="000000"/>
            <w:sz w:val="20"/>
            <w:szCs w:val="20"/>
            <w:shd w:val="clear" w:color="auto" w:fill="FFFFFF"/>
            <w:lang w:val="en-US"/>
          </w:rPr>
          <w:delText xml:space="preserve"> estimat</w:delText>
        </w:r>
        <w:r w:rsidR="00A203D9" w:rsidRPr="0031623F" w:rsidDel="00341C65">
          <w:rPr>
            <w:rFonts w:ascii="Times New Roman" w:hAnsi="Times New Roman" w:cs="Times New Roman"/>
            <w:color w:val="000000"/>
            <w:sz w:val="20"/>
            <w:szCs w:val="20"/>
            <w:shd w:val="clear" w:color="auto" w:fill="FFFFFF"/>
            <w:lang w:val="en-US"/>
          </w:rPr>
          <w:delText xml:space="preserve">ion of </w:delText>
        </w:r>
        <w:r w:rsidR="00B83C85" w:rsidRPr="0031623F" w:rsidDel="00341C65">
          <w:rPr>
            <w:rFonts w:ascii="Times New Roman" w:hAnsi="Times New Roman" w:cs="Times New Roman"/>
            <w:color w:val="000000"/>
            <w:sz w:val="20"/>
            <w:szCs w:val="20"/>
            <w:shd w:val="clear" w:color="auto" w:fill="FFFFFF"/>
            <w:lang w:val="en-US"/>
          </w:rPr>
          <w:delText>selection coefficients, indeed, require</w:delText>
        </w:r>
        <w:r w:rsidR="00A203D9" w:rsidRPr="0031623F" w:rsidDel="00341C65">
          <w:rPr>
            <w:rFonts w:ascii="Times New Roman" w:hAnsi="Times New Roman" w:cs="Times New Roman"/>
            <w:color w:val="000000"/>
            <w:sz w:val="20"/>
            <w:szCs w:val="20"/>
            <w:shd w:val="clear" w:color="auto" w:fill="FFFFFF"/>
            <w:lang w:val="en-US"/>
          </w:rPr>
          <w:delText>s</w:delText>
        </w:r>
        <w:r w:rsidR="00B83C85" w:rsidRPr="0031623F" w:rsidDel="00341C65">
          <w:rPr>
            <w:rFonts w:ascii="Times New Roman" w:hAnsi="Times New Roman" w:cs="Times New Roman"/>
            <w:color w:val="000000"/>
            <w:sz w:val="20"/>
            <w:szCs w:val="20"/>
            <w:shd w:val="clear" w:color="auto" w:fill="FFFFFF"/>
            <w:lang w:val="en-US"/>
          </w:rPr>
          <w:delText xml:space="preserve"> classification by time</w:delText>
        </w:r>
        <w:r w:rsidR="00A203D9" w:rsidRPr="0031623F" w:rsidDel="00341C65">
          <w:rPr>
            <w:rFonts w:ascii="Times New Roman" w:hAnsi="Times New Roman" w:cs="Times New Roman"/>
            <w:color w:val="000000"/>
            <w:sz w:val="20"/>
            <w:szCs w:val="20"/>
            <w:shd w:val="clear" w:color="auto" w:fill="FFFFFF"/>
            <w:lang w:val="en-US"/>
          </w:rPr>
          <w:delText xml:space="preserve"> [Lagunov 2025]</w:delText>
        </w:r>
        <w:r w:rsidR="00B83C85" w:rsidRPr="0031623F" w:rsidDel="00341C65">
          <w:rPr>
            <w:rFonts w:ascii="Times New Roman" w:hAnsi="Times New Roman" w:cs="Times New Roman"/>
            <w:color w:val="000000"/>
            <w:sz w:val="20"/>
            <w:szCs w:val="20"/>
            <w:shd w:val="clear" w:color="auto" w:fill="FFFFFF"/>
            <w:lang w:val="en-US"/>
          </w:rPr>
          <w:delText>.</w:delText>
        </w:r>
      </w:del>
    </w:p>
    <w:p w14:paraId="06306D47" w14:textId="77777777" w:rsidR="00B83C85" w:rsidDel="00D97404" w:rsidRDefault="00B83C85">
      <w:pPr>
        <w:rPr>
          <w:del w:id="1012" w:author="Microsoft Office User" w:date="2026-05-05T19:07:00Z" w16du:dateUtc="2026-05-05T16:07:00Z"/>
          <w:rFonts w:ascii="Helvetica" w:hAnsi="Helvetica"/>
          <w:color w:val="000000"/>
          <w:sz w:val="22"/>
          <w:szCs w:val="22"/>
          <w:shd w:val="clear" w:color="auto" w:fill="FFFFFF"/>
          <w:lang w:val="en-US"/>
        </w:rPr>
      </w:pPr>
    </w:p>
    <w:p w14:paraId="2D63463A" w14:textId="397994C8" w:rsidR="004C59E9" w:rsidRDefault="00B83C85" w:rsidP="004C59E9">
      <w:pPr>
        <w:rPr>
          <w:rFonts w:ascii="Helvetica" w:hAnsi="Helvetica"/>
          <w:color w:val="000000"/>
          <w:sz w:val="22"/>
          <w:szCs w:val="22"/>
          <w:shd w:val="clear" w:color="auto" w:fill="FFFFFF"/>
        </w:rPr>
      </w:pPr>
      <w:del w:id="1013" w:author="Microsoft Office User" w:date="2026-05-05T19:07:00Z" w16du:dateUtc="2026-05-05T16:07:00Z">
        <w:r w:rsidRPr="00B83C85" w:rsidDel="00D97404">
          <w:rPr>
            <w:rFonts w:ascii="Helvetica" w:hAnsi="Helvetica"/>
            <w:color w:val="000000"/>
            <w:sz w:val="22"/>
            <w:szCs w:val="22"/>
            <w:highlight w:val="yellow"/>
            <w:shd w:val="clear" w:color="auto" w:fill="FFFFFF"/>
            <w:lang w:val="en-US"/>
          </w:rPr>
          <w:delText>In the revised version, we also checked</w:delText>
        </w:r>
        <w:r w:rsidR="0021438F" w:rsidDel="00D97404">
          <w:rPr>
            <w:rFonts w:ascii="Helvetica" w:hAnsi="Helvetica"/>
            <w:color w:val="000000"/>
            <w:sz w:val="22"/>
            <w:szCs w:val="22"/>
            <w:highlight w:val="yellow"/>
            <w:shd w:val="clear" w:color="auto" w:fill="FFFFFF"/>
            <w:lang w:val="en-US"/>
          </w:rPr>
          <w:delText xml:space="preserve"> the effect of not classifying sequences</w:delText>
        </w:r>
        <w:r w:rsidRPr="00B83C85" w:rsidDel="00D97404">
          <w:rPr>
            <w:rFonts w:ascii="Helvetica" w:hAnsi="Helvetica"/>
            <w:color w:val="000000"/>
            <w:sz w:val="22"/>
            <w:szCs w:val="22"/>
            <w:highlight w:val="yellow"/>
            <w:shd w:val="clear" w:color="auto" w:fill="FFFFFF"/>
            <w:lang w:val="en-US"/>
          </w:rPr>
          <w:delText xml:space="preserve"> by simulation</w:delText>
        </w:r>
        <w:r w:rsidR="001D1973" w:rsidDel="00D97404">
          <w:rPr>
            <w:rFonts w:ascii="Helvetica" w:hAnsi="Helvetica"/>
            <w:color w:val="000000"/>
            <w:sz w:val="22"/>
            <w:szCs w:val="22"/>
            <w:highlight w:val="yellow"/>
            <w:shd w:val="clear" w:color="auto" w:fill="FFFFFF"/>
            <w:lang w:val="en-US"/>
          </w:rPr>
          <w:delText xml:space="preserve"> and found it modest</w:delText>
        </w:r>
        <w:r w:rsidRPr="00B83C85" w:rsidDel="00D97404">
          <w:rPr>
            <w:rFonts w:ascii="Helvetica" w:hAnsi="Helvetica"/>
            <w:color w:val="000000"/>
            <w:sz w:val="22"/>
            <w:szCs w:val="22"/>
            <w:highlight w:val="yellow"/>
            <w:shd w:val="clear" w:color="auto" w:fill="FFFFFF"/>
            <w:lang w:val="en-US"/>
          </w:rPr>
          <w:delText>.</w:delText>
        </w:r>
      </w:del>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being detected. </w:t>
      </w:r>
      <w:r w:rsidR="004C59E9" w:rsidRPr="003552A3">
        <w:rPr>
          <w:rFonts w:ascii="Helvetica" w:hAnsi="Helvetica"/>
          <w:color w:val="000000"/>
          <w:sz w:val="22"/>
          <w:szCs w:val="22"/>
          <w:shd w:val="clear" w:color="auto" w:fill="FFFFFF"/>
        </w:rPr>
        <w:t xml:space="preserve">To the best of my knowledge, it is a kind of time-averaged epistasis in within- and between-host fitness. </w:t>
      </w:r>
    </w:p>
    <w:p w14:paraId="3172665F" w14:textId="77777777" w:rsidR="00B83C85" w:rsidRDefault="00B83C85">
      <w:pPr>
        <w:rPr>
          <w:rFonts w:ascii="Helvetica" w:hAnsi="Helvetica"/>
          <w:color w:val="000000"/>
          <w:sz w:val="22"/>
          <w:szCs w:val="22"/>
          <w:shd w:val="clear" w:color="auto" w:fill="FFFFFF"/>
        </w:rPr>
      </w:pPr>
    </w:p>
    <w:p w14:paraId="70539842" w14:textId="0729B0BE" w:rsidR="00B83C85" w:rsidRDefault="002143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w:t>
      </w:r>
      <w:r w:rsidR="004C59E9">
        <w:rPr>
          <w:rFonts w:ascii="Helvetica" w:hAnsi="Helvetica"/>
          <w:color w:val="000000"/>
          <w:sz w:val="22"/>
          <w:szCs w:val="22"/>
          <w:shd w:val="clear" w:color="auto" w:fill="FFFFFF"/>
          <w:lang w:val="en-US"/>
        </w:rPr>
        <w:t>dded in Intro</w:t>
      </w:r>
      <w:ins w:id="1014" w:author="ivan4995@gmail.com" w:date="2026-05-05T17:28:00Z">
        <w:r w:rsidR="00341C65">
          <w:rPr>
            <w:rFonts w:ascii="Helvetica" w:hAnsi="Helvetica"/>
            <w:color w:val="000000"/>
            <w:sz w:val="22"/>
            <w:szCs w:val="22"/>
            <w:shd w:val="clear" w:color="auto" w:fill="FFFFFF"/>
            <w:lang w:val="en-US"/>
          </w:rPr>
          <w:t xml:space="preserve"> </w:t>
        </w:r>
      </w:ins>
      <w:ins w:id="1015" w:author="Microsoft Office User" w:date="2026-05-05T19:53:00Z" w16du:dateUtc="2026-05-05T16:53:00Z">
        <w:r w:rsidR="005C3376">
          <w:rPr>
            <w:rFonts w:ascii="Helvetica" w:hAnsi="Helvetica"/>
            <w:color w:val="000000"/>
            <w:sz w:val="22"/>
            <w:szCs w:val="22"/>
            <w:shd w:val="clear" w:color="auto" w:fill="FFFFFF"/>
            <w:lang w:val="en-US"/>
          </w:rPr>
          <w:t>(L</w:t>
        </w:r>
      </w:ins>
      <w:ins w:id="1016" w:author="ivan4995@gmail.com" w:date="2026-05-05T17:28:00Z">
        <w:del w:id="1017" w:author="Microsoft Office User" w:date="2026-05-05T19:53:00Z" w16du:dateUtc="2026-05-05T16:53:00Z">
          <w:r w:rsidR="00341C65" w:rsidDel="005C3376">
            <w:rPr>
              <w:rFonts w:ascii="Helvetica" w:hAnsi="Helvetica"/>
              <w:color w:val="000000"/>
              <w:sz w:val="22"/>
              <w:szCs w:val="22"/>
              <w:shd w:val="clear" w:color="auto" w:fill="FFFFFF"/>
              <w:lang w:val="en-US"/>
            </w:rPr>
            <w:delText>l</w:delText>
          </w:r>
        </w:del>
        <w:r w:rsidR="00341C65">
          <w:rPr>
            <w:rFonts w:ascii="Helvetica" w:hAnsi="Helvetica"/>
            <w:color w:val="000000"/>
            <w:sz w:val="22"/>
            <w:szCs w:val="22"/>
            <w:shd w:val="clear" w:color="auto" w:fill="FFFFFF"/>
            <w:lang w:val="en-US"/>
          </w:rPr>
          <w:t>ines</w:t>
        </w:r>
      </w:ins>
      <w:ins w:id="1018" w:author="Microsoft Office User" w:date="2026-05-05T19:53:00Z" w16du:dateUtc="2026-05-05T16:53:00Z">
        <w:r w:rsidR="005C3376">
          <w:rPr>
            <w:rFonts w:ascii="Helvetica" w:hAnsi="Helvetica"/>
            <w:color w:val="000000"/>
            <w:sz w:val="22"/>
            <w:szCs w:val="22"/>
            <w:shd w:val="clear" w:color="auto" w:fill="FFFFFF"/>
            <w:lang w:val="en-US"/>
          </w:rPr>
          <w:t xml:space="preserve"> </w:t>
        </w:r>
      </w:ins>
      <w:ins w:id="1019" w:author="ivan4995@gmail.com" w:date="2026-05-05T17:28:00Z">
        <w:del w:id="1020" w:author="Microsoft Office User" w:date="2026-05-05T19:53:00Z" w16du:dateUtc="2026-05-05T16:53:00Z">
          <w:r w:rsidR="00341C65" w:rsidDel="005C3376">
            <w:rPr>
              <w:rFonts w:ascii="Helvetica" w:hAnsi="Helvetica"/>
              <w:color w:val="000000"/>
              <w:sz w:val="22"/>
              <w:szCs w:val="22"/>
              <w:shd w:val="clear" w:color="auto" w:fill="FFFFFF"/>
              <w:lang w:val="en-US"/>
            </w:rPr>
            <w:delText>(</w:delText>
          </w:r>
        </w:del>
        <w:r w:rsidR="00341C65">
          <w:rPr>
            <w:rFonts w:ascii="Helvetica" w:hAnsi="Helvetica"/>
            <w:color w:val="000000"/>
            <w:sz w:val="22"/>
            <w:szCs w:val="22"/>
            <w:shd w:val="clear" w:color="auto" w:fill="FFFFFF"/>
            <w:lang w:val="en-US"/>
          </w:rPr>
          <w:t>55-56)</w:t>
        </w:r>
      </w:ins>
      <w:r w:rsidR="004C59E9">
        <w:rPr>
          <w:rFonts w:ascii="Helvetica" w:hAnsi="Helvetica"/>
          <w:color w:val="000000"/>
          <w:sz w:val="22"/>
          <w:szCs w:val="22"/>
          <w:shd w:val="clear" w:color="auto" w:fill="FFFFFF"/>
          <w:lang w:val="en-US"/>
        </w:rPr>
        <w:t>:</w:t>
      </w:r>
    </w:p>
    <w:p w14:paraId="55C2EC15" w14:textId="31E7C1C4" w:rsidR="004C59E9" w:rsidRDefault="004C59E9">
      <w:pPr>
        <w:rPr>
          <w:rFonts w:ascii="Helvetica" w:hAnsi="Helvetica"/>
          <w:color w:val="000000"/>
          <w:sz w:val="22"/>
          <w:szCs w:val="22"/>
          <w:shd w:val="clear" w:color="auto" w:fill="FFFFFF"/>
          <w:lang w:val="en-US"/>
        </w:rPr>
      </w:pPr>
    </w:p>
    <w:p w14:paraId="2ECFA5DE" w14:textId="57DFDD05" w:rsidR="004C59E9" w:rsidDel="00341C65" w:rsidRDefault="00341C65">
      <w:pPr>
        <w:rPr>
          <w:del w:id="1021" w:author="ivan4995@gmail.com" w:date="2026-05-05T17:28:00Z"/>
          <w:rFonts w:ascii="Times New Roman" w:eastAsia="Times New Roman" w:hAnsi="Times New Roman" w:cs="Times New Roman"/>
          <w:sz w:val="20"/>
          <w:szCs w:val="20"/>
          <w:lang w:val="en-US"/>
        </w:rPr>
      </w:pPr>
      <w:ins w:id="1022" w:author="ivan4995@gmail.com" w:date="2026-05-05T17:28:00Z">
        <w:r>
          <w:rPr>
            <w:rFonts w:ascii="Times New Roman" w:eastAsia="Times New Roman" w:hAnsi="Times New Roman" w:cs="Times New Roman"/>
            <w:sz w:val="20"/>
            <w:szCs w:val="20"/>
            <w:lang w:val="en-US"/>
          </w:rPr>
          <w:t>…</w:t>
        </w:r>
        <w:r w:rsidRPr="00341C65">
          <w:rPr>
            <w:rFonts w:ascii="Times New Roman" w:eastAsia="Times New Roman" w:hAnsi="Times New Roman" w:cs="Times New Roman"/>
            <w:sz w:val="20"/>
            <w:szCs w:val="20"/>
            <w:lang w:val="en-US"/>
            <w:rPrChange w:id="1023" w:author="ivan4995@gmail.com" w:date="2026-05-05T17:28:00Z">
              <w:rPr>
                <w:rFonts w:ascii="Times New Roman" w:eastAsia="Times New Roman" w:hAnsi="Times New Roman" w:cs="Times New Roman"/>
                <w:lang w:val="en-US"/>
              </w:rPr>
            </w:rPrChange>
          </w:rPr>
          <w:t xml:space="preserve">where </w:t>
        </w:r>
        <w:r w:rsidRPr="00341C65">
          <w:rPr>
            <w:rFonts w:ascii="Times New Roman" w:eastAsia="Times New Roman" w:hAnsi="Times New Roman" w:cs="Times New Roman"/>
            <w:sz w:val="20"/>
            <w:szCs w:val="20"/>
            <w:rPrChange w:id="1024" w:author="ivan4995@gmail.com" w:date="2026-05-05T17:28:00Z">
              <w:rPr>
                <w:rFonts w:ascii="Times New Roman" w:eastAsia="Times New Roman" w:hAnsi="Times New Roman" w:cs="Times New Roman"/>
              </w:rPr>
            </w:rPrChange>
          </w:rPr>
          <w:t>epistasis is defined with respect to fitness, i.e. the reproduction number at the within-host or between-host levels</w:t>
        </w:r>
        <w:r w:rsidRPr="00341C65" w:rsidDel="00341C6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w:t>
        </w:r>
      </w:ins>
      <w:del w:id="1025" w:author="ivan4995@gmail.com" w:date="2026-05-05T17:28:00Z">
        <w:r w:rsidR="00B1556F" w:rsidRPr="00341C65" w:rsidDel="00341C65">
          <w:rPr>
            <w:rFonts w:ascii="Times New Roman" w:eastAsia="Times New Roman" w:hAnsi="Times New Roman" w:cs="Times New Roman"/>
            <w:sz w:val="20"/>
            <w:szCs w:val="20"/>
            <w:lang w:val="en-US"/>
          </w:rPr>
          <w:delText>Below</w:delText>
        </w:r>
        <w:r w:rsidR="004C59E9" w:rsidRPr="00341C65" w:rsidDel="00341C65">
          <w:rPr>
            <w:rFonts w:ascii="Times New Roman" w:eastAsia="Times New Roman" w:hAnsi="Times New Roman" w:cs="Times New Roman"/>
            <w:sz w:val="20"/>
            <w:szCs w:val="20"/>
          </w:rPr>
          <w:delText xml:space="preserve"> epistasis is defined for fitness, i.e. reproduction number at the within-host or between host level.</w:delText>
        </w:r>
      </w:del>
    </w:p>
    <w:p w14:paraId="37F39A0C" w14:textId="77777777" w:rsidR="00341C65" w:rsidRPr="00341C65" w:rsidRDefault="00341C65">
      <w:pPr>
        <w:rPr>
          <w:ins w:id="1026" w:author="ivan4995@gmail.com" w:date="2026-05-05T17:28:00Z"/>
          <w:rFonts w:ascii="Times New Roman" w:eastAsia="Times New Roman" w:hAnsi="Times New Roman" w:cs="Times New Roman"/>
          <w:sz w:val="20"/>
          <w:szCs w:val="20"/>
        </w:rPr>
      </w:pPr>
    </w:p>
    <w:p w14:paraId="329601C1" w14:textId="77777777" w:rsidR="004C59E9" w:rsidRDefault="004C59E9">
      <w:pPr>
        <w:rPr>
          <w:rFonts w:ascii="Helvetica" w:hAnsi="Helvetica"/>
          <w:color w:val="000000"/>
          <w:sz w:val="22"/>
          <w:szCs w:val="22"/>
          <w:shd w:val="clear" w:color="auto" w:fill="FFFFFF"/>
        </w:rPr>
      </w:pPr>
    </w:p>
    <w:p w14:paraId="5FF4FBB1" w14:textId="17CDE809" w:rsidR="004C59E9" w:rsidRPr="004C59E9" w:rsidRDefault="00133529">
      <w:pPr>
        <w:rPr>
          <w:rStyle w:val="apple-converted-space"/>
          <w:rFonts w:ascii="Helvetica" w:hAnsi="Helvetica"/>
          <w:b/>
          <w:color w:val="000000"/>
          <w:sz w:val="22"/>
          <w:szCs w:val="22"/>
          <w:shd w:val="clear" w:color="auto" w:fill="FFFFFF"/>
        </w:rPr>
      </w:pPr>
      <w:r w:rsidRPr="004C59E9">
        <w:rPr>
          <w:rFonts w:ascii="Helvetica" w:hAnsi="Helvetica"/>
          <w:b/>
          <w:color w:val="000000"/>
          <w:sz w:val="22"/>
          <w:szCs w:val="22"/>
          <w:shd w:val="clear" w:color="auto" w:fill="FFFFFF"/>
        </w:rPr>
        <w:t>There may also be some sex-, host-, and space-averaging going on in the background, too, depending on the exact application and the tuning of hyperparameters. It is difficult to say, which in turn makes interpreting the data and making comparisons challenging.</w:t>
      </w:r>
      <w:r w:rsidRPr="004C59E9">
        <w:rPr>
          <w:rStyle w:val="apple-converted-space"/>
          <w:rFonts w:ascii="Helvetica" w:hAnsi="Helvetica"/>
          <w:b/>
          <w:color w:val="000000"/>
          <w:sz w:val="22"/>
          <w:szCs w:val="22"/>
          <w:shd w:val="clear" w:color="auto" w:fill="FFFFFF"/>
        </w:rPr>
        <w:t> </w:t>
      </w:r>
    </w:p>
    <w:p w14:paraId="38043E2B" w14:textId="77777777" w:rsidR="004C59E9" w:rsidRDefault="004C59E9">
      <w:pPr>
        <w:rPr>
          <w:rStyle w:val="apple-converted-space"/>
          <w:rFonts w:ascii="Helvetica" w:hAnsi="Helvetica"/>
          <w:color w:val="000000"/>
          <w:sz w:val="22"/>
          <w:szCs w:val="22"/>
          <w:shd w:val="clear" w:color="auto" w:fill="FFFFFF"/>
          <w:lang w:val="en-US"/>
        </w:rPr>
      </w:pPr>
    </w:p>
    <w:p w14:paraId="027128E4" w14:textId="62DC8C91" w:rsidR="00C53AA4" w:rsidRDefault="004C59E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Added in </w:t>
      </w:r>
      <w:r w:rsidR="00B1556F">
        <w:rPr>
          <w:rStyle w:val="apple-converted-space"/>
          <w:rFonts w:ascii="Helvetica" w:hAnsi="Helvetica"/>
          <w:color w:val="000000"/>
          <w:sz w:val="22"/>
          <w:szCs w:val="22"/>
          <w:shd w:val="clear" w:color="auto" w:fill="FFFFFF"/>
          <w:lang w:val="en-US"/>
        </w:rPr>
        <w:t>Methods/Assumptions (Line</w:t>
      </w:r>
      <w:ins w:id="1027" w:author="ivan4995@gmail.com" w:date="2026-05-05T17:29:00Z">
        <w:r w:rsidR="00D70979">
          <w:rPr>
            <w:rStyle w:val="apple-converted-space"/>
            <w:rFonts w:ascii="Helvetica" w:hAnsi="Helvetica"/>
            <w:color w:val="000000"/>
            <w:sz w:val="22"/>
            <w:szCs w:val="22"/>
            <w:shd w:val="clear" w:color="auto" w:fill="FFFFFF"/>
            <w:lang w:val="en-US"/>
          </w:rPr>
          <w:t xml:space="preserve"> 417</w:t>
        </w:r>
      </w:ins>
      <w:del w:id="1028" w:author="ivan4995@gmail.com" w:date="2026-05-05T17:29:00Z">
        <w:r w:rsidR="00B1556F" w:rsidDel="00D70979">
          <w:rPr>
            <w:rStyle w:val="apple-converted-space"/>
            <w:rFonts w:ascii="Helvetica" w:hAnsi="Helvetica"/>
            <w:color w:val="000000"/>
            <w:sz w:val="22"/>
            <w:szCs w:val="22"/>
            <w:shd w:val="clear" w:color="auto" w:fill="FFFFFF"/>
            <w:lang w:val="en-US"/>
          </w:rPr>
          <w:delText xml:space="preserve"> 393</w:delText>
        </w:r>
      </w:del>
      <w:r w:rsidR="00B1556F">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
    <w:p w14:paraId="3E5C7C88" w14:textId="77777777" w:rsidR="00C53AA4" w:rsidDel="006144CA" w:rsidRDefault="00C53AA4">
      <w:pPr>
        <w:pBdr>
          <w:top w:val="nil"/>
          <w:left w:val="nil"/>
          <w:bottom w:val="nil"/>
          <w:right w:val="nil"/>
          <w:between w:val="nil"/>
        </w:pBdr>
        <w:ind w:firstLine="709"/>
        <w:jc w:val="both"/>
        <w:rPr>
          <w:del w:id="1029" w:author="Microsoft Office User" w:date="2026-05-06T04:50:00Z" w16du:dateUtc="2026-05-06T01:50:00Z"/>
          <w:rFonts w:ascii="Times New Roman" w:eastAsia="Times New Roman" w:hAnsi="Times New Roman" w:cs="Times New Roman"/>
          <w:color w:val="000000"/>
          <w:sz w:val="20"/>
          <w:szCs w:val="20"/>
          <w:lang w:val="en-US"/>
        </w:rPr>
      </w:pPr>
    </w:p>
    <w:p w14:paraId="7974D5F5" w14:textId="77777777" w:rsidR="006144CA" w:rsidRDefault="006144CA">
      <w:pPr>
        <w:rPr>
          <w:ins w:id="1030" w:author="Microsoft Office User" w:date="2026-05-06T04:50:00Z" w16du:dateUtc="2026-05-06T01:50:00Z"/>
          <w:rStyle w:val="apple-converted-space"/>
          <w:rFonts w:ascii="Helvetica" w:hAnsi="Helvetica"/>
          <w:color w:val="000000"/>
          <w:sz w:val="22"/>
          <w:szCs w:val="22"/>
          <w:shd w:val="clear" w:color="auto" w:fill="FFFFFF"/>
          <w:lang w:val="en-US"/>
        </w:rPr>
      </w:pPr>
    </w:p>
    <w:p w14:paraId="152BCF36" w14:textId="77777777" w:rsidR="00D70979" w:rsidRPr="00D70979" w:rsidRDefault="00D70979">
      <w:pPr>
        <w:pBdr>
          <w:top w:val="nil"/>
          <w:left w:val="nil"/>
          <w:bottom w:val="nil"/>
          <w:right w:val="nil"/>
          <w:between w:val="nil"/>
        </w:pBdr>
        <w:ind w:firstLine="709"/>
        <w:jc w:val="both"/>
        <w:rPr>
          <w:ins w:id="1031" w:author="ivan4995@gmail.com" w:date="2026-05-05T17:30:00Z"/>
          <w:rFonts w:ascii="Times New Roman" w:eastAsia="Times New Roman" w:hAnsi="Times New Roman" w:cs="Times New Roman"/>
          <w:color w:val="000000"/>
          <w:sz w:val="20"/>
          <w:szCs w:val="20"/>
          <w:rPrChange w:id="1032" w:author="ivan4995@gmail.com" w:date="2026-05-05T17:30:00Z">
            <w:rPr>
              <w:ins w:id="1033" w:author="ivan4995@gmail.com" w:date="2026-05-05T17:30:00Z"/>
              <w:rFonts w:ascii="Times New Roman" w:eastAsia="Times New Roman" w:hAnsi="Times New Roman" w:cs="Times New Roman"/>
              <w:color w:val="000000"/>
            </w:rPr>
          </w:rPrChange>
        </w:rPr>
        <w:pPrChange w:id="1034" w:author="ivan4995@gmail.com" w:date="2026-05-05T17:30:00Z">
          <w:pPr>
            <w:pBdr>
              <w:top w:val="nil"/>
              <w:left w:val="nil"/>
              <w:bottom w:val="nil"/>
              <w:right w:val="nil"/>
              <w:between w:val="nil"/>
            </w:pBdr>
            <w:spacing w:line="360" w:lineRule="auto"/>
            <w:ind w:firstLine="709"/>
            <w:jc w:val="both"/>
          </w:pPr>
        </w:pPrChange>
      </w:pPr>
      <w:ins w:id="1035" w:author="ivan4995@gmail.com" w:date="2026-05-05T17:30:00Z">
        <w:r w:rsidRPr="00D70979">
          <w:rPr>
            <w:rFonts w:ascii="Times New Roman" w:eastAsia="Times New Roman" w:hAnsi="Times New Roman" w:cs="Times New Roman"/>
            <w:color w:val="000000"/>
            <w:sz w:val="20"/>
            <w:szCs w:val="20"/>
            <w:lang w:val="en-US"/>
            <w:rPrChange w:id="1036" w:author="ivan4995@gmail.com" w:date="2026-05-05T17:30:00Z">
              <w:rPr>
                <w:rFonts w:ascii="Times New Roman" w:eastAsia="Times New Roman" w:hAnsi="Times New Roman" w:cs="Times New Roman"/>
                <w:color w:val="000000"/>
                <w:lang w:val="en-US"/>
              </w:rPr>
            </w:rPrChange>
          </w:rPr>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D70979">
          <w:rPr>
            <w:rFonts w:ascii="Times New Roman" w:eastAsia="Times New Roman" w:hAnsi="Times New Roman" w:cs="Times New Roman"/>
            <w:color w:val="000000"/>
            <w:sz w:val="20"/>
            <w:szCs w:val="20"/>
            <w:lang w:val="en-US"/>
            <w:rPrChange w:id="1037"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1038" w:author="ivan4995@gmail.com" w:date="2026-05-05T17:30:00Z">
              <w:rPr>
                <w:rFonts w:ascii="Times New Roman" w:eastAsia="Times New Roman" w:hAnsi="Times New Roman" w:cs="Times New Roman"/>
                <w:color w:val="000000"/>
                <w:lang w:val="en-US"/>
              </w:rPr>
            </w:rPrChange>
          </w:rPr>
          <w:instrText xml:space="preserve"> ADDIN EN.CITE </w:instrText>
        </w:r>
        <w:r w:rsidRPr="00D70979">
          <w:rPr>
            <w:rFonts w:ascii="Times New Roman" w:eastAsia="Times New Roman" w:hAnsi="Times New Roman" w:cs="Times New Roman"/>
            <w:color w:val="000000"/>
            <w:sz w:val="20"/>
            <w:szCs w:val="20"/>
            <w:lang w:val="en-US"/>
            <w:rPrChange w:id="1039"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1040" w:author="ivan4995@gmail.com" w:date="2026-05-05T17:30:00Z">
              <w:rPr>
                <w:rFonts w:ascii="Times New Roman" w:eastAsia="Times New Roman" w:hAnsi="Times New Roman" w:cs="Times New Roman"/>
                <w:color w:val="000000"/>
                <w:lang w:val="en-US"/>
              </w:rPr>
            </w:rPrChange>
          </w:rPr>
          <w:instrText xml:space="preserve"> ADDIN EN.CITE.DATA </w:instrText>
        </w:r>
        <w:r w:rsidRPr="00396881">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1041" w:author="ivan4995@gmail.com" w:date="2026-05-05T17:30:00Z">
              <w:rPr>
                <w:rFonts w:ascii="Times New Roman" w:eastAsia="Times New Roman" w:hAnsi="Times New Roman" w:cs="Times New Roman"/>
                <w:color w:val="000000"/>
                <w:lang w:val="en-US"/>
              </w:rPr>
            </w:rPrChange>
          </w:rPr>
          <w:fldChar w:fldCharType="end"/>
        </w:r>
        <w:r w:rsidRPr="00396881">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1042" w:author="ivan4995@gmail.com" w:date="2026-05-05T17:30:00Z">
              <w:rPr>
                <w:rFonts w:ascii="Times New Roman" w:eastAsia="Times New Roman" w:hAnsi="Times New Roman" w:cs="Times New Roman"/>
                <w:color w:val="000000"/>
                <w:lang w:val="en-US"/>
              </w:rPr>
            </w:rPrChange>
          </w:rPr>
          <w:fldChar w:fldCharType="separate"/>
        </w:r>
        <w:r w:rsidRPr="00D70979">
          <w:rPr>
            <w:rFonts w:ascii="Times New Roman" w:eastAsia="Times New Roman" w:hAnsi="Times New Roman" w:cs="Times New Roman"/>
            <w:noProof/>
            <w:color w:val="000000"/>
            <w:sz w:val="20"/>
            <w:szCs w:val="20"/>
            <w:lang w:val="en-US"/>
            <w:rPrChange w:id="1043" w:author="ivan4995@gmail.com" w:date="2026-05-05T17:30:00Z">
              <w:rPr>
                <w:rFonts w:ascii="Times New Roman" w:eastAsia="Times New Roman" w:hAnsi="Times New Roman" w:cs="Times New Roman"/>
                <w:noProof/>
                <w:color w:val="000000"/>
                <w:lang w:val="en-US"/>
              </w:rPr>
            </w:rPrChange>
          </w:rPr>
          <w:t>[74]</w:t>
        </w:r>
        <w:r w:rsidRPr="00D70979">
          <w:rPr>
            <w:rFonts w:ascii="Times New Roman" w:eastAsia="Times New Roman" w:hAnsi="Times New Roman" w:cs="Times New Roman"/>
            <w:color w:val="000000"/>
            <w:sz w:val="20"/>
            <w:szCs w:val="20"/>
            <w:lang w:val="en-US"/>
            <w:rPrChange w:id="1044" w:author="ivan4995@gmail.com" w:date="2026-05-05T17:30: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1045" w:author="ivan4995@gmail.com" w:date="2026-05-05T17:30:00Z">
              <w:rPr>
                <w:rFonts w:ascii="Times New Roman" w:eastAsia="Times New Roman" w:hAnsi="Times New Roman" w:cs="Times New Roman"/>
                <w:color w:val="000000"/>
                <w:lang w:val="en-US"/>
              </w:rPr>
            </w:rPrChange>
          </w:rPr>
          <w:t>.</w:t>
        </w:r>
      </w:ins>
    </w:p>
    <w:p w14:paraId="042C27F6" w14:textId="4DC6F4A2" w:rsidR="00C53AA4" w:rsidRDefault="004C59E9">
      <w:pPr>
        <w:rPr>
          <w:rStyle w:val="apple-converted-space"/>
          <w:rFonts w:ascii="Helvetica" w:hAnsi="Helvetica"/>
          <w:color w:val="000000"/>
          <w:sz w:val="22"/>
          <w:szCs w:val="22"/>
          <w:shd w:val="clear" w:color="auto" w:fill="FFFFFF"/>
        </w:rPr>
      </w:pPr>
      <w:del w:id="1046" w:author="ivan4995@gmail.com" w:date="2026-05-05T17:30:00Z">
        <w:r w:rsidRPr="0031623F" w:rsidDel="00D70979">
          <w:rPr>
            <w:rStyle w:val="apple-converted-space"/>
            <w:rFonts w:ascii="Times New Roman" w:hAnsi="Times New Roman" w:cs="Times New Roman"/>
            <w:color w:val="000000"/>
            <w:sz w:val="20"/>
            <w:szCs w:val="20"/>
            <w:shd w:val="clear" w:color="auto" w:fill="FFFFFF"/>
            <w:lang w:val="en-US"/>
          </w:rPr>
          <w:delText>Here we consider the population level evolution only, because SAR</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S–</w:delText>
        </w:r>
        <w:r w:rsidRPr="0031623F" w:rsidDel="00D70979">
          <w:rPr>
            <w:rStyle w:val="apple-converted-space"/>
            <w:rFonts w:ascii="Times New Roman" w:hAnsi="Times New Roman" w:cs="Times New Roman"/>
            <w:color w:val="000000"/>
            <w:sz w:val="20"/>
            <w:szCs w:val="20"/>
            <w:shd w:val="clear" w:color="auto" w:fill="FFFFFF"/>
            <w:lang w:val="en-US"/>
          </w:rPr>
          <w:delText>CoV-2 is acute</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xml:space="preserve"> and represented by a single variant</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99,5% patients</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similar to influenza</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principle, the 0.5%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chronic patients could seed new variants, in which case</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i</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nter-scale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evolutionary are possible [Rouzine Viruses 2025]. For chronic infections, such as HIV in patients and between patients, they have been</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studied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Rast et al  2014</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1071D8">
        <w:rPr>
          <w:rFonts w:ascii="Helvetica" w:hAnsi="Helvetica"/>
          <w:b/>
          <w:color w:val="000000"/>
          <w:sz w:val="22"/>
          <w:szCs w:val="22"/>
          <w:shd w:val="clear" w:color="auto" w:fill="FFFFFF"/>
        </w:rPr>
        <w:t>4. I am not convinced that the simulations are appropriate.</w:t>
      </w:r>
      <w:r w:rsidR="00133529" w:rsidRPr="001071D8">
        <w:rPr>
          <w:rStyle w:val="apple-converted-space"/>
          <w:rFonts w:ascii="Helvetica" w:hAnsi="Helvetica"/>
          <w:b/>
          <w:color w:val="000000"/>
          <w:sz w:val="22"/>
          <w:szCs w:val="22"/>
          <w:shd w:val="clear" w:color="auto" w:fill="FFFFFF"/>
        </w:rPr>
        <w:t> </w:t>
      </w:r>
      <w:r w:rsidR="00133529" w:rsidRPr="003552A3">
        <w:rPr>
          <w:rFonts w:ascii="Helvetica" w:hAnsi="Helvetica"/>
          <w:color w:val="000000"/>
          <w:sz w:val="22"/>
          <w:szCs w:val="22"/>
        </w:rPr>
        <w:br/>
      </w:r>
      <w:r w:rsidR="00133529" w:rsidRPr="00C53AA4">
        <w:rPr>
          <w:rFonts w:ascii="Helvetica" w:hAnsi="Helvetica"/>
          <w:b/>
          <w:color w:val="000000"/>
          <w:sz w:val="22"/>
          <w:szCs w:val="22"/>
          <w:shd w:val="clear" w:color="auto" w:fill="FFFFFF"/>
        </w:rPr>
        <w:t>4a- The Wright-Fisher model with recombination is insufficient to describe the evolutionary dynamics of systems such as SARS-CoV-2 and influenza, which the 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00133529" w:rsidRPr="003552A3">
        <w:rPr>
          <w:rStyle w:val="apple-converted-space"/>
          <w:rFonts w:ascii="Helvetica" w:hAnsi="Helvetica"/>
          <w:color w:val="000000"/>
          <w:sz w:val="22"/>
          <w:szCs w:val="22"/>
          <w:shd w:val="clear" w:color="auto" w:fill="FFFFFF"/>
        </w:rPr>
        <w:t> </w:t>
      </w:r>
    </w:p>
    <w:p w14:paraId="6131CC73" w14:textId="4E7D470C" w:rsidR="00C53AA4" w:rsidRDefault="00C53AA4">
      <w:pPr>
        <w:rPr>
          <w:rStyle w:val="apple-converted-space"/>
          <w:rFonts w:ascii="Helvetica" w:hAnsi="Helvetica"/>
          <w:color w:val="000000"/>
          <w:sz w:val="22"/>
          <w:szCs w:val="22"/>
          <w:shd w:val="clear" w:color="auto" w:fill="FFFFFF"/>
        </w:rPr>
      </w:pPr>
    </w:p>
    <w:p w14:paraId="371B6715" w14:textId="4F25DF8A" w:rsidR="00C53AA4" w:rsidRPr="00A16507" w:rsidRDefault="00F951D4">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The </w:t>
      </w:r>
      <w:r w:rsidRPr="00F951D4">
        <w:rPr>
          <w:rFonts w:ascii="Helvetica" w:hAnsi="Helvetica"/>
          <w:color w:val="000000"/>
          <w:sz w:val="22"/>
          <w:szCs w:val="22"/>
          <w:shd w:val="clear" w:color="auto" w:fill="FFFFFF"/>
        </w:rPr>
        <w:t>multi-locus epidemiological model</w:t>
      </w:r>
      <w:ins w:id="1047" w:author="Microsoft Office User" w:date="2026-05-05T19:09:00Z" w16du:dateUtc="2026-05-05T16:09:00Z">
        <w:r w:rsidR="00D97404">
          <w:rPr>
            <w:rFonts w:ascii="Helvetica" w:hAnsi="Helvetica"/>
            <w:color w:val="000000"/>
            <w:sz w:val="22"/>
            <w:szCs w:val="22"/>
            <w:shd w:val="clear" w:color="auto" w:fill="FFFFFF"/>
          </w:rPr>
          <w:t xml:space="preserve"> </w:t>
        </w:r>
      </w:ins>
      <w:del w:id="1048" w:author="Microsoft Office User" w:date="2026-05-05T19:11:00Z" w16du:dateUtc="2026-05-05T16:11:00Z">
        <w:r w:rsidRPr="00F951D4" w:rsidDel="00D97404">
          <w:rPr>
            <w:rFonts w:ascii="Helvetica" w:hAnsi="Helvetica"/>
            <w:color w:val="000000"/>
            <w:sz w:val="22"/>
            <w:szCs w:val="22"/>
            <w:shd w:val="clear" w:color="auto" w:fill="FFFFFF"/>
            <w:lang w:val="en-US"/>
          </w:rPr>
          <w:delText xml:space="preserve"> </w:delText>
        </w:r>
      </w:del>
      <w:r w:rsidRPr="00F951D4">
        <w:rPr>
          <w:rFonts w:ascii="Helvetica" w:hAnsi="Helvetica"/>
          <w:color w:val="000000"/>
          <w:sz w:val="22"/>
          <w:szCs w:val="22"/>
          <w:shd w:val="clear" w:color="auto" w:fill="FFFFFF"/>
          <w:lang w:val="en-US"/>
        </w:rPr>
        <w:t>has been shown to map</w:t>
      </w:r>
      <w:r w:rsidR="00A16507">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onto a WF model </w:t>
      </w:r>
      <w:ins w:id="1049"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with an effective selection coefficient distribution </w:t>
        </w:r>
      </w:ins>
      <w:r>
        <w:rPr>
          <w:rStyle w:val="apple-converted-space"/>
          <w:rFonts w:ascii="Helvetica" w:hAnsi="Helvetica"/>
          <w:color w:val="000000"/>
          <w:sz w:val="22"/>
          <w:szCs w:val="22"/>
          <w:shd w:val="clear" w:color="auto" w:fill="FFFFFF"/>
          <w:lang w:val="en-US"/>
        </w:rPr>
        <w:t xml:space="preserve">by </w:t>
      </w:r>
      <w:del w:id="1050" w:author="Microsoft Office User" w:date="2026-05-05T19:09:00Z" w16du:dateUtc="2026-05-05T16:09:00Z">
        <w:r w:rsidDel="00D97404">
          <w:rPr>
            <w:rStyle w:val="apple-converted-space"/>
            <w:rFonts w:ascii="Helvetica" w:hAnsi="Helvetica"/>
            <w:color w:val="000000"/>
            <w:sz w:val="22"/>
            <w:szCs w:val="22"/>
            <w:shd w:val="clear" w:color="auto" w:fill="FFFFFF"/>
            <w:lang w:val="en-US"/>
          </w:rPr>
          <w:delText xml:space="preserve">several </w:delText>
        </w:r>
      </w:del>
      <w:ins w:id="1051" w:author="Microsoft Office User" w:date="2026-05-05T19:09:00Z" w16du:dateUtc="2026-05-05T16:09:00Z">
        <w:r w:rsidR="00D97404">
          <w:rPr>
            <w:rStyle w:val="apple-converted-space"/>
            <w:rFonts w:ascii="Helvetica" w:hAnsi="Helvetica"/>
            <w:color w:val="000000"/>
            <w:sz w:val="22"/>
            <w:szCs w:val="22"/>
            <w:shd w:val="clear" w:color="auto" w:fill="FFFFFF"/>
            <w:lang w:val="en-US"/>
          </w:rPr>
          <w:t xml:space="preserve">three </w:t>
        </w:r>
      </w:ins>
      <w:r w:rsidR="003D7B7A">
        <w:rPr>
          <w:rStyle w:val="apple-converted-space"/>
          <w:rFonts w:ascii="Helvetica" w:hAnsi="Helvetica"/>
          <w:color w:val="000000"/>
          <w:sz w:val="22"/>
          <w:szCs w:val="22"/>
          <w:shd w:val="clear" w:color="auto" w:fill="FFFFFF"/>
          <w:lang w:val="en-US"/>
        </w:rPr>
        <w:t xml:space="preserve">modeling </w:t>
      </w:r>
      <w:r>
        <w:rPr>
          <w:rStyle w:val="apple-converted-space"/>
          <w:rFonts w:ascii="Helvetica" w:hAnsi="Helvetica"/>
          <w:color w:val="000000"/>
          <w:sz w:val="22"/>
          <w:szCs w:val="22"/>
          <w:shd w:val="clear" w:color="auto" w:fill="FFFFFF"/>
          <w:lang w:val="en-US"/>
        </w:rPr>
        <w:t>teams. This point is</w:t>
      </w:r>
      <w:r w:rsidR="000E1D81">
        <w:rPr>
          <w:rStyle w:val="apple-converted-space"/>
          <w:rFonts w:ascii="Helvetica" w:hAnsi="Helvetica"/>
          <w:color w:val="000000"/>
          <w:sz w:val="22"/>
          <w:szCs w:val="22"/>
          <w:shd w:val="clear" w:color="auto" w:fill="FFFFFF"/>
          <w:lang w:val="en-US"/>
        </w:rPr>
        <w:t xml:space="preserve"> </w:t>
      </w:r>
      <w:r w:rsidR="00A16507">
        <w:rPr>
          <w:rStyle w:val="apple-converted-space"/>
          <w:rFonts w:ascii="Helvetica" w:hAnsi="Helvetica"/>
          <w:color w:val="000000"/>
          <w:sz w:val="22"/>
          <w:szCs w:val="22"/>
          <w:shd w:val="clear" w:color="auto" w:fill="FFFFFF"/>
          <w:lang w:val="en-US"/>
        </w:rPr>
        <w:t>explained</w:t>
      </w:r>
      <w:ins w:id="1052"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 now</w:t>
        </w:r>
      </w:ins>
      <w:r w:rsidR="00A16507">
        <w:rPr>
          <w:rStyle w:val="apple-converted-space"/>
          <w:rFonts w:ascii="Helvetica" w:hAnsi="Helvetica"/>
          <w:color w:val="000000"/>
          <w:sz w:val="22"/>
          <w:szCs w:val="22"/>
          <w:shd w:val="clear" w:color="auto" w:fill="FFFFFF"/>
          <w:lang w:val="en-US"/>
        </w:rPr>
        <w:t xml:space="preserve"> in Discussion</w:t>
      </w:r>
      <w:r>
        <w:rPr>
          <w:rStyle w:val="apple-converted-space"/>
          <w:rFonts w:ascii="Helvetica" w:hAnsi="Helvetica"/>
          <w:color w:val="000000"/>
          <w:sz w:val="22"/>
          <w:szCs w:val="22"/>
          <w:shd w:val="clear" w:color="auto" w:fill="FFFFFF"/>
          <w:lang w:val="en-US"/>
        </w:rPr>
        <w:t xml:space="preserve"> (Line 2</w:t>
      </w:r>
      <w:ins w:id="1053" w:author="ivan4995@gmail.com" w:date="2026-05-05T17:32:00Z">
        <w:r w:rsidR="00D70979">
          <w:rPr>
            <w:rStyle w:val="apple-converted-space"/>
            <w:rFonts w:ascii="Helvetica" w:hAnsi="Helvetica"/>
            <w:color w:val="000000"/>
            <w:sz w:val="22"/>
            <w:szCs w:val="22"/>
            <w:shd w:val="clear" w:color="auto" w:fill="FFFFFF"/>
            <w:lang w:val="en-US"/>
          </w:rPr>
          <w:t>83</w:t>
        </w:r>
      </w:ins>
      <w:del w:id="1054" w:author="ivan4995@gmail.com" w:date="2026-05-05T17:32:00Z">
        <w:r w:rsidDel="00D70979">
          <w:rPr>
            <w:rStyle w:val="apple-converted-space"/>
            <w:rFonts w:ascii="Helvetica" w:hAnsi="Helvetica"/>
            <w:color w:val="000000"/>
            <w:sz w:val="22"/>
            <w:szCs w:val="22"/>
            <w:shd w:val="clear" w:color="auto" w:fill="FFFFFF"/>
            <w:lang w:val="en-US"/>
          </w:rPr>
          <w:delText>65</w:delText>
        </w:r>
      </w:del>
      <w:r>
        <w:rPr>
          <w:rStyle w:val="apple-converted-space"/>
          <w:rFonts w:ascii="Helvetica" w:hAnsi="Helvetica"/>
          <w:color w:val="000000"/>
          <w:sz w:val="22"/>
          <w:szCs w:val="22"/>
          <w:shd w:val="clear" w:color="auto" w:fill="FFFFFF"/>
          <w:lang w:val="en-US"/>
        </w:rPr>
        <w:t>)</w:t>
      </w:r>
      <w:r w:rsidR="00A16507">
        <w:rPr>
          <w:rStyle w:val="apple-converted-space"/>
          <w:rFonts w:ascii="Helvetica" w:hAnsi="Helvetica"/>
          <w:color w:val="000000"/>
          <w:sz w:val="22"/>
          <w:szCs w:val="22"/>
          <w:shd w:val="clear" w:color="auto" w:fill="FFFFFF"/>
          <w:lang w:val="en-US"/>
        </w:rPr>
        <w:t>:</w:t>
      </w:r>
    </w:p>
    <w:p w14:paraId="52B8DFF9" w14:textId="77777777" w:rsidR="00C53AA4" w:rsidRPr="00A16507" w:rsidRDefault="00C53AA4">
      <w:pPr>
        <w:rPr>
          <w:rStyle w:val="apple-converted-space"/>
          <w:rFonts w:ascii="Helvetica" w:hAnsi="Helvetica"/>
          <w:color w:val="000000"/>
          <w:sz w:val="18"/>
          <w:szCs w:val="18"/>
          <w:shd w:val="clear" w:color="auto" w:fill="FFFFFF"/>
        </w:rPr>
      </w:pPr>
    </w:p>
    <w:p w14:paraId="46D45413" w14:textId="77777777" w:rsidR="00D70979" w:rsidRPr="00D70979" w:rsidRDefault="00D70979">
      <w:pPr>
        <w:ind w:firstLine="709"/>
        <w:jc w:val="both"/>
        <w:rPr>
          <w:ins w:id="1055" w:author="ivan4995@gmail.com" w:date="2026-05-05T17:32:00Z"/>
          <w:rFonts w:ascii="Times New Roman" w:eastAsia="Times New Roman" w:hAnsi="Times New Roman" w:cs="Times New Roman"/>
          <w:sz w:val="20"/>
          <w:szCs w:val="20"/>
          <w:rPrChange w:id="1056" w:author="ivan4995@gmail.com" w:date="2026-05-05T17:32:00Z">
            <w:rPr>
              <w:ins w:id="1057" w:author="ivan4995@gmail.com" w:date="2026-05-05T17:32:00Z"/>
              <w:rFonts w:ascii="Times New Roman" w:eastAsia="Times New Roman" w:hAnsi="Times New Roman" w:cs="Times New Roman"/>
            </w:rPr>
          </w:rPrChange>
        </w:rPr>
        <w:pPrChange w:id="1058" w:author="ivan4995@gmail.com" w:date="2026-05-05T17:32:00Z">
          <w:pPr>
            <w:spacing w:line="360" w:lineRule="auto"/>
            <w:ind w:firstLine="709"/>
            <w:jc w:val="both"/>
          </w:pPr>
        </w:pPrChange>
      </w:pPr>
      <w:ins w:id="1059" w:author="ivan4995@gmail.com" w:date="2026-05-05T17:32:00Z">
        <w:r w:rsidRPr="00D70979">
          <w:rPr>
            <w:rFonts w:ascii="Times New Roman" w:eastAsia="Times New Roman" w:hAnsi="Times New Roman" w:cs="Times New Roman"/>
            <w:sz w:val="20"/>
            <w:szCs w:val="20"/>
            <w:lang w:val="en-US"/>
            <w:rPrChange w:id="1060" w:author="ivan4995@gmail.com" w:date="2026-05-05T17:32:00Z">
              <w:rPr>
                <w:rFonts w:ascii="Times New Roman" w:eastAsia="Times New Roman" w:hAnsi="Times New Roman" w:cs="Times New Roman"/>
                <w:lang w:val="en-US"/>
              </w:rPr>
            </w:rPrChange>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Pr="00D70979">
          <w:rPr>
            <w:rFonts w:ascii="Times New Roman" w:eastAsia="Times New Roman" w:hAnsi="Times New Roman" w:cs="Times New Roman"/>
            <w:sz w:val="20"/>
            <w:szCs w:val="20"/>
            <w:lang w:val="en-US"/>
            <w:rPrChange w:id="1061"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1062" w:author="ivan4995@gmail.com" w:date="2026-05-05T17:32:00Z">
              <w:rPr>
                <w:rFonts w:ascii="Times New Roman" w:eastAsia="Times New Roman" w:hAnsi="Times New Roman" w:cs="Times New Roman"/>
                <w:lang w:val="en-US"/>
              </w:rPr>
            </w:rPrChange>
          </w:rPr>
          <w:instrText xml:space="preserve"> ADDIN EN.CITE </w:instrText>
        </w:r>
        <w:r w:rsidRPr="00D70979">
          <w:rPr>
            <w:rFonts w:ascii="Times New Roman" w:eastAsia="Times New Roman" w:hAnsi="Times New Roman" w:cs="Times New Roman"/>
            <w:sz w:val="20"/>
            <w:szCs w:val="20"/>
            <w:lang w:val="en-US"/>
            <w:rPrChange w:id="1063"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1064" w:author="ivan4995@gmail.com" w:date="2026-05-05T17:32:00Z">
              <w:rPr>
                <w:rFonts w:ascii="Times New Roman" w:eastAsia="Times New Roman" w:hAnsi="Times New Roman" w:cs="Times New Roman"/>
                <w:lang w:val="en-US"/>
              </w:rPr>
            </w:rPrChange>
          </w:rPr>
          <w:instrText xml:space="preserve"> ADDIN EN.CITE.DATA </w:instrText>
        </w:r>
        <w:r w:rsidRPr="00396881">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1065" w:author="ivan4995@gmail.com" w:date="2026-05-05T17:32:00Z">
              <w:rPr>
                <w:rFonts w:ascii="Times New Roman" w:eastAsia="Times New Roman" w:hAnsi="Times New Roman" w:cs="Times New Roman"/>
                <w:lang w:val="en-US"/>
              </w:rPr>
            </w:rPrChange>
          </w:rPr>
          <w:fldChar w:fldCharType="end"/>
        </w:r>
        <w:r w:rsidRPr="00396881">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1066" w:author="ivan4995@gmail.com" w:date="2026-05-05T17:32:00Z">
              <w:rPr>
                <w:rFonts w:ascii="Times New Roman" w:eastAsia="Times New Roman" w:hAnsi="Times New Roman" w:cs="Times New Roman"/>
                <w:lang w:val="en-US"/>
              </w:rPr>
            </w:rPrChange>
          </w:rPr>
          <w:fldChar w:fldCharType="separate"/>
        </w:r>
        <w:r w:rsidRPr="00D70979">
          <w:rPr>
            <w:rFonts w:ascii="Times New Roman" w:eastAsia="Times New Roman" w:hAnsi="Times New Roman" w:cs="Times New Roman"/>
            <w:noProof/>
            <w:sz w:val="20"/>
            <w:szCs w:val="20"/>
            <w:lang w:val="en-US"/>
            <w:rPrChange w:id="1067" w:author="ivan4995@gmail.com" w:date="2026-05-05T17:32:00Z">
              <w:rPr>
                <w:rFonts w:ascii="Times New Roman" w:eastAsia="Times New Roman" w:hAnsi="Times New Roman" w:cs="Times New Roman"/>
                <w:noProof/>
                <w:lang w:val="en-US"/>
              </w:rPr>
            </w:rPrChange>
          </w:rPr>
          <w:t>[56-58]</w:t>
        </w:r>
        <w:r w:rsidRPr="00D70979">
          <w:rPr>
            <w:rFonts w:ascii="Times New Roman" w:eastAsia="Times New Roman" w:hAnsi="Times New Roman" w:cs="Times New Roman"/>
            <w:sz w:val="20"/>
            <w:szCs w:val="20"/>
            <w:lang w:val="en-US"/>
            <w:rPrChange w:id="1068" w:author="ivan4995@gmail.com" w:date="2026-05-05T17:32:00Z">
              <w:rPr>
                <w:rFonts w:ascii="Times New Roman" w:eastAsia="Times New Roman" w:hAnsi="Times New Roman" w:cs="Times New Roman"/>
                <w:lang w:val="en-US"/>
              </w:rPr>
            </w:rPrChange>
          </w:rPr>
          <w:fldChar w:fldCharType="end"/>
        </w:r>
        <w:r w:rsidRPr="00D70979">
          <w:rPr>
            <w:rFonts w:ascii="Times New Roman" w:eastAsia="Times New Roman" w:hAnsi="Times New Roman" w:cs="Times New Roman"/>
            <w:sz w:val="20"/>
            <w:szCs w:val="20"/>
            <w:lang w:val="en-US"/>
            <w:rPrChange w:id="1069" w:author="ivan4995@gmail.com" w:date="2026-05-05T17:32:00Z">
              <w:rPr>
                <w:rFonts w:ascii="Times New Roman" w:eastAsia="Times New Roman" w:hAnsi="Times New Roman" w:cs="Times New Roman"/>
                <w:lang w:val="en-US"/>
              </w:rPr>
            </w:rPrChange>
          </w:rPr>
          <w:t xml:space="preserve">, the </w:t>
        </w:r>
        <w:r w:rsidRPr="00D70979">
          <w:rPr>
            <w:rFonts w:ascii="Times New Roman" w:eastAsia="Times New Roman" w:hAnsi="Times New Roman" w:cs="Times New Roman"/>
            <w:sz w:val="20"/>
            <w:szCs w:val="20"/>
            <w:rPrChange w:id="1070" w:author="ivan4995@gmail.com" w:date="2026-05-05T17:32:00Z">
              <w:rPr>
                <w:rFonts w:ascii="Times New Roman" w:eastAsia="Times New Roman" w:hAnsi="Times New Roman" w:cs="Times New Roman"/>
              </w:rPr>
            </w:rPrChange>
          </w:rPr>
          <w:t>multi-locus epidemiological model</w:t>
        </w:r>
        <w:r w:rsidRPr="00D70979">
          <w:rPr>
            <w:rFonts w:ascii="Times New Roman" w:eastAsia="Times New Roman" w:hAnsi="Times New Roman" w:cs="Times New Roman"/>
            <w:sz w:val="20"/>
            <w:szCs w:val="20"/>
            <w:lang w:val="en-US"/>
            <w:rPrChange w:id="1071" w:author="ivan4995@gmail.com" w:date="2026-05-05T17:32:00Z">
              <w:rPr>
                <w:rFonts w:ascii="Times New Roman" w:eastAsia="Times New Roman" w:hAnsi="Times New Roman" w:cs="Times New Roman"/>
                <w:lang w:val="en-US"/>
              </w:rPr>
            </w:rPrChange>
          </w:rPr>
          <w:t xml:space="preserve"> of respiratory viruses is effectively reduced to t</w:t>
        </w:r>
        <w:r w:rsidRPr="00D70979">
          <w:rPr>
            <w:rFonts w:ascii="Times New Roman" w:eastAsia="Times New Roman" w:hAnsi="Times New Roman" w:cs="Times New Roman"/>
            <w:sz w:val="20"/>
            <w:szCs w:val="20"/>
            <w:rPrChange w:id="1072" w:author="ivan4995@gmail.com" w:date="2026-05-05T17:32:00Z">
              <w:rPr>
                <w:rFonts w:ascii="Times New Roman" w:eastAsia="Times New Roman" w:hAnsi="Times New Roman" w:cs="Times New Roman"/>
              </w:rPr>
            </w:rPrChange>
          </w:rPr>
          <w:t>he Wright-Fisher model</w:t>
        </w:r>
        <w:r w:rsidRPr="00D70979">
          <w:rPr>
            <w:rFonts w:ascii="Times New Roman" w:eastAsia="Times New Roman" w:hAnsi="Times New Roman" w:cs="Times New Roman"/>
            <w:sz w:val="20"/>
            <w:szCs w:val="20"/>
            <w:lang w:val="en-US"/>
            <w:rPrChange w:id="1073" w:author="ivan4995@gmail.com" w:date="2026-05-05T17:32:00Z">
              <w:rPr>
                <w:rFonts w:ascii="Times New Roman" w:eastAsia="Times New Roman" w:hAnsi="Times New Roman" w:cs="Times New Roman"/>
                <w:lang w:val="en-US"/>
              </w:rPr>
            </w:rPrChange>
          </w:rPr>
          <w:t xml:space="preserve"> with constant directional selection. The selection coefficient is expressed in terms of basic reproduction ratio in a naïve population and the breadth of antibody neutralization, calculated in these works using different approximations.</w:t>
        </w:r>
      </w:ins>
    </w:p>
    <w:p w14:paraId="030BD6CC" w14:textId="06BE1FBD" w:rsidR="00E82AF9" w:rsidRDefault="005B0E48" w:rsidP="00F951D4">
      <w:pPr>
        <w:jc w:val="both"/>
        <w:rPr>
          <w:rFonts w:ascii="Helvetica" w:hAnsi="Helvetica"/>
          <w:color w:val="000000"/>
          <w:sz w:val="22"/>
          <w:szCs w:val="22"/>
          <w:lang w:val="en-US"/>
        </w:rPr>
      </w:pPr>
      <w:del w:id="1074" w:author="ivan4995@gmail.com" w:date="2026-05-05T17:32:00Z">
        <w:r w:rsidRPr="005B0E48" w:rsidDel="00D70979">
          <w:rPr>
            <w:rFonts w:ascii="Times New Roman" w:hAnsi="Times New Roman" w:cs="Times New Roman"/>
            <w:color w:val="000000"/>
            <w:sz w:val="20"/>
            <w:szCs w:val="20"/>
            <w:shd w:val="clear" w:color="auto" w:fill="FFFFFF"/>
            <w:lang w:val="en-US"/>
          </w:rPr>
          <w:delText>For testing the accuracy, we used a model with directional selection. In fact, SAR</w:delText>
        </w:r>
        <w:r w:rsidR="00660F68" w:rsidDel="00D70979">
          <w:rPr>
            <w:rFonts w:ascii="Times New Roman" w:hAnsi="Times New Roman" w:cs="Times New Roman"/>
            <w:color w:val="000000"/>
            <w:sz w:val="20"/>
            <w:szCs w:val="20"/>
            <w:shd w:val="clear" w:color="auto" w:fill="FFFFFF"/>
            <w:lang w:val="en-US"/>
          </w:rPr>
          <w:delText>S</w:delText>
        </w:r>
        <w:r w:rsidR="00660F68" w:rsidRPr="005B0E48" w:rsidDel="00D70979">
          <w:rPr>
            <w:rFonts w:ascii="Times New Roman" w:hAnsi="Times New Roman" w:cs="Times New Roman"/>
            <w:color w:val="000000"/>
            <w:sz w:val="20"/>
            <w:szCs w:val="20"/>
            <w:shd w:val="clear" w:color="auto" w:fill="FFFFFF"/>
            <w:lang w:val="en-US"/>
          </w:rPr>
          <w:delText>–</w:delText>
        </w:r>
        <w:r w:rsidRPr="005B0E48" w:rsidDel="00D70979">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D70979">
          <w:rPr>
            <w:rFonts w:ascii="Times New Roman" w:hAnsi="Times New Roman" w:cs="Times New Roman"/>
            <w:color w:val="000000"/>
            <w:sz w:val="20"/>
            <w:szCs w:val="20"/>
            <w:shd w:val="clear" w:color="auto" w:fill="FFFFFF"/>
          </w:rPr>
          <w:delText>multi-locus epidemiological model</w:delText>
        </w:r>
        <w:r w:rsidRPr="005B0E48" w:rsidDel="00D70979">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D70979">
          <w:rPr>
            <w:rFonts w:ascii="Times New Roman" w:hAnsi="Times New Roman" w:cs="Times New Roman"/>
            <w:color w:val="000000"/>
            <w:sz w:val="20"/>
            <w:szCs w:val="20"/>
            <w:shd w:val="clear" w:color="auto" w:fill="FFFFFF"/>
          </w:rPr>
          <w:delText>he Wright-Fisher model</w:delText>
        </w:r>
        <w:r w:rsidRPr="005B0E48" w:rsidDel="00D70979">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00C53AA4" w:rsidRPr="0031623F" w:rsidDel="00D70979">
          <w:rPr>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E82AF9">
        <w:rPr>
          <w:rFonts w:ascii="Helvetica" w:hAnsi="Helvetica"/>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00133529" w:rsidRPr="003552A3">
        <w:rPr>
          <w:rStyle w:val="apple-converted-space"/>
          <w:rFonts w:ascii="Helvetica" w:hAnsi="Helvetica"/>
          <w:color w:val="000000"/>
          <w:sz w:val="22"/>
          <w:szCs w:val="22"/>
          <w:shd w:val="clear" w:color="auto" w:fill="FFFFFF"/>
        </w:rPr>
        <w:t> </w:t>
      </w:r>
    </w:p>
    <w:p w14:paraId="46A7557A" w14:textId="77777777" w:rsidR="00660F68" w:rsidRPr="00660F68" w:rsidRDefault="00660F68" w:rsidP="00F951D4">
      <w:pPr>
        <w:jc w:val="both"/>
        <w:rPr>
          <w:rFonts w:ascii="Times New Roman" w:hAnsi="Times New Roman" w:cs="Times New Roman"/>
          <w:color w:val="000000"/>
          <w:sz w:val="20"/>
          <w:szCs w:val="20"/>
          <w:shd w:val="clear" w:color="auto" w:fill="FFFFFF"/>
          <w:lang w:val="en-US"/>
        </w:rPr>
      </w:pPr>
    </w:p>
    <w:p w14:paraId="758D0A40" w14:textId="2FF6116C" w:rsidR="00E82AF9" w:rsidRPr="00E82AF9" w:rsidRDefault="000E1D81">
      <w:pPr>
        <w:rPr>
          <w:rFonts w:ascii="Helvetica" w:hAnsi="Helvetica"/>
          <w:color w:val="000000"/>
          <w:sz w:val="22"/>
          <w:szCs w:val="22"/>
          <w:lang w:val="en-US"/>
        </w:rPr>
      </w:pPr>
      <w:del w:id="1075" w:author="Microsoft Office User" w:date="2026-05-06T04:50:00Z" w16du:dateUtc="2026-05-06T01:50:00Z">
        <w:r w:rsidDel="00362A9E">
          <w:rPr>
            <w:rFonts w:ascii="Helvetica" w:hAnsi="Helvetica"/>
            <w:color w:val="000000"/>
            <w:sz w:val="22"/>
            <w:szCs w:val="22"/>
            <w:lang w:val="en-US"/>
          </w:rPr>
          <w:delText>Added to</w:delText>
        </w:r>
      </w:del>
      <w:ins w:id="1076" w:author="Microsoft Office User" w:date="2026-05-06T04:50:00Z" w16du:dateUtc="2026-05-06T01:50:00Z">
        <w:r w:rsidR="00362A9E">
          <w:rPr>
            <w:rFonts w:ascii="Helvetica" w:hAnsi="Helvetica"/>
            <w:color w:val="000000"/>
            <w:sz w:val="22"/>
            <w:szCs w:val="22"/>
            <w:lang w:val="en-US"/>
          </w:rPr>
          <w:t>We</w:t>
        </w:r>
      </w:ins>
      <w:ins w:id="1077" w:author="Microsoft Office User" w:date="2026-05-06T04:52:00Z" w16du:dateUtc="2026-05-06T01:52:00Z">
        <w:r w:rsidR="00C27258">
          <w:rPr>
            <w:rFonts w:ascii="Helvetica" w:hAnsi="Helvetica"/>
            <w:color w:val="000000"/>
            <w:sz w:val="22"/>
            <w:szCs w:val="22"/>
            <w:lang w:val="en-US"/>
          </w:rPr>
          <w:t xml:space="preserve"> now</w:t>
        </w:r>
      </w:ins>
      <w:ins w:id="1078" w:author="Microsoft Office User" w:date="2026-05-06T04:50:00Z" w16du:dateUtc="2026-05-06T01:50:00Z">
        <w:r w:rsidR="00362A9E">
          <w:rPr>
            <w:rFonts w:ascii="Helvetica" w:hAnsi="Helvetica"/>
            <w:color w:val="000000"/>
            <w:sz w:val="22"/>
            <w:szCs w:val="22"/>
            <w:lang w:val="en-US"/>
          </w:rPr>
          <w:t xml:space="preserve"> explained in</w:t>
        </w:r>
      </w:ins>
      <w:r w:rsidR="00E82AF9">
        <w:rPr>
          <w:rFonts w:ascii="Helvetica" w:hAnsi="Helvetica"/>
          <w:color w:val="000000"/>
          <w:sz w:val="22"/>
          <w:szCs w:val="22"/>
          <w:lang w:val="en-US"/>
        </w:rPr>
        <w:t xml:space="preserve"> Methods/A</w:t>
      </w:r>
      <w:r>
        <w:rPr>
          <w:rFonts w:ascii="Helvetica" w:hAnsi="Helvetica"/>
          <w:color w:val="000000"/>
          <w:sz w:val="22"/>
          <w:szCs w:val="22"/>
          <w:lang w:val="en-US"/>
        </w:rPr>
        <w:t>ssumptions</w:t>
      </w:r>
      <w:ins w:id="1079" w:author="Microsoft Office User" w:date="2026-05-06T04:50:00Z" w16du:dateUtc="2026-05-06T01:50:00Z">
        <w:r w:rsidR="00362A9E">
          <w:rPr>
            <w:rFonts w:ascii="Helvetica" w:hAnsi="Helvetica"/>
            <w:color w:val="000000"/>
            <w:sz w:val="22"/>
            <w:szCs w:val="22"/>
            <w:lang w:val="en-US"/>
          </w:rPr>
          <w:t xml:space="preserve"> why the role of recombination </w:t>
        </w:r>
      </w:ins>
      <w:ins w:id="1080" w:author="Microsoft Office User" w:date="2026-05-06T04:51:00Z" w16du:dateUtc="2026-05-06T01:51:00Z">
        <w:r w:rsidR="00362A9E">
          <w:rPr>
            <w:rFonts w:ascii="Helvetica" w:hAnsi="Helvetica"/>
            <w:color w:val="000000"/>
            <w:sz w:val="22"/>
            <w:szCs w:val="22"/>
            <w:lang w:val="en-US"/>
          </w:rPr>
          <w:t xml:space="preserve">for detection of epistasis is small </w:t>
        </w:r>
      </w:ins>
      <w:del w:id="1081" w:author="Microsoft Office User" w:date="2026-05-06T04:52:00Z" w16du:dateUtc="2026-05-06T01:52:00Z">
        <w:r w:rsidR="00E65018" w:rsidDel="00C27258">
          <w:rPr>
            <w:rFonts w:ascii="Helvetica" w:hAnsi="Helvetica"/>
            <w:color w:val="000000"/>
            <w:sz w:val="22"/>
            <w:szCs w:val="22"/>
            <w:lang w:val="en-US"/>
          </w:rPr>
          <w:delText xml:space="preserve"> </w:delText>
        </w:r>
      </w:del>
      <w:r w:rsidR="00E65018">
        <w:rPr>
          <w:rFonts w:ascii="Helvetica" w:hAnsi="Helvetica"/>
          <w:color w:val="000000"/>
          <w:sz w:val="22"/>
          <w:szCs w:val="22"/>
          <w:lang w:val="en-US"/>
        </w:rPr>
        <w:t>(Line 4</w:t>
      </w:r>
      <w:ins w:id="1082" w:author="ivan4995@gmail.com" w:date="2026-05-05T17:33:00Z">
        <w:r w:rsidR="00D70979">
          <w:rPr>
            <w:rFonts w:ascii="Helvetica" w:hAnsi="Helvetica"/>
            <w:color w:val="000000"/>
            <w:sz w:val="22"/>
            <w:szCs w:val="22"/>
            <w:lang w:val="en-US"/>
          </w:rPr>
          <w:t>1</w:t>
        </w:r>
      </w:ins>
      <w:ins w:id="1083" w:author="Microsoft Office User" w:date="2026-05-05T19:12:00Z" w16du:dateUtc="2026-05-05T16:12:00Z">
        <w:r w:rsidR="00D97404">
          <w:rPr>
            <w:rFonts w:ascii="Helvetica" w:hAnsi="Helvetica"/>
            <w:color w:val="000000"/>
            <w:sz w:val="22"/>
            <w:szCs w:val="22"/>
            <w:lang w:val="en-US"/>
          </w:rPr>
          <w:t>3</w:t>
        </w:r>
      </w:ins>
      <w:ins w:id="1084" w:author="ivan4995@gmail.com" w:date="2026-05-05T17:33:00Z">
        <w:del w:id="1085" w:author="Microsoft Office User" w:date="2026-05-05T19:12:00Z" w16du:dateUtc="2026-05-05T16:12:00Z">
          <w:r w:rsidR="00D70979" w:rsidDel="00D97404">
            <w:rPr>
              <w:rFonts w:ascii="Helvetica" w:hAnsi="Helvetica"/>
              <w:color w:val="000000"/>
              <w:sz w:val="22"/>
              <w:szCs w:val="22"/>
              <w:lang w:val="en-US"/>
            </w:rPr>
            <w:delText>5</w:delText>
          </w:r>
        </w:del>
      </w:ins>
      <w:del w:id="1086" w:author="ivan4995@gmail.com" w:date="2026-05-05T17:33:00Z">
        <w:r w:rsidR="00E65018" w:rsidDel="00D70979">
          <w:rPr>
            <w:rFonts w:ascii="Helvetica" w:hAnsi="Helvetica"/>
            <w:color w:val="000000"/>
            <w:sz w:val="22"/>
            <w:szCs w:val="22"/>
            <w:lang w:val="en-US"/>
          </w:rPr>
          <w:delText>09</w:delText>
        </w:r>
      </w:del>
      <w:r w:rsidR="00E65018">
        <w:rPr>
          <w:rFonts w:ascii="Helvetica" w:hAnsi="Helvetica"/>
          <w:color w:val="000000"/>
          <w:sz w:val="22"/>
          <w:szCs w:val="22"/>
          <w:lang w:val="en-US"/>
        </w:rPr>
        <w:t>)</w:t>
      </w:r>
      <w:r w:rsidR="00E82AF9">
        <w:rPr>
          <w:rFonts w:ascii="Helvetica" w:hAnsi="Helvetica"/>
          <w:color w:val="000000"/>
          <w:sz w:val="22"/>
          <w:szCs w:val="22"/>
          <w:lang w:val="en-US"/>
        </w:rPr>
        <w:t>:</w:t>
      </w:r>
    </w:p>
    <w:p w14:paraId="2F65E2AE" w14:textId="77777777" w:rsidR="00E82AF9" w:rsidRDefault="00E82AF9">
      <w:pPr>
        <w:rPr>
          <w:rFonts w:ascii="Helvetica" w:hAnsi="Helvetica"/>
          <w:color w:val="000000"/>
          <w:sz w:val="22"/>
          <w:szCs w:val="22"/>
        </w:rPr>
      </w:pPr>
    </w:p>
    <w:p w14:paraId="6CF81E29" w14:textId="0258FB65" w:rsidR="00D97404" w:rsidRPr="00D97404" w:rsidRDefault="00D97404">
      <w:pPr>
        <w:pBdr>
          <w:top w:val="nil"/>
          <w:left w:val="nil"/>
          <w:bottom w:val="nil"/>
          <w:right w:val="nil"/>
          <w:between w:val="nil"/>
        </w:pBdr>
        <w:ind w:firstLine="709"/>
        <w:jc w:val="both"/>
        <w:rPr>
          <w:ins w:id="1087" w:author="Microsoft Office User" w:date="2026-05-05T19:12:00Z" w16du:dateUtc="2026-05-05T16:12:00Z"/>
          <w:rFonts w:ascii="Times New Roman" w:hAnsi="Times New Roman" w:cs="Times New Roman"/>
          <w:color w:val="000000"/>
          <w:sz w:val="20"/>
          <w:szCs w:val="20"/>
          <w:lang w:val="en-US"/>
        </w:rPr>
        <w:pPrChange w:id="1088" w:author="Microsoft Office User" w:date="2026-05-05T19:13:00Z" w16du:dateUtc="2026-05-05T16:13:00Z">
          <w:pPr>
            <w:pBdr>
              <w:top w:val="nil"/>
              <w:left w:val="nil"/>
              <w:bottom w:val="nil"/>
              <w:right w:val="nil"/>
              <w:between w:val="nil"/>
            </w:pBdr>
            <w:spacing w:line="360" w:lineRule="auto"/>
            <w:ind w:firstLine="709"/>
            <w:jc w:val="both"/>
          </w:pPr>
        </w:pPrChange>
      </w:pPr>
      <w:ins w:id="1089" w:author="Microsoft Office User" w:date="2026-05-05T19:12:00Z" w16du:dateUtc="2026-05-05T16:12:00Z">
        <w:r w:rsidRPr="00D97404">
          <w:rPr>
            <w:rFonts w:ascii="Times New Roman" w:eastAsia="Times New Roman" w:hAnsi="Times New Roman" w:cs="Times New Roman"/>
            <w:color w:val="000000"/>
            <w:sz w:val="20"/>
            <w:szCs w:val="20"/>
            <w:lang w:val="en-US"/>
            <w:rPrChange w:id="1090" w:author="Microsoft Office User" w:date="2026-05-05T19:13:00Z" w16du:dateUtc="2026-05-05T16:13:00Z">
              <w:rPr>
                <w:rFonts w:ascii="Times New Roman" w:eastAsia="Times New Roman" w:hAnsi="Times New Roman" w:cs="Times New Roman"/>
                <w:color w:val="000000"/>
                <w:lang w:val="en-US"/>
              </w:rPr>
            </w:rPrChange>
          </w:rPr>
          <w:t>Recombination is</w:t>
        </w:r>
      </w:ins>
      <w:ins w:id="1091" w:author="Microsoft Office User" w:date="2026-05-06T04:51:00Z" w16du:dateUtc="2026-05-06T01:51:00Z">
        <w:r w:rsidR="00362A9E">
          <w:rPr>
            <w:rFonts w:ascii="Times New Roman" w:eastAsia="Times New Roman" w:hAnsi="Times New Roman" w:cs="Times New Roman"/>
            <w:color w:val="000000"/>
            <w:sz w:val="20"/>
            <w:szCs w:val="20"/>
            <w:lang w:val="en-US"/>
          </w:rPr>
          <w:t xml:space="preserve"> observed, for example for Omicron variants, but still</w:t>
        </w:r>
      </w:ins>
      <w:ins w:id="1092" w:author="Microsoft Office User" w:date="2026-05-05T19:12:00Z" w16du:dateUtc="2026-05-05T16:12:00Z">
        <w:r w:rsidRPr="00D97404">
          <w:rPr>
            <w:rFonts w:ascii="Times New Roman" w:eastAsia="Times New Roman" w:hAnsi="Times New Roman" w:cs="Times New Roman"/>
            <w:color w:val="000000"/>
            <w:sz w:val="20"/>
            <w:szCs w:val="20"/>
            <w:lang w:val="en-US"/>
            <w:rPrChange w:id="1093" w:author="Microsoft Office User" w:date="2026-05-05T19:13:00Z" w16du:dateUtc="2026-05-05T16:13:00Z">
              <w:rPr>
                <w:rFonts w:ascii="Times New Roman" w:eastAsia="Times New Roman" w:hAnsi="Times New Roman" w:cs="Times New Roman"/>
                <w:color w:val="000000"/>
                <w:lang w:val="en-US"/>
              </w:rPr>
            </w:rPrChange>
          </w:rPr>
          <w:t xml:space="preserve"> relatively rare in SARS-CoV-2, because it requires coinfection of an individual with two genetically remote variants, as estimated before for </w:t>
        </w:r>
        <w:r w:rsidRPr="00D97404">
          <w:rPr>
            <w:rFonts w:ascii="Times New Roman" w:eastAsia="Times New Roman" w:hAnsi="Times New Roman" w:cs="Times New Roman"/>
            <w:color w:val="000000"/>
            <w:sz w:val="20"/>
            <w:szCs w:val="20"/>
            <w:lang w:val="en-US"/>
            <w:rPrChange w:id="1094" w:author="Microsoft Office User" w:date="2026-05-05T19:13:00Z" w16du:dateUtc="2026-05-05T16:13:00Z">
              <w:rPr>
                <w:rFonts w:ascii="Times New Roman" w:eastAsia="Times New Roman" w:hAnsi="Times New Roman" w:cs="Times New Roman"/>
                <w:color w:val="000000"/>
                <w:lang w:val="en-US"/>
              </w:rPr>
            </w:rPrChange>
          </w:rPr>
          <w:lastRenderedPageBreak/>
          <w:t xml:space="preserve">another virus </w:t>
        </w:r>
        <w:r w:rsidRPr="00D97404">
          <w:rPr>
            <w:rFonts w:ascii="Times New Roman" w:eastAsia="Times New Roman" w:hAnsi="Times New Roman" w:cs="Times New Roman"/>
            <w:color w:val="000000"/>
            <w:sz w:val="20"/>
            <w:szCs w:val="20"/>
            <w:lang w:val="en-US"/>
            <w:rPrChange w:id="1095"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1096"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1097"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1098"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396881">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1099" w:author="Microsoft Office User" w:date="2026-05-05T19:13:00Z" w16du:dateUtc="2026-05-05T16:13:00Z">
              <w:rPr>
                <w:rFonts w:ascii="Times New Roman" w:eastAsia="Times New Roman" w:hAnsi="Times New Roman" w:cs="Times New Roman"/>
                <w:color w:val="000000"/>
                <w:lang w:val="en-US"/>
              </w:rPr>
            </w:rPrChange>
          </w:rPr>
          <w:fldChar w:fldCharType="end"/>
        </w:r>
        <w:r w:rsidRPr="00396881">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1100"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1101" w:author="Microsoft Office User" w:date="2026-05-05T19:13:00Z" w16du:dateUtc="2026-05-05T16:13:00Z">
              <w:rPr>
                <w:rFonts w:ascii="Times New Roman" w:eastAsia="Times New Roman" w:hAnsi="Times New Roman" w:cs="Times New Roman"/>
                <w:noProof/>
                <w:color w:val="000000"/>
                <w:lang w:val="en-US"/>
              </w:rPr>
            </w:rPrChange>
          </w:rPr>
          <w:t>[69, 72]</w:t>
        </w:r>
        <w:r w:rsidRPr="00D97404">
          <w:rPr>
            <w:rFonts w:ascii="Times New Roman" w:eastAsia="Times New Roman" w:hAnsi="Times New Roman" w:cs="Times New Roman"/>
            <w:color w:val="000000"/>
            <w:sz w:val="20"/>
            <w:szCs w:val="20"/>
            <w:lang w:val="en-US"/>
            <w:rPrChange w:id="1102"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1103" w:author="Microsoft Office User" w:date="2026-05-05T19:13:00Z" w16du:dateUtc="2026-05-05T16:13: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D97404">
          <w:rPr>
            <w:rFonts w:ascii="Times New Roman" w:eastAsia="Times New Roman" w:hAnsi="Times New Roman" w:cs="Times New Roman"/>
            <w:color w:val="000000"/>
            <w:sz w:val="20"/>
            <w:szCs w:val="20"/>
            <w:lang w:val="en-US"/>
            <w:rPrChange w:id="1104"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1105"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1106"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1107"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396881">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1108" w:author="Microsoft Office User" w:date="2026-05-05T19:13:00Z" w16du:dateUtc="2026-05-05T16:13:00Z">
              <w:rPr>
                <w:rFonts w:ascii="Times New Roman" w:eastAsia="Times New Roman" w:hAnsi="Times New Roman" w:cs="Times New Roman"/>
                <w:color w:val="000000"/>
                <w:lang w:val="en-US"/>
              </w:rPr>
            </w:rPrChange>
          </w:rPr>
          <w:fldChar w:fldCharType="end"/>
        </w:r>
        <w:r w:rsidRPr="00396881">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1109"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1110" w:author="Microsoft Office User" w:date="2026-05-05T19:13:00Z" w16du:dateUtc="2026-05-05T16:13:00Z">
              <w:rPr>
                <w:rFonts w:ascii="Times New Roman" w:eastAsia="Times New Roman" w:hAnsi="Times New Roman" w:cs="Times New Roman"/>
                <w:noProof/>
                <w:color w:val="000000"/>
                <w:lang w:val="en-US"/>
              </w:rPr>
            </w:rPrChange>
          </w:rPr>
          <w:t>[69, 73]</w:t>
        </w:r>
        <w:r w:rsidRPr="00D97404">
          <w:rPr>
            <w:rFonts w:ascii="Times New Roman" w:eastAsia="Times New Roman" w:hAnsi="Times New Roman" w:cs="Times New Roman"/>
            <w:color w:val="000000"/>
            <w:sz w:val="20"/>
            <w:szCs w:val="20"/>
            <w:lang w:val="en-US"/>
            <w:rPrChange w:id="1111"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1112" w:author="Microsoft Office User" w:date="2026-05-05T19:13:00Z" w16du:dateUtc="2026-05-05T16:13:00Z">
              <w:rPr>
                <w:rFonts w:ascii="Times New Roman" w:eastAsia="Times New Roman" w:hAnsi="Times New Roman" w:cs="Times New Roman"/>
                <w:color w:val="000000"/>
                <w:lang w:val="en-US"/>
              </w:rPr>
            </w:rPrChange>
          </w:rPr>
          <w:t>.</w:t>
        </w:r>
        <w:r w:rsidRPr="00D97404">
          <w:rPr>
            <w:rFonts w:ascii="Times New Roman" w:hAnsi="Times New Roman" w:cs="Times New Roman"/>
            <w:color w:val="000000"/>
            <w:sz w:val="20"/>
            <w:szCs w:val="20"/>
            <w:lang w:val="en-US"/>
          </w:rPr>
          <w:t xml:space="preserve"> </w:t>
        </w:r>
        <w:r w:rsidRPr="00D97404">
          <w:rPr>
            <w:rFonts w:ascii="Times New Roman" w:eastAsia="Times New Roman" w:hAnsi="Times New Roman" w:cs="Times New Roman"/>
            <w:color w:val="000000"/>
            <w:sz w:val="20"/>
            <w:szCs w:val="20"/>
            <w:lang w:val="en-US"/>
            <w:rPrChange w:id="1113" w:author="Microsoft Office User" w:date="2026-05-05T19:13:00Z" w16du:dateUtc="2026-05-05T16:13:00Z">
              <w:rPr>
                <w:rFonts w:ascii="Times New Roman" w:eastAsia="Times New Roman" w:hAnsi="Times New Roman" w:cs="Times New Roman"/>
                <w:color w:val="000000"/>
                <w:lang w:val="en-US"/>
              </w:rPr>
            </w:rPrChange>
          </w:rPr>
          <w:t>The effect of recombination on detection accuracy was tested in Fig. 1 and found to be modest.</w:t>
        </w:r>
      </w:ins>
    </w:p>
    <w:p w14:paraId="7A373F09" w14:textId="587072FC" w:rsidR="00E82AF9" w:rsidRPr="00D70979" w:rsidDel="00D97404" w:rsidRDefault="00D70979">
      <w:pPr>
        <w:rPr>
          <w:del w:id="1114" w:author="Microsoft Office User" w:date="2026-05-05T19:11:00Z" w16du:dateUtc="2026-05-05T16:11:00Z"/>
          <w:rFonts w:ascii="Times New Roman" w:hAnsi="Times New Roman" w:cs="Times New Roman"/>
          <w:color w:val="000000"/>
          <w:sz w:val="20"/>
          <w:szCs w:val="20"/>
          <w:lang w:val="en-US"/>
        </w:rPr>
      </w:pPr>
      <w:ins w:id="1115" w:author="ivan4995@gmail.com" w:date="2026-05-05T17:33:00Z">
        <w:del w:id="1116" w:author="Microsoft Office User" w:date="2026-05-05T19:12:00Z" w16du:dateUtc="2026-05-05T16:12:00Z">
          <w:r w:rsidRPr="00D70979" w:rsidDel="00D97404">
            <w:rPr>
              <w:rFonts w:ascii="Times New Roman" w:eastAsia="Times New Roman" w:hAnsi="Times New Roman" w:cs="Times New Roman"/>
              <w:color w:val="000000"/>
              <w:sz w:val="20"/>
              <w:szCs w:val="20"/>
              <w:lang w:val="en-US"/>
              <w:rPrChange w:id="1117" w:author="ivan4995@gmail.com" w:date="2026-05-05T17:33:00Z">
                <w:rPr>
                  <w:rFonts w:ascii="Times New Roman" w:eastAsia="Times New Roman" w:hAnsi="Times New Roman" w:cs="Times New Roman"/>
                  <w:color w:val="000000"/>
                  <w:lang w:val="en-US"/>
                </w:rPr>
              </w:rPrChange>
            </w:rPr>
            <w:delText xml:space="preserve">Multiplicity of infection is incorporated into an effective recombination rate measurable directly from genomic data </w:delText>
          </w:r>
          <w:r w:rsidRPr="00D70979" w:rsidDel="00D97404">
            <w:rPr>
              <w:rFonts w:ascii="Times New Roman" w:eastAsia="Times New Roman" w:hAnsi="Times New Roman" w:cs="Times New Roman"/>
              <w:color w:val="000000"/>
              <w:sz w:val="20"/>
              <w:szCs w:val="20"/>
              <w:lang w:val="en-US"/>
              <w:rPrChange w:id="1118"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1119" w:author="ivan4995@gmail.com" w:date="2026-05-05T17:33:00Z">
                <w:rPr>
                  <w:rFonts w:ascii="Times New Roman" w:eastAsia="Times New Roman" w:hAnsi="Times New Roman" w:cs="Times New Roman"/>
                  <w:color w:val="000000"/>
                  <w:lang w:val="en-US"/>
                </w:rPr>
              </w:rPrChange>
            </w:rPr>
            <w:delInstrText xml:space="preserve"> ADDIN EN.CITE </w:delInstrText>
          </w:r>
          <w:r w:rsidRPr="00D70979" w:rsidDel="00D97404">
            <w:rPr>
              <w:rFonts w:ascii="Times New Roman" w:eastAsia="Times New Roman" w:hAnsi="Times New Roman" w:cs="Times New Roman"/>
              <w:color w:val="000000"/>
              <w:sz w:val="20"/>
              <w:szCs w:val="20"/>
              <w:lang w:val="en-US"/>
              <w:rPrChange w:id="1120"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1121" w:author="ivan4995@gmail.com" w:date="2026-05-05T17:33:00Z">
                <w:rPr>
                  <w:rFonts w:ascii="Times New Roman" w:eastAsia="Times New Roman" w:hAnsi="Times New Roman" w:cs="Times New Roman"/>
                  <w:color w:val="000000"/>
                  <w:lang w:val="en-US"/>
                </w:rPr>
              </w:rPrChange>
            </w:rPr>
            <w:delInstrText xml:space="preserve"> ADDIN EN.CITE.DATA </w:delInstrText>
          </w:r>
          <w:r w:rsidRPr="00396881"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1122" w:author="ivan4995@gmail.com" w:date="2026-05-05T17:33:00Z">
                <w:rPr>
                  <w:rFonts w:ascii="Times New Roman" w:eastAsia="Times New Roman" w:hAnsi="Times New Roman" w:cs="Times New Roman"/>
                  <w:color w:val="000000"/>
                  <w:lang w:val="en-US"/>
                </w:rPr>
              </w:rPrChange>
            </w:rPr>
            <w:fldChar w:fldCharType="end"/>
          </w:r>
          <w:r w:rsidRPr="00396881"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1123" w:author="ivan4995@gmail.com" w:date="2026-05-05T17:33:00Z">
                <w:rPr>
                  <w:rFonts w:ascii="Times New Roman" w:eastAsia="Times New Roman" w:hAnsi="Times New Roman" w:cs="Times New Roman"/>
                  <w:color w:val="000000"/>
                  <w:lang w:val="en-US"/>
                </w:rPr>
              </w:rPrChange>
            </w:rPr>
            <w:fldChar w:fldCharType="separate"/>
          </w:r>
          <w:r w:rsidRPr="00D70979" w:rsidDel="00D97404">
            <w:rPr>
              <w:rFonts w:ascii="Times New Roman" w:eastAsia="Times New Roman" w:hAnsi="Times New Roman" w:cs="Times New Roman"/>
              <w:noProof/>
              <w:color w:val="000000"/>
              <w:sz w:val="20"/>
              <w:szCs w:val="20"/>
              <w:lang w:val="en-US"/>
              <w:rPrChange w:id="1124" w:author="ivan4995@gmail.com" w:date="2026-05-05T17:33:00Z">
                <w:rPr>
                  <w:rFonts w:ascii="Times New Roman" w:eastAsia="Times New Roman" w:hAnsi="Times New Roman" w:cs="Times New Roman"/>
                  <w:noProof/>
                  <w:color w:val="000000"/>
                  <w:lang w:val="en-US"/>
                </w:rPr>
              </w:rPrChange>
            </w:rPr>
            <w:delText>[69, 73]</w:delText>
          </w:r>
          <w:r w:rsidRPr="00D70979" w:rsidDel="00D97404">
            <w:rPr>
              <w:rFonts w:ascii="Times New Roman" w:eastAsia="Times New Roman" w:hAnsi="Times New Roman" w:cs="Times New Roman"/>
              <w:color w:val="000000"/>
              <w:sz w:val="20"/>
              <w:szCs w:val="20"/>
              <w:lang w:val="en-US"/>
              <w:rPrChange w:id="1125" w:author="ivan4995@gmail.com" w:date="2026-05-05T17:33:00Z">
                <w:rPr>
                  <w:rFonts w:ascii="Times New Roman" w:eastAsia="Times New Roman" w:hAnsi="Times New Roman" w:cs="Times New Roman"/>
                  <w:color w:val="000000"/>
                  <w:lang w:val="en-US"/>
                </w:rPr>
              </w:rPrChange>
            </w:rPr>
            <w:fldChar w:fldCharType="end"/>
          </w:r>
          <w:r w:rsidRPr="00D70979" w:rsidDel="00D97404">
            <w:rPr>
              <w:rFonts w:ascii="Times New Roman" w:eastAsia="Times New Roman" w:hAnsi="Times New Roman" w:cs="Times New Roman"/>
              <w:color w:val="000000"/>
              <w:sz w:val="20"/>
              <w:szCs w:val="20"/>
              <w:lang w:val="en-US"/>
              <w:rPrChange w:id="1126" w:author="ivan4995@gmail.com" w:date="2026-05-05T17:33:00Z">
                <w:rPr>
                  <w:rFonts w:ascii="Times New Roman" w:eastAsia="Times New Roman" w:hAnsi="Times New Roman" w:cs="Times New Roman"/>
                  <w:color w:val="000000"/>
                  <w:lang w:val="en-US"/>
                </w:rPr>
              </w:rPrChange>
            </w:rPr>
            <w:delText>.</w:delText>
          </w:r>
          <w:r w:rsidRPr="00D70979" w:rsidDel="00D97404">
            <w:rPr>
              <w:rFonts w:ascii="Times New Roman" w:hAnsi="Times New Roman" w:cs="Times New Roman"/>
              <w:color w:val="000000"/>
              <w:sz w:val="20"/>
              <w:szCs w:val="20"/>
              <w:lang w:val="en-US"/>
            </w:rPr>
            <w:delText xml:space="preserve"> </w:delText>
          </w:r>
        </w:del>
      </w:ins>
      <w:del w:id="1127" w:author="Microsoft Office User" w:date="2026-05-05T19:11:00Z" w16du:dateUtc="2026-05-05T16:11:00Z">
        <w:r w:rsidR="000E1D81" w:rsidRPr="00D70979" w:rsidDel="00D97404">
          <w:rPr>
            <w:rFonts w:ascii="Times New Roman" w:hAnsi="Times New Roman" w:cs="Times New Roman"/>
            <w:color w:val="000000"/>
            <w:sz w:val="20"/>
            <w:szCs w:val="20"/>
            <w:lang w:val="en-US"/>
          </w:rPr>
          <w:delText>Multiplicity of infection</w:delText>
        </w:r>
        <w:r w:rsidR="00E82AF9" w:rsidRPr="00D70979" w:rsidDel="00D97404">
          <w:rPr>
            <w:rFonts w:ascii="Times New Roman" w:hAnsi="Times New Roman" w:cs="Times New Roman"/>
            <w:color w:val="000000"/>
            <w:sz w:val="20"/>
            <w:szCs w:val="20"/>
            <w:lang w:val="en-US"/>
          </w:rPr>
          <w:delText xml:space="preserve"> </w:delText>
        </w:r>
        <w:r w:rsidR="000E1D81" w:rsidRPr="00D70979" w:rsidDel="00D97404">
          <w:rPr>
            <w:rFonts w:ascii="Times New Roman" w:hAnsi="Times New Roman" w:cs="Times New Roman"/>
            <w:color w:val="000000"/>
            <w:sz w:val="20"/>
            <w:szCs w:val="20"/>
            <w:lang w:val="en-US"/>
          </w:rPr>
          <w:delText xml:space="preserve">is </w:delText>
        </w:r>
        <w:r w:rsidR="00E82AF9" w:rsidRPr="00D70979" w:rsidDel="00D97404">
          <w:rPr>
            <w:rFonts w:ascii="Times New Roman" w:hAnsi="Times New Roman" w:cs="Times New Roman"/>
            <w:color w:val="000000"/>
            <w:sz w:val="20"/>
            <w:szCs w:val="20"/>
            <w:lang w:val="en-US"/>
          </w:rPr>
          <w:delText>incorporated into an effective recombination rate measur</w:delText>
        </w:r>
        <w:r w:rsidR="000E1D81" w:rsidRPr="00D70979" w:rsidDel="00D97404">
          <w:rPr>
            <w:rFonts w:ascii="Times New Roman" w:hAnsi="Times New Roman" w:cs="Times New Roman"/>
            <w:color w:val="000000"/>
            <w:sz w:val="20"/>
            <w:szCs w:val="20"/>
            <w:lang w:val="en-US"/>
          </w:rPr>
          <w:delText>able</w:delText>
        </w:r>
        <w:r w:rsidR="00E82AF9" w:rsidRPr="00D70979" w:rsidDel="00D97404">
          <w:rPr>
            <w:rFonts w:ascii="Times New Roman" w:hAnsi="Times New Roman" w:cs="Times New Roman"/>
            <w:color w:val="000000"/>
            <w:sz w:val="20"/>
            <w:szCs w:val="20"/>
            <w:lang w:val="en-US"/>
          </w:rPr>
          <w:delText xml:space="preserve"> directly from genomic data </w:delText>
        </w:r>
        <w:r w:rsidR="00660F68" w:rsidRPr="00D70979" w:rsidDel="00D97404">
          <w:rPr>
            <w:rFonts w:ascii="Times New Roman" w:hAnsi="Times New Roman" w:cs="Times New Roman"/>
            <w:color w:val="000000"/>
            <w:sz w:val="20"/>
            <w:szCs w:val="20"/>
            <w:lang w:val="en-US"/>
          </w:rPr>
          <w:delText>{Batorsky, 2011 #118; Neher, 2010 #150}.</w:delText>
        </w:r>
      </w:del>
    </w:p>
    <w:p w14:paraId="588DE815" w14:textId="77777777" w:rsidR="00D70979" w:rsidRPr="00D70979" w:rsidRDefault="00D70979">
      <w:pPr>
        <w:rPr>
          <w:ins w:id="1128" w:author="ivan4995@gmail.com" w:date="2026-05-05T17:33:00Z"/>
          <w:rFonts w:ascii="Times New Roman" w:hAnsi="Times New Roman" w:cs="Times New Roman"/>
          <w:color w:val="000000"/>
          <w:sz w:val="20"/>
          <w:szCs w:val="20"/>
          <w:lang w:val="en-US"/>
        </w:rPr>
      </w:pPr>
    </w:p>
    <w:p w14:paraId="70F5F905" w14:textId="77777777"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Default="00506493">
      <w:pPr>
        <w:rPr>
          <w:rFonts w:ascii="Helvetica" w:hAnsi="Helvetica"/>
          <w:color w:val="000000"/>
          <w:sz w:val="22"/>
          <w:szCs w:val="22"/>
          <w:shd w:val="clear" w:color="auto" w:fill="FFFFFF"/>
        </w:rPr>
      </w:pPr>
    </w:p>
    <w:p w14:paraId="2F2B28BE" w14:textId="7553BC5A" w:rsidR="00506493" w:rsidRPr="00506493" w:rsidRDefault="00D97BF5">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legend of Fig. 1, t</w:t>
      </w:r>
      <w:r w:rsidR="00506493">
        <w:rPr>
          <w:rFonts w:ascii="Helvetica" w:hAnsi="Helvetica"/>
          <w:color w:val="000000"/>
          <w:sz w:val="22"/>
          <w:szCs w:val="22"/>
          <w:shd w:val="clear" w:color="auto" w:fill="FFFFFF"/>
          <w:lang w:val="en-US"/>
        </w:rPr>
        <w:t xml:space="preserve">he error of detection </w:t>
      </w:r>
      <w:r w:rsidR="00506493" w:rsidRPr="00506493">
        <w:rPr>
          <w:rFonts w:ascii="Helvetica" w:hAnsi="Helvetica"/>
          <w:color w:val="000000"/>
          <w:sz w:val="22"/>
          <w:szCs w:val="22"/>
          <w:shd w:val="clear" w:color="auto" w:fill="FFFFFF"/>
          <w:lang w:val="en-US"/>
        </w:rPr>
        <w:t>is defined as the sum of the false positive and false negative interactions divided by the number of true interactions</w:t>
      </w:r>
      <w:r>
        <w:rPr>
          <w:rFonts w:ascii="Helvetica" w:hAnsi="Helvetica"/>
          <w:color w:val="000000"/>
          <w:sz w:val="22"/>
          <w:szCs w:val="22"/>
          <w:shd w:val="clear" w:color="auto" w:fill="FFFFFF"/>
          <w:lang w:val="en-US"/>
        </w:rPr>
        <w:t xml:space="preserve"> averaged</w:t>
      </w:r>
      <w:r w:rsidR="001F0DE7">
        <w:rPr>
          <w:rFonts w:ascii="Helvetica" w:hAnsi="Helvetica"/>
          <w:color w:val="000000"/>
          <w:sz w:val="22"/>
          <w:szCs w:val="22"/>
          <w:shd w:val="clear" w:color="auto" w:fill="FFFFFF"/>
          <w:lang w:val="en-US"/>
        </w:rPr>
        <w:t xml:space="preserve"> over populations whose number is shown</w:t>
      </w:r>
      <w:r w:rsidR="00506493" w:rsidRPr="00506493">
        <w:rPr>
          <w:rFonts w:ascii="Helvetica" w:hAnsi="Helvetica"/>
          <w:color w:val="000000"/>
          <w:sz w:val="22"/>
          <w:szCs w:val="22"/>
          <w:shd w:val="clear" w:color="auto" w:fill="FFFFFF"/>
          <w:lang w:val="en-US"/>
        </w:rPr>
        <w:t xml:space="preserve">. This is the relevant measure </w:t>
      </w:r>
      <w:r w:rsidR="00410276">
        <w:rPr>
          <w:rFonts w:ascii="Helvetica" w:hAnsi="Helvetica"/>
          <w:color w:val="000000"/>
          <w:sz w:val="22"/>
          <w:szCs w:val="22"/>
          <w:shd w:val="clear" w:color="auto" w:fill="FFFFFF"/>
          <w:lang w:val="en-US"/>
        </w:rPr>
        <w:t xml:space="preserve">of </w:t>
      </w:r>
      <w:r>
        <w:rPr>
          <w:rFonts w:ascii="Helvetica" w:hAnsi="Helvetica"/>
          <w:color w:val="000000"/>
          <w:sz w:val="22"/>
          <w:szCs w:val="22"/>
          <w:shd w:val="clear" w:color="auto" w:fill="FFFFFF"/>
          <w:lang w:val="en-US"/>
        </w:rPr>
        <w:t>the accuracy of detection</w:t>
      </w:r>
      <w:r w:rsidR="00506493" w:rsidRPr="00506493">
        <w:rPr>
          <w:rFonts w:ascii="Helvetica" w:hAnsi="Helvetica"/>
          <w:color w:val="000000"/>
          <w:sz w:val="22"/>
          <w:szCs w:val="22"/>
          <w:shd w:val="clear" w:color="auto" w:fill="FFFFFF"/>
          <w:lang w:val="en-US"/>
        </w:rPr>
        <w:t>.</w:t>
      </w:r>
    </w:p>
    <w:p w14:paraId="3CF2CA9D" w14:textId="77777777" w:rsidR="00506493" w:rsidRDefault="00506493">
      <w:pPr>
        <w:rPr>
          <w:rFonts w:ascii="Helvetica" w:hAnsi="Helvetica"/>
          <w:color w:val="000000"/>
          <w:sz w:val="22"/>
          <w:szCs w:val="22"/>
          <w:shd w:val="clear" w:color="auto" w:fill="FFFFFF"/>
        </w:rPr>
      </w:pPr>
    </w:p>
    <w:p w14:paraId="08AA93AC" w14:textId="77777777" w:rsidR="00506493" w:rsidRPr="00D97BF5" w:rsidRDefault="00133529">
      <w:pPr>
        <w:rPr>
          <w:rStyle w:val="apple-converted-space"/>
          <w:rFonts w:ascii="Helvetica" w:hAnsi="Helvetica"/>
          <w:b/>
          <w:color w:val="000000"/>
          <w:sz w:val="22"/>
          <w:szCs w:val="22"/>
          <w:shd w:val="clear" w:color="auto" w:fill="FFFFFF"/>
        </w:rPr>
      </w:pPr>
      <w:r w:rsidRPr="00D97BF5">
        <w:rPr>
          <w:rFonts w:ascii="Helvetica" w:hAnsi="Helvetica"/>
          <w:b/>
          <w:color w:val="000000"/>
          <w:sz w:val="22"/>
          <w:szCs w:val="22"/>
          <w:shd w:val="clear" w:color="auto" w:fill="FFFFFF"/>
        </w:rPr>
        <w:t>Moreover, it is not clear to me if the values used for sequence length are appropriate. Does the method not scale well when the genome length is &gt;200 (presumably, in units of base pairs)?</w:t>
      </w:r>
      <w:r w:rsidRPr="00D97BF5">
        <w:rPr>
          <w:rStyle w:val="apple-converted-space"/>
          <w:rFonts w:ascii="Helvetica" w:hAnsi="Helvetica"/>
          <w:b/>
          <w:color w:val="000000"/>
          <w:sz w:val="22"/>
          <w:szCs w:val="22"/>
          <w:shd w:val="clear" w:color="auto" w:fill="FFFFFF"/>
        </w:rPr>
        <w:t> </w:t>
      </w:r>
    </w:p>
    <w:p w14:paraId="17FAAA84" w14:textId="77777777" w:rsidR="00506493" w:rsidRDefault="00506493">
      <w:pPr>
        <w:rPr>
          <w:rStyle w:val="apple-converted-space"/>
          <w:rFonts w:ascii="Helvetica" w:hAnsi="Helvetica"/>
          <w:color w:val="000000"/>
          <w:sz w:val="22"/>
          <w:szCs w:val="22"/>
          <w:shd w:val="clear" w:color="auto" w:fill="FFFFFF"/>
        </w:rPr>
      </w:pPr>
    </w:p>
    <w:p w14:paraId="0870E8D0" w14:textId="09525AAA" w:rsidR="00506493" w:rsidRDefault="00506493">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Unfortunately, we cannot run simulations at length</w:t>
      </w:r>
      <w:r w:rsidR="00400CCF">
        <w:rPr>
          <w:rStyle w:val="apple-converted-space"/>
          <w:rFonts w:ascii="Helvetica" w:hAnsi="Helvetica"/>
          <w:color w:val="000000"/>
          <w:sz w:val="22"/>
          <w:szCs w:val="22"/>
          <w:shd w:val="clear" w:color="auto" w:fill="FFFFFF"/>
          <w:lang w:val="en-US"/>
        </w:rPr>
        <w:t>s</w:t>
      </w:r>
      <w:r>
        <w:rPr>
          <w:rStyle w:val="apple-converted-space"/>
          <w:rFonts w:ascii="Helvetica" w:hAnsi="Helvetica"/>
          <w:color w:val="000000"/>
          <w:sz w:val="22"/>
          <w:szCs w:val="22"/>
          <w:shd w:val="clear" w:color="auto" w:fill="FFFFFF"/>
          <w:lang w:val="en-US"/>
        </w:rPr>
        <w:t xml:space="preserve"> much larger than 200, as they take too much time. </w:t>
      </w:r>
    </w:p>
    <w:p w14:paraId="4F251F1E" w14:textId="6901C44B"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Default="00506493">
      <w:pPr>
        <w:rPr>
          <w:rFonts w:ascii="Helvetica" w:hAnsi="Helvetica"/>
          <w:color w:val="000000"/>
          <w:sz w:val="22"/>
          <w:szCs w:val="22"/>
          <w:shd w:val="clear" w:color="auto" w:fill="FFFFFF"/>
        </w:rPr>
      </w:pPr>
    </w:p>
    <w:p w14:paraId="312C8C38" w14:textId="3DC5E03A" w:rsidR="00506493" w:rsidRPr="00506493" w:rsidRDefault="000E1D8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We</w:t>
      </w:r>
      <w:r w:rsidR="00506493">
        <w:rPr>
          <w:rFonts w:ascii="Helvetica" w:hAnsi="Helvetica"/>
          <w:color w:val="000000"/>
          <w:sz w:val="22"/>
          <w:szCs w:val="22"/>
          <w:shd w:val="clear" w:color="auto" w:fill="FFFFFF"/>
          <w:lang w:val="en-US"/>
        </w:rPr>
        <w:t xml:space="preserve"> hope that our re</w:t>
      </w:r>
      <w:r w:rsidR="00E65018">
        <w:rPr>
          <w:rFonts w:ascii="Helvetica" w:hAnsi="Helvetica"/>
          <w:color w:val="000000"/>
          <w:sz w:val="22"/>
          <w:szCs w:val="22"/>
          <w:shd w:val="clear" w:color="auto" w:fill="FFFFFF"/>
          <w:lang w:val="en-US"/>
        </w:rPr>
        <w:t>visions</w:t>
      </w:r>
      <w:r w:rsidR="00506493">
        <w:rPr>
          <w:rFonts w:ascii="Helvetica" w:hAnsi="Helvetica"/>
          <w:color w:val="000000"/>
          <w:sz w:val="22"/>
          <w:szCs w:val="22"/>
          <w:shd w:val="clear" w:color="auto" w:fill="FFFFFF"/>
          <w:lang w:val="en-US"/>
        </w:rPr>
        <w:t xml:space="preserve"> helped to clarify these issues.</w:t>
      </w:r>
    </w:p>
    <w:p w14:paraId="0CCB2972" w14:textId="77777777" w:rsidR="00506493" w:rsidRDefault="00506493">
      <w:pPr>
        <w:rPr>
          <w:rFonts w:ascii="Helvetica" w:hAnsi="Helvetica"/>
          <w:color w:val="000000"/>
          <w:sz w:val="22"/>
          <w:szCs w:val="22"/>
          <w:shd w:val="clear" w:color="auto" w:fill="FFFFFF"/>
        </w:rPr>
      </w:pPr>
    </w:p>
    <w:p w14:paraId="060D6791" w14:textId="77777777" w:rsidR="00506493" w:rsidRPr="00506493" w:rsidRDefault="00133529">
      <w:pPr>
        <w:rPr>
          <w:rStyle w:val="apple-converted-space"/>
          <w:rFonts w:ascii="Helvetica" w:hAnsi="Helvetica"/>
          <w:b/>
          <w:color w:val="000000"/>
          <w:sz w:val="22"/>
          <w:szCs w:val="22"/>
          <w:shd w:val="clear" w:color="auto" w:fill="FFFFFF"/>
        </w:rPr>
      </w:pPr>
      <w:r w:rsidRPr="00506493">
        <w:rPr>
          <w:rFonts w:ascii="Helvetica" w:hAnsi="Helvetica"/>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506493">
        <w:rPr>
          <w:rStyle w:val="apple-converted-space"/>
          <w:rFonts w:ascii="Helvetica" w:hAnsi="Helvetica"/>
          <w:b/>
          <w:color w:val="000000"/>
          <w:sz w:val="22"/>
          <w:szCs w:val="22"/>
          <w:shd w:val="clear" w:color="auto" w:fill="FFFFFF"/>
        </w:rPr>
        <w:t> </w:t>
      </w:r>
    </w:p>
    <w:p w14:paraId="11CCDB18" w14:textId="77777777" w:rsidR="00506493" w:rsidRDefault="00506493">
      <w:pPr>
        <w:rPr>
          <w:rStyle w:val="apple-converted-space"/>
          <w:rFonts w:ascii="Helvetica" w:hAnsi="Helvetica"/>
          <w:color w:val="000000"/>
          <w:sz w:val="22"/>
          <w:szCs w:val="22"/>
          <w:shd w:val="clear" w:color="auto" w:fill="FFFFFF"/>
        </w:rPr>
      </w:pPr>
    </w:p>
    <w:p w14:paraId="155B0A1B" w14:textId="77777777" w:rsidR="00A057CC" w:rsidRDefault="00506493" w:rsidP="003558C2">
      <w:pPr>
        <w:rPr>
          <w:ins w:id="1129" w:author="Microsoft Office User" w:date="2026-05-05T19:50:00Z" w16du:dateUtc="2026-05-05T16:50:00Z"/>
          <w:rFonts w:ascii="Helvetica" w:hAnsi="Helvetica"/>
          <w:b/>
          <w:color w:val="000000"/>
          <w:sz w:val="22"/>
          <w:szCs w:val="22"/>
          <w:shd w:val="clear" w:color="auto" w:fill="FFFFFF"/>
        </w:rPr>
      </w:pPr>
      <w:r>
        <w:rPr>
          <w:rStyle w:val="apple-converted-space"/>
          <w:rFonts w:ascii="Helvetica" w:hAnsi="Helvetica"/>
          <w:color w:val="000000"/>
          <w:sz w:val="22"/>
          <w:szCs w:val="22"/>
          <w:shd w:val="clear" w:color="auto" w:fill="FFFFFF"/>
          <w:lang w:val="en-US"/>
        </w:rPr>
        <w:t xml:space="preserve">Thank you for </w:t>
      </w:r>
      <w:r w:rsidR="000E1D81">
        <w:rPr>
          <w:rStyle w:val="apple-converted-space"/>
          <w:rFonts w:ascii="Helvetica" w:hAnsi="Helvetica"/>
          <w:color w:val="000000"/>
          <w:sz w:val="22"/>
          <w:szCs w:val="22"/>
          <w:shd w:val="clear" w:color="auto" w:fill="FFFFFF"/>
          <w:lang w:val="en-US"/>
        </w:rPr>
        <w:t xml:space="preserve">the </w:t>
      </w:r>
      <w:r>
        <w:rPr>
          <w:rStyle w:val="apple-converted-space"/>
          <w:rFonts w:ascii="Helvetica" w:hAnsi="Helvetica"/>
          <w:color w:val="000000"/>
          <w:sz w:val="22"/>
          <w:szCs w:val="22"/>
          <w:shd w:val="clear" w:color="auto" w:fill="FFFFFF"/>
          <w:lang w:val="en-US"/>
        </w:rPr>
        <w:t>comments.</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Reviewer #3:</w:t>
      </w:r>
      <w:r w:rsidR="00133529" w:rsidRPr="003552A3">
        <w:rPr>
          <w:rStyle w:val="apple-converted-space"/>
          <w:rFonts w:ascii="Helvetica" w:hAnsi="Helvetica"/>
          <w:color w:val="000000"/>
          <w:sz w:val="22"/>
          <w:szCs w:val="22"/>
          <w:shd w:val="clear" w:color="auto" w:fill="FFFFFF"/>
        </w:rPr>
        <w:t> </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1F0DE7">
        <w:rPr>
          <w:rStyle w:val="apple-converted-space"/>
          <w:rFonts w:ascii="Helvetica" w:hAnsi="Helvetica"/>
          <w:b/>
          <w:color w:val="000000"/>
          <w:sz w:val="22"/>
          <w:szCs w:val="22"/>
          <w:shd w:val="clear" w:color="auto" w:fill="FFFFFF"/>
        </w:rPr>
        <w:t> </w:t>
      </w:r>
      <w:r w:rsidR="00133529" w:rsidRPr="001F0DE7">
        <w:rPr>
          <w:rFonts w:ascii="Helvetica" w:hAnsi="Helvetica"/>
          <w:b/>
          <w:color w:val="000000"/>
          <w:sz w:val="22"/>
          <w:szCs w:val="22"/>
        </w:rPr>
        <w:br/>
      </w:r>
      <w:r w:rsidR="00133529" w:rsidRPr="001F0DE7">
        <w:rPr>
          <w:rFonts w:ascii="Helvetica" w:hAnsi="Helvetica"/>
          <w:b/>
          <w:color w:val="000000"/>
          <w:sz w:val="22"/>
          <w:szCs w:val="22"/>
        </w:rPr>
        <w:br/>
      </w:r>
      <w:r w:rsidR="00133529" w:rsidRPr="001F0DE7">
        <w:rPr>
          <w:rFonts w:ascii="Helvetica" w:hAnsi="Helvetica"/>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p>
    <w:p w14:paraId="6018C006" w14:textId="77777777" w:rsidR="00A057CC" w:rsidRDefault="00A057CC" w:rsidP="003558C2">
      <w:pPr>
        <w:rPr>
          <w:ins w:id="1130" w:author="Microsoft Office User" w:date="2026-05-05T19:50:00Z" w16du:dateUtc="2026-05-05T16:50:00Z"/>
          <w:rFonts w:ascii="Helvetica" w:hAnsi="Helvetica"/>
          <w:b/>
          <w:color w:val="000000"/>
          <w:sz w:val="22"/>
          <w:szCs w:val="22"/>
          <w:shd w:val="clear" w:color="auto" w:fill="FFFFFF"/>
        </w:rPr>
      </w:pPr>
    </w:p>
    <w:p w14:paraId="0F7BCAE6" w14:textId="60E4CC4E" w:rsidR="00A057CC" w:rsidRPr="00F174F1" w:rsidRDefault="009B0FE6" w:rsidP="003558C2">
      <w:pPr>
        <w:rPr>
          <w:ins w:id="1131" w:author="Microsoft Office User" w:date="2026-05-05T19:51:00Z" w16du:dateUtc="2026-05-05T16:51:00Z"/>
          <w:rFonts w:ascii="Helvetica" w:hAnsi="Helvetica"/>
          <w:bCs/>
          <w:color w:val="000000"/>
          <w:sz w:val="22"/>
          <w:szCs w:val="22"/>
          <w:shd w:val="clear" w:color="auto" w:fill="FFFFFF"/>
          <w:rPrChange w:id="1132" w:author="Microsoft Office User" w:date="2026-05-05T19:52:00Z" w16du:dateUtc="2026-05-05T16:52:00Z">
            <w:rPr>
              <w:ins w:id="1133" w:author="Microsoft Office User" w:date="2026-05-05T19:51:00Z" w16du:dateUtc="2026-05-05T16:51:00Z"/>
              <w:rFonts w:ascii="Helvetica" w:hAnsi="Helvetica"/>
              <w:b/>
              <w:color w:val="000000"/>
              <w:sz w:val="22"/>
              <w:szCs w:val="22"/>
              <w:shd w:val="clear" w:color="auto" w:fill="FFFFFF"/>
            </w:rPr>
          </w:rPrChange>
        </w:rPr>
      </w:pPr>
      <w:ins w:id="1134" w:author="Microsoft Office User" w:date="2026-05-07T02:21:00Z" w16du:dateUtc="2026-05-06T23:21:00Z">
        <w:r>
          <w:rPr>
            <w:rFonts w:ascii="Helvetica" w:hAnsi="Helvetica"/>
            <w:bCs/>
            <w:color w:val="000000"/>
            <w:sz w:val="22"/>
            <w:szCs w:val="22"/>
            <w:shd w:val="clear" w:color="auto" w:fill="FFFFFF"/>
          </w:rPr>
          <w:t>In the revised version,</w:t>
        </w:r>
      </w:ins>
      <w:ins w:id="1135" w:author="Microsoft Office User" w:date="2026-05-05T19:50:00Z" w16du:dateUtc="2026-05-05T16:50:00Z">
        <w:r w:rsidR="00A057CC" w:rsidRPr="00F174F1">
          <w:rPr>
            <w:rFonts w:ascii="Helvetica" w:hAnsi="Helvetica"/>
            <w:bCs/>
            <w:color w:val="000000"/>
            <w:sz w:val="22"/>
            <w:szCs w:val="22"/>
            <w:shd w:val="clear" w:color="auto" w:fill="FFFFFF"/>
            <w:rPrChange w:id="1136" w:author="Microsoft Office User" w:date="2026-05-05T19:52:00Z" w16du:dateUtc="2026-05-05T16:52:00Z">
              <w:rPr>
                <w:rFonts w:ascii="Helvetica" w:hAnsi="Helvetica"/>
                <w:b/>
                <w:color w:val="000000"/>
                <w:sz w:val="22"/>
                <w:szCs w:val="22"/>
                <w:shd w:val="clear" w:color="auto" w:fill="FFFFFF"/>
              </w:rPr>
            </w:rPrChange>
          </w:rPr>
          <w:t xml:space="preserve"> we </w:t>
        </w:r>
      </w:ins>
      <w:ins w:id="1137" w:author="Microsoft Office User" w:date="2026-05-05T19:51:00Z" w16du:dateUtc="2026-05-05T16:51:00Z">
        <w:r w:rsidR="00A057CC" w:rsidRPr="00F174F1">
          <w:rPr>
            <w:rFonts w:ascii="Helvetica" w:hAnsi="Helvetica"/>
            <w:bCs/>
            <w:color w:val="000000"/>
            <w:sz w:val="22"/>
            <w:szCs w:val="22"/>
            <w:shd w:val="clear" w:color="auto" w:fill="FFFFFF"/>
            <w:rPrChange w:id="1138" w:author="Microsoft Office User" w:date="2026-05-05T19:52:00Z" w16du:dateUtc="2026-05-05T16:52:00Z">
              <w:rPr>
                <w:rFonts w:ascii="Helvetica" w:hAnsi="Helvetica"/>
                <w:b/>
                <w:color w:val="000000"/>
                <w:sz w:val="22"/>
                <w:szCs w:val="22"/>
                <w:shd w:val="clear" w:color="auto" w:fill="FFFFFF"/>
              </w:rPr>
            </w:rPrChange>
          </w:rPr>
          <w:t>changed</w:t>
        </w:r>
      </w:ins>
      <w:ins w:id="1139" w:author="Microsoft Office User" w:date="2026-05-05T19:50:00Z" w16du:dateUtc="2026-05-05T16:50:00Z">
        <w:r w:rsidR="00A057CC" w:rsidRPr="00F174F1">
          <w:rPr>
            <w:rFonts w:ascii="Helvetica" w:hAnsi="Helvetica"/>
            <w:bCs/>
            <w:color w:val="000000"/>
            <w:sz w:val="22"/>
            <w:szCs w:val="22"/>
            <w:shd w:val="clear" w:color="auto" w:fill="FFFFFF"/>
            <w:rPrChange w:id="1140" w:author="Microsoft Office User" w:date="2026-05-05T19:52:00Z" w16du:dateUtc="2026-05-05T16:52:00Z">
              <w:rPr>
                <w:rFonts w:ascii="Helvetica" w:hAnsi="Helvetica"/>
                <w:b/>
                <w:color w:val="000000"/>
                <w:sz w:val="22"/>
                <w:szCs w:val="22"/>
                <w:shd w:val="clear" w:color="auto" w:fill="FFFFFF"/>
              </w:rPr>
            </w:rPrChange>
          </w:rPr>
          <w:t xml:space="preserve"> the title</w:t>
        </w:r>
      </w:ins>
      <w:ins w:id="1141" w:author="Microsoft Office User" w:date="2026-05-05T20:06:00Z" w16du:dateUtc="2026-05-05T17:06:00Z">
        <w:r w:rsidR="0073356B">
          <w:rPr>
            <w:rFonts w:ascii="Helvetica" w:hAnsi="Helvetica"/>
            <w:bCs/>
            <w:color w:val="000000"/>
            <w:sz w:val="22"/>
            <w:szCs w:val="22"/>
            <w:shd w:val="clear" w:color="auto" w:fill="FFFFFF"/>
          </w:rPr>
          <w:t xml:space="preserve"> to</w:t>
        </w:r>
      </w:ins>
      <w:ins w:id="1142" w:author="Microsoft Office User" w:date="2026-05-05T19:52:00Z" w16du:dateUtc="2026-05-05T16:52:00Z">
        <w:r w:rsidR="00F174F1">
          <w:rPr>
            <w:rFonts w:ascii="Helvetica" w:hAnsi="Helvetica"/>
            <w:bCs/>
            <w:color w:val="000000"/>
            <w:sz w:val="22"/>
            <w:szCs w:val="22"/>
            <w:shd w:val="clear" w:color="auto" w:fill="FFFFFF"/>
          </w:rPr>
          <w:t>:</w:t>
        </w:r>
      </w:ins>
      <w:ins w:id="1143" w:author="Microsoft Office User" w:date="2026-05-05T19:50:00Z" w16du:dateUtc="2026-05-05T16:50:00Z">
        <w:r w:rsidR="00A057CC" w:rsidRPr="00F174F1">
          <w:rPr>
            <w:rFonts w:ascii="Helvetica" w:hAnsi="Helvetica"/>
            <w:bCs/>
            <w:color w:val="000000"/>
            <w:sz w:val="22"/>
            <w:szCs w:val="22"/>
            <w:shd w:val="clear" w:color="auto" w:fill="FFFFFF"/>
            <w:rPrChange w:id="1144" w:author="Microsoft Office User" w:date="2026-05-05T19:52:00Z" w16du:dateUtc="2026-05-05T16:52:00Z">
              <w:rPr>
                <w:rFonts w:ascii="Helvetica" w:hAnsi="Helvetica"/>
                <w:b/>
                <w:color w:val="000000"/>
                <w:sz w:val="22"/>
                <w:szCs w:val="22"/>
                <w:shd w:val="clear" w:color="auto" w:fill="FFFFFF"/>
              </w:rPr>
            </w:rPrChange>
          </w:rPr>
          <w:t xml:space="preserve"> </w:t>
        </w:r>
      </w:ins>
    </w:p>
    <w:p w14:paraId="091D0EDA" w14:textId="77777777" w:rsidR="00A057CC" w:rsidRDefault="00A057CC" w:rsidP="003558C2">
      <w:pPr>
        <w:rPr>
          <w:ins w:id="1145" w:author="Microsoft Office User" w:date="2026-05-05T19:51:00Z" w16du:dateUtc="2026-05-05T16:51:00Z"/>
          <w:rFonts w:ascii="Helvetica" w:hAnsi="Helvetica"/>
          <w:b/>
          <w:color w:val="000000"/>
          <w:sz w:val="22"/>
          <w:szCs w:val="22"/>
          <w:shd w:val="clear" w:color="auto" w:fill="FFFFFF"/>
        </w:rPr>
      </w:pPr>
    </w:p>
    <w:p w14:paraId="08385DE4" w14:textId="5C1A67D8" w:rsidR="00A057CC" w:rsidRPr="00F174F1" w:rsidRDefault="0073356B" w:rsidP="003558C2">
      <w:pPr>
        <w:rPr>
          <w:ins w:id="1146" w:author="Microsoft Office User" w:date="2026-05-05T19:50:00Z" w16du:dateUtc="2026-05-05T16:50:00Z"/>
          <w:rFonts w:ascii="Helvetica" w:hAnsi="Helvetica"/>
          <w:bCs/>
          <w:color w:val="000000"/>
          <w:sz w:val="22"/>
          <w:szCs w:val="22"/>
          <w:shd w:val="clear" w:color="auto" w:fill="FFFFFF"/>
          <w:rPrChange w:id="1147" w:author="Microsoft Office User" w:date="2026-05-05T19:52:00Z" w16du:dateUtc="2026-05-05T16:52:00Z">
            <w:rPr>
              <w:ins w:id="1148" w:author="Microsoft Office User" w:date="2026-05-05T19:50:00Z" w16du:dateUtc="2026-05-05T16:50:00Z"/>
              <w:rFonts w:ascii="Helvetica" w:hAnsi="Helvetica"/>
              <w:b/>
              <w:color w:val="000000"/>
              <w:sz w:val="22"/>
              <w:szCs w:val="22"/>
              <w:shd w:val="clear" w:color="auto" w:fill="FFFFFF"/>
            </w:rPr>
          </w:rPrChange>
        </w:rPr>
      </w:pPr>
      <w:ins w:id="1149" w:author="Microsoft Office User" w:date="2026-05-05T20:06:00Z" w16du:dateUtc="2026-05-05T17:06:00Z">
        <w:r>
          <w:rPr>
            <w:rFonts w:ascii="Helvetica" w:hAnsi="Helvetica"/>
            <w:bCs/>
            <w:color w:val="000000"/>
            <w:sz w:val="22"/>
            <w:szCs w:val="22"/>
            <w:shd w:val="clear" w:color="auto" w:fill="FFFFFF"/>
          </w:rPr>
          <w:lastRenderedPageBreak/>
          <w:t>"</w:t>
        </w:r>
      </w:ins>
      <w:ins w:id="1150" w:author="Microsoft Office User" w:date="2026-05-05T19:51:00Z" w16du:dateUtc="2026-05-05T16:51:00Z">
        <w:r w:rsidR="00A057CC" w:rsidRPr="00F174F1">
          <w:rPr>
            <w:rFonts w:ascii="Helvetica" w:hAnsi="Helvetica"/>
            <w:bCs/>
            <w:color w:val="000000"/>
            <w:sz w:val="22"/>
            <w:szCs w:val="22"/>
            <w:shd w:val="clear" w:color="auto" w:fill="FFFFFF"/>
            <w:rPrChange w:id="1151" w:author="Microsoft Office User" w:date="2026-05-05T19:52:00Z" w16du:dateUtc="2026-05-05T16:52:00Z">
              <w:rPr>
                <w:rFonts w:ascii="Helvetica" w:hAnsi="Helvetica"/>
                <w:b/>
                <w:color w:val="000000"/>
                <w:sz w:val="22"/>
                <w:szCs w:val="22"/>
                <w:shd w:val="clear" w:color="auto" w:fill="FFFFFF"/>
              </w:rPr>
            </w:rPrChange>
          </w:rPr>
          <w:t xml:space="preserve">Epistasis detection and fitness valleys in </w:t>
        </w:r>
      </w:ins>
      <w:ins w:id="1152" w:author="Microsoft Office User" w:date="2026-05-07T02:21:00Z" w16du:dateUtc="2026-05-06T23:21:00Z">
        <w:r w:rsidR="009B0FE6">
          <w:rPr>
            <w:rFonts w:ascii="Helvetica" w:hAnsi="Helvetica"/>
            <w:bCs/>
            <w:color w:val="000000"/>
            <w:sz w:val="22"/>
            <w:szCs w:val="22"/>
            <w:shd w:val="clear" w:color="auto" w:fill="FFFFFF"/>
          </w:rPr>
          <w:t>viral</w:t>
        </w:r>
      </w:ins>
      <w:ins w:id="1153" w:author="Microsoft Office User" w:date="2026-05-05T19:51:00Z" w16du:dateUtc="2026-05-05T16:51:00Z">
        <w:r w:rsidR="00A057CC" w:rsidRPr="00F174F1">
          <w:rPr>
            <w:rFonts w:ascii="Helvetica" w:hAnsi="Helvetica"/>
            <w:bCs/>
            <w:color w:val="000000"/>
            <w:sz w:val="22"/>
            <w:szCs w:val="22"/>
            <w:shd w:val="clear" w:color="auto" w:fill="FFFFFF"/>
            <w:rPrChange w:id="1154" w:author="Microsoft Office User" w:date="2026-05-05T19:52:00Z" w16du:dateUtc="2026-05-05T16:52:00Z">
              <w:rPr>
                <w:rFonts w:ascii="Helvetica" w:hAnsi="Helvetica"/>
                <w:b/>
                <w:color w:val="000000"/>
                <w:sz w:val="22"/>
                <w:szCs w:val="22"/>
                <w:shd w:val="clear" w:color="auto" w:fill="FFFFFF"/>
              </w:rPr>
            </w:rPrChange>
          </w:rPr>
          <w:t xml:space="preserve"> evolution</w:t>
        </w:r>
      </w:ins>
      <w:ins w:id="1155" w:author="Microsoft Office User" w:date="2026-05-05T20:06:00Z" w16du:dateUtc="2026-05-05T17:06:00Z">
        <w:r>
          <w:rPr>
            <w:rFonts w:ascii="Helvetica" w:hAnsi="Helvetica"/>
            <w:bCs/>
            <w:color w:val="000000"/>
            <w:sz w:val="22"/>
            <w:szCs w:val="22"/>
            <w:shd w:val="clear" w:color="auto" w:fill="FFFFFF"/>
          </w:rPr>
          <w:t>"</w:t>
        </w:r>
      </w:ins>
    </w:p>
    <w:p w14:paraId="61721516" w14:textId="77777777" w:rsidR="00A057CC" w:rsidRDefault="00A057CC" w:rsidP="003558C2">
      <w:pPr>
        <w:rPr>
          <w:ins w:id="1156" w:author="Microsoft Office User" w:date="2026-05-05T19:50:00Z" w16du:dateUtc="2026-05-05T16:50:00Z"/>
          <w:rFonts w:ascii="Helvetica" w:hAnsi="Helvetica"/>
          <w:b/>
          <w:color w:val="000000"/>
          <w:sz w:val="22"/>
          <w:szCs w:val="22"/>
          <w:shd w:val="clear" w:color="auto" w:fill="FFFFFF"/>
        </w:rPr>
      </w:pPr>
    </w:p>
    <w:p w14:paraId="2534849B" w14:textId="6549F613" w:rsidR="003558C2" w:rsidRDefault="003558C2" w:rsidP="003558C2">
      <w:pPr>
        <w:rPr>
          <w:rFonts w:ascii="Helvetica" w:hAnsi="Helvetica"/>
          <w:color w:val="000000"/>
          <w:sz w:val="22"/>
          <w:szCs w:val="22"/>
          <w:shd w:val="clear" w:color="auto" w:fill="FFFFFF"/>
        </w:rPr>
      </w:pPr>
      <w:r w:rsidRPr="003558C2">
        <w:rPr>
          <w:rFonts w:ascii="Helvetica" w:hAnsi="Helvetica"/>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Pr="003552A3">
        <w:rPr>
          <w:rFonts w:ascii="Helvetica" w:hAnsi="Helvetica"/>
          <w:color w:val="000000"/>
          <w:sz w:val="22"/>
          <w:szCs w:val="22"/>
          <w:shd w:val="clear" w:color="auto" w:fill="FFFFFF"/>
        </w:rPr>
        <w:t xml:space="preserve"> </w:t>
      </w:r>
    </w:p>
    <w:p w14:paraId="0A0F2D33" w14:textId="1CF1735F" w:rsidR="001F0DE7" w:rsidRPr="003558C2" w:rsidRDefault="007648D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 </w:t>
      </w:r>
    </w:p>
    <w:p w14:paraId="59824789" w14:textId="5A6221DE" w:rsidR="001F0DE7" w:rsidRPr="001F0DE7" w:rsidRDefault="001F0DE7">
      <w:pPr>
        <w:rPr>
          <w:rFonts w:ascii="Helvetica" w:hAnsi="Helvetica"/>
          <w:color w:val="000000"/>
          <w:sz w:val="22"/>
          <w:szCs w:val="22"/>
          <w:shd w:val="clear" w:color="auto" w:fill="FFFFFF"/>
          <w:lang w:val="en-US"/>
        </w:rPr>
      </w:pPr>
      <w:del w:id="1157" w:author="Microsoft Office User" w:date="2026-05-05T19:52:00Z" w16du:dateUtc="2026-05-05T16:52:00Z">
        <w:r w:rsidDel="00F174F1">
          <w:rPr>
            <w:rFonts w:ascii="Helvetica" w:hAnsi="Helvetica"/>
            <w:color w:val="000000"/>
            <w:sz w:val="22"/>
            <w:szCs w:val="22"/>
            <w:shd w:val="clear" w:color="auto" w:fill="FFFFFF"/>
            <w:lang w:val="en-US"/>
          </w:rPr>
          <w:delText xml:space="preserve">We are sorry that Reviewer did not </w:delText>
        </w:r>
        <w:r w:rsidR="007648DF" w:rsidDel="00F174F1">
          <w:rPr>
            <w:rFonts w:ascii="Helvetica" w:hAnsi="Helvetica"/>
            <w:color w:val="000000"/>
            <w:sz w:val="22"/>
            <w:szCs w:val="22"/>
            <w:shd w:val="clear" w:color="auto" w:fill="FFFFFF"/>
            <w:lang w:val="en-US"/>
          </w:rPr>
          <w:delText xml:space="preserve">find </w:delText>
        </w:r>
        <w:r w:rsidDel="00F174F1">
          <w:rPr>
            <w:rFonts w:ascii="Helvetica" w:hAnsi="Helvetica"/>
            <w:color w:val="000000"/>
            <w:sz w:val="22"/>
            <w:szCs w:val="22"/>
            <w:shd w:val="clear" w:color="auto" w:fill="FFFFFF"/>
            <w:lang w:val="en-US"/>
          </w:rPr>
          <w:delText>our work</w:delText>
        </w:r>
        <w:r w:rsidR="007648DF" w:rsidDel="00F174F1">
          <w:rPr>
            <w:rFonts w:ascii="Helvetica" w:hAnsi="Helvetica"/>
            <w:color w:val="000000"/>
            <w:sz w:val="22"/>
            <w:szCs w:val="22"/>
            <w:shd w:val="clear" w:color="auto" w:fill="FFFFFF"/>
            <w:lang w:val="en-US"/>
          </w:rPr>
          <w:delText xml:space="preserve"> transparent</w:delText>
        </w:r>
        <w:r w:rsidDel="00F174F1">
          <w:rPr>
            <w:rFonts w:ascii="Helvetica" w:hAnsi="Helvetica"/>
            <w:color w:val="000000"/>
            <w:sz w:val="22"/>
            <w:szCs w:val="22"/>
            <w:shd w:val="clear" w:color="auto" w:fill="FFFFFF"/>
            <w:lang w:val="en-US"/>
          </w:rPr>
          <w:delText xml:space="preserve">. </w:delText>
        </w:r>
      </w:del>
      <w:del w:id="1158" w:author="Microsoft Office User" w:date="2026-05-05T19:49:00Z" w16du:dateUtc="2026-05-05T16:49:00Z">
        <w:r w:rsidR="00A27538" w:rsidDel="00A057CC">
          <w:rPr>
            <w:rFonts w:ascii="Helvetica" w:hAnsi="Helvetica"/>
            <w:color w:val="000000"/>
            <w:sz w:val="22"/>
            <w:szCs w:val="22"/>
            <w:shd w:val="clear" w:color="auto" w:fill="FFFFFF"/>
            <w:lang w:val="en-US"/>
          </w:rPr>
          <w:delText>In fact,</w:delText>
        </w:r>
        <w:r w:rsidDel="00A057CC">
          <w:rPr>
            <w:rFonts w:ascii="Helvetica" w:hAnsi="Helvetica"/>
            <w:color w:val="000000"/>
            <w:sz w:val="22"/>
            <w:szCs w:val="22"/>
            <w:shd w:val="clear" w:color="auto" w:fill="FFFFFF"/>
            <w:lang w:val="en-US"/>
          </w:rPr>
          <w:delText xml:space="preserve"> the paper is self-contained and does not require the knowledge of </w:delText>
        </w:r>
        <w:r w:rsidR="003558C2" w:rsidDel="00A057CC">
          <w:rPr>
            <w:rFonts w:ascii="Helvetica" w:hAnsi="Helvetica"/>
            <w:color w:val="000000"/>
            <w:sz w:val="22"/>
            <w:szCs w:val="22"/>
            <w:shd w:val="clear" w:color="auto" w:fill="FFFFFF"/>
            <w:lang w:val="en-US"/>
          </w:rPr>
          <w:delText>our</w:delText>
        </w:r>
        <w:r w:rsidDel="00A057CC">
          <w:rPr>
            <w:rFonts w:ascii="Helvetica" w:hAnsi="Helvetica"/>
            <w:color w:val="000000"/>
            <w:sz w:val="22"/>
            <w:szCs w:val="22"/>
            <w:shd w:val="clear" w:color="auto" w:fill="FFFFFF"/>
            <w:lang w:val="en-US"/>
          </w:rPr>
          <w:delText xml:space="preserve"> previous work</w:delText>
        </w:r>
      </w:del>
      <w:del w:id="1159" w:author="Microsoft Office User" w:date="2026-05-05T19:13:00Z" w16du:dateUtc="2026-05-05T16:13:00Z">
        <w:r w:rsidDel="00D97404">
          <w:rPr>
            <w:rFonts w:ascii="Helvetica" w:hAnsi="Helvetica"/>
            <w:color w:val="000000"/>
            <w:sz w:val="22"/>
            <w:szCs w:val="22"/>
            <w:shd w:val="clear" w:color="auto" w:fill="FFFFFF"/>
            <w:lang w:val="en-US"/>
          </w:rPr>
          <w:delText xml:space="preserve">, because </w:delText>
        </w:r>
        <w:r w:rsidR="000E1D81" w:rsidDel="00D97404">
          <w:rPr>
            <w:rFonts w:ascii="Helvetica" w:hAnsi="Helvetica"/>
            <w:color w:val="000000"/>
            <w:sz w:val="22"/>
            <w:szCs w:val="22"/>
            <w:shd w:val="clear" w:color="auto" w:fill="FFFFFF"/>
            <w:lang w:val="en-US"/>
          </w:rPr>
          <w:delText xml:space="preserve">all </w:delText>
        </w:r>
        <w:r w:rsidDel="00D97404">
          <w:rPr>
            <w:rFonts w:ascii="Helvetica" w:hAnsi="Helvetica"/>
            <w:color w:val="000000"/>
            <w:sz w:val="22"/>
            <w:szCs w:val="22"/>
            <w:shd w:val="clear" w:color="auto" w:fill="FFFFFF"/>
            <w:lang w:val="en-US"/>
          </w:rPr>
          <w:delText>the methods are described in Methods</w:delText>
        </w:r>
        <w:r w:rsidR="000E1D81" w:rsidDel="00D97404">
          <w:rPr>
            <w:rFonts w:ascii="Helvetica" w:hAnsi="Helvetica"/>
            <w:color w:val="000000"/>
            <w:sz w:val="22"/>
            <w:szCs w:val="22"/>
            <w:shd w:val="clear" w:color="auto" w:fill="FFFFFF"/>
            <w:lang w:val="en-US"/>
          </w:rPr>
          <w:delText>.</w:delText>
        </w:r>
      </w:del>
      <w:ins w:id="1160" w:author="Microsoft Office User" w:date="2026-05-05T19:49:00Z" w16du:dateUtc="2026-05-05T16:49:00Z">
        <w:r w:rsidR="00A057CC">
          <w:rPr>
            <w:rFonts w:ascii="Helvetica" w:hAnsi="Helvetica"/>
            <w:color w:val="000000"/>
            <w:sz w:val="22"/>
            <w:szCs w:val="22"/>
            <w:shd w:val="clear" w:color="auto" w:fill="FFFFFF"/>
            <w:lang w:val="en-US"/>
          </w:rPr>
          <w:t xml:space="preserve">We did our best to make </w:t>
        </w:r>
      </w:ins>
      <w:ins w:id="1161" w:author="Microsoft Office User" w:date="2026-05-05T19:52:00Z" w16du:dateUtc="2026-05-05T16:52:00Z">
        <w:r w:rsidR="00F174F1">
          <w:rPr>
            <w:rFonts w:ascii="Helvetica" w:hAnsi="Helvetica"/>
            <w:color w:val="000000"/>
            <w:sz w:val="22"/>
            <w:szCs w:val="22"/>
            <w:shd w:val="clear" w:color="auto" w:fill="FFFFFF"/>
            <w:lang w:val="en-US"/>
          </w:rPr>
          <w:t>the work</w:t>
        </w:r>
      </w:ins>
      <w:ins w:id="1162" w:author="Microsoft Office User" w:date="2026-05-05T19:49:00Z" w16du:dateUtc="2026-05-05T16:49:00Z">
        <w:r w:rsidR="00A057CC">
          <w:rPr>
            <w:rFonts w:ascii="Helvetica" w:hAnsi="Helvetica"/>
            <w:color w:val="000000"/>
            <w:sz w:val="22"/>
            <w:szCs w:val="22"/>
            <w:shd w:val="clear" w:color="auto" w:fill="FFFFFF"/>
            <w:lang w:val="en-US"/>
          </w:rPr>
          <w:t xml:space="preserve"> more clear.</w:t>
        </w:r>
      </w:ins>
    </w:p>
    <w:p w14:paraId="5B6A56CE" w14:textId="77777777" w:rsidR="001F0DE7" w:rsidRPr="003558C2" w:rsidRDefault="001F0DE7">
      <w:pPr>
        <w:rPr>
          <w:rFonts w:ascii="Helvetica" w:hAnsi="Helvetica"/>
          <w:color w:val="000000"/>
          <w:sz w:val="22"/>
          <w:szCs w:val="22"/>
          <w:shd w:val="clear" w:color="auto" w:fill="FFFFFF"/>
          <w:lang w:val="en-US"/>
        </w:rPr>
      </w:pPr>
    </w:p>
    <w:p w14:paraId="15874B0B" w14:textId="77777777" w:rsidR="003558C2" w:rsidRPr="003558C2" w:rsidRDefault="00133529">
      <w:pPr>
        <w:rPr>
          <w:rFonts w:ascii="Helvetica" w:hAnsi="Helvetica"/>
          <w:b/>
          <w:color w:val="000000"/>
          <w:sz w:val="22"/>
          <w:szCs w:val="22"/>
          <w:shd w:val="clear" w:color="auto" w:fill="FFFFFF"/>
        </w:rPr>
      </w:pPr>
      <w:r w:rsidRPr="003558C2">
        <w:rPr>
          <w:rFonts w:ascii="Helvetica" w:hAnsi="Helvetica"/>
          <w:b/>
          <w:color w:val="000000"/>
          <w:sz w:val="22"/>
          <w:szCs w:val="22"/>
          <w:shd w:val="clear" w:color="auto" w:fill="FFFFFF"/>
        </w:rPr>
        <w:t xml:space="preserve">At the same time, the simulation study, which presumably is the evidence for the fundamental restriction, looks at a rather specific set of scenarios and thus is lacking generality to support the title claim. </w:t>
      </w:r>
    </w:p>
    <w:p w14:paraId="4F6088EA" w14:textId="77777777" w:rsidR="003558C2" w:rsidRDefault="003558C2">
      <w:pPr>
        <w:rPr>
          <w:rFonts w:ascii="Helvetica" w:hAnsi="Helvetica"/>
          <w:color w:val="000000"/>
          <w:sz w:val="22"/>
          <w:szCs w:val="22"/>
          <w:shd w:val="clear" w:color="auto" w:fill="FFFFFF"/>
        </w:rPr>
      </w:pPr>
    </w:p>
    <w:p w14:paraId="55CDDC9A" w14:textId="3FE84E9F" w:rsidR="00623600" w:rsidDel="00C328C6" w:rsidRDefault="009B0FE6" w:rsidP="006329A7">
      <w:pPr>
        <w:ind w:firstLine="709"/>
        <w:jc w:val="both"/>
        <w:rPr>
          <w:del w:id="1163" w:author="Microsoft Office User" w:date="2026-05-05T19:14:00Z" w16du:dateUtc="2026-05-05T16:14:00Z"/>
          <w:rStyle w:val="apple-converted-space"/>
          <w:rFonts w:ascii="Helvetica" w:hAnsi="Helvetica"/>
          <w:color w:val="000000"/>
          <w:sz w:val="22"/>
          <w:szCs w:val="22"/>
          <w:shd w:val="clear" w:color="auto" w:fill="FFFFFF"/>
          <w:lang w:val="en-US"/>
        </w:rPr>
      </w:pPr>
      <w:ins w:id="1164" w:author="Microsoft Office User" w:date="2026-05-07T02:19:00Z" w16du:dateUtc="2026-05-06T23:19:00Z">
        <w:r>
          <w:rPr>
            <w:rStyle w:val="apple-converted-space"/>
            <w:rFonts w:ascii="Helvetica" w:hAnsi="Helvetica"/>
            <w:color w:val="000000"/>
            <w:sz w:val="22"/>
            <w:szCs w:val="22"/>
            <w:shd w:val="clear" w:color="auto" w:fill="FFFFFF"/>
            <w:lang w:val="en-US"/>
          </w:rPr>
          <w:t xml:space="preserve">There is </w:t>
        </w:r>
      </w:ins>
      <w:ins w:id="1165" w:author="Microsoft Office User" w:date="2026-05-07T02:22:00Z" w16du:dateUtc="2026-05-06T23:22:00Z">
        <w:r>
          <w:rPr>
            <w:rStyle w:val="apple-converted-space"/>
            <w:rFonts w:ascii="Helvetica" w:hAnsi="Helvetica"/>
            <w:color w:val="000000"/>
            <w:sz w:val="22"/>
            <w:szCs w:val="22"/>
            <w:shd w:val="clear" w:color="auto" w:fill="FFFFFF"/>
            <w:lang w:val="en-US"/>
          </w:rPr>
          <w:t xml:space="preserve">big </w:t>
        </w:r>
      </w:ins>
      <w:ins w:id="1166" w:author="Microsoft Office User" w:date="2026-05-07T02:19:00Z" w16du:dateUtc="2026-05-06T23:19:00Z">
        <w:r>
          <w:rPr>
            <w:rStyle w:val="apple-converted-space"/>
            <w:rFonts w:ascii="Helvetica" w:hAnsi="Helvetica"/>
            <w:color w:val="000000"/>
            <w:sz w:val="22"/>
            <w:szCs w:val="22"/>
            <w:shd w:val="clear" w:color="auto" w:fill="FFFFFF"/>
            <w:lang w:val="en-US"/>
          </w:rPr>
          <w:t>confusion here</w:t>
        </w:r>
      </w:ins>
      <w:ins w:id="1167" w:author="Microsoft Office User" w:date="2026-05-07T02:20:00Z" w16du:dateUtc="2026-05-06T23:20:00Z">
        <w:r>
          <w:rPr>
            <w:rStyle w:val="apple-converted-space"/>
            <w:rFonts w:ascii="Helvetica" w:hAnsi="Helvetica"/>
            <w:color w:val="000000"/>
            <w:sz w:val="22"/>
            <w:szCs w:val="22"/>
            <w:shd w:val="clear" w:color="auto" w:fill="FFFFFF"/>
            <w:lang w:val="en-US"/>
          </w:rPr>
          <w:t xml:space="preserve"> that needs clarification</w:t>
        </w:r>
      </w:ins>
      <w:ins w:id="1168" w:author="Microsoft Office User" w:date="2026-05-07T02:19:00Z" w16du:dateUtc="2026-05-06T23:19:00Z">
        <w:r>
          <w:rPr>
            <w:rStyle w:val="apple-converted-space"/>
            <w:rFonts w:ascii="Helvetica" w:hAnsi="Helvetica"/>
            <w:color w:val="000000"/>
            <w:sz w:val="22"/>
            <w:szCs w:val="22"/>
            <w:shd w:val="clear" w:color="auto" w:fill="FFFFFF"/>
            <w:lang w:val="en-US"/>
          </w:rPr>
          <w:t xml:space="preserve">. </w:t>
        </w:r>
      </w:ins>
      <w:ins w:id="1169" w:author="Microsoft Office User" w:date="2026-05-05T19:18:00Z" w16du:dateUtc="2026-05-05T16:18:00Z">
        <w:r w:rsidR="00D97404">
          <w:rPr>
            <w:rStyle w:val="apple-converted-space"/>
            <w:rFonts w:ascii="Helvetica" w:hAnsi="Helvetica"/>
            <w:color w:val="000000"/>
            <w:sz w:val="22"/>
            <w:szCs w:val="22"/>
            <w:shd w:val="clear" w:color="auto" w:fill="FFFFFF"/>
            <w:lang w:val="en-US"/>
          </w:rPr>
          <w:t xml:space="preserve">The </w:t>
        </w:r>
      </w:ins>
      <w:ins w:id="1170" w:author="Microsoft Office User" w:date="2026-05-07T02:16:00Z" w16du:dateUtc="2026-05-06T23:16:00Z">
        <w:r w:rsidR="001F0B30">
          <w:rPr>
            <w:rStyle w:val="apple-converted-space"/>
            <w:rFonts w:ascii="Helvetica" w:hAnsi="Helvetica"/>
            <w:color w:val="000000"/>
            <w:sz w:val="22"/>
            <w:szCs w:val="22"/>
            <w:shd w:val="clear" w:color="auto" w:fill="FFFFFF"/>
            <w:lang w:val="en-US"/>
          </w:rPr>
          <w:t>evidence for strong</w:t>
        </w:r>
      </w:ins>
      <w:ins w:id="1171"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w:t>
        </w:r>
      </w:ins>
      <w:ins w:id="1172" w:author="Microsoft Office User" w:date="2026-05-07T02:15:00Z" w16du:dateUtc="2026-05-06T23:15:00Z">
        <w:r w:rsidR="001F0B30">
          <w:rPr>
            <w:rStyle w:val="apple-converted-space"/>
            <w:rFonts w:ascii="Helvetica" w:hAnsi="Helvetica"/>
            <w:color w:val="000000"/>
            <w:sz w:val="22"/>
            <w:szCs w:val="22"/>
            <w:shd w:val="clear" w:color="auto" w:fill="FFFFFF"/>
            <w:lang w:val="en-US"/>
          </w:rPr>
          <w:t>correlations</w:t>
        </w:r>
      </w:ins>
      <w:ins w:id="1173"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caused by </w:t>
        </w:r>
      </w:ins>
      <w:ins w:id="1174" w:author="Microsoft Office User" w:date="2026-05-07T02:24:00Z" w16du:dateUtc="2026-05-06T23:24:00Z">
        <w:r>
          <w:rPr>
            <w:rStyle w:val="apple-converted-space"/>
            <w:rFonts w:ascii="Helvetica" w:hAnsi="Helvetica"/>
            <w:color w:val="000000"/>
            <w:sz w:val="22"/>
            <w:szCs w:val="22"/>
            <w:shd w:val="clear" w:color="auto" w:fill="FFFFFF"/>
            <w:lang w:val="en-US"/>
          </w:rPr>
          <w:t xml:space="preserve">genetic </w:t>
        </w:r>
      </w:ins>
      <w:ins w:id="1175" w:author="Microsoft Office User" w:date="2026-05-05T19:22:00Z" w16du:dateUtc="2026-05-05T16:22:00Z">
        <w:r w:rsidR="006329A7">
          <w:rPr>
            <w:rStyle w:val="apple-converted-space"/>
            <w:rFonts w:ascii="Helvetica" w:hAnsi="Helvetica"/>
            <w:color w:val="000000"/>
            <w:sz w:val="22"/>
            <w:szCs w:val="22"/>
            <w:shd w:val="clear" w:color="auto" w:fill="FFFFFF"/>
            <w:lang w:val="en-US"/>
          </w:rPr>
          <w:t>linkage</w:t>
        </w:r>
      </w:ins>
      <w:ins w:id="1176" w:author="Microsoft Office User" w:date="2026-05-07T02:16:00Z" w16du:dateUtc="2026-05-06T23:16:00Z">
        <w:r w:rsidR="001F0B30">
          <w:rPr>
            <w:rStyle w:val="apple-converted-space"/>
            <w:rFonts w:ascii="Helvetica" w:hAnsi="Helvetica"/>
            <w:color w:val="000000"/>
            <w:sz w:val="22"/>
            <w:szCs w:val="22"/>
            <w:shd w:val="clear" w:color="auto" w:fill="FFFFFF"/>
            <w:lang w:val="en-US"/>
          </w:rPr>
          <w:t xml:space="preserve"> </w:t>
        </w:r>
      </w:ins>
      <w:ins w:id="1177" w:author="Microsoft Office User" w:date="2026-05-07T02:19:00Z" w16du:dateUtc="2026-05-06T23:19:00Z">
        <w:r>
          <w:rPr>
            <w:rStyle w:val="apple-converted-space"/>
            <w:rFonts w:ascii="Helvetica" w:hAnsi="Helvetica"/>
            <w:color w:val="000000"/>
            <w:sz w:val="22"/>
            <w:szCs w:val="22"/>
            <w:shd w:val="clear" w:color="auto" w:fill="FFFFFF"/>
            <w:lang w:val="en-US"/>
          </w:rPr>
          <w:t xml:space="preserve">(hence </w:t>
        </w:r>
      </w:ins>
      <w:ins w:id="1178" w:author="Microsoft Office User" w:date="2026-05-07T02:24:00Z" w16du:dateUtc="2026-05-06T23:24:00Z">
        <w:r>
          <w:rPr>
            <w:rStyle w:val="apple-converted-space"/>
            <w:rFonts w:ascii="Helvetica" w:hAnsi="Helvetica"/>
            <w:color w:val="000000"/>
            <w:sz w:val="22"/>
            <w:szCs w:val="22"/>
            <w:shd w:val="clear" w:color="auto" w:fill="FFFFFF"/>
            <w:lang w:val="en-US"/>
          </w:rPr>
          <w:t xml:space="preserve">the </w:t>
        </w:r>
      </w:ins>
      <w:ins w:id="1179" w:author="Microsoft Office User" w:date="2026-05-07T02:19:00Z" w16du:dateUtc="2026-05-06T23:19:00Z">
        <w:r>
          <w:rPr>
            <w:rStyle w:val="apple-converted-space"/>
            <w:rFonts w:ascii="Helvetica" w:hAnsi="Helvetica"/>
            <w:color w:val="000000"/>
            <w:sz w:val="22"/>
            <w:szCs w:val="22"/>
            <w:shd w:val="clear" w:color="auto" w:fill="FFFFFF"/>
            <w:lang w:val="en-US"/>
          </w:rPr>
          <w:t xml:space="preserve">fundamental restrictions for epistasis detection) </w:t>
        </w:r>
      </w:ins>
      <w:ins w:id="1180" w:author="Microsoft Office User" w:date="2026-05-07T02:22:00Z" w16du:dateUtc="2026-05-06T23:22:00Z">
        <w:r>
          <w:rPr>
            <w:rStyle w:val="apple-converted-space"/>
            <w:rFonts w:ascii="Helvetica" w:hAnsi="Helvetica"/>
            <w:color w:val="000000"/>
            <w:sz w:val="22"/>
            <w:szCs w:val="22"/>
            <w:shd w:val="clear" w:color="auto" w:fill="FFFFFF"/>
            <w:lang w:val="en-US"/>
          </w:rPr>
          <w:t>is not our di</w:t>
        </w:r>
      </w:ins>
      <w:ins w:id="1181" w:author="Microsoft Office User" w:date="2026-05-07T02:23:00Z" w16du:dateUtc="2026-05-06T23:23:00Z">
        <w:r>
          <w:rPr>
            <w:rStyle w:val="apple-converted-space"/>
            <w:rFonts w:ascii="Helvetica" w:hAnsi="Helvetica"/>
            <w:color w:val="000000"/>
            <w:sz w:val="22"/>
            <w:szCs w:val="22"/>
            <w:shd w:val="clear" w:color="auto" w:fill="FFFFFF"/>
            <w:lang w:val="en-US"/>
          </w:rPr>
          <w:t>s</w:t>
        </w:r>
      </w:ins>
      <w:ins w:id="1182" w:author="Microsoft Office User" w:date="2026-05-07T02:22:00Z" w16du:dateUtc="2026-05-06T23:22:00Z">
        <w:r>
          <w:rPr>
            <w:rStyle w:val="apple-converted-space"/>
            <w:rFonts w:ascii="Helvetica" w:hAnsi="Helvetica"/>
            <w:color w:val="000000"/>
            <w:sz w:val="22"/>
            <w:szCs w:val="22"/>
            <w:shd w:val="clear" w:color="auto" w:fill="FFFFFF"/>
            <w:lang w:val="en-US"/>
          </w:rPr>
          <w:t xml:space="preserve">covery. It is well known in population genetics </w:t>
        </w:r>
      </w:ins>
      <w:ins w:id="1183" w:author="Microsoft Office User" w:date="2026-05-07T02:23:00Z" w16du:dateUtc="2026-05-06T23:23:00Z">
        <w:r>
          <w:rPr>
            <w:rStyle w:val="apple-converted-space"/>
            <w:rFonts w:ascii="Helvetica" w:hAnsi="Helvetica"/>
            <w:color w:val="000000"/>
            <w:sz w:val="22"/>
            <w:szCs w:val="22"/>
            <w:shd w:val="clear" w:color="auto" w:fill="FFFFFF"/>
            <w:lang w:val="en-US"/>
          </w:rPr>
          <w:t xml:space="preserve">since </w:t>
        </w:r>
      </w:ins>
      <w:ins w:id="1184" w:author="Microsoft Office User" w:date="2026-05-07T02:15:00Z" w16du:dateUtc="2026-05-06T23:15:00Z">
        <w:r w:rsidR="001F0B30">
          <w:rPr>
            <w:rStyle w:val="apple-converted-space"/>
            <w:rFonts w:ascii="Helvetica" w:hAnsi="Helvetica"/>
            <w:color w:val="000000"/>
            <w:sz w:val="22"/>
            <w:szCs w:val="22"/>
            <w:shd w:val="clear" w:color="auto" w:fill="FFFFFF"/>
            <w:lang w:val="en-US"/>
          </w:rPr>
          <w:t>Thomas Hunt Morgan</w:t>
        </w:r>
      </w:ins>
      <w:ins w:id="1185" w:author="Microsoft Office User" w:date="2026-05-07T02:16:00Z" w16du:dateUtc="2026-05-06T23:16:00Z">
        <w:r w:rsidR="001F0B30">
          <w:rPr>
            <w:rStyle w:val="apple-converted-space"/>
            <w:rFonts w:ascii="Helvetica" w:hAnsi="Helvetica"/>
            <w:color w:val="000000"/>
            <w:sz w:val="22"/>
            <w:szCs w:val="22"/>
            <w:shd w:val="clear" w:color="auto" w:fill="FFFFFF"/>
            <w:lang w:val="en-US"/>
          </w:rPr>
          <w:t xml:space="preserve"> </w:t>
        </w:r>
      </w:ins>
      <w:ins w:id="1186" w:author="Microsoft Office User" w:date="2026-05-07T02:17:00Z" w16du:dateUtc="2026-05-06T23:17:00Z">
        <w:r w:rsidR="001F0B30">
          <w:rPr>
            <w:rStyle w:val="apple-converted-space"/>
            <w:rFonts w:ascii="Helvetica" w:hAnsi="Helvetica"/>
            <w:color w:val="000000"/>
            <w:sz w:val="22"/>
            <w:szCs w:val="22"/>
            <w:shd w:val="clear" w:color="auto" w:fill="FFFFFF"/>
            <w:lang w:val="en-US"/>
          </w:rPr>
          <w:t xml:space="preserve">back </w:t>
        </w:r>
      </w:ins>
      <w:ins w:id="1187" w:author="Microsoft Office User" w:date="2026-05-07T02:16:00Z" w16du:dateUtc="2026-05-06T23:16:00Z">
        <w:r w:rsidR="001F0B30">
          <w:rPr>
            <w:rStyle w:val="apple-converted-space"/>
            <w:rFonts w:ascii="Helvetica" w:hAnsi="Helvetica"/>
            <w:color w:val="000000"/>
            <w:sz w:val="22"/>
            <w:szCs w:val="22"/>
            <w:shd w:val="clear" w:color="auto" w:fill="FFFFFF"/>
            <w:lang w:val="en-US"/>
          </w:rPr>
          <w:t xml:space="preserve">in 1916. </w:t>
        </w:r>
      </w:ins>
      <w:ins w:id="1188"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 </w:t>
        </w:r>
      </w:ins>
      <w:ins w:id="1189" w:author="Microsoft Office User" w:date="2026-05-05T19:16:00Z" w16du:dateUtc="2026-05-05T16:16:00Z">
        <w:r w:rsidR="00D97404">
          <w:rPr>
            <w:rStyle w:val="apple-converted-space"/>
            <w:rFonts w:ascii="Helvetica" w:hAnsi="Helvetica"/>
            <w:color w:val="000000"/>
            <w:sz w:val="22"/>
            <w:szCs w:val="22"/>
            <w:shd w:val="clear" w:color="auto" w:fill="FFFFFF"/>
            <w:lang w:val="en-US"/>
          </w:rPr>
          <w:t>The aim of th</w:t>
        </w:r>
      </w:ins>
      <w:ins w:id="1190" w:author="Microsoft Office User" w:date="2026-05-05T19:19:00Z" w16du:dateUtc="2026-05-05T16:19:00Z">
        <w:r w:rsidR="00D97404">
          <w:rPr>
            <w:rStyle w:val="apple-converted-space"/>
            <w:rFonts w:ascii="Helvetica" w:hAnsi="Helvetica"/>
            <w:color w:val="000000"/>
            <w:sz w:val="22"/>
            <w:szCs w:val="22"/>
            <w:shd w:val="clear" w:color="auto" w:fill="FFFFFF"/>
            <w:lang w:val="en-US"/>
          </w:rPr>
          <w:t xml:space="preserve">e </w:t>
        </w:r>
      </w:ins>
      <w:ins w:id="1191" w:author="Microsoft Office User" w:date="2026-05-05T19:20:00Z" w16du:dateUtc="2026-05-05T16:20:00Z">
        <w:r w:rsidR="00D97404">
          <w:rPr>
            <w:rStyle w:val="apple-converted-space"/>
            <w:rFonts w:ascii="Helvetica" w:hAnsi="Helvetica"/>
            <w:color w:val="000000"/>
            <w:sz w:val="22"/>
            <w:szCs w:val="22"/>
            <w:shd w:val="clear" w:color="auto" w:fill="FFFFFF"/>
            <w:lang w:val="en-US"/>
          </w:rPr>
          <w:t>present</w:t>
        </w:r>
      </w:ins>
      <w:ins w:id="1192" w:author="Microsoft Office User" w:date="2026-05-05T19:16:00Z" w16du:dateUtc="2026-05-05T16:16:00Z">
        <w:r w:rsidR="00D97404">
          <w:rPr>
            <w:rStyle w:val="apple-converted-space"/>
            <w:rFonts w:ascii="Helvetica" w:hAnsi="Helvetica"/>
            <w:color w:val="000000"/>
            <w:sz w:val="22"/>
            <w:szCs w:val="22"/>
            <w:shd w:val="clear" w:color="auto" w:fill="FFFFFF"/>
            <w:lang w:val="en-US"/>
          </w:rPr>
          <w:t xml:space="preserve"> paper </w:t>
        </w:r>
      </w:ins>
      <w:ins w:id="1193" w:author="Microsoft Office User" w:date="2026-05-05T19:20:00Z" w16du:dateUtc="2026-05-05T16:20:00Z">
        <w:r w:rsidR="00D97404">
          <w:rPr>
            <w:rStyle w:val="apple-converted-space"/>
            <w:rFonts w:ascii="Helvetica" w:hAnsi="Helvetica"/>
            <w:color w:val="000000"/>
            <w:sz w:val="22"/>
            <w:szCs w:val="22"/>
            <w:shd w:val="clear" w:color="auto" w:fill="FFFFFF"/>
            <w:lang w:val="en-US"/>
          </w:rPr>
          <w:t xml:space="preserve">is </w:t>
        </w:r>
      </w:ins>
      <w:ins w:id="1194" w:author="Microsoft Office User" w:date="2026-05-05T19:16:00Z" w16du:dateUtc="2026-05-05T16:16:00Z">
        <w:r w:rsidR="00D97404">
          <w:rPr>
            <w:rStyle w:val="apple-converted-space"/>
            <w:rFonts w:ascii="Helvetica" w:hAnsi="Helvetica"/>
            <w:color w:val="000000"/>
            <w:sz w:val="22"/>
            <w:szCs w:val="22"/>
            <w:shd w:val="clear" w:color="auto" w:fill="FFFFFF"/>
            <w:lang w:val="en-US"/>
          </w:rPr>
          <w:t xml:space="preserve">to test </w:t>
        </w:r>
      </w:ins>
      <w:ins w:id="1195" w:author="Microsoft Office User" w:date="2026-05-05T19:20:00Z" w16du:dateUtc="2026-05-05T16:20:00Z">
        <w:r w:rsidR="00D97404">
          <w:rPr>
            <w:rStyle w:val="apple-converted-space"/>
            <w:rFonts w:ascii="Helvetica" w:hAnsi="Helvetica"/>
            <w:color w:val="000000"/>
            <w:sz w:val="22"/>
            <w:szCs w:val="22"/>
            <w:shd w:val="clear" w:color="auto" w:fill="FFFFFF"/>
            <w:lang w:val="en-US"/>
          </w:rPr>
          <w:t xml:space="preserve">a </w:t>
        </w:r>
      </w:ins>
      <w:ins w:id="1196" w:author="Microsoft Office User" w:date="2026-05-07T02:24:00Z" w16du:dateUtc="2026-05-06T23:24:00Z">
        <w:r>
          <w:rPr>
            <w:rStyle w:val="apple-converted-space"/>
            <w:rFonts w:ascii="Helvetica" w:hAnsi="Helvetica"/>
            <w:color w:val="000000"/>
            <w:sz w:val="22"/>
            <w:szCs w:val="22"/>
            <w:shd w:val="clear" w:color="auto" w:fill="FFFFFF"/>
            <w:lang w:val="en-US"/>
          </w:rPr>
          <w:t>working</w:t>
        </w:r>
      </w:ins>
      <w:ins w:id="1197" w:author="Microsoft Office User" w:date="2026-05-05T19:16:00Z" w16du:dateUtc="2026-05-05T16:16:00Z">
        <w:r w:rsidR="00D97404">
          <w:rPr>
            <w:rStyle w:val="apple-converted-space"/>
            <w:rFonts w:ascii="Helvetica" w:hAnsi="Helvetica"/>
            <w:color w:val="000000"/>
            <w:sz w:val="22"/>
            <w:szCs w:val="22"/>
            <w:shd w:val="clear" w:color="auto" w:fill="FFFFFF"/>
            <w:lang w:val="en-US"/>
          </w:rPr>
          <w:t xml:space="preserve"> method</w:t>
        </w:r>
      </w:ins>
      <w:ins w:id="1198" w:author="Microsoft Office User" w:date="2026-05-05T19:17:00Z" w16du:dateUtc="2026-05-05T16:17:00Z">
        <w:r w:rsidR="00D97404">
          <w:rPr>
            <w:rStyle w:val="apple-converted-space"/>
            <w:rFonts w:ascii="Helvetica" w:hAnsi="Helvetica"/>
            <w:color w:val="000000"/>
            <w:sz w:val="22"/>
            <w:szCs w:val="22"/>
            <w:shd w:val="clear" w:color="auto" w:fill="FFFFFF"/>
            <w:lang w:val="en-US"/>
          </w:rPr>
          <w:t xml:space="preserve"> of detection</w:t>
        </w:r>
      </w:ins>
      <w:ins w:id="1199" w:author="Microsoft Office User" w:date="2026-05-07T02:23:00Z" w16du:dateUtc="2026-05-06T23:23:00Z">
        <w:r>
          <w:rPr>
            <w:rStyle w:val="apple-converted-space"/>
            <w:rFonts w:ascii="Helvetica" w:hAnsi="Helvetica"/>
            <w:color w:val="000000"/>
            <w:sz w:val="22"/>
            <w:szCs w:val="22"/>
            <w:shd w:val="clear" w:color="auto" w:fill="FFFFFF"/>
            <w:lang w:val="en-US"/>
          </w:rPr>
          <w:t xml:space="preserve"> that takes this well</w:t>
        </w:r>
      </w:ins>
      <w:ins w:id="1200" w:author="Microsoft Office User" w:date="2026-05-07T02:24:00Z" w16du:dateUtc="2026-05-06T23:24:00Z">
        <w:r>
          <w:rPr>
            <w:rStyle w:val="apple-converted-space"/>
            <w:rFonts w:ascii="Helvetica" w:hAnsi="Helvetica"/>
            <w:color w:val="000000"/>
            <w:sz w:val="22"/>
            <w:szCs w:val="22"/>
            <w:shd w:val="clear" w:color="auto" w:fill="FFFFFF"/>
            <w:lang w:val="en-US"/>
          </w:rPr>
          <w:t>–</w:t>
        </w:r>
      </w:ins>
      <w:ins w:id="1201" w:author="Microsoft Office User" w:date="2026-05-07T02:23:00Z" w16du:dateUtc="2026-05-06T23:23:00Z">
        <w:r>
          <w:rPr>
            <w:rStyle w:val="apple-converted-space"/>
            <w:rFonts w:ascii="Helvetica" w:hAnsi="Helvetica"/>
            <w:color w:val="000000"/>
            <w:sz w:val="22"/>
            <w:szCs w:val="22"/>
            <w:shd w:val="clear" w:color="auto" w:fill="FFFFFF"/>
            <w:lang w:val="en-US"/>
          </w:rPr>
          <w:t>known fact into account</w:t>
        </w:r>
      </w:ins>
      <w:ins w:id="1202" w:author="Microsoft Office User" w:date="2026-05-07T02:24:00Z" w16du:dateUtc="2026-05-06T23:24:00Z">
        <w:r>
          <w:rPr>
            <w:rStyle w:val="apple-converted-space"/>
            <w:rFonts w:ascii="Helvetica" w:hAnsi="Helvetica"/>
            <w:color w:val="000000"/>
            <w:sz w:val="22"/>
            <w:szCs w:val="22"/>
            <w:shd w:val="clear" w:color="auto" w:fill="FFFFFF"/>
            <w:lang w:val="en-US"/>
          </w:rPr>
          <w:t xml:space="preserve"> on simulated sequences</w:t>
        </w:r>
      </w:ins>
      <w:ins w:id="1203" w:author="Microsoft Office User" w:date="2026-05-05T19:16:00Z" w16du:dateUtc="2026-05-05T16:16:00Z">
        <w:r w:rsidR="00D97404">
          <w:rPr>
            <w:rStyle w:val="apple-converted-space"/>
            <w:rFonts w:ascii="Helvetica" w:hAnsi="Helvetica"/>
            <w:color w:val="000000"/>
            <w:sz w:val="22"/>
            <w:szCs w:val="22"/>
            <w:shd w:val="clear" w:color="auto" w:fill="FFFFFF"/>
            <w:lang w:val="en-US"/>
          </w:rPr>
          <w:t xml:space="preserve"> </w:t>
        </w:r>
      </w:ins>
      <w:ins w:id="1204" w:author="Microsoft Office User" w:date="2026-05-05T19:21:00Z" w16du:dateUtc="2026-05-05T16:21:00Z">
        <w:r w:rsidR="006329A7">
          <w:rPr>
            <w:rStyle w:val="apple-converted-space"/>
            <w:rFonts w:ascii="Helvetica" w:hAnsi="Helvetica"/>
            <w:color w:val="000000"/>
            <w:sz w:val="22"/>
            <w:szCs w:val="22"/>
            <w:shd w:val="clear" w:color="auto" w:fill="FFFFFF"/>
            <w:lang w:val="en-US"/>
          </w:rPr>
          <w:t>in two scenarios</w:t>
        </w:r>
      </w:ins>
      <w:ins w:id="1205" w:author="Microsoft Office User" w:date="2026-05-05T19:17:00Z" w16du:dateUtc="2026-05-05T16:17:00Z">
        <w:r w:rsidR="00D97404">
          <w:rPr>
            <w:rStyle w:val="apple-converted-space"/>
            <w:rFonts w:ascii="Helvetica" w:hAnsi="Helvetica"/>
            <w:color w:val="000000"/>
            <w:sz w:val="22"/>
            <w:szCs w:val="22"/>
            <w:shd w:val="clear" w:color="auto" w:fill="FFFFFF"/>
            <w:lang w:val="en-US"/>
          </w:rPr>
          <w:t>: when the initial population is polymorp</w:t>
        </w:r>
      </w:ins>
      <w:ins w:id="1206" w:author="Microsoft Office User" w:date="2026-05-05T19:18:00Z" w16du:dateUtc="2026-05-05T16:18:00Z">
        <w:r w:rsidR="00D97404">
          <w:rPr>
            <w:rStyle w:val="apple-converted-space"/>
            <w:rFonts w:ascii="Helvetica" w:hAnsi="Helvetica"/>
            <w:color w:val="000000"/>
            <w:sz w:val="22"/>
            <w:szCs w:val="22"/>
            <w:shd w:val="clear" w:color="auto" w:fill="FFFFFF"/>
            <w:lang w:val="en-US"/>
          </w:rPr>
          <w:t>hous</w:t>
        </w:r>
      </w:ins>
      <w:ins w:id="1207" w:author="Microsoft Office User" w:date="2026-05-05T19:17:00Z" w16du:dateUtc="2026-05-05T16:17:00Z">
        <w:r w:rsidR="00D97404">
          <w:rPr>
            <w:rStyle w:val="apple-converted-space"/>
            <w:rFonts w:ascii="Helvetica" w:hAnsi="Helvetica"/>
            <w:color w:val="000000"/>
            <w:sz w:val="22"/>
            <w:szCs w:val="22"/>
            <w:shd w:val="clear" w:color="auto" w:fill="FFFFFF"/>
            <w:lang w:val="en-US"/>
          </w:rPr>
          <w:t>, and when it is monomorph</w:t>
        </w:r>
      </w:ins>
      <w:ins w:id="1208" w:author="Microsoft Office User" w:date="2026-05-07T02:18:00Z" w16du:dateUtc="2026-05-06T23:18:00Z">
        <w:r>
          <w:rPr>
            <w:rStyle w:val="apple-converted-space"/>
            <w:rFonts w:ascii="Helvetica" w:hAnsi="Helvetica"/>
            <w:color w:val="000000"/>
            <w:sz w:val="22"/>
            <w:szCs w:val="22"/>
            <w:shd w:val="clear" w:color="auto" w:fill="FFFFFF"/>
            <w:lang w:val="en-US"/>
          </w:rPr>
          <w:t xml:space="preserve">ous, under a scenario </w:t>
        </w:r>
      </w:ins>
      <w:ins w:id="1209" w:author="Microsoft Office User" w:date="2026-05-07T02:17:00Z" w16du:dateUtc="2026-05-06T23:17:00Z">
        <w:r w:rsidR="001F0B30">
          <w:rPr>
            <w:rStyle w:val="apple-converted-space"/>
            <w:rFonts w:ascii="Helvetica" w:hAnsi="Helvetica"/>
            <w:color w:val="000000"/>
            <w:sz w:val="22"/>
            <w:szCs w:val="22"/>
            <w:shd w:val="clear" w:color="auto" w:fill="FFFFFF"/>
            <w:lang w:val="en-US"/>
          </w:rPr>
          <w:t>relevant to SARS-CoV-2</w:t>
        </w:r>
      </w:ins>
      <w:ins w:id="1210" w:author="Microsoft Office User" w:date="2026-05-05T19:21:00Z" w16du:dateUtc="2026-05-05T16:21:00Z">
        <w:r w:rsidR="006329A7">
          <w:rPr>
            <w:rStyle w:val="apple-converted-space"/>
            <w:rFonts w:ascii="Helvetica" w:hAnsi="Helvetica"/>
            <w:color w:val="000000"/>
            <w:sz w:val="22"/>
            <w:szCs w:val="22"/>
            <w:shd w:val="clear" w:color="auto" w:fill="FFFFFF"/>
            <w:lang w:val="en-US"/>
          </w:rPr>
          <w:t>,</w:t>
        </w:r>
      </w:ins>
      <w:ins w:id="1211" w:author="Microsoft Office User" w:date="2026-05-07T02:23:00Z" w16du:dateUtc="2026-05-06T23:23:00Z">
        <w:r>
          <w:rPr>
            <w:rStyle w:val="apple-converted-space"/>
            <w:rFonts w:ascii="Helvetica" w:hAnsi="Helvetica"/>
            <w:color w:val="000000"/>
            <w:sz w:val="22"/>
            <w:szCs w:val="22"/>
            <w:shd w:val="clear" w:color="auto" w:fill="FFFFFF"/>
            <w:lang w:val="en-US"/>
          </w:rPr>
          <w:t xml:space="preserve">. Please </w:t>
        </w:r>
      </w:ins>
      <w:ins w:id="1212"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see </w:t>
        </w:r>
      </w:ins>
      <w:ins w:id="1213" w:author="Microsoft Office User" w:date="2026-05-07T02:18:00Z" w16du:dateUtc="2026-05-06T23:18:00Z">
        <w:r>
          <w:rPr>
            <w:rStyle w:val="apple-converted-space"/>
            <w:rFonts w:ascii="Helvetica" w:hAnsi="Helvetica"/>
            <w:color w:val="000000"/>
            <w:sz w:val="22"/>
            <w:szCs w:val="22"/>
            <w:shd w:val="clear" w:color="auto" w:fill="FFFFFF"/>
            <w:lang w:val="en-US"/>
          </w:rPr>
          <w:t xml:space="preserve">new </w:t>
        </w:r>
      </w:ins>
      <w:ins w:id="1214" w:author="Microsoft Office User" w:date="2026-05-05T19:21:00Z" w16du:dateUtc="2026-05-05T16:21:00Z">
        <w:r w:rsidR="006329A7">
          <w:rPr>
            <w:rStyle w:val="apple-converted-space"/>
            <w:rFonts w:ascii="Helvetica" w:hAnsi="Helvetica"/>
            <w:color w:val="000000"/>
            <w:sz w:val="22"/>
            <w:szCs w:val="22"/>
            <w:shd w:val="clear" w:color="auto" w:fill="FFFFFF"/>
            <w:lang w:val="en-US"/>
          </w:rPr>
          <w:t>Figs. 2 to 4</w:t>
        </w:r>
      </w:ins>
      <w:ins w:id="1215" w:author="Microsoft Office User" w:date="2026-05-07T02:19:00Z" w16du:dateUtc="2026-05-06T23:19:00Z">
        <w:r>
          <w:rPr>
            <w:rStyle w:val="apple-converted-space"/>
            <w:rFonts w:ascii="Helvetica" w:hAnsi="Helvetica"/>
            <w:color w:val="000000"/>
            <w:sz w:val="22"/>
            <w:szCs w:val="22"/>
            <w:shd w:val="clear" w:color="auto" w:fill="FFFFFF"/>
            <w:lang w:val="en-US"/>
          </w:rPr>
          <w:t xml:space="preserve"> in the revised version</w:t>
        </w:r>
      </w:ins>
      <w:ins w:id="1216" w:author="Microsoft Office User" w:date="2026-05-07T02:17:00Z" w16du:dateUtc="2026-05-06T23:17:00Z">
        <w:r w:rsidR="001F0B30">
          <w:rPr>
            <w:rStyle w:val="apple-converted-space"/>
            <w:rFonts w:ascii="Helvetica" w:hAnsi="Helvetica"/>
            <w:color w:val="000000"/>
            <w:sz w:val="22"/>
            <w:szCs w:val="22"/>
            <w:shd w:val="clear" w:color="auto" w:fill="FFFFFF"/>
            <w:lang w:val="en-US"/>
          </w:rPr>
          <w:t>.</w:t>
        </w:r>
      </w:ins>
      <w:commentRangeStart w:id="1217"/>
      <w:del w:id="1218" w:author="Microsoft Office User" w:date="2026-05-05T19:14:00Z" w16du:dateUtc="2026-05-05T16:14:00Z">
        <w:r w:rsidR="00623600" w:rsidDel="00D97404">
          <w:rPr>
            <w:rStyle w:val="apple-converted-space"/>
            <w:rFonts w:ascii="Helvetica" w:hAnsi="Helvetica"/>
            <w:color w:val="000000"/>
            <w:sz w:val="22"/>
            <w:szCs w:val="22"/>
            <w:shd w:val="clear" w:color="auto" w:fill="FFFFFF"/>
            <w:lang w:val="en-US"/>
          </w:rPr>
          <w:delText>This nontrivial point is now explained in Discussion</w:delText>
        </w:r>
        <w:r w:rsidR="003C44DC" w:rsidDel="00D97404">
          <w:rPr>
            <w:rStyle w:val="apple-converted-space"/>
            <w:rFonts w:ascii="Helvetica" w:hAnsi="Helvetica"/>
            <w:color w:val="000000"/>
            <w:sz w:val="22"/>
            <w:szCs w:val="22"/>
            <w:shd w:val="clear" w:color="auto" w:fill="FFFFFF"/>
            <w:lang w:val="en-US"/>
          </w:rPr>
          <w:delText xml:space="preserve"> (Line 2</w:delText>
        </w:r>
      </w:del>
      <w:ins w:id="1219" w:author="ivan4995@gmail.com" w:date="2026-05-05T17:36:00Z">
        <w:del w:id="1220" w:author="Microsoft Office User" w:date="2026-05-05T19:14:00Z" w16du:dateUtc="2026-05-05T16:14:00Z">
          <w:r w:rsidR="00B36128" w:rsidDel="00D97404">
            <w:rPr>
              <w:rStyle w:val="apple-converted-space"/>
              <w:rFonts w:ascii="Helvetica" w:hAnsi="Helvetica"/>
              <w:color w:val="000000"/>
              <w:sz w:val="22"/>
              <w:szCs w:val="22"/>
              <w:shd w:val="clear" w:color="auto" w:fill="FFFFFF"/>
              <w:lang w:val="en-US"/>
            </w:rPr>
            <w:delText>83</w:delText>
          </w:r>
        </w:del>
      </w:ins>
      <w:del w:id="1221" w:author="Microsoft Office User" w:date="2026-05-05T19:14:00Z" w16du:dateUtc="2026-05-05T16:14:00Z">
        <w:r w:rsidR="003C44DC" w:rsidDel="00D97404">
          <w:rPr>
            <w:rStyle w:val="apple-converted-space"/>
            <w:rFonts w:ascii="Helvetica" w:hAnsi="Helvetica"/>
            <w:color w:val="000000"/>
            <w:sz w:val="22"/>
            <w:szCs w:val="22"/>
            <w:shd w:val="clear" w:color="auto" w:fill="FFFFFF"/>
            <w:lang w:val="en-US"/>
          </w:rPr>
          <w:delText>65)</w:delText>
        </w:r>
        <w:r w:rsidR="00623600" w:rsidDel="00D97404">
          <w:rPr>
            <w:rStyle w:val="apple-converted-space"/>
            <w:rFonts w:ascii="Helvetica" w:hAnsi="Helvetica"/>
            <w:color w:val="000000"/>
            <w:sz w:val="22"/>
            <w:szCs w:val="22"/>
            <w:shd w:val="clear" w:color="auto" w:fill="FFFFFF"/>
            <w:lang w:val="en-US"/>
          </w:rPr>
          <w:delText>:</w:delText>
        </w:r>
        <w:commentRangeEnd w:id="1217"/>
        <w:r w:rsidR="00B36128" w:rsidDel="00D97404">
          <w:rPr>
            <w:rStyle w:val="CommentReference"/>
            <w:rFonts w:ascii="Helvetica" w:hAnsi="Helvetica"/>
            <w:color w:val="000000"/>
            <w:sz w:val="22"/>
            <w:szCs w:val="22"/>
            <w:shd w:val="clear" w:color="auto" w:fill="FFFFFF"/>
            <w:lang w:val="en-US"/>
          </w:rPr>
          <w:commentReference w:id="1217"/>
        </w:r>
      </w:del>
    </w:p>
    <w:p w14:paraId="027DFA7B" w14:textId="77777777" w:rsidR="00C328C6" w:rsidRDefault="00C328C6" w:rsidP="006329A7">
      <w:pPr>
        <w:ind w:firstLine="709"/>
        <w:jc w:val="both"/>
        <w:rPr>
          <w:ins w:id="1222" w:author="Microsoft Office User" w:date="2026-05-05T19:31:00Z" w16du:dateUtc="2026-05-05T16:31:00Z"/>
          <w:rStyle w:val="apple-converted-space"/>
          <w:rFonts w:ascii="Helvetica" w:hAnsi="Helvetica"/>
          <w:color w:val="000000"/>
          <w:sz w:val="22"/>
          <w:szCs w:val="22"/>
          <w:shd w:val="clear" w:color="auto" w:fill="FFFFFF"/>
          <w:lang w:val="en-US"/>
        </w:rPr>
      </w:pPr>
    </w:p>
    <w:p w14:paraId="0F0C700A" w14:textId="77777777" w:rsidR="00C328C6" w:rsidRDefault="00C328C6" w:rsidP="006329A7">
      <w:pPr>
        <w:ind w:firstLine="709"/>
        <w:jc w:val="both"/>
        <w:rPr>
          <w:ins w:id="1223" w:author="Microsoft Office User" w:date="2026-05-05T19:31:00Z" w16du:dateUtc="2026-05-05T16:31:00Z"/>
          <w:rStyle w:val="apple-converted-space"/>
          <w:rFonts w:ascii="Helvetica" w:hAnsi="Helvetica"/>
          <w:color w:val="000000"/>
          <w:sz w:val="22"/>
          <w:szCs w:val="22"/>
          <w:shd w:val="clear" w:color="auto" w:fill="FFFFFF"/>
          <w:lang w:val="en-US"/>
        </w:rPr>
      </w:pPr>
    </w:p>
    <w:p w14:paraId="71732A12" w14:textId="2243A581" w:rsidR="009B0FE6" w:rsidRDefault="00C328C6" w:rsidP="00C328C6">
      <w:pPr>
        <w:rPr>
          <w:ins w:id="1224" w:author="Microsoft Office User" w:date="2026-05-07T02:22:00Z" w16du:dateUtc="2026-05-06T23:22:00Z"/>
          <w:rStyle w:val="apple-converted-space"/>
          <w:rFonts w:ascii="Helvetica" w:hAnsi="Helvetica"/>
          <w:color w:val="000000"/>
          <w:sz w:val="22"/>
          <w:szCs w:val="22"/>
          <w:shd w:val="clear" w:color="auto" w:fill="FFFFFF"/>
          <w:lang w:val="en-US"/>
        </w:rPr>
      </w:pPr>
      <w:ins w:id="1225" w:author="Microsoft Office User" w:date="2026-05-05T19:31:00Z" w16du:dateUtc="2026-05-05T16:31:00Z">
        <w:r>
          <w:rPr>
            <w:rStyle w:val="apple-converted-space"/>
            <w:rFonts w:ascii="Helvetica" w:hAnsi="Helvetica"/>
            <w:color w:val="000000"/>
            <w:sz w:val="22"/>
            <w:szCs w:val="22"/>
            <w:shd w:val="clear" w:color="auto" w:fill="FFFFFF"/>
            <w:lang w:val="en-US"/>
          </w:rPr>
          <w:t>We emphasize it now in Introduction</w:t>
        </w:r>
      </w:ins>
      <w:ins w:id="1226" w:author="Microsoft Office User" w:date="2026-05-07T02:22:00Z" w16du:dateUtc="2026-05-06T23:22:00Z">
        <w:r w:rsidR="009B0FE6">
          <w:rPr>
            <w:rStyle w:val="apple-converted-space"/>
            <w:rFonts w:ascii="Helvetica" w:hAnsi="Helvetica"/>
            <w:color w:val="000000"/>
            <w:sz w:val="22"/>
            <w:szCs w:val="22"/>
            <w:shd w:val="clear" w:color="auto" w:fill="FFFFFF"/>
            <w:lang w:val="en-US"/>
          </w:rPr>
          <w:t xml:space="preserve"> </w:t>
        </w:r>
        <w:r w:rsidR="009B0FE6" w:rsidRPr="009B0FE6">
          <w:rPr>
            <w:rStyle w:val="apple-converted-space"/>
            <w:rFonts w:ascii="Helvetica" w:hAnsi="Helvetica"/>
            <w:color w:val="000000"/>
            <w:sz w:val="22"/>
            <w:szCs w:val="22"/>
            <w:highlight w:val="yellow"/>
            <w:shd w:val="clear" w:color="auto" w:fill="FFFFFF"/>
            <w:lang w:val="en-US"/>
            <w:rPrChange w:id="1227" w:author="Microsoft Office User" w:date="2026-05-07T02:25:00Z" w16du:dateUtc="2026-05-06T23:25:00Z">
              <w:rPr>
                <w:rStyle w:val="apple-converted-space"/>
                <w:rFonts w:ascii="Helvetica" w:hAnsi="Helvetica"/>
                <w:color w:val="000000"/>
                <w:sz w:val="22"/>
                <w:szCs w:val="22"/>
                <w:shd w:val="clear" w:color="auto" w:fill="FFFFFF"/>
                <w:lang w:val="en-US"/>
              </w:rPr>
            </w:rPrChange>
          </w:rPr>
          <w:t>(Line **)</w:t>
        </w:r>
      </w:ins>
      <w:ins w:id="1228" w:author="Microsoft Office User" w:date="2026-05-05T19:31:00Z" w16du:dateUtc="2026-05-05T16:31:00Z">
        <w:r>
          <w:rPr>
            <w:rStyle w:val="apple-converted-space"/>
            <w:rFonts w:ascii="Helvetica" w:hAnsi="Helvetica"/>
            <w:color w:val="000000"/>
            <w:sz w:val="22"/>
            <w:szCs w:val="22"/>
            <w:shd w:val="clear" w:color="auto" w:fill="FFFFFF"/>
            <w:lang w:val="en-US"/>
          </w:rPr>
          <w:t xml:space="preserve"> </w:t>
        </w:r>
      </w:ins>
    </w:p>
    <w:p w14:paraId="40CFC9E6" w14:textId="77777777" w:rsidR="009B0FE6" w:rsidRDefault="009B0FE6" w:rsidP="00C328C6">
      <w:pPr>
        <w:rPr>
          <w:ins w:id="1229" w:author="Microsoft Office User" w:date="2026-05-07T02:22:00Z" w16du:dateUtc="2026-05-06T23:22:00Z"/>
          <w:rStyle w:val="apple-converted-space"/>
          <w:rFonts w:ascii="Helvetica" w:hAnsi="Helvetica"/>
          <w:color w:val="000000"/>
          <w:sz w:val="22"/>
          <w:szCs w:val="22"/>
          <w:shd w:val="clear" w:color="auto" w:fill="FFFFFF"/>
          <w:lang w:val="en-US"/>
        </w:rPr>
      </w:pPr>
    </w:p>
    <w:p w14:paraId="419D2C2F" w14:textId="45B4D586" w:rsidR="009B0FE6" w:rsidRDefault="009B0FE6" w:rsidP="00C328C6">
      <w:pPr>
        <w:rPr>
          <w:ins w:id="1230" w:author="Microsoft Office User" w:date="2026-05-07T02:22:00Z" w16du:dateUtc="2026-05-06T23:22:00Z"/>
          <w:rStyle w:val="apple-converted-space"/>
          <w:rFonts w:ascii="Helvetica" w:hAnsi="Helvetica"/>
          <w:color w:val="000000"/>
          <w:sz w:val="22"/>
          <w:szCs w:val="22"/>
          <w:shd w:val="clear" w:color="auto" w:fill="FFFFFF"/>
          <w:lang w:val="en-US"/>
        </w:rPr>
      </w:pPr>
      <w:ins w:id="1231" w:author="Microsoft Office User" w:date="2026-05-07T02:22:00Z" w16du:dateUtc="2026-05-06T23:22:00Z">
        <w:r w:rsidRPr="00DA54C5">
          <w:rPr>
            <w:rFonts w:ascii="Times New Roman" w:eastAsia="Times New Roman" w:hAnsi="Times New Roman" w:cs="Times New Roman"/>
            <w:sz w:val="20"/>
            <w:szCs w:val="20"/>
          </w:rPr>
          <w:t xml:space="preserve">About a century ago, it was realized that the evolution of a population is strongly affected by the fact that the fates of alleles at different loci are linked unless separated by recombination </w:t>
        </w:r>
        <w:r w:rsidRPr="00DA54C5">
          <w:rPr>
            <w:rFonts w:ascii="Times New Roman" w:eastAsia="Times New Roman" w:hAnsi="Times New Roman" w:cs="Times New Roman"/>
            <w:sz w:val="20"/>
            <w:szCs w:val="20"/>
          </w:rPr>
          <w:fldChar w:fldCharType="begin"/>
        </w:r>
        <w:r w:rsidRPr="00DA54C5">
          <w:rPr>
            <w:rFonts w:ascii="Times New Roman" w:eastAsia="Times New Roman" w:hAnsi="Times New Roman" w:cs="Times New Roman"/>
            <w:sz w:val="20"/>
            <w:szCs w:val="20"/>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DA54C5">
          <w:rPr>
            <w:rFonts w:ascii="Times New Roman" w:eastAsia="Times New Roman" w:hAnsi="Times New Roman" w:cs="Times New Roman"/>
            <w:sz w:val="20"/>
            <w:szCs w:val="20"/>
          </w:rPr>
          <w:fldChar w:fldCharType="separate"/>
        </w:r>
        <w:r w:rsidRPr="00DA54C5">
          <w:rPr>
            <w:rFonts w:ascii="Times New Roman" w:eastAsia="Times New Roman" w:hAnsi="Times New Roman" w:cs="Times New Roman"/>
            <w:noProof/>
            <w:sz w:val="20"/>
            <w:szCs w:val="20"/>
          </w:rPr>
          <w:t>[33]</w:t>
        </w:r>
        <w:r w:rsidRPr="00DA54C5">
          <w:rPr>
            <w:rFonts w:ascii="Times New Roman" w:eastAsia="Times New Roman" w:hAnsi="Times New Roman" w:cs="Times New Roman"/>
            <w:sz w:val="20"/>
            <w:szCs w:val="20"/>
          </w:rPr>
          <w:fldChar w:fldCharType="end"/>
        </w:r>
        <w:r w:rsidRPr="00DA54C5">
          <w:rPr>
            <w:rFonts w:ascii="Times New Roman" w:eastAsia="Times New Roman" w:hAnsi="Times New Roman" w:cs="Times New Roman"/>
            <w:sz w:val="20"/>
            <w:szCs w:val="20"/>
          </w:rPr>
          <w:t>.</w:t>
        </w:r>
        <w:r w:rsidRPr="00DA54C5">
          <w:rPr>
            <w:rFonts w:ascii="Times New Roman" w:eastAsia="Times New Roman" w:hAnsi="Times New Roman" w:cs="Times New Roman"/>
            <w:sz w:val="20"/>
            <w:szCs w:val="20"/>
            <w:lang w:val="en-US"/>
          </w:rPr>
          <w:t xml:space="preserve"> Empirically, </w:t>
        </w:r>
        <w:r w:rsidRPr="00DA54C5">
          <w:rPr>
            <w:rFonts w:ascii="Times New Roman" w:eastAsia="Times New Roman" w:hAnsi="Times New Roman" w:cs="Times New Roman"/>
            <w:sz w:val="20"/>
            <w:szCs w:val="20"/>
          </w:rPr>
          <w:t xml:space="preserve">the effect of strong linkage between genomic sites has been discovered by Thomas Hunt Morgan who used the inter-dependent segregation of alleles in fruit flies to understand the role of chromosomes and sex in inheritance. </w:t>
        </w:r>
        <w:r w:rsidRPr="00DA54C5">
          <w:rPr>
            <w:rFonts w:ascii="Times New Roman" w:eastAsia="Times New Roman" w:hAnsi="Times New Roman" w:cs="Times New Roman"/>
            <w:sz w:val="20"/>
            <w:szCs w:val="20"/>
            <w:lang w:val="en-US"/>
          </w:rPr>
          <w:t xml:space="preserve">Since then, a large body of experiment and modeling demonstrated that linkage changes evolutionary properties drastically. In the absence of recombination, common phylogeny makes all sequences very similar to their MRCA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[34]</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Moreover, even very frequent recombination does not break up linkage effects in a sufficiently long genome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[35]</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w:t>
        </w:r>
      </w:ins>
    </w:p>
    <w:p w14:paraId="33F06C2F" w14:textId="77777777" w:rsidR="009B0FE6" w:rsidRDefault="009B0FE6" w:rsidP="00C328C6">
      <w:pPr>
        <w:rPr>
          <w:ins w:id="1232" w:author="Microsoft Office User" w:date="2026-05-07T02:22:00Z" w16du:dateUtc="2026-05-06T23:22:00Z"/>
          <w:rStyle w:val="apple-converted-space"/>
          <w:rFonts w:ascii="Helvetica" w:hAnsi="Helvetica"/>
          <w:color w:val="000000"/>
          <w:sz w:val="22"/>
          <w:szCs w:val="22"/>
          <w:shd w:val="clear" w:color="auto" w:fill="FFFFFF"/>
          <w:lang w:val="en-US"/>
        </w:rPr>
      </w:pPr>
    </w:p>
    <w:p w14:paraId="40E22142" w14:textId="77777777" w:rsidR="009B0FE6" w:rsidRDefault="009B0FE6" w:rsidP="00C328C6">
      <w:pPr>
        <w:rPr>
          <w:ins w:id="1233" w:author="Microsoft Office User" w:date="2026-05-07T02:22:00Z" w16du:dateUtc="2026-05-06T23:22:00Z"/>
          <w:rStyle w:val="apple-converted-space"/>
          <w:rFonts w:ascii="Helvetica" w:hAnsi="Helvetica"/>
          <w:color w:val="000000"/>
          <w:sz w:val="22"/>
          <w:szCs w:val="22"/>
          <w:shd w:val="clear" w:color="auto" w:fill="FFFFFF"/>
          <w:lang w:val="en-US"/>
        </w:rPr>
      </w:pPr>
    </w:p>
    <w:p w14:paraId="400F6E30" w14:textId="6F367A21" w:rsidR="009B0FE6" w:rsidRDefault="00C328C6" w:rsidP="00C328C6">
      <w:pPr>
        <w:rPr>
          <w:ins w:id="1234" w:author="Microsoft Office User" w:date="2026-05-05T19:31:00Z" w16du:dateUtc="2026-05-05T16:31:00Z"/>
          <w:rStyle w:val="apple-converted-space"/>
          <w:rFonts w:ascii="Helvetica" w:hAnsi="Helvetica"/>
          <w:color w:val="000000"/>
          <w:sz w:val="22"/>
          <w:szCs w:val="22"/>
          <w:shd w:val="clear" w:color="auto" w:fill="FFFFFF"/>
          <w:lang w:val="en-US"/>
        </w:rPr>
      </w:pPr>
      <w:ins w:id="1235" w:author="Microsoft Office User" w:date="2026-05-05T19:31:00Z" w16du:dateUtc="2026-05-05T16:31:00Z">
        <w:r w:rsidRPr="005C3376">
          <w:rPr>
            <w:rStyle w:val="apple-converted-space"/>
            <w:rFonts w:ascii="Helvetica" w:hAnsi="Helvetica"/>
            <w:color w:val="000000"/>
            <w:sz w:val="22"/>
            <w:szCs w:val="22"/>
            <w:highlight w:val="yellow"/>
            <w:shd w:val="clear" w:color="auto" w:fill="FFFFFF"/>
            <w:lang w:val="en-US"/>
            <w:rPrChange w:id="1236" w:author="Microsoft Office User" w:date="2026-05-05T19:52:00Z" w16du:dateUtc="2026-05-05T16:52:00Z">
              <w:rPr>
                <w:rStyle w:val="apple-converted-space"/>
                <w:rFonts w:ascii="Helvetica" w:hAnsi="Helvetica"/>
                <w:color w:val="000000"/>
                <w:sz w:val="22"/>
                <w:szCs w:val="22"/>
                <w:shd w:val="clear" w:color="auto" w:fill="FFFFFF"/>
                <w:lang w:val="en-US"/>
              </w:rPr>
            </w:rPrChange>
          </w:rPr>
          <w:t>(Line **):</w:t>
        </w:r>
      </w:ins>
    </w:p>
    <w:p w14:paraId="7D29188E" w14:textId="77777777" w:rsidR="00C328C6" w:rsidRDefault="00C328C6" w:rsidP="00C328C6">
      <w:pPr>
        <w:rPr>
          <w:ins w:id="1237" w:author="Microsoft Office User" w:date="2026-05-05T19:31:00Z" w16du:dateUtc="2026-05-05T16:31:00Z"/>
          <w:rStyle w:val="apple-converted-space"/>
          <w:rFonts w:ascii="Helvetica" w:hAnsi="Helvetica"/>
          <w:color w:val="000000"/>
          <w:sz w:val="22"/>
          <w:szCs w:val="22"/>
          <w:shd w:val="clear" w:color="auto" w:fill="FFFFFF"/>
          <w:lang w:val="en-US"/>
        </w:rPr>
      </w:pPr>
    </w:p>
    <w:p w14:paraId="2C9FFC0B" w14:textId="21CE856B" w:rsidR="00C328C6" w:rsidRPr="00DA54C5" w:rsidRDefault="00C328C6" w:rsidP="00C328C6">
      <w:pPr>
        <w:rPr>
          <w:ins w:id="1238" w:author="Microsoft Office User" w:date="2026-05-05T19:31:00Z" w16du:dateUtc="2026-05-05T16:31:00Z"/>
          <w:rFonts w:ascii="Times New Roman" w:eastAsia="Times New Roman" w:hAnsi="Times New Roman" w:cs="Times New Roman"/>
          <w:bCs/>
          <w:sz w:val="20"/>
          <w:szCs w:val="20"/>
          <w:lang w:val="en-US"/>
        </w:rPr>
      </w:pPr>
      <w:ins w:id="1239" w:author="Microsoft Office User" w:date="2026-05-05T19:31:00Z" w16du:dateUtc="2026-05-05T16:31:00Z">
        <w:r w:rsidRPr="00DA54C5">
          <w:rPr>
            <w:rFonts w:ascii="Times New Roman" w:eastAsia="Times New Roman" w:hAnsi="Times New Roman" w:cs="Times New Roman"/>
            <w:sz w:val="20"/>
            <w:szCs w:val="20"/>
          </w:rPr>
          <w:t>This</w:t>
        </w:r>
        <w:r w:rsidRPr="00DA54C5">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w:t>
        </w:r>
        <w:r>
          <w:rPr>
            <w:rFonts w:ascii="Times New Roman" w:eastAsia="Times New Roman" w:hAnsi="Times New Roman" w:cs="Times New Roman"/>
            <w:sz w:val="20"/>
            <w:szCs w:val="20"/>
            <w:lang w:val="en-US"/>
          </w:rPr>
          <w:t xml:space="preserve"> for two scenarios of evolution</w:t>
        </w:r>
        <w:r w:rsidRPr="00DA54C5">
          <w:rPr>
            <w:rFonts w:ascii="Times New Roman" w:eastAsia="Times New Roman" w:hAnsi="Times New Roman" w:cs="Times New Roman"/>
            <w:sz w:val="20"/>
            <w:szCs w:val="20"/>
            <w:lang w:val="en-US"/>
          </w:rPr>
          <w:t xml:space="preserve">. Thirdly, the application to data is focused on well-balanced sampling between sequences related to major variants. </w:t>
        </w:r>
        <w:r w:rsidRPr="00DA54C5">
          <w:rPr>
            <w:rFonts w:ascii="Times New Roman" w:eastAsia="Times New Roman" w:hAnsi="Times New Roman" w:cs="Times New Roman"/>
            <w:bCs/>
            <w:sz w:val="20"/>
            <w:szCs w:val="20"/>
            <w:lang w:val="en-US"/>
          </w:rPr>
          <w:t xml:space="preserve">The fourth feature is the use of the conditional correlator. </w:t>
        </w:r>
      </w:ins>
    </w:p>
    <w:p w14:paraId="4413108F" w14:textId="77777777" w:rsidR="00C328C6" w:rsidRDefault="00C328C6">
      <w:pPr>
        <w:ind w:firstLine="709"/>
        <w:jc w:val="both"/>
        <w:rPr>
          <w:ins w:id="1240" w:author="Microsoft Office User" w:date="2026-05-05T19:31:00Z" w16du:dateUtc="2026-05-05T16:31:00Z"/>
          <w:rStyle w:val="apple-converted-space"/>
          <w:rFonts w:ascii="Helvetica" w:hAnsi="Helvetica"/>
          <w:color w:val="000000"/>
          <w:sz w:val="22"/>
          <w:szCs w:val="22"/>
          <w:shd w:val="clear" w:color="auto" w:fill="FFFFFF"/>
          <w:lang w:val="en-US"/>
        </w:rPr>
        <w:pPrChange w:id="1241" w:author="Microsoft Office User" w:date="2026-05-05T19:21:00Z" w16du:dateUtc="2026-05-05T16:21:00Z">
          <w:pPr/>
        </w:pPrChange>
      </w:pPr>
    </w:p>
    <w:p w14:paraId="0A383164" w14:textId="742748C3" w:rsidR="003C44DC" w:rsidDel="00D97404" w:rsidRDefault="003C44DC">
      <w:pPr>
        <w:ind w:firstLine="709"/>
        <w:jc w:val="both"/>
        <w:rPr>
          <w:del w:id="1242" w:author="Microsoft Office User" w:date="2026-05-05T19:14:00Z" w16du:dateUtc="2026-05-05T16:14:00Z"/>
          <w:rStyle w:val="apple-converted-space"/>
          <w:rFonts w:ascii="Helvetica" w:hAnsi="Helvetica"/>
          <w:color w:val="000000"/>
          <w:sz w:val="22"/>
          <w:szCs w:val="22"/>
          <w:shd w:val="clear" w:color="auto" w:fill="FFFFFF"/>
          <w:lang w:val="en-US"/>
        </w:rPr>
        <w:pPrChange w:id="1243" w:author="Microsoft Office User" w:date="2026-05-05T19:21:00Z" w16du:dateUtc="2026-05-05T16:21:00Z">
          <w:pPr/>
        </w:pPrChange>
      </w:pPr>
    </w:p>
    <w:p w14:paraId="01A1BEF4" w14:textId="78F40D6E" w:rsidR="002018DD" w:rsidRPr="002018DD" w:rsidDel="00C328C6" w:rsidRDefault="002018DD">
      <w:pPr>
        <w:ind w:firstLine="709"/>
        <w:jc w:val="both"/>
        <w:rPr>
          <w:ins w:id="1244" w:author="ivan4995@gmail.com" w:date="2026-05-05T17:43:00Z"/>
          <w:del w:id="1245" w:author="Microsoft Office User" w:date="2026-05-05T19:31:00Z" w16du:dateUtc="2026-05-05T16:31:00Z"/>
          <w:rFonts w:ascii="Times New Roman" w:eastAsia="Times New Roman" w:hAnsi="Times New Roman" w:cs="Times New Roman"/>
          <w:sz w:val="20"/>
          <w:szCs w:val="20"/>
          <w:rPrChange w:id="1246" w:author="ivan4995@gmail.com" w:date="2026-05-05T17:43:00Z">
            <w:rPr>
              <w:ins w:id="1247" w:author="ivan4995@gmail.com" w:date="2026-05-05T17:43:00Z"/>
              <w:del w:id="1248" w:author="Microsoft Office User" w:date="2026-05-05T19:31:00Z" w16du:dateUtc="2026-05-05T16:31:00Z"/>
              <w:rFonts w:ascii="Times New Roman" w:eastAsia="Times New Roman" w:hAnsi="Times New Roman" w:cs="Times New Roman"/>
            </w:rPr>
          </w:rPrChange>
        </w:rPr>
        <w:pPrChange w:id="1249" w:author="Microsoft Office User" w:date="2026-05-05T19:21:00Z" w16du:dateUtc="2026-05-05T16:21:00Z">
          <w:pPr>
            <w:spacing w:line="360" w:lineRule="auto"/>
            <w:ind w:firstLine="709"/>
            <w:jc w:val="both"/>
          </w:pPr>
        </w:pPrChange>
      </w:pPr>
      <w:ins w:id="1250" w:author="ivan4995@gmail.com" w:date="2026-05-05T17:43:00Z">
        <w:del w:id="1251" w:author="Microsoft Office User" w:date="2026-05-05T19:14:00Z" w16du:dateUtc="2026-05-05T16:14:00Z">
          <w:r w:rsidRPr="002018DD" w:rsidDel="00D97404">
            <w:rPr>
              <w:rFonts w:ascii="Times New Roman" w:eastAsia="Times New Roman" w:hAnsi="Times New Roman" w:cs="Times New Roman"/>
              <w:sz w:val="20"/>
              <w:szCs w:val="20"/>
              <w:lang w:val="en-US"/>
              <w:rPrChange w:id="1252" w:author="ivan4995@gmail.com" w:date="2026-05-05T17:43:00Z">
                <w:rPr>
                  <w:rFonts w:ascii="Times New Roman" w:eastAsia="Times New Roman" w:hAnsi="Times New Roman" w:cs="Times New Roman"/>
                  <w:lang w:val="en-US"/>
                </w:rPr>
              </w:rPrChange>
            </w:rPr>
            <w:delTex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delText>
          </w:r>
          <w:r w:rsidRPr="002018DD" w:rsidDel="00D97404">
            <w:rPr>
              <w:rFonts w:ascii="Times New Roman" w:eastAsia="Times New Roman" w:hAnsi="Times New Roman" w:cs="Times New Roman"/>
              <w:sz w:val="20"/>
              <w:szCs w:val="20"/>
              <w:lang w:val="en-US"/>
              <w:rPrChange w:id="1253"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254" w:author="ivan4995@gmail.com" w:date="2026-05-05T17:43:00Z">
                <w:rPr>
                  <w:rFonts w:ascii="Times New Roman" w:eastAsia="Times New Roman" w:hAnsi="Times New Roman" w:cs="Times New Roman"/>
                  <w:lang w:val="en-US"/>
                </w:rPr>
              </w:rPrChange>
            </w:rPr>
            <w:delInstrText xml:space="preserve"> ADDIN EN.CITE </w:delInstrText>
          </w:r>
          <w:r w:rsidRPr="002018DD" w:rsidDel="00D97404">
            <w:rPr>
              <w:rFonts w:ascii="Times New Roman" w:eastAsia="Times New Roman" w:hAnsi="Times New Roman" w:cs="Times New Roman"/>
              <w:sz w:val="20"/>
              <w:szCs w:val="20"/>
              <w:lang w:val="en-US"/>
              <w:rPrChange w:id="1255"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256" w:author="ivan4995@gmail.com" w:date="2026-05-05T17:43:00Z">
                <w:rPr>
                  <w:rFonts w:ascii="Times New Roman" w:eastAsia="Times New Roman" w:hAnsi="Times New Roman" w:cs="Times New Roman"/>
                  <w:lang w:val="en-US"/>
                </w:rPr>
              </w:rPrChange>
            </w:rPr>
            <w:delInstrText xml:space="preserve"> ADDIN EN.CITE.DATA </w:delInstrText>
          </w:r>
          <w:r w:rsidRPr="00396881"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257" w:author="ivan4995@gmail.com" w:date="2026-05-05T17:43:00Z">
                <w:rPr>
                  <w:rFonts w:ascii="Times New Roman" w:eastAsia="Times New Roman" w:hAnsi="Times New Roman" w:cs="Times New Roman"/>
                  <w:lang w:val="en-US"/>
                </w:rPr>
              </w:rPrChange>
            </w:rPr>
            <w:fldChar w:fldCharType="end"/>
          </w:r>
          <w:r w:rsidRPr="00396881"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258" w:author="ivan4995@gmail.com" w:date="2026-05-05T17:43:00Z">
                <w:rPr>
                  <w:rFonts w:ascii="Times New Roman" w:eastAsia="Times New Roman" w:hAnsi="Times New Roman" w:cs="Times New Roman"/>
                  <w:lang w:val="en-US"/>
                </w:rPr>
              </w:rPrChange>
            </w:rPr>
            <w:fldChar w:fldCharType="separate"/>
          </w:r>
          <w:r w:rsidRPr="002018DD" w:rsidDel="00D97404">
            <w:rPr>
              <w:rFonts w:ascii="Times New Roman" w:eastAsia="Times New Roman" w:hAnsi="Times New Roman" w:cs="Times New Roman"/>
              <w:noProof/>
              <w:sz w:val="20"/>
              <w:szCs w:val="20"/>
              <w:lang w:val="en-US"/>
              <w:rPrChange w:id="1259" w:author="ivan4995@gmail.com" w:date="2026-05-05T17:43:00Z">
                <w:rPr>
                  <w:rFonts w:ascii="Times New Roman" w:eastAsia="Times New Roman" w:hAnsi="Times New Roman" w:cs="Times New Roman"/>
                  <w:noProof/>
                  <w:lang w:val="en-US"/>
                </w:rPr>
              </w:rPrChange>
            </w:rPr>
            <w:delText>[56-58]</w:delText>
          </w:r>
          <w:r w:rsidRPr="002018DD" w:rsidDel="00D97404">
            <w:rPr>
              <w:rFonts w:ascii="Times New Roman" w:eastAsia="Times New Roman" w:hAnsi="Times New Roman" w:cs="Times New Roman"/>
              <w:sz w:val="20"/>
              <w:szCs w:val="20"/>
              <w:lang w:val="en-US"/>
              <w:rPrChange w:id="1260" w:author="ivan4995@gmail.com" w:date="2026-05-05T17:43:00Z">
                <w:rPr>
                  <w:rFonts w:ascii="Times New Roman" w:eastAsia="Times New Roman" w:hAnsi="Times New Roman" w:cs="Times New Roman"/>
                  <w:lang w:val="en-US"/>
                </w:rPr>
              </w:rPrChange>
            </w:rPr>
            <w:fldChar w:fldCharType="end"/>
          </w:r>
          <w:r w:rsidRPr="002018DD" w:rsidDel="00D97404">
            <w:rPr>
              <w:rFonts w:ascii="Times New Roman" w:eastAsia="Times New Roman" w:hAnsi="Times New Roman" w:cs="Times New Roman"/>
              <w:sz w:val="20"/>
              <w:szCs w:val="20"/>
              <w:lang w:val="en-US"/>
              <w:rPrChange w:id="1261" w:author="ivan4995@gmail.com" w:date="2026-05-05T17:43:00Z">
                <w:rPr>
                  <w:rFonts w:ascii="Times New Roman" w:eastAsia="Times New Roman" w:hAnsi="Times New Roman" w:cs="Times New Roman"/>
                  <w:lang w:val="en-US"/>
                </w:rPr>
              </w:rPrChange>
            </w:rPr>
            <w:delText xml:space="preserve">, the </w:delText>
          </w:r>
          <w:r w:rsidRPr="002018DD" w:rsidDel="00D97404">
            <w:rPr>
              <w:rFonts w:ascii="Times New Roman" w:eastAsia="Times New Roman" w:hAnsi="Times New Roman" w:cs="Times New Roman"/>
              <w:sz w:val="20"/>
              <w:szCs w:val="20"/>
              <w:rPrChange w:id="1262" w:author="ivan4995@gmail.com" w:date="2026-05-05T17:43:00Z">
                <w:rPr>
                  <w:rFonts w:ascii="Times New Roman" w:eastAsia="Times New Roman" w:hAnsi="Times New Roman" w:cs="Times New Roman"/>
                </w:rPr>
              </w:rPrChange>
            </w:rPr>
            <w:delText>multi-locus epidemiological model</w:delText>
          </w:r>
          <w:r w:rsidRPr="002018DD" w:rsidDel="00D97404">
            <w:rPr>
              <w:rFonts w:ascii="Times New Roman" w:eastAsia="Times New Roman" w:hAnsi="Times New Roman" w:cs="Times New Roman"/>
              <w:sz w:val="20"/>
              <w:szCs w:val="20"/>
              <w:lang w:val="en-US"/>
              <w:rPrChange w:id="1263" w:author="ivan4995@gmail.com" w:date="2026-05-05T17:43:00Z">
                <w:rPr>
                  <w:rFonts w:ascii="Times New Roman" w:eastAsia="Times New Roman" w:hAnsi="Times New Roman" w:cs="Times New Roman"/>
                  <w:lang w:val="en-US"/>
                </w:rPr>
              </w:rPrChange>
            </w:rPr>
            <w:delText xml:space="preserve"> of respiratory viruses is effectively reduced to t</w:delText>
          </w:r>
          <w:r w:rsidRPr="002018DD" w:rsidDel="00D97404">
            <w:rPr>
              <w:rFonts w:ascii="Times New Roman" w:eastAsia="Times New Roman" w:hAnsi="Times New Roman" w:cs="Times New Roman"/>
              <w:sz w:val="20"/>
              <w:szCs w:val="20"/>
              <w:rPrChange w:id="1264" w:author="ivan4995@gmail.com" w:date="2026-05-05T17:43:00Z">
                <w:rPr>
                  <w:rFonts w:ascii="Times New Roman" w:eastAsia="Times New Roman" w:hAnsi="Times New Roman" w:cs="Times New Roman"/>
                </w:rPr>
              </w:rPrChange>
            </w:rPr>
            <w:delText>he Wright-Fisher model</w:delText>
          </w:r>
          <w:r w:rsidRPr="002018DD" w:rsidDel="00D97404">
            <w:rPr>
              <w:rFonts w:ascii="Times New Roman" w:eastAsia="Times New Roman" w:hAnsi="Times New Roman" w:cs="Times New Roman"/>
              <w:sz w:val="20"/>
              <w:szCs w:val="20"/>
              <w:lang w:val="en-US"/>
              <w:rPrChange w:id="1265" w:author="ivan4995@gmail.com" w:date="2026-05-05T17:43:00Z">
                <w:rPr>
                  <w:rFonts w:ascii="Times New Roman" w:eastAsia="Times New Roman" w:hAnsi="Times New Roman" w:cs="Times New Roman"/>
                  <w:lang w:val="en-US"/>
                </w:rPr>
              </w:rPrChange>
            </w:rPr>
            <w:delText xml:space="preserve"> with constant directional selection. The selection coefficient is expressed in terms of basic reproduction ratio in a naïve population and the breadth of antibody neutralization, calculated in these works using different approximations.</w:delText>
          </w:r>
        </w:del>
      </w:ins>
    </w:p>
    <w:p w14:paraId="2992727F" w14:textId="4E06388B" w:rsidR="003558C2" w:rsidDel="002018DD" w:rsidRDefault="003C44DC" w:rsidP="003C44DC">
      <w:pPr>
        <w:jc w:val="both"/>
        <w:rPr>
          <w:del w:id="1266" w:author="ivan4995@gmail.com" w:date="2026-05-05T17:43:00Z"/>
          <w:rFonts w:ascii="Times New Roman" w:hAnsi="Times New Roman" w:cs="Times New Roman"/>
          <w:color w:val="000000"/>
          <w:sz w:val="18"/>
          <w:szCs w:val="18"/>
          <w:shd w:val="clear" w:color="auto" w:fill="FFFFFF"/>
          <w:lang w:val="en-US"/>
        </w:rPr>
      </w:pPr>
      <w:del w:id="1267" w:author="ivan4995@gmail.com" w:date="2026-05-05T17:43:00Z">
        <w:r w:rsidRPr="005B0E48" w:rsidDel="002018DD">
          <w:rPr>
            <w:rFonts w:ascii="Times New Roman" w:hAnsi="Times New Roman" w:cs="Times New Roman"/>
            <w:color w:val="000000"/>
            <w:sz w:val="20"/>
            <w:szCs w:val="20"/>
            <w:shd w:val="clear" w:color="auto" w:fill="FFFFFF"/>
            <w:lang w:val="en-US"/>
          </w:rPr>
          <w:delText xml:space="preserve">For testing the accuracy, we used a </w:delText>
        </w:r>
        <w:r w:rsidDel="002018DD">
          <w:rPr>
            <w:rFonts w:ascii="Times New Roman" w:hAnsi="Times New Roman" w:cs="Times New Roman"/>
            <w:color w:val="000000"/>
            <w:sz w:val="20"/>
            <w:szCs w:val="20"/>
            <w:shd w:val="clear" w:color="auto" w:fill="FFFFFF"/>
            <w:lang w:val="en-US"/>
          </w:rPr>
          <w:delText xml:space="preserve">generic </w:delText>
        </w:r>
        <w:r w:rsidRPr="005B0E48" w:rsidDel="002018DD">
          <w:rPr>
            <w:rFonts w:ascii="Times New Roman" w:hAnsi="Times New Roman" w:cs="Times New Roman"/>
            <w:color w:val="000000"/>
            <w:sz w:val="20"/>
            <w:szCs w:val="20"/>
            <w:shd w:val="clear" w:color="auto" w:fill="FFFFFF"/>
            <w:lang w:val="en-US"/>
          </w:rPr>
          <w:delText>model with directional selection. In fact, SAR</w:delText>
        </w:r>
        <w:r w:rsidRPr="003C44DC" w:rsidDel="002018DD">
          <w:rPr>
            <w:rFonts w:ascii="Times New Roman" w:hAnsi="Times New Roman" w:cs="Times New Roman"/>
            <w:color w:val="000000"/>
            <w:sz w:val="20"/>
            <w:szCs w:val="20"/>
            <w:shd w:val="clear" w:color="auto" w:fill="FFFFFF"/>
            <w:lang w:val="en-US"/>
          </w:rPr>
          <w:delText>S</w:delText>
        </w:r>
        <w:r w:rsidRPr="005B0E48" w:rsidDel="002018DD">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2018DD">
          <w:rPr>
            <w:rFonts w:ascii="Times New Roman" w:hAnsi="Times New Roman" w:cs="Times New Roman"/>
            <w:color w:val="000000"/>
            <w:sz w:val="20"/>
            <w:szCs w:val="20"/>
            <w:shd w:val="clear" w:color="auto" w:fill="FFFFFF"/>
          </w:rPr>
          <w:delText>multi-locus epidemiological model</w:delText>
        </w:r>
        <w:r w:rsidRPr="005B0E48" w:rsidDel="002018DD">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2018DD">
          <w:rPr>
            <w:rFonts w:ascii="Times New Roman" w:hAnsi="Times New Roman" w:cs="Times New Roman"/>
            <w:color w:val="000000"/>
            <w:sz w:val="20"/>
            <w:szCs w:val="20"/>
            <w:shd w:val="clear" w:color="auto" w:fill="FFFFFF"/>
          </w:rPr>
          <w:delText>he Wright-Fisher model</w:delText>
        </w:r>
        <w:r w:rsidRPr="005B0E48" w:rsidDel="002018DD">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Pr="003C44DC" w:rsidDel="002018DD">
          <w:rPr>
            <w:rFonts w:ascii="Times New Roman" w:hAnsi="Times New Roman" w:cs="Times New Roman"/>
            <w:color w:val="000000"/>
            <w:sz w:val="20"/>
            <w:szCs w:val="20"/>
            <w:shd w:val="clear" w:color="auto" w:fill="FFFFFF"/>
            <w:lang w:val="en-US"/>
          </w:rPr>
          <w:delText>.</w:delText>
        </w:r>
        <w:r w:rsidDel="002018DD">
          <w:rPr>
            <w:rFonts w:ascii="Times New Roman" w:hAnsi="Times New Roman" w:cs="Times New Roman"/>
            <w:color w:val="000000"/>
            <w:sz w:val="20"/>
            <w:szCs w:val="20"/>
            <w:shd w:val="clear" w:color="auto" w:fill="FFFFFF"/>
            <w:lang w:val="en-US"/>
          </w:rPr>
          <w:delText xml:space="preserve"> </w:delText>
        </w:r>
      </w:del>
    </w:p>
    <w:p w14:paraId="27E17A18" w14:textId="77777777" w:rsidR="003C44DC" w:rsidRPr="003C44DC" w:rsidRDefault="003C44DC">
      <w:pPr>
        <w:ind w:firstLine="709"/>
        <w:jc w:val="both"/>
        <w:rPr>
          <w:rFonts w:ascii="Times New Roman" w:hAnsi="Times New Roman" w:cs="Times New Roman"/>
          <w:color w:val="000000"/>
          <w:sz w:val="18"/>
          <w:szCs w:val="18"/>
          <w:shd w:val="clear" w:color="auto" w:fill="FFFFFF"/>
          <w:lang w:val="en-US"/>
        </w:rPr>
        <w:pPrChange w:id="1268" w:author="Microsoft Office User" w:date="2026-05-05T19:31:00Z" w16du:dateUtc="2026-05-05T16:31:00Z">
          <w:pPr/>
        </w:pPrChange>
      </w:pPr>
    </w:p>
    <w:p w14:paraId="7819355B" w14:textId="77777777" w:rsidR="003558C2" w:rsidRPr="00CF36AD" w:rsidRDefault="00133529">
      <w:pPr>
        <w:rPr>
          <w:rStyle w:val="apple-converted-space"/>
          <w:rFonts w:ascii="Helvetica" w:hAnsi="Helvetica"/>
          <w:b/>
          <w:color w:val="000000"/>
          <w:sz w:val="22"/>
          <w:szCs w:val="22"/>
          <w:shd w:val="clear" w:color="auto" w:fill="FFFFFF"/>
        </w:rPr>
      </w:pPr>
      <w:r w:rsidRPr="00CF36AD">
        <w:rPr>
          <w:rFonts w:ascii="Helvetica" w:hAnsi="Helvetica"/>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Pr="00CF36AD">
        <w:rPr>
          <w:rStyle w:val="apple-converted-space"/>
          <w:rFonts w:ascii="Helvetica" w:hAnsi="Helvetica"/>
          <w:b/>
          <w:color w:val="000000"/>
          <w:sz w:val="22"/>
          <w:szCs w:val="22"/>
          <w:shd w:val="clear" w:color="auto" w:fill="FFFFFF"/>
        </w:rPr>
        <w:t> </w:t>
      </w:r>
    </w:p>
    <w:p w14:paraId="59BC7D47" w14:textId="77777777" w:rsidR="003558C2" w:rsidRPr="00CF36AD" w:rsidRDefault="003558C2">
      <w:pPr>
        <w:rPr>
          <w:rStyle w:val="apple-converted-space"/>
          <w:rFonts w:ascii="Helvetica" w:hAnsi="Helvetica"/>
          <w:color w:val="000000"/>
          <w:sz w:val="22"/>
          <w:szCs w:val="22"/>
          <w:shd w:val="clear" w:color="auto" w:fill="FFFFFF"/>
          <w:lang w:val="en-US"/>
        </w:rPr>
      </w:pPr>
    </w:p>
    <w:p w14:paraId="0569A9D8" w14:textId="21D9D6C7" w:rsidR="006329A7" w:rsidRDefault="00690F67">
      <w:pPr>
        <w:rPr>
          <w:ins w:id="1269" w:author="Microsoft Office User" w:date="2026-05-05T19:26:00Z" w16du:dateUtc="2026-05-05T16:26:00Z"/>
          <w:rStyle w:val="apple-converted-space"/>
          <w:rFonts w:ascii="Helvetica" w:hAnsi="Helvetica"/>
          <w:color w:val="000000"/>
          <w:sz w:val="22"/>
          <w:szCs w:val="22"/>
          <w:shd w:val="clear" w:color="auto" w:fill="FFFFFF"/>
          <w:lang w:val="en-US"/>
        </w:rPr>
      </w:pPr>
      <w:ins w:id="1270" w:author="Microsoft Office User" w:date="2026-05-05T20:14:00Z" w16du:dateUtc="2026-05-05T17:14:00Z">
        <w:r>
          <w:rPr>
            <w:rStyle w:val="apple-converted-space"/>
            <w:rFonts w:ascii="Helvetica" w:hAnsi="Helvetica"/>
            <w:color w:val="000000"/>
            <w:sz w:val="22"/>
            <w:szCs w:val="22"/>
            <w:shd w:val="clear" w:color="auto" w:fill="FFFFFF"/>
            <w:lang w:val="en-US"/>
          </w:rPr>
          <w:t>Nevertheless, it</w:t>
        </w:r>
      </w:ins>
      <w:ins w:id="1271" w:author="Microsoft Office User" w:date="2026-05-05T20:13:00Z" w16du:dateUtc="2026-05-05T17:13:00Z">
        <w:r w:rsidR="002929BC">
          <w:rPr>
            <w:rStyle w:val="apple-converted-space"/>
            <w:rFonts w:ascii="Helvetica" w:hAnsi="Helvetica"/>
            <w:color w:val="000000"/>
            <w:sz w:val="22"/>
            <w:szCs w:val="22"/>
            <w:shd w:val="clear" w:color="auto" w:fill="FFFFFF"/>
            <w:lang w:val="en-US"/>
          </w:rPr>
          <w:t xml:space="preserve"> is</w:t>
        </w:r>
      </w:ins>
      <w:ins w:id="1272"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common knowledge </w:t>
        </w:r>
      </w:ins>
      <w:ins w:id="1273"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in genetics </w:t>
        </w:r>
      </w:ins>
      <w:ins w:id="1274" w:author="Microsoft Office User" w:date="2026-05-05T20:07:00Z" w16du:dateUtc="2026-05-05T17:07:00Z">
        <w:r w:rsidR="0073356B">
          <w:rPr>
            <w:rStyle w:val="apple-converted-space"/>
            <w:rFonts w:ascii="Helvetica" w:hAnsi="Helvetica"/>
            <w:color w:val="000000"/>
            <w:sz w:val="22"/>
            <w:szCs w:val="22"/>
            <w:shd w:val="clear" w:color="auto" w:fill="FFFFFF"/>
            <w:lang w:val="en-US"/>
          </w:rPr>
          <w:t>since Morgan</w:t>
        </w:r>
      </w:ins>
      <w:ins w:id="1275"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276" w:author="Microsoft Office User" w:date="2026-05-05T20:09:00Z" w16du:dateUtc="2026-05-05T17:09:00Z">
        <w:r w:rsidR="0073356B">
          <w:rPr>
            <w:rStyle w:val="apple-converted-space"/>
            <w:rFonts w:ascii="Helvetica" w:hAnsi="Helvetica"/>
            <w:color w:val="000000"/>
            <w:sz w:val="22"/>
            <w:szCs w:val="22"/>
            <w:shd w:val="clear" w:color="auto" w:fill="FFFFFF"/>
            <w:lang w:val="en-US"/>
          </w:rPr>
          <w:t>s Nobel Prize work</w:t>
        </w:r>
      </w:ins>
      <w:ins w:id="1277"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w:t>
        </w:r>
      </w:ins>
      <w:ins w:id="1278"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He discovered that </w:t>
        </w:r>
      </w:ins>
      <w:ins w:id="1279" w:author="Microsoft Office User" w:date="2026-05-05T20:10:00Z" w16du:dateUtc="2026-05-05T17:10:00Z">
        <w:r w:rsidR="0073356B">
          <w:rPr>
            <w:rStyle w:val="apple-converted-space"/>
            <w:rFonts w:ascii="Helvetica" w:hAnsi="Helvetica"/>
            <w:color w:val="000000"/>
            <w:sz w:val="22"/>
            <w:szCs w:val="22"/>
            <w:shd w:val="clear" w:color="auto" w:fill="FFFFFF"/>
            <w:lang w:val="en-US"/>
          </w:rPr>
          <w:t>some</w:t>
        </w:r>
      </w:ins>
      <w:ins w:id="1280"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w:t>
        </w:r>
      </w:ins>
      <w:ins w:id="1281" w:author="Microsoft Office User" w:date="2026-05-05T20:10:00Z" w16du:dateUtc="2026-05-05T17:10:00Z">
        <w:r w:rsidR="0073356B">
          <w:rPr>
            <w:rStyle w:val="apple-converted-space"/>
            <w:rFonts w:ascii="Helvetica" w:hAnsi="Helvetica"/>
            <w:color w:val="000000"/>
            <w:sz w:val="22"/>
            <w:szCs w:val="22"/>
            <w:shd w:val="clear" w:color="auto" w:fill="FFFFFF"/>
            <w:lang w:val="en-US"/>
          </w:rPr>
          <w:t>pairs of</w:t>
        </w:r>
      </w:ins>
      <w:ins w:id="1282"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genes </w:t>
        </w:r>
      </w:ins>
      <w:ins w:id="1283" w:author="Microsoft Office User" w:date="2026-05-05T20:14:00Z" w16du:dateUtc="2026-05-05T17:14:00Z">
        <w:r w:rsidR="0084049B">
          <w:rPr>
            <w:rStyle w:val="apple-converted-space"/>
            <w:rFonts w:ascii="Helvetica" w:hAnsi="Helvetica"/>
            <w:color w:val="000000"/>
            <w:sz w:val="22"/>
            <w:szCs w:val="22"/>
            <w:shd w:val="clear" w:color="auto" w:fill="FFFFFF"/>
            <w:lang w:val="en-US"/>
          </w:rPr>
          <w:t xml:space="preserve">in frruit flies </w:t>
        </w:r>
      </w:ins>
      <w:ins w:id="1284" w:author="Microsoft Office User" w:date="2026-05-05T20:07:00Z" w16du:dateUtc="2026-05-05T17:07:00Z">
        <w:r w:rsidR="0073356B">
          <w:rPr>
            <w:rStyle w:val="apple-converted-space"/>
            <w:rFonts w:ascii="Helvetica" w:hAnsi="Helvetica"/>
            <w:color w:val="000000"/>
            <w:sz w:val="22"/>
            <w:szCs w:val="22"/>
            <w:shd w:val="clear" w:color="auto" w:fill="FFFFFF"/>
            <w:lang w:val="en-US"/>
          </w:rPr>
          <w:t>segregate in a correlated manner.</w:t>
        </w:r>
      </w:ins>
      <w:ins w:id="1285"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This is how he understood that </w:t>
        </w:r>
      </w:ins>
      <w:ins w:id="1286"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287" w:author="Microsoft Office User" w:date="2026-05-05T20:08:00Z" w16du:dateUtc="2026-05-05T17:08:00Z">
        <w:r w:rsidR="0073356B">
          <w:rPr>
            <w:rStyle w:val="apple-converted-space"/>
            <w:rFonts w:ascii="Helvetica" w:hAnsi="Helvetica"/>
            <w:color w:val="000000"/>
            <w:sz w:val="22"/>
            <w:szCs w:val="22"/>
            <w:shd w:val="clear" w:color="auto" w:fill="FFFFFF"/>
            <w:lang w:val="en-US"/>
          </w:rPr>
          <w:t>genes</w:t>
        </w:r>
      </w:ins>
      <w:ins w:id="1288"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289"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proposed by Mendel</w:t>
        </w:r>
      </w:ins>
      <w:ins w:id="1290"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a</w:t>
        </w:r>
      </w:ins>
      <w:ins w:id="1291" w:author="Microsoft Office User" w:date="2026-05-05T20:09:00Z" w16du:dateUtc="2026-05-05T17:09:00Z">
        <w:r w:rsidR="0073356B">
          <w:rPr>
            <w:rStyle w:val="apple-converted-space"/>
            <w:rFonts w:ascii="Helvetica" w:hAnsi="Helvetica"/>
            <w:color w:val="000000"/>
            <w:sz w:val="22"/>
            <w:szCs w:val="22"/>
            <w:shd w:val="clear" w:color="auto" w:fill="FFFFFF"/>
            <w:lang w:val="en-US"/>
          </w:rPr>
          <w:t>re</w:t>
        </w:r>
      </w:ins>
      <w:ins w:id="1292"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conn</w:t>
        </w:r>
      </w:ins>
      <w:ins w:id="1293" w:author="Microsoft Office User" w:date="2026-05-05T20:09:00Z" w16du:dateUtc="2026-05-05T17:09:00Z">
        <w:r w:rsidR="0073356B">
          <w:rPr>
            <w:rStyle w:val="apple-converted-space"/>
            <w:rFonts w:ascii="Helvetica" w:hAnsi="Helvetica"/>
            <w:color w:val="000000"/>
            <w:sz w:val="22"/>
            <w:szCs w:val="22"/>
            <w:shd w:val="clear" w:color="auto" w:fill="FFFFFF"/>
            <w:lang w:val="en-US"/>
          </w:rPr>
          <w:t>ected in a chain.</w:t>
        </w:r>
      </w:ins>
      <w:ins w:id="1294"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w:t>
        </w:r>
      </w:ins>
      <w:ins w:id="1295" w:author="Microsoft Office User" w:date="2026-05-05T20:13:00Z" w16du:dateUtc="2026-05-05T17:13:00Z">
        <w:r w:rsidR="000D57E9">
          <w:rPr>
            <w:rStyle w:val="apple-converted-space"/>
            <w:rFonts w:ascii="Helvetica" w:hAnsi="Helvetica"/>
            <w:color w:val="000000"/>
            <w:sz w:val="22"/>
            <w:szCs w:val="22"/>
            <w:shd w:val="clear" w:color="auto" w:fill="FFFFFF"/>
            <w:lang w:val="en-US"/>
          </w:rPr>
          <w:t>This is called "genetic linkage".</w:t>
        </w:r>
      </w:ins>
    </w:p>
    <w:p w14:paraId="53134B98" w14:textId="69325CC1" w:rsidR="00CF36AD" w:rsidDel="00C328C6" w:rsidRDefault="00CF36AD">
      <w:pPr>
        <w:rPr>
          <w:del w:id="1296" w:author="Microsoft Office User" w:date="2026-05-05T19:30:00Z" w16du:dateUtc="2026-05-05T16:30:00Z"/>
          <w:rStyle w:val="apple-converted-space"/>
          <w:rFonts w:ascii="Helvetica" w:hAnsi="Helvetica"/>
          <w:color w:val="000000"/>
          <w:sz w:val="22"/>
          <w:szCs w:val="22"/>
          <w:shd w:val="clear" w:color="auto" w:fill="FFFFFF"/>
          <w:lang w:val="en-US"/>
        </w:rPr>
      </w:pPr>
      <w:del w:id="1297" w:author="Microsoft Office User" w:date="2026-05-05T19:30:00Z" w16du:dateUtc="2026-05-05T16:30:00Z">
        <w:r w:rsidDel="00C328C6">
          <w:rPr>
            <w:rStyle w:val="apple-converted-space"/>
            <w:rFonts w:ascii="Helvetica" w:hAnsi="Helvetica"/>
            <w:color w:val="000000"/>
            <w:sz w:val="22"/>
            <w:szCs w:val="22"/>
            <w:shd w:val="clear" w:color="auto" w:fill="FFFFFF"/>
            <w:lang w:val="en-US"/>
          </w:rPr>
          <w:delText>We emphasize it now in Introduction:</w:delText>
        </w:r>
      </w:del>
    </w:p>
    <w:p w14:paraId="2DE17755" w14:textId="4C1D4A14" w:rsidR="00CF36AD" w:rsidDel="00C328C6" w:rsidRDefault="00CF36AD">
      <w:pPr>
        <w:rPr>
          <w:del w:id="1298" w:author="Microsoft Office User" w:date="2026-05-05T19:30:00Z" w16du:dateUtc="2026-05-05T16:30:00Z"/>
          <w:rStyle w:val="apple-converted-space"/>
          <w:rFonts w:ascii="Helvetica" w:hAnsi="Helvetica"/>
          <w:color w:val="000000"/>
          <w:sz w:val="22"/>
          <w:szCs w:val="22"/>
          <w:shd w:val="clear" w:color="auto" w:fill="FFFFFF"/>
          <w:lang w:val="en-US"/>
        </w:rPr>
      </w:pPr>
    </w:p>
    <w:p w14:paraId="38D20021" w14:textId="721227B7" w:rsidR="009F4F56" w:rsidRPr="009F4F56" w:rsidDel="00C328C6" w:rsidRDefault="009F4F56">
      <w:pPr>
        <w:rPr>
          <w:ins w:id="1299" w:author="ivan4995@gmail.com" w:date="2026-05-05T17:47:00Z"/>
          <w:del w:id="1300" w:author="Microsoft Office User" w:date="2026-05-05T19:30:00Z" w16du:dateUtc="2026-05-05T16:30:00Z"/>
          <w:rFonts w:ascii="Times New Roman" w:eastAsia="Times New Roman" w:hAnsi="Times New Roman" w:cs="Times New Roman"/>
          <w:bCs/>
          <w:sz w:val="20"/>
          <w:szCs w:val="20"/>
          <w:lang w:val="en-US"/>
          <w:rPrChange w:id="1301" w:author="ivan4995@gmail.com" w:date="2026-05-05T17:47:00Z">
            <w:rPr>
              <w:ins w:id="1302" w:author="ivan4995@gmail.com" w:date="2026-05-05T17:47:00Z"/>
              <w:del w:id="1303" w:author="Microsoft Office User" w:date="2026-05-05T19:30:00Z" w16du:dateUtc="2026-05-05T16:30:00Z"/>
              <w:rFonts w:ascii="Times New Roman" w:eastAsia="Times New Roman" w:hAnsi="Times New Roman" w:cs="Times New Roman"/>
              <w:bCs/>
              <w:lang w:val="en-US"/>
            </w:rPr>
          </w:rPrChange>
        </w:rPr>
      </w:pPr>
      <w:ins w:id="1304" w:author="ivan4995@gmail.com" w:date="2026-05-05T17:47:00Z">
        <w:del w:id="1305" w:author="Microsoft Office User" w:date="2026-05-05T19:30:00Z" w16du:dateUtc="2026-05-05T16:30:00Z">
          <w:r w:rsidRPr="009F4F56" w:rsidDel="00C328C6">
            <w:rPr>
              <w:rFonts w:ascii="Times New Roman" w:eastAsia="Times New Roman" w:hAnsi="Times New Roman" w:cs="Times New Roman"/>
              <w:sz w:val="20"/>
              <w:szCs w:val="20"/>
              <w:rPrChange w:id="1306" w:author="ivan4995@gmail.com" w:date="2026-05-05T17:47:00Z">
                <w:rPr>
                  <w:rFonts w:ascii="Times New Roman" w:eastAsia="Times New Roman" w:hAnsi="Times New Roman" w:cs="Times New Roman"/>
                </w:rPr>
              </w:rPrChange>
            </w:rPr>
            <w:delText>This</w:delText>
          </w:r>
          <w:r w:rsidRPr="009F4F56" w:rsidDel="00C328C6">
            <w:rPr>
              <w:rFonts w:ascii="Times New Roman" w:eastAsia="Times New Roman" w:hAnsi="Times New Roman" w:cs="Times New Roman"/>
              <w:sz w:val="20"/>
              <w:szCs w:val="20"/>
              <w:lang w:val="en-US"/>
              <w:rPrChange w:id="1307" w:author="ivan4995@gmail.com" w:date="2026-05-05T17:47:00Z">
                <w:rPr>
                  <w:rFonts w:ascii="Times New Roman" w:eastAsia="Times New Roman" w:hAnsi="Times New Roman" w:cs="Times New Roman"/>
                  <w:lang w:val="en-US"/>
                </w:rPr>
              </w:rPrChange>
            </w:rPr>
            <w:delTex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delText>
          </w:r>
          <w:r w:rsidRPr="009F4F56" w:rsidDel="00C328C6">
            <w:rPr>
              <w:rFonts w:ascii="Times New Roman" w:eastAsia="Times New Roman" w:hAnsi="Times New Roman" w:cs="Times New Roman"/>
              <w:bCs/>
              <w:sz w:val="20"/>
              <w:szCs w:val="20"/>
              <w:lang w:val="en-US"/>
              <w:rPrChange w:id="1308" w:author="ivan4995@gmail.com" w:date="2026-05-05T17:47:00Z">
                <w:rPr>
                  <w:rFonts w:ascii="Times New Roman" w:eastAsia="Times New Roman" w:hAnsi="Times New Roman" w:cs="Times New Roman"/>
                  <w:bCs/>
                  <w:lang w:val="en-US"/>
                </w:rPr>
              </w:rPrChange>
            </w:rPr>
            <w:delText xml:space="preserve">The fourth feature is the use of the conditional correlator. </w:delText>
          </w:r>
        </w:del>
      </w:ins>
    </w:p>
    <w:p w14:paraId="103B7764" w14:textId="4F3B3CB0" w:rsidR="00CF36AD" w:rsidRPr="00CF36AD" w:rsidRDefault="00CF36AD">
      <w:pPr>
        <w:rPr>
          <w:rFonts w:ascii="Helvetica" w:hAnsi="Helvetica"/>
          <w:color w:val="000000"/>
          <w:sz w:val="22"/>
          <w:szCs w:val="22"/>
          <w:shd w:val="clear" w:color="auto" w:fill="FFFFFF"/>
          <w:lang w:val="en-US"/>
        </w:rPr>
      </w:pPr>
      <w:del w:id="1309" w:author="ivan4995@gmail.com" w:date="2026-05-05T17:47:00Z">
        <w:r w:rsidRPr="00A27538" w:rsidDel="009F4F56">
          <w:rPr>
            <w:rFonts w:ascii="Times New Roman" w:hAnsi="Times New Roman" w:cs="Times New Roman"/>
            <w:color w:val="000000"/>
            <w:sz w:val="20"/>
            <w:szCs w:val="20"/>
            <w:shd w:val="clear" w:color="auto" w:fill="FFFFFF"/>
            <w:lang w:val="en-US"/>
          </w:rPr>
          <w:delText xml:space="preserve">Most importantly, we calculate the accuracy of estimates as a function of model parameters, which </w:delText>
        </w:r>
        <w:r w:rsidR="009216F2" w:rsidRPr="00A27538" w:rsidDel="009F4F56">
          <w:rPr>
            <w:rFonts w:ascii="Times New Roman" w:hAnsi="Times New Roman" w:cs="Times New Roman"/>
            <w:color w:val="000000"/>
            <w:sz w:val="20"/>
            <w:szCs w:val="20"/>
            <w:shd w:val="clear" w:color="auto" w:fill="FFFFFF"/>
            <w:lang w:val="en-US"/>
          </w:rPr>
          <w:delText>has not been done</w:delText>
        </w:r>
        <w:r w:rsidRPr="00A27538" w:rsidDel="009F4F56">
          <w:rPr>
            <w:rFonts w:ascii="Times New Roman" w:hAnsi="Times New Roman" w:cs="Times New Roman"/>
            <w:color w:val="000000"/>
            <w:sz w:val="20"/>
            <w:szCs w:val="20"/>
            <w:shd w:val="clear" w:color="auto" w:fill="FFFFFF"/>
            <w:lang w:val="en-US"/>
          </w:rPr>
          <w:delText xml:space="preserve"> to the previous application of this method [Pedruzzi &amp; Rouzine 2021] and the other cited studies.</w:delText>
        </w:r>
        <w:r w:rsidR="00133529" w:rsidRPr="003552A3" w:rsidDel="009F4F56">
          <w:rPr>
            <w:rFonts w:ascii="Helvetica" w:hAnsi="Helvetica"/>
            <w:color w:val="000000"/>
            <w:sz w:val="22"/>
            <w:szCs w:val="22"/>
          </w:rPr>
          <w:br/>
        </w:r>
      </w:del>
      <w:r w:rsidR="00133529" w:rsidRPr="003552A3">
        <w:rPr>
          <w:rFonts w:ascii="Helvetica" w:hAnsi="Helvetica"/>
          <w:color w:val="000000"/>
          <w:sz w:val="22"/>
          <w:szCs w:val="22"/>
        </w:rPr>
        <w:br/>
      </w:r>
      <w:r w:rsidR="00133529" w:rsidRPr="00CF36AD">
        <w:rPr>
          <w:rFonts w:ascii="Helvetica" w:hAnsi="Helvetica"/>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Pr="00CF36AD">
        <w:rPr>
          <w:rFonts w:ascii="Helvetica" w:hAnsi="Helvetica"/>
          <w:b/>
          <w:color w:val="000000"/>
          <w:sz w:val="22"/>
          <w:szCs w:val="22"/>
          <w:shd w:val="clear" w:color="auto" w:fill="FFFFFF"/>
          <w:lang w:val="en-US"/>
        </w:rPr>
        <w:t xml:space="preserve"> and </w:t>
      </w:r>
      <w:r w:rsidRPr="00CF36AD">
        <w:rPr>
          <w:rFonts w:ascii="Helvetica" w:hAnsi="Helvetica"/>
          <w:b/>
          <w:color w:val="000000"/>
          <w:sz w:val="22"/>
          <w:szCs w:val="22"/>
          <w:shd w:val="clear" w:color="auto" w:fill="FFFFFF"/>
        </w:rPr>
        <w:t>is composed</w:t>
      </w:r>
      <w:ins w:id="1310" w:author="Microsoft Office User" w:date="2026-05-05T19:48:00Z" w16du:dateUtc="2026-05-05T16:48:00Z">
        <w:r w:rsidR="00B775D3">
          <w:rPr>
            <w:rFonts w:ascii="Helvetica" w:hAnsi="Helvetica"/>
            <w:b/>
            <w:color w:val="000000"/>
            <w:sz w:val="22"/>
            <w:szCs w:val="22"/>
            <w:shd w:val="clear" w:color="auto" w:fill="FFFFFF"/>
          </w:rPr>
          <w:t>...</w:t>
        </w:r>
      </w:ins>
      <w:del w:id="1311" w:author="Microsoft Office User" w:date="2026-05-05T19:48:00Z" w16du:dateUtc="2026-05-05T16:48:00Z">
        <w:r w:rsidRPr="00CF36AD" w:rsidDel="00B775D3">
          <w:rPr>
            <w:rFonts w:ascii="Helvetica" w:hAnsi="Helvetica"/>
            <w:b/>
            <w:color w:val="000000"/>
            <w:sz w:val="22"/>
            <w:szCs w:val="22"/>
            <w:shd w:val="clear" w:color="auto" w:fill="FFFFFF"/>
          </w:rPr>
          <w:delText>,</w:delText>
        </w:r>
      </w:del>
    </w:p>
    <w:p w14:paraId="027447D6" w14:textId="363199A6" w:rsidR="00CF36AD" w:rsidRDefault="00CF36AD">
      <w:pPr>
        <w:rPr>
          <w:rFonts w:ascii="Helvetica" w:hAnsi="Helvetica"/>
          <w:color w:val="000000"/>
          <w:sz w:val="22"/>
          <w:szCs w:val="22"/>
          <w:shd w:val="clear" w:color="auto" w:fill="FFFFFF"/>
        </w:rPr>
      </w:pPr>
    </w:p>
    <w:p w14:paraId="27E05524" w14:textId="5B854323" w:rsidR="00CF36AD" w:rsidRPr="00CF36AD" w:rsidRDefault="00BE6168" w:rsidP="00BE6168">
      <w:pPr>
        <w:jc w:val="both"/>
        <w:rPr>
          <w:rFonts w:ascii="Helvetica" w:hAnsi="Helvetica"/>
          <w:color w:val="000000"/>
          <w:sz w:val="22"/>
          <w:szCs w:val="22"/>
          <w:shd w:val="clear" w:color="auto" w:fill="FFFFFF"/>
          <w:lang w:val="en-US"/>
        </w:rPr>
      </w:pPr>
      <w:del w:id="1312" w:author="Microsoft Office User" w:date="2026-05-05T19:32:00Z" w16du:dateUtc="2026-05-05T16:32:00Z">
        <w:r w:rsidDel="00C328C6">
          <w:rPr>
            <w:rFonts w:ascii="Helvetica" w:hAnsi="Helvetica"/>
            <w:color w:val="000000"/>
            <w:sz w:val="22"/>
            <w:szCs w:val="22"/>
            <w:shd w:val="clear" w:color="auto" w:fill="FFFFFF"/>
            <w:lang w:val="en-US"/>
          </w:rPr>
          <w:lastRenderedPageBreak/>
          <w:delText>In fact</w:delText>
        </w:r>
      </w:del>
      <w:ins w:id="1313" w:author="Microsoft Office User" w:date="2026-05-05T19:33:00Z" w16du:dateUtc="2026-05-05T16:33:00Z">
        <w:r w:rsidR="00C328C6">
          <w:rPr>
            <w:rFonts w:ascii="Helvetica" w:hAnsi="Helvetica"/>
            <w:color w:val="000000"/>
            <w:sz w:val="22"/>
            <w:szCs w:val="22"/>
            <w:shd w:val="clear" w:color="auto" w:fill="FFFFFF"/>
            <w:lang w:val="en-US"/>
          </w:rPr>
          <w:t>The</w:t>
        </w:r>
      </w:ins>
      <w:ins w:id="1314" w:author="Microsoft Office User" w:date="2026-05-05T19:32:00Z" w16du:dateUtc="2026-05-05T16:32:00Z">
        <w:r w:rsidR="00C328C6">
          <w:rPr>
            <w:rFonts w:ascii="Helvetica" w:hAnsi="Helvetica"/>
            <w:color w:val="000000"/>
            <w:sz w:val="22"/>
            <w:szCs w:val="22"/>
            <w:shd w:val="clear" w:color="auto" w:fill="FFFFFF"/>
            <w:lang w:val="en-US"/>
          </w:rPr>
          <w:t xml:space="preserve"> dependence on </w:t>
        </w:r>
      </w:ins>
      <w:ins w:id="1315" w:author="Microsoft Office User" w:date="2026-05-05T19:33:00Z" w16du:dateUtc="2026-05-05T16:33:00Z">
        <w:r w:rsidR="00C328C6">
          <w:rPr>
            <w:rFonts w:ascii="Helvetica" w:hAnsi="Helvetica"/>
            <w:color w:val="000000"/>
            <w:sz w:val="22"/>
            <w:szCs w:val="22"/>
            <w:shd w:val="clear" w:color="auto" w:fill="FFFFFF"/>
            <w:lang w:val="en-US"/>
          </w:rPr>
          <w:t xml:space="preserve">the </w:t>
        </w:r>
      </w:ins>
      <w:ins w:id="1316" w:author="Microsoft Office User" w:date="2026-05-05T19:32:00Z" w16du:dateUtc="2026-05-05T16:32:00Z">
        <w:r w:rsidR="00C328C6">
          <w:rPr>
            <w:rFonts w:ascii="Helvetica" w:hAnsi="Helvetica"/>
            <w:color w:val="000000"/>
            <w:sz w:val="22"/>
            <w:szCs w:val="22"/>
            <w:shd w:val="clear" w:color="auto" w:fill="FFFFFF"/>
            <w:lang w:val="en-US"/>
          </w:rPr>
          <w:t>samp</w:t>
        </w:r>
      </w:ins>
      <w:ins w:id="1317" w:author="Microsoft Office User" w:date="2026-05-05T19:33:00Z" w16du:dateUtc="2026-05-05T16:33:00Z">
        <w:r w:rsidR="00C328C6">
          <w:rPr>
            <w:rFonts w:ascii="Helvetica" w:hAnsi="Helvetica"/>
            <w:color w:val="000000"/>
            <w:sz w:val="22"/>
            <w:szCs w:val="22"/>
            <w:shd w:val="clear" w:color="auto" w:fill="FFFFFF"/>
            <w:lang w:val="en-US"/>
          </w:rPr>
          <w:t>le composition is</w:t>
        </w:r>
      </w:ins>
      <w:ins w:id="1318" w:author="Microsoft Office User" w:date="2026-05-05T19:48:00Z" w16du:dateUtc="2026-05-05T16:48:00Z">
        <w:r w:rsidR="00B775D3">
          <w:rPr>
            <w:rFonts w:ascii="Helvetica" w:hAnsi="Helvetica"/>
            <w:color w:val="000000"/>
            <w:sz w:val="22"/>
            <w:szCs w:val="22"/>
            <w:shd w:val="clear" w:color="auto" w:fill="FFFFFF"/>
            <w:lang w:val="en-US"/>
          </w:rPr>
          <w:t>, indeed,</w:t>
        </w:r>
      </w:ins>
      <w:ins w:id="1319" w:author="Microsoft Office User" w:date="2026-05-05T19:33:00Z" w16du:dateUtc="2026-05-05T16:33:00Z">
        <w:r w:rsidR="00C328C6">
          <w:rPr>
            <w:rFonts w:ascii="Helvetica" w:hAnsi="Helvetica"/>
            <w:color w:val="000000"/>
            <w:sz w:val="22"/>
            <w:szCs w:val="22"/>
            <w:shd w:val="clear" w:color="auto" w:fill="FFFFFF"/>
            <w:lang w:val="en-US"/>
          </w:rPr>
          <w:t xml:space="preserve"> a major focus of the present work .</w:t>
        </w:r>
      </w:ins>
      <w:del w:id="1320" w:author="Microsoft Office User" w:date="2026-05-05T19:33:00Z" w16du:dateUtc="2026-05-05T16:33:00Z">
        <w:r w:rsidDel="00C328C6">
          <w:rPr>
            <w:rFonts w:ascii="Helvetica" w:hAnsi="Helvetica"/>
            <w:color w:val="000000"/>
            <w:sz w:val="22"/>
            <w:szCs w:val="22"/>
            <w:shd w:val="clear" w:color="auto" w:fill="FFFFFF"/>
            <w:lang w:val="en-US"/>
          </w:rPr>
          <w:delText>,</w:delText>
        </w:r>
      </w:del>
      <w:r>
        <w:rPr>
          <w:rFonts w:ascii="Helvetica" w:hAnsi="Helvetica"/>
          <w:color w:val="000000"/>
          <w:sz w:val="22"/>
          <w:szCs w:val="22"/>
          <w:shd w:val="clear" w:color="auto" w:fill="FFFFFF"/>
          <w:lang w:val="en-US"/>
        </w:rPr>
        <w:t xml:space="preserve"> </w:t>
      </w:r>
      <w:ins w:id="1321" w:author="Microsoft Office User" w:date="2026-05-05T19:33:00Z" w16du:dateUtc="2026-05-05T16:33:00Z">
        <w:r w:rsidR="00C328C6">
          <w:rPr>
            <w:rFonts w:ascii="Helvetica" w:hAnsi="Helvetica"/>
            <w:color w:val="000000"/>
            <w:sz w:val="22"/>
            <w:szCs w:val="22"/>
            <w:shd w:val="clear" w:color="auto" w:fill="FFFFFF"/>
            <w:lang w:val="en-US"/>
          </w:rPr>
          <w:t>T</w:t>
        </w:r>
      </w:ins>
      <w:del w:id="1322" w:author="Microsoft Office User" w:date="2026-05-05T19:33:00Z" w16du:dateUtc="2026-05-05T16:33:00Z">
        <w:r w:rsidDel="00C328C6">
          <w:rPr>
            <w:rFonts w:ascii="Helvetica" w:hAnsi="Helvetica"/>
            <w:color w:val="000000"/>
            <w:sz w:val="22"/>
            <w:szCs w:val="22"/>
            <w:shd w:val="clear" w:color="auto" w:fill="FFFFFF"/>
            <w:lang w:val="en-US"/>
          </w:rPr>
          <w:delText>t</w:delText>
        </w:r>
      </w:del>
      <w:r w:rsidR="00CF36AD">
        <w:rPr>
          <w:rFonts w:ascii="Helvetica" w:hAnsi="Helvetica"/>
          <w:color w:val="000000"/>
          <w:sz w:val="22"/>
          <w:szCs w:val="22"/>
          <w:shd w:val="clear" w:color="auto" w:fill="FFFFFF"/>
          <w:lang w:val="en-US"/>
        </w:rPr>
        <w:t xml:space="preserve">he </w:t>
      </w:r>
      <w:r w:rsidR="00AB419D">
        <w:rPr>
          <w:rFonts w:ascii="Helvetica" w:hAnsi="Helvetica"/>
          <w:color w:val="000000"/>
          <w:sz w:val="22"/>
          <w:szCs w:val="22"/>
          <w:shd w:val="clear" w:color="auto" w:fill="FFFFFF"/>
          <w:lang w:val="en-US"/>
        </w:rPr>
        <w:t xml:space="preserve">well-balanced </w:t>
      </w:r>
      <w:r w:rsidR="00CF36AD">
        <w:rPr>
          <w:rFonts w:ascii="Helvetica" w:hAnsi="Helvetica"/>
          <w:color w:val="000000"/>
          <w:sz w:val="22"/>
          <w:szCs w:val="22"/>
          <w:shd w:val="clear" w:color="auto" w:fill="FFFFFF"/>
          <w:lang w:val="en-US"/>
        </w:rPr>
        <w:t>sampling</w:t>
      </w:r>
      <w:r w:rsidR="009216F2">
        <w:rPr>
          <w:rFonts w:ascii="Helvetica" w:hAnsi="Helvetica"/>
          <w:color w:val="000000"/>
          <w:sz w:val="22"/>
          <w:szCs w:val="22"/>
          <w:shd w:val="clear" w:color="auto" w:fill="FFFFFF"/>
          <w:lang w:val="en-US"/>
        </w:rPr>
        <w:t xml:space="preserve"> between </w:t>
      </w:r>
      <w:del w:id="1323" w:author="Microsoft Office User" w:date="2026-05-05T19:49:00Z" w16du:dateUtc="2026-05-05T16:49:00Z">
        <w:r w:rsidR="009216F2" w:rsidDel="00A057CC">
          <w:rPr>
            <w:rFonts w:ascii="Helvetica" w:hAnsi="Helvetica"/>
            <w:color w:val="000000"/>
            <w:sz w:val="22"/>
            <w:szCs w:val="22"/>
            <w:shd w:val="clear" w:color="auto" w:fill="FFFFFF"/>
            <w:lang w:val="en-US"/>
          </w:rPr>
          <w:delText xml:space="preserve">different </w:delText>
        </w:r>
      </w:del>
      <w:r w:rsidR="009216F2">
        <w:rPr>
          <w:rFonts w:ascii="Helvetica" w:hAnsi="Helvetica"/>
          <w:color w:val="000000"/>
          <w:sz w:val="22"/>
          <w:szCs w:val="22"/>
          <w:shd w:val="clear" w:color="auto" w:fill="FFFFFF"/>
          <w:lang w:val="en-US"/>
        </w:rPr>
        <w:t>strains</w:t>
      </w:r>
      <w:r w:rsidR="00CF36AD">
        <w:rPr>
          <w:rFonts w:ascii="Helvetica" w:hAnsi="Helvetica"/>
          <w:color w:val="000000"/>
          <w:sz w:val="22"/>
          <w:szCs w:val="22"/>
          <w:shd w:val="clear" w:color="auto" w:fill="FFFFFF"/>
          <w:lang w:val="en-US"/>
        </w:rPr>
        <w:t xml:space="preserve"> gives </w:t>
      </w:r>
      <w:r w:rsidR="00A27538">
        <w:rPr>
          <w:rFonts w:ascii="Helvetica" w:hAnsi="Helvetica"/>
          <w:color w:val="000000"/>
          <w:sz w:val="22"/>
          <w:szCs w:val="22"/>
          <w:shd w:val="clear" w:color="auto" w:fill="FFFFFF"/>
          <w:lang w:val="en-US"/>
        </w:rPr>
        <w:t xml:space="preserve">very </w:t>
      </w:r>
      <w:r w:rsidR="00CF36AD">
        <w:rPr>
          <w:rFonts w:ascii="Helvetica" w:hAnsi="Helvetica"/>
          <w:color w:val="000000"/>
          <w:sz w:val="22"/>
          <w:szCs w:val="22"/>
          <w:shd w:val="clear" w:color="auto" w:fill="FFFFFF"/>
          <w:lang w:val="en-US"/>
        </w:rPr>
        <w:t>stable results (</w:t>
      </w:r>
      <w:ins w:id="1324" w:author="ivan4995@gmail.com" w:date="2026-05-05T17:48:00Z">
        <w:del w:id="1325" w:author="Microsoft Office User" w:date="2026-05-05T19:48:00Z" w16du:dateUtc="2026-05-05T16:48:00Z">
          <w:r w:rsidR="009F4F56" w:rsidDel="00B775D3">
            <w:rPr>
              <w:rFonts w:ascii="Helvetica" w:hAnsi="Helvetica"/>
              <w:color w:val="000000"/>
              <w:sz w:val="22"/>
              <w:szCs w:val="22"/>
              <w:shd w:val="clear" w:color="auto" w:fill="FFFFFF"/>
              <w:lang w:val="en-US"/>
            </w:rPr>
            <w:delText xml:space="preserve"> </w:delText>
          </w:r>
        </w:del>
        <w:r w:rsidR="009F4F56">
          <w:rPr>
            <w:rFonts w:ascii="Helvetica" w:hAnsi="Helvetica"/>
            <w:color w:val="000000"/>
            <w:sz w:val="22"/>
            <w:szCs w:val="22"/>
            <w:shd w:val="clear" w:color="auto" w:fill="FFFFFF"/>
            <w:lang w:val="en-US"/>
          </w:rPr>
          <w:t>Fig.</w:t>
        </w:r>
      </w:ins>
      <w:ins w:id="1326" w:author="ivan4995@gmail.com" w:date="2026-05-05T17:49:00Z">
        <w:r w:rsidR="001C4480">
          <w:rPr>
            <w:rFonts w:ascii="Helvetica" w:hAnsi="Helvetica"/>
            <w:color w:val="000000"/>
            <w:sz w:val="22"/>
            <w:szCs w:val="22"/>
            <w:shd w:val="clear" w:color="auto" w:fill="FFFFFF"/>
            <w:lang w:val="en-US"/>
          </w:rPr>
          <w:t xml:space="preserve"> 4)</w:t>
        </w:r>
      </w:ins>
      <w:del w:id="1327" w:author="ivan4995@gmail.com" w:date="2026-05-05T17:48:00Z">
        <w:r w:rsidR="00CF36AD" w:rsidDel="009F4F56">
          <w:rPr>
            <w:rFonts w:ascii="Helvetica" w:hAnsi="Helvetica"/>
            <w:color w:val="000000"/>
            <w:sz w:val="22"/>
            <w:szCs w:val="22"/>
            <w:shd w:val="clear" w:color="auto" w:fill="FFFFFF"/>
            <w:lang w:val="en-US"/>
          </w:rPr>
          <w:delText xml:space="preserve">cf. </w:delText>
        </w:r>
        <w:r w:rsidR="004E23E7" w:rsidDel="009F4F56">
          <w:rPr>
            <w:rFonts w:ascii="Helvetica" w:hAnsi="Helvetica"/>
            <w:color w:val="000000"/>
            <w:sz w:val="22"/>
            <w:szCs w:val="22"/>
            <w:shd w:val="clear" w:color="auto" w:fill="FFFFFF"/>
            <w:lang w:val="en-US"/>
          </w:rPr>
          <w:delText xml:space="preserve">identical </w:delText>
        </w:r>
        <w:r w:rsidR="00CF36AD" w:rsidDel="009F4F56">
          <w:rPr>
            <w:rFonts w:ascii="Helvetica" w:hAnsi="Helvetica"/>
            <w:color w:val="000000"/>
            <w:sz w:val="22"/>
            <w:szCs w:val="22"/>
            <w:shd w:val="clear" w:color="auto" w:fill="FFFFFF"/>
            <w:lang w:val="en-US"/>
          </w:rPr>
          <w:delText>panels A and D in Fig 3).</w:delText>
        </w:r>
      </w:del>
      <w:r w:rsidR="00CF36AD">
        <w:rPr>
          <w:rFonts w:ascii="Helvetica" w:hAnsi="Helvetica"/>
          <w:color w:val="000000"/>
          <w:sz w:val="22"/>
          <w:szCs w:val="22"/>
          <w:shd w:val="clear" w:color="auto" w:fill="FFFFFF"/>
          <w:lang w:val="en-US"/>
        </w:rPr>
        <w:t xml:space="preserve"> </w:t>
      </w:r>
    </w:p>
    <w:p w14:paraId="5BA7248A" w14:textId="77777777" w:rsidR="00CF36AD" w:rsidRPr="00A057CC" w:rsidRDefault="00CF36AD">
      <w:pPr>
        <w:rPr>
          <w:rFonts w:ascii="Helvetica" w:hAnsi="Helvetica"/>
          <w:color w:val="000000"/>
          <w:sz w:val="22"/>
          <w:szCs w:val="22"/>
          <w:shd w:val="clear" w:color="auto" w:fill="FFFFFF"/>
          <w:lang w:val="en-US"/>
          <w:rPrChange w:id="1328" w:author="Microsoft Office User" w:date="2026-05-05T19:49:00Z" w16du:dateUtc="2026-05-05T16:49:00Z">
            <w:rPr>
              <w:rFonts w:ascii="Helvetica" w:hAnsi="Helvetica"/>
              <w:color w:val="000000"/>
              <w:sz w:val="22"/>
              <w:szCs w:val="22"/>
              <w:shd w:val="clear" w:color="auto" w:fill="FFFFFF"/>
            </w:rPr>
          </w:rPrChange>
        </w:rPr>
      </w:pPr>
    </w:p>
    <w:p w14:paraId="60F2A4A8" w14:textId="66E2FA53" w:rsidR="009216F2" w:rsidRPr="00591B93" w:rsidRDefault="00B775D3" w:rsidP="00BE6168">
      <w:pPr>
        <w:jc w:val="both"/>
        <w:rPr>
          <w:rFonts w:ascii="Helvetica" w:hAnsi="Helvetica"/>
          <w:b/>
          <w:color w:val="000000"/>
          <w:sz w:val="22"/>
          <w:szCs w:val="22"/>
          <w:shd w:val="clear" w:color="auto" w:fill="FFFFFF"/>
          <w:lang w:val="en-US"/>
        </w:rPr>
      </w:pPr>
      <w:ins w:id="1329" w:author="Microsoft Office User" w:date="2026-05-05T19:48:00Z" w16du:dateUtc="2026-05-05T16:48:00Z">
        <w:r>
          <w:rPr>
            <w:rFonts w:ascii="Helvetica" w:hAnsi="Helvetica"/>
            <w:b/>
            <w:color w:val="000000"/>
            <w:sz w:val="22"/>
            <w:szCs w:val="22"/>
            <w:shd w:val="clear" w:color="auto" w:fill="FFFFFF"/>
          </w:rPr>
          <w:t>...</w:t>
        </w:r>
      </w:ins>
      <w:r w:rsidR="00133529" w:rsidRPr="00CF36AD">
        <w:rPr>
          <w:rFonts w:ascii="Helvetica" w:hAnsi="Helvetica"/>
          <w:b/>
          <w:color w:val="000000"/>
          <w:sz w:val="22"/>
          <w:szCs w:val="22"/>
          <w:shd w:val="clear" w:color="auto" w:fill="FFFFFF"/>
        </w:rPr>
        <w:t xml:space="preserve">and the results are also quite different from two different analyses of epistasis in SARS-CoV2 that used direct coupling analysis (DCA). </w:t>
      </w:r>
      <w:r w:rsidR="00CF36AD" w:rsidRPr="00CF36AD">
        <w:rPr>
          <w:rFonts w:ascii="Helvetica" w:hAnsi="Helvetica"/>
          <w:b/>
          <w:color w:val="000000"/>
          <w:sz w:val="22"/>
          <w:szCs w:val="22"/>
          <w:shd w:val="clear" w:color="auto" w:fill="FFFFFF"/>
          <w:lang w:val="en-US"/>
        </w:rPr>
        <w:t xml:space="preserve"> </w:t>
      </w:r>
      <w:r w:rsidR="00133529" w:rsidRPr="00CF36AD">
        <w:rPr>
          <w:rFonts w:ascii="Helvetica" w:hAnsi="Helvetica"/>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Pr>
          <w:rFonts w:ascii="Helvetica" w:hAnsi="Helvetica"/>
          <w:b/>
          <w:color w:val="000000"/>
          <w:sz w:val="22"/>
          <w:szCs w:val="22"/>
          <w:shd w:val="clear" w:color="auto" w:fill="FFFFFF"/>
          <w:lang w:val="en-US"/>
        </w:rPr>
        <w:t xml:space="preserve"> </w:t>
      </w:r>
      <w:r w:rsidR="00133529" w:rsidRPr="00F72A5A">
        <w:rPr>
          <w:rFonts w:ascii="Helvetica" w:hAnsi="Helvetica"/>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Pr>
          <w:rFonts w:ascii="Helvetica" w:hAnsi="Helvetica"/>
          <w:b/>
          <w:color w:val="000000"/>
          <w:sz w:val="22"/>
          <w:szCs w:val="22"/>
          <w:shd w:val="clear" w:color="auto" w:fill="FFFFFF"/>
        </w:rPr>
        <w:t>...</w:t>
      </w:r>
    </w:p>
    <w:p w14:paraId="6796E76E" w14:textId="77777777" w:rsidR="009216F2" w:rsidRDefault="009216F2" w:rsidP="00F72A5A">
      <w:pPr>
        <w:rPr>
          <w:rFonts w:ascii="Helvetica" w:hAnsi="Helvetica"/>
          <w:b/>
          <w:color w:val="000000"/>
          <w:sz w:val="22"/>
          <w:szCs w:val="22"/>
          <w:shd w:val="clear" w:color="auto" w:fill="FFFFFF"/>
        </w:rPr>
      </w:pPr>
    </w:p>
    <w:p w14:paraId="68497531" w14:textId="6E2DF0C0" w:rsidR="009216F2" w:rsidRDefault="00591B93" w:rsidP="00F72A5A">
      <w:pPr>
        <w:rPr>
          <w:rFonts w:ascii="Helvetica" w:hAnsi="Helvetica"/>
          <w:color w:val="000000"/>
          <w:sz w:val="22"/>
          <w:szCs w:val="22"/>
          <w:shd w:val="clear" w:color="auto" w:fill="FFFFFF"/>
          <w:lang w:val="en-US"/>
        </w:rPr>
      </w:pPr>
      <w:del w:id="1330" w:author="Microsoft Office User" w:date="2026-05-05T19:43:00Z" w16du:dateUtc="2026-05-05T16:43:00Z">
        <w:r w:rsidDel="00A83AF6">
          <w:rPr>
            <w:rFonts w:ascii="Helvetica" w:hAnsi="Helvetica"/>
            <w:color w:val="000000"/>
            <w:sz w:val="22"/>
            <w:szCs w:val="22"/>
            <w:shd w:val="clear" w:color="auto" w:fill="FFFFFF"/>
            <w:lang w:val="en-US"/>
          </w:rPr>
          <w:delText xml:space="preserve">…used in an extreme limit that that does not apply to SARS CoV-2. </w:delText>
        </w:r>
      </w:del>
      <w:r>
        <w:rPr>
          <w:rFonts w:ascii="Helvetica" w:hAnsi="Helvetica"/>
          <w:color w:val="000000"/>
          <w:sz w:val="22"/>
          <w:szCs w:val="22"/>
          <w:shd w:val="clear" w:color="auto" w:fill="FFFFFF"/>
          <w:lang w:val="en-US"/>
        </w:rPr>
        <w:t>We added in Discussion (Line 3</w:t>
      </w:r>
      <w:ins w:id="1331" w:author="ivan4995@gmail.com" w:date="2026-05-05T17:50:00Z">
        <w:r w:rsidR="001C4480">
          <w:rPr>
            <w:rFonts w:ascii="Helvetica" w:hAnsi="Helvetica"/>
            <w:color w:val="000000"/>
            <w:sz w:val="22"/>
            <w:szCs w:val="22"/>
            <w:shd w:val="clear" w:color="auto" w:fill="FFFFFF"/>
            <w:lang w:val="en-US"/>
          </w:rPr>
          <w:t>20</w:t>
        </w:r>
      </w:ins>
      <w:del w:id="1332" w:author="ivan4995@gmail.com" w:date="2026-05-05T17:50:00Z">
        <w:r w:rsidDel="001C4480">
          <w:rPr>
            <w:rFonts w:ascii="Helvetica" w:hAnsi="Helvetica"/>
            <w:color w:val="000000"/>
            <w:sz w:val="22"/>
            <w:szCs w:val="22"/>
            <w:shd w:val="clear" w:color="auto" w:fill="FFFFFF"/>
            <w:lang w:val="en-US"/>
          </w:rPr>
          <w:delText>03</w:delText>
        </w:r>
      </w:del>
      <w:r>
        <w:rPr>
          <w:rFonts w:ascii="Helvetica" w:hAnsi="Helvetica"/>
          <w:color w:val="000000"/>
          <w:sz w:val="22"/>
          <w:szCs w:val="22"/>
          <w:shd w:val="clear" w:color="auto" w:fill="FFFFFF"/>
          <w:lang w:val="en-US"/>
        </w:rPr>
        <w:t>):</w:t>
      </w:r>
    </w:p>
    <w:p w14:paraId="7D1A56AA" w14:textId="767BB3C3" w:rsidR="00591B93" w:rsidRPr="00591B93" w:rsidRDefault="00591B93" w:rsidP="00F72A5A">
      <w:pPr>
        <w:rPr>
          <w:rFonts w:ascii="Helvetica" w:hAnsi="Helvetica"/>
          <w:color w:val="000000"/>
          <w:sz w:val="22"/>
          <w:szCs w:val="22"/>
          <w:shd w:val="clear" w:color="auto" w:fill="FFFFFF"/>
          <w:lang w:val="en-US"/>
        </w:rPr>
      </w:pPr>
    </w:p>
    <w:p w14:paraId="02AC315C" w14:textId="42B6AB47" w:rsidR="00591B93" w:rsidDel="00A83AF6" w:rsidRDefault="001C4480" w:rsidP="00F72A5A">
      <w:pPr>
        <w:rPr>
          <w:del w:id="1333" w:author="ivan4995@gmail.com" w:date="2026-05-05T17:50:00Z"/>
          <w:rFonts w:ascii="Times New Roman" w:eastAsia="Times New Roman" w:hAnsi="Times New Roman" w:cs="Times New Roman"/>
          <w:sz w:val="20"/>
          <w:szCs w:val="20"/>
        </w:rPr>
      </w:pPr>
      <w:ins w:id="1334" w:author="ivan4995@gmail.com" w:date="2026-05-05T17:51:00Z">
        <w:r w:rsidRPr="001C4480">
          <w:rPr>
            <w:rFonts w:ascii="Times New Roman" w:eastAsia="Times New Roman" w:hAnsi="Times New Roman" w:cs="Times New Roman"/>
            <w:sz w:val="20"/>
            <w:szCs w:val="20"/>
            <w:lang w:val="en-US"/>
            <w:rPrChange w:id="1335" w:author="ivan4995@gmail.com" w:date="2026-05-05T17:51:00Z">
              <w:rPr>
                <w:rFonts w:ascii="Times New Roman" w:eastAsia="Times New Roman" w:hAnsi="Times New Roman" w:cs="Times New Roman"/>
                <w:lang w:val="en-US"/>
              </w:rPr>
            </w:rPrChange>
          </w:rPr>
          <w:t>…</w:t>
        </w:r>
        <w:r w:rsidRPr="001C4480">
          <w:rPr>
            <w:rFonts w:ascii="Times New Roman" w:eastAsia="Times New Roman" w:hAnsi="Times New Roman" w:cs="Times New Roman"/>
            <w:sz w:val="20"/>
            <w:szCs w:val="20"/>
            <w:rPrChange w:id="1336" w:author="ivan4995@gmail.com" w:date="2026-05-05T17:5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1337" w:author="ivan4995@gmail.com" w:date="2026-05-05T17:50:00Z">
        <w:r w:rsidR="00591B93" w:rsidRPr="001C4480" w:rsidDel="001C4480">
          <w:rPr>
            <w:rFonts w:ascii="Times New Roman" w:hAnsi="Times New Roman" w:cs="Times New Roman"/>
            <w:color w:val="000000"/>
            <w:sz w:val="20"/>
            <w:szCs w:val="20"/>
            <w:shd w:val="clear" w:color="auto" w:fill="FFFFFF"/>
            <w:lang w:val="en"/>
          </w:rPr>
          <w:delText>In addition, QLE does not apply to SARS CoV-2 evolution. Linkage effects, negligible in QLE limit, are rampant and are not broken down by either rare mutation or rare recombination. Recombination is weak, and population is not as large as required for QLE to work.</w:delText>
        </w:r>
      </w:del>
    </w:p>
    <w:p w14:paraId="589106BE" w14:textId="77777777" w:rsidR="00A83AF6" w:rsidRPr="001C4480" w:rsidRDefault="00A83AF6" w:rsidP="00F72A5A">
      <w:pPr>
        <w:rPr>
          <w:ins w:id="1338" w:author="Microsoft Office User" w:date="2026-05-05T19:43:00Z" w16du:dateUtc="2026-05-05T16:43:00Z"/>
          <w:rFonts w:ascii="Times New Roman" w:hAnsi="Times New Roman" w:cs="Times New Roman"/>
          <w:color w:val="000000"/>
          <w:sz w:val="20"/>
          <w:szCs w:val="20"/>
          <w:shd w:val="clear" w:color="auto" w:fill="FFFFFF"/>
          <w:lang w:val="en"/>
        </w:rPr>
      </w:pPr>
    </w:p>
    <w:p w14:paraId="3FA65311" w14:textId="77777777" w:rsidR="009216F2" w:rsidRPr="001C4480" w:rsidRDefault="009216F2" w:rsidP="00F72A5A">
      <w:pPr>
        <w:rPr>
          <w:rFonts w:ascii="Helvetica" w:hAnsi="Helvetica"/>
          <w:b/>
          <w:color w:val="000000"/>
          <w:sz w:val="20"/>
          <w:szCs w:val="20"/>
          <w:shd w:val="clear" w:color="auto" w:fill="FFFFFF"/>
          <w:rPrChange w:id="1339" w:author="ivan4995@gmail.com" w:date="2026-05-05T17:51:00Z">
            <w:rPr>
              <w:rFonts w:ascii="Helvetica" w:hAnsi="Helvetica"/>
              <w:b/>
              <w:color w:val="000000"/>
              <w:sz w:val="22"/>
              <w:szCs w:val="22"/>
              <w:shd w:val="clear" w:color="auto" w:fill="FFFFFF"/>
            </w:rPr>
          </w:rPrChange>
        </w:rPr>
      </w:pPr>
    </w:p>
    <w:p w14:paraId="04C0ED9D" w14:textId="77777777" w:rsidR="009216F2" w:rsidDel="00A83AF6" w:rsidRDefault="00133529" w:rsidP="00F72A5A">
      <w:pPr>
        <w:rPr>
          <w:del w:id="1340" w:author="Microsoft Office User" w:date="2026-05-05T19:44:00Z" w16du:dateUtc="2026-05-05T16:44:00Z"/>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whereas DCA is a phenomenological modeling approach. </w:t>
      </w:r>
    </w:p>
    <w:p w14:paraId="60A4A09F" w14:textId="77777777" w:rsidR="009216F2" w:rsidDel="00A83AF6" w:rsidRDefault="009216F2" w:rsidP="00F72A5A">
      <w:pPr>
        <w:rPr>
          <w:del w:id="1341" w:author="Microsoft Office User" w:date="2026-05-05T19:44:00Z" w16du:dateUtc="2026-05-05T16:44:00Z"/>
          <w:rFonts w:ascii="Helvetica" w:hAnsi="Helvetica"/>
          <w:b/>
          <w:color w:val="000000"/>
          <w:sz w:val="22"/>
          <w:szCs w:val="22"/>
          <w:shd w:val="clear" w:color="auto" w:fill="FFFFFF"/>
        </w:rPr>
      </w:pPr>
    </w:p>
    <w:p w14:paraId="6234DD28" w14:textId="593201AF" w:rsidR="009216F2" w:rsidRPr="00342B06" w:rsidDel="00A83AF6" w:rsidRDefault="00342B06" w:rsidP="00F72A5A">
      <w:pPr>
        <w:rPr>
          <w:del w:id="1342" w:author="Microsoft Office User" w:date="2026-05-05T19:44:00Z" w16du:dateUtc="2026-05-05T16:44:00Z"/>
          <w:rFonts w:ascii="Helvetica" w:hAnsi="Helvetica"/>
          <w:color w:val="000000"/>
          <w:sz w:val="22"/>
          <w:szCs w:val="22"/>
          <w:shd w:val="clear" w:color="auto" w:fill="FFFFFF"/>
        </w:rPr>
      </w:pPr>
      <w:del w:id="1343" w:author="Microsoft Office User" w:date="2026-05-05T19:44:00Z" w16du:dateUtc="2026-05-05T16:44:00Z">
        <w:r w:rsidDel="00A83AF6">
          <w:rPr>
            <w:rFonts w:ascii="Helvetica" w:hAnsi="Helvetica"/>
            <w:color w:val="000000"/>
            <w:sz w:val="22"/>
            <w:szCs w:val="22"/>
            <w:shd w:val="clear" w:color="auto" w:fill="FFFFFF"/>
          </w:rPr>
          <w:delText xml:space="preserve">Exactly. </w:delText>
        </w:r>
        <w:r w:rsidRPr="00342B06" w:rsidDel="00A83AF6">
          <w:rPr>
            <w:rFonts w:ascii="Helvetica" w:hAnsi="Helvetica"/>
            <w:color w:val="000000"/>
            <w:sz w:val="22"/>
            <w:szCs w:val="22"/>
            <w:shd w:val="clear" w:color="auto" w:fill="FFFFFF"/>
          </w:rPr>
          <w:delText>This is why we pro</w:delText>
        </w:r>
        <w:r w:rsidDel="00A83AF6">
          <w:rPr>
            <w:rFonts w:ascii="Helvetica" w:hAnsi="Helvetica"/>
            <w:color w:val="000000"/>
            <w:sz w:val="22"/>
            <w:szCs w:val="22"/>
            <w:shd w:val="clear" w:color="auto" w:fill="FFFFFF"/>
          </w:rPr>
          <w:delText>p</w:delText>
        </w:r>
        <w:r w:rsidRPr="00342B06" w:rsidDel="00A83AF6">
          <w:rPr>
            <w:rFonts w:ascii="Helvetica" w:hAnsi="Helvetica"/>
            <w:color w:val="000000"/>
            <w:sz w:val="22"/>
            <w:szCs w:val="22"/>
            <w:shd w:val="clear" w:color="auto" w:fill="FFFFFF"/>
          </w:rPr>
          <w:delText>ose an approach that is derived from an evolutionary model and</w:delText>
        </w:r>
        <w:r w:rsidR="00623600" w:rsidDel="00A83AF6">
          <w:rPr>
            <w:rFonts w:ascii="Helvetica" w:hAnsi="Helvetica"/>
            <w:color w:val="000000"/>
            <w:sz w:val="22"/>
            <w:szCs w:val="22"/>
            <w:shd w:val="clear" w:color="auto" w:fill="FFFFFF"/>
          </w:rPr>
          <w:delText>, unlike QLE, is in</w:delText>
        </w:r>
        <w:r w:rsidRPr="00342B06" w:rsidDel="00A83AF6">
          <w:rPr>
            <w:rFonts w:ascii="Helvetica" w:hAnsi="Helvetica"/>
            <w:color w:val="000000"/>
            <w:sz w:val="22"/>
            <w:szCs w:val="22"/>
            <w:shd w:val="clear" w:color="auto" w:fill="FFFFFF"/>
          </w:rPr>
          <w:delText xml:space="preserve"> a realistic </w:delText>
        </w:r>
        <w:r w:rsidR="00E546CA" w:rsidDel="00A83AF6">
          <w:rPr>
            <w:rFonts w:ascii="Helvetica" w:hAnsi="Helvetica"/>
            <w:color w:val="000000"/>
            <w:sz w:val="22"/>
            <w:szCs w:val="22"/>
            <w:shd w:val="clear" w:color="auto" w:fill="FFFFFF"/>
          </w:rPr>
          <w:delText xml:space="preserve">parameter </w:delText>
        </w:r>
        <w:r w:rsidRPr="00342B06" w:rsidDel="00A83AF6">
          <w:rPr>
            <w:rFonts w:ascii="Helvetica" w:hAnsi="Helvetica"/>
            <w:color w:val="000000"/>
            <w:sz w:val="22"/>
            <w:szCs w:val="22"/>
            <w:shd w:val="clear" w:color="auto" w:fill="FFFFFF"/>
          </w:rPr>
          <w:delText>regime.</w:delText>
        </w:r>
      </w:del>
    </w:p>
    <w:p w14:paraId="54392732" w14:textId="6E777069" w:rsidR="009216F2" w:rsidDel="00A83AF6" w:rsidRDefault="009216F2" w:rsidP="00F72A5A">
      <w:pPr>
        <w:rPr>
          <w:del w:id="1344" w:author="Microsoft Office User" w:date="2026-05-05T19:44:00Z" w16du:dateUtc="2026-05-05T16:44:00Z"/>
          <w:rFonts w:ascii="Helvetica" w:hAnsi="Helvetica"/>
          <w:b/>
          <w:color w:val="000000"/>
          <w:sz w:val="22"/>
          <w:szCs w:val="22"/>
          <w:shd w:val="clear" w:color="auto" w:fill="FFFFFF"/>
        </w:rPr>
      </w:pPr>
    </w:p>
    <w:p w14:paraId="5B076CA6" w14:textId="0D93B0EC" w:rsidR="00D53C9F" w:rsidRPr="009216F2" w:rsidRDefault="00133529" w:rsidP="00D53C9F">
      <w:pPr>
        <w:rPr>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F72A5A">
        <w:rPr>
          <w:rFonts w:ascii="Helvetica" w:hAnsi="Helvetica"/>
          <w:b/>
          <w:color w:val="000000"/>
          <w:sz w:val="22"/>
          <w:szCs w:val="22"/>
          <w:shd w:val="clear" w:color="auto" w:fill="FFFFFF"/>
        </w:rPr>
        <w:t>but would not make sense from a QLE standpoint.</w:t>
      </w:r>
      <w:r w:rsidR="00D53C9F" w:rsidRPr="003552A3">
        <w:rPr>
          <w:rFonts w:ascii="Helvetica" w:hAnsi="Helvetica"/>
          <w:color w:val="000000"/>
          <w:sz w:val="22"/>
          <w:szCs w:val="22"/>
        </w:rPr>
        <w:br/>
      </w:r>
      <w:r w:rsidR="00D53C9F">
        <w:rPr>
          <w:rFonts w:ascii="Helvetica" w:hAnsi="Helvetica"/>
          <w:b/>
          <w:color w:val="000000"/>
          <w:sz w:val="22"/>
          <w:szCs w:val="22"/>
          <w:shd w:val="clear" w:color="auto" w:fill="FFFFFF"/>
          <w:lang w:val="en-US"/>
        </w:rPr>
        <w:t>…</w:t>
      </w:r>
      <w:r w:rsidR="00D53C9F" w:rsidRPr="009216F2">
        <w:rPr>
          <w:rFonts w:ascii="Helvetica" w:hAnsi="Helvetica"/>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Default="00342B06" w:rsidP="00342B06">
      <w:pPr>
        <w:rPr>
          <w:shd w:val="clear" w:color="auto" w:fill="FFFFFF"/>
          <w:lang w:val="en-US"/>
        </w:rPr>
      </w:pPr>
    </w:p>
    <w:p w14:paraId="0DCB5127" w14:textId="71F52CAD" w:rsidR="00342B06" w:rsidRPr="00342B06" w:rsidRDefault="00A83AF6" w:rsidP="00342B06">
      <w:pPr>
        <w:rPr>
          <w:shd w:val="clear" w:color="auto" w:fill="FFFFFF"/>
        </w:rPr>
      </w:pPr>
      <w:ins w:id="1345" w:author="Microsoft Office User" w:date="2026-05-05T19:44:00Z" w16du:dateUtc="2026-05-05T16:44:00Z">
        <w:r>
          <w:rPr>
            <w:shd w:val="clear" w:color="auto" w:fill="FFFFFF"/>
          </w:rPr>
          <w:t>We a</w:t>
        </w:r>
      </w:ins>
      <w:del w:id="1346" w:author="Microsoft Office User" w:date="2026-05-05T19:44:00Z" w16du:dateUtc="2026-05-05T16:44:00Z">
        <w:r w:rsidR="00342B06" w:rsidRPr="00342B06" w:rsidDel="00A83AF6">
          <w:rPr>
            <w:shd w:val="clear" w:color="auto" w:fill="FFFFFF"/>
          </w:rPr>
          <w:delText>A</w:delText>
        </w:r>
      </w:del>
      <w:r w:rsidR="00342B06" w:rsidRPr="00342B06">
        <w:rPr>
          <w:shd w:val="clear" w:color="auto" w:fill="FFFFFF"/>
        </w:rPr>
        <w:t>dded</w:t>
      </w:r>
      <w:del w:id="1347" w:author="ivan4995@gmail.com" w:date="2026-05-05T17:56:00Z">
        <w:r w:rsidR="00342B06" w:rsidRPr="00342B06" w:rsidDel="00FC1692">
          <w:rPr>
            <w:shd w:val="clear" w:color="auto" w:fill="FFFFFF"/>
          </w:rPr>
          <w:delText xml:space="preserve"> to</w:delText>
        </w:r>
      </w:del>
      <w:ins w:id="1348" w:author="ivan4995@gmail.com" w:date="2026-05-05T17:55:00Z">
        <w:r w:rsidR="00FC1692">
          <w:rPr>
            <w:shd w:val="clear" w:color="auto" w:fill="FFFFFF"/>
            <w:lang w:val="en-US"/>
          </w:rPr>
          <w:t xml:space="preserve"> a paragraph</w:t>
        </w:r>
      </w:ins>
      <w:ins w:id="1349" w:author="ivan4995@gmail.com" w:date="2026-05-05T17:56:00Z">
        <w:r w:rsidR="00FC1692">
          <w:rPr>
            <w:shd w:val="clear" w:color="auto" w:fill="FFFFFF"/>
            <w:lang w:val="en-US"/>
          </w:rPr>
          <w:t xml:space="preserve"> about DCA</w:t>
        </w:r>
      </w:ins>
      <w:ins w:id="1350" w:author="ivan4995@gmail.com" w:date="2026-05-05T17:55:00Z">
        <w:r w:rsidR="00FC1692">
          <w:rPr>
            <w:shd w:val="clear" w:color="auto" w:fill="FFFFFF"/>
            <w:lang w:val="en-US"/>
          </w:rPr>
          <w:t xml:space="preserve"> to</w:t>
        </w:r>
      </w:ins>
      <w:r w:rsidR="00342B06" w:rsidRPr="00342B06">
        <w:rPr>
          <w:shd w:val="clear" w:color="auto" w:fill="FFFFFF"/>
        </w:rPr>
        <w:t xml:space="preserve"> Discussion</w:t>
      </w:r>
      <w:ins w:id="1351" w:author="ivan4995@gmail.com" w:date="2026-05-05T17:55:00Z">
        <w:r w:rsidR="00FC1692">
          <w:rPr>
            <w:shd w:val="clear" w:color="auto" w:fill="FFFFFF"/>
            <w:lang w:val="en-US"/>
          </w:rPr>
          <w:t xml:space="preserve"> (Lines 305-322)</w:t>
        </w:r>
      </w:ins>
      <w:r w:rsidR="00342B06" w:rsidRPr="00342B06">
        <w:rPr>
          <w:shd w:val="clear" w:color="auto" w:fill="FFFFFF"/>
        </w:rPr>
        <w:t>:</w:t>
      </w:r>
    </w:p>
    <w:p w14:paraId="33807C99" w14:textId="77777777" w:rsidR="00342B06" w:rsidRDefault="00342B06" w:rsidP="00342B06">
      <w:pPr>
        <w:rPr>
          <w:rFonts w:ascii="Helvetica" w:hAnsi="Helvetica"/>
          <w:color w:val="000000"/>
          <w:sz w:val="20"/>
          <w:szCs w:val="20"/>
          <w:shd w:val="clear" w:color="auto" w:fill="FFFFFF"/>
        </w:rPr>
      </w:pPr>
    </w:p>
    <w:p w14:paraId="1266792E" w14:textId="77777777" w:rsidR="00FC1692" w:rsidRPr="00FC1692" w:rsidRDefault="00FC1692">
      <w:pPr>
        <w:ind w:firstLine="720"/>
        <w:jc w:val="both"/>
        <w:rPr>
          <w:ins w:id="1352" w:author="ivan4995@gmail.com" w:date="2026-05-05T17:56:00Z"/>
          <w:rFonts w:ascii="Times New Roman" w:eastAsia="Times New Roman" w:hAnsi="Times New Roman" w:cs="Times New Roman"/>
          <w:sz w:val="20"/>
          <w:szCs w:val="20"/>
          <w:rPrChange w:id="1353" w:author="ivan4995@gmail.com" w:date="2026-05-05T17:56:00Z">
            <w:rPr>
              <w:ins w:id="1354" w:author="ivan4995@gmail.com" w:date="2026-05-05T17:56:00Z"/>
              <w:rFonts w:ascii="Times New Roman" w:eastAsia="Times New Roman" w:hAnsi="Times New Roman" w:cs="Times New Roman"/>
            </w:rPr>
          </w:rPrChange>
        </w:rPr>
        <w:pPrChange w:id="1355" w:author="ivan4995@gmail.com" w:date="2026-05-05T17:56:00Z">
          <w:pPr>
            <w:spacing w:line="360" w:lineRule="auto"/>
            <w:ind w:firstLine="720"/>
            <w:jc w:val="both"/>
          </w:pPr>
        </w:pPrChange>
      </w:pPr>
      <w:ins w:id="1356" w:author="ivan4995@gmail.com" w:date="2026-05-05T17:56:00Z">
        <w:r w:rsidRPr="00FC1692">
          <w:rPr>
            <w:rFonts w:ascii="Times New Roman" w:eastAsia="Times New Roman" w:hAnsi="Times New Roman" w:cs="Times New Roman"/>
            <w:sz w:val="20"/>
            <w:szCs w:val="20"/>
            <w:rPrChange w:id="1357" w:author="ivan4995@gmail.com" w:date="2026-05-05T17:56:00Z">
              <w:rPr>
                <w:rFonts w:ascii="Times New Roman" w:eastAsia="Times New Roman" w:hAnsi="Times New Roman" w:cs="Times New Roman"/>
              </w:rPr>
            </w:rPrChange>
          </w:rPr>
          <w:t xml:space="preserve">To address the problem of false-negative bonds, another team </w:t>
        </w:r>
        <w:r w:rsidRPr="00FC1692">
          <w:rPr>
            <w:rFonts w:ascii="Times New Roman" w:eastAsia="Times New Roman" w:hAnsi="Times New Roman" w:cs="Times New Roman"/>
            <w:sz w:val="20"/>
            <w:szCs w:val="20"/>
            <w:rPrChange w:id="1358"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359"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360"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361" w:author="ivan4995@gmail.com" w:date="2026-05-05T17:56:00Z">
              <w:rPr>
                <w:rFonts w:ascii="Times New Roman" w:eastAsia="Times New Roman" w:hAnsi="Times New Roman" w:cs="Times New Roman"/>
              </w:rPr>
            </w:rPrChange>
          </w:rPr>
          <w:instrText xml:space="preserve"> ADDIN EN.CITE.DATA </w:instrText>
        </w:r>
        <w:r w:rsidRPr="00396881">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362" w:author="ivan4995@gmail.com" w:date="2026-05-05T17:56:00Z">
              <w:rPr>
                <w:rFonts w:ascii="Times New Roman" w:eastAsia="Times New Roman" w:hAnsi="Times New Roman" w:cs="Times New Roman"/>
              </w:rPr>
            </w:rPrChange>
          </w:rPr>
          <w:fldChar w:fldCharType="end"/>
        </w:r>
        <w:r w:rsidRPr="00396881">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363"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364"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365"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366" w:author="ivan4995@gmail.com" w:date="2026-05-05T17:56:00Z">
              <w:rPr>
                <w:rFonts w:ascii="Times New Roman" w:eastAsia="Times New Roman" w:hAnsi="Times New Roman" w:cs="Times New Roman"/>
              </w:rPr>
            </w:rPrChange>
          </w:rPr>
          <w:t xml:space="preserve"> compared the sequences of SARS CoV-2 not between themselves, but with other coronaviruses. They used “direct coupling analysis”, which postulates a statistical distribution of sequences </w:t>
        </w:r>
        <w:r w:rsidRPr="00FC1692">
          <w:rPr>
            <w:rFonts w:ascii="Times New Roman" w:eastAsia="Times New Roman" w:hAnsi="Times New Roman" w:cs="Times New Roman"/>
            <w:sz w:val="20"/>
            <w:szCs w:val="20"/>
            <w:lang w:val="en-US"/>
            <w:rPrChange w:id="1367" w:author="ivan4995@gmail.com" w:date="2026-05-05T17:56:00Z">
              <w:rPr>
                <w:rFonts w:ascii="Times New Roman" w:eastAsia="Times New Roman" w:hAnsi="Times New Roman" w:cs="Times New Roman"/>
                <w:lang w:val="en-US"/>
              </w:rPr>
            </w:rPrChange>
          </w:rPr>
          <w:t xml:space="preserve">(usually, </w:t>
        </w:r>
        <w:r w:rsidRPr="00FC1692">
          <w:rPr>
            <w:rFonts w:ascii="Times New Roman" w:eastAsia="Times New Roman" w:hAnsi="Times New Roman" w:cs="Times New Roman"/>
            <w:sz w:val="20"/>
            <w:szCs w:val="20"/>
            <w:rPrChange w:id="1368" w:author="ivan4995@gmail.com" w:date="2026-05-05T17:56:00Z">
              <w:rPr>
                <w:rFonts w:ascii="Times New Roman" w:eastAsia="Times New Roman" w:hAnsi="Times New Roman" w:cs="Times New Roman"/>
              </w:rPr>
            </w:rPrChange>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FC1692">
          <w:rPr>
            <w:rFonts w:ascii="Times New Roman" w:eastAsia="Times New Roman" w:hAnsi="Times New Roman" w:cs="Times New Roman"/>
            <w:sz w:val="20"/>
            <w:szCs w:val="20"/>
            <w:rPrChange w:id="1369" w:author="ivan4995@gmail.com" w:date="2026-05-05T17:56:00Z">
              <w:rPr>
                <w:rFonts w:ascii="Times New Roman" w:eastAsia="Times New Roman" w:hAnsi="Times New Roman" w:cs="Times New Roman"/>
              </w:rPr>
            </w:rPrChange>
          </w:rPr>
          <w:fldChar w:fldCharType="begin"/>
        </w:r>
        <w:r w:rsidRPr="00FC1692">
          <w:rPr>
            <w:rFonts w:ascii="Times New Roman" w:eastAsia="Times New Roman" w:hAnsi="Times New Roman" w:cs="Times New Roman"/>
            <w:sz w:val="20"/>
            <w:szCs w:val="20"/>
            <w:rPrChange w:id="1370" w:author="ivan4995@gmail.com" w:date="2026-05-05T17:56: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FC1692">
          <w:rPr>
            <w:rFonts w:ascii="Times New Roman" w:eastAsia="Times New Roman" w:hAnsi="Times New Roman" w:cs="Times New Roman"/>
            <w:sz w:val="20"/>
            <w:szCs w:val="20"/>
            <w:rPrChange w:id="1371"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372" w:author="ivan4995@gmail.com" w:date="2026-05-05T17:56:00Z">
              <w:rPr>
                <w:rFonts w:ascii="Times New Roman" w:eastAsia="Times New Roman" w:hAnsi="Times New Roman" w:cs="Times New Roman"/>
                <w:noProof/>
              </w:rPr>
            </w:rPrChange>
          </w:rPr>
          <w:t>[28, 30]</w:t>
        </w:r>
        <w:r w:rsidRPr="00FC1692">
          <w:rPr>
            <w:rFonts w:ascii="Times New Roman" w:eastAsia="Times New Roman" w:hAnsi="Times New Roman" w:cs="Times New Roman"/>
            <w:sz w:val="20"/>
            <w:szCs w:val="20"/>
            <w:rPrChange w:id="1373"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374" w:author="ivan4995@gmail.com" w:date="2026-05-05T17:56:00Z">
              <w:rPr>
                <w:rFonts w:ascii="Times New Roman" w:eastAsia="Times New Roman" w:hAnsi="Times New Roman" w:cs="Times New Roman"/>
              </w:rPr>
            </w:rPrChange>
          </w:rPr>
          <w:t xml:space="preserve">. Parameters of the Gaussian are fit to sequence data using various approximations </w:t>
        </w:r>
        <w:r w:rsidRPr="00FC1692">
          <w:rPr>
            <w:rFonts w:ascii="Times New Roman" w:eastAsia="Times New Roman" w:hAnsi="Times New Roman" w:cs="Times New Roman"/>
            <w:sz w:val="20"/>
            <w:szCs w:val="20"/>
            <w:rPrChange w:id="1375"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376"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377"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378" w:author="ivan4995@gmail.com" w:date="2026-05-05T17:56:00Z">
              <w:rPr>
                <w:rFonts w:ascii="Times New Roman" w:eastAsia="Times New Roman" w:hAnsi="Times New Roman" w:cs="Times New Roman"/>
              </w:rPr>
            </w:rPrChange>
          </w:rPr>
          <w:instrText xml:space="preserve"> ADDIN EN.CITE.DATA </w:instrText>
        </w:r>
        <w:r w:rsidRPr="00396881">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379" w:author="ivan4995@gmail.com" w:date="2026-05-05T17:56:00Z">
              <w:rPr>
                <w:rFonts w:ascii="Times New Roman" w:eastAsia="Times New Roman" w:hAnsi="Times New Roman" w:cs="Times New Roman"/>
              </w:rPr>
            </w:rPrChange>
          </w:rPr>
          <w:fldChar w:fldCharType="end"/>
        </w:r>
        <w:r w:rsidRPr="00396881">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380"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381"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382"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383" w:author="ivan4995@gmail.com" w:date="2026-05-05T17:56:00Z">
              <w:rPr>
                <w:rFonts w:ascii="Times New Roman" w:eastAsia="Times New Roman" w:hAnsi="Times New Roman" w:cs="Times New Roman"/>
              </w:rPr>
            </w:rPrChange>
          </w:rPr>
          <w:t>. DCA also includes</w:t>
        </w:r>
        <w:r w:rsidRPr="00FC1692">
          <w:rPr>
            <w:rFonts w:ascii="Times New Roman" w:eastAsia="Times New Roman" w:hAnsi="Times New Roman" w:cs="Times New Roman"/>
            <w:bCs/>
            <w:sz w:val="20"/>
            <w:szCs w:val="20"/>
            <w:lang w:val="en-US"/>
            <w:rPrChange w:id="1384" w:author="ivan4995@gmail.com" w:date="2026-05-05T17:56:00Z">
              <w:rPr>
                <w:rFonts w:ascii="Times New Roman" w:eastAsia="Times New Roman" w:hAnsi="Times New Roman" w:cs="Times New Roman"/>
                <w:bCs/>
                <w:lang w:val="en-US"/>
              </w:rPr>
            </w:rPrChange>
          </w:rPr>
          <w:t xml:space="preserve"> down-weighing sequences with over 80% identity, which is a phenomenological trick to deal with the effects of random linkage</w:t>
        </w:r>
        <w:r w:rsidRPr="00FC1692">
          <w:rPr>
            <w:rFonts w:ascii="Times New Roman" w:hAnsi="Times New Roman" w:cs="Times New Roman"/>
            <w:color w:val="000000"/>
            <w:sz w:val="20"/>
            <w:szCs w:val="20"/>
            <w:shd w:val="clear" w:color="auto" w:fill="FFFFFF"/>
            <w:lang w:val="en-US"/>
          </w:rPr>
          <w:t xml:space="preserve">. </w:t>
        </w:r>
        <w:r w:rsidRPr="00FC1692">
          <w:rPr>
            <w:rFonts w:ascii="Times New Roman" w:eastAsia="Times New Roman" w:hAnsi="Times New Roman" w:cs="Times New Roman"/>
            <w:sz w:val="20"/>
            <w:szCs w:val="20"/>
            <w:rPrChange w:id="1385" w:author="ivan4995@gmail.com" w:date="2026-05-05T17:56:00Z">
              <w:rPr>
                <w:rFonts w:ascii="Times New Roman" w:eastAsia="Times New Roman" w:hAnsi="Times New Roman" w:cs="Times New Roman"/>
              </w:rPr>
            </w:rPrChange>
          </w:rPr>
          <w:t xml:space="preserve"> As result, the number of false-positive epistatic bonds due to genetic linkage is sharply decreased (Fig. 8C). </w:t>
        </w:r>
        <w:r w:rsidRPr="00FC1692">
          <w:rPr>
            <w:rFonts w:ascii="Times New Roman" w:eastAsia="Times New Roman" w:hAnsi="Times New Roman" w:cs="Times New Roman"/>
            <w:bCs/>
            <w:sz w:val="20"/>
            <w:szCs w:val="20"/>
            <w:lang w:val="en-US"/>
            <w:rPrChange w:id="1386" w:author="ivan4995@gmail.com" w:date="2026-05-05T17:56:00Z">
              <w:rPr>
                <w:rFonts w:ascii="Times New Roman" w:eastAsia="Times New Roman" w:hAnsi="Times New Roman" w:cs="Times New Roman"/>
                <w:bCs/>
                <w:lang w:val="en-US"/>
              </w:rPr>
            </w:rPrChange>
          </w:rPr>
          <w:t>The</w:t>
        </w:r>
        <w:r w:rsidRPr="00FC1692">
          <w:rPr>
            <w:rFonts w:ascii="Times New Roman" w:eastAsia="Times New Roman" w:hAnsi="Times New Roman" w:cs="Times New Roman"/>
            <w:sz w:val="20"/>
            <w:szCs w:val="20"/>
            <w:rPrChange w:id="1387" w:author="ivan4995@gmail.com" w:date="2026-05-05T17:56:00Z">
              <w:rPr>
                <w:rFonts w:ascii="Times New Roman" w:eastAsia="Times New Roman" w:hAnsi="Times New Roman" w:cs="Times New Roman"/>
              </w:rPr>
            </w:rPrChange>
          </w:rPr>
          <w:t xml:space="preserve"> DCA approach has other problems as well. Firstly, QLE approximation that lies at the basis of DCA was formulated for sequences from the same population of the same species, not from different species, and the validity of such a leap to cross-species comparison is not formally justified. Secondly, such an approach assumes that pairwise interactions did not change for million years since the most recent common ancestor of these species. Interactions of higher orders may be incorporated into pairwise interactions on short time scales, as done in our work as well, but such renormalized values are expected to change at long interspecies times. Thirdly, QLE does not work in SARS CoV-2 evolution, because linkage effects, which are negligible in QLE limit, are strong. Lastly, a population of infected individuals is not as large as required for QLE to work. </w:t>
        </w:r>
      </w:ins>
    </w:p>
    <w:p w14:paraId="204C7AC5" w14:textId="135F71A2" w:rsidR="00D53C9F" w:rsidRPr="00D53C9F" w:rsidDel="00FC1692" w:rsidRDefault="00D53C9F" w:rsidP="00D53C9F">
      <w:pPr>
        <w:ind w:firstLine="709"/>
        <w:jc w:val="both"/>
        <w:rPr>
          <w:del w:id="1388" w:author="ivan4995@gmail.com" w:date="2026-05-05T17:56:00Z"/>
          <w:rFonts w:ascii="Times New Roman" w:eastAsia="Times New Roman" w:hAnsi="Times New Roman" w:cs="Times New Roman"/>
          <w:bCs/>
          <w:sz w:val="20"/>
          <w:szCs w:val="20"/>
          <w:lang w:val="en-US"/>
        </w:rPr>
      </w:pPr>
      <w:del w:id="1389" w:author="ivan4995@gmail.com" w:date="2026-05-05T17:56:00Z">
        <w:r w:rsidRPr="00D53C9F" w:rsidDel="00FC1692">
          <w:rPr>
            <w:rFonts w:ascii="Times New Roman" w:eastAsia="Times New Roman" w:hAnsi="Times New Roman" w:cs="Times New Roman"/>
            <w:bCs/>
            <w:sz w:val="20"/>
            <w:szCs w:val="20"/>
            <w:lang w:val="en-US"/>
          </w:rPr>
          <w:delText>Another, but phenomenological approach is DCA. For example, {Rodriguez-Rivas, 2022 #107} down-weigh sequences with over 80% identity, which is standard in the DCA literature as a crude attempt to deal with the similar effects of random linkage</w:delText>
        </w:r>
        <w:r w:rsidRPr="00D53C9F" w:rsidDel="00FC1692">
          <w:rPr>
            <w:rFonts w:ascii="Times New Roman" w:hAnsi="Times New Roman" w:cs="Times New Roman"/>
            <w:color w:val="000000"/>
            <w:sz w:val="20"/>
            <w:szCs w:val="20"/>
            <w:shd w:val="clear" w:color="auto" w:fill="FFFFFF"/>
            <w:lang w:val="en-US"/>
          </w:rPr>
          <w:delText>. T</w:delText>
        </w:r>
        <w:r w:rsidRPr="00D53C9F" w:rsidDel="00FC1692">
          <w:rPr>
            <w:rFonts w:ascii="Times New Roman" w:hAnsi="Times New Roman" w:cs="Times New Roman"/>
            <w:color w:val="000000"/>
            <w:sz w:val="20"/>
            <w:szCs w:val="20"/>
            <w:shd w:val="clear" w:color="auto" w:fill="FFFFFF"/>
          </w:rPr>
          <w:delText>he practical success of DCA is perplexing from a population genetic perspective</w:delText>
        </w:r>
        <w:r w:rsidRPr="00D53C9F" w:rsidDel="00FC1692">
          <w:rPr>
            <w:rFonts w:ascii="Times New Roman" w:hAnsi="Times New Roman" w:cs="Times New Roman"/>
            <w:color w:val="000000"/>
            <w:sz w:val="20"/>
            <w:szCs w:val="20"/>
            <w:shd w:val="clear" w:color="auto" w:fill="FFFFFF"/>
            <w:lang w:val="en-US"/>
          </w:rPr>
          <w:delText>. A possible explanation is given in {Qin, 2018 #32}.</w:delText>
        </w:r>
        <w:r w:rsidRPr="00D53C9F" w:rsidDel="00FC1692">
          <w:rPr>
            <w:rFonts w:ascii="Times New Roman" w:eastAsia="Times New Roman" w:hAnsi="Times New Roman" w:cs="Times New Roman"/>
            <w:bCs/>
            <w:sz w:val="20"/>
            <w:szCs w:val="20"/>
            <w:lang w:val="en-US"/>
          </w:rPr>
          <w:delText xml:space="preserve"> </w:delText>
        </w:r>
      </w:del>
    </w:p>
    <w:p w14:paraId="15B7EC87" w14:textId="77777777" w:rsidR="00342B06" w:rsidRPr="00572001" w:rsidRDefault="00342B06">
      <w:pPr>
        <w:rPr>
          <w:rFonts w:ascii="Helvetica" w:hAnsi="Helvetica"/>
          <w:color w:val="000000"/>
          <w:sz w:val="20"/>
          <w:szCs w:val="20"/>
          <w:shd w:val="clear" w:color="auto" w:fill="FFFFFF"/>
          <w:lang w:val="en-US"/>
        </w:rPr>
      </w:pPr>
    </w:p>
    <w:p w14:paraId="463D28E6" w14:textId="36A6D1D4" w:rsidR="00342B06" w:rsidDel="00A83AF6" w:rsidRDefault="00342B06">
      <w:pPr>
        <w:rPr>
          <w:del w:id="1390" w:author="Microsoft Office User" w:date="2026-05-05T19:45:00Z" w16du:dateUtc="2026-05-05T16:45:00Z"/>
          <w:rFonts w:ascii="Helvetica" w:hAnsi="Helvetica"/>
          <w:b/>
          <w:color w:val="000000"/>
          <w:sz w:val="22"/>
          <w:szCs w:val="22"/>
          <w:shd w:val="clear" w:color="auto" w:fill="FFFFFF"/>
        </w:rPr>
      </w:pPr>
      <w:r>
        <w:rPr>
          <w:rFonts w:ascii="Helvetica" w:hAnsi="Helvetica"/>
          <w:b/>
          <w:color w:val="000000"/>
          <w:sz w:val="22"/>
          <w:szCs w:val="22"/>
          <w:shd w:val="clear" w:color="auto" w:fill="FFFFFF"/>
        </w:rPr>
        <w:t>...</w:t>
      </w:r>
      <w:r w:rsidRPr="00F72A5A">
        <w:rPr>
          <w:rFonts w:ascii="Helvetica" w:hAnsi="Helvetica"/>
          <w:b/>
          <w:color w:val="000000"/>
          <w:sz w:val="22"/>
          <w:szCs w:val="22"/>
          <w:shd w:val="clear" w:color="auto" w:fill="FFFFFF"/>
        </w:rPr>
        <w:t>as a crude attempt to deal with the similar effects of random linkage as Universal Footprint of Epistasis</w:t>
      </w:r>
      <w:ins w:id="1391" w:author="Microsoft Office User" w:date="2026-05-05T19:45:00Z" w16du:dateUtc="2026-05-05T16:45:00Z">
        <w:r w:rsidR="00A83AF6">
          <w:rPr>
            <w:rFonts w:ascii="Helvetica" w:hAnsi="Helvetica"/>
            <w:b/>
            <w:color w:val="000000"/>
            <w:sz w:val="22"/>
            <w:szCs w:val="22"/>
            <w:shd w:val="clear" w:color="auto" w:fill="FFFFFF"/>
          </w:rPr>
          <w:t xml:space="preserve">. </w:t>
        </w:r>
      </w:ins>
    </w:p>
    <w:p w14:paraId="22EFDFB2" w14:textId="77777777" w:rsidR="00D53C9F" w:rsidDel="00A83AF6" w:rsidRDefault="00D53C9F">
      <w:pPr>
        <w:rPr>
          <w:del w:id="1392" w:author="Microsoft Office User" w:date="2026-05-05T19:45:00Z" w16du:dateUtc="2026-05-05T16:45:00Z"/>
          <w:rFonts w:ascii="Helvetica" w:hAnsi="Helvetica"/>
          <w:b/>
          <w:color w:val="000000"/>
          <w:sz w:val="22"/>
          <w:szCs w:val="22"/>
          <w:shd w:val="clear" w:color="auto" w:fill="FFFFFF"/>
        </w:rPr>
      </w:pPr>
    </w:p>
    <w:p w14:paraId="7BC2851D" w14:textId="564EAA80" w:rsidR="00F31CE8" w:rsidRPr="00F31CE8" w:rsidRDefault="00133529">
      <w:pPr>
        <w:rPr>
          <w:rStyle w:val="apple-converted-space"/>
          <w:rFonts w:ascii="Helvetica" w:hAnsi="Helvetica"/>
          <w:b/>
          <w:color w:val="000000"/>
          <w:sz w:val="22"/>
          <w:szCs w:val="22"/>
          <w:shd w:val="clear" w:color="auto" w:fill="FFFFFF"/>
          <w:lang w:val="en-US"/>
        </w:rPr>
      </w:pPr>
      <w:r w:rsidRPr="00F31CE8">
        <w:rPr>
          <w:rFonts w:ascii="Helvetica" w:hAnsi="Helvetica"/>
          <w:b/>
          <w:color w:val="000000"/>
          <w:sz w:val="22"/>
          <w:szCs w:val="22"/>
          <w:shd w:val="clear" w:color="auto" w:fill="FFFFFF"/>
        </w:rPr>
        <w:t>In any case, it is hard to evaluate the evidence for the claimed interactions because the manuscript does not contain a biological/functional analysis of the meaning and reasonableness of the inferred interactions</w:t>
      </w:r>
      <w:r w:rsidR="00E546CA">
        <w:rPr>
          <w:rFonts w:ascii="Helvetica" w:hAnsi="Helvetica"/>
          <w:b/>
          <w:color w:val="000000"/>
          <w:sz w:val="22"/>
          <w:szCs w:val="22"/>
          <w:shd w:val="clear" w:color="auto" w:fill="FFFFFF"/>
        </w:rPr>
        <w:t>...</w:t>
      </w:r>
    </w:p>
    <w:p w14:paraId="06210D08" w14:textId="77777777" w:rsidR="00F31CE8" w:rsidRDefault="00F31CE8">
      <w:pPr>
        <w:rPr>
          <w:rStyle w:val="apple-converted-space"/>
          <w:rFonts w:ascii="Helvetica" w:hAnsi="Helvetica"/>
          <w:color w:val="000000"/>
          <w:sz w:val="22"/>
          <w:szCs w:val="22"/>
          <w:shd w:val="clear" w:color="auto" w:fill="FFFFFF"/>
          <w:lang w:val="en-US"/>
        </w:rPr>
      </w:pPr>
    </w:p>
    <w:p w14:paraId="0B60748E" w14:textId="0A489536" w:rsidR="00F31CE8" w:rsidRDefault="00B701BE">
      <w:pPr>
        <w:rPr>
          <w:ins w:id="1393" w:author="Microsoft Office User" w:date="2026-05-05T19:46:00Z" w16du:dateUtc="2026-05-05T16:46:00Z"/>
          <w:rStyle w:val="apple-converted-space"/>
          <w:rFonts w:ascii="Helvetica" w:hAnsi="Helvetica"/>
          <w:color w:val="000000"/>
          <w:sz w:val="22"/>
          <w:szCs w:val="22"/>
          <w:shd w:val="clear" w:color="auto" w:fill="FFFFFF"/>
          <w:lang w:val="en-US"/>
        </w:rPr>
      </w:pPr>
      <w:del w:id="1394" w:author="Microsoft Office User" w:date="2026-05-05T19:45:00Z" w16du:dateUtc="2026-05-05T16:45:00Z">
        <w:r w:rsidDel="00A83AF6">
          <w:rPr>
            <w:rStyle w:val="apple-converted-space"/>
            <w:rFonts w:ascii="Helvetica" w:hAnsi="Helvetica"/>
            <w:color w:val="000000"/>
            <w:sz w:val="22"/>
            <w:szCs w:val="22"/>
            <w:shd w:val="clear" w:color="auto" w:fill="FFFFFF"/>
            <w:lang w:val="en-US"/>
          </w:rPr>
          <w:delText>The present</w:delText>
        </w:r>
        <w:r w:rsidR="009216F2" w:rsidDel="00A83AF6">
          <w:rPr>
            <w:rStyle w:val="apple-converted-space"/>
            <w:rFonts w:ascii="Helvetica" w:hAnsi="Helvetica"/>
            <w:color w:val="000000"/>
            <w:sz w:val="22"/>
            <w:szCs w:val="22"/>
            <w:shd w:val="clear" w:color="auto" w:fill="FFFFFF"/>
            <w:lang w:val="en-US"/>
          </w:rPr>
          <w:delText xml:space="preserve"> manuscript</w:delText>
        </w:r>
        <w:r w:rsidR="00F31CE8" w:rsidDel="00A83AF6">
          <w:rPr>
            <w:rStyle w:val="apple-converted-space"/>
            <w:rFonts w:ascii="Helvetica" w:hAnsi="Helvetica"/>
            <w:color w:val="000000"/>
            <w:sz w:val="22"/>
            <w:szCs w:val="22"/>
            <w:shd w:val="clear" w:color="auto" w:fill="FFFFFF"/>
            <w:lang w:val="en-US"/>
          </w:rPr>
          <w:delText xml:space="preserve"> is a modeling study </w:delText>
        </w:r>
        <w:r w:rsidR="009216F2" w:rsidDel="00A83AF6">
          <w:rPr>
            <w:rStyle w:val="apple-converted-space"/>
            <w:rFonts w:ascii="Helvetica" w:hAnsi="Helvetica"/>
            <w:color w:val="000000"/>
            <w:sz w:val="22"/>
            <w:szCs w:val="22"/>
            <w:shd w:val="clear" w:color="auto" w:fill="FFFFFF"/>
            <w:lang w:val="en-US"/>
          </w:rPr>
          <w:delText>applied to</w:delText>
        </w:r>
        <w:r w:rsidR="00F31CE8" w:rsidDel="00A83AF6">
          <w:rPr>
            <w:rStyle w:val="apple-converted-space"/>
            <w:rFonts w:ascii="Helvetica" w:hAnsi="Helvetica"/>
            <w:color w:val="000000"/>
            <w:sz w:val="22"/>
            <w:szCs w:val="22"/>
            <w:shd w:val="clear" w:color="auto" w:fill="FFFFFF"/>
            <w:lang w:val="en-US"/>
          </w:rPr>
          <w:delText xml:space="preserve"> </w:delText>
        </w:r>
        <w:r w:rsidDel="00A83AF6">
          <w:rPr>
            <w:rStyle w:val="apple-converted-space"/>
            <w:rFonts w:ascii="Helvetica" w:hAnsi="Helvetica"/>
            <w:color w:val="000000"/>
            <w:sz w:val="22"/>
            <w:szCs w:val="22"/>
            <w:shd w:val="clear" w:color="auto" w:fill="FFFFFF"/>
            <w:lang w:val="en-US"/>
          </w:rPr>
          <w:delText>published</w:delText>
        </w:r>
        <w:r w:rsidR="009216F2" w:rsidDel="00A83AF6">
          <w:rPr>
            <w:rStyle w:val="apple-converted-space"/>
            <w:rFonts w:ascii="Helvetica" w:hAnsi="Helvetica"/>
            <w:color w:val="000000"/>
            <w:sz w:val="22"/>
            <w:szCs w:val="22"/>
            <w:shd w:val="clear" w:color="auto" w:fill="FFFFFF"/>
            <w:lang w:val="en-US"/>
          </w:rPr>
          <w:delText xml:space="preserve"> </w:delText>
        </w:r>
        <w:r w:rsidR="00F31CE8" w:rsidDel="00A83AF6">
          <w:rPr>
            <w:rStyle w:val="apple-converted-space"/>
            <w:rFonts w:ascii="Helvetica" w:hAnsi="Helvetica"/>
            <w:color w:val="000000"/>
            <w:sz w:val="22"/>
            <w:szCs w:val="22"/>
            <w:shd w:val="clear" w:color="auto" w:fill="FFFFFF"/>
            <w:lang w:val="en-US"/>
          </w:rPr>
          <w:delText>data, not an experimental study</w:delText>
        </w:r>
        <w:r w:rsidR="00E546CA" w:rsidDel="00A83AF6">
          <w:rPr>
            <w:rStyle w:val="apple-converted-space"/>
            <w:rFonts w:ascii="Helvetica" w:hAnsi="Helvetica"/>
            <w:color w:val="000000"/>
            <w:sz w:val="22"/>
            <w:szCs w:val="22"/>
            <w:shd w:val="clear" w:color="auto" w:fill="FFFFFF"/>
            <w:lang w:val="en-US"/>
          </w:rPr>
          <w:delText>.</w:delText>
        </w:r>
      </w:del>
      <w:ins w:id="1395" w:author="ivan4995@gmail.com" w:date="2026-05-05T17:57:00Z">
        <w:del w:id="1396"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And in</w:delText>
          </w:r>
        </w:del>
      </w:ins>
      <w:ins w:id="1397" w:author="Microsoft Office User" w:date="2026-05-05T19:45:00Z" w16du:dateUtc="2026-05-05T16:45:00Z">
        <w:r w:rsidR="00A83AF6">
          <w:rPr>
            <w:rStyle w:val="apple-converted-space"/>
            <w:rFonts w:ascii="Helvetica" w:hAnsi="Helvetica"/>
            <w:color w:val="000000"/>
            <w:sz w:val="22"/>
            <w:szCs w:val="22"/>
            <w:shd w:val="clear" w:color="auto" w:fill="FFFFFF"/>
            <w:lang w:val="en-US"/>
          </w:rPr>
          <w:t xml:space="preserve">In the </w:t>
        </w:r>
      </w:ins>
      <w:ins w:id="1398" w:author="ivan4995@gmail.com" w:date="2026-05-05T17:57:00Z">
        <w:del w:id="1399"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w:delText>
          </w:r>
        </w:del>
        <w:r w:rsidR="00FC1692">
          <w:rPr>
            <w:rStyle w:val="apple-converted-space"/>
            <w:rFonts w:ascii="Helvetica" w:hAnsi="Helvetica"/>
            <w:color w:val="000000"/>
            <w:sz w:val="22"/>
            <w:szCs w:val="22"/>
            <w:shd w:val="clear" w:color="auto" w:fill="FFFFFF"/>
            <w:lang w:val="en-US"/>
          </w:rPr>
          <w:t>revised version</w:t>
        </w:r>
      </w:ins>
      <w:ins w:id="1400" w:author="Microsoft Office User" w:date="2026-05-05T19:45:00Z" w16du:dateUtc="2026-05-05T16:45:00Z">
        <w:r w:rsidR="00A83AF6">
          <w:rPr>
            <w:rStyle w:val="apple-converted-space"/>
            <w:rFonts w:ascii="Helvetica" w:hAnsi="Helvetica"/>
            <w:color w:val="000000"/>
            <w:sz w:val="22"/>
            <w:szCs w:val="22"/>
            <w:shd w:val="clear" w:color="auto" w:fill="FFFFFF"/>
            <w:lang w:val="en-US"/>
          </w:rPr>
          <w:t>,</w:t>
        </w:r>
      </w:ins>
      <w:ins w:id="1401" w:author="ivan4995@gmail.com" w:date="2026-05-05T17:57:00Z">
        <w:r w:rsidR="00FC1692">
          <w:rPr>
            <w:rStyle w:val="apple-converted-space"/>
            <w:rFonts w:ascii="Helvetica" w:hAnsi="Helvetica"/>
            <w:color w:val="000000"/>
            <w:sz w:val="22"/>
            <w:szCs w:val="22"/>
            <w:shd w:val="clear" w:color="auto" w:fill="FFFFFF"/>
            <w:lang w:val="en-US"/>
          </w:rPr>
          <w:t xml:space="preserve"> we </w:t>
        </w:r>
        <w:del w:id="1402"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have</w:delText>
          </w:r>
        </w:del>
      </w:ins>
      <w:ins w:id="1403" w:author="Microsoft Office User" w:date="2026-05-05T19:45:00Z" w16du:dateUtc="2026-05-05T16:45:00Z">
        <w:r w:rsidR="00A83AF6">
          <w:rPr>
            <w:rStyle w:val="apple-converted-space"/>
            <w:rFonts w:ascii="Helvetica" w:hAnsi="Helvetica"/>
            <w:color w:val="000000"/>
            <w:sz w:val="22"/>
            <w:szCs w:val="22"/>
            <w:shd w:val="clear" w:color="auto" w:fill="FFFFFF"/>
            <w:lang w:val="en-US"/>
          </w:rPr>
          <w:t>added</w:t>
        </w:r>
      </w:ins>
      <w:ins w:id="1404" w:author="ivan4995@gmail.com" w:date="2026-05-05T17:57:00Z">
        <w:r w:rsidR="00FC1692">
          <w:rPr>
            <w:rStyle w:val="apple-converted-space"/>
            <w:rFonts w:ascii="Helvetica" w:hAnsi="Helvetica"/>
            <w:color w:val="000000"/>
            <w:sz w:val="22"/>
            <w:szCs w:val="22"/>
            <w:shd w:val="clear" w:color="auto" w:fill="FFFFFF"/>
            <w:lang w:val="en-US"/>
          </w:rPr>
          <w:t xml:space="preserve"> a paragraph devot</w:t>
        </w:r>
      </w:ins>
      <w:ins w:id="1405" w:author="ivan4995@gmail.com" w:date="2026-05-05T17:58:00Z">
        <w:r w:rsidR="00FC1692">
          <w:rPr>
            <w:rStyle w:val="apple-converted-space"/>
            <w:rFonts w:ascii="Helvetica" w:hAnsi="Helvetica"/>
            <w:color w:val="000000"/>
            <w:sz w:val="22"/>
            <w:szCs w:val="22"/>
            <w:shd w:val="clear" w:color="auto" w:fill="FFFFFF"/>
            <w:lang w:val="en-US"/>
          </w:rPr>
          <w:t>e</w:t>
        </w:r>
      </w:ins>
      <w:ins w:id="1406" w:author="ivan4995@gmail.com" w:date="2026-05-05T17:57:00Z">
        <w:r w:rsidR="00FC1692">
          <w:rPr>
            <w:rStyle w:val="apple-converted-space"/>
            <w:rFonts w:ascii="Helvetica" w:hAnsi="Helvetica"/>
            <w:color w:val="000000"/>
            <w:sz w:val="22"/>
            <w:szCs w:val="22"/>
            <w:shd w:val="clear" w:color="auto" w:fill="FFFFFF"/>
            <w:lang w:val="en-US"/>
          </w:rPr>
          <w:t xml:space="preserve">d to the biological significance of the results (Lines </w:t>
        </w:r>
      </w:ins>
      <w:ins w:id="1407" w:author="ivan4995@gmail.com" w:date="2026-05-05T17:58:00Z">
        <w:r w:rsidR="00FC1692">
          <w:rPr>
            <w:rStyle w:val="apple-converted-space"/>
            <w:rFonts w:ascii="Helvetica" w:hAnsi="Helvetica"/>
            <w:color w:val="000000"/>
            <w:sz w:val="22"/>
            <w:szCs w:val="22"/>
            <w:shd w:val="clear" w:color="auto" w:fill="FFFFFF"/>
            <w:lang w:val="en-US"/>
          </w:rPr>
          <w:t>220-241</w:t>
        </w:r>
      </w:ins>
      <w:ins w:id="1408" w:author="ivan4995@gmail.com" w:date="2026-05-05T17:57:00Z">
        <w:r w:rsidR="00FC1692">
          <w:rPr>
            <w:rStyle w:val="apple-converted-space"/>
            <w:rFonts w:ascii="Helvetica" w:hAnsi="Helvetica"/>
            <w:color w:val="000000"/>
            <w:sz w:val="22"/>
            <w:szCs w:val="22"/>
            <w:shd w:val="clear" w:color="auto" w:fill="FFFFFF"/>
            <w:lang w:val="en-US"/>
          </w:rPr>
          <w:t>)</w:t>
        </w:r>
      </w:ins>
      <w:ins w:id="1409" w:author="Microsoft Office User" w:date="2026-05-05T19:46:00Z" w16du:dateUtc="2026-05-05T16:46:00Z">
        <w:r w:rsidR="00A83AF6">
          <w:rPr>
            <w:rStyle w:val="apple-converted-space"/>
            <w:rFonts w:ascii="Helvetica" w:hAnsi="Helvetica"/>
            <w:color w:val="000000"/>
            <w:sz w:val="22"/>
            <w:szCs w:val="22"/>
            <w:shd w:val="clear" w:color="auto" w:fill="FFFFFF"/>
            <w:lang w:val="en-US"/>
          </w:rPr>
          <w:t>:</w:t>
        </w:r>
      </w:ins>
    </w:p>
    <w:p w14:paraId="46A45652" w14:textId="77777777" w:rsidR="00A83AF6" w:rsidRDefault="00A83AF6">
      <w:pPr>
        <w:rPr>
          <w:ins w:id="1410" w:author="Microsoft Office User" w:date="2026-05-05T19:46:00Z" w16du:dateUtc="2026-05-05T16:46:00Z"/>
          <w:rStyle w:val="apple-converted-space"/>
          <w:rFonts w:ascii="Helvetica" w:hAnsi="Helvetica"/>
          <w:color w:val="000000"/>
          <w:sz w:val="22"/>
          <w:szCs w:val="22"/>
          <w:shd w:val="clear" w:color="auto" w:fill="FFFFFF"/>
          <w:lang w:val="en-US"/>
        </w:rPr>
      </w:pPr>
    </w:p>
    <w:p w14:paraId="66324563" w14:textId="77777777" w:rsidR="00A83AF6" w:rsidRPr="00DA54C5" w:rsidRDefault="00A83AF6" w:rsidP="00A83AF6">
      <w:pPr>
        <w:ind w:firstLine="709"/>
        <w:jc w:val="both"/>
        <w:rPr>
          <w:ins w:id="1411" w:author="Microsoft Office User" w:date="2026-05-05T19:46:00Z" w16du:dateUtc="2026-05-05T16:46:00Z"/>
          <w:rFonts w:ascii="Times New Roman" w:eastAsia="Times New Roman" w:hAnsi="Times New Roman" w:cs="Times New Roman"/>
          <w:sz w:val="20"/>
          <w:szCs w:val="20"/>
          <w:lang w:val="en-US"/>
        </w:rPr>
      </w:pPr>
      <w:ins w:id="1412" w:author="Microsoft Office User" w:date="2026-05-05T19:46:00Z" w16du:dateUtc="2026-05-05T16:46:00Z">
        <w:r w:rsidRPr="00DA54C5">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[41]</w:t>
        </w:r>
        <w:r w:rsidRPr="00DA54C5">
          <w:rPr>
            <w:rFonts w:ascii="Times New Roman" w:eastAsia="Times New Roman" w:hAnsi="Times New Roman" w:cs="Times New Roman"/>
            <w:sz w:val="20"/>
            <w:szCs w:val="20"/>
            <w:lang w:val="en-US"/>
          </w:rPr>
          <w:fldChar w:fldCharType="end"/>
        </w:r>
      </w:ins>
    </w:p>
    <w:p w14:paraId="319CE392" w14:textId="77777777" w:rsidR="00A83AF6" w:rsidRPr="00DA54C5" w:rsidRDefault="00A83AF6" w:rsidP="00A83AF6">
      <w:pPr>
        <w:ind w:firstLine="720"/>
        <w:jc w:val="both"/>
        <w:rPr>
          <w:ins w:id="1413" w:author="Microsoft Office User" w:date="2026-05-05T19:46:00Z" w16du:dateUtc="2026-05-05T16:46:00Z"/>
          <w:rFonts w:ascii="Times New Roman" w:eastAsia="Times New Roman" w:hAnsi="Times New Roman" w:cs="Times New Roman"/>
          <w:sz w:val="20"/>
          <w:szCs w:val="20"/>
          <w:lang w:val="en-US"/>
        </w:rPr>
      </w:pPr>
      <w:ins w:id="1414" w:author="Microsoft Office User" w:date="2026-05-05T19:46:00Z" w16du:dateUtc="2026-05-05T16:46:00Z">
        <w:r w:rsidRPr="00DA54C5">
          <w:rPr>
            <w:rFonts w:ascii="Times New Roman" w:eastAsia="Times New Roman" w:hAnsi="Times New Roman" w:cs="Times New Roman"/>
            <w:sz w:val="20"/>
            <w:szCs w:val="20"/>
            <w:lang w:val="en-US"/>
          </w:rPr>
          <w:lastRenderedPageBreak/>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[42]</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w:t>
        </w:r>
      </w:ins>
    </w:p>
    <w:p w14:paraId="6AD33480" w14:textId="77777777" w:rsidR="00A83AF6" w:rsidRPr="00DA54C5" w:rsidRDefault="00A83AF6" w:rsidP="00A83AF6">
      <w:pPr>
        <w:ind w:firstLine="720"/>
        <w:jc w:val="both"/>
        <w:rPr>
          <w:ins w:id="1415" w:author="Microsoft Office User" w:date="2026-05-05T19:46:00Z" w16du:dateUtc="2026-05-05T16:46:00Z"/>
          <w:rFonts w:ascii="Times New Roman" w:eastAsia="Times New Roman" w:hAnsi="Times New Roman" w:cs="Times New Roman"/>
          <w:sz w:val="20"/>
          <w:szCs w:val="20"/>
          <w:lang w:val="en-US"/>
        </w:rPr>
      </w:pPr>
      <w:ins w:id="1416" w:author="Microsoft Office User" w:date="2026-05-05T19:46:00Z" w16du:dateUtc="2026-05-05T16:46:00Z">
        <w:r w:rsidRPr="00DA54C5">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[43]</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[44]</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[45]</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t>
        </w:r>
      </w:ins>
    </w:p>
    <w:p w14:paraId="2573B2D7" w14:textId="4391F1E2" w:rsidR="00A83AF6" w:rsidRDefault="00A83AF6" w:rsidP="00A83AF6">
      <w:pPr>
        <w:rPr>
          <w:rStyle w:val="apple-converted-space"/>
          <w:rFonts w:ascii="Helvetica" w:hAnsi="Helvetica"/>
          <w:color w:val="000000"/>
          <w:sz w:val="22"/>
          <w:szCs w:val="22"/>
          <w:shd w:val="clear" w:color="auto" w:fill="FFFFFF"/>
          <w:lang w:val="en-US"/>
        </w:rPr>
      </w:pPr>
      <w:ins w:id="1417" w:author="Microsoft Office User" w:date="2026-05-05T19:46:00Z" w16du:dateUtc="2026-05-05T16:46:00Z">
        <w:r w:rsidRPr="00DA54C5">
          <w:rPr>
            <w:rFonts w:ascii="Times New Roman" w:eastAsia="Times New Roman" w:hAnsi="Times New Roman" w:cs="Times New Roman"/>
            <w:sz w:val="20"/>
            <w:szCs w:val="20"/>
            <w:lang w:val="en-US"/>
          </w:rPr>
          <w:t xml:space="preserve">V82A and T120I in ORF7a are most frequently found in variant Delta of the coronavirus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[46]</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7B960D46" w14:textId="77777777" w:rsidR="00E546CA" w:rsidRDefault="00E546CA">
      <w:pPr>
        <w:rPr>
          <w:rStyle w:val="apple-converted-space"/>
          <w:rFonts w:ascii="Helvetica" w:hAnsi="Helvetica"/>
          <w:color w:val="000000"/>
          <w:sz w:val="22"/>
          <w:szCs w:val="22"/>
          <w:shd w:val="clear" w:color="auto" w:fill="FFFFFF"/>
          <w:lang w:val="en-US"/>
        </w:rPr>
      </w:pPr>
    </w:p>
    <w:p w14:paraId="3E1ED1AA" w14:textId="14A0A127" w:rsidR="00E546CA" w:rsidRPr="00F31CE8" w:rsidRDefault="00E546CA" w:rsidP="00E546C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Pr="00F31CE8">
        <w:rPr>
          <w:rFonts w:ascii="Helvetica" w:hAnsi="Helvetica"/>
          <w:b/>
          <w:color w:val="000000"/>
          <w:sz w:val="22"/>
          <w:szCs w:val="22"/>
          <w:shd w:val="clear" w:color="auto" w:fill="FFFFFF"/>
        </w:rPr>
        <w:t>or the nature of the disagreements with prior studies.</w:t>
      </w:r>
      <w:r w:rsidRPr="00F31CE8">
        <w:rPr>
          <w:rStyle w:val="apple-converted-space"/>
          <w:rFonts w:ascii="Helvetica" w:hAnsi="Helvetica"/>
          <w:b/>
          <w:color w:val="000000"/>
          <w:sz w:val="22"/>
          <w:szCs w:val="22"/>
          <w:shd w:val="clear" w:color="auto" w:fill="FFFFFF"/>
        </w:rPr>
        <w:t> </w:t>
      </w:r>
    </w:p>
    <w:p w14:paraId="7103E96C" w14:textId="77777777" w:rsidR="00E546CA" w:rsidRDefault="00E546CA">
      <w:pPr>
        <w:rPr>
          <w:rStyle w:val="apple-converted-space"/>
          <w:rFonts w:ascii="Helvetica" w:hAnsi="Helvetica"/>
          <w:color w:val="000000"/>
          <w:sz w:val="22"/>
          <w:szCs w:val="22"/>
          <w:shd w:val="clear" w:color="auto" w:fill="FFFFFF"/>
          <w:lang w:val="en-US"/>
        </w:rPr>
      </w:pPr>
    </w:p>
    <w:p w14:paraId="1E487A9A" w14:textId="6E8D2D90" w:rsidR="00E546CA" w:rsidRDefault="00E546CA" w:rsidP="00E546CA">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We hope that, with all these </w:t>
      </w:r>
      <w:ins w:id="1418" w:author="Microsoft Office User" w:date="2026-05-05T19:46:00Z" w16du:dateUtc="2026-05-05T16:46:00Z">
        <w:r w:rsidR="00A83AF6">
          <w:rPr>
            <w:rStyle w:val="apple-converted-space"/>
            <w:rFonts w:ascii="Helvetica" w:hAnsi="Helvetica"/>
            <w:color w:val="000000"/>
            <w:sz w:val="22"/>
            <w:szCs w:val="22"/>
            <w:shd w:val="clear" w:color="auto" w:fill="FFFFFF"/>
            <w:lang w:val="en-US"/>
          </w:rPr>
          <w:t xml:space="preserve">new </w:t>
        </w:r>
      </w:ins>
      <w:r>
        <w:rPr>
          <w:rStyle w:val="apple-converted-space"/>
          <w:rFonts w:ascii="Helvetica" w:hAnsi="Helvetica"/>
          <w:color w:val="000000"/>
          <w:sz w:val="22"/>
          <w:szCs w:val="22"/>
          <w:shd w:val="clear" w:color="auto" w:fill="FFFFFF"/>
          <w:lang w:val="en-US"/>
        </w:rPr>
        <w:t>clarifications</w:t>
      </w:r>
      <w:del w:id="1419" w:author="Microsoft Office User" w:date="2026-05-05T19:46:00Z" w16du:dateUtc="2026-05-05T16:46:00Z">
        <w:r w:rsidDel="00A83AF6">
          <w:rPr>
            <w:rStyle w:val="apple-converted-space"/>
            <w:rFonts w:ascii="Helvetica" w:hAnsi="Helvetica"/>
            <w:color w:val="000000"/>
            <w:sz w:val="22"/>
            <w:szCs w:val="22"/>
            <w:shd w:val="clear" w:color="auto" w:fill="FFFFFF"/>
            <w:lang w:val="en-US"/>
          </w:rPr>
          <w:delText xml:space="preserve"> added to the text</w:delText>
        </w:r>
      </w:del>
      <w:r>
        <w:rPr>
          <w:rStyle w:val="apple-converted-space"/>
          <w:rFonts w:ascii="Helvetica" w:hAnsi="Helvetica"/>
          <w:color w:val="000000"/>
          <w:sz w:val="22"/>
          <w:szCs w:val="22"/>
          <w:shd w:val="clear" w:color="auto" w:fill="FFFFFF"/>
          <w:lang w:val="en-US"/>
        </w:rPr>
        <w:t>, the nature of disagreement has been explained.</w:t>
      </w:r>
    </w:p>
    <w:p w14:paraId="05078383" w14:textId="77777777" w:rsidR="00E546CA" w:rsidRPr="00F31CE8" w:rsidRDefault="00E546CA" w:rsidP="00E546CA">
      <w:pPr>
        <w:rPr>
          <w:rFonts w:ascii="Helvetica" w:hAnsi="Helvetica"/>
          <w:b/>
          <w:color w:val="000000"/>
          <w:sz w:val="22"/>
          <w:szCs w:val="22"/>
          <w:shd w:val="clear" w:color="auto" w:fill="FFFFFF"/>
        </w:rPr>
      </w:pPr>
    </w:p>
    <w:p w14:paraId="2A6A2322" w14:textId="152EB0CC"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shd w:val="clear" w:color="auto" w:fill="FFFFFF"/>
        </w:rPr>
        <w:t>Minor comments:</w:t>
      </w:r>
      <w:r w:rsidRPr="00F31CE8">
        <w:rPr>
          <w:rStyle w:val="apple-converted-space"/>
          <w:rFonts w:ascii="Helvetica" w:hAnsi="Helvetica"/>
          <w:b/>
          <w:color w:val="000000"/>
          <w:sz w:val="22"/>
          <w:szCs w:val="22"/>
          <w:shd w:val="clear" w:color="auto" w:fill="FFFFFF"/>
        </w:rPr>
        <w:t> </w:t>
      </w:r>
    </w:p>
    <w:p w14:paraId="4D05E6EB" w14:textId="77777777"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rPr>
        <w:br/>
      </w:r>
      <w:r w:rsidRPr="00F31CE8">
        <w:rPr>
          <w:rFonts w:ascii="Helvetica" w:hAnsi="Helvetica"/>
          <w:b/>
          <w:color w:val="000000"/>
          <w:sz w:val="22"/>
          <w:szCs w:val="22"/>
          <w:shd w:val="clear" w:color="auto" w:fill="FFFFFF"/>
        </w:rPr>
        <w:t>- Figure 5D should probably be redrawn since the graphic is from a previous study, and it is important that the authors have determined the interactions inferred from that study for comparison with their own.</w:t>
      </w:r>
      <w:r w:rsidRPr="00F31CE8">
        <w:rPr>
          <w:rStyle w:val="apple-converted-space"/>
          <w:rFonts w:ascii="Helvetica" w:hAnsi="Helvetica"/>
          <w:b/>
          <w:color w:val="000000"/>
          <w:sz w:val="22"/>
          <w:szCs w:val="22"/>
          <w:shd w:val="clear" w:color="auto" w:fill="FFFFFF"/>
        </w:rPr>
        <w:t> </w:t>
      </w:r>
    </w:p>
    <w:p w14:paraId="0C4CEE9F" w14:textId="77777777" w:rsidR="00F31CE8" w:rsidRDefault="00F31CE8">
      <w:pPr>
        <w:rPr>
          <w:rStyle w:val="apple-converted-space"/>
          <w:rFonts w:ascii="Helvetica" w:hAnsi="Helvetica"/>
          <w:color w:val="000000"/>
          <w:sz w:val="22"/>
          <w:szCs w:val="22"/>
          <w:shd w:val="clear" w:color="auto" w:fill="FFFFFF"/>
        </w:rPr>
      </w:pPr>
    </w:p>
    <w:p w14:paraId="690EE401" w14:textId="61A294BC" w:rsidR="00F31CE8" w:rsidRPr="00F31CE8" w:rsidRDefault="00F31CE8">
      <w:pPr>
        <w:rPr>
          <w:rStyle w:val="apple-converted-space"/>
          <w:rFonts w:ascii="Helvetica" w:hAnsi="Helvetica"/>
          <w:color w:val="000000"/>
          <w:sz w:val="22"/>
          <w:szCs w:val="22"/>
          <w:shd w:val="clear" w:color="auto" w:fill="FFFFFF"/>
          <w:lang w:val="en-US"/>
        </w:rPr>
      </w:pPr>
      <w:r w:rsidRPr="00A83AF6">
        <w:rPr>
          <w:rStyle w:val="apple-converted-space"/>
          <w:rFonts w:ascii="Helvetica" w:hAnsi="Helvetica"/>
          <w:color w:val="000000"/>
          <w:sz w:val="22"/>
          <w:szCs w:val="22"/>
          <w:shd w:val="clear" w:color="auto" w:fill="FFFFFF"/>
          <w:lang w:val="en-US"/>
          <w:rPrChange w:id="1420"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Done</w:t>
      </w:r>
      <w:ins w:id="1421" w:author="Microsoft Office User" w:date="2026-05-05T19:47:00Z" w16du:dateUtc="2026-05-05T16:47:00Z">
        <w:r w:rsidR="00A83AF6">
          <w:rPr>
            <w:rStyle w:val="apple-converted-space"/>
            <w:rFonts w:ascii="Helvetica" w:hAnsi="Helvetica"/>
            <w:color w:val="000000"/>
            <w:sz w:val="22"/>
            <w:szCs w:val="22"/>
            <w:shd w:val="clear" w:color="auto" w:fill="FFFFFF"/>
            <w:lang w:val="en-US"/>
          </w:rPr>
          <w:t xml:space="preserve"> (now Fig. 8)</w:t>
        </w:r>
      </w:ins>
      <w:r w:rsidRPr="00A83AF6">
        <w:rPr>
          <w:rStyle w:val="apple-converted-space"/>
          <w:rFonts w:ascii="Helvetica" w:hAnsi="Helvetica"/>
          <w:color w:val="000000"/>
          <w:sz w:val="22"/>
          <w:szCs w:val="22"/>
          <w:shd w:val="clear" w:color="auto" w:fill="FFFFFF"/>
          <w:lang w:val="en-US"/>
          <w:rPrChange w:id="1422"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w:t>
      </w:r>
    </w:p>
    <w:p w14:paraId="1CBFDD7D" w14:textId="77777777" w:rsidR="00F31CE8" w:rsidRPr="009216F2"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9216F2">
        <w:rPr>
          <w:rFonts w:ascii="Helvetica" w:hAnsi="Helvetica"/>
          <w:b/>
          <w:color w:val="000000"/>
          <w:sz w:val="22"/>
          <w:szCs w:val="22"/>
          <w:shd w:val="clear" w:color="auto" w:fill="FFFFFF"/>
        </w:rPr>
        <w:t>- There is language used describing "bonds" in fitness valleys that I did not understand.</w:t>
      </w:r>
      <w:r w:rsidRPr="009216F2">
        <w:rPr>
          <w:rStyle w:val="apple-converted-space"/>
          <w:rFonts w:ascii="Helvetica" w:hAnsi="Helvetica"/>
          <w:b/>
          <w:color w:val="000000"/>
          <w:sz w:val="22"/>
          <w:szCs w:val="22"/>
          <w:shd w:val="clear" w:color="auto" w:fill="FFFFFF"/>
        </w:rPr>
        <w:t> </w:t>
      </w:r>
    </w:p>
    <w:p w14:paraId="095B2AC2" w14:textId="77777777" w:rsidR="009216F2" w:rsidRDefault="009216F2">
      <w:pPr>
        <w:rPr>
          <w:rStyle w:val="apple-converted-space"/>
          <w:rFonts w:ascii="Helvetica" w:hAnsi="Helvetica"/>
          <w:color w:val="000000"/>
          <w:sz w:val="22"/>
          <w:szCs w:val="22"/>
          <w:shd w:val="clear" w:color="auto" w:fill="FFFFFF"/>
          <w:lang w:val="en-US"/>
        </w:rPr>
      </w:pPr>
    </w:p>
    <w:p w14:paraId="4926E8FA" w14:textId="6853B22A" w:rsidR="00F31CE8" w:rsidRPr="00A83AF6" w:rsidRDefault="009216F2">
      <w:pPr>
        <w:rPr>
          <w:rStyle w:val="apple-converted-space"/>
          <w:rFonts w:ascii="Times New Roman" w:hAnsi="Times New Roman" w:cs="Times New Roman"/>
          <w:color w:val="000000"/>
          <w:shd w:val="clear" w:color="auto" w:fill="FFFFFF"/>
          <w:lang w:val="en-US"/>
          <w:rPrChange w:id="1423" w:author="Microsoft Office User" w:date="2026-05-05T19:47:00Z" w16du:dateUtc="2026-05-05T16:47:00Z">
            <w:rPr>
              <w:rStyle w:val="apple-converted-space"/>
              <w:rFonts w:ascii="Times New Roman" w:hAnsi="Times New Roman" w:cs="Times New Roman"/>
              <w:color w:val="000000"/>
              <w:sz w:val="22"/>
              <w:szCs w:val="22"/>
              <w:shd w:val="clear" w:color="auto" w:fill="FFFFFF"/>
              <w:lang w:val="en-US"/>
            </w:rPr>
          </w:rPrChange>
        </w:rPr>
      </w:pPr>
      <w:r>
        <w:rPr>
          <w:rStyle w:val="apple-converted-space"/>
          <w:rFonts w:ascii="Helvetica" w:hAnsi="Helvetica"/>
          <w:color w:val="000000"/>
          <w:sz w:val="22"/>
          <w:szCs w:val="22"/>
          <w:shd w:val="clear" w:color="auto" w:fill="FFFFFF"/>
          <w:lang w:val="en-US"/>
        </w:rPr>
        <w:t>Clarified:</w:t>
      </w:r>
      <w:r w:rsidR="00F31CE8" w:rsidRPr="00C90CFE">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 </w:t>
      </w:r>
      <w:r w:rsidRPr="00A83AF6">
        <w:rPr>
          <w:rStyle w:val="apple-converted-space"/>
          <w:rFonts w:ascii="Times New Roman" w:hAnsi="Times New Roman" w:cs="Times New Roman"/>
          <w:color w:val="000000"/>
          <w:shd w:val="clear" w:color="auto" w:fill="FFFFFF"/>
          <w:lang w:val="en-US"/>
          <w:rPrChange w:id="1424"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425"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interactions</w:t>
      </w:r>
      <w:r w:rsidRPr="00A83AF6">
        <w:rPr>
          <w:rStyle w:val="apple-converted-space"/>
          <w:rFonts w:ascii="Times New Roman" w:hAnsi="Times New Roman" w:cs="Times New Roman"/>
          <w:color w:val="000000"/>
          <w:shd w:val="clear" w:color="auto" w:fill="FFFFFF"/>
          <w:lang w:val="en-US"/>
          <w:rPrChange w:id="1426"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427"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p>
    <w:p w14:paraId="1E1C54D1" w14:textId="77777777" w:rsidR="00F31CE8" w:rsidRPr="00F31CE8"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F31CE8">
        <w:rPr>
          <w:rFonts w:ascii="Helvetica" w:hAnsi="Helvetica"/>
          <w:b/>
          <w:color w:val="000000"/>
          <w:sz w:val="22"/>
          <w:szCs w:val="22"/>
          <w:shd w:val="clear" w:color="auto" w:fill="FFFFFF"/>
        </w:rPr>
        <w:t>- UFE should certainly be described at first use in the results.</w:t>
      </w:r>
      <w:r w:rsidRPr="00F31CE8">
        <w:rPr>
          <w:rStyle w:val="apple-converted-space"/>
          <w:rFonts w:ascii="Helvetica" w:hAnsi="Helvetica"/>
          <w:b/>
          <w:color w:val="000000"/>
          <w:sz w:val="22"/>
          <w:szCs w:val="22"/>
          <w:shd w:val="clear" w:color="auto" w:fill="FFFFFF"/>
        </w:rPr>
        <w:t> </w:t>
      </w:r>
    </w:p>
    <w:p w14:paraId="40616054" w14:textId="77777777" w:rsidR="00F31CE8" w:rsidRDefault="00F31CE8">
      <w:pPr>
        <w:rPr>
          <w:rStyle w:val="apple-converted-space"/>
          <w:rFonts w:ascii="Helvetica" w:hAnsi="Helvetica"/>
          <w:color w:val="000000"/>
          <w:sz w:val="22"/>
          <w:szCs w:val="22"/>
          <w:shd w:val="clear" w:color="auto" w:fill="FFFFFF"/>
        </w:rPr>
      </w:pPr>
    </w:p>
    <w:p w14:paraId="481EDDD2" w14:textId="4C6BCCAB" w:rsidR="00F31CE8" w:rsidRPr="00F31CE8" w:rsidRDefault="00FC3865">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w:t>
      </w:r>
      <w:r w:rsidR="00F31CE8">
        <w:rPr>
          <w:rStyle w:val="apple-converted-space"/>
          <w:rFonts w:ascii="Helvetica" w:hAnsi="Helvetica"/>
          <w:color w:val="000000"/>
          <w:sz w:val="22"/>
          <w:szCs w:val="22"/>
          <w:shd w:val="clear" w:color="auto" w:fill="FFFFFF"/>
          <w:lang w:val="en-US"/>
        </w:rPr>
        <w:t>e</w:t>
      </w:r>
      <w:ins w:id="1428" w:author="ivan4995@gmail.com" w:date="2026-05-05T17:59:00Z">
        <w:r w:rsidR="00A54A42">
          <w:rPr>
            <w:rStyle w:val="apple-converted-space"/>
            <w:rFonts w:ascii="Helvetica" w:hAnsi="Helvetica"/>
            <w:color w:val="000000"/>
            <w:sz w:val="22"/>
            <w:szCs w:val="22"/>
            <w:shd w:val="clear" w:color="auto" w:fill="FFFFFF"/>
            <w:lang w:val="en-US"/>
          </w:rPr>
          <w:t xml:space="preserve"> now describe it in </w:t>
        </w:r>
      </w:ins>
      <w:ins w:id="1429" w:author="Microsoft Office User" w:date="2026-05-05T19:47:00Z" w16du:dateUtc="2026-05-05T16:47:00Z">
        <w:r w:rsidR="00A83AF6">
          <w:rPr>
            <w:rStyle w:val="apple-converted-space"/>
            <w:rFonts w:ascii="Helvetica" w:hAnsi="Helvetica"/>
            <w:color w:val="000000"/>
            <w:sz w:val="22"/>
            <w:szCs w:val="22"/>
            <w:shd w:val="clear" w:color="auto" w:fill="FFFFFF"/>
            <w:lang w:val="en-US"/>
          </w:rPr>
          <w:t>R</w:t>
        </w:r>
      </w:ins>
      <w:ins w:id="1430" w:author="ivan4995@gmail.com" w:date="2026-05-05T17:59:00Z">
        <w:del w:id="1431" w:author="Microsoft Office User" w:date="2026-05-05T19:47:00Z" w16du:dateUtc="2026-05-05T16:47:00Z">
          <w:r w:rsidR="00A54A42" w:rsidDel="00A83AF6">
            <w:rPr>
              <w:rStyle w:val="apple-converted-space"/>
              <w:rFonts w:ascii="Helvetica" w:hAnsi="Helvetica"/>
              <w:color w:val="000000"/>
              <w:sz w:val="22"/>
              <w:szCs w:val="22"/>
              <w:shd w:val="clear" w:color="auto" w:fill="FFFFFF"/>
              <w:lang w:val="en-US"/>
            </w:rPr>
            <w:delText>r</w:delText>
          </w:r>
        </w:del>
        <w:r w:rsidR="00A54A42">
          <w:rPr>
            <w:rStyle w:val="apple-converted-space"/>
            <w:rFonts w:ascii="Helvetica" w:hAnsi="Helvetica"/>
            <w:color w:val="000000"/>
            <w:sz w:val="22"/>
            <w:szCs w:val="22"/>
            <w:shd w:val="clear" w:color="auto" w:fill="FFFFFF"/>
            <w:lang w:val="en-US"/>
          </w:rPr>
          <w:t>esults and also</w:t>
        </w:r>
      </w:ins>
      <w:r w:rsidR="00F31CE8">
        <w:rPr>
          <w:rStyle w:val="apple-converted-space"/>
          <w:rFonts w:ascii="Helvetica" w:hAnsi="Helvetica"/>
          <w:color w:val="000000"/>
          <w:sz w:val="22"/>
          <w:szCs w:val="22"/>
          <w:shd w:val="clear" w:color="auto" w:fill="FFFFFF"/>
          <w:lang w:val="en-US"/>
        </w:rPr>
        <w:t xml:space="preserve"> </w:t>
      </w:r>
      <w:ins w:id="1432" w:author="ivan4995@gmail.com" w:date="2026-05-05T17:59:00Z">
        <w:r w:rsidR="00A54A42">
          <w:rPr>
            <w:rStyle w:val="apple-converted-space"/>
            <w:rFonts w:ascii="Helvetica" w:hAnsi="Helvetica"/>
            <w:color w:val="000000"/>
            <w:sz w:val="22"/>
            <w:szCs w:val="22"/>
            <w:shd w:val="clear" w:color="auto" w:fill="FFFFFF"/>
            <w:lang w:val="en-US"/>
          </w:rPr>
          <w:t>refer to the</w:t>
        </w:r>
      </w:ins>
      <w:del w:id="1433" w:author="ivan4995@gmail.com" w:date="2026-05-05T17:59:00Z">
        <w:r w:rsidR="00F31CE8" w:rsidDel="00A54A42">
          <w:rPr>
            <w:rStyle w:val="apple-converted-space"/>
            <w:rFonts w:ascii="Helvetica" w:hAnsi="Helvetica"/>
            <w:color w:val="000000"/>
            <w:sz w:val="22"/>
            <w:szCs w:val="22"/>
            <w:shd w:val="clear" w:color="auto" w:fill="FFFFFF"/>
            <w:lang w:val="en-US"/>
          </w:rPr>
          <w:delText xml:space="preserve">cite </w:delText>
        </w:r>
        <w:r w:rsidDel="00A54A42">
          <w:rPr>
            <w:rStyle w:val="apple-converted-space"/>
            <w:rFonts w:ascii="Helvetica" w:hAnsi="Helvetica"/>
            <w:color w:val="000000"/>
            <w:sz w:val="22"/>
            <w:szCs w:val="22"/>
            <w:shd w:val="clear" w:color="auto" w:fill="FFFFFF"/>
            <w:lang w:val="en-US"/>
          </w:rPr>
          <w:delText>it in</w:delText>
        </w:r>
      </w:del>
      <w:r>
        <w:rPr>
          <w:rStyle w:val="apple-converted-space"/>
          <w:rFonts w:ascii="Helvetica" w:hAnsi="Helvetica"/>
          <w:color w:val="000000"/>
          <w:sz w:val="22"/>
          <w:szCs w:val="22"/>
          <w:shd w:val="clear" w:color="auto" w:fill="FFFFFF"/>
          <w:lang w:val="en-US"/>
        </w:rPr>
        <w:t xml:space="preserve"> </w:t>
      </w:r>
      <w:r w:rsidR="00F31CE8">
        <w:rPr>
          <w:rStyle w:val="apple-converted-space"/>
          <w:rFonts w:ascii="Helvetica" w:hAnsi="Helvetica"/>
          <w:color w:val="000000"/>
          <w:sz w:val="22"/>
          <w:szCs w:val="22"/>
          <w:shd w:val="clear" w:color="auto" w:fill="FFFFFF"/>
          <w:lang w:val="en-US"/>
        </w:rPr>
        <w:t>Methods</w:t>
      </w:r>
      <w:ins w:id="1434" w:author="ivan4995@gmail.com" w:date="2026-05-05T17:59:00Z">
        <w:r w:rsidR="00A54A42">
          <w:rPr>
            <w:rStyle w:val="apple-converted-space"/>
            <w:rFonts w:ascii="Helvetica" w:hAnsi="Helvetica"/>
            <w:color w:val="000000"/>
            <w:sz w:val="22"/>
            <w:szCs w:val="22"/>
            <w:shd w:val="clear" w:color="auto" w:fill="FFFFFF"/>
            <w:lang w:val="en-US"/>
          </w:rPr>
          <w:t xml:space="preserve"> section</w:t>
        </w:r>
      </w:ins>
      <w:ins w:id="1435" w:author="Microsoft Office User" w:date="2026-05-05T19:48:00Z" w16du:dateUtc="2026-05-05T16:48:00Z">
        <w:r w:rsidR="00015361">
          <w:rPr>
            <w:rStyle w:val="apple-converted-space"/>
            <w:rFonts w:ascii="Helvetica" w:hAnsi="Helvetica"/>
            <w:color w:val="000000"/>
            <w:sz w:val="22"/>
            <w:szCs w:val="22"/>
            <w:shd w:val="clear" w:color="auto" w:fill="FFFFFF"/>
            <w:lang w:val="en-US"/>
          </w:rPr>
          <w:t>, in more detail</w:t>
        </w:r>
      </w:ins>
      <w:del w:id="1436" w:author="Microsoft Office User" w:date="2026-05-05T19:48:00Z" w16du:dateUtc="2026-05-05T16:48:00Z">
        <w:r w:rsidR="00F31CE8" w:rsidDel="00A83AF6">
          <w:rPr>
            <w:rStyle w:val="apple-converted-space"/>
            <w:rFonts w:ascii="Helvetica" w:hAnsi="Helvetica"/>
            <w:color w:val="000000"/>
            <w:sz w:val="22"/>
            <w:szCs w:val="22"/>
            <w:shd w:val="clear" w:color="auto" w:fill="FFFFFF"/>
            <w:lang w:val="en-US"/>
          </w:rPr>
          <w:delText xml:space="preserve"> where the method is described</w:delText>
        </w:r>
      </w:del>
      <w:ins w:id="1437" w:author="ivan4995@gmail.com" w:date="2026-05-05T18:00:00Z">
        <w:del w:id="1438" w:author="Microsoft Office User" w:date="2026-05-05T19:48:00Z" w16du:dateUtc="2026-05-05T16:48:00Z">
          <w:r w:rsidR="00A54A42" w:rsidDel="00A83AF6">
            <w:rPr>
              <w:rStyle w:val="apple-converted-space"/>
              <w:rFonts w:ascii="Helvetica" w:hAnsi="Helvetica"/>
              <w:color w:val="000000"/>
              <w:sz w:val="22"/>
              <w:szCs w:val="22"/>
              <w:shd w:val="clear" w:color="auto" w:fill="FFFFFF"/>
              <w:lang w:val="en-US"/>
            </w:rPr>
            <w:delText xml:space="preserve"> in more details</w:delText>
          </w:r>
        </w:del>
      </w:ins>
      <w:r w:rsidR="00F31CE8">
        <w:rPr>
          <w:rStyle w:val="apple-converted-space"/>
          <w:rFonts w:ascii="Helvetica" w:hAnsi="Helvetica"/>
          <w:color w:val="000000"/>
          <w:sz w:val="22"/>
          <w:szCs w:val="22"/>
          <w:shd w:val="clear" w:color="auto" w:fill="FFFFFF"/>
          <w:lang w:val="en-US"/>
        </w:rPr>
        <w:t>.</w:t>
      </w:r>
    </w:p>
    <w:p w14:paraId="350A42E9" w14:textId="77777777" w:rsidR="00292E84" w:rsidRDefault="00292E84">
      <w:pPr>
        <w:rPr>
          <w:rFonts w:ascii="Helvetica" w:hAnsi="Helvetica"/>
          <w:color w:val="000000"/>
          <w:sz w:val="22"/>
          <w:szCs w:val="22"/>
          <w:shd w:val="clear" w:color="auto" w:fill="FFFFFF"/>
          <w:lang w:val="en-US"/>
        </w:rPr>
      </w:pPr>
    </w:p>
    <w:p w14:paraId="3E5BC263" w14:textId="27BCF39E" w:rsidR="00F31CE8" w:rsidRDefault="00AB419D">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w:t>
      </w:r>
      <w:r w:rsidR="005F0D2E">
        <w:rPr>
          <w:rFonts w:ascii="Helvetica" w:hAnsi="Helvetica"/>
          <w:color w:val="000000"/>
          <w:sz w:val="22"/>
          <w:szCs w:val="22"/>
          <w:shd w:val="clear" w:color="auto" w:fill="FFFFFF"/>
          <w:lang w:val="en-US"/>
        </w:rPr>
        <w:t xml:space="preserve">the </w:t>
      </w:r>
      <w:ins w:id="1439" w:author="Microsoft Office User" w:date="2026-05-05T19:47:00Z" w16du:dateUtc="2026-05-05T16:47:00Z">
        <w:r w:rsidR="00A83AF6">
          <w:rPr>
            <w:rFonts w:ascii="Helvetica" w:hAnsi="Helvetica"/>
            <w:color w:val="000000"/>
            <w:sz w:val="22"/>
            <w:szCs w:val="22"/>
            <w:shd w:val="clear" w:color="auto" w:fill="FFFFFF"/>
            <w:lang w:val="en-US"/>
          </w:rPr>
          <w:t xml:space="preserve">insightful </w:t>
        </w:r>
      </w:ins>
      <w:r>
        <w:rPr>
          <w:rFonts w:ascii="Helvetica" w:hAnsi="Helvetica"/>
          <w:color w:val="000000"/>
          <w:sz w:val="22"/>
          <w:szCs w:val="22"/>
          <w:shd w:val="clear" w:color="auto" w:fill="FFFFFF"/>
          <w:lang w:val="en-US"/>
        </w:rPr>
        <w:t>comments.</w:t>
      </w:r>
    </w:p>
    <w:p w14:paraId="5F23C60D" w14:textId="77777777" w:rsidR="009216F2" w:rsidRDefault="009216F2">
      <w:pPr>
        <w:rPr>
          <w:rFonts w:ascii="Helvetica" w:hAnsi="Helvetica"/>
          <w:color w:val="000000"/>
          <w:sz w:val="22"/>
          <w:szCs w:val="22"/>
          <w:shd w:val="clear" w:color="auto" w:fill="FFFFFF"/>
          <w:lang w:val="en-US"/>
        </w:rPr>
      </w:pPr>
    </w:p>
    <w:p w14:paraId="77C9FB16" w14:textId="77777777" w:rsidR="009216F2" w:rsidRPr="00712860" w:rsidRDefault="009216F2">
      <w:pPr>
        <w:rPr>
          <w:rFonts w:ascii="Helvetica" w:hAnsi="Helvetica"/>
          <w:color w:val="000000"/>
          <w:sz w:val="22"/>
          <w:szCs w:val="22"/>
          <w:shd w:val="clear" w:color="auto" w:fill="FFFFFF"/>
          <w:lang w:val="en-US"/>
        </w:rPr>
      </w:pPr>
    </w:p>
    <w:sectPr w:rsidR="009216F2" w:rsidRPr="0071286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17" w:author="ivan4995@gmail.com" w:date="2026-05-05T17:36:00Z" w:initials="i">
    <w:p w14:paraId="70877B22" w14:textId="77777777" w:rsidR="002018DD" w:rsidRDefault="00B36128">
      <w:pPr>
        <w:pStyle w:val="CommentText"/>
        <w:rPr>
          <w:lang w:val="en-US"/>
        </w:rPr>
      </w:pPr>
      <w:r>
        <w:rPr>
          <w:rStyle w:val="CommentReference"/>
        </w:rPr>
        <w:annotationRef/>
      </w:r>
      <w:r>
        <w:rPr>
          <w:lang w:val="en-US"/>
        </w:rPr>
        <w:t>Not sure this is the right fragment</w:t>
      </w:r>
      <w:r w:rsidR="002018DD">
        <w:rPr>
          <w:lang w:val="en-US"/>
        </w:rPr>
        <w:t xml:space="preserve"> for a solid answer</w:t>
      </w:r>
      <w:r>
        <w:rPr>
          <w:lang w:val="en-US"/>
        </w:rPr>
        <w:t xml:space="preserve">, reviewer asks for evidence for “generality” and we answer that </w:t>
      </w:r>
      <w:r w:rsidR="002018DD">
        <w:rPr>
          <w:lang w:val="en-US"/>
        </w:rPr>
        <w:t>our model is enough for SARS-CoV-2 modeling and in general a good one. There is a chance that reviewer won’t understand that we want to say that this exactly means that our work is general enough for the title claim.</w:t>
      </w:r>
    </w:p>
    <w:p w14:paraId="73959D7F" w14:textId="6CC3A9B8" w:rsidR="00B36128" w:rsidRPr="00B36128" w:rsidRDefault="002018DD">
      <w:pPr>
        <w:pStyle w:val="CommentText"/>
        <w:rPr>
          <w:lang w:val="en-US"/>
        </w:rPr>
      </w:pPr>
      <w:r>
        <w:rPr>
          <w:lang w:val="en-US"/>
        </w:rPr>
        <w:t>I might be wrong, though and just don’t give them enough credit…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59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4A931" w16cex:dateUtc="2026-05-05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59D7F" w16cid:durableId="2DA4A9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an4995@gmail.com">
    <w15:presenceInfo w15:providerId="Windows Live" w15:userId="5f2ca59b9e73ce2e"/>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15361"/>
    <w:rsid w:val="00022F23"/>
    <w:rsid w:val="00024629"/>
    <w:rsid w:val="0003368C"/>
    <w:rsid w:val="00033F23"/>
    <w:rsid w:val="000371F4"/>
    <w:rsid w:val="00043A85"/>
    <w:rsid w:val="00043D3A"/>
    <w:rsid w:val="00047B35"/>
    <w:rsid w:val="00050A3A"/>
    <w:rsid w:val="00053D5A"/>
    <w:rsid w:val="00054F84"/>
    <w:rsid w:val="000633B8"/>
    <w:rsid w:val="00064A43"/>
    <w:rsid w:val="0007243A"/>
    <w:rsid w:val="00082298"/>
    <w:rsid w:val="00087634"/>
    <w:rsid w:val="00090F01"/>
    <w:rsid w:val="000976D6"/>
    <w:rsid w:val="000977C9"/>
    <w:rsid w:val="000A07F9"/>
    <w:rsid w:val="000A3EB3"/>
    <w:rsid w:val="000A411F"/>
    <w:rsid w:val="000A5E9E"/>
    <w:rsid w:val="000A605C"/>
    <w:rsid w:val="000C51D9"/>
    <w:rsid w:val="000C7C3E"/>
    <w:rsid w:val="000D57E9"/>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6146D"/>
    <w:rsid w:val="00177FDD"/>
    <w:rsid w:val="001801DA"/>
    <w:rsid w:val="0018032E"/>
    <w:rsid w:val="001819BB"/>
    <w:rsid w:val="00182872"/>
    <w:rsid w:val="001A4009"/>
    <w:rsid w:val="001A728B"/>
    <w:rsid w:val="001B1543"/>
    <w:rsid w:val="001B3EC4"/>
    <w:rsid w:val="001C04C4"/>
    <w:rsid w:val="001C3D07"/>
    <w:rsid w:val="001C3FD8"/>
    <w:rsid w:val="001C4480"/>
    <w:rsid w:val="001D1973"/>
    <w:rsid w:val="001D4ACE"/>
    <w:rsid w:val="001E0746"/>
    <w:rsid w:val="001F0B30"/>
    <w:rsid w:val="001F0DE7"/>
    <w:rsid w:val="001F52AF"/>
    <w:rsid w:val="001F5F81"/>
    <w:rsid w:val="001F7E3C"/>
    <w:rsid w:val="002018DD"/>
    <w:rsid w:val="00202CAE"/>
    <w:rsid w:val="0021263C"/>
    <w:rsid w:val="0021438F"/>
    <w:rsid w:val="00215670"/>
    <w:rsid w:val="00216930"/>
    <w:rsid w:val="00216D96"/>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5134"/>
    <w:rsid w:val="0028795A"/>
    <w:rsid w:val="002929BC"/>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1FD"/>
    <w:rsid w:val="00300643"/>
    <w:rsid w:val="003058EF"/>
    <w:rsid w:val="00311305"/>
    <w:rsid w:val="00313288"/>
    <w:rsid w:val="0031623F"/>
    <w:rsid w:val="00325179"/>
    <w:rsid w:val="00330336"/>
    <w:rsid w:val="00334403"/>
    <w:rsid w:val="00341C65"/>
    <w:rsid w:val="00342B06"/>
    <w:rsid w:val="0034353E"/>
    <w:rsid w:val="00352890"/>
    <w:rsid w:val="003552A3"/>
    <w:rsid w:val="003558C2"/>
    <w:rsid w:val="003621B2"/>
    <w:rsid w:val="00362A9E"/>
    <w:rsid w:val="00363582"/>
    <w:rsid w:val="00363E82"/>
    <w:rsid w:val="00374ED2"/>
    <w:rsid w:val="00375979"/>
    <w:rsid w:val="003850ED"/>
    <w:rsid w:val="00385B51"/>
    <w:rsid w:val="00393ED4"/>
    <w:rsid w:val="00394A37"/>
    <w:rsid w:val="00396881"/>
    <w:rsid w:val="003A4288"/>
    <w:rsid w:val="003A78A9"/>
    <w:rsid w:val="003B1697"/>
    <w:rsid w:val="003B4ABF"/>
    <w:rsid w:val="003B77F9"/>
    <w:rsid w:val="003C44DC"/>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13B07"/>
    <w:rsid w:val="0042408F"/>
    <w:rsid w:val="004328D7"/>
    <w:rsid w:val="004372A3"/>
    <w:rsid w:val="0044599D"/>
    <w:rsid w:val="00453226"/>
    <w:rsid w:val="004537A8"/>
    <w:rsid w:val="0045680E"/>
    <w:rsid w:val="00457934"/>
    <w:rsid w:val="0047006F"/>
    <w:rsid w:val="00473A9D"/>
    <w:rsid w:val="00475836"/>
    <w:rsid w:val="004816A1"/>
    <w:rsid w:val="004840CD"/>
    <w:rsid w:val="004904C3"/>
    <w:rsid w:val="00497D8D"/>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C3376"/>
    <w:rsid w:val="005C4FC1"/>
    <w:rsid w:val="005D412E"/>
    <w:rsid w:val="005E3D14"/>
    <w:rsid w:val="005F0D2E"/>
    <w:rsid w:val="005F2885"/>
    <w:rsid w:val="005F62E6"/>
    <w:rsid w:val="00602B02"/>
    <w:rsid w:val="00610180"/>
    <w:rsid w:val="0061286B"/>
    <w:rsid w:val="006144CA"/>
    <w:rsid w:val="00620546"/>
    <w:rsid w:val="00620991"/>
    <w:rsid w:val="00623600"/>
    <w:rsid w:val="00624595"/>
    <w:rsid w:val="006329A7"/>
    <w:rsid w:val="00650E7A"/>
    <w:rsid w:val="00651EC8"/>
    <w:rsid w:val="00660F68"/>
    <w:rsid w:val="00661198"/>
    <w:rsid w:val="0066602C"/>
    <w:rsid w:val="006729DA"/>
    <w:rsid w:val="00676B33"/>
    <w:rsid w:val="006868C3"/>
    <w:rsid w:val="00690F67"/>
    <w:rsid w:val="0069296F"/>
    <w:rsid w:val="00694CD2"/>
    <w:rsid w:val="006A4193"/>
    <w:rsid w:val="006B01F5"/>
    <w:rsid w:val="006B740A"/>
    <w:rsid w:val="006C22C3"/>
    <w:rsid w:val="006C4FA8"/>
    <w:rsid w:val="006D1C99"/>
    <w:rsid w:val="006D2D13"/>
    <w:rsid w:val="006D3C98"/>
    <w:rsid w:val="006D6FA2"/>
    <w:rsid w:val="006D7A73"/>
    <w:rsid w:val="006E25FD"/>
    <w:rsid w:val="006E310E"/>
    <w:rsid w:val="006F0687"/>
    <w:rsid w:val="006F7ED3"/>
    <w:rsid w:val="00700632"/>
    <w:rsid w:val="00706B61"/>
    <w:rsid w:val="00712860"/>
    <w:rsid w:val="00712A1E"/>
    <w:rsid w:val="00715326"/>
    <w:rsid w:val="00715E3D"/>
    <w:rsid w:val="00720DBE"/>
    <w:rsid w:val="00725182"/>
    <w:rsid w:val="0073356B"/>
    <w:rsid w:val="00736FBD"/>
    <w:rsid w:val="007418E4"/>
    <w:rsid w:val="007519C8"/>
    <w:rsid w:val="00760E66"/>
    <w:rsid w:val="00761C88"/>
    <w:rsid w:val="00762528"/>
    <w:rsid w:val="007648DF"/>
    <w:rsid w:val="00766F36"/>
    <w:rsid w:val="00767709"/>
    <w:rsid w:val="00770C77"/>
    <w:rsid w:val="00775FBA"/>
    <w:rsid w:val="007806B7"/>
    <w:rsid w:val="0078222D"/>
    <w:rsid w:val="00786D68"/>
    <w:rsid w:val="007913D4"/>
    <w:rsid w:val="007962D6"/>
    <w:rsid w:val="00796FB4"/>
    <w:rsid w:val="007A34F5"/>
    <w:rsid w:val="007A4437"/>
    <w:rsid w:val="007B2C1B"/>
    <w:rsid w:val="007B758F"/>
    <w:rsid w:val="007B7742"/>
    <w:rsid w:val="007C0420"/>
    <w:rsid w:val="007C0936"/>
    <w:rsid w:val="007C6318"/>
    <w:rsid w:val="007D4B91"/>
    <w:rsid w:val="007D71E7"/>
    <w:rsid w:val="007E3764"/>
    <w:rsid w:val="007F0434"/>
    <w:rsid w:val="007F4A31"/>
    <w:rsid w:val="00800C6D"/>
    <w:rsid w:val="00813C95"/>
    <w:rsid w:val="00814C4B"/>
    <w:rsid w:val="0081594F"/>
    <w:rsid w:val="008202F2"/>
    <w:rsid w:val="008247AD"/>
    <w:rsid w:val="00832391"/>
    <w:rsid w:val="0084049B"/>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11A"/>
    <w:rsid w:val="00915908"/>
    <w:rsid w:val="00915D34"/>
    <w:rsid w:val="00917E22"/>
    <w:rsid w:val="00917F60"/>
    <w:rsid w:val="00921262"/>
    <w:rsid w:val="009216F2"/>
    <w:rsid w:val="00923E6D"/>
    <w:rsid w:val="00927DA9"/>
    <w:rsid w:val="00940AFE"/>
    <w:rsid w:val="00945810"/>
    <w:rsid w:val="00952580"/>
    <w:rsid w:val="00955CAE"/>
    <w:rsid w:val="0096356A"/>
    <w:rsid w:val="00977924"/>
    <w:rsid w:val="009830BA"/>
    <w:rsid w:val="009A1697"/>
    <w:rsid w:val="009A2D24"/>
    <w:rsid w:val="009A3B16"/>
    <w:rsid w:val="009B0FE6"/>
    <w:rsid w:val="009C12B1"/>
    <w:rsid w:val="009D7091"/>
    <w:rsid w:val="009D7342"/>
    <w:rsid w:val="009E149F"/>
    <w:rsid w:val="009E243A"/>
    <w:rsid w:val="009E4D70"/>
    <w:rsid w:val="009F1552"/>
    <w:rsid w:val="009F4F56"/>
    <w:rsid w:val="00A010EE"/>
    <w:rsid w:val="00A0525F"/>
    <w:rsid w:val="00A057CC"/>
    <w:rsid w:val="00A12DD4"/>
    <w:rsid w:val="00A13369"/>
    <w:rsid w:val="00A16507"/>
    <w:rsid w:val="00A203D9"/>
    <w:rsid w:val="00A20EBC"/>
    <w:rsid w:val="00A23778"/>
    <w:rsid w:val="00A27538"/>
    <w:rsid w:val="00A3243B"/>
    <w:rsid w:val="00A5090F"/>
    <w:rsid w:val="00A54A42"/>
    <w:rsid w:val="00A64CCB"/>
    <w:rsid w:val="00A65A6B"/>
    <w:rsid w:val="00A66017"/>
    <w:rsid w:val="00A66333"/>
    <w:rsid w:val="00A769CB"/>
    <w:rsid w:val="00A770A6"/>
    <w:rsid w:val="00A77921"/>
    <w:rsid w:val="00A83243"/>
    <w:rsid w:val="00A83AF6"/>
    <w:rsid w:val="00A85993"/>
    <w:rsid w:val="00AB419D"/>
    <w:rsid w:val="00AB7219"/>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775D3"/>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5A69"/>
    <w:rsid w:val="00BD0B49"/>
    <w:rsid w:val="00BD18C0"/>
    <w:rsid w:val="00BD1A82"/>
    <w:rsid w:val="00BD5978"/>
    <w:rsid w:val="00BE6168"/>
    <w:rsid w:val="00BE7B90"/>
    <w:rsid w:val="00BF2836"/>
    <w:rsid w:val="00BF358F"/>
    <w:rsid w:val="00BF4414"/>
    <w:rsid w:val="00C04E14"/>
    <w:rsid w:val="00C07ADF"/>
    <w:rsid w:val="00C12884"/>
    <w:rsid w:val="00C27258"/>
    <w:rsid w:val="00C328C6"/>
    <w:rsid w:val="00C348CC"/>
    <w:rsid w:val="00C51793"/>
    <w:rsid w:val="00C53AA4"/>
    <w:rsid w:val="00C551DA"/>
    <w:rsid w:val="00C62C19"/>
    <w:rsid w:val="00C65604"/>
    <w:rsid w:val="00C67628"/>
    <w:rsid w:val="00C7140A"/>
    <w:rsid w:val="00C72480"/>
    <w:rsid w:val="00C72CC4"/>
    <w:rsid w:val="00C73E12"/>
    <w:rsid w:val="00C75B06"/>
    <w:rsid w:val="00C7646C"/>
    <w:rsid w:val="00C771A0"/>
    <w:rsid w:val="00C82D58"/>
    <w:rsid w:val="00C8797A"/>
    <w:rsid w:val="00C90772"/>
    <w:rsid w:val="00C90CFE"/>
    <w:rsid w:val="00C92D0F"/>
    <w:rsid w:val="00C953F2"/>
    <w:rsid w:val="00C964EB"/>
    <w:rsid w:val="00CA5559"/>
    <w:rsid w:val="00CB0546"/>
    <w:rsid w:val="00CC2F32"/>
    <w:rsid w:val="00CD2769"/>
    <w:rsid w:val="00CD3B15"/>
    <w:rsid w:val="00CE6A0F"/>
    <w:rsid w:val="00CF26C0"/>
    <w:rsid w:val="00CF36AD"/>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841A1"/>
    <w:rsid w:val="00D97404"/>
    <w:rsid w:val="00D97BF5"/>
    <w:rsid w:val="00DA1E9B"/>
    <w:rsid w:val="00DA53B9"/>
    <w:rsid w:val="00DB0F89"/>
    <w:rsid w:val="00DB31FB"/>
    <w:rsid w:val="00DB7C89"/>
    <w:rsid w:val="00DC4164"/>
    <w:rsid w:val="00DC4E2D"/>
    <w:rsid w:val="00DC6C88"/>
    <w:rsid w:val="00DD0184"/>
    <w:rsid w:val="00DE027A"/>
    <w:rsid w:val="00DE081B"/>
    <w:rsid w:val="00DE0FC7"/>
    <w:rsid w:val="00DE32E6"/>
    <w:rsid w:val="00DF5819"/>
    <w:rsid w:val="00E00E09"/>
    <w:rsid w:val="00E01A67"/>
    <w:rsid w:val="00E03940"/>
    <w:rsid w:val="00E24495"/>
    <w:rsid w:val="00E25845"/>
    <w:rsid w:val="00E26319"/>
    <w:rsid w:val="00E27239"/>
    <w:rsid w:val="00E369EA"/>
    <w:rsid w:val="00E41E7B"/>
    <w:rsid w:val="00E43292"/>
    <w:rsid w:val="00E4451D"/>
    <w:rsid w:val="00E4521C"/>
    <w:rsid w:val="00E47A1D"/>
    <w:rsid w:val="00E50B5F"/>
    <w:rsid w:val="00E546CA"/>
    <w:rsid w:val="00E55EFD"/>
    <w:rsid w:val="00E57460"/>
    <w:rsid w:val="00E607B9"/>
    <w:rsid w:val="00E610F3"/>
    <w:rsid w:val="00E615F8"/>
    <w:rsid w:val="00E61A5A"/>
    <w:rsid w:val="00E65018"/>
    <w:rsid w:val="00E82AF9"/>
    <w:rsid w:val="00E9148E"/>
    <w:rsid w:val="00E94510"/>
    <w:rsid w:val="00E9571B"/>
    <w:rsid w:val="00E97FE4"/>
    <w:rsid w:val="00EA5642"/>
    <w:rsid w:val="00EB0B01"/>
    <w:rsid w:val="00EB1D8F"/>
    <w:rsid w:val="00EB3BC4"/>
    <w:rsid w:val="00EB50E0"/>
    <w:rsid w:val="00EB5733"/>
    <w:rsid w:val="00EB7593"/>
    <w:rsid w:val="00EC4918"/>
    <w:rsid w:val="00EE4BEB"/>
    <w:rsid w:val="00EF5072"/>
    <w:rsid w:val="00EF5695"/>
    <w:rsid w:val="00EF5D2A"/>
    <w:rsid w:val="00EF654A"/>
    <w:rsid w:val="00F024CC"/>
    <w:rsid w:val="00F067AC"/>
    <w:rsid w:val="00F174F1"/>
    <w:rsid w:val="00F251B5"/>
    <w:rsid w:val="00F26121"/>
    <w:rsid w:val="00F27379"/>
    <w:rsid w:val="00F3110B"/>
    <w:rsid w:val="00F31215"/>
    <w:rsid w:val="00F31CE8"/>
    <w:rsid w:val="00F370B2"/>
    <w:rsid w:val="00F40B43"/>
    <w:rsid w:val="00F42DD9"/>
    <w:rsid w:val="00F47157"/>
    <w:rsid w:val="00F5569D"/>
    <w:rsid w:val="00F6129A"/>
    <w:rsid w:val="00F659E0"/>
    <w:rsid w:val="00F72A5A"/>
    <w:rsid w:val="00F877C6"/>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29"/>
    <w:rPr>
      <w:rFonts w:eastAsiaTheme="majorEastAsia" w:cstheme="majorBidi"/>
      <w:color w:val="272727" w:themeColor="text1" w:themeTint="D8"/>
    </w:rPr>
  </w:style>
  <w:style w:type="paragraph" w:styleId="Title">
    <w:name w:val="Title"/>
    <w:basedOn w:val="Normal"/>
    <w:next w:val="Normal"/>
    <w:link w:val="TitleChar"/>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529"/>
    <w:rPr>
      <w:i/>
      <w:iCs/>
      <w:color w:val="404040" w:themeColor="text1" w:themeTint="BF"/>
    </w:rPr>
  </w:style>
  <w:style w:type="paragraph" w:styleId="ListParagraph">
    <w:name w:val="List Paragraph"/>
    <w:basedOn w:val="Normal"/>
    <w:uiPriority w:val="34"/>
    <w:qFormat/>
    <w:rsid w:val="00133529"/>
    <w:pPr>
      <w:ind w:left="720"/>
      <w:contextualSpacing/>
    </w:pPr>
  </w:style>
  <w:style w:type="character" w:styleId="IntenseEmphasis">
    <w:name w:val="Intense Emphasis"/>
    <w:basedOn w:val="DefaultParagraphFont"/>
    <w:uiPriority w:val="21"/>
    <w:qFormat/>
    <w:rsid w:val="00133529"/>
    <w:rPr>
      <w:i/>
      <w:iCs/>
      <w:color w:val="2F5496" w:themeColor="accent1" w:themeShade="BF"/>
    </w:rPr>
  </w:style>
  <w:style w:type="paragraph" w:styleId="IntenseQuote">
    <w:name w:val="Intense Quote"/>
    <w:basedOn w:val="Normal"/>
    <w:next w:val="Normal"/>
    <w:link w:val="IntenseQuoteChar"/>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529"/>
    <w:rPr>
      <w:i/>
      <w:iCs/>
      <w:color w:val="2F5496" w:themeColor="accent1" w:themeShade="BF"/>
    </w:rPr>
  </w:style>
  <w:style w:type="character" w:styleId="IntenseReference">
    <w:name w:val="Intense Reference"/>
    <w:basedOn w:val="DefaultParagraphFont"/>
    <w:uiPriority w:val="32"/>
    <w:qFormat/>
    <w:rsid w:val="00133529"/>
    <w:rPr>
      <w:b/>
      <w:bCs/>
      <w:smallCaps/>
      <w:color w:val="2F5496" w:themeColor="accent1" w:themeShade="BF"/>
      <w:spacing w:val="5"/>
    </w:rPr>
  </w:style>
  <w:style w:type="character" w:customStyle="1" w:styleId="apple-converted-space">
    <w:name w:val="apple-converted-space"/>
    <w:basedOn w:val="DefaultParagraphFont"/>
    <w:rsid w:val="00133529"/>
  </w:style>
  <w:style w:type="character" w:styleId="Hyperlink">
    <w:name w:val="Hyperlink"/>
    <w:basedOn w:val="DefaultParagraphFont"/>
    <w:uiPriority w:val="99"/>
    <w:semiHidden/>
    <w:unhideWhenUsed/>
    <w:rsid w:val="00133529"/>
    <w:rPr>
      <w:color w:val="0000FF"/>
      <w:u w:val="single"/>
    </w:rPr>
  </w:style>
  <w:style w:type="character" w:styleId="FollowedHyperlink">
    <w:name w:val="FollowedHyperlink"/>
    <w:basedOn w:val="DefaultParagraphFont"/>
    <w:uiPriority w:val="99"/>
    <w:semiHidden/>
    <w:unhideWhenUsed/>
    <w:rsid w:val="00B42A61"/>
    <w:rPr>
      <w:color w:val="954F72" w:themeColor="followedHyperlink"/>
      <w:u w:val="single"/>
    </w:rPr>
  </w:style>
  <w:style w:type="paragraph" w:styleId="Revision">
    <w:name w:val="Revision"/>
    <w:hidden/>
    <w:uiPriority w:val="99"/>
    <w:semiHidden/>
    <w:rsid w:val="003B77F9"/>
  </w:style>
  <w:style w:type="character" w:styleId="CommentReference">
    <w:name w:val="annotation reference"/>
    <w:basedOn w:val="DefaultParagraphFont"/>
    <w:uiPriority w:val="99"/>
    <w:semiHidden/>
    <w:unhideWhenUsed/>
    <w:rsid w:val="00B36128"/>
    <w:rPr>
      <w:sz w:val="16"/>
      <w:szCs w:val="16"/>
    </w:rPr>
  </w:style>
  <w:style w:type="paragraph" w:styleId="CommentText">
    <w:name w:val="annotation text"/>
    <w:basedOn w:val="Normal"/>
    <w:link w:val="CommentTextChar"/>
    <w:uiPriority w:val="99"/>
    <w:semiHidden/>
    <w:unhideWhenUsed/>
    <w:rsid w:val="00B36128"/>
    <w:rPr>
      <w:sz w:val="20"/>
      <w:szCs w:val="20"/>
    </w:rPr>
  </w:style>
  <w:style w:type="character" w:customStyle="1" w:styleId="CommentTextChar">
    <w:name w:val="Comment Text Char"/>
    <w:basedOn w:val="DefaultParagraphFont"/>
    <w:link w:val="CommentText"/>
    <w:uiPriority w:val="99"/>
    <w:semiHidden/>
    <w:rsid w:val="00B36128"/>
    <w:rPr>
      <w:sz w:val="20"/>
      <w:szCs w:val="20"/>
    </w:rPr>
  </w:style>
  <w:style w:type="paragraph" w:styleId="CommentSubject">
    <w:name w:val="annotation subject"/>
    <w:basedOn w:val="CommentText"/>
    <w:next w:val="CommentText"/>
    <w:link w:val="CommentSubjectChar"/>
    <w:uiPriority w:val="99"/>
    <w:semiHidden/>
    <w:unhideWhenUsed/>
    <w:rsid w:val="00B36128"/>
    <w:rPr>
      <w:b/>
      <w:bCs/>
    </w:rPr>
  </w:style>
  <w:style w:type="character" w:customStyle="1" w:styleId="CommentSubjectChar">
    <w:name w:val="Comment Subject Char"/>
    <w:basedOn w:val="CommentTextChar"/>
    <w:link w:val="CommentSubject"/>
    <w:uiPriority w:val="99"/>
    <w:semiHidden/>
    <w:rsid w:val="00B361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plos.org/plosgenetics/article?id=10.1371/journal.pgen.1001301" TargetMode="External"/><Relationship Id="rId11" Type="http://schemas.openxmlformats.org/officeDocument/2006/relationships/fontTable" Target="fontTable.xml"/><Relationship Id="rId5" Type="http://schemas.openxmlformats.org/officeDocument/2006/relationships/hyperlink" Target="https://www.pnas.org/doi/full/10.1073/pnas.2012331117" TargetMode="External"/><Relationship Id="rId10" Type="http://schemas.microsoft.com/office/2018/08/relationships/commentsExtensible" Target="commentsExtensible.xml"/><Relationship Id="rId4" Type="http://schemas.openxmlformats.org/officeDocument/2006/relationships/hyperlink" Target="https://journals.plos.org/plospathogens/article?id=10.1371/journal.ppat.1009669" TargetMode="Externa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12</Pages>
  <Words>11724</Words>
  <Characters>66832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48</cp:revision>
  <dcterms:created xsi:type="dcterms:W3CDTF">2026-05-05T16:54:00Z</dcterms:created>
  <dcterms:modified xsi:type="dcterms:W3CDTF">2026-05-06T23:25:00Z</dcterms:modified>
</cp:coreProperties>
</file>