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3980A" w14:textId="5C28BB0D" w:rsidR="00563697" w:rsidRDefault="00563697" w:rsidP="00563697">
      <w:pPr>
        <w:jc w:val="center"/>
        <w:rPr>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lang w:val="en-US"/>
        </w:rPr>
        <w:t>Reply to Reviewers</w:t>
      </w:r>
    </w:p>
    <w:p w14:paraId="219CB62B" w14:textId="14055E4C" w:rsidR="00563697" w:rsidRPr="00BA5067" w:rsidRDefault="00563697" w:rsidP="00563697">
      <w:pPr>
        <w:jc w:val="center"/>
        <w:rPr>
          <w:rFonts w:ascii="Helvetica" w:hAnsi="Helvetica"/>
          <w:color w:val="000000"/>
          <w:sz w:val="22"/>
          <w:szCs w:val="22"/>
          <w:shd w:val="clear" w:color="auto" w:fill="FFFFFF"/>
          <w:lang w:val="en-US"/>
        </w:rPr>
      </w:pPr>
    </w:p>
    <w:p w14:paraId="2CFF58CF" w14:textId="628D476C" w:rsidR="00563697" w:rsidRPr="00BA5067" w:rsidRDefault="00563697" w:rsidP="00563697">
      <w:pPr>
        <w:rPr>
          <w:rFonts w:ascii="Helvetica" w:hAnsi="Helvetica"/>
          <w:color w:val="000000"/>
          <w:sz w:val="22"/>
          <w:szCs w:val="22"/>
          <w:shd w:val="clear" w:color="auto" w:fill="FFFFFF"/>
          <w:lang w:val="en-US"/>
        </w:rPr>
      </w:pPr>
      <w:r w:rsidRPr="00BA5067">
        <w:rPr>
          <w:rFonts w:ascii="Helvetica" w:hAnsi="Helvetica"/>
          <w:color w:val="000000"/>
          <w:sz w:val="22"/>
          <w:szCs w:val="22"/>
          <w:shd w:val="clear" w:color="auto" w:fill="FFFFFF"/>
          <w:lang w:val="en-US"/>
        </w:rPr>
        <w:t>Line numbers</w:t>
      </w:r>
      <w:r w:rsidR="00BA5067">
        <w:rPr>
          <w:rFonts w:ascii="Helvetica" w:hAnsi="Helvetica"/>
          <w:color w:val="000000"/>
          <w:sz w:val="22"/>
          <w:szCs w:val="22"/>
          <w:shd w:val="clear" w:color="auto" w:fill="FFFFFF"/>
          <w:lang w:val="en-US"/>
        </w:rPr>
        <w:t xml:space="preserve"> given below</w:t>
      </w:r>
      <w:r w:rsidRPr="00BA5067">
        <w:rPr>
          <w:rFonts w:ascii="Helvetica" w:hAnsi="Helvetica"/>
          <w:color w:val="000000"/>
          <w:sz w:val="22"/>
          <w:szCs w:val="22"/>
          <w:shd w:val="clear" w:color="auto" w:fill="FFFFFF"/>
          <w:lang w:val="en-US"/>
        </w:rPr>
        <w:t xml:space="preserve"> correspond to the </w:t>
      </w:r>
      <w:r w:rsidR="00BA5067" w:rsidRPr="00BA5067">
        <w:rPr>
          <w:rFonts w:ascii="Helvetica" w:hAnsi="Helvetica"/>
          <w:color w:val="000000"/>
          <w:sz w:val="22"/>
          <w:szCs w:val="22"/>
          <w:shd w:val="clear" w:color="auto" w:fill="FFFFFF"/>
          <w:lang w:val="en-US"/>
        </w:rPr>
        <w:t xml:space="preserve">revised manuscript </w:t>
      </w:r>
      <w:r w:rsidRPr="00BA5067">
        <w:rPr>
          <w:rFonts w:ascii="Helvetica" w:hAnsi="Helvetica"/>
          <w:color w:val="000000"/>
          <w:sz w:val="22"/>
          <w:szCs w:val="22"/>
          <w:shd w:val="clear" w:color="auto" w:fill="FFFFFF"/>
          <w:lang w:val="en-US"/>
        </w:rPr>
        <w:t>version with highlighted changes.</w:t>
      </w:r>
    </w:p>
    <w:p w14:paraId="046FBB88" w14:textId="77777777" w:rsidR="00563697" w:rsidRDefault="00563697">
      <w:pPr>
        <w:rPr>
          <w:rFonts w:ascii="Helvetica" w:hAnsi="Helvetica"/>
          <w:b/>
          <w:color w:val="000000"/>
          <w:sz w:val="22"/>
          <w:szCs w:val="22"/>
          <w:shd w:val="clear" w:color="auto" w:fill="FFFFFF"/>
        </w:rPr>
      </w:pPr>
    </w:p>
    <w:p w14:paraId="1B728C51" w14:textId="76DC81E2" w:rsidR="00C90772" w:rsidRPr="003552A3" w:rsidRDefault="00133529">
      <w:pPr>
        <w:rPr>
          <w:rFonts w:ascii="Helvetica" w:hAnsi="Helvetica"/>
          <w:b/>
          <w:color w:val="000000"/>
          <w:sz w:val="22"/>
          <w:szCs w:val="22"/>
        </w:rPr>
      </w:pPr>
      <w:r w:rsidRPr="003552A3">
        <w:rPr>
          <w:rFonts w:ascii="Helvetica" w:hAnsi="Helvetica"/>
          <w:b/>
          <w:color w:val="000000"/>
          <w:sz w:val="22"/>
          <w:szCs w:val="22"/>
          <w:shd w:val="clear" w:color="auto" w:fill="FFFFFF"/>
        </w:rPr>
        <w:t>Reviewer #1 :</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r w:rsidRPr="003552A3">
        <w:rPr>
          <w:rFonts w:ascii="Helvetica" w:hAnsi="Helvetica"/>
          <w:b/>
          <w:color w:val="000000"/>
          <w:sz w:val="22"/>
          <w:szCs w:val="22"/>
        </w:rPr>
        <w:br/>
      </w:r>
      <w:r w:rsidRPr="003552A3">
        <w:rPr>
          <w:rFonts w:ascii="Helvetica" w:hAnsi="Helvetica"/>
          <w:b/>
          <w:color w:val="000000"/>
          <w:sz w:val="22"/>
          <w:szCs w:val="22"/>
          <w:shd w:val="clear" w:color="auto" w:fill="FFFFFF"/>
        </w:rPr>
        <w:t>Likhachev and Rouzine explore how accurately epistatic interaction can be measured from genetic diversity data using a method they previously developed. They first generate synthetic data and investigate how well the method discovers the ground truth and then apply the method to SARS-CoV-2 data.</w:t>
      </w:r>
      <w:r w:rsidRPr="003552A3">
        <w:rPr>
          <w:rStyle w:val="apple-converted-space"/>
          <w:rFonts w:ascii="Helvetica" w:hAnsi="Helvetica"/>
          <w:b/>
          <w:color w:val="000000"/>
          <w:sz w:val="22"/>
          <w:szCs w:val="22"/>
          <w:shd w:val="clear" w:color="auto" w:fill="FFFFFF"/>
        </w:rPr>
        <w:t> </w:t>
      </w:r>
      <w:r w:rsidRPr="003552A3">
        <w:rPr>
          <w:rFonts w:ascii="Helvetica" w:hAnsi="Helvetica"/>
          <w:b/>
          <w:color w:val="000000"/>
          <w:sz w:val="22"/>
          <w:szCs w:val="22"/>
        </w:rPr>
        <w:br/>
      </w:r>
    </w:p>
    <w:p w14:paraId="4C1210E1" w14:textId="444CC9F2" w:rsidR="00C90772" w:rsidRPr="003552A3" w:rsidRDefault="00E24495">
      <w:pPr>
        <w:rPr>
          <w:rFonts w:ascii="Helvetica" w:hAnsi="Helvetica"/>
          <w:color w:val="000000"/>
          <w:sz w:val="22"/>
          <w:szCs w:val="22"/>
          <w:lang w:val="en-US"/>
        </w:rPr>
      </w:pPr>
      <w:r>
        <w:rPr>
          <w:rFonts w:ascii="Helvetica" w:hAnsi="Helvetica"/>
          <w:color w:val="000000"/>
          <w:sz w:val="22"/>
          <w:szCs w:val="22"/>
          <w:lang w:val="en-US"/>
        </w:rPr>
        <w:t>T</w:t>
      </w:r>
      <w:r w:rsidR="00C90772" w:rsidRPr="003552A3">
        <w:rPr>
          <w:rFonts w:ascii="Helvetica" w:hAnsi="Helvetica"/>
          <w:color w:val="000000"/>
          <w:sz w:val="22"/>
          <w:szCs w:val="22"/>
          <w:lang w:val="en-US"/>
        </w:rPr>
        <w:t xml:space="preserve">hank </w:t>
      </w:r>
      <w:r>
        <w:rPr>
          <w:rFonts w:ascii="Helvetica" w:hAnsi="Helvetica"/>
          <w:color w:val="000000"/>
          <w:sz w:val="22"/>
          <w:szCs w:val="22"/>
          <w:lang w:val="en-US"/>
        </w:rPr>
        <w:t>you</w:t>
      </w:r>
      <w:r w:rsidR="00C90772" w:rsidRPr="003552A3">
        <w:rPr>
          <w:rFonts w:ascii="Helvetica" w:hAnsi="Helvetica"/>
          <w:color w:val="000000"/>
          <w:sz w:val="22"/>
          <w:szCs w:val="22"/>
          <w:lang w:val="en-US"/>
        </w:rPr>
        <w:t xml:space="preserve"> for </w:t>
      </w:r>
      <w:r w:rsidR="00FA7AC1">
        <w:rPr>
          <w:rFonts w:ascii="Helvetica" w:hAnsi="Helvetica"/>
          <w:color w:val="000000"/>
          <w:sz w:val="22"/>
          <w:szCs w:val="22"/>
          <w:lang w:val="en-US"/>
        </w:rPr>
        <w:t>describing</w:t>
      </w:r>
      <w:r w:rsidR="00C90772" w:rsidRPr="003552A3">
        <w:rPr>
          <w:rFonts w:ascii="Helvetica" w:hAnsi="Helvetica"/>
          <w:color w:val="000000"/>
          <w:sz w:val="22"/>
          <w:szCs w:val="22"/>
          <w:lang w:val="en-US"/>
        </w:rPr>
        <w:t xml:space="preserve"> the structure of our work</w:t>
      </w:r>
      <w:r w:rsidR="00AD179B">
        <w:rPr>
          <w:rFonts w:ascii="Helvetica" w:hAnsi="Helvetica"/>
          <w:color w:val="000000"/>
          <w:sz w:val="22"/>
          <w:szCs w:val="22"/>
          <w:lang w:val="en-US"/>
        </w:rPr>
        <w:t xml:space="preserve"> </w:t>
      </w:r>
      <w:r w:rsidR="00AD179B" w:rsidRPr="003552A3">
        <w:rPr>
          <w:rFonts w:ascii="Helvetica" w:hAnsi="Helvetica"/>
          <w:color w:val="000000"/>
          <w:sz w:val="22"/>
          <w:szCs w:val="22"/>
          <w:lang w:val="en-US"/>
        </w:rPr>
        <w:t>correctly</w:t>
      </w:r>
      <w:r w:rsidR="00C90772" w:rsidRPr="003552A3">
        <w:rPr>
          <w:rFonts w:ascii="Helvetica" w:hAnsi="Helvetica"/>
          <w:color w:val="000000"/>
          <w:sz w:val="22"/>
          <w:szCs w:val="22"/>
          <w:lang w:val="en-US"/>
        </w:rPr>
        <w:t>.</w:t>
      </w:r>
    </w:p>
    <w:p w14:paraId="22B92D03" w14:textId="77777777"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xml:space="preserve">If I understand correctly, what the authors refer to as mutation spectrum is essentially the distribution of Hamming distances from a consensus sequence. </w:t>
      </w:r>
    </w:p>
    <w:p w14:paraId="6F2AAF58" w14:textId="6BB2AAF2" w:rsidR="00C90772" w:rsidRPr="003552A3" w:rsidRDefault="00C90772">
      <w:pPr>
        <w:rPr>
          <w:rFonts w:ascii="Helvetica" w:hAnsi="Helvetica"/>
          <w:b/>
          <w:color w:val="000000"/>
          <w:sz w:val="22"/>
          <w:szCs w:val="22"/>
          <w:shd w:val="clear" w:color="auto" w:fill="FFFFFF"/>
        </w:rPr>
      </w:pPr>
    </w:p>
    <w:p w14:paraId="4054F422" w14:textId="35972DEB" w:rsidR="00C90772" w:rsidRPr="0028795A" w:rsidRDefault="001C04C4">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Yes</w:t>
      </w:r>
      <w:r w:rsidR="00141783" w:rsidRPr="0028795A">
        <w:rPr>
          <w:rFonts w:ascii="Helvetica" w:hAnsi="Helvetica"/>
          <w:color w:val="000000"/>
          <w:sz w:val="22"/>
          <w:szCs w:val="22"/>
          <w:shd w:val="clear" w:color="auto" w:fill="FFFFFF"/>
          <w:lang w:val="en-US"/>
        </w:rPr>
        <w:t>.</w:t>
      </w:r>
    </w:p>
    <w:p w14:paraId="335C0182" w14:textId="77777777" w:rsidR="00C90772" w:rsidRPr="003552A3" w:rsidRDefault="00C90772">
      <w:pPr>
        <w:rPr>
          <w:rFonts w:ascii="Helvetica" w:hAnsi="Helvetica"/>
          <w:b/>
          <w:color w:val="000000"/>
          <w:sz w:val="22"/>
          <w:szCs w:val="22"/>
          <w:shd w:val="clear" w:color="auto" w:fill="FFFFFF"/>
        </w:rPr>
      </w:pPr>
    </w:p>
    <w:p w14:paraId="1A14139D" w14:textId="5395C2B8" w:rsidR="00C90772"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 have two points here: (i) why not compare to a reference sequence? </w:t>
      </w:r>
    </w:p>
    <w:p w14:paraId="54A6229C" w14:textId="77777777" w:rsidR="00C90772" w:rsidRPr="003552A3" w:rsidRDefault="00C90772">
      <w:pPr>
        <w:rPr>
          <w:rFonts w:ascii="Helvetica" w:hAnsi="Helvetica"/>
          <w:color w:val="000000"/>
          <w:sz w:val="22"/>
          <w:szCs w:val="22"/>
          <w:shd w:val="clear" w:color="auto" w:fill="FFFFFF"/>
        </w:rPr>
      </w:pPr>
    </w:p>
    <w:p w14:paraId="081A9703" w14:textId="7F9680FB" w:rsidR="00C90772" w:rsidRPr="00311305" w:rsidRDefault="003B77F9">
      <w:pPr>
        <w:rPr>
          <w:rFonts w:ascii="Helvetica" w:hAnsi="Helvetica"/>
          <w:color w:val="000000"/>
          <w:sz w:val="22"/>
          <w:szCs w:val="22"/>
          <w:shd w:val="clear" w:color="auto" w:fill="FFFFFF"/>
          <w:lang w:val="en-US"/>
        </w:rPr>
      </w:pPr>
      <w:ins w:id="0" w:author="ivan4995@gmail.com" w:date="2026-05-05T16:39:00Z">
        <w:r>
          <w:rPr>
            <w:rFonts w:ascii="Helvetica" w:hAnsi="Helvetica"/>
            <w:color w:val="000000"/>
            <w:sz w:val="22"/>
            <w:szCs w:val="22"/>
            <w:shd w:val="clear" w:color="auto" w:fill="FFFFFF"/>
            <w:lang w:val="en-US"/>
          </w:rPr>
          <w:t>Now</w:t>
        </w:r>
      </w:ins>
      <w:ins w:id="1" w:author="ivan4995@gmail.com" w:date="2026-05-05T16:38:00Z">
        <w:r>
          <w:rPr>
            <w:rFonts w:ascii="Helvetica" w:hAnsi="Helvetica"/>
            <w:color w:val="000000"/>
            <w:sz w:val="22"/>
            <w:szCs w:val="22"/>
            <w:shd w:val="clear" w:color="auto" w:fill="FFFFFF"/>
            <w:lang w:val="en-US"/>
          </w:rPr>
          <w:t xml:space="preserve"> in revised version we compare to</w:t>
        </w:r>
      </w:ins>
      <w:ins w:id="2" w:author="ivan4995@gmail.com" w:date="2026-05-05T16:39:00Z">
        <w:r>
          <w:rPr>
            <w:rFonts w:ascii="Helvetica" w:hAnsi="Helvetica"/>
            <w:color w:val="000000"/>
            <w:sz w:val="22"/>
            <w:szCs w:val="22"/>
            <w:shd w:val="clear" w:color="auto" w:fill="FFFFFF"/>
            <w:lang w:val="en-US"/>
          </w:rPr>
          <w:t xml:space="preserve"> Wuhan variant</w:t>
        </w:r>
      </w:ins>
      <w:ins w:id="3" w:author="ivan4995@gmail.com" w:date="2026-05-05T16:38:00Z">
        <w:r>
          <w:rPr>
            <w:rFonts w:ascii="Helvetica" w:hAnsi="Helvetica"/>
            <w:color w:val="000000"/>
            <w:sz w:val="22"/>
            <w:szCs w:val="22"/>
            <w:shd w:val="clear" w:color="auto" w:fill="FFFFFF"/>
            <w:lang w:val="en-US"/>
          </w:rPr>
          <w:t xml:space="preserve"> a</w:t>
        </w:r>
      </w:ins>
      <w:ins w:id="4" w:author="ivan4995@gmail.com" w:date="2026-05-05T16:39:00Z">
        <w:r>
          <w:rPr>
            <w:rFonts w:ascii="Helvetica" w:hAnsi="Helvetica"/>
            <w:color w:val="000000"/>
            <w:sz w:val="22"/>
            <w:szCs w:val="22"/>
            <w:shd w:val="clear" w:color="auto" w:fill="FFFFFF"/>
            <w:lang w:val="en-US"/>
          </w:rPr>
          <w:t>s a</w:t>
        </w:r>
      </w:ins>
      <w:ins w:id="5" w:author="ivan4995@gmail.com" w:date="2026-05-05T16:38:00Z">
        <w:r>
          <w:rPr>
            <w:rFonts w:ascii="Helvetica" w:hAnsi="Helvetica"/>
            <w:color w:val="000000"/>
            <w:sz w:val="22"/>
            <w:szCs w:val="22"/>
            <w:shd w:val="clear" w:color="auto" w:fill="FFFFFF"/>
            <w:lang w:val="en-US"/>
          </w:rPr>
          <w:t xml:space="preserve"> reference sequence</w:t>
        </w:r>
      </w:ins>
      <w:del w:id="6" w:author="ivan4995@gmail.com" w:date="2026-05-05T16:38:00Z">
        <w:r w:rsidR="00E50B5F" w:rsidDel="003B77F9">
          <w:rPr>
            <w:rFonts w:ascii="Helvetica" w:hAnsi="Helvetica"/>
            <w:color w:val="000000"/>
            <w:sz w:val="22"/>
            <w:szCs w:val="22"/>
            <w:shd w:val="clear" w:color="auto" w:fill="FFFFFF"/>
            <w:lang w:val="en-US"/>
          </w:rPr>
          <w:delText>W</w:delText>
        </w:r>
        <w:r w:rsidR="0066602C" w:rsidDel="003B77F9">
          <w:rPr>
            <w:rFonts w:ascii="Helvetica" w:hAnsi="Helvetica"/>
            <w:color w:val="000000"/>
            <w:sz w:val="22"/>
            <w:szCs w:val="22"/>
            <w:shd w:val="clear" w:color="auto" w:fill="FFFFFF"/>
            <w:lang w:val="en-US"/>
          </w:rPr>
          <w:delText>e</w:delText>
        </w:r>
        <w:r w:rsidR="004C61A0" w:rsidRPr="003552A3" w:rsidDel="003B77F9">
          <w:rPr>
            <w:rFonts w:ascii="Helvetica" w:hAnsi="Helvetica"/>
            <w:color w:val="000000"/>
            <w:sz w:val="22"/>
            <w:szCs w:val="22"/>
            <w:shd w:val="clear" w:color="auto" w:fill="FFFFFF"/>
            <w:lang w:val="en-US"/>
          </w:rPr>
          <w:delText xml:space="preserve"> </w:delText>
        </w:r>
        <w:r w:rsidR="00E25845" w:rsidDel="003B77F9">
          <w:rPr>
            <w:rFonts w:ascii="Helvetica" w:hAnsi="Helvetica"/>
            <w:color w:val="000000"/>
            <w:sz w:val="22"/>
            <w:szCs w:val="22"/>
            <w:shd w:val="clear" w:color="auto" w:fill="FFFFFF"/>
            <w:lang w:val="en-US"/>
          </w:rPr>
          <w:delText xml:space="preserve">do </w:delText>
        </w:r>
        <w:r w:rsidR="00C90772" w:rsidRPr="003552A3" w:rsidDel="003B77F9">
          <w:rPr>
            <w:rFonts w:ascii="Helvetica" w:hAnsi="Helvetica"/>
            <w:color w:val="000000"/>
            <w:sz w:val="22"/>
            <w:szCs w:val="22"/>
            <w:shd w:val="clear" w:color="auto" w:fill="FFFFFF"/>
            <w:lang w:val="en-US"/>
          </w:rPr>
          <w:delText>compa</w:delText>
        </w:r>
      </w:del>
      <w:del w:id="7" w:author="ivan4995@gmail.com" w:date="2026-05-05T16:37:00Z">
        <w:r w:rsidR="00C90772" w:rsidRPr="003552A3" w:rsidDel="003B77F9">
          <w:rPr>
            <w:rFonts w:ascii="Helvetica" w:hAnsi="Helvetica"/>
            <w:color w:val="000000"/>
            <w:sz w:val="22"/>
            <w:szCs w:val="22"/>
            <w:shd w:val="clear" w:color="auto" w:fill="FFFFFF"/>
            <w:lang w:val="en-US"/>
          </w:rPr>
          <w:delText xml:space="preserve">re </w:delText>
        </w:r>
        <w:r w:rsidR="004C61A0" w:rsidRPr="003552A3" w:rsidDel="003B77F9">
          <w:rPr>
            <w:rFonts w:ascii="Helvetica" w:hAnsi="Helvetica"/>
            <w:color w:val="000000"/>
            <w:sz w:val="22"/>
            <w:szCs w:val="22"/>
            <w:shd w:val="clear" w:color="auto" w:fill="FFFFFF"/>
            <w:lang w:val="en-US"/>
          </w:rPr>
          <w:delText xml:space="preserve">sequences </w:delText>
        </w:r>
        <w:r w:rsidR="00C90772" w:rsidRPr="003552A3" w:rsidDel="003B77F9">
          <w:rPr>
            <w:rFonts w:ascii="Helvetica" w:hAnsi="Helvetica"/>
            <w:color w:val="000000"/>
            <w:sz w:val="22"/>
            <w:szCs w:val="22"/>
            <w:shd w:val="clear" w:color="auto" w:fill="FFFFFF"/>
            <w:lang w:val="en-US"/>
          </w:rPr>
          <w:delText xml:space="preserve">to a reference sequence defined as the consensus </w:delText>
        </w:r>
        <w:r w:rsidR="004C61A0" w:rsidRPr="003552A3" w:rsidDel="003B77F9">
          <w:rPr>
            <w:rFonts w:ascii="Helvetica" w:hAnsi="Helvetica"/>
            <w:color w:val="000000"/>
            <w:sz w:val="22"/>
            <w:szCs w:val="22"/>
            <w:shd w:val="clear" w:color="auto" w:fill="FFFFFF"/>
            <w:lang w:val="en-US"/>
          </w:rPr>
          <w:delText xml:space="preserve">for </w:delText>
        </w:r>
        <w:r w:rsidR="0066602C" w:rsidDel="003B77F9">
          <w:rPr>
            <w:rFonts w:ascii="Helvetica" w:hAnsi="Helvetica"/>
            <w:color w:val="000000"/>
            <w:sz w:val="22"/>
            <w:szCs w:val="22"/>
            <w:shd w:val="clear" w:color="auto" w:fill="FFFFFF"/>
            <w:lang w:val="en-US"/>
          </w:rPr>
          <w:delText>sequences</w:delText>
        </w:r>
        <w:r w:rsidR="00E94510" w:rsidRPr="003552A3" w:rsidDel="003B77F9">
          <w:rPr>
            <w:rFonts w:ascii="Helvetica" w:hAnsi="Helvetica"/>
            <w:color w:val="000000"/>
            <w:sz w:val="22"/>
            <w:szCs w:val="22"/>
            <w:shd w:val="clear" w:color="auto" w:fill="FFFFFF"/>
            <w:lang w:val="en-US"/>
          </w:rPr>
          <w:delText xml:space="preserve"> sampled during the </w:delText>
        </w:r>
        <w:r w:rsidR="004C61A0" w:rsidRPr="003552A3" w:rsidDel="003B77F9">
          <w:rPr>
            <w:rFonts w:ascii="Helvetica" w:hAnsi="Helvetica"/>
            <w:color w:val="000000"/>
            <w:sz w:val="22"/>
            <w:szCs w:val="22"/>
            <w:shd w:val="clear" w:color="auto" w:fill="FFFFFF"/>
            <w:lang w:val="en-US"/>
          </w:rPr>
          <w:delText xml:space="preserve">time period from </w:delText>
        </w:r>
        <w:r w:rsidR="005E3D14" w:rsidRPr="003552A3" w:rsidDel="003B77F9">
          <w:rPr>
            <w:rFonts w:ascii="Helvetica" w:hAnsi="Helvetica"/>
            <w:color w:val="000000"/>
            <w:sz w:val="22"/>
            <w:szCs w:val="22"/>
            <w:shd w:val="clear" w:color="auto" w:fill="FFFFFF"/>
            <w:lang w:val="en-US"/>
          </w:rPr>
          <w:delText>09/24/2020 to 09/25/2021</w:delText>
        </w:r>
        <w:r w:rsidR="004C61A0" w:rsidRPr="003552A3" w:rsidDel="003B77F9">
          <w:rPr>
            <w:rFonts w:ascii="Helvetica" w:hAnsi="Helvetica"/>
            <w:color w:val="000000"/>
            <w:sz w:val="22"/>
            <w:szCs w:val="22"/>
            <w:shd w:val="clear" w:color="auto" w:fill="FFFFFF"/>
            <w:lang w:val="en-US"/>
          </w:rPr>
          <w:delText xml:space="preserve"> (caption to Fig. 2). </w:delText>
        </w:r>
      </w:del>
    </w:p>
    <w:p w14:paraId="114D91FF" w14:textId="77777777" w:rsidR="00C90772" w:rsidRPr="003552A3" w:rsidRDefault="00C90772">
      <w:pPr>
        <w:rPr>
          <w:rFonts w:ascii="Helvetica" w:hAnsi="Helvetica"/>
          <w:color w:val="000000"/>
          <w:sz w:val="22"/>
          <w:szCs w:val="22"/>
          <w:shd w:val="clear" w:color="auto" w:fill="FFFFFF"/>
          <w:lang w:val="en-US"/>
        </w:rPr>
      </w:pPr>
    </w:p>
    <w:p w14:paraId="7ACF6F54" w14:textId="0B4EC20D" w:rsidR="00FE2CC6"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and (ii) there are many sequences that seem far too diverged for the indicated period ending in September 2021. The largest distances from the reference (or a consensus) in Sept 2021 should have been 50, maybe 60 mutations. It seems to me that the alignment is not very clean or that problematic sequences were included in the analysis.</w:t>
      </w:r>
      <w:r w:rsidRPr="003552A3">
        <w:rPr>
          <w:rStyle w:val="apple-converted-space"/>
          <w:rFonts w:ascii="Helvetica" w:hAnsi="Helvetica"/>
          <w:b/>
          <w:color w:val="000000"/>
          <w:sz w:val="22"/>
          <w:szCs w:val="22"/>
          <w:shd w:val="clear" w:color="auto" w:fill="FFFFFF"/>
        </w:rPr>
        <w:t> </w:t>
      </w:r>
    </w:p>
    <w:p w14:paraId="201385D7" w14:textId="7A78DB32" w:rsidR="00FE2CC6" w:rsidRDefault="00FE2CC6">
      <w:pPr>
        <w:rPr>
          <w:ins w:id="8" w:author="ivan4995@gmail.com" w:date="2026-05-05T16:39:00Z"/>
          <w:rStyle w:val="apple-converted-space"/>
          <w:rFonts w:ascii="Helvetica" w:hAnsi="Helvetica"/>
          <w:color w:val="000000"/>
          <w:sz w:val="22"/>
          <w:szCs w:val="22"/>
          <w:shd w:val="clear" w:color="auto" w:fill="FFFFFF"/>
        </w:rPr>
      </w:pPr>
    </w:p>
    <w:p w14:paraId="097DFBB0" w14:textId="24BEF16F" w:rsidR="003B77F9" w:rsidRPr="003B77F9" w:rsidRDefault="003B77F9">
      <w:pPr>
        <w:rPr>
          <w:rStyle w:val="apple-converted-space"/>
          <w:rFonts w:ascii="Helvetica" w:hAnsi="Helvetica"/>
          <w:color w:val="000000"/>
          <w:sz w:val="22"/>
          <w:szCs w:val="22"/>
          <w:shd w:val="clear" w:color="auto" w:fill="FFFFFF"/>
          <w:lang w:val="en-US"/>
          <w:rPrChange w:id="9" w:author="ivan4995@gmail.com" w:date="2026-05-05T16:39:00Z">
            <w:rPr>
              <w:rStyle w:val="apple-converted-space"/>
              <w:rFonts w:ascii="Helvetica" w:hAnsi="Helvetica"/>
              <w:color w:val="000000"/>
              <w:sz w:val="22"/>
              <w:szCs w:val="22"/>
              <w:shd w:val="clear" w:color="auto" w:fill="FFFFFF"/>
            </w:rPr>
          </w:rPrChange>
        </w:rPr>
      </w:pPr>
      <w:ins w:id="10" w:author="ivan4995@gmail.com" w:date="2026-05-05T16:39:00Z">
        <w:r>
          <w:rPr>
            <w:rStyle w:val="apple-converted-space"/>
            <w:rFonts w:ascii="Helvetica" w:hAnsi="Helvetica"/>
            <w:color w:val="000000"/>
            <w:sz w:val="22"/>
            <w:szCs w:val="22"/>
            <w:shd w:val="clear" w:color="auto" w:fill="FFFFFF"/>
            <w:lang w:val="en-US"/>
          </w:rPr>
          <w:t>In revise</w:t>
        </w:r>
      </w:ins>
      <w:ins w:id="11" w:author="ivan4995@gmail.com" w:date="2026-05-05T16:40:00Z">
        <w:r>
          <w:rPr>
            <w:rStyle w:val="apple-converted-space"/>
            <w:rFonts w:ascii="Helvetica" w:hAnsi="Helvetica"/>
            <w:color w:val="000000"/>
            <w:sz w:val="22"/>
            <w:szCs w:val="22"/>
            <w:shd w:val="clear" w:color="auto" w:fill="FFFFFF"/>
            <w:lang w:val="en-US"/>
          </w:rPr>
          <w:t>d version max divergence is 23 m</w:t>
        </w:r>
      </w:ins>
      <w:ins w:id="12" w:author="ivan4995@gmail.com" w:date="2026-05-05T16:41:00Z">
        <w:r>
          <w:rPr>
            <w:rStyle w:val="apple-converted-space"/>
            <w:rFonts w:ascii="Helvetica" w:hAnsi="Helvetica"/>
            <w:color w:val="000000"/>
            <w:sz w:val="22"/>
            <w:szCs w:val="22"/>
            <w:shd w:val="clear" w:color="auto" w:fill="FFFFFF"/>
            <w:lang w:val="en-US"/>
          </w:rPr>
          <w:t>utations</w:t>
        </w:r>
      </w:ins>
    </w:p>
    <w:p w14:paraId="6469C2A1" w14:textId="2BBE51E9" w:rsidR="002C279E" w:rsidRPr="000D7258" w:rsidDel="003B77F9" w:rsidRDefault="002F7269" w:rsidP="002C279E">
      <w:pPr>
        <w:rPr>
          <w:del w:id="13" w:author="ivan4995@gmail.com" w:date="2026-05-05T16:39:00Z"/>
          <w:rFonts w:ascii="Helvetica" w:hAnsi="Helvetica"/>
          <w:color w:val="000000"/>
          <w:sz w:val="22"/>
          <w:szCs w:val="22"/>
          <w:shd w:val="clear" w:color="auto" w:fill="FFFFFF"/>
          <w:lang w:val="en-US"/>
        </w:rPr>
      </w:pPr>
      <w:del w:id="14" w:author="ivan4995@gmail.com" w:date="2026-05-05T16:39:00Z">
        <w:r w:rsidDel="003B77F9">
          <w:rPr>
            <w:rFonts w:ascii="Helvetica" w:hAnsi="Helvetica"/>
            <w:color w:val="000000"/>
            <w:sz w:val="22"/>
            <w:szCs w:val="22"/>
            <w:shd w:val="clear" w:color="auto" w:fill="FFFFFF"/>
            <w:lang w:val="en-US"/>
          </w:rPr>
          <w:delText>There is no</w:delText>
        </w:r>
        <w:r w:rsidR="000D7258" w:rsidDel="003B77F9">
          <w:rPr>
            <w:rFonts w:ascii="Helvetica" w:hAnsi="Helvetica"/>
            <w:color w:val="000000"/>
            <w:sz w:val="22"/>
            <w:szCs w:val="22"/>
            <w:shd w:val="clear" w:color="auto" w:fill="FFFFFF"/>
            <w:lang w:val="en-US"/>
          </w:rPr>
          <w:delText xml:space="preserve"> discrepancy </w:delText>
        </w:r>
        <w:r w:rsidDel="003B77F9">
          <w:rPr>
            <w:rFonts w:ascii="Helvetica" w:hAnsi="Helvetica"/>
            <w:color w:val="000000"/>
            <w:sz w:val="22"/>
            <w:szCs w:val="22"/>
            <w:shd w:val="clear" w:color="auto" w:fill="FFFFFF"/>
            <w:lang w:val="en-US"/>
          </w:rPr>
          <w:delText>between these numbers and our results</w:delText>
        </w:r>
        <w:r w:rsidR="0028795A" w:rsidDel="003B77F9">
          <w:rPr>
            <w:rFonts w:ascii="Helvetica" w:hAnsi="Helvetica"/>
            <w:color w:val="000000"/>
            <w:sz w:val="22"/>
            <w:szCs w:val="22"/>
            <w:shd w:val="clear" w:color="auto" w:fill="FFFFFF"/>
            <w:lang w:val="en-US"/>
          </w:rPr>
          <w:delText xml:space="preserve">. </w:delText>
        </w:r>
        <w:r w:rsidR="002F603F" w:rsidDel="003B77F9">
          <w:rPr>
            <w:rFonts w:ascii="Helvetica" w:hAnsi="Helvetica"/>
            <w:color w:val="000000"/>
            <w:sz w:val="22"/>
            <w:szCs w:val="22"/>
            <w:shd w:val="clear" w:color="auto" w:fill="FFFFFF"/>
            <w:lang w:val="en-US"/>
          </w:rPr>
          <w:delText xml:space="preserve">Almost all </w:delText>
        </w:r>
        <w:r w:rsidR="00133D54" w:rsidRPr="003552A3" w:rsidDel="003B77F9">
          <w:rPr>
            <w:rFonts w:ascii="Helvetica" w:hAnsi="Helvetica"/>
            <w:color w:val="000000"/>
            <w:sz w:val="22"/>
            <w:szCs w:val="22"/>
            <w:shd w:val="clear" w:color="auto" w:fill="FFFFFF"/>
            <w:lang w:val="en-US"/>
          </w:rPr>
          <w:delText>sequences</w:delText>
        </w:r>
        <w:r w:rsidR="00133D54" w:rsidDel="003B77F9">
          <w:rPr>
            <w:rFonts w:ascii="Helvetica" w:hAnsi="Helvetica"/>
            <w:color w:val="000000"/>
            <w:sz w:val="22"/>
            <w:szCs w:val="22"/>
            <w:shd w:val="clear" w:color="auto" w:fill="FFFFFF"/>
            <w:lang w:val="en-US"/>
          </w:rPr>
          <w:delText xml:space="preserve"> in our histogram</w:delText>
        </w:r>
        <w:r w:rsidR="00133D54" w:rsidRPr="003552A3" w:rsidDel="003B77F9">
          <w:rPr>
            <w:rFonts w:ascii="Helvetica" w:hAnsi="Helvetica"/>
            <w:color w:val="000000"/>
            <w:sz w:val="22"/>
            <w:szCs w:val="22"/>
            <w:shd w:val="clear" w:color="auto" w:fill="FFFFFF"/>
            <w:lang w:val="en-US"/>
          </w:rPr>
          <w:delText xml:space="preserve"> have </w:delText>
        </w:r>
        <w:r w:rsidR="00133D54" w:rsidRPr="003552A3" w:rsidDel="003B77F9">
          <w:rPr>
            <w:rFonts w:ascii="Helvetica" w:hAnsi="Helvetica"/>
            <w:color w:val="000000"/>
            <w:sz w:val="22"/>
            <w:szCs w:val="22"/>
            <w:lang w:val="en-US"/>
          </w:rPr>
          <w:delText>less than 70 mutations</w:delText>
        </w:r>
        <w:r w:rsidR="00133D54" w:rsidDel="003B77F9">
          <w:rPr>
            <w:rFonts w:ascii="Helvetica" w:hAnsi="Helvetica"/>
            <w:color w:val="000000"/>
            <w:sz w:val="22"/>
            <w:szCs w:val="22"/>
            <w:lang w:val="en-US"/>
          </w:rPr>
          <w:delText xml:space="preserve"> (Fig. 2)</w:delText>
        </w:r>
        <w:r w:rsidR="00715326" w:rsidDel="003B77F9">
          <w:rPr>
            <w:rFonts w:ascii="Helvetica" w:hAnsi="Helvetica"/>
            <w:color w:val="000000"/>
            <w:sz w:val="22"/>
            <w:szCs w:val="22"/>
            <w:lang w:val="en-US"/>
          </w:rPr>
          <w:delText>, and the</w:delText>
        </w:r>
        <w:r w:rsidR="00133D54" w:rsidDel="003B77F9">
          <w:rPr>
            <w:rFonts w:ascii="Helvetica" w:hAnsi="Helvetica"/>
            <w:color w:val="000000"/>
            <w:sz w:val="22"/>
            <w:szCs w:val="22"/>
            <w:lang w:val="en-US"/>
          </w:rPr>
          <w:delText xml:space="preserve"> slight </w:delText>
        </w:r>
        <w:r w:rsidR="00715E3D" w:rsidDel="003B77F9">
          <w:rPr>
            <w:rFonts w:ascii="Helvetica" w:hAnsi="Helvetica"/>
            <w:color w:val="000000"/>
            <w:sz w:val="22"/>
            <w:szCs w:val="22"/>
            <w:lang w:val="en-US"/>
          </w:rPr>
          <w:delText xml:space="preserve">excess </w:delText>
        </w:r>
        <w:r w:rsidR="002C279E" w:rsidDel="003B77F9">
          <w:rPr>
            <w:rFonts w:ascii="Helvetica" w:hAnsi="Helvetica"/>
            <w:color w:val="000000"/>
            <w:sz w:val="22"/>
            <w:szCs w:val="22"/>
            <w:lang w:val="en-US"/>
          </w:rPr>
          <w:delText xml:space="preserve">of that number </w:delText>
        </w:r>
        <w:r w:rsidR="00715E3D" w:rsidDel="003B77F9">
          <w:rPr>
            <w:rFonts w:ascii="Helvetica" w:hAnsi="Helvetica"/>
            <w:color w:val="000000"/>
            <w:sz w:val="22"/>
            <w:szCs w:val="22"/>
            <w:lang w:val="en-US"/>
          </w:rPr>
          <w:delText>over</w:delText>
        </w:r>
        <w:r w:rsidR="00133D54" w:rsidDel="003B77F9">
          <w:rPr>
            <w:rFonts w:ascii="Helvetica" w:hAnsi="Helvetica"/>
            <w:color w:val="000000"/>
            <w:sz w:val="22"/>
            <w:szCs w:val="22"/>
            <w:lang w:val="en-US"/>
          </w:rPr>
          <w:delText xml:space="preserve"> </w:delText>
        </w:r>
        <w:r w:rsidR="00715E3D" w:rsidDel="003B77F9">
          <w:rPr>
            <w:rFonts w:ascii="Helvetica" w:hAnsi="Helvetica"/>
            <w:color w:val="000000"/>
            <w:sz w:val="22"/>
            <w:szCs w:val="22"/>
            <w:lang w:val="en-US"/>
          </w:rPr>
          <w:delText>50-60</w:delText>
        </w:r>
        <w:r w:rsidR="00133D54" w:rsidDel="003B77F9">
          <w:rPr>
            <w:rFonts w:ascii="Helvetica" w:hAnsi="Helvetica"/>
            <w:color w:val="000000"/>
            <w:sz w:val="22"/>
            <w:szCs w:val="22"/>
            <w:lang w:val="en-US"/>
          </w:rPr>
          <w:delText xml:space="preserve"> is </w:delText>
        </w:r>
        <w:r w:rsidR="000D7258" w:rsidDel="003B77F9">
          <w:rPr>
            <w:rFonts w:ascii="Helvetica" w:hAnsi="Helvetica"/>
            <w:color w:val="000000"/>
            <w:sz w:val="22"/>
            <w:szCs w:val="22"/>
            <w:lang w:val="en-US"/>
          </w:rPr>
          <w:delText xml:space="preserve">probably </w:delText>
        </w:r>
        <w:r w:rsidR="00715326" w:rsidDel="003B77F9">
          <w:rPr>
            <w:rFonts w:ascii="Helvetica" w:hAnsi="Helvetica"/>
            <w:color w:val="000000"/>
            <w:sz w:val="22"/>
            <w:szCs w:val="22"/>
            <w:lang w:val="en-US"/>
          </w:rPr>
          <w:delText>caused by</w:delText>
        </w:r>
        <w:r w:rsidR="00BA4239" w:rsidDel="003B77F9">
          <w:rPr>
            <w:rFonts w:ascii="Helvetica" w:hAnsi="Helvetica"/>
            <w:color w:val="000000"/>
            <w:sz w:val="22"/>
            <w:szCs w:val="22"/>
            <w:lang w:val="en-US"/>
          </w:rPr>
          <w:delText xml:space="preserve"> </w:delText>
        </w:r>
        <w:r w:rsidR="00800C6D" w:rsidDel="003B77F9">
          <w:rPr>
            <w:rFonts w:ascii="Helvetica" w:hAnsi="Helvetica"/>
            <w:color w:val="000000"/>
            <w:sz w:val="22"/>
            <w:szCs w:val="22"/>
            <w:lang w:val="en-US"/>
          </w:rPr>
          <w:delText>considering a sequence set</w:delText>
        </w:r>
        <w:r w:rsidR="00800C6D" w:rsidDel="003B77F9">
          <w:rPr>
            <w:rFonts w:ascii="Helvetica" w:hAnsi="Helvetica"/>
            <w:color w:val="000000"/>
            <w:sz w:val="22"/>
            <w:szCs w:val="22"/>
            <w:shd w:val="clear" w:color="auto" w:fill="FFFFFF"/>
            <w:lang w:val="en-US"/>
          </w:rPr>
          <w:delText xml:space="preserve"> over the period of one year</w:delText>
        </w:r>
        <w:r w:rsidR="000D7258" w:rsidDel="003B77F9">
          <w:rPr>
            <w:rFonts w:ascii="Helvetica" w:hAnsi="Helvetica"/>
            <w:color w:val="000000"/>
            <w:sz w:val="22"/>
            <w:szCs w:val="22"/>
            <w:shd w:val="clear" w:color="auto" w:fill="FFFFFF"/>
            <w:lang w:val="en-US"/>
          </w:rPr>
          <w:delText xml:space="preserve"> and a different choice of consensus</w:delText>
        </w:r>
        <w:r w:rsidR="00800C6D" w:rsidDel="003B77F9">
          <w:rPr>
            <w:rFonts w:ascii="Helvetica" w:hAnsi="Helvetica"/>
            <w:color w:val="000000"/>
            <w:sz w:val="22"/>
            <w:szCs w:val="22"/>
            <w:shd w:val="clear" w:color="auto" w:fill="FFFFFF"/>
            <w:lang w:val="en-US"/>
          </w:rPr>
          <w:delText xml:space="preserve">. </w:delText>
        </w:r>
        <w:r w:rsidR="000D7258" w:rsidDel="003B77F9">
          <w:rPr>
            <w:rFonts w:ascii="Helvetica" w:hAnsi="Helvetica"/>
            <w:color w:val="000000"/>
            <w:sz w:val="22"/>
            <w:szCs w:val="22"/>
            <w:lang w:val="en-US"/>
          </w:rPr>
          <w:delText xml:space="preserve">Moreover, when we excluded the </w:delText>
        </w:r>
        <w:r w:rsidR="00D717F3" w:rsidDel="003B77F9">
          <w:rPr>
            <w:rFonts w:ascii="Helvetica" w:hAnsi="Helvetica"/>
            <w:color w:val="000000"/>
            <w:sz w:val="22"/>
            <w:szCs w:val="22"/>
            <w:lang w:val="en-US"/>
          </w:rPr>
          <w:delText xml:space="preserve">few </w:delText>
        </w:r>
        <w:r w:rsidR="00300643" w:rsidDel="003B77F9">
          <w:rPr>
            <w:rFonts w:ascii="Helvetica" w:hAnsi="Helvetica"/>
            <w:color w:val="000000"/>
            <w:sz w:val="22"/>
            <w:szCs w:val="22"/>
            <w:lang w:val="en-US"/>
          </w:rPr>
          <w:delText xml:space="preserve">sequences creating </w:delText>
        </w:r>
        <w:r w:rsidR="00853C5C" w:rsidRPr="003552A3" w:rsidDel="003B77F9">
          <w:rPr>
            <w:rFonts w:ascii="Helvetica" w:hAnsi="Helvetica"/>
            <w:color w:val="000000"/>
            <w:sz w:val="22"/>
            <w:szCs w:val="22"/>
            <w:lang w:val="en-US"/>
          </w:rPr>
          <w:delText>the small peak at 90</w:delText>
        </w:r>
        <w:r w:rsidR="003B4ABF" w:rsidDel="003B77F9">
          <w:rPr>
            <w:rFonts w:ascii="Helvetica" w:hAnsi="Helvetica"/>
            <w:color w:val="000000"/>
            <w:sz w:val="22"/>
            <w:szCs w:val="22"/>
            <w:lang w:val="en-US"/>
          </w:rPr>
          <w:delText xml:space="preserve"> in Fig. 2</w:delText>
        </w:r>
        <w:r w:rsidR="00853C5C" w:rsidRPr="003552A3" w:rsidDel="003B77F9">
          <w:rPr>
            <w:rFonts w:ascii="Helvetica" w:hAnsi="Helvetica"/>
            <w:color w:val="000000"/>
            <w:sz w:val="22"/>
            <w:szCs w:val="22"/>
            <w:lang w:val="en-US"/>
          </w:rPr>
          <w:delText xml:space="preserve">, </w:delText>
        </w:r>
        <w:r w:rsidR="00DA53B9" w:rsidRPr="003552A3" w:rsidDel="003B77F9">
          <w:rPr>
            <w:rFonts w:ascii="Helvetica" w:hAnsi="Helvetica"/>
            <w:color w:val="000000"/>
            <w:sz w:val="22"/>
            <w:szCs w:val="22"/>
            <w:lang w:val="en-US"/>
          </w:rPr>
          <w:delText xml:space="preserve">we </w:delText>
        </w:r>
        <w:r w:rsidR="000D7258" w:rsidDel="003B77F9">
          <w:rPr>
            <w:rFonts w:ascii="Helvetica" w:hAnsi="Helvetica"/>
            <w:color w:val="000000"/>
            <w:sz w:val="22"/>
            <w:szCs w:val="22"/>
            <w:lang w:val="en-US"/>
          </w:rPr>
          <w:delText>observed</w:delText>
        </w:r>
        <w:r w:rsidR="00DA53B9" w:rsidRPr="003552A3" w:rsidDel="003B77F9">
          <w:rPr>
            <w:rFonts w:ascii="Helvetica" w:hAnsi="Helvetica"/>
            <w:color w:val="000000"/>
            <w:sz w:val="22"/>
            <w:szCs w:val="22"/>
            <w:lang w:val="en-US"/>
          </w:rPr>
          <w:delText xml:space="preserve"> no change </w:delText>
        </w:r>
        <w:r w:rsidR="00DA53B9" w:rsidDel="003B77F9">
          <w:rPr>
            <w:rFonts w:ascii="Helvetica" w:hAnsi="Helvetica"/>
            <w:color w:val="000000"/>
            <w:sz w:val="22"/>
            <w:szCs w:val="22"/>
            <w:lang w:val="en-US"/>
          </w:rPr>
          <w:delText xml:space="preserve">in </w:delText>
        </w:r>
        <w:r w:rsidR="00900125" w:rsidDel="003B77F9">
          <w:rPr>
            <w:rFonts w:ascii="Helvetica" w:hAnsi="Helvetica"/>
            <w:color w:val="000000"/>
            <w:sz w:val="22"/>
            <w:szCs w:val="22"/>
            <w:lang w:val="en-US"/>
          </w:rPr>
          <w:delText xml:space="preserve">final </w:delText>
        </w:r>
        <w:r w:rsidR="00853C5C" w:rsidRPr="003552A3" w:rsidDel="003B77F9">
          <w:rPr>
            <w:rFonts w:ascii="Helvetica" w:hAnsi="Helvetica"/>
            <w:color w:val="000000"/>
            <w:sz w:val="22"/>
            <w:szCs w:val="22"/>
            <w:lang w:val="en-US"/>
          </w:rPr>
          <w:delText>results</w:delText>
        </w:r>
        <w:r w:rsidR="00DA53B9" w:rsidDel="003B77F9">
          <w:rPr>
            <w:rFonts w:ascii="Helvetica" w:hAnsi="Helvetica"/>
            <w:color w:val="000000"/>
            <w:sz w:val="22"/>
            <w:szCs w:val="22"/>
            <w:lang w:val="en-US"/>
          </w:rPr>
          <w:delText xml:space="preserve">, as long as </w:delText>
        </w:r>
        <w:r w:rsidR="00853C5C" w:rsidRPr="003552A3" w:rsidDel="003B77F9">
          <w:rPr>
            <w:rFonts w:ascii="Helvetica" w:hAnsi="Helvetica"/>
            <w:color w:val="000000"/>
            <w:sz w:val="22"/>
            <w:szCs w:val="22"/>
            <w:lang w:val="en-US"/>
          </w:rPr>
          <w:delText>samples are balanced</w:delText>
        </w:r>
        <w:r w:rsidR="00363E82" w:rsidDel="003B77F9">
          <w:rPr>
            <w:rFonts w:ascii="Helvetica" w:hAnsi="Helvetica"/>
            <w:color w:val="000000"/>
            <w:sz w:val="22"/>
            <w:szCs w:val="22"/>
            <w:lang w:val="en-US"/>
          </w:rPr>
          <w:delText xml:space="preserve"> between major variants</w:delText>
        </w:r>
        <w:r w:rsidR="00853C5C" w:rsidRPr="003552A3" w:rsidDel="003B77F9">
          <w:rPr>
            <w:rFonts w:ascii="Helvetica" w:hAnsi="Helvetica"/>
            <w:color w:val="000000"/>
            <w:sz w:val="22"/>
            <w:szCs w:val="22"/>
            <w:lang w:val="en-US"/>
          </w:rPr>
          <w:delText xml:space="preserve"> </w:delText>
        </w:r>
        <w:r w:rsidR="00900125" w:rsidDel="003B77F9">
          <w:rPr>
            <w:rFonts w:ascii="Helvetica" w:hAnsi="Helvetica"/>
            <w:color w:val="000000"/>
            <w:sz w:val="22"/>
            <w:szCs w:val="22"/>
            <w:lang w:val="en-US"/>
          </w:rPr>
          <w:delText>(</w:delText>
        </w:r>
        <w:r w:rsidR="00B35BF0" w:rsidDel="003B77F9">
          <w:rPr>
            <w:rFonts w:ascii="Helvetica" w:hAnsi="Helvetica"/>
            <w:color w:val="000000"/>
            <w:sz w:val="22"/>
            <w:szCs w:val="22"/>
            <w:lang w:val="en-US"/>
          </w:rPr>
          <w:delText xml:space="preserve">compare </w:delText>
        </w:r>
        <w:r w:rsidR="00DA53B9" w:rsidRPr="003552A3" w:rsidDel="003B77F9">
          <w:rPr>
            <w:rFonts w:ascii="Helvetica" w:hAnsi="Helvetica"/>
            <w:color w:val="000000"/>
            <w:sz w:val="22"/>
            <w:szCs w:val="22"/>
            <w:lang w:val="en-US"/>
          </w:rPr>
          <w:delText>Fig. S5</w:delText>
        </w:r>
        <w:r w:rsidR="00900125" w:rsidDel="003B77F9">
          <w:rPr>
            <w:rFonts w:ascii="Helvetica" w:hAnsi="Helvetica"/>
            <w:color w:val="000000"/>
            <w:sz w:val="22"/>
            <w:szCs w:val="22"/>
            <w:lang w:val="en-US"/>
          </w:rPr>
          <w:delText>A, D</w:delText>
        </w:r>
        <w:r w:rsidR="00B35BF0" w:rsidDel="003B77F9">
          <w:rPr>
            <w:rFonts w:ascii="Helvetica" w:hAnsi="Helvetica"/>
            <w:color w:val="000000"/>
            <w:sz w:val="22"/>
            <w:szCs w:val="22"/>
            <w:lang w:val="en-US"/>
          </w:rPr>
          <w:delText xml:space="preserve"> </w:delText>
        </w:r>
        <w:r w:rsidR="00004867" w:rsidRPr="00090F01" w:rsidDel="003B77F9">
          <w:rPr>
            <w:rFonts w:ascii="Helvetica" w:hAnsi="Helvetica"/>
            <w:color w:val="000000"/>
            <w:sz w:val="22"/>
            <w:szCs w:val="22"/>
            <w:lang w:val="en-US"/>
          </w:rPr>
          <w:delText>w</w:delText>
        </w:r>
        <w:r w:rsidR="00004867" w:rsidDel="003B77F9">
          <w:rPr>
            <w:rFonts w:ascii="Helvetica" w:hAnsi="Helvetica"/>
            <w:color w:val="000000"/>
            <w:sz w:val="22"/>
            <w:szCs w:val="22"/>
            <w:lang w:val="en-US"/>
          </w:rPr>
          <w:delText>ith</w:delText>
        </w:r>
        <w:r w:rsidR="00B35BF0" w:rsidDel="003B77F9">
          <w:rPr>
            <w:rFonts w:ascii="Helvetica" w:hAnsi="Helvetica"/>
            <w:color w:val="000000"/>
            <w:sz w:val="22"/>
            <w:szCs w:val="22"/>
            <w:lang w:val="en-US"/>
          </w:rPr>
          <w:delText xml:space="preserve"> Fig. 4A, D</w:delText>
        </w:r>
        <w:r w:rsidR="00853C5C" w:rsidRPr="003552A3" w:rsidDel="003B77F9">
          <w:rPr>
            <w:rFonts w:ascii="Helvetica" w:hAnsi="Helvetica"/>
            <w:color w:val="000000"/>
            <w:sz w:val="22"/>
            <w:szCs w:val="22"/>
            <w:lang w:val="en-US"/>
          </w:rPr>
          <w:delText>)</w:delText>
        </w:r>
        <w:r w:rsidR="00DA53B9" w:rsidDel="003B77F9">
          <w:rPr>
            <w:rFonts w:ascii="Helvetica" w:hAnsi="Helvetica"/>
            <w:color w:val="000000"/>
            <w:sz w:val="22"/>
            <w:szCs w:val="22"/>
            <w:lang w:val="en-US"/>
          </w:rPr>
          <w:delText>.</w:delText>
        </w:r>
        <w:r w:rsidR="002C279E" w:rsidDel="003B77F9">
          <w:rPr>
            <w:rFonts w:ascii="Helvetica" w:hAnsi="Helvetica"/>
            <w:color w:val="000000"/>
            <w:sz w:val="22"/>
            <w:szCs w:val="22"/>
            <w:lang w:val="en-US"/>
          </w:rPr>
          <w:delText xml:space="preserve"> </w:delText>
        </w:r>
      </w:del>
    </w:p>
    <w:p w14:paraId="1317BD89" w14:textId="1993260A" w:rsidR="00766F36" w:rsidRPr="00762528" w:rsidRDefault="00133529" w:rsidP="00CD3B15">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The simulations seem rather unrealistic for the SARS-CoV-2 application. they are initialized as diverse population where every deleterious allele is at frequency 0.45. SARS-CoV-2 started as a monomorphic outbreak and most sites have very low allele frequencies. </w:t>
      </w:r>
      <w:r w:rsidR="00CD3B15" w:rsidRPr="003552A3">
        <w:rPr>
          <w:rFonts w:ascii="Helvetica" w:hAnsi="Helvetica"/>
          <w:b/>
          <w:color w:val="000000"/>
          <w:sz w:val="22"/>
          <w:szCs w:val="22"/>
          <w:shd w:val="clear" w:color="auto" w:fill="FFFFFF"/>
        </w:rPr>
        <w:t xml:space="preserve">Furthermore, results in Fig 1 explore recombination rates of 0.1, 0.5, and 1.0. SARS-CoV-2 recombination rate depend on co-infection and are likely much lower. </w:t>
      </w:r>
      <w:r w:rsidR="00264E6A" w:rsidRPr="003552A3">
        <w:rPr>
          <w:rFonts w:ascii="Helvetica" w:hAnsi="Helvetica"/>
          <w:b/>
          <w:color w:val="000000"/>
          <w:sz w:val="22"/>
          <w:szCs w:val="22"/>
          <w:shd w:val="clear" w:color="auto" w:fill="FFFFFF"/>
        </w:rPr>
        <w:t>Linkage is thus a much more serious proble</w:t>
      </w:r>
      <w:r w:rsidR="00264E6A" w:rsidRPr="003552A3">
        <w:rPr>
          <w:rFonts w:ascii="Helvetica" w:hAnsi="Helvetica"/>
          <w:b/>
          <w:color w:val="000000"/>
          <w:sz w:val="22"/>
          <w:szCs w:val="22"/>
          <w:shd w:val="clear" w:color="auto" w:fill="FFFFFF"/>
          <w:lang w:val="en-US"/>
        </w:rPr>
        <w:t>m</w:t>
      </w:r>
      <w:r w:rsidR="00264E6A">
        <w:rPr>
          <w:rFonts w:ascii="Helvetica" w:hAnsi="Helvetica"/>
          <w:b/>
          <w:color w:val="000000"/>
          <w:sz w:val="22"/>
          <w:szCs w:val="22"/>
          <w:shd w:val="clear" w:color="auto" w:fill="FFFFFF"/>
          <w:lang w:val="en-US"/>
        </w:rPr>
        <w:t>...</w:t>
      </w:r>
    </w:p>
    <w:p w14:paraId="07155571" w14:textId="77777777" w:rsidR="00CD3B15" w:rsidRPr="003552A3" w:rsidRDefault="00CD3B15">
      <w:pPr>
        <w:rPr>
          <w:rFonts w:ascii="Helvetica" w:hAnsi="Helvetica"/>
          <w:color w:val="000000"/>
          <w:sz w:val="22"/>
          <w:szCs w:val="22"/>
          <w:shd w:val="clear" w:color="auto" w:fill="FFFFFF"/>
          <w:lang w:val="en-US"/>
        </w:rPr>
      </w:pPr>
    </w:p>
    <w:p w14:paraId="18F26F23" w14:textId="23647BE4" w:rsidR="00BB2215" w:rsidRPr="00BD1A82" w:rsidRDefault="00900125">
      <w:pPr>
        <w:rPr>
          <w:rFonts w:ascii="Helvetica" w:hAnsi="Helvetica"/>
          <w:color w:val="000000"/>
          <w:sz w:val="22"/>
          <w:szCs w:val="22"/>
          <w:shd w:val="clear" w:color="auto" w:fill="FFFFFF"/>
          <w:lang w:val="en-US"/>
        </w:rPr>
      </w:pPr>
      <w:r w:rsidRPr="00923E6D">
        <w:rPr>
          <w:rFonts w:ascii="Helvetica" w:hAnsi="Helvetica"/>
          <w:color w:val="000000"/>
          <w:sz w:val="22"/>
          <w:szCs w:val="22"/>
          <w:highlight w:val="yellow"/>
          <w:shd w:val="clear" w:color="auto" w:fill="FFFFFF"/>
          <w:lang w:val="en-US"/>
        </w:rPr>
        <w:t>I</w:t>
      </w:r>
      <w:r w:rsidR="00BB2215" w:rsidRPr="00923E6D">
        <w:rPr>
          <w:rFonts w:ascii="Helvetica" w:hAnsi="Helvetica"/>
          <w:color w:val="000000"/>
          <w:sz w:val="22"/>
          <w:szCs w:val="22"/>
          <w:highlight w:val="yellow"/>
          <w:shd w:val="clear" w:color="auto" w:fill="FFFFFF"/>
          <w:lang w:val="en-US"/>
        </w:rPr>
        <w:t xml:space="preserve">n the revised version, we added a new </w:t>
      </w:r>
      <w:r w:rsidR="00151068" w:rsidRPr="00923E6D">
        <w:rPr>
          <w:rFonts w:ascii="Helvetica" w:hAnsi="Helvetica"/>
          <w:color w:val="000000"/>
          <w:sz w:val="22"/>
          <w:szCs w:val="22"/>
          <w:highlight w:val="yellow"/>
          <w:shd w:val="clear" w:color="auto" w:fill="FFFFFF"/>
          <w:lang w:val="en-US"/>
        </w:rPr>
        <w:t>f</w:t>
      </w:r>
      <w:r w:rsidR="00BB2215" w:rsidRPr="00923E6D">
        <w:rPr>
          <w:rFonts w:ascii="Helvetica" w:hAnsi="Helvetica"/>
          <w:color w:val="000000"/>
          <w:sz w:val="22"/>
          <w:szCs w:val="22"/>
          <w:highlight w:val="yellow"/>
          <w:shd w:val="clear" w:color="auto" w:fill="FFFFFF"/>
          <w:lang w:val="en-US"/>
        </w:rPr>
        <w:t>igure</w:t>
      </w:r>
      <w:r w:rsidR="00004867" w:rsidRPr="00923E6D">
        <w:rPr>
          <w:rFonts w:ascii="Helvetica" w:hAnsi="Helvetica"/>
          <w:color w:val="000000"/>
          <w:sz w:val="22"/>
          <w:szCs w:val="22"/>
          <w:highlight w:val="yellow"/>
          <w:shd w:val="clear" w:color="auto" w:fill="FFFFFF"/>
          <w:lang w:val="en-US"/>
        </w:rPr>
        <w:t xml:space="preserve"> (</w:t>
      </w:r>
      <w:r w:rsidR="00BB2215" w:rsidRPr="00923E6D">
        <w:rPr>
          <w:rFonts w:ascii="Helvetica" w:hAnsi="Helvetica"/>
          <w:color w:val="000000"/>
          <w:sz w:val="22"/>
          <w:szCs w:val="22"/>
          <w:highlight w:val="yellow"/>
          <w:shd w:val="clear" w:color="auto" w:fill="FFFFFF"/>
          <w:lang w:val="en-US"/>
        </w:rPr>
        <w:t xml:space="preserve">now Figure </w:t>
      </w:r>
      <w:ins w:id="15" w:author="ivan4995@gmail.com" w:date="2026-05-05T16:42:00Z">
        <w:r w:rsidR="003B77F9">
          <w:rPr>
            <w:rFonts w:ascii="Helvetica" w:hAnsi="Helvetica"/>
            <w:color w:val="000000"/>
            <w:sz w:val="22"/>
            <w:szCs w:val="22"/>
            <w:highlight w:val="yellow"/>
            <w:shd w:val="clear" w:color="auto" w:fill="FFFFFF"/>
            <w:lang w:val="en-US"/>
          </w:rPr>
          <w:t>3</w:t>
        </w:r>
      </w:ins>
      <w:del w:id="16" w:author="ivan4995@gmail.com" w:date="2026-05-05T16:42:00Z">
        <w:r w:rsidR="00BB2215" w:rsidRPr="00923E6D" w:rsidDel="003B77F9">
          <w:rPr>
            <w:rFonts w:ascii="Helvetica" w:hAnsi="Helvetica"/>
            <w:color w:val="000000"/>
            <w:sz w:val="22"/>
            <w:szCs w:val="22"/>
            <w:highlight w:val="yellow"/>
            <w:shd w:val="clear" w:color="auto" w:fill="FFFFFF"/>
            <w:lang w:val="en-US"/>
          </w:rPr>
          <w:delText>2</w:delText>
        </w:r>
      </w:del>
      <w:r w:rsidR="00004867" w:rsidRPr="00923E6D">
        <w:rPr>
          <w:rFonts w:ascii="Helvetica" w:hAnsi="Helvetica"/>
          <w:color w:val="000000"/>
          <w:sz w:val="22"/>
          <w:szCs w:val="22"/>
          <w:highlight w:val="yellow"/>
          <w:shd w:val="clear" w:color="auto" w:fill="FFFFFF"/>
          <w:lang w:val="en-US"/>
        </w:rPr>
        <w:t>)</w:t>
      </w:r>
      <w:r w:rsidR="00BB2215" w:rsidRPr="00923E6D">
        <w:rPr>
          <w:rFonts w:ascii="Helvetica" w:hAnsi="Helvetica"/>
          <w:color w:val="000000"/>
          <w:sz w:val="22"/>
          <w:szCs w:val="22"/>
          <w:highlight w:val="yellow"/>
          <w:shd w:val="clear" w:color="auto" w:fill="FFFFFF"/>
          <w:lang w:val="en-US"/>
        </w:rPr>
        <w:t xml:space="preserve">, where we </w:t>
      </w:r>
      <w:r w:rsidR="00CD3B15" w:rsidRPr="00923E6D">
        <w:rPr>
          <w:rFonts w:ascii="Helvetica" w:hAnsi="Helvetica"/>
          <w:color w:val="000000"/>
          <w:sz w:val="22"/>
          <w:szCs w:val="22"/>
          <w:highlight w:val="yellow"/>
          <w:shd w:val="clear" w:color="auto" w:fill="FFFFFF"/>
          <w:lang w:val="en-US"/>
        </w:rPr>
        <w:t>show</w:t>
      </w:r>
      <w:r w:rsidR="00BB2215" w:rsidRPr="00923E6D">
        <w:rPr>
          <w:rFonts w:ascii="Helvetica" w:hAnsi="Helvetica"/>
          <w:color w:val="000000"/>
          <w:sz w:val="22"/>
          <w:szCs w:val="22"/>
          <w:highlight w:val="yellow"/>
          <w:shd w:val="clear" w:color="auto" w:fill="FFFFFF"/>
          <w:lang w:val="en-US"/>
        </w:rPr>
        <w:t xml:space="preserve"> the </w:t>
      </w:r>
      <w:r w:rsidR="00766F36" w:rsidRPr="00923E6D">
        <w:rPr>
          <w:rFonts w:ascii="Helvetica" w:hAnsi="Helvetica"/>
          <w:color w:val="000000"/>
          <w:sz w:val="22"/>
          <w:szCs w:val="22"/>
          <w:highlight w:val="yellow"/>
          <w:shd w:val="clear" w:color="auto" w:fill="FFFFFF"/>
          <w:lang w:val="en-US"/>
        </w:rPr>
        <w:t xml:space="preserve">detection </w:t>
      </w:r>
      <w:r w:rsidR="00BB2215" w:rsidRPr="00923E6D">
        <w:rPr>
          <w:rFonts w:ascii="Helvetica" w:hAnsi="Helvetica"/>
          <w:color w:val="000000"/>
          <w:sz w:val="22"/>
          <w:szCs w:val="22"/>
          <w:highlight w:val="yellow"/>
          <w:shd w:val="clear" w:color="auto" w:fill="FFFFFF"/>
          <w:lang w:val="en-US"/>
        </w:rPr>
        <w:t>accuracy</w:t>
      </w:r>
      <w:r w:rsidR="00CD3B15" w:rsidRPr="00923E6D">
        <w:rPr>
          <w:rFonts w:ascii="Helvetica" w:hAnsi="Helvetica"/>
          <w:color w:val="000000"/>
          <w:sz w:val="22"/>
          <w:szCs w:val="22"/>
          <w:highlight w:val="yellow"/>
          <w:shd w:val="clear" w:color="auto" w:fill="FFFFFF"/>
          <w:lang w:val="en-US"/>
        </w:rPr>
        <w:t xml:space="preserve"> of the metho</w:t>
      </w:r>
      <w:r w:rsidR="00720DBE" w:rsidRPr="00923E6D">
        <w:rPr>
          <w:rFonts w:ascii="Helvetica" w:hAnsi="Helvetica"/>
          <w:color w:val="000000"/>
          <w:sz w:val="22"/>
          <w:szCs w:val="22"/>
          <w:highlight w:val="yellow"/>
          <w:shd w:val="clear" w:color="auto" w:fill="FFFFFF"/>
          <w:lang w:val="en-US"/>
        </w:rPr>
        <w:t>d</w:t>
      </w:r>
      <w:r w:rsidR="00BB2215" w:rsidRPr="00923E6D">
        <w:rPr>
          <w:rFonts w:ascii="Helvetica" w:hAnsi="Helvetica"/>
          <w:color w:val="000000"/>
          <w:sz w:val="22"/>
          <w:szCs w:val="22"/>
          <w:highlight w:val="yellow"/>
          <w:shd w:val="clear" w:color="auto" w:fill="FFFFFF"/>
          <w:lang w:val="en-US"/>
        </w:rPr>
        <w:t xml:space="preserve"> for the initial monomorphic population</w:t>
      </w:r>
      <w:r w:rsidR="00DA53B9" w:rsidRPr="00923E6D">
        <w:rPr>
          <w:rFonts w:ascii="Helvetica" w:hAnsi="Helvetica"/>
          <w:color w:val="000000"/>
          <w:sz w:val="22"/>
          <w:szCs w:val="22"/>
          <w:highlight w:val="yellow"/>
          <w:shd w:val="clear" w:color="auto" w:fill="FFFFFF"/>
          <w:lang w:val="en-US"/>
        </w:rPr>
        <w:t xml:space="preserve"> with zero recombination</w:t>
      </w:r>
      <w:r w:rsidR="00CD3B15" w:rsidRPr="00923E6D">
        <w:rPr>
          <w:rFonts w:ascii="Helvetica" w:hAnsi="Helvetica"/>
          <w:color w:val="000000"/>
          <w:sz w:val="22"/>
          <w:szCs w:val="22"/>
          <w:highlight w:val="yellow"/>
          <w:shd w:val="clear" w:color="auto" w:fill="FFFFFF"/>
          <w:lang w:val="en-US"/>
        </w:rPr>
        <w:t>.</w:t>
      </w:r>
      <w:r w:rsidR="00766F36" w:rsidRPr="00151068">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 </w:t>
      </w:r>
      <w:r w:rsidR="00BD1A82" w:rsidRPr="003552A3">
        <w:rPr>
          <w:rFonts w:ascii="Helvetica" w:hAnsi="Helvetica"/>
          <w:color w:val="000000"/>
          <w:sz w:val="22"/>
          <w:szCs w:val="22"/>
          <w:shd w:val="clear" w:color="auto" w:fill="FFFFFF"/>
          <w:lang w:val="en-US"/>
        </w:rPr>
        <w:t xml:space="preserve">The case of zero recombination for </w:t>
      </w:r>
      <w:r w:rsidR="00BD1A82">
        <w:rPr>
          <w:rFonts w:ascii="Helvetica" w:hAnsi="Helvetica"/>
          <w:color w:val="000000"/>
          <w:sz w:val="22"/>
          <w:szCs w:val="22"/>
          <w:shd w:val="clear" w:color="auto" w:fill="FFFFFF"/>
          <w:lang w:val="en-US"/>
        </w:rPr>
        <w:t>a</w:t>
      </w:r>
      <w:r w:rsidR="003850ED">
        <w:rPr>
          <w:rFonts w:ascii="Helvetica" w:hAnsi="Helvetica"/>
          <w:color w:val="000000"/>
          <w:sz w:val="22"/>
          <w:szCs w:val="22"/>
          <w:shd w:val="clear" w:color="auto" w:fill="FFFFFF"/>
          <w:lang w:val="en-US"/>
        </w:rPr>
        <w:t>n initially</w:t>
      </w:r>
      <w:r w:rsidR="00BD1A82">
        <w:rPr>
          <w:rFonts w:ascii="Helvetica" w:hAnsi="Helvetica"/>
          <w:color w:val="000000"/>
          <w:sz w:val="22"/>
          <w:szCs w:val="22"/>
          <w:shd w:val="clear" w:color="auto" w:fill="FFFFFF"/>
          <w:lang w:val="en-US"/>
        </w:rPr>
        <w:t xml:space="preserve"> </w:t>
      </w:r>
      <w:r w:rsidR="00BD1A82" w:rsidRPr="003552A3">
        <w:rPr>
          <w:rFonts w:ascii="Helvetica" w:hAnsi="Helvetica"/>
          <w:color w:val="000000"/>
          <w:sz w:val="22"/>
          <w:szCs w:val="22"/>
          <w:shd w:val="clear" w:color="auto" w:fill="FFFFFF"/>
          <w:lang w:val="en-US"/>
        </w:rPr>
        <w:t xml:space="preserve">polymorphic population </w:t>
      </w:r>
      <w:r w:rsidR="00BD1A82">
        <w:rPr>
          <w:rFonts w:ascii="Helvetica" w:hAnsi="Helvetica"/>
          <w:color w:val="000000"/>
          <w:sz w:val="22"/>
          <w:szCs w:val="22"/>
          <w:shd w:val="clear" w:color="auto" w:fill="FFFFFF"/>
          <w:lang w:val="en-US"/>
        </w:rPr>
        <w:t>was</w:t>
      </w:r>
      <w:r w:rsidR="00BD1A82" w:rsidRPr="003552A3">
        <w:rPr>
          <w:rFonts w:ascii="Helvetica" w:hAnsi="Helvetica"/>
          <w:color w:val="000000"/>
          <w:sz w:val="22"/>
          <w:szCs w:val="22"/>
          <w:shd w:val="clear" w:color="auto" w:fill="FFFFFF"/>
          <w:lang w:val="en-US"/>
        </w:rPr>
        <w:t xml:space="preserve"> </w:t>
      </w:r>
      <w:r w:rsidR="00BD1A82">
        <w:rPr>
          <w:rFonts w:ascii="Helvetica" w:hAnsi="Helvetica"/>
          <w:color w:val="000000"/>
          <w:sz w:val="22"/>
          <w:szCs w:val="22"/>
          <w:shd w:val="clear" w:color="auto" w:fill="FFFFFF"/>
          <w:lang w:val="en-US"/>
        </w:rPr>
        <w:t>already</w:t>
      </w:r>
      <w:r w:rsidR="00BD1A82" w:rsidRPr="003552A3">
        <w:rPr>
          <w:rFonts w:ascii="Helvetica" w:hAnsi="Helvetica"/>
          <w:color w:val="000000"/>
          <w:sz w:val="22"/>
          <w:szCs w:val="22"/>
          <w:shd w:val="clear" w:color="auto" w:fill="FFFFFF"/>
          <w:lang w:val="en-US"/>
        </w:rPr>
        <w:t xml:space="preserve"> </w:t>
      </w:r>
      <w:r w:rsidR="00BD1A82">
        <w:rPr>
          <w:rFonts w:ascii="Helvetica" w:hAnsi="Helvetica"/>
          <w:color w:val="000000"/>
          <w:sz w:val="22"/>
          <w:szCs w:val="22"/>
          <w:shd w:val="clear" w:color="auto" w:fill="FFFFFF"/>
          <w:lang w:val="en-US"/>
        </w:rPr>
        <w:t>given i</w:t>
      </w:r>
      <w:r w:rsidR="00BD1A82" w:rsidRPr="003552A3">
        <w:rPr>
          <w:rFonts w:ascii="Helvetica" w:hAnsi="Helvetica"/>
          <w:color w:val="000000"/>
          <w:sz w:val="22"/>
          <w:szCs w:val="22"/>
          <w:shd w:val="clear" w:color="auto" w:fill="FFFFFF"/>
          <w:lang w:val="en-US"/>
        </w:rPr>
        <w:t>n Fig. S2.</w:t>
      </w:r>
      <w:r w:rsidR="00BD1A82">
        <w:rPr>
          <w:rFonts w:ascii="Helvetica" w:hAnsi="Helvetica"/>
          <w:color w:val="000000"/>
          <w:sz w:val="22"/>
          <w:szCs w:val="22"/>
          <w:shd w:val="clear" w:color="auto" w:fill="FFFFFF"/>
          <w:lang w:val="en-US"/>
        </w:rPr>
        <w:t xml:space="preserve"> </w:t>
      </w:r>
      <w:r w:rsidR="002F7F9B">
        <w:rPr>
          <w:rFonts w:ascii="Helvetica" w:hAnsi="Helvetica"/>
          <w:color w:val="000000"/>
          <w:sz w:val="22"/>
          <w:szCs w:val="22"/>
          <w:shd w:val="clear" w:color="auto" w:fill="FFFFFF"/>
          <w:lang w:val="en-US"/>
        </w:rPr>
        <w:t>As expected,</w:t>
      </w:r>
      <w:r w:rsidR="00151068">
        <w:rPr>
          <w:rFonts w:ascii="Helvetica" w:hAnsi="Helvetica"/>
          <w:color w:val="000000"/>
          <w:sz w:val="22"/>
          <w:szCs w:val="22"/>
          <w:shd w:val="clear" w:color="auto" w:fill="FFFFFF"/>
          <w:lang w:val="en-US"/>
        </w:rPr>
        <w:t xml:space="preserve"> the </w:t>
      </w:r>
      <w:r w:rsidR="00264E6A" w:rsidRPr="006D1C99">
        <w:rPr>
          <w:rFonts w:ascii="Helvetica" w:hAnsi="Helvetica"/>
          <w:color w:val="000000"/>
          <w:sz w:val="22"/>
          <w:szCs w:val="22"/>
          <w:shd w:val="clear" w:color="auto" w:fill="FFFFFF"/>
          <w:lang w:val="en-US"/>
        </w:rPr>
        <w:t xml:space="preserve">detection error is higher </w:t>
      </w:r>
      <w:r w:rsidR="00BD1A82">
        <w:rPr>
          <w:rFonts w:ascii="Helvetica" w:hAnsi="Helvetica"/>
          <w:color w:val="000000"/>
          <w:sz w:val="22"/>
          <w:szCs w:val="22"/>
          <w:shd w:val="clear" w:color="auto" w:fill="FFFFFF"/>
          <w:lang w:val="en-US"/>
        </w:rPr>
        <w:t xml:space="preserve">for </w:t>
      </w:r>
      <w:r w:rsidR="00151068">
        <w:rPr>
          <w:rFonts w:ascii="Helvetica" w:hAnsi="Helvetica"/>
          <w:color w:val="000000"/>
          <w:sz w:val="22"/>
          <w:szCs w:val="22"/>
          <w:shd w:val="clear" w:color="auto" w:fill="FFFFFF"/>
          <w:lang w:val="en-US"/>
        </w:rPr>
        <w:t xml:space="preserve">an </w:t>
      </w:r>
      <w:r w:rsidR="00BD1A82">
        <w:rPr>
          <w:rFonts w:ascii="Helvetica" w:hAnsi="Helvetica"/>
          <w:color w:val="000000"/>
          <w:sz w:val="22"/>
          <w:szCs w:val="22"/>
          <w:shd w:val="clear" w:color="auto" w:fill="FFFFFF"/>
          <w:lang w:val="en-US"/>
        </w:rPr>
        <w:t>initially monomorphic</w:t>
      </w:r>
      <w:r w:rsidR="00151068">
        <w:rPr>
          <w:rFonts w:ascii="Helvetica" w:hAnsi="Helvetica"/>
          <w:color w:val="000000"/>
          <w:sz w:val="22"/>
          <w:szCs w:val="22"/>
          <w:shd w:val="clear" w:color="auto" w:fill="FFFFFF"/>
          <w:lang w:val="en-US"/>
        </w:rPr>
        <w:t xml:space="preserve"> population</w:t>
      </w:r>
      <w:r w:rsidR="00BD1A82">
        <w:rPr>
          <w:rFonts w:ascii="Helvetica" w:hAnsi="Helvetica"/>
          <w:color w:val="000000"/>
          <w:sz w:val="22"/>
          <w:szCs w:val="22"/>
          <w:shd w:val="clear" w:color="auto" w:fill="FFFFFF"/>
          <w:lang w:val="en-US"/>
        </w:rPr>
        <w:t xml:space="preserve"> </w:t>
      </w:r>
      <w:r w:rsidR="00151068">
        <w:rPr>
          <w:rFonts w:ascii="Helvetica" w:hAnsi="Helvetica"/>
          <w:color w:val="000000"/>
          <w:sz w:val="22"/>
          <w:szCs w:val="22"/>
          <w:shd w:val="clear" w:color="auto" w:fill="FFFFFF"/>
          <w:lang w:val="en-US"/>
        </w:rPr>
        <w:t>than for an initially polymorphic population</w:t>
      </w:r>
      <w:r w:rsidR="00264E6A" w:rsidRPr="006D1C99">
        <w:rPr>
          <w:rFonts w:ascii="Helvetica" w:hAnsi="Helvetica"/>
          <w:color w:val="000000"/>
          <w:sz w:val="22"/>
          <w:szCs w:val="22"/>
          <w:shd w:val="clear" w:color="auto" w:fill="FFFFFF"/>
          <w:lang w:val="en-US"/>
        </w:rPr>
        <w:t xml:space="preserve">, but </w:t>
      </w:r>
      <w:r w:rsidR="006D1C99">
        <w:rPr>
          <w:rFonts w:ascii="Helvetica" w:hAnsi="Helvetica"/>
          <w:color w:val="000000"/>
          <w:sz w:val="22"/>
          <w:szCs w:val="22"/>
          <w:shd w:val="clear" w:color="auto" w:fill="FFFFFF"/>
          <w:lang w:val="en-US"/>
        </w:rPr>
        <w:t xml:space="preserve">it </w:t>
      </w:r>
      <w:r w:rsidR="00264E6A" w:rsidRPr="006D1C99">
        <w:rPr>
          <w:rFonts w:ascii="Helvetica" w:hAnsi="Helvetica"/>
          <w:color w:val="000000"/>
          <w:sz w:val="22"/>
          <w:szCs w:val="22"/>
          <w:shd w:val="clear" w:color="auto" w:fill="FFFFFF"/>
          <w:lang w:val="en-US"/>
        </w:rPr>
        <w:t xml:space="preserve">does not </w:t>
      </w:r>
      <w:r w:rsidR="006D1C99" w:rsidRPr="006D1C99">
        <w:rPr>
          <w:rFonts w:ascii="Helvetica" w:hAnsi="Helvetica"/>
          <w:color w:val="000000"/>
          <w:sz w:val="22"/>
          <w:szCs w:val="22"/>
          <w:shd w:val="clear" w:color="auto" w:fill="FFFFFF"/>
          <w:lang w:val="en-US"/>
        </w:rPr>
        <w:t>alter</w:t>
      </w:r>
      <w:r w:rsidR="00264E6A" w:rsidRPr="006D1C99">
        <w:rPr>
          <w:rFonts w:ascii="Helvetica" w:hAnsi="Helvetica"/>
          <w:color w:val="000000"/>
          <w:sz w:val="22"/>
          <w:szCs w:val="22"/>
          <w:shd w:val="clear" w:color="auto" w:fill="FFFFFF"/>
          <w:lang w:val="en-US"/>
        </w:rPr>
        <w:t xml:space="preserve"> </w:t>
      </w:r>
      <w:r w:rsidR="006D1C99">
        <w:rPr>
          <w:rFonts w:ascii="Helvetica" w:hAnsi="Helvetica"/>
          <w:color w:val="000000"/>
          <w:sz w:val="22"/>
          <w:szCs w:val="22"/>
          <w:shd w:val="clear" w:color="auto" w:fill="FFFFFF"/>
          <w:lang w:val="en-US"/>
        </w:rPr>
        <w:t xml:space="preserve">the </w:t>
      </w:r>
      <w:r w:rsidR="0022788C">
        <w:rPr>
          <w:rFonts w:ascii="Helvetica" w:hAnsi="Helvetica"/>
          <w:color w:val="000000"/>
          <w:sz w:val="22"/>
          <w:szCs w:val="22"/>
          <w:shd w:val="clear" w:color="auto" w:fill="FFFFFF"/>
          <w:lang w:val="en-US"/>
        </w:rPr>
        <w:t>conclusions</w:t>
      </w:r>
      <w:r w:rsidR="00EB3BC4">
        <w:rPr>
          <w:rFonts w:ascii="Helvetica" w:hAnsi="Helvetica"/>
          <w:color w:val="000000"/>
          <w:sz w:val="22"/>
          <w:szCs w:val="22"/>
          <w:shd w:val="clear" w:color="auto" w:fill="FFFFFF"/>
          <w:lang w:val="en-US"/>
        </w:rPr>
        <w:t>.</w:t>
      </w:r>
    </w:p>
    <w:p w14:paraId="1ABD7B4D" w14:textId="77777777" w:rsidR="00CD3B15" w:rsidRPr="003552A3" w:rsidRDefault="00CD3B15">
      <w:pPr>
        <w:rPr>
          <w:rFonts w:ascii="Helvetica" w:hAnsi="Helvetica"/>
          <w:color w:val="000000"/>
          <w:sz w:val="22"/>
          <w:szCs w:val="22"/>
          <w:shd w:val="clear" w:color="auto" w:fill="FFFFFF"/>
          <w:lang w:val="en-US"/>
        </w:rPr>
      </w:pPr>
    </w:p>
    <w:p w14:paraId="04567410" w14:textId="178DDD7F" w:rsidR="00E94510" w:rsidRPr="00E4521C" w:rsidRDefault="00264E6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 xml:space="preserve">... </w:t>
      </w:r>
      <w:r w:rsidR="00133529" w:rsidRPr="003552A3">
        <w:rPr>
          <w:rFonts w:ascii="Helvetica" w:hAnsi="Helvetica"/>
          <w:b/>
          <w:color w:val="000000"/>
          <w:sz w:val="22"/>
          <w:szCs w:val="22"/>
          <w:shd w:val="clear" w:color="auto" w:fill="FFFFFF"/>
        </w:rPr>
        <w:t>and most previous approaches have used independent mutation events for fitness estimation.</w:t>
      </w:r>
      <w:r w:rsidR="00133529" w:rsidRPr="003552A3">
        <w:rPr>
          <w:rStyle w:val="apple-converted-space"/>
          <w:rFonts w:ascii="Helvetica" w:hAnsi="Helvetica"/>
          <w:b/>
          <w:color w:val="000000"/>
          <w:sz w:val="22"/>
          <w:szCs w:val="22"/>
          <w:shd w:val="clear" w:color="auto" w:fill="FFFFFF"/>
        </w:rPr>
        <w:t> </w:t>
      </w:r>
    </w:p>
    <w:p w14:paraId="76B1FBD3" w14:textId="77777777" w:rsidR="00E94510" w:rsidRPr="003552A3" w:rsidRDefault="00E94510">
      <w:pPr>
        <w:rPr>
          <w:rStyle w:val="apple-converted-space"/>
          <w:rFonts w:ascii="Helvetica" w:hAnsi="Helvetica"/>
          <w:color w:val="000000"/>
          <w:sz w:val="22"/>
          <w:szCs w:val="22"/>
          <w:shd w:val="clear" w:color="auto" w:fill="FFFFFF"/>
        </w:rPr>
      </w:pPr>
    </w:p>
    <w:p w14:paraId="78E7CB8D" w14:textId="101D8260" w:rsidR="006D1C99" w:rsidRDefault="006D1C9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This</w:t>
      </w:r>
      <w:r w:rsidR="00264E6A">
        <w:rPr>
          <w:rStyle w:val="apple-converted-space"/>
          <w:rFonts w:ascii="Helvetica" w:hAnsi="Helvetica"/>
          <w:color w:val="000000"/>
          <w:sz w:val="22"/>
          <w:szCs w:val="22"/>
          <w:shd w:val="clear" w:color="auto" w:fill="FFFFFF"/>
          <w:lang w:val="en-US"/>
        </w:rPr>
        <w:t xml:space="preserve"> is a different topic</w:t>
      </w:r>
      <w:r w:rsidR="00F47157">
        <w:rPr>
          <w:rStyle w:val="apple-converted-space"/>
          <w:rFonts w:ascii="Helvetica" w:hAnsi="Helvetica"/>
          <w:color w:val="000000"/>
          <w:sz w:val="22"/>
          <w:szCs w:val="22"/>
          <w:shd w:val="clear" w:color="auto" w:fill="FFFFFF"/>
          <w:lang w:val="en-US"/>
        </w:rPr>
        <w:t>,</w:t>
      </w:r>
      <w:r w:rsidR="00264E6A">
        <w:rPr>
          <w:rStyle w:val="apple-converted-space"/>
          <w:rFonts w:ascii="Helvetica" w:hAnsi="Helvetica"/>
          <w:color w:val="000000"/>
          <w:sz w:val="22"/>
          <w:szCs w:val="22"/>
          <w:shd w:val="clear" w:color="auto" w:fill="FFFFFF"/>
          <w:lang w:val="en-US"/>
        </w:rPr>
        <w:t xml:space="preserve"> see our new preprint on fitness effect estimation: </w:t>
      </w:r>
    </w:p>
    <w:p w14:paraId="7FD49D06" w14:textId="71B165ED" w:rsidR="006D1C99" w:rsidRDefault="00264E6A">
      <w:pPr>
        <w:rPr>
          <w:rStyle w:val="apple-converted-space"/>
          <w:rFonts w:ascii="Helvetica" w:hAnsi="Helvetica"/>
          <w:color w:val="000000"/>
          <w:sz w:val="22"/>
          <w:szCs w:val="22"/>
          <w:shd w:val="clear" w:color="auto" w:fill="FFFFFF"/>
          <w:lang w:val="en-US"/>
        </w:rPr>
      </w:pPr>
      <w:r w:rsidRPr="00264E6A">
        <w:rPr>
          <w:rStyle w:val="apple-converted-space"/>
          <w:rFonts w:ascii="Helvetica" w:hAnsi="Helvetica"/>
          <w:color w:val="000000"/>
          <w:sz w:val="22"/>
          <w:szCs w:val="22"/>
          <w:shd w:val="clear" w:color="auto" w:fill="FFFFFF"/>
          <w:lang w:val="en-US"/>
        </w:rPr>
        <w:t>https://www.biorxiv.org/content/10.1101/2025.11.26.690712v1</w:t>
      </w:r>
    </w:p>
    <w:p w14:paraId="4B37D80C" w14:textId="0753D7AF" w:rsidR="0030064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xml:space="preserve">Is there any biological context or rationalization for the interacting pairs flagged by the method? </w:t>
      </w:r>
    </w:p>
    <w:p w14:paraId="0F13286A" w14:textId="77777777" w:rsidR="00300643" w:rsidRDefault="00300643">
      <w:pPr>
        <w:rPr>
          <w:rFonts w:ascii="Helvetica" w:hAnsi="Helvetica"/>
          <w:b/>
          <w:color w:val="000000"/>
          <w:sz w:val="22"/>
          <w:szCs w:val="22"/>
          <w:shd w:val="clear" w:color="auto" w:fill="FFFFFF"/>
        </w:rPr>
      </w:pPr>
    </w:p>
    <w:p w14:paraId="6FBC3074" w14:textId="7D36EFD1" w:rsidR="00300643" w:rsidRPr="00300643" w:rsidRDefault="00300643">
      <w:pPr>
        <w:rPr>
          <w:rFonts w:ascii="Helvetica" w:hAnsi="Helvetica"/>
          <w:color w:val="000000"/>
          <w:sz w:val="22"/>
          <w:szCs w:val="22"/>
          <w:shd w:val="clear" w:color="auto" w:fill="FFFFFF"/>
          <w:lang w:val="en-US"/>
        </w:rPr>
      </w:pPr>
      <w:del w:id="17" w:author="ivan4995@gmail.com" w:date="2026-05-05T16:43:00Z">
        <w:r w:rsidRPr="00300643" w:rsidDel="00CA5559">
          <w:rPr>
            <w:rFonts w:ascii="Helvetica" w:hAnsi="Helvetica"/>
            <w:color w:val="000000"/>
            <w:sz w:val="22"/>
            <w:szCs w:val="22"/>
            <w:shd w:val="clear" w:color="auto" w:fill="FFFFFF"/>
            <w:lang w:val="en-US"/>
          </w:rPr>
          <w:delText xml:space="preserve">We </w:delText>
        </w:r>
        <w:r w:rsidR="00E9148E" w:rsidDel="00CA5559">
          <w:rPr>
            <w:rFonts w:ascii="Helvetica" w:hAnsi="Helvetica"/>
            <w:color w:val="000000"/>
            <w:sz w:val="22"/>
            <w:szCs w:val="22"/>
            <w:shd w:val="clear" w:color="auto" w:fill="FFFFFF"/>
            <w:lang w:val="en-US"/>
          </w:rPr>
          <w:delText>do not know</w:delText>
        </w:r>
        <w:r w:rsidR="00EB3BC4" w:rsidDel="00CA5559">
          <w:rPr>
            <w:rFonts w:ascii="Helvetica" w:hAnsi="Helvetica"/>
            <w:color w:val="000000"/>
            <w:sz w:val="22"/>
            <w:szCs w:val="22"/>
            <w:shd w:val="clear" w:color="auto" w:fill="FFFFFF"/>
            <w:lang w:val="en-US"/>
          </w:rPr>
          <w:delText xml:space="preserve">. </w:delText>
        </w:r>
      </w:del>
      <w:r w:rsidR="00EB3BC4">
        <w:rPr>
          <w:rFonts w:ascii="Helvetica" w:hAnsi="Helvetica"/>
          <w:color w:val="000000"/>
          <w:sz w:val="22"/>
          <w:szCs w:val="22"/>
          <w:shd w:val="clear" w:color="auto" w:fill="FFFFFF"/>
          <w:lang w:val="en-US"/>
        </w:rPr>
        <w:t>We</w:t>
      </w:r>
      <w:r w:rsidR="00E9148E">
        <w:rPr>
          <w:rFonts w:ascii="Helvetica" w:hAnsi="Helvetica"/>
          <w:color w:val="000000"/>
          <w:sz w:val="22"/>
          <w:szCs w:val="22"/>
          <w:shd w:val="clear" w:color="auto" w:fill="FFFFFF"/>
          <w:lang w:val="en-US"/>
        </w:rPr>
        <w:t xml:space="preserve"> </w:t>
      </w:r>
      <w:r w:rsidRPr="00300643">
        <w:rPr>
          <w:rFonts w:ascii="Helvetica" w:hAnsi="Helvetica"/>
          <w:color w:val="000000"/>
          <w:sz w:val="22"/>
          <w:szCs w:val="22"/>
          <w:shd w:val="clear" w:color="auto" w:fill="FFFFFF"/>
          <w:lang w:val="en-US"/>
        </w:rPr>
        <w:t>added a</w:t>
      </w:r>
      <w:ins w:id="18" w:author="ivan4995@gmail.com" w:date="2026-05-05T16:43:00Z">
        <w:r w:rsidR="00CA5559">
          <w:rPr>
            <w:rFonts w:ascii="Helvetica" w:hAnsi="Helvetica"/>
            <w:color w:val="000000"/>
            <w:sz w:val="22"/>
            <w:szCs w:val="22"/>
            <w:shd w:val="clear" w:color="auto" w:fill="FFFFFF"/>
            <w:lang w:val="en-US"/>
          </w:rPr>
          <w:t xml:space="preserve"> paragr</w:t>
        </w:r>
      </w:ins>
      <w:ins w:id="19" w:author="ivan4995@gmail.com" w:date="2026-05-05T16:44:00Z">
        <w:r w:rsidR="00CA5559">
          <w:rPr>
            <w:rFonts w:ascii="Helvetica" w:hAnsi="Helvetica"/>
            <w:color w:val="000000"/>
            <w:sz w:val="22"/>
            <w:szCs w:val="22"/>
            <w:shd w:val="clear" w:color="auto" w:fill="FFFFFF"/>
            <w:lang w:val="en-US"/>
          </w:rPr>
          <w:t>aph</w:t>
        </w:r>
      </w:ins>
      <w:del w:id="20" w:author="ivan4995@gmail.com" w:date="2026-05-05T16:43:00Z">
        <w:r w:rsidRPr="00300643" w:rsidDel="00CA5559">
          <w:rPr>
            <w:rFonts w:ascii="Helvetica" w:hAnsi="Helvetica"/>
            <w:color w:val="000000"/>
            <w:sz w:val="22"/>
            <w:szCs w:val="22"/>
            <w:shd w:val="clear" w:color="auto" w:fill="FFFFFF"/>
            <w:lang w:val="en-US"/>
          </w:rPr>
          <w:delText xml:space="preserve"> sentence</w:delText>
        </w:r>
      </w:del>
      <w:r w:rsidRPr="00300643">
        <w:rPr>
          <w:rFonts w:ascii="Helvetica" w:hAnsi="Helvetica"/>
          <w:color w:val="000000"/>
          <w:sz w:val="22"/>
          <w:szCs w:val="22"/>
          <w:shd w:val="clear" w:color="auto" w:fill="FFFFFF"/>
          <w:lang w:val="en-US"/>
        </w:rPr>
        <w:t xml:space="preserve"> </w:t>
      </w:r>
      <w:r w:rsidR="00A13369">
        <w:rPr>
          <w:rFonts w:ascii="Helvetica" w:hAnsi="Helvetica"/>
          <w:color w:val="000000"/>
          <w:sz w:val="22"/>
          <w:szCs w:val="22"/>
          <w:shd w:val="clear" w:color="auto" w:fill="FFFFFF"/>
          <w:lang w:val="en-US"/>
        </w:rPr>
        <w:t xml:space="preserve">in </w:t>
      </w:r>
      <w:ins w:id="21" w:author="ivan4995@gmail.com" w:date="2026-05-05T16:45:00Z">
        <w:r w:rsidR="00CA5559">
          <w:rPr>
            <w:rFonts w:ascii="Helvetica" w:hAnsi="Helvetica"/>
            <w:color w:val="000000"/>
            <w:sz w:val="22"/>
            <w:szCs w:val="22"/>
            <w:shd w:val="clear" w:color="auto" w:fill="FFFFFF"/>
            <w:lang w:val="en-US"/>
          </w:rPr>
          <w:t>Results</w:t>
        </w:r>
      </w:ins>
      <w:del w:id="22" w:author="ivan4995@gmail.com" w:date="2026-05-05T16:44:00Z">
        <w:r w:rsidRPr="00300643" w:rsidDel="00CA5559">
          <w:rPr>
            <w:rFonts w:ascii="Helvetica" w:hAnsi="Helvetica"/>
            <w:color w:val="000000"/>
            <w:sz w:val="22"/>
            <w:szCs w:val="22"/>
            <w:shd w:val="clear" w:color="auto" w:fill="FFFFFF"/>
            <w:lang w:val="en-US"/>
          </w:rPr>
          <w:delText>Discussion</w:delText>
        </w:r>
      </w:del>
      <w:r w:rsidRPr="00300643">
        <w:rPr>
          <w:rFonts w:ascii="Helvetica" w:hAnsi="Helvetica"/>
          <w:color w:val="000000"/>
          <w:sz w:val="22"/>
          <w:szCs w:val="22"/>
          <w:shd w:val="clear" w:color="auto" w:fill="FFFFFF"/>
          <w:lang w:val="en-US"/>
        </w:rPr>
        <w:t xml:space="preserve"> </w:t>
      </w:r>
      <w:r w:rsidR="00EB0B01">
        <w:rPr>
          <w:rFonts w:ascii="Helvetica" w:hAnsi="Helvetica"/>
          <w:color w:val="000000"/>
          <w:sz w:val="22"/>
          <w:szCs w:val="22"/>
          <w:shd w:val="clear" w:color="auto" w:fill="FFFFFF"/>
          <w:lang w:val="en-US"/>
        </w:rPr>
        <w:t>(Line</w:t>
      </w:r>
      <w:ins w:id="23" w:author="ivan4995@gmail.com" w:date="2026-05-05T16:45:00Z">
        <w:r w:rsidR="00CA5559">
          <w:rPr>
            <w:rFonts w:ascii="Helvetica" w:hAnsi="Helvetica"/>
            <w:color w:val="000000"/>
            <w:sz w:val="22"/>
            <w:szCs w:val="22"/>
            <w:shd w:val="clear" w:color="auto" w:fill="FFFFFF"/>
            <w:lang w:val="en-US"/>
          </w:rPr>
          <w:t>s</w:t>
        </w:r>
      </w:ins>
      <w:r w:rsidR="00EB0B01">
        <w:rPr>
          <w:rFonts w:ascii="Helvetica" w:hAnsi="Helvetica"/>
          <w:color w:val="000000"/>
          <w:sz w:val="22"/>
          <w:szCs w:val="22"/>
          <w:shd w:val="clear" w:color="auto" w:fill="FFFFFF"/>
          <w:lang w:val="en-US"/>
        </w:rPr>
        <w:t xml:space="preserve"> </w:t>
      </w:r>
      <w:ins w:id="24" w:author="ivan4995@gmail.com" w:date="2026-05-05T16:45:00Z">
        <w:r w:rsidR="00CA5559">
          <w:rPr>
            <w:rFonts w:ascii="Helvetica" w:hAnsi="Helvetica"/>
            <w:color w:val="000000"/>
            <w:sz w:val="22"/>
            <w:szCs w:val="22"/>
            <w:shd w:val="clear" w:color="auto" w:fill="FFFFFF"/>
            <w:lang w:val="en-US"/>
          </w:rPr>
          <w:t>220-241</w:t>
        </w:r>
      </w:ins>
      <w:del w:id="25" w:author="ivan4995@gmail.com" w:date="2026-05-05T16:45:00Z">
        <w:r w:rsidR="00EB0B01" w:rsidDel="00CA5559">
          <w:rPr>
            <w:rFonts w:ascii="Helvetica" w:hAnsi="Helvetica"/>
            <w:color w:val="000000"/>
            <w:sz w:val="22"/>
            <w:szCs w:val="22"/>
            <w:shd w:val="clear" w:color="auto" w:fill="FFFFFF"/>
            <w:lang w:val="en-US"/>
          </w:rPr>
          <w:delText>**</w:delText>
        </w:r>
      </w:del>
      <w:r w:rsidR="00EB0B01">
        <w:rPr>
          <w:rFonts w:ascii="Helvetica" w:hAnsi="Helvetica"/>
          <w:color w:val="000000"/>
          <w:sz w:val="22"/>
          <w:szCs w:val="22"/>
          <w:shd w:val="clear" w:color="auto" w:fill="FFFFFF"/>
          <w:lang w:val="en-US"/>
        </w:rPr>
        <w:t>)</w:t>
      </w:r>
      <w:r w:rsidRPr="00300643">
        <w:rPr>
          <w:rFonts w:ascii="Helvetica" w:hAnsi="Helvetica"/>
          <w:color w:val="000000"/>
          <w:sz w:val="22"/>
          <w:szCs w:val="22"/>
          <w:shd w:val="clear" w:color="auto" w:fill="FFFFFF"/>
          <w:lang w:val="en-US"/>
        </w:rPr>
        <w:t>:</w:t>
      </w:r>
    </w:p>
    <w:p w14:paraId="3F0381B6" w14:textId="77777777" w:rsidR="000E616C" w:rsidRPr="000E616C" w:rsidRDefault="000E616C" w:rsidP="000E616C">
      <w:pPr>
        <w:ind w:firstLine="709"/>
        <w:jc w:val="both"/>
        <w:rPr>
          <w:ins w:id="26" w:author="ivan4995@gmail.com" w:date="2026-05-05T16:51:00Z"/>
          <w:rFonts w:ascii="Times New Roman" w:eastAsia="Times New Roman" w:hAnsi="Times New Roman" w:cs="Times New Roman"/>
          <w:sz w:val="20"/>
          <w:szCs w:val="20"/>
          <w:lang w:val="en-US"/>
          <w:rPrChange w:id="27" w:author="ivan4995@gmail.com" w:date="2026-05-05T16:52:00Z">
            <w:rPr>
              <w:ins w:id="28" w:author="ivan4995@gmail.com" w:date="2026-05-05T16:51:00Z"/>
              <w:rFonts w:ascii="Times New Roman" w:eastAsia="Times New Roman" w:hAnsi="Times New Roman" w:cs="Times New Roman"/>
              <w:lang w:val="en-US"/>
            </w:rPr>
          </w:rPrChange>
        </w:rPr>
        <w:pPrChange w:id="29" w:author="ivan4995@gmail.com" w:date="2026-05-05T16:52:00Z">
          <w:pPr>
            <w:spacing w:line="360" w:lineRule="auto"/>
            <w:ind w:firstLine="709"/>
            <w:jc w:val="both"/>
          </w:pPr>
        </w:pPrChange>
      </w:pPr>
      <w:ins w:id="30" w:author="ivan4995@gmail.com" w:date="2026-05-05T16:51:00Z">
        <w:r w:rsidRPr="000E616C">
          <w:rPr>
            <w:rFonts w:ascii="Times New Roman" w:eastAsia="Times New Roman" w:hAnsi="Times New Roman" w:cs="Times New Roman"/>
            <w:sz w:val="20"/>
            <w:szCs w:val="20"/>
            <w:lang w:val="en-US"/>
            <w:rPrChange w:id="31" w:author="ivan4995@gmail.com" w:date="2026-05-05T16:52:00Z">
              <w:rPr>
                <w:rFonts w:ascii="Times New Roman" w:eastAsia="Times New Roman" w:hAnsi="Times New Roman" w:cs="Times New Roman"/>
                <w:lang w:val="en-US"/>
              </w:rPr>
            </w:rPrChange>
          </w:rPr>
          <w:t xml:space="preserve">Mutations E484K and N501Y are well-known mutations of the receptor-binding domain of the coronavirus in Spike. The first is responsible for the viral  escape from the immune response  and is capable of reducing the affinity of antibodies produced to earlier strains by 1-2 orders of magnitude , while the second improves the binding of coronavirus to the human ACE2 receptor on cell surface and increases viral replication in upper respiratory tract cells. </w:t>
        </w:r>
        <w:r w:rsidRPr="000E616C">
          <w:rPr>
            <w:rFonts w:ascii="Times New Roman" w:eastAsia="Times New Roman" w:hAnsi="Times New Roman" w:cs="Times New Roman"/>
            <w:sz w:val="20"/>
            <w:szCs w:val="20"/>
            <w:lang w:val="en-US"/>
            <w:rPrChange w:id="32"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33"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34" w:author="ivan4995@gmail.com" w:date="2026-05-05T16:52:00Z">
              <w:rPr>
                <w:rFonts w:ascii="Times New Roman" w:eastAsia="Times New Roman" w:hAnsi="Times New Roman" w:cs="Times New Roman"/>
                <w:lang w:val="en-US"/>
              </w:rPr>
            </w:rPrChange>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Pr="000E616C">
          <w:rPr>
            <w:rFonts w:ascii="Times New Roman" w:eastAsia="Times New Roman" w:hAnsi="Times New Roman" w:cs="Times New Roman"/>
            <w:sz w:val="20"/>
            <w:szCs w:val="20"/>
            <w:lang w:val="en-US"/>
            <w:rPrChange w:id="35" w:author="ivan4995@gmail.com" w:date="2026-05-05T16:52:00Z">
              <w:rPr>
                <w:rFonts w:ascii="Times New Roman" w:eastAsia="Times New Roman" w:hAnsi="Times New Roman" w:cs="Times New Roman"/>
                <w:lang w:val="en-US"/>
              </w:rPr>
            </w:rPrChange>
          </w:rPr>
          <w:instrText xml:space="preserve"> ADDIN EN.CITE.DATA </w:instrText>
        </w:r>
        <w:r w:rsidRPr="000E616C">
          <w:rPr>
            <w:rFonts w:ascii="Times New Roman" w:eastAsia="Times New Roman" w:hAnsi="Times New Roman" w:cs="Times New Roman"/>
            <w:sz w:val="20"/>
            <w:szCs w:val="20"/>
            <w:lang w:val="en-US"/>
            <w:rPrChange w:id="36"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37"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38"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39"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40" w:author="ivan4995@gmail.com" w:date="2026-05-05T16:52:00Z">
              <w:rPr>
                <w:rFonts w:ascii="Times New Roman" w:eastAsia="Times New Roman" w:hAnsi="Times New Roman" w:cs="Times New Roman"/>
                <w:noProof/>
                <w:lang w:val="en-US"/>
              </w:rPr>
            </w:rPrChange>
          </w:rPr>
          <w:t>[41]</w:t>
        </w:r>
        <w:r w:rsidRPr="000E616C">
          <w:rPr>
            <w:rFonts w:ascii="Times New Roman" w:eastAsia="Times New Roman" w:hAnsi="Times New Roman" w:cs="Times New Roman"/>
            <w:sz w:val="20"/>
            <w:szCs w:val="20"/>
            <w:lang w:val="en-US"/>
            <w:rPrChange w:id="41" w:author="ivan4995@gmail.com" w:date="2026-05-05T16:52:00Z">
              <w:rPr>
                <w:rFonts w:ascii="Times New Roman" w:eastAsia="Times New Roman" w:hAnsi="Times New Roman" w:cs="Times New Roman"/>
                <w:lang w:val="en-US"/>
              </w:rPr>
            </w:rPrChange>
          </w:rPr>
          <w:fldChar w:fldCharType="end"/>
        </w:r>
      </w:ins>
    </w:p>
    <w:p w14:paraId="0493FB16" w14:textId="77777777" w:rsidR="000E616C" w:rsidRPr="000E616C" w:rsidRDefault="000E616C" w:rsidP="000E616C">
      <w:pPr>
        <w:ind w:firstLine="720"/>
        <w:jc w:val="both"/>
        <w:rPr>
          <w:ins w:id="42" w:author="ivan4995@gmail.com" w:date="2026-05-05T16:51:00Z"/>
          <w:rFonts w:ascii="Times New Roman" w:eastAsia="Times New Roman" w:hAnsi="Times New Roman" w:cs="Times New Roman"/>
          <w:sz w:val="20"/>
          <w:szCs w:val="20"/>
          <w:lang w:val="en-US"/>
          <w:rPrChange w:id="43" w:author="ivan4995@gmail.com" w:date="2026-05-05T16:52:00Z">
            <w:rPr>
              <w:ins w:id="44" w:author="ivan4995@gmail.com" w:date="2026-05-05T16:51:00Z"/>
              <w:rFonts w:ascii="Times New Roman" w:eastAsia="Times New Roman" w:hAnsi="Times New Roman" w:cs="Times New Roman"/>
              <w:lang w:val="en-US"/>
            </w:rPr>
          </w:rPrChange>
        </w:rPr>
        <w:pPrChange w:id="45" w:author="ivan4995@gmail.com" w:date="2026-05-05T16:52:00Z">
          <w:pPr>
            <w:spacing w:line="360" w:lineRule="auto"/>
            <w:ind w:firstLine="720"/>
            <w:jc w:val="both"/>
          </w:pPr>
        </w:pPrChange>
      </w:pPr>
      <w:ins w:id="46" w:author="ivan4995@gmail.com" w:date="2026-05-05T16:51:00Z">
        <w:r w:rsidRPr="000E616C">
          <w:rPr>
            <w:rFonts w:ascii="Times New Roman" w:eastAsia="Times New Roman" w:hAnsi="Times New Roman" w:cs="Times New Roman"/>
            <w:sz w:val="20"/>
            <w:szCs w:val="20"/>
            <w:lang w:val="en-US"/>
            <w:rPrChange w:id="47" w:author="ivan4995@gmail.com" w:date="2026-05-05T16:52:00Z">
              <w:rPr>
                <w:rFonts w:ascii="Times New Roman" w:eastAsia="Times New Roman" w:hAnsi="Times New Roman" w:cs="Times New Roman"/>
                <w:lang w:val="en-US"/>
              </w:rPr>
            </w:rPrChange>
          </w:rPr>
          <w:t xml:space="preserve">Mutations P681H and P681R, most often found in Alpha (B.1.1.7) and Delta (B.1.617.2) variants of the virus, respectively, are located in the </w:t>
        </w:r>
        <w:proofErr w:type="spellStart"/>
        <w:r w:rsidRPr="000E616C">
          <w:rPr>
            <w:rFonts w:ascii="Times New Roman" w:eastAsia="Times New Roman" w:hAnsi="Times New Roman" w:cs="Times New Roman"/>
            <w:sz w:val="20"/>
            <w:szCs w:val="20"/>
            <w:lang w:val="en-US"/>
            <w:rPrChange w:id="48" w:author="ivan4995@gmail.com" w:date="2026-05-05T16:52:00Z">
              <w:rPr>
                <w:rFonts w:ascii="Times New Roman" w:eastAsia="Times New Roman" w:hAnsi="Times New Roman" w:cs="Times New Roman"/>
                <w:lang w:val="en-US"/>
              </w:rPr>
            </w:rPrChange>
          </w:rPr>
          <w:t>furin</w:t>
        </w:r>
        <w:proofErr w:type="spellEnd"/>
        <w:r w:rsidRPr="000E616C">
          <w:rPr>
            <w:rFonts w:ascii="Times New Roman" w:eastAsia="Times New Roman" w:hAnsi="Times New Roman" w:cs="Times New Roman"/>
            <w:sz w:val="20"/>
            <w:szCs w:val="20"/>
            <w:lang w:val="en-US"/>
            <w:rPrChange w:id="49" w:author="ivan4995@gmail.com" w:date="2026-05-05T16:52:00Z">
              <w:rPr>
                <w:rFonts w:ascii="Times New Roman" w:eastAsia="Times New Roman" w:hAnsi="Times New Roman" w:cs="Times New Roman"/>
                <w:lang w:val="en-US"/>
              </w:rPr>
            </w:rPrChange>
          </w:rPr>
          <w:t xml:space="preserve"> cleavage region of Spike. They both confer a change in the amino acids from nonpolar hydrophobic to positively charge. They affect tropism (repertoire of infectable cells) by increasing the cleavage of S1/S2 proteins in human airway epithelial cells </w:t>
        </w:r>
        <w:r w:rsidRPr="000E616C">
          <w:rPr>
            <w:rFonts w:ascii="Times New Roman" w:eastAsia="Times New Roman" w:hAnsi="Times New Roman" w:cs="Times New Roman"/>
            <w:sz w:val="20"/>
            <w:szCs w:val="20"/>
            <w:lang w:val="en-US"/>
            <w:rPrChange w:id="50"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51"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52" w:author="ivan4995@gmail.com" w:date="2026-05-05T16:52:00Z">
              <w:rPr>
                <w:rFonts w:ascii="Times New Roman" w:eastAsia="Times New Roman" w:hAnsi="Times New Roman" w:cs="Times New Roman"/>
                <w:lang w:val="en-US"/>
              </w:rPr>
            </w:rPrChange>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Pr="000E616C">
          <w:rPr>
            <w:rFonts w:ascii="Times New Roman" w:eastAsia="Times New Roman" w:hAnsi="Times New Roman" w:cs="Times New Roman"/>
            <w:sz w:val="20"/>
            <w:szCs w:val="20"/>
            <w:lang w:val="en-US"/>
            <w:rPrChange w:id="53" w:author="ivan4995@gmail.com" w:date="2026-05-05T16:52:00Z">
              <w:rPr>
                <w:rFonts w:ascii="Times New Roman" w:eastAsia="Times New Roman" w:hAnsi="Times New Roman" w:cs="Times New Roman"/>
                <w:lang w:val="en-US"/>
              </w:rPr>
            </w:rPrChange>
          </w:rPr>
          <w:instrText xml:space="preserve"> ADDIN EN.CITE.DATA </w:instrText>
        </w:r>
        <w:r w:rsidRPr="000E616C">
          <w:rPr>
            <w:rFonts w:ascii="Times New Roman" w:eastAsia="Times New Roman" w:hAnsi="Times New Roman" w:cs="Times New Roman"/>
            <w:sz w:val="20"/>
            <w:szCs w:val="20"/>
            <w:lang w:val="en-US"/>
            <w:rPrChange w:id="54"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55"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56"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57"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58" w:author="ivan4995@gmail.com" w:date="2026-05-05T16:52:00Z">
              <w:rPr>
                <w:rFonts w:ascii="Times New Roman" w:eastAsia="Times New Roman" w:hAnsi="Times New Roman" w:cs="Times New Roman"/>
                <w:noProof/>
                <w:lang w:val="en-US"/>
              </w:rPr>
            </w:rPrChange>
          </w:rPr>
          <w:t>[42]</w:t>
        </w:r>
        <w:r w:rsidRPr="000E616C">
          <w:rPr>
            <w:rFonts w:ascii="Times New Roman" w:eastAsia="Times New Roman" w:hAnsi="Times New Roman" w:cs="Times New Roman"/>
            <w:sz w:val="20"/>
            <w:szCs w:val="20"/>
            <w:lang w:val="en-US"/>
            <w:rPrChange w:id="59"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60" w:author="ivan4995@gmail.com" w:date="2026-05-05T16:52:00Z">
              <w:rPr>
                <w:rFonts w:ascii="Times New Roman" w:eastAsia="Times New Roman" w:hAnsi="Times New Roman" w:cs="Times New Roman"/>
                <w:lang w:val="en-US"/>
              </w:rPr>
            </w:rPrChange>
          </w:rPr>
          <w:t>.</w:t>
        </w:r>
      </w:ins>
    </w:p>
    <w:p w14:paraId="3C1437E9" w14:textId="77777777" w:rsidR="000E616C" w:rsidRPr="000E616C" w:rsidRDefault="000E616C" w:rsidP="000E616C">
      <w:pPr>
        <w:ind w:firstLine="720"/>
        <w:jc w:val="both"/>
        <w:rPr>
          <w:ins w:id="61" w:author="ivan4995@gmail.com" w:date="2026-05-05T16:51:00Z"/>
          <w:rFonts w:ascii="Times New Roman" w:eastAsia="Times New Roman" w:hAnsi="Times New Roman" w:cs="Times New Roman"/>
          <w:sz w:val="20"/>
          <w:szCs w:val="20"/>
          <w:lang w:val="en-US"/>
          <w:rPrChange w:id="62" w:author="ivan4995@gmail.com" w:date="2026-05-05T16:52:00Z">
            <w:rPr>
              <w:ins w:id="63" w:author="ivan4995@gmail.com" w:date="2026-05-05T16:51:00Z"/>
              <w:rFonts w:ascii="Times New Roman" w:eastAsia="Times New Roman" w:hAnsi="Times New Roman" w:cs="Times New Roman"/>
              <w:lang w:val="en-US"/>
            </w:rPr>
          </w:rPrChange>
        </w:rPr>
        <w:pPrChange w:id="64" w:author="ivan4995@gmail.com" w:date="2026-05-05T16:52:00Z">
          <w:pPr>
            <w:spacing w:line="360" w:lineRule="auto"/>
            <w:ind w:firstLine="720"/>
            <w:jc w:val="both"/>
          </w:pPr>
        </w:pPrChange>
      </w:pPr>
      <w:ins w:id="65" w:author="ivan4995@gmail.com" w:date="2026-05-05T16:51:00Z">
        <w:r w:rsidRPr="000E616C">
          <w:rPr>
            <w:rFonts w:ascii="Times New Roman" w:eastAsia="Times New Roman" w:hAnsi="Times New Roman" w:cs="Times New Roman"/>
            <w:sz w:val="20"/>
            <w:szCs w:val="20"/>
            <w:lang w:val="en-US"/>
            <w:rPrChange w:id="66" w:author="ivan4995@gmail.com" w:date="2026-05-05T16:52:00Z">
              <w:rPr>
                <w:rFonts w:ascii="Times New Roman" w:eastAsia="Times New Roman" w:hAnsi="Times New Roman" w:cs="Times New Roman"/>
                <w:lang w:val="en-US"/>
              </w:rPr>
            </w:rPrChange>
          </w:rPr>
          <w:t xml:space="preserve">Mutation D138Y in Spike  is believed to affect the protein's secondary structure thus reducing antibody -binding efficiency </w:t>
        </w:r>
        <w:r w:rsidRPr="000E616C">
          <w:rPr>
            <w:rFonts w:ascii="Times New Roman" w:eastAsia="Times New Roman" w:hAnsi="Times New Roman" w:cs="Times New Roman"/>
            <w:sz w:val="20"/>
            <w:szCs w:val="20"/>
            <w:lang w:val="en-US"/>
            <w:rPrChange w:id="67"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68"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69" w:author="ivan4995@gmail.com" w:date="2026-05-05T16:52:00Z">
              <w:rPr>
                <w:rFonts w:ascii="Times New Roman" w:eastAsia="Times New Roman" w:hAnsi="Times New Roman" w:cs="Times New Roman"/>
                <w:lang w:val="en-US"/>
              </w:rPr>
            </w:rPrChange>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Pr="000E616C">
          <w:rPr>
            <w:rFonts w:ascii="Times New Roman" w:eastAsia="Times New Roman" w:hAnsi="Times New Roman" w:cs="Times New Roman"/>
            <w:sz w:val="20"/>
            <w:szCs w:val="20"/>
            <w:lang w:val="en-US"/>
            <w:rPrChange w:id="70" w:author="ivan4995@gmail.com" w:date="2026-05-05T16:52:00Z">
              <w:rPr>
                <w:rFonts w:ascii="Times New Roman" w:eastAsia="Times New Roman" w:hAnsi="Times New Roman" w:cs="Times New Roman"/>
                <w:lang w:val="en-US"/>
              </w:rPr>
            </w:rPrChange>
          </w:rPr>
          <w:instrText xml:space="preserve"> ADDIN EN.CITE.DATA </w:instrText>
        </w:r>
        <w:r w:rsidRPr="000E616C">
          <w:rPr>
            <w:rFonts w:ascii="Times New Roman" w:eastAsia="Times New Roman" w:hAnsi="Times New Roman" w:cs="Times New Roman"/>
            <w:sz w:val="20"/>
            <w:szCs w:val="20"/>
            <w:lang w:val="en-US"/>
            <w:rPrChange w:id="71"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72"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73"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74"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75" w:author="ivan4995@gmail.com" w:date="2026-05-05T16:52:00Z">
              <w:rPr>
                <w:rFonts w:ascii="Times New Roman" w:eastAsia="Times New Roman" w:hAnsi="Times New Roman" w:cs="Times New Roman"/>
                <w:noProof/>
                <w:lang w:val="en-US"/>
              </w:rPr>
            </w:rPrChange>
          </w:rPr>
          <w:t>[43]</w:t>
        </w:r>
        <w:r w:rsidRPr="000E616C">
          <w:rPr>
            <w:rFonts w:ascii="Times New Roman" w:eastAsia="Times New Roman" w:hAnsi="Times New Roman" w:cs="Times New Roman"/>
            <w:sz w:val="20"/>
            <w:szCs w:val="20"/>
            <w:lang w:val="en-US"/>
            <w:rPrChange w:id="76"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77" w:author="ivan4995@gmail.com" w:date="2026-05-05T16:52:00Z">
              <w:rPr>
                <w:rFonts w:ascii="Times New Roman" w:eastAsia="Times New Roman" w:hAnsi="Times New Roman" w:cs="Times New Roman"/>
                <w:lang w:val="en-US"/>
              </w:rPr>
            </w:rPrChange>
          </w:rPr>
          <w:t xml:space="preserve">. The R203K mutation in the N protein was shown to increase transmission and virulence of SARS-COV-2 </w:t>
        </w:r>
        <w:r w:rsidRPr="000E616C">
          <w:rPr>
            <w:rFonts w:ascii="Times New Roman" w:eastAsia="Times New Roman" w:hAnsi="Times New Roman" w:cs="Times New Roman"/>
            <w:sz w:val="20"/>
            <w:szCs w:val="20"/>
            <w:lang w:val="en-US"/>
            <w:rPrChange w:id="78"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79"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80" w:author="ivan4995@gmail.com" w:date="2026-05-05T16:52:00Z">
              <w:rPr>
                <w:rFonts w:ascii="Times New Roman" w:eastAsia="Times New Roman" w:hAnsi="Times New Roman" w:cs="Times New Roman"/>
                <w:lang w:val="en-US"/>
              </w:rPr>
            </w:rPrChange>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Pr="000E616C">
          <w:rPr>
            <w:rFonts w:ascii="Times New Roman" w:eastAsia="Times New Roman" w:hAnsi="Times New Roman" w:cs="Times New Roman"/>
            <w:sz w:val="20"/>
            <w:szCs w:val="20"/>
            <w:lang w:val="en-US"/>
            <w:rPrChange w:id="81" w:author="ivan4995@gmail.com" w:date="2026-05-05T16:52:00Z">
              <w:rPr>
                <w:rFonts w:ascii="Times New Roman" w:eastAsia="Times New Roman" w:hAnsi="Times New Roman" w:cs="Times New Roman"/>
                <w:lang w:val="en-US"/>
              </w:rPr>
            </w:rPrChange>
          </w:rPr>
          <w:instrText xml:space="preserve"> ADDIN EN.CITE.DATA </w:instrText>
        </w:r>
        <w:r w:rsidRPr="000E616C">
          <w:rPr>
            <w:rFonts w:ascii="Times New Roman" w:eastAsia="Times New Roman" w:hAnsi="Times New Roman" w:cs="Times New Roman"/>
            <w:sz w:val="20"/>
            <w:szCs w:val="20"/>
            <w:lang w:val="en-US"/>
            <w:rPrChange w:id="82"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83"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84"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85"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86" w:author="ivan4995@gmail.com" w:date="2026-05-05T16:52:00Z">
              <w:rPr>
                <w:rFonts w:ascii="Times New Roman" w:eastAsia="Times New Roman" w:hAnsi="Times New Roman" w:cs="Times New Roman"/>
                <w:noProof/>
                <w:lang w:val="en-US"/>
              </w:rPr>
            </w:rPrChange>
          </w:rPr>
          <w:t>[44]</w:t>
        </w:r>
        <w:r w:rsidRPr="000E616C">
          <w:rPr>
            <w:rFonts w:ascii="Times New Roman" w:eastAsia="Times New Roman" w:hAnsi="Times New Roman" w:cs="Times New Roman"/>
            <w:sz w:val="20"/>
            <w:szCs w:val="20"/>
            <w:lang w:val="en-US"/>
            <w:rPrChange w:id="87"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88" w:author="ivan4995@gmail.com" w:date="2026-05-05T16:52:00Z">
              <w:rPr>
                <w:rFonts w:ascii="Times New Roman" w:eastAsia="Times New Roman" w:hAnsi="Times New Roman" w:cs="Times New Roman"/>
                <w:lang w:val="en-US"/>
              </w:rPr>
            </w:rPrChange>
          </w:rPr>
          <w:t xml:space="preserve">, while the R203M mutation, which creates a start codon for a  new open reading frame, was reported to suppress interferon induction, thereby increasing viral infectivity </w:t>
        </w:r>
        <w:r w:rsidRPr="000E616C">
          <w:rPr>
            <w:rFonts w:ascii="Times New Roman" w:eastAsia="Times New Roman" w:hAnsi="Times New Roman" w:cs="Times New Roman"/>
            <w:sz w:val="20"/>
            <w:szCs w:val="20"/>
            <w:lang w:val="en-US"/>
            <w:rPrChange w:id="89"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90" w:author="ivan4995@gmail.com" w:date="2026-05-05T16:52:00Z">
              <w:rPr>
                <w:rFonts w:ascii="Times New Roman" w:eastAsia="Times New Roman" w:hAnsi="Times New Roman" w:cs="Times New Roman"/>
                <w:lang w:val="en-US"/>
              </w:rPr>
            </w:rPrChange>
          </w:rPr>
          <w:instrText xml:space="preserve"> ADDIN EN.CITE </w:instrText>
        </w:r>
        <w:r w:rsidRPr="000E616C">
          <w:rPr>
            <w:rFonts w:ascii="Times New Roman" w:eastAsia="Times New Roman" w:hAnsi="Times New Roman" w:cs="Times New Roman"/>
            <w:sz w:val="20"/>
            <w:szCs w:val="20"/>
            <w:lang w:val="en-US"/>
            <w:rPrChange w:id="91" w:author="ivan4995@gmail.com" w:date="2026-05-05T16:52:00Z">
              <w:rPr>
                <w:rFonts w:ascii="Times New Roman" w:eastAsia="Times New Roman" w:hAnsi="Times New Roman" w:cs="Times New Roman"/>
                <w:lang w:val="en-US"/>
              </w:rPr>
            </w:rPrChange>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Pr="000E616C">
          <w:rPr>
            <w:rFonts w:ascii="Times New Roman" w:eastAsia="Times New Roman" w:hAnsi="Times New Roman" w:cs="Times New Roman"/>
            <w:sz w:val="20"/>
            <w:szCs w:val="20"/>
            <w:lang w:val="en-US"/>
            <w:rPrChange w:id="92" w:author="ivan4995@gmail.com" w:date="2026-05-05T16:52:00Z">
              <w:rPr>
                <w:rFonts w:ascii="Times New Roman" w:eastAsia="Times New Roman" w:hAnsi="Times New Roman" w:cs="Times New Roman"/>
                <w:lang w:val="en-US"/>
              </w:rPr>
            </w:rPrChange>
          </w:rPr>
          <w:instrText xml:space="preserve"> ADDIN EN.CITE.DATA </w:instrText>
        </w:r>
        <w:r w:rsidRPr="000E616C">
          <w:rPr>
            <w:rFonts w:ascii="Times New Roman" w:eastAsia="Times New Roman" w:hAnsi="Times New Roman" w:cs="Times New Roman"/>
            <w:sz w:val="20"/>
            <w:szCs w:val="20"/>
            <w:lang w:val="en-US"/>
            <w:rPrChange w:id="93"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94"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95" w:author="ivan4995@gmail.com" w:date="2026-05-05T16:52:00Z">
              <w:rPr>
                <w:rFonts w:ascii="Times New Roman" w:eastAsia="Times New Roman" w:hAnsi="Times New Roman" w:cs="Times New Roman"/>
                <w:lang w:val="en-US"/>
              </w:rPr>
            </w:rPrChange>
          </w:rPr>
        </w:r>
        <w:r w:rsidRPr="000E616C">
          <w:rPr>
            <w:rFonts w:ascii="Times New Roman" w:eastAsia="Times New Roman" w:hAnsi="Times New Roman" w:cs="Times New Roman"/>
            <w:sz w:val="20"/>
            <w:szCs w:val="20"/>
            <w:lang w:val="en-US"/>
            <w:rPrChange w:id="96"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97" w:author="ivan4995@gmail.com" w:date="2026-05-05T16:52:00Z">
              <w:rPr>
                <w:rFonts w:ascii="Times New Roman" w:eastAsia="Times New Roman" w:hAnsi="Times New Roman" w:cs="Times New Roman"/>
                <w:noProof/>
                <w:lang w:val="en-US"/>
              </w:rPr>
            </w:rPrChange>
          </w:rPr>
          <w:t>[45]</w:t>
        </w:r>
        <w:r w:rsidRPr="000E616C">
          <w:rPr>
            <w:rFonts w:ascii="Times New Roman" w:eastAsia="Times New Roman" w:hAnsi="Times New Roman" w:cs="Times New Roman"/>
            <w:sz w:val="20"/>
            <w:szCs w:val="20"/>
            <w:lang w:val="en-US"/>
            <w:rPrChange w:id="98"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99" w:author="ivan4995@gmail.com" w:date="2026-05-05T16:52:00Z">
              <w:rPr>
                <w:rFonts w:ascii="Times New Roman" w:eastAsia="Times New Roman" w:hAnsi="Times New Roman" w:cs="Times New Roman"/>
                <w:lang w:val="en-US"/>
              </w:rPr>
            </w:rPrChange>
          </w:rPr>
          <w:t xml:space="preserve">. </w:t>
        </w:r>
      </w:ins>
    </w:p>
    <w:p w14:paraId="716B7117" w14:textId="5F3CAA9C" w:rsidR="00300643" w:rsidRPr="000E616C" w:rsidDel="000E616C" w:rsidRDefault="000E616C" w:rsidP="000E616C">
      <w:pPr>
        <w:rPr>
          <w:del w:id="100" w:author="ivan4995@gmail.com" w:date="2026-05-05T16:45:00Z"/>
          <w:rFonts w:ascii="Times New Roman" w:eastAsia="Times New Roman" w:hAnsi="Times New Roman" w:cs="Times New Roman"/>
          <w:sz w:val="20"/>
          <w:szCs w:val="20"/>
          <w:lang w:val="en-US"/>
          <w:rPrChange w:id="101" w:author="ivan4995@gmail.com" w:date="2026-05-05T16:52:00Z">
            <w:rPr>
              <w:del w:id="102" w:author="ivan4995@gmail.com" w:date="2026-05-05T16:45:00Z"/>
              <w:rFonts w:ascii="Times New Roman" w:eastAsia="Times New Roman" w:hAnsi="Times New Roman" w:cs="Times New Roman"/>
              <w:lang w:val="en-US"/>
            </w:rPr>
          </w:rPrChange>
        </w:rPr>
        <w:pPrChange w:id="103" w:author="ivan4995@gmail.com" w:date="2026-05-05T16:52:00Z">
          <w:pPr/>
        </w:pPrChange>
      </w:pPr>
      <w:ins w:id="104" w:author="ivan4995@gmail.com" w:date="2026-05-05T16:51:00Z">
        <w:r w:rsidRPr="000E616C">
          <w:rPr>
            <w:rFonts w:ascii="Times New Roman" w:eastAsia="Times New Roman" w:hAnsi="Times New Roman" w:cs="Times New Roman"/>
            <w:sz w:val="20"/>
            <w:szCs w:val="20"/>
            <w:lang w:val="en-US"/>
            <w:rPrChange w:id="105" w:author="ivan4995@gmail.com" w:date="2026-05-05T16:52:00Z">
              <w:rPr>
                <w:rFonts w:ascii="Times New Roman" w:eastAsia="Times New Roman" w:hAnsi="Times New Roman" w:cs="Times New Roman"/>
                <w:lang w:val="en-US"/>
              </w:rPr>
            </w:rPrChange>
          </w:rPr>
          <w:t xml:space="preserve">V82A and T120I in ORF7a are most frequently found in variant Delta of the coronavirus </w:t>
        </w:r>
        <w:r w:rsidRPr="000E616C">
          <w:rPr>
            <w:rFonts w:ascii="Times New Roman" w:eastAsia="Times New Roman" w:hAnsi="Times New Roman" w:cs="Times New Roman"/>
            <w:sz w:val="20"/>
            <w:szCs w:val="20"/>
            <w:lang w:val="en-US"/>
            <w:rPrChange w:id="106" w:author="ivan4995@gmail.com" w:date="2026-05-05T16:52:00Z">
              <w:rPr>
                <w:rFonts w:ascii="Times New Roman" w:eastAsia="Times New Roman" w:hAnsi="Times New Roman" w:cs="Times New Roman"/>
                <w:lang w:val="en-US"/>
              </w:rPr>
            </w:rPrChange>
          </w:rPr>
          <w:fldChar w:fldCharType="begin"/>
        </w:r>
        <w:r w:rsidRPr="000E616C">
          <w:rPr>
            <w:rFonts w:ascii="Times New Roman" w:eastAsia="Times New Roman" w:hAnsi="Times New Roman" w:cs="Times New Roman"/>
            <w:sz w:val="20"/>
            <w:szCs w:val="20"/>
            <w:lang w:val="en-US"/>
            <w:rPrChange w:id="107" w:author="ivan4995@gmail.com" w:date="2026-05-05T16:52:00Z">
              <w:rPr>
                <w:rFonts w:ascii="Times New Roman" w:eastAsia="Times New Roman" w:hAnsi="Times New Roman" w:cs="Times New Roman"/>
                <w:lang w:val="en-US"/>
              </w:rPr>
            </w:rPrChange>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Pr="000E616C">
          <w:rPr>
            <w:rFonts w:ascii="Times New Roman" w:eastAsia="Times New Roman" w:hAnsi="Times New Roman" w:cs="Times New Roman"/>
            <w:sz w:val="20"/>
            <w:szCs w:val="20"/>
            <w:lang w:val="en-US"/>
            <w:rPrChange w:id="108" w:author="ivan4995@gmail.com" w:date="2026-05-05T16:52:00Z">
              <w:rPr>
                <w:rFonts w:ascii="Times New Roman" w:eastAsia="Times New Roman" w:hAnsi="Times New Roman" w:cs="Times New Roman"/>
                <w:lang w:val="en-US"/>
              </w:rPr>
            </w:rPrChange>
          </w:rPr>
          <w:fldChar w:fldCharType="separate"/>
        </w:r>
        <w:r w:rsidRPr="000E616C">
          <w:rPr>
            <w:rFonts w:ascii="Times New Roman" w:eastAsia="Times New Roman" w:hAnsi="Times New Roman" w:cs="Times New Roman"/>
            <w:noProof/>
            <w:sz w:val="20"/>
            <w:szCs w:val="20"/>
            <w:lang w:val="en-US"/>
            <w:rPrChange w:id="109" w:author="ivan4995@gmail.com" w:date="2026-05-05T16:52:00Z">
              <w:rPr>
                <w:rFonts w:ascii="Times New Roman" w:eastAsia="Times New Roman" w:hAnsi="Times New Roman" w:cs="Times New Roman"/>
                <w:noProof/>
                <w:lang w:val="en-US"/>
              </w:rPr>
            </w:rPrChange>
          </w:rPr>
          <w:t>[46]</w:t>
        </w:r>
        <w:r w:rsidRPr="000E616C">
          <w:rPr>
            <w:rFonts w:ascii="Times New Roman" w:eastAsia="Times New Roman" w:hAnsi="Times New Roman" w:cs="Times New Roman"/>
            <w:sz w:val="20"/>
            <w:szCs w:val="20"/>
            <w:lang w:val="en-US"/>
            <w:rPrChange w:id="110" w:author="ivan4995@gmail.com" w:date="2026-05-05T16:52:00Z">
              <w:rPr>
                <w:rFonts w:ascii="Times New Roman" w:eastAsia="Times New Roman" w:hAnsi="Times New Roman" w:cs="Times New Roman"/>
                <w:lang w:val="en-US"/>
              </w:rPr>
            </w:rPrChange>
          </w:rPr>
          <w:fldChar w:fldCharType="end"/>
        </w:r>
        <w:r w:rsidRPr="000E616C">
          <w:rPr>
            <w:rFonts w:ascii="Times New Roman" w:eastAsia="Times New Roman" w:hAnsi="Times New Roman" w:cs="Times New Roman"/>
            <w:sz w:val="20"/>
            <w:szCs w:val="20"/>
            <w:lang w:val="en-US"/>
            <w:rPrChange w:id="111" w:author="ivan4995@gmail.com" w:date="2026-05-05T16:52:00Z">
              <w:rPr>
                <w:rFonts w:ascii="Times New Roman" w:eastAsia="Times New Roman" w:hAnsi="Times New Roman" w:cs="Times New Roman"/>
                <w:lang w:val="en-US"/>
              </w:rPr>
            </w:rPrChange>
          </w:rPr>
          <w:t>.  They are located within the di-lysine motif of ORF7a, which is important for the localization of viral proteins in endoplasmic reticulum. Existing data on mutation Q7036H in protein ORF1ab and mutation V71I in ORF7a do not permit to determine their functions definitively; however, their location within viral non-structural proteins hint at their interaction with the immune system of the host.</w:t>
        </w:r>
      </w:ins>
    </w:p>
    <w:p w14:paraId="356A0979" w14:textId="77777777" w:rsidR="000E616C" w:rsidRDefault="000E616C" w:rsidP="000E616C">
      <w:pPr>
        <w:rPr>
          <w:ins w:id="112" w:author="ivan4995@gmail.com" w:date="2026-05-05T16:51:00Z"/>
          <w:rFonts w:ascii="Helvetica" w:hAnsi="Helvetica"/>
          <w:b/>
          <w:color w:val="000000"/>
          <w:sz w:val="22"/>
          <w:szCs w:val="22"/>
          <w:shd w:val="clear" w:color="auto" w:fill="FFFFFF"/>
          <w:lang w:val="en-US"/>
        </w:rPr>
      </w:pPr>
    </w:p>
    <w:p w14:paraId="016DC99C" w14:textId="39FE2E23" w:rsidR="00300643" w:rsidRPr="009830BA" w:rsidDel="00CA5559" w:rsidRDefault="00300643" w:rsidP="00300643">
      <w:pPr>
        <w:rPr>
          <w:del w:id="113" w:author="ivan4995@gmail.com" w:date="2026-05-05T16:45:00Z"/>
          <w:rFonts w:ascii="Times New Roman" w:hAnsi="Times New Roman" w:cs="Times New Roman"/>
          <w:color w:val="000000"/>
          <w:sz w:val="20"/>
          <w:szCs w:val="20"/>
          <w:shd w:val="clear" w:color="auto" w:fill="FFFFFF"/>
          <w:lang w:val="en-US"/>
        </w:rPr>
      </w:pPr>
      <w:del w:id="114" w:author="ivan4995@gmail.com" w:date="2026-05-05T16:45:00Z">
        <w:r w:rsidRPr="009830BA" w:rsidDel="00CA5559">
          <w:rPr>
            <w:rFonts w:ascii="Times New Roman" w:hAnsi="Times New Roman" w:cs="Times New Roman"/>
            <w:color w:val="000000"/>
            <w:sz w:val="20"/>
            <w:szCs w:val="20"/>
            <w:shd w:val="clear" w:color="auto" w:fill="FFFFFF"/>
            <w:lang w:val="en-US"/>
          </w:rPr>
          <w:delText xml:space="preserve">The </w:delText>
        </w:r>
        <w:r w:rsidRPr="009830BA" w:rsidDel="00CA5559">
          <w:rPr>
            <w:rFonts w:ascii="Times New Roman" w:hAnsi="Times New Roman" w:cs="Times New Roman"/>
            <w:color w:val="000000"/>
            <w:sz w:val="20"/>
            <w:szCs w:val="20"/>
            <w:shd w:val="clear" w:color="auto" w:fill="FFFFFF"/>
          </w:rPr>
          <w:delText>biological context for the interacting pairs flagged by the method</w:delText>
        </w:r>
        <w:r w:rsidRPr="009830BA" w:rsidDel="00CA5559">
          <w:rPr>
            <w:rFonts w:ascii="Times New Roman" w:hAnsi="Times New Roman" w:cs="Times New Roman"/>
            <w:color w:val="000000"/>
            <w:sz w:val="20"/>
            <w:szCs w:val="20"/>
            <w:shd w:val="clear" w:color="auto" w:fill="FFFFFF"/>
            <w:lang w:val="en-US"/>
          </w:rPr>
          <w:delText xml:space="preserve"> is </w:delText>
        </w:r>
        <w:r w:rsidR="00151B8B" w:rsidRPr="009830BA" w:rsidDel="00CA5559">
          <w:rPr>
            <w:rFonts w:ascii="Times New Roman" w:hAnsi="Times New Roman" w:cs="Times New Roman"/>
            <w:color w:val="000000"/>
            <w:sz w:val="20"/>
            <w:szCs w:val="20"/>
            <w:shd w:val="clear" w:color="auto" w:fill="FFFFFF"/>
            <w:lang w:val="en-US"/>
          </w:rPr>
          <w:delText>a</w:delText>
        </w:r>
        <w:r w:rsidRPr="009830BA" w:rsidDel="00CA5559">
          <w:rPr>
            <w:rFonts w:ascii="Times New Roman" w:hAnsi="Times New Roman" w:cs="Times New Roman"/>
            <w:color w:val="000000"/>
            <w:sz w:val="20"/>
            <w:szCs w:val="20"/>
            <w:shd w:val="clear" w:color="auto" w:fill="FFFFFF"/>
            <w:lang w:val="en-US"/>
          </w:rPr>
          <w:delText xml:space="preserve"> subject of further investigation.</w:delText>
        </w:r>
      </w:del>
    </w:p>
    <w:p w14:paraId="087299A0" w14:textId="6BDC2655" w:rsidR="00300643" w:rsidRPr="00300643" w:rsidRDefault="00300643">
      <w:pPr>
        <w:rPr>
          <w:rFonts w:ascii="Helvetica" w:hAnsi="Helvetica"/>
          <w:b/>
          <w:color w:val="000000"/>
          <w:sz w:val="22"/>
          <w:szCs w:val="22"/>
          <w:shd w:val="clear" w:color="auto" w:fill="FFFFFF"/>
        </w:rPr>
      </w:pPr>
    </w:p>
    <w:p w14:paraId="29A67EEA" w14:textId="6D023330" w:rsidR="00F40B43" w:rsidRPr="003552A3" w:rsidRDefault="00133529">
      <w:pPr>
        <w:rPr>
          <w:rStyle w:val="apple-converted-space"/>
          <w:rFonts w:ascii="Helvetica" w:hAnsi="Helvetica"/>
          <w:color w:val="000000"/>
          <w:sz w:val="22"/>
          <w:szCs w:val="22"/>
          <w:shd w:val="clear" w:color="auto" w:fill="FFFFFF"/>
        </w:rPr>
      </w:pPr>
      <w:r w:rsidRPr="003552A3">
        <w:rPr>
          <w:rFonts w:ascii="Helvetica" w:hAnsi="Helvetica"/>
          <w:b/>
          <w:color w:val="000000"/>
          <w:sz w:val="22"/>
          <w:szCs w:val="22"/>
          <w:shd w:val="clear" w:color="auto" w:fill="FFFFFF"/>
        </w:rPr>
        <w:t>It would be much preferable to list these as amino acid substitutions rather than nucleotide positions.</w:t>
      </w:r>
      <w:r w:rsidRPr="003552A3">
        <w:rPr>
          <w:rStyle w:val="apple-converted-space"/>
          <w:rFonts w:ascii="Helvetica" w:hAnsi="Helvetica"/>
          <w:color w:val="000000"/>
          <w:sz w:val="22"/>
          <w:szCs w:val="22"/>
          <w:shd w:val="clear" w:color="auto" w:fill="FFFFFF"/>
        </w:rPr>
        <w:t> </w:t>
      </w:r>
    </w:p>
    <w:p w14:paraId="312674EC" w14:textId="2B605235" w:rsidR="00E03940" w:rsidRPr="003552A3" w:rsidRDefault="00E03940">
      <w:pPr>
        <w:rPr>
          <w:rStyle w:val="apple-converted-space"/>
          <w:rFonts w:ascii="Helvetica" w:hAnsi="Helvetica"/>
          <w:color w:val="000000"/>
          <w:sz w:val="22"/>
          <w:szCs w:val="22"/>
          <w:shd w:val="clear" w:color="auto" w:fill="FFFFFF"/>
        </w:rPr>
      </w:pPr>
    </w:p>
    <w:p w14:paraId="293E983E" w14:textId="1D6E1721" w:rsidR="00E03940" w:rsidRPr="003552A3" w:rsidRDefault="00E03940">
      <w:pPr>
        <w:rPr>
          <w:rStyle w:val="apple-converted-space"/>
          <w:rFonts w:ascii="Helvetica" w:hAnsi="Helvetica"/>
          <w:color w:val="000000"/>
          <w:sz w:val="22"/>
          <w:szCs w:val="22"/>
          <w:shd w:val="clear" w:color="auto" w:fill="FFFFFF"/>
          <w:lang w:val="en-US"/>
        </w:rPr>
      </w:pPr>
      <w:r w:rsidRPr="003552A3">
        <w:rPr>
          <w:rStyle w:val="apple-converted-space"/>
          <w:rFonts w:ascii="Helvetica" w:hAnsi="Helvetica"/>
          <w:color w:val="000000"/>
          <w:sz w:val="22"/>
          <w:szCs w:val="22"/>
          <w:shd w:val="clear" w:color="auto" w:fill="FFFFFF"/>
          <w:lang w:val="en-US"/>
        </w:rPr>
        <w:t xml:space="preserve">In the revised version, </w:t>
      </w:r>
      <w:r w:rsidRPr="00C90CFE">
        <w:rPr>
          <w:rStyle w:val="apple-converted-space"/>
          <w:rFonts w:ascii="Helvetica" w:hAnsi="Helvetica"/>
          <w:color w:val="000000"/>
          <w:sz w:val="22"/>
          <w:szCs w:val="22"/>
          <w:highlight w:val="yellow"/>
          <w:shd w:val="clear" w:color="auto" w:fill="FFFFFF"/>
          <w:lang w:val="en-US"/>
        </w:rPr>
        <w:t xml:space="preserve">we added </w:t>
      </w:r>
      <w:r w:rsidR="0045680E" w:rsidRPr="00C90CFE">
        <w:rPr>
          <w:rStyle w:val="apple-converted-space"/>
          <w:rFonts w:ascii="Helvetica" w:hAnsi="Helvetica"/>
          <w:color w:val="000000"/>
          <w:sz w:val="22"/>
          <w:szCs w:val="22"/>
          <w:highlight w:val="yellow"/>
          <w:shd w:val="clear" w:color="auto" w:fill="FFFFFF"/>
          <w:lang w:val="en-US"/>
        </w:rPr>
        <w:t xml:space="preserve">the </w:t>
      </w:r>
      <w:r w:rsidRPr="00C90CFE">
        <w:rPr>
          <w:rStyle w:val="apple-converted-space"/>
          <w:rFonts w:ascii="Helvetica" w:hAnsi="Helvetica"/>
          <w:color w:val="000000"/>
          <w:sz w:val="22"/>
          <w:szCs w:val="22"/>
          <w:highlight w:val="yellow"/>
          <w:shd w:val="clear" w:color="auto" w:fill="FFFFFF"/>
          <w:lang w:val="en-US"/>
        </w:rPr>
        <w:t xml:space="preserve">pairs of </w:t>
      </w:r>
      <w:proofErr w:type="spellStart"/>
      <w:r w:rsidRPr="00C90CFE">
        <w:rPr>
          <w:rStyle w:val="apple-converted-space"/>
          <w:rFonts w:ascii="Helvetica" w:hAnsi="Helvetica"/>
          <w:color w:val="000000"/>
          <w:sz w:val="22"/>
          <w:szCs w:val="22"/>
          <w:highlight w:val="yellow"/>
          <w:shd w:val="clear" w:color="auto" w:fill="FFFFFF"/>
          <w:lang w:val="en-US"/>
        </w:rPr>
        <w:t>aminoacid</w:t>
      </w:r>
      <w:proofErr w:type="spellEnd"/>
      <w:r w:rsidRPr="00C90CFE">
        <w:rPr>
          <w:rStyle w:val="apple-converted-space"/>
          <w:rFonts w:ascii="Helvetica" w:hAnsi="Helvetica"/>
          <w:color w:val="000000"/>
          <w:sz w:val="22"/>
          <w:szCs w:val="22"/>
          <w:highlight w:val="yellow"/>
          <w:shd w:val="clear" w:color="auto" w:fill="FFFFFF"/>
          <w:lang w:val="en-US"/>
        </w:rPr>
        <w:t xml:space="preserve"> positions </w:t>
      </w:r>
      <w:ins w:id="115" w:author="ivan4995@gmail.com" w:date="2026-05-05T16:46:00Z">
        <w:r w:rsidR="00CA5559">
          <w:rPr>
            <w:rStyle w:val="apple-converted-space"/>
            <w:rFonts w:ascii="Helvetica" w:hAnsi="Helvetica"/>
            <w:color w:val="000000"/>
            <w:sz w:val="22"/>
            <w:szCs w:val="22"/>
            <w:highlight w:val="yellow"/>
            <w:shd w:val="clear" w:color="auto" w:fill="FFFFFF"/>
            <w:lang w:val="en-US"/>
          </w:rPr>
          <w:t>( tables in Figs. 6 and 7</w:t>
        </w:r>
      </w:ins>
      <w:del w:id="116" w:author="ivan4995@gmail.com" w:date="2026-05-05T16:45:00Z">
        <w:r w:rsidR="00DA53B9" w:rsidDel="00CA5559">
          <w:rPr>
            <w:rStyle w:val="apple-converted-space"/>
            <w:rFonts w:ascii="Helvetica" w:hAnsi="Helvetica"/>
            <w:color w:val="000000"/>
            <w:sz w:val="22"/>
            <w:szCs w:val="22"/>
            <w:highlight w:val="yellow"/>
            <w:shd w:val="clear" w:color="auto" w:fill="FFFFFF"/>
            <w:lang w:val="en-US"/>
          </w:rPr>
          <w:delText>(</w:delText>
        </w:r>
        <w:r w:rsidRPr="00C90CFE" w:rsidDel="00CA5559">
          <w:rPr>
            <w:rStyle w:val="apple-converted-space"/>
            <w:rFonts w:ascii="Helvetica" w:hAnsi="Helvetica"/>
            <w:color w:val="000000"/>
            <w:sz w:val="22"/>
            <w:szCs w:val="22"/>
            <w:highlight w:val="yellow"/>
            <w:shd w:val="clear" w:color="auto" w:fill="FFFFFF"/>
            <w:lang w:val="en-US"/>
          </w:rPr>
          <w:delText>S1 Text</w:delText>
        </w:r>
        <w:r w:rsidR="00DA53B9" w:rsidDel="00CA5559">
          <w:rPr>
            <w:rStyle w:val="apple-converted-space"/>
            <w:rFonts w:ascii="Helvetica" w:hAnsi="Helvetica"/>
            <w:color w:val="000000"/>
            <w:sz w:val="22"/>
            <w:szCs w:val="22"/>
            <w:highlight w:val="yellow"/>
            <w:shd w:val="clear" w:color="auto" w:fill="FFFFFF"/>
            <w:lang w:val="en-US"/>
          </w:rPr>
          <w:delText xml:space="preserve">, </w:delText>
        </w:r>
        <w:r w:rsidRPr="00C90CFE" w:rsidDel="00CA5559">
          <w:rPr>
            <w:rStyle w:val="apple-converted-space"/>
            <w:rFonts w:ascii="Helvetica" w:hAnsi="Helvetica"/>
            <w:color w:val="000000"/>
            <w:sz w:val="22"/>
            <w:szCs w:val="22"/>
            <w:highlight w:val="yellow"/>
            <w:shd w:val="clear" w:color="auto" w:fill="FFFFFF"/>
            <w:lang w:val="en-US"/>
          </w:rPr>
          <w:delText>S2 Text</w:delText>
        </w:r>
      </w:del>
      <w:r w:rsidR="00DA53B9">
        <w:rPr>
          <w:rStyle w:val="apple-converted-space"/>
          <w:rFonts w:ascii="Helvetica" w:hAnsi="Helvetica"/>
          <w:color w:val="000000"/>
          <w:sz w:val="22"/>
          <w:szCs w:val="22"/>
          <w:highlight w:val="yellow"/>
          <w:shd w:val="clear" w:color="auto" w:fill="FFFFFF"/>
          <w:lang w:val="en-US"/>
        </w:rPr>
        <w:t>)</w:t>
      </w:r>
      <w:r w:rsidRPr="00C90CFE">
        <w:rPr>
          <w:rStyle w:val="apple-converted-space"/>
          <w:rFonts w:ascii="Helvetica" w:hAnsi="Helvetica"/>
          <w:color w:val="000000"/>
          <w:sz w:val="22"/>
          <w:szCs w:val="22"/>
          <w:highlight w:val="yellow"/>
          <w:shd w:val="clear" w:color="auto" w:fill="FFFFFF"/>
          <w:lang w:val="en-US"/>
        </w:rPr>
        <w:t>.</w:t>
      </w:r>
    </w:p>
    <w:p w14:paraId="71060A0C" w14:textId="7A33DFC6" w:rsidR="0045680E" w:rsidRPr="0045680E" w:rsidRDefault="00133529">
      <w:pPr>
        <w:rPr>
          <w:rFonts w:ascii="Helvetica" w:hAnsi="Helvetica"/>
          <w:b/>
          <w:color w:val="000000"/>
          <w:sz w:val="22"/>
          <w:szCs w:val="22"/>
          <w:shd w:val="clear" w:color="auto" w:fill="FFFFFF"/>
          <w:lang w:val="en-US"/>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While I agree that the application of QLE based methods to SARS-CoV-2 is ill-advised and that the inherent assumptions are strongly violated</w:t>
      </w:r>
      <w:r w:rsidR="0045680E">
        <w:rPr>
          <w:rFonts w:ascii="Helvetica" w:hAnsi="Helvetica"/>
          <w:b/>
          <w:color w:val="000000"/>
          <w:sz w:val="22"/>
          <w:szCs w:val="22"/>
          <w:shd w:val="clear" w:color="auto" w:fill="FFFFFF"/>
          <w:lang w:val="en-US"/>
        </w:rPr>
        <w:t>…</w:t>
      </w:r>
    </w:p>
    <w:p w14:paraId="4B129A40" w14:textId="43BE99A1" w:rsidR="0045680E" w:rsidRDefault="0045680E">
      <w:pPr>
        <w:rPr>
          <w:rFonts w:ascii="Helvetica" w:hAnsi="Helvetica"/>
          <w:b/>
          <w:color w:val="000000"/>
          <w:sz w:val="22"/>
          <w:szCs w:val="22"/>
          <w:shd w:val="clear" w:color="auto" w:fill="FFFFFF"/>
        </w:rPr>
      </w:pPr>
    </w:p>
    <w:p w14:paraId="02189061" w14:textId="7E710F9F" w:rsidR="0045680E" w:rsidRPr="0045680E" w:rsidRDefault="0045680E">
      <w:pPr>
        <w:rPr>
          <w:rFonts w:ascii="Helvetica" w:hAnsi="Helvetica"/>
          <w:color w:val="000000"/>
          <w:sz w:val="22"/>
          <w:szCs w:val="22"/>
          <w:shd w:val="clear" w:color="auto" w:fill="FFFFFF"/>
          <w:lang w:val="en-US"/>
        </w:rPr>
      </w:pPr>
      <w:r w:rsidRPr="0045680E">
        <w:rPr>
          <w:rFonts w:ascii="Helvetica" w:hAnsi="Helvetica"/>
          <w:color w:val="000000"/>
          <w:sz w:val="22"/>
          <w:szCs w:val="22"/>
          <w:shd w:val="clear" w:color="auto" w:fill="FFFFFF"/>
          <w:lang w:val="en-US"/>
        </w:rPr>
        <w:t>Thank you</w:t>
      </w:r>
      <w:r>
        <w:rPr>
          <w:rFonts w:ascii="Helvetica" w:hAnsi="Helvetica"/>
          <w:color w:val="000000"/>
          <w:sz w:val="22"/>
          <w:szCs w:val="22"/>
          <w:shd w:val="clear" w:color="auto" w:fill="FFFFFF"/>
          <w:lang w:val="en-US"/>
        </w:rPr>
        <w:t xml:space="preserve"> for support</w:t>
      </w:r>
      <w:r w:rsidR="002E7298">
        <w:rPr>
          <w:rFonts w:ascii="Helvetica" w:hAnsi="Helvetica"/>
          <w:color w:val="000000"/>
          <w:sz w:val="22"/>
          <w:szCs w:val="22"/>
          <w:shd w:val="clear" w:color="auto" w:fill="FFFFFF"/>
          <w:lang w:val="en-US"/>
        </w:rPr>
        <w:t xml:space="preserve">ing </w:t>
      </w:r>
      <w:r w:rsidR="00AE030E">
        <w:rPr>
          <w:rFonts w:ascii="Helvetica" w:hAnsi="Helvetica"/>
          <w:color w:val="000000"/>
          <w:sz w:val="22"/>
          <w:szCs w:val="22"/>
          <w:shd w:val="clear" w:color="auto" w:fill="FFFFFF"/>
          <w:lang w:val="en-US"/>
        </w:rPr>
        <w:t>this</w:t>
      </w:r>
      <w:r w:rsidR="008C2E7B">
        <w:rPr>
          <w:rFonts w:ascii="Helvetica" w:hAnsi="Helvetica"/>
          <w:color w:val="000000"/>
          <w:sz w:val="22"/>
          <w:szCs w:val="22"/>
          <w:shd w:val="clear" w:color="auto" w:fill="FFFFFF"/>
          <w:lang w:val="en-US"/>
        </w:rPr>
        <w:t xml:space="preserve"> important</w:t>
      </w:r>
      <w:r w:rsidR="00FD0CDE">
        <w:rPr>
          <w:rFonts w:ascii="Helvetica" w:hAnsi="Helvetica"/>
          <w:color w:val="000000"/>
          <w:sz w:val="22"/>
          <w:szCs w:val="22"/>
          <w:shd w:val="clear" w:color="auto" w:fill="FFFFFF"/>
          <w:lang w:val="en-US"/>
        </w:rPr>
        <w:t xml:space="preserve"> </w:t>
      </w:r>
      <w:r w:rsidR="002E7298">
        <w:rPr>
          <w:rFonts w:ascii="Helvetica" w:hAnsi="Helvetica"/>
          <w:color w:val="000000"/>
          <w:sz w:val="22"/>
          <w:szCs w:val="22"/>
          <w:shd w:val="clear" w:color="auto" w:fill="FFFFFF"/>
          <w:lang w:val="en-US"/>
        </w:rPr>
        <w:t>point.</w:t>
      </w:r>
    </w:p>
    <w:p w14:paraId="585EB124" w14:textId="77777777" w:rsidR="0045680E" w:rsidRDefault="0045680E">
      <w:pPr>
        <w:rPr>
          <w:rFonts w:ascii="Helvetica" w:hAnsi="Helvetica"/>
          <w:b/>
          <w:color w:val="000000"/>
          <w:sz w:val="22"/>
          <w:szCs w:val="22"/>
          <w:shd w:val="clear" w:color="auto" w:fill="FFFFFF"/>
        </w:rPr>
      </w:pPr>
    </w:p>
    <w:p w14:paraId="3EF6B7CD" w14:textId="27402C38" w:rsidR="00F40B43" w:rsidRPr="003552A3" w:rsidRDefault="00133529">
      <w:pPr>
        <w:rPr>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 </w:t>
      </w:r>
      <w:r w:rsidR="0045680E">
        <w:rPr>
          <w:rFonts w:ascii="Helvetica" w:hAnsi="Helvetica"/>
          <w:b/>
          <w:color w:val="000000"/>
          <w:sz w:val="22"/>
          <w:szCs w:val="22"/>
          <w:shd w:val="clear" w:color="auto" w:fill="FFFFFF"/>
          <w:lang w:val="en-US"/>
        </w:rPr>
        <w:t xml:space="preserve">… </w:t>
      </w:r>
      <w:r w:rsidRPr="003552A3">
        <w:rPr>
          <w:rFonts w:ascii="Helvetica" w:hAnsi="Helvetica"/>
          <w:b/>
          <w:color w:val="000000"/>
          <w:sz w:val="22"/>
          <w:szCs w:val="22"/>
          <w:shd w:val="clear" w:color="auto" w:fill="FFFFFF"/>
        </w:rPr>
        <w:t xml:space="preserve">I don't think the authors have convincingly shown that their approach does a lot better. </w:t>
      </w:r>
    </w:p>
    <w:p w14:paraId="453F13CB" w14:textId="77777777" w:rsidR="00B91412" w:rsidRDefault="00B91412" w:rsidP="00E50B5F">
      <w:pPr>
        <w:rPr>
          <w:rFonts w:ascii="Helvetica" w:hAnsi="Helvetica"/>
          <w:color w:val="000000"/>
          <w:sz w:val="22"/>
          <w:szCs w:val="22"/>
          <w:shd w:val="clear" w:color="auto" w:fill="FFFFFF"/>
          <w:lang w:val="en-US"/>
        </w:rPr>
      </w:pPr>
    </w:p>
    <w:p w14:paraId="30B40A33" w14:textId="1930C431" w:rsidR="00E50B5F" w:rsidRDefault="00274A39" w:rsidP="00E50B5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w:t>
      </w:r>
      <w:r w:rsidR="00E50B5F" w:rsidRPr="00C90CFE">
        <w:rPr>
          <w:rFonts w:ascii="Helvetica" w:hAnsi="Helvetica"/>
          <w:color w:val="000000"/>
          <w:sz w:val="22"/>
          <w:szCs w:val="22"/>
          <w:shd w:val="clear" w:color="auto" w:fill="FFFFFF"/>
          <w:lang w:val="en-US"/>
        </w:rPr>
        <w:t xml:space="preserve">n the revised version, we </w:t>
      </w:r>
      <w:r>
        <w:rPr>
          <w:rFonts w:ascii="Helvetica" w:hAnsi="Helvetica"/>
          <w:color w:val="000000"/>
          <w:sz w:val="22"/>
          <w:szCs w:val="22"/>
          <w:shd w:val="clear" w:color="auto" w:fill="FFFFFF"/>
          <w:lang w:val="en-US"/>
        </w:rPr>
        <w:t xml:space="preserve">explain </w:t>
      </w:r>
      <w:r w:rsidR="002B1390">
        <w:rPr>
          <w:rFonts w:ascii="Helvetica" w:hAnsi="Helvetica"/>
          <w:color w:val="000000"/>
          <w:sz w:val="22"/>
          <w:szCs w:val="22"/>
          <w:shd w:val="clear" w:color="auto" w:fill="FFFFFF"/>
          <w:lang w:val="en-US"/>
        </w:rPr>
        <w:t>it</w:t>
      </w:r>
      <w:r w:rsidR="000976D6">
        <w:rPr>
          <w:rFonts w:ascii="Helvetica" w:hAnsi="Helvetica"/>
          <w:color w:val="000000"/>
          <w:sz w:val="22"/>
          <w:szCs w:val="22"/>
          <w:shd w:val="clear" w:color="auto" w:fill="FFFFFF"/>
          <w:lang w:val="en-US"/>
        </w:rPr>
        <w:t xml:space="preserve"> better</w:t>
      </w:r>
      <w:r w:rsidR="002B1390">
        <w:rPr>
          <w:rFonts w:ascii="Helvetica" w:hAnsi="Helvetica"/>
          <w:color w:val="000000"/>
          <w:sz w:val="22"/>
          <w:szCs w:val="22"/>
          <w:shd w:val="clear" w:color="auto" w:fill="FFFFFF"/>
          <w:lang w:val="en-US"/>
        </w:rPr>
        <w:t xml:space="preserve"> in Introduction</w:t>
      </w:r>
      <w:r w:rsidR="00AE38F3">
        <w:rPr>
          <w:rFonts w:ascii="Helvetica" w:hAnsi="Helvetica"/>
          <w:color w:val="000000"/>
          <w:sz w:val="22"/>
          <w:szCs w:val="22"/>
          <w:shd w:val="clear" w:color="auto" w:fill="FFFFFF"/>
          <w:lang w:val="en-US"/>
        </w:rPr>
        <w:t xml:space="preserve"> (Line </w:t>
      </w:r>
      <w:ins w:id="117" w:author="ivan4995@gmail.com" w:date="2026-05-05T16:48:00Z">
        <w:r w:rsidR="00C953F2">
          <w:rPr>
            <w:rFonts w:ascii="Helvetica" w:hAnsi="Helvetica"/>
            <w:color w:val="000000"/>
            <w:sz w:val="22"/>
            <w:szCs w:val="22"/>
            <w:shd w:val="clear" w:color="auto" w:fill="FFFFFF"/>
            <w:lang w:val="en-US"/>
          </w:rPr>
          <w:t>82</w:t>
        </w:r>
      </w:ins>
      <w:del w:id="118" w:author="ivan4995@gmail.com" w:date="2026-05-05T16:48:00Z">
        <w:r w:rsidR="008C3EFA" w:rsidDel="00C953F2">
          <w:rPr>
            <w:rFonts w:ascii="Helvetica" w:hAnsi="Helvetica"/>
            <w:color w:val="000000"/>
            <w:sz w:val="22"/>
            <w:szCs w:val="22"/>
            <w:shd w:val="clear" w:color="auto" w:fill="FFFFFF"/>
            <w:lang w:val="en-US"/>
          </w:rPr>
          <w:delText>115</w:delText>
        </w:r>
      </w:del>
      <w:r w:rsidR="00AE38F3">
        <w:rPr>
          <w:rFonts w:ascii="Helvetica" w:hAnsi="Helvetica"/>
          <w:color w:val="000000"/>
          <w:sz w:val="22"/>
          <w:szCs w:val="22"/>
          <w:shd w:val="clear" w:color="auto" w:fill="FFFFFF"/>
          <w:lang w:val="en-US"/>
        </w:rPr>
        <w:t>)</w:t>
      </w:r>
      <w:r>
        <w:rPr>
          <w:rFonts w:ascii="Helvetica" w:hAnsi="Helvetica"/>
          <w:color w:val="000000"/>
          <w:sz w:val="22"/>
          <w:szCs w:val="22"/>
          <w:shd w:val="clear" w:color="auto" w:fill="FFFFFF"/>
          <w:lang w:val="en-US"/>
        </w:rPr>
        <w:t>:</w:t>
      </w:r>
    </w:p>
    <w:p w14:paraId="58B7272C" w14:textId="77777777" w:rsidR="00E50B5F" w:rsidRDefault="00E50B5F">
      <w:pPr>
        <w:rPr>
          <w:rFonts w:ascii="Helvetica" w:hAnsi="Helvetica"/>
          <w:color w:val="000000"/>
          <w:sz w:val="22"/>
          <w:szCs w:val="22"/>
          <w:shd w:val="clear" w:color="auto" w:fill="FFFFFF"/>
          <w:lang w:val="en-US"/>
        </w:rPr>
      </w:pPr>
    </w:p>
    <w:p w14:paraId="75D29820" w14:textId="77777777" w:rsidR="000E616C" w:rsidRPr="000E616C" w:rsidRDefault="000E616C" w:rsidP="000E616C">
      <w:pPr>
        <w:jc w:val="both"/>
        <w:rPr>
          <w:ins w:id="119" w:author="ivan4995@gmail.com" w:date="2026-05-05T16:49:00Z"/>
          <w:rFonts w:ascii="Times New Roman" w:eastAsia="Times New Roman" w:hAnsi="Times New Roman" w:cs="Times New Roman"/>
          <w:bCs/>
          <w:sz w:val="20"/>
          <w:szCs w:val="20"/>
          <w:lang w:val="en-US"/>
          <w:rPrChange w:id="120" w:author="ivan4995@gmail.com" w:date="2026-05-05T16:49:00Z">
            <w:rPr>
              <w:ins w:id="121" w:author="ivan4995@gmail.com" w:date="2026-05-05T16:49:00Z"/>
              <w:rFonts w:ascii="Times New Roman" w:eastAsia="Times New Roman" w:hAnsi="Times New Roman" w:cs="Times New Roman"/>
              <w:bCs/>
              <w:lang w:val="en-US"/>
            </w:rPr>
          </w:rPrChange>
        </w:rPr>
        <w:pPrChange w:id="122" w:author="ivan4995@gmail.com" w:date="2026-05-05T16:49:00Z">
          <w:pPr>
            <w:spacing w:line="360" w:lineRule="auto"/>
            <w:jc w:val="both"/>
          </w:pPr>
        </w:pPrChange>
      </w:pPr>
      <w:ins w:id="123" w:author="ivan4995@gmail.com" w:date="2026-05-05T16:49:00Z">
        <w:r w:rsidRPr="000E616C">
          <w:rPr>
            <w:rFonts w:ascii="Times New Roman" w:eastAsia="Times New Roman" w:hAnsi="Times New Roman" w:cs="Times New Roman"/>
            <w:sz w:val="20"/>
            <w:szCs w:val="20"/>
            <w:rPrChange w:id="124" w:author="ivan4995@gmail.com" w:date="2026-05-05T16:4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0E616C">
          <w:rPr>
            <w:rFonts w:ascii="Times New Roman" w:eastAsia="Times New Roman" w:hAnsi="Times New Roman" w:cs="Times New Roman"/>
            <w:sz w:val="20"/>
            <w:szCs w:val="20"/>
            <w:lang w:val="en-US"/>
            <w:rPrChange w:id="125" w:author="ivan4995@gmail.com" w:date="2026-05-05T16:4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0E616C">
          <w:rPr>
            <w:rFonts w:ascii="Times New Roman" w:eastAsia="Times New Roman" w:hAnsi="Times New Roman" w:cs="Times New Roman"/>
            <w:bCs/>
            <w:sz w:val="20"/>
            <w:szCs w:val="20"/>
            <w:lang w:val="en-US"/>
            <w:rPrChange w:id="126" w:author="ivan4995@gmail.com" w:date="2026-05-05T16:49:00Z">
              <w:rPr>
                <w:rFonts w:ascii="Times New Roman" w:eastAsia="Times New Roman" w:hAnsi="Times New Roman" w:cs="Times New Roman"/>
                <w:bCs/>
                <w:lang w:val="en-US"/>
              </w:rPr>
            </w:rPrChange>
          </w:rPr>
          <w:t xml:space="preserve">The fourth feature is the use of the conditional correlator. </w:t>
        </w:r>
      </w:ins>
    </w:p>
    <w:p w14:paraId="13C66E58" w14:textId="4E41FDC2" w:rsidR="001538C8" w:rsidRDefault="00FC5B23">
      <w:pPr>
        <w:rPr>
          <w:rFonts w:ascii="Times New Roman" w:hAnsi="Times New Roman" w:cs="Times New Roman"/>
          <w:bCs/>
          <w:color w:val="000000"/>
          <w:sz w:val="20"/>
          <w:szCs w:val="20"/>
          <w:shd w:val="clear" w:color="auto" w:fill="FFFFFF"/>
          <w:lang w:val="en-US"/>
        </w:rPr>
      </w:pPr>
      <w:del w:id="127" w:author="ivan4995@gmail.com" w:date="2026-05-05T16:49:00Z">
        <w:r w:rsidDel="000E616C">
          <w:rPr>
            <w:rFonts w:ascii="Times New Roman" w:hAnsi="Times New Roman" w:cs="Times New Roman"/>
            <w:color w:val="000000"/>
            <w:sz w:val="20"/>
            <w:szCs w:val="20"/>
            <w:shd w:val="clear" w:color="auto" w:fill="FFFFFF"/>
            <w:lang w:val="en-US"/>
          </w:rPr>
          <w:delText>Our</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approach</w:delText>
        </w:r>
        <w:r w:rsidR="002E7298" w:rsidRPr="004F1A47" w:rsidDel="000E616C">
          <w:rPr>
            <w:rFonts w:ascii="Times New Roman" w:hAnsi="Times New Roman" w:cs="Times New Roman"/>
            <w:color w:val="000000"/>
            <w:sz w:val="20"/>
            <w:szCs w:val="20"/>
            <w:shd w:val="clear" w:color="auto" w:fill="FFFFFF"/>
            <w:lang w:val="en-US"/>
          </w:rPr>
          <w:delText xml:space="preserve"> </w:delText>
        </w:r>
        <w:r w:rsidR="007C0936" w:rsidDel="000E616C">
          <w:rPr>
            <w:rFonts w:ascii="Times New Roman" w:hAnsi="Times New Roman" w:cs="Times New Roman"/>
            <w:color w:val="000000"/>
            <w:sz w:val="20"/>
            <w:szCs w:val="20"/>
            <w:shd w:val="clear" w:color="auto" w:fill="FFFFFF"/>
            <w:lang w:val="en-US"/>
          </w:rPr>
          <w:delText>differs from</w:delText>
        </w:r>
        <w:r w:rsidR="00E50B5F" w:rsidRPr="004F1A47" w:rsidDel="000E616C">
          <w:rPr>
            <w:rFonts w:ascii="Times New Roman" w:hAnsi="Times New Roman" w:cs="Times New Roman"/>
            <w:color w:val="000000"/>
            <w:sz w:val="20"/>
            <w:szCs w:val="20"/>
            <w:shd w:val="clear" w:color="auto" w:fill="FFFFFF"/>
            <w:lang w:val="en-US"/>
          </w:rPr>
          <w:delText xml:space="preserve"> the </w:delText>
        </w:r>
        <w:r w:rsidDel="000E616C">
          <w:rPr>
            <w:rFonts w:ascii="Times New Roman" w:hAnsi="Times New Roman" w:cs="Times New Roman"/>
            <w:color w:val="000000"/>
            <w:sz w:val="20"/>
            <w:szCs w:val="20"/>
            <w:shd w:val="clear" w:color="auto" w:fill="FFFFFF"/>
            <w:lang w:val="en-US"/>
          </w:rPr>
          <w:delText>previous</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studies</w:delText>
        </w:r>
        <w:r w:rsidR="00EB3BC4" w:rsidDel="000E616C">
          <w:rPr>
            <w:rFonts w:ascii="Times New Roman" w:hAnsi="Times New Roman" w:cs="Times New Roman"/>
            <w:color w:val="000000"/>
            <w:sz w:val="20"/>
            <w:szCs w:val="20"/>
            <w:shd w:val="clear" w:color="auto" w:fill="FFFFFF"/>
            <w:lang w:val="en-US"/>
          </w:rPr>
          <w:delText xml:space="preserve"> in the following respects</w:delText>
        </w:r>
        <w:r w:rsidR="00E50B5F" w:rsidRPr="004F1A47" w:rsidDel="000E616C">
          <w:rPr>
            <w:rFonts w:ascii="Times New Roman" w:hAnsi="Times New Roman" w:cs="Times New Roman"/>
            <w:color w:val="000000"/>
            <w:sz w:val="20"/>
            <w:szCs w:val="20"/>
            <w:shd w:val="clear" w:color="auto" w:fill="FFFFFF"/>
            <w:lang w:val="en-US"/>
          </w:rPr>
          <w:delText xml:space="preserve">. Firstly, it </w:delText>
        </w:r>
        <w:r w:rsidR="002E7298" w:rsidRPr="004F1A47" w:rsidDel="000E616C">
          <w:rPr>
            <w:rFonts w:ascii="Times New Roman" w:hAnsi="Times New Roman" w:cs="Times New Roman"/>
            <w:color w:val="000000"/>
            <w:sz w:val="20"/>
            <w:szCs w:val="20"/>
            <w:shd w:val="clear" w:color="auto" w:fill="FFFFFF"/>
            <w:lang w:val="en-US"/>
          </w:rPr>
          <w:delText>do</w:delText>
        </w:r>
        <w:r w:rsidR="00E50B5F" w:rsidRPr="004F1A47" w:rsidDel="000E616C">
          <w:rPr>
            <w:rFonts w:ascii="Times New Roman" w:hAnsi="Times New Roman" w:cs="Times New Roman"/>
            <w:color w:val="000000"/>
            <w:sz w:val="20"/>
            <w:szCs w:val="20"/>
            <w:shd w:val="clear" w:color="auto" w:fill="FFFFFF"/>
            <w:lang w:val="en-US"/>
          </w:rPr>
          <w:delText>es</w:delText>
        </w:r>
        <w:r w:rsidR="002E7298" w:rsidRPr="004F1A47" w:rsidDel="000E616C">
          <w:rPr>
            <w:rFonts w:ascii="Times New Roman" w:hAnsi="Times New Roman" w:cs="Times New Roman"/>
            <w:color w:val="000000"/>
            <w:sz w:val="20"/>
            <w:szCs w:val="20"/>
            <w:shd w:val="clear" w:color="auto" w:fill="FFFFFF"/>
            <w:lang w:val="en-US"/>
          </w:rPr>
          <w:delText xml:space="preserve"> not make </w:delText>
        </w:r>
        <w:r w:rsidR="00D466C4" w:rsidRPr="004F1A47" w:rsidDel="000E616C">
          <w:rPr>
            <w:rFonts w:ascii="Times New Roman" w:hAnsi="Times New Roman" w:cs="Times New Roman"/>
            <w:color w:val="000000"/>
            <w:sz w:val="20"/>
            <w:szCs w:val="20"/>
            <w:shd w:val="clear" w:color="auto" w:fill="FFFFFF"/>
            <w:lang w:val="en-US"/>
          </w:rPr>
          <w:delText xml:space="preserve">any </w:delText>
        </w:r>
        <w:r w:rsidR="002E7298" w:rsidRPr="004F1A47" w:rsidDel="000E616C">
          <w:rPr>
            <w:rFonts w:ascii="Times New Roman" w:hAnsi="Times New Roman" w:cs="Times New Roman"/>
            <w:color w:val="000000"/>
            <w:sz w:val="20"/>
            <w:szCs w:val="20"/>
            <w:shd w:val="clear" w:color="auto" w:fill="FFFFFF"/>
            <w:lang w:val="en-US"/>
          </w:rPr>
          <w:delText>unrealistic assumptions</w:delText>
        </w:r>
        <w:r w:rsidR="00375979" w:rsidRPr="004F1A47" w:rsidDel="000E616C">
          <w:rPr>
            <w:rFonts w:ascii="Times New Roman" w:hAnsi="Times New Roman" w:cs="Times New Roman"/>
            <w:color w:val="000000"/>
            <w:sz w:val="20"/>
            <w:szCs w:val="20"/>
            <w:shd w:val="clear" w:color="auto" w:fill="FFFFFF"/>
            <w:lang w:val="en-US"/>
          </w:rPr>
          <w:delText xml:space="preserve"> regarding the evolutionary factors at play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401F41" w:rsidRPr="004F1A47" w:rsidDel="000E616C">
          <w:rPr>
            <w:rFonts w:ascii="Times New Roman" w:hAnsi="Times New Roman" w:cs="Times New Roman"/>
            <w:color w:val="000000"/>
            <w:sz w:val="20"/>
            <w:szCs w:val="20"/>
            <w:shd w:val="clear" w:color="auto" w:fill="FFFFFF"/>
            <w:lang w:val="en-US"/>
          </w:rPr>
          <w:delText>Secondly</w:delText>
        </w:r>
        <w:r w:rsidR="00E50B5F" w:rsidRPr="004F1A47" w:rsidDel="000E616C">
          <w:rPr>
            <w:rFonts w:ascii="Times New Roman" w:hAnsi="Times New Roman" w:cs="Times New Roman"/>
            <w:color w:val="000000"/>
            <w:sz w:val="20"/>
            <w:szCs w:val="20"/>
            <w:shd w:val="clear" w:color="auto" w:fill="FFFFFF"/>
            <w:lang w:val="en-US"/>
          </w:rPr>
          <w:delText xml:space="preserve">, </w:delText>
        </w:r>
        <w:r w:rsidR="00375979" w:rsidRPr="004F1A47" w:rsidDel="000E616C">
          <w:rPr>
            <w:rFonts w:ascii="Times New Roman" w:hAnsi="Times New Roman" w:cs="Times New Roman"/>
            <w:color w:val="000000"/>
            <w:sz w:val="20"/>
            <w:szCs w:val="20"/>
            <w:shd w:val="clear" w:color="auto" w:fill="FFFFFF"/>
            <w:lang w:val="en-US"/>
          </w:rPr>
          <w:delText>its</w:delText>
        </w:r>
        <w:r w:rsidR="00E50B5F" w:rsidRPr="004F1A47" w:rsidDel="000E616C">
          <w:rPr>
            <w:rFonts w:ascii="Times New Roman" w:hAnsi="Times New Roman" w:cs="Times New Roman"/>
            <w:color w:val="000000"/>
            <w:sz w:val="20"/>
            <w:szCs w:val="20"/>
            <w:shd w:val="clear" w:color="auto" w:fill="FFFFFF"/>
            <w:lang w:val="en-US"/>
          </w:rPr>
          <w:delText xml:space="preserve"> accuracy</w:delText>
        </w:r>
        <w:r w:rsidR="00375979"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is validated </w:delText>
        </w:r>
        <w:r w:rsidR="00375979" w:rsidRPr="004F1A47" w:rsidDel="000E616C">
          <w:rPr>
            <w:rFonts w:ascii="Times New Roman" w:hAnsi="Times New Roman" w:cs="Times New Roman"/>
            <w:color w:val="000000"/>
            <w:sz w:val="20"/>
            <w:szCs w:val="20"/>
            <w:shd w:val="clear" w:color="auto" w:fill="FFFFFF"/>
            <w:lang w:val="en-US"/>
          </w:rPr>
          <w:delText>in a broad range</w:delText>
        </w:r>
        <w:r w:rsidR="00E50B5F" w:rsidRPr="004F1A47" w:rsidDel="000E616C">
          <w:rPr>
            <w:rFonts w:ascii="Times New Roman" w:hAnsi="Times New Roman" w:cs="Times New Roman"/>
            <w:color w:val="000000"/>
            <w:sz w:val="20"/>
            <w:szCs w:val="20"/>
            <w:shd w:val="clear" w:color="auto" w:fill="FFFFFF"/>
            <w:lang w:val="en-US"/>
          </w:rPr>
          <w:delText xml:space="preserve"> of model parameters, </w:delText>
        </w:r>
        <w:r w:rsidR="00375979" w:rsidRPr="004F1A47" w:rsidDel="000E616C">
          <w:rPr>
            <w:rFonts w:ascii="Times New Roman" w:hAnsi="Times New Roman" w:cs="Times New Roman"/>
            <w:color w:val="000000"/>
            <w:sz w:val="20"/>
            <w:szCs w:val="20"/>
            <w:shd w:val="clear" w:color="auto" w:fill="FFFFFF"/>
            <w:lang w:val="en-US"/>
          </w:rPr>
          <w:delText>using a generic model of population genetics</w:delText>
        </w:r>
        <w:r w:rsidR="00DF5819" w:rsidRPr="004F1A47" w:rsidDel="000E616C">
          <w:rPr>
            <w:rFonts w:ascii="Times New Roman" w:hAnsi="Times New Roman" w:cs="Times New Roman"/>
            <w:color w:val="000000"/>
            <w:sz w:val="20"/>
            <w:szCs w:val="20"/>
            <w:shd w:val="clear" w:color="auto" w:fill="FFFFFF"/>
            <w:lang w:val="en-US"/>
          </w:rPr>
          <w:delText xml:space="preserve"> of the Wright Fisher type</w:delText>
        </w:r>
        <w:r w:rsidR="00375979" w:rsidRPr="004F1A47" w:rsidDel="000E616C">
          <w:rPr>
            <w:rFonts w:ascii="Times New Roman" w:hAnsi="Times New Roman" w:cs="Times New Roman"/>
            <w:color w:val="000000"/>
            <w:sz w:val="20"/>
            <w:szCs w:val="20"/>
            <w:shd w:val="clear" w:color="auto" w:fill="FFFFFF"/>
            <w:lang w:val="en-US"/>
          </w:rPr>
          <w:delText>.</w:delText>
        </w:r>
        <w:r w:rsidR="00B84398" w:rsidRPr="004F1A47" w:rsidDel="000E616C">
          <w:rPr>
            <w:rFonts w:ascii="Times New Roman" w:hAnsi="Times New Roman" w:cs="Times New Roman"/>
            <w:color w:val="000000"/>
            <w:sz w:val="20"/>
            <w:szCs w:val="20"/>
            <w:shd w:val="clear" w:color="auto" w:fill="FFFFFF"/>
            <w:lang w:val="en-US"/>
          </w:rPr>
          <w:delText xml:space="preserve"> </w:delText>
        </w:r>
        <w:r w:rsidR="00DA1E9B" w:rsidDel="000E616C">
          <w:rPr>
            <w:rFonts w:ascii="Times New Roman" w:hAnsi="Times New Roman" w:cs="Times New Roman"/>
            <w:color w:val="000000"/>
            <w:sz w:val="20"/>
            <w:szCs w:val="20"/>
            <w:shd w:val="clear" w:color="auto" w:fill="FFFFFF"/>
            <w:lang w:val="en-US"/>
          </w:rPr>
          <w:delText xml:space="preserve">Thirdly, the application to data is focused on well-balanced sampling between sequences related to major variants. </w:delText>
        </w:r>
        <w:r w:rsidR="004F1A47" w:rsidDel="000E616C">
          <w:rPr>
            <w:rFonts w:ascii="Times New Roman" w:hAnsi="Times New Roman" w:cs="Times New Roman"/>
            <w:bCs/>
            <w:color w:val="000000"/>
            <w:sz w:val="20"/>
            <w:szCs w:val="20"/>
            <w:shd w:val="clear" w:color="auto" w:fill="FFFFFF"/>
            <w:lang w:val="en-US"/>
          </w:rPr>
          <w:delText xml:space="preserve">The </w:delText>
        </w:r>
        <w:r w:rsidR="00DA1E9B" w:rsidDel="000E616C">
          <w:rPr>
            <w:rFonts w:ascii="Times New Roman" w:hAnsi="Times New Roman" w:cs="Times New Roman"/>
            <w:bCs/>
            <w:color w:val="000000"/>
            <w:sz w:val="20"/>
            <w:szCs w:val="20"/>
            <w:shd w:val="clear" w:color="auto" w:fill="FFFFFF"/>
            <w:lang w:val="en-US"/>
          </w:rPr>
          <w:delText>fourth innovation</w:delText>
        </w:r>
        <w:r w:rsidR="00B84398" w:rsidRPr="004F1A47" w:rsidDel="000E616C">
          <w:rPr>
            <w:rFonts w:ascii="Times New Roman" w:hAnsi="Times New Roman" w:cs="Times New Roman"/>
            <w:bCs/>
            <w:color w:val="000000"/>
            <w:sz w:val="20"/>
            <w:szCs w:val="20"/>
            <w:shd w:val="clear" w:color="auto" w:fill="FFFFFF"/>
            <w:lang w:val="en-US"/>
          </w:rPr>
          <w:delText xml:space="preserve"> is the </w:delText>
        </w:r>
        <w:r w:rsidR="001A728B" w:rsidRPr="004F1A47" w:rsidDel="000E616C">
          <w:rPr>
            <w:rFonts w:ascii="Times New Roman" w:hAnsi="Times New Roman" w:cs="Times New Roman"/>
            <w:bCs/>
            <w:color w:val="000000"/>
            <w:sz w:val="20"/>
            <w:szCs w:val="20"/>
            <w:shd w:val="clear" w:color="auto" w:fill="FFFFFF"/>
            <w:lang w:val="en-US"/>
          </w:rPr>
          <w:delText xml:space="preserve">use of a </w:delText>
        </w:r>
        <w:r w:rsidR="00B84398" w:rsidRPr="004F1A47" w:rsidDel="000E616C">
          <w:rPr>
            <w:rFonts w:ascii="Times New Roman" w:hAnsi="Times New Roman" w:cs="Times New Roman"/>
            <w:bCs/>
            <w:color w:val="000000"/>
            <w:sz w:val="20"/>
            <w:szCs w:val="20"/>
            <w:shd w:val="clear" w:color="auto" w:fill="FFFFFF"/>
            <w:lang w:val="en-US"/>
          </w:rPr>
          <w:delText xml:space="preserve">conditional correlator that enhances the </w:delText>
        </w:r>
        <w:r w:rsidR="008C1CE6" w:rsidRPr="004F1A47" w:rsidDel="000E616C">
          <w:rPr>
            <w:rFonts w:ascii="Times New Roman" w:hAnsi="Times New Roman" w:cs="Times New Roman"/>
            <w:bCs/>
            <w:color w:val="000000"/>
            <w:sz w:val="20"/>
            <w:szCs w:val="20"/>
            <w:shd w:val="clear" w:color="auto" w:fill="FFFFFF"/>
            <w:lang w:val="en-US"/>
          </w:rPr>
          <w:delText xml:space="preserve">detection </w:delText>
        </w:r>
        <w:r w:rsidR="00B84398" w:rsidRPr="004F1A47" w:rsidDel="000E616C">
          <w:rPr>
            <w:rFonts w:ascii="Times New Roman" w:hAnsi="Times New Roman" w:cs="Times New Roman"/>
            <w:bCs/>
            <w:color w:val="000000"/>
            <w:sz w:val="20"/>
            <w:szCs w:val="20"/>
            <w:shd w:val="clear" w:color="auto" w:fill="FFFFFF"/>
            <w:lang w:val="en-US"/>
          </w:rPr>
          <w:delText xml:space="preserve">accuracy near the </w:delText>
        </w:r>
        <w:r w:rsidR="00EF654A" w:rsidDel="000E616C">
          <w:rPr>
            <w:rFonts w:ascii="Times New Roman" w:hAnsi="Times New Roman" w:cs="Times New Roman"/>
            <w:bCs/>
            <w:color w:val="000000"/>
            <w:sz w:val="20"/>
            <w:szCs w:val="20"/>
            <w:shd w:val="clear" w:color="auto" w:fill="FFFFFF"/>
            <w:lang w:val="en-US"/>
          </w:rPr>
          <w:delText xml:space="preserve">epistatic magnitude </w:delText>
        </w:r>
        <w:r w:rsidR="00B84398" w:rsidRPr="004F1A47" w:rsidDel="000E616C">
          <w:rPr>
            <w:rFonts w:ascii="Times New Roman" w:hAnsi="Times New Roman" w:cs="Times New Roman"/>
            <w:bCs/>
            <w:color w:val="000000"/>
            <w:sz w:val="20"/>
            <w:szCs w:val="20"/>
            <w:shd w:val="clear" w:color="auto" w:fill="FFFFFF"/>
            <w:lang w:val="en-US"/>
          </w:rPr>
          <w:delText xml:space="preserve">of </w:delText>
        </w:r>
        <w:r w:rsidR="004F1A47" w:rsidDel="000E616C">
          <w:rPr>
            <w:rFonts w:ascii="Times New Roman" w:hAnsi="Times New Roman" w:cs="Times New Roman"/>
            <w:bCs/>
            <w:color w:val="000000"/>
            <w:sz w:val="20"/>
            <w:szCs w:val="20"/>
            <w:shd w:val="clear" w:color="auto" w:fill="FFFFFF"/>
            <w:lang w:val="en-US"/>
          </w:rPr>
          <w:delText xml:space="preserve">full </w:delText>
        </w:r>
        <w:r w:rsidR="00B84398" w:rsidRPr="004F1A47" w:rsidDel="000E616C">
          <w:rPr>
            <w:rFonts w:ascii="Times New Roman" w:hAnsi="Times New Roman" w:cs="Times New Roman"/>
            <w:bCs/>
            <w:color w:val="000000"/>
            <w:sz w:val="20"/>
            <w:szCs w:val="20"/>
            <w:shd w:val="clear" w:color="auto" w:fill="FFFFFF"/>
            <w:lang w:val="en-US"/>
          </w:rPr>
          <w:delText>compensation</w:delText>
        </w:r>
      </w:del>
      <w:del w:id="128" w:author="ivan4995@gmail.com" w:date="2026-05-05T16:50:00Z">
        <w:r w:rsidR="00B84398" w:rsidRPr="004F1A47" w:rsidDel="000E616C">
          <w:rPr>
            <w:rFonts w:ascii="Times New Roman" w:hAnsi="Times New Roman" w:cs="Times New Roman"/>
            <w:bCs/>
            <w:color w:val="000000"/>
            <w:sz w:val="20"/>
            <w:szCs w:val="20"/>
            <w:shd w:val="clear" w:color="auto" w:fill="FFFFFF"/>
            <w:lang w:val="en-US"/>
          </w:rPr>
          <w:delText>.</w:delText>
        </w:r>
      </w:del>
    </w:p>
    <w:p w14:paraId="63F493AE" w14:textId="35D9C485" w:rsidR="001538C8" w:rsidRPr="001538C8" w:rsidRDefault="001538C8">
      <w:pPr>
        <w:rPr>
          <w:rFonts w:ascii="Helvetica" w:hAnsi="Helvetica"/>
          <w:color w:val="000000"/>
          <w:sz w:val="22"/>
          <w:szCs w:val="22"/>
          <w:shd w:val="clear" w:color="auto" w:fill="FFFFFF"/>
          <w:lang w:val="en-US"/>
        </w:rPr>
      </w:pPr>
    </w:p>
    <w:p w14:paraId="595C02F2" w14:textId="39BCD0C2"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 xml:space="preserve">In fact, tree based methods (like Neverov et al) take strong linkage effect into account explicitly. </w:t>
      </w:r>
    </w:p>
    <w:p w14:paraId="5D9BFB0A" w14:textId="77777777" w:rsidR="00EB50E0" w:rsidRPr="003552A3" w:rsidRDefault="00EB50E0">
      <w:pPr>
        <w:rPr>
          <w:rStyle w:val="apple-converted-space"/>
          <w:rFonts w:ascii="Helvetica" w:hAnsi="Helvetica"/>
          <w:color w:val="000000"/>
          <w:sz w:val="22"/>
          <w:szCs w:val="22"/>
          <w:shd w:val="clear" w:color="auto" w:fill="FFFFFF"/>
        </w:rPr>
      </w:pPr>
    </w:p>
    <w:p w14:paraId="3A40BEFF" w14:textId="006DDDDA" w:rsidR="00082298" w:rsidRDefault="007F4A31">
      <w:pPr>
        <w:rPr>
          <w:rFonts w:ascii="Helvetica" w:hAnsi="Helvetica"/>
          <w:color w:val="000000"/>
          <w:sz w:val="22"/>
          <w:szCs w:val="22"/>
          <w:lang w:val="en-US"/>
        </w:rPr>
      </w:pPr>
      <w:r>
        <w:rPr>
          <w:rFonts w:ascii="Helvetica" w:hAnsi="Helvetica"/>
          <w:color w:val="000000"/>
          <w:sz w:val="22"/>
          <w:szCs w:val="22"/>
          <w:lang w:val="en-US"/>
        </w:rPr>
        <w:t>Indeed, t</w:t>
      </w:r>
      <w:r w:rsidR="00B63C09">
        <w:rPr>
          <w:rFonts w:ascii="Helvetica" w:hAnsi="Helvetica"/>
          <w:color w:val="000000"/>
          <w:sz w:val="22"/>
          <w:szCs w:val="22"/>
          <w:lang w:val="en-US"/>
        </w:rPr>
        <w:t xml:space="preserve">hey make an effort </w:t>
      </w:r>
      <w:r>
        <w:rPr>
          <w:rFonts w:ascii="Helvetica" w:hAnsi="Helvetica"/>
          <w:color w:val="000000"/>
          <w:sz w:val="22"/>
          <w:szCs w:val="22"/>
          <w:lang w:val="en-US"/>
        </w:rPr>
        <w:t>to do so</w:t>
      </w:r>
      <w:r w:rsidR="00B63C09">
        <w:rPr>
          <w:rFonts w:ascii="Helvetica" w:hAnsi="Helvetica"/>
          <w:color w:val="000000"/>
          <w:sz w:val="22"/>
          <w:szCs w:val="22"/>
          <w:lang w:val="en-US"/>
        </w:rPr>
        <w:t xml:space="preserve"> by monitoring synonymous mutations as markers of linkage</w:t>
      </w:r>
      <w:r>
        <w:rPr>
          <w:rFonts w:ascii="Helvetica" w:hAnsi="Helvetica"/>
          <w:color w:val="000000"/>
          <w:sz w:val="22"/>
          <w:szCs w:val="22"/>
          <w:lang w:val="en-US"/>
        </w:rPr>
        <w:t>. However,</w:t>
      </w:r>
      <w:r w:rsidR="00B63C09">
        <w:rPr>
          <w:rFonts w:ascii="Helvetica" w:hAnsi="Helvetica"/>
          <w:color w:val="000000"/>
          <w:sz w:val="22"/>
          <w:szCs w:val="22"/>
          <w:lang w:val="en-US"/>
        </w:rPr>
        <w:t xml:space="preserve"> they do not use balancing sampling and do not test the accuracy on simulated sequences. </w:t>
      </w:r>
      <w:r w:rsidR="00082298">
        <w:rPr>
          <w:rFonts w:ascii="Helvetica" w:hAnsi="Helvetica"/>
          <w:color w:val="000000"/>
          <w:sz w:val="22"/>
          <w:szCs w:val="22"/>
          <w:lang w:val="en-US"/>
        </w:rPr>
        <w:t>As for the replacement of a pairwise correlation to the</w:t>
      </w:r>
      <w:r w:rsidR="00917F60">
        <w:rPr>
          <w:rFonts w:ascii="Helvetica" w:hAnsi="Helvetica"/>
          <w:color w:val="000000"/>
          <w:sz w:val="22"/>
          <w:szCs w:val="22"/>
          <w:lang w:val="en-US"/>
        </w:rPr>
        <w:t xml:space="preserve"> phylogenetic</w:t>
      </w:r>
      <w:r w:rsidR="00082298">
        <w:rPr>
          <w:rFonts w:ascii="Helvetica" w:hAnsi="Helvetica"/>
          <w:color w:val="000000"/>
          <w:sz w:val="22"/>
          <w:szCs w:val="22"/>
          <w:lang w:val="en-US"/>
        </w:rPr>
        <w:t xml:space="preserve"> tree, in itself, it offers little advantage in this regard. </w:t>
      </w:r>
    </w:p>
    <w:p w14:paraId="5A414DD9" w14:textId="77777777" w:rsidR="00082298" w:rsidRDefault="00082298">
      <w:pPr>
        <w:rPr>
          <w:rFonts w:ascii="Helvetica" w:hAnsi="Helvetica"/>
          <w:color w:val="000000"/>
          <w:sz w:val="22"/>
          <w:szCs w:val="22"/>
          <w:lang w:val="en-US"/>
        </w:rPr>
      </w:pPr>
    </w:p>
    <w:p w14:paraId="0A4660EA" w14:textId="60EC09D0" w:rsidR="009A1697" w:rsidRDefault="00082298">
      <w:pPr>
        <w:rPr>
          <w:rFonts w:ascii="Helvetica" w:hAnsi="Helvetica"/>
          <w:color w:val="000000"/>
          <w:sz w:val="22"/>
          <w:szCs w:val="22"/>
          <w:lang w:val="en-US"/>
        </w:rPr>
      </w:pPr>
      <w:r>
        <w:rPr>
          <w:rFonts w:ascii="Helvetica" w:hAnsi="Helvetica"/>
          <w:color w:val="000000"/>
          <w:sz w:val="22"/>
          <w:szCs w:val="22"/>
          <w:lang w:val="en-US"/>
        </w:rPr>
        <w:t>To explain it, w</w:t>
      </w:r>
      <w:r w:rsidR="009D7091">
        <w:rPr>
          <w:rFonts w:ascii="Helvetica" w:hAnsi="Helvetica"/>
          <w:color w:val="000000"/>
          <w:sz w:val="22"/>
          <w:szCs w:val="22"/>
          <w:lang w:val="en-US"/>
        </w:rPr>
        <w:t xml:space="preserve">e </w:t>
      </w:r>
      <w:r w:rsidR="00E4451D">
        <w:rPr>
          <w:rFonts w:ascii="Helvetica" w:hAnsi="Helvetica"/>
          <w:color w:val="000000"/>
          <w:sz w:val="22"/>
          <w:szCs w:val="22"/>
          <w:lang w:val="en-US"/>
        </w:rPr>
        <w:t>added to Discussion</w:t>
      </w:r>
      <w:r w:rsidR="003C7B04">
        <w:rPr>
          <w:rFonts w:ascii="Helvetica" w:hAnsi="Helvetica"/>
          <w:color w:val="000000"/>
          <w:sz w:val="22"/>
          <w:szCs w:val="22"/>
          <w:lang w:val="en-US"/>
        </w:rPr>
        <w:t xml:space="preserve"> the following paragraph</w:t>
      </w:r>
      <w:r w:rsidR="00E4451D">
        <w:rPr>
          <w:rFonts w:ascii="Helvetica" w:hAnsi="Helvetica"/>
          <w:color w:val="000000"/>
          <w:sz w:val="22"/>
          <w:szCs w:val="22"/>
          <w:lang w:val="en-US"/>
        </w:rPr>
        <w:t>:</w:t>
      </w:r>
    </w:p>
    <w:p w14:paraId="78D2CC42" w14:textId="77777777" w:rsidR="00EB1D8F" w:rsidRDefault="00EB1D8F">
      <w:pPr>
        <w:rPr>
          <w:rFonts w:ascii="Helvetica" w:hAnsi="Helvetica"/>
          <w:color w:val="000000"/>
          <w:sz w:val="22"/>
          <w:szCs w:val="22"/>
          <w:lang w:val="en-US"/>
        </w:rPr>
      </w:pPr>
    </w:p>
    <w:p w14:paraId="7DE81459" w14:textId="77777777" w:rsidR="00394A37" w:rsidRPr="00394A37" w:rsidRDefault="00394A37" w:rsidP="00394A37">
      <w:pPr>
        <w:ind w:firstLine="720"/>
        <w:jc w:val="both"/>
        <w:rPr>
          <w:ins w:id="129" w:author="ivan4995@gmail.com" w:date="2026-05-05T16:53:00Z"/>
          <w:rFonts w:ascii="Times New Roman" w:eastAsia="Times New Roman" w:hAnsi="Times New Roman" w:cs="Times New Roman"/>
          <w:bCs/>
          <w:sz w:val="20"/>
          <w:szCs w:val="20"/>
          <w:lang w:val="en-US"/>
          <w:rPrChange w:id="130" w:author="ivan4995@gmail.com" w:date="2026-05-05T16:53:00Z">
            <w:rPr>
              <w:ins w:id="131" w:author="ivan4995@gmail.com" w:date="2026-05-05T16:53:00Z"/>
              <w:rFonts w:ascii="Times New Roman" w:eastAsia="Times New Roman" w:hAnsi="Times New Roman" w:cs="Times New Roman"/>
              <w:bCs/>
              <w:lang w:val="en-US"/>
            </w:rPr>
          </w:rPrChange>
        </w:rPr>
        <w:pPrChange w:id="132" w:author="ivan4995@gmail.com" w:date="2026-05-05T16:54:00Z">
          <w:pPr>
            <w:spacing w:line="360" w:lineRule="auto"/>
            <w:ind w:firstLine="720"/>
            <w:jc w:val="both"/>
          </w:pPr>
        </w:pPrChange>
      </w:pPr>
      <w:ins w:id="133" w:author="ivan4995@gmail.com" w:date="2026-05-05T16:53:00Z">
        <w:r w:rsidRPr="00394A37">
          <w:rPr>
            <w:rFonts w:ascii="Times New Roman" w:eastAsia="Times New Roman" w:hAnsi="Times New Roman" w:cs="Times New Roman"/>
            <w:sz w:val="20"/>
            <w:szCs w:val="20"/>
            <w:rPrChange w:id="134" w:author="ivan4995@gmail.com" w:date="2026-05-05T16:53:00Z">
              <w:rPr>
                <w:rFonts w:ascii="Times New Roman" w:eastAsia="Times New Roman" w:hAnsi="Times New Roman" w:cs="Times New Roman"/>
              </w:rPr>
            </w:rPrChange>
          </w:rPr>
          <w:lastRenderedPageBreak/>
          <w:t>Note that the use of tree-based methods does</w:t>
        </w:r>
        <w:r w:rsidRPr="00394A37">
          <w:rPr>
            <w:rFonts w:ascii="Times New Roman" w:eastAsia="Times New Roman" w:hAnsi="Times New Roman" w:cs="Times New Roman"/>
            <w:bCs/>
            <w:sz w:val="20"/>
            <w:szCs w:val="20"/>
            <w:rPrChange w:id="135" w:author="ivan4995@gmail.com" w:date="2026-05-05T16:53:00Z">
              <w:rPr>
                <w:rFonts w:ascii="Times New Roman" w:eastAsia="Times New Roman" w:hAnsi="Times New Roman" w:cs="Times New Roman"/>
                <w:bCs/>
              </w:rPr>
            </w:rPrChange>
          </w:rPr>
          <w:t xml:space="preserve"> not automatically compensate for strong linkage effects. </w:t>
        </w:r>
        <w:r w:rsidRPr="00394A37">
          <w:rPr>
            <w:rFonts w:ascii="Times New Roman" w:eastAsia="Times New Roman" w:hAnsi="Times New Roman" w:cs="Times New Roman"/>
            <w:bCs/>
            <w:sz w:val="20"/>
            <w:szCs w:val="20"/>
            <w:lang w:val="en-US"/>
            <w:rPrChange w:id="136" w:author="ivan4995@gmail.com" w:date="2026-05-05T16:53:00Z">
              <w:rPr>
                <w:rFonts w:ascii="Times New Roman" w:eastAsia="Times New Roman" w:hAnsi="Times New Roman" w:cs="Times New Roman"/>
                <w:bCs/>
                <w:lang w:val="en-US"/>
              </w:rPr>
            </w:rPrChange>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Pr="00394A37">
          <w:rPr>
            <w:rFonts w:ascii="Times New Roman" w:eastAsia="Times New Roman" w:hAnsi="Times New Roman" w:cs="Times New Roman"/>
            <w:bCs/>
            <w:sz w:val="20"/>
            <w:szCs w:val="20"/>
            <w:lang w:val="en-US"/>
            <w:rPrChange w:id="137" w:author="ivan4995@gmail.com" w:date="2026-05-05T16:53:00Z">
              <w:rPr>
                <w:rFonts w:ascii="Times New Roman" w:eastAsia="Times New Roman" w:hAnsi="Times New Roman" w:cs="Times New Roman"/>
                <w:bCs/>
                <w:lang w:val="en-US"/>
              </w:rPr>
            </w:rPrChange>
          </w:rPr>
          <w:fldChar w:fldCharType="begin"/>
        </w:r>
        <w:r w:rsidRPr="00394A37">
          <w:rPr>
            <w:rFonts w:ascii="Times New Roman" w:eastAsia="Times New Roman" w:hAnsi="Times New Roman" w:cs="Times New Roman"/>
            <w:bCs/>
            <w:sz w:val="20"/>
            <w:szCs w:val="20"/>
            <w:lang w:val="en-US"/>
            <w:rPrChange w:id="138" w:author="ivan4995@gmail.com" w:date="2026-05-05T16:53:00Z">
              <w:rPr>
                <w:rFonts w:ascii="Times New Roman" w:eastAsia="Times New Roman" w:hAnsi="Times New Roman" w:cs="Times New Roman"/>
                <w:bCs/>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394A37">
          <w:rPr>
            <w:rFonts w:ascii="Times New Roman" w:eastAsia="Times New Roman" w:hAnsi="Times New Roman" w:cs="Times New Roman"/>
            <w:bCs/>
            <w:sz w:val="20"/>
            <w:szCs w:val="20"/>
            <w:lang w:val="en-US"/>
            <w:rPrChange w:id="139"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140" w:author="ivan4995@gmail.com" w:date="2026-05-05T16:53:00Z">
              <w:rPr>
                <w:rFonts w:ascii="Times New Roman" w:eastAsia="Times New Roman" w:hAnsi="Times New Roman" w:cs="Times New Roman"/>
                <w:bCs/>
                <w:noProof/>
                <w:lang w:val="en-US"/>
              </w:rPr>
            </w:rPrChange>
          </w:rPr>
          <w:t>[34]</w:t>
        </w:r>
        <w:r w:rsidRPr="00394A37">
          <w:rPr>
            <w:rFonts w:ascii="Times New Roman" w:eastAsia="Times New Roman" w:hAnsi="Times New Roman" w:cs="Times New Roman"/>
            <w:bCs/>
            <w:sz w:val="20"/>
            <w:szCs w:val="20"/>
            <w:lang w:val="en-US"/>
            <w:rPrChange w:id="141"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142" w:author="ivan4995@gmail.com" w:date="2026-05-05T16:53:00Z">
              <w:rPr>
                <w:rFonts w:ascii="Times New Roman" w:eastAsia="Times New Roman" w:hAnsi="Times New Roman" w:cs="Times New Roman"/>
                <w:bCs/>
                <w:lang w:val="en-US"/>
              </w:rPr>
            </w:rPrChange>
          </w:rPr>
          <w:t>. To exclude the effects of linkage, one group</w:t>
        </w:r>
        <w:r w:rsidRPr="00394A37" w:rsidDel="00012969">
          <w:rPr>
            <w:rFonts w:ascii="Times New Roman" w:eastAsia="Times New Roman" w:hAnsi="Times New Roman" w:cs="Times New Roman"/>
            <w:bCs/>
            <w:sz w:val="20"/>
            <w:szCs w:val="20"/>
            <w:lang w:val="en-US"/>
            <w:rPrChange w:id="143" w:author="ivan4995@gmail.com" w:date="2026-05-05T16:53:00Z">
              <w:rPr>
                <w:rFonts w:ascii="Times New Roman" w:eastAsia="Times New Roman" w:hAnsi="Times New Roman" w:cs="Times New Roman"/>
                <w:bCs/>
                <w:lang w:val="en-US"/>
              </w:rPr>
            </w:rPrChange>
          </w:rPr>
          <w:t xml:space="preserve"> </w:t>
        </w:r>
        <w:r w:rsidRPr="00394A37">
          <w:rPr>
            <w:rFonts w:ascii="Times New Roman" w:eastAsia="Times New Roman" w:hAnsi="Times New Roman" w:cs="Times New Roman"/>
            <w:bCs/>
            <w:sz w:val="20"/>
            <w:szCs w:val="20"/>
            <w:lang w:val="en-US"/>
            <w:rPrChange w:id="144" w:author="ivan4995@gmail.com" w:date="2026-05-05T16:53:00Z">
              <w:rPr>
                <w:rFonts w:ascii="Times New Roman" w:eastAsia="Times New Roman" w:hAnsi="Times New Roman" w:cs="Times New Roman"/>
                <w:bCs/>
                <w:lang w:val="en-US"/>
              </w:rPr>
            </w:rPrChange>
          </w:rPr>
          <w:t xml:space="preserve">used synonymous sites as markers of linkage  </w:t>
        </w:r>
        <w:r w:rsidRPr="00394A37">
          <w:rPr>
            <w:rFonts w:ascii="Times New Roman" w:eastAsia="Times New Roman" w:hAnsi="Times New Roman" w:cs="Times New Roman"/>
            <w:bCs/>
            <w:sz w:val="20"/>
            <w:szCs w:val="20"/>
            <w:lang w:val="en-US"/>
            <w:rPrChange w:id="145"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146" w:author="ivan4995@gmail.com" w:date="2026-05-05T16:53:00Z">
              <w:rPr>
                <w:rFonts w:ascii="Times New Roman" w:eastAsia="Times New Roman" w:hAnsi="Times New Roman" w:cs="Times New Roman"/>
                <w:bCs/>
                <w:lang w:val="en-US"/>
              </w:rPr>
            </w:rPrChange>
          </w:rPr>
          <w:instrText xml:space="preserve"> ADDIN EN.CITE </w:instrText>
        </w:r>
        <w:r w:rsidRPr="00394A37">
          <w:rPr>
            <w:rFonts w:ascii="Times New Roman" w:eastAsia="Times New Roman" w:hAnsi="Times New Roman" w:cs="Times New Roman"/>
            <w:bCs/>
            <w:sz w:val="20"/>
            <w:szCs w:val="20"/>
            <w:lang w:val="en-US"/>
            <w:rPrChange w:id="147" w:author="ivan4995@gmail.com" w:date="2026-05-05T16:53:00Z">
              <w:rPr>
                <w:rFonts w:ascii="Times New Roman" w:eastAsia="Times New Roman" w:hAnsi="Times New Roman" w:cs="Times New Roman"/>
                <w:bCs/>
                <w:lang w:val="en-US"/>
              </w:rPr>
            </w:rPrChange>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Pr="00394A37">
          <w:rPr>
            <w:rFonts w:ascii="Times New Roman" w:eastAsia="Times New Roman" w:hAnsi="Times New Roman" w:cs="Times New Roman"/>
            <w:bCs/>
            <w:sz w:val="20"/>
            <w:szCs w:val="20"/>
            <w:lang w:val="en-US"/>
            <w:rPrChange w:id="148" w:author="ivan4995@gmail.com" w:date="2026-05-05T16:53:00Z">
              <w:rPr>
                <w:rFonts w:ascii="Times New Roman" w:eastAsia="Times New Roman" w:hAnsi="Times New Roman" w:cs="Times New Roman"/>
                <w:bCs/>
                <w:lang w:val="en-US"/>
              </w:rPr>
            </w:rPrChange>
          </w:rPr>
          <w:instrText xml:space="preserve"> ADDIN EN.CITE.DATA </w:instrText>
        </w:r>
        <w:r w:rsidRPr="00394A37">
          <w:rPr>
            <w:rFonts w:ascii="Times New Roman" w:eastAsia="Times New Roman" w:hAnsi="Times New Roman" w:cs="Times New Roman"/>
            <w:bCs/>
            <w:sz w:val="20"/>
            <w:szCs w:val="20"/>
            <w:lang w:val="en-US"/>
            <w:rPrChange w:id="149" w:author="ivan4995@gmail.com" w:date="2026-05-05T16:53:00Z">
              <w:rPr>
                <w:rFonts w:ascii="Times New Roman" w:eastAsia="Times New Roman" w:hAnsi="Times New Roman" w:cs="Times New Roman"/>
                <w:bCs/>
                <w:lang w:val="en-US"/>
              </w:rPr>
            </w:rPrChange>
          </w:rPr>
        </w:r>
        <w:r w:rsidRPr="00394A37">
          <w:rPr>
            <w:rFonts w:ascii="Times New Roman" w:eastAsia="Times New Roman" w:hAnsi="Times New Roman" w:cs="Times New Roman"/>
            <w:bCs/>
            <w:sz w:val="20"/>
            <w:szCs w:val="20"/>
            <w:lang w:val="en-US"/>
            <w:rPrChange w:id="150"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151" w:author="ivan4995@gmail.com" w:date="2026-05-05T16:53:00Z">
              <w:rPr>
                <w:rFonts w:ascii="Times New Roman" w:eastAsia="Times New Roman" w:hAnsi="Times New Roman" w:cs="Times New Roman"/>
                <w:bCs/>
                <w:lang w:val="en-US"/>
              </w:rPr>
            </w:rPrChange>
          </w:rPr>
        </w:r>
        <w:r w:rsidRPr="00394A37">
          <w:rPr>
            <w:rFonts w:ascii="Times New Roman" w:eastAsia="Times New Roman" w:hAnsi="Times New Roman" w:cs="Times New Roman"/>
            <w:bCs/>
            <w:sz w:val="20"/>
            <w:szCs w:val="20"/>
            <w:lang w:val="en-US"/>
            <w:rPrChange w:id="152" w:author="ivan4995@gmail.com" w:date="2026-05-05T16:53:00Z">
              <w:rPr>
                <w:rFonts w:ascii="Times New Roman" w:eastAsia="Times New Roman" w:hAnsi="Times New Roman" w:cs="Times New Roman"/>
                <w:bCs/>
                <w:lang w:val="en-US"/>
              </w:rPr>
            </w:rPrChange>
          </w:rPr>
          <w:fldChar w:fldCharType="separate"/>
        </w:r>
        <w:r w:rsidRPr="00394A37">
          <w:rPr>
            <w:rFonts w:ascii="Times New Roman" w:eastAsia="Times New Roman" w:hAnsi="Times New Roman" w:cs="Times New Roman"/>
            <w:bCs/>
            <w:noProof/>
            <w:sz w:val="20"/>
            <w:szCs w:val="20"/>
            <w:lang w:val="en-US"/>
            <w:rPrChange w:id="153" w:author="ivan4995@gmail.com" w:date="2026-05-05T16:53:00Z">
              <w:rPr>
                <w:rFonts w:ascii="Times New Roman" w:eastAsia="Times New Roman" w:hAnsi="Times New Roman" w:cs="Times New Roman"/>
                <w:bCs/>
                <w:noProof/>
                <w:lang w:val="en-US"/>
              </w:rPr>
            </w:rPrChange>
          </w:rPr>
          <w:t>[37, 38]</w:t>
        </w:r>
        <w:r w:rsidRPr="00394A37">
          <w:rPr>
            <w:rFonts w:ascii="Times New Roman" w:eastAsia="Times New Roman" w:hAnsi="Times New Roman" w:cs="Times New Roman"/>
            <w:bCs/>
            <w:sz w:val="20"/>
            <w:szCs w:val="20"/>
            <w:lang w:val="en-US"/>
            <w:rPrChange w:id="154" w:author="ivan4995@gmail.com" w:date="2026-05-05T16:53:00Z">
              <w:rPr>
                <w:rFonts w:ascii="Times New Roman" w:eastAsia="Times New Roman" w:hAnsi="Times New Roman" w:cs="Times New Roman"/>
                <w:bCs/>
                <w:lang w:val="en-US"/>
              </w:rPr>
            </w:rPrChange>
          </w:rPr>
          <w:fldChar w:fldCharType="end"/>
        </w:r>
        <w:r w:rsidRPr="00394A37">
          <w:rPr>
            <w:rFonts w:ascii="Times New Roman" w:eastAsia="Times New Roman" w:hAnsi="Times New Roman" w:cs="Times New Roman"/>
            <w:bCs/>
            <w:sz w:val="20"/>
            <w:szCs w:val="20"/>
            <w:lang w:val="en-US"/>
            <w:rPrChange w:id="155" w:author="ivan4995@gmail.com" w:date="2026-05-05T16:53:00Z">
              <w:rPr>
                <w:rFonts w:ascii="Times New Roman" w:eastAsia="Times New Roman" w:hAnsi="Times New Roman" w:cs="Times New Roman"/>
                <w:bCs/>
                <w:lang w:val="en-US"/>
              </w:rPr>
            </w:rPrChange>
          </w:rPr>
          <w:t xml:space="preserve">. However, the accuracy of this method was not tested in simulation. </w:t>
        </w:r>
      </w:ins>
    </w:p>
    <w:p w14:paraId="764380B9" w14:textId="57787F31" w:rsidR="00082298" w:rsidRPr="00082298" w:rsidDel="00394A37" w:rsidRDefault="00082298" w:rsidP="00082298">
      <w:pPr>
        <w:rPr>
          <w:del w:id="156" w:author="ivan4995@gmail.com" w:date="2026-05-05T16:53:00Z"/>
          <w:rFonts w:ascii="Times New Roman" w:eastAsia="Times New Roman" w:hAnsi="Times New Roman" w:cs="Times New Roman"/>
          <w:bCs/>
          <w:sz w:val="20"/>
          <w:szCs w:val="20"/>
          <w:lang w:val="en-US"/>
        </w:rPr>
      </w:pPr>
      <w:del w:id="157" w:author="ivan4995@gmail.com" w:date="2026-05-05T16:53:00Z">
        <w:r w:rsidRPr="00082298" w:rsidDel="00394A37">
          <w:rPr>
            <w:rFonts w:ascii="Times New Roman" w:eastAsia="Times New Roman" w:hAnsi="Times New Roman" w:cs="Times New Roman"/>
            <w:bCs/>
            <w:sz w:val="20"/>
            <w:szCs w:val="20"/>
            <w:lang w:val="en-US"/>
          </w:rPr>
          <w:delText xml:space="preserve">Note that the use of tree-based methods instead of pairwise correlations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does not automatically compensates for strong linkage effects. </w:delText>
        </w:r>
        <w:r w:rsidRPr="00082298" w:rsidDel="00394A37">
          <w:rPr>
            <w:rFonts w:ascii="Times New Roman" w:eastAsia="Times New Roman" w:hAnsi="Times New Roman" w:cs="Times New Roman"/>
            <w:bCs/>
            <w:sz w:val="20"/>
            <w:szCs w:val="20"/>
            <w:lang w:val="en-US"/>
          </w:rPr>
          <w:delTex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delText>
        </w:r>
        <w:r w:rsidRPr="00082298" w:rsidDel="00394A37">
          <w:rPr>
            <w:rFonts w:ascii="Times New Roman" w:eastAsia="Times New Roman" w:hAnsi="Times New Roman" w:cs="Times New Roman"/>
            <w:bCs/>
            <w:sz w:val="20"/>
            <w:szCs w:val="20"/>
            <w:lang w:val="en-US"/>
          </w:rPr>
          <w:fldChar w:fldCharType="begin"/>
        </w:r>
        <w:r w:rsidRPr="00082298" w:rsidDel="00394A37">
          <w:rPr>
            <w:rFonts w:ascii="Times New Roman" w:eastAsia="Times New Roman" w:hAnsi="Times New Roman" w:cs="Times New Roman"/>
            <w:bCs/>
            <w:sz w:val="20"/>
            <w:szCs w:val="20"/>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Pr="00082298" w:rsidDel="00394A37">
          <w:rPr>
            <w:rFonts w:ascii="Times New Roman" w:eastAsia="Times New Roman" w:hAnsi="Times New Roman" w:cs="Times New Roman"/>
            <w:bCs/>
            <w:sz w:val="20"/>
            <w:szCs w:val="20"/>
            <w:lang w:val="en-US"/>
          </w:rPr>
          <w:fldChar w:fldCharType="separate"/>
        </w:r>
        <w:r w:rsidRPr="00082298" w:rsidDel="00394A37">
          <w:rPr>
            <w:rFonts w:ascii="Times New Roman" w:eastAsia="Times New Roman" w:hAnsi="Times New Roman" w:cs="Times New Roman"/>
            <w:bCs/>
            <w:sz w:val="20"/>
            <w:szCs w:val="20"/>
            <w:lang w:val="en-US"/>
          </w:rPr>
          <w:delText>[36]</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lang w:val="en-US"/>
          </w:rPr>
          <w:delText xml:space="preserve">. While the studies </w:del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 </w:delInstrText>
        </w:r>
        <w:r w:rsidRPr="00082298" w:rsidDel="00394A37">
          <w:rPr>
            <w:rFonts w:ascii="Times New Roman" w:eastAsia="Times New Roman" w:hAnsi="Times New Roman" w:cs="Times New Roman"/>
            <w:bCs/>
            <w:sz w:val="20"/>
            <w:szCs w:val="20"/>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Pr="00082298" w:rsidDel="00394A37">
          <w:rPr>
            <w:rFonts w:ascii="Times New Roman" w:eastAsia="Times New Roman" w:hAnsi="Times New Roman" w:cs="Times New Roman"/>
            <w:bCs/>
            <w:sz w:val="20"/>
            <w:szCs w:val="20"/>
          </w:rPr>
          <w:delInstrText xml:space="preserve"> ADDIN EN.CITE.DATA </w:delInstrText>
        </w:r>
        <w:r w:rsidRPr="00082298" w:rsidDel="00394A37">
          <w:rPr>
            <w:rFonts w:ascii="Times New Roman" w:eastAsia="Times New Roman" w:hAnsi="Times New Roman" w:cs="Times New Roman"/>
            <w:bCs/>
            <w:sz w:val="20"/>
            <w:szCs w:val="20"/>
            <w:lang w:val="en-US"/>
          </w:rPr>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r>
        <w:r w:rsidRPr="00082298" w:rsidDel="00394A37">
          <w:rPr>
            <w:rFonts w:ascii="Times New Roman" w:eastAsia="Times New Roman" w:hAnsi="Times New Roman" w:cs="Times New Roman"/>
            <w:bCs/>
            <w:sz w:val="20"/>
            <w:szCs w:val="20"/>
          </w:rPr>
          <w:fldChar w:fldCharType="separate"/>
        </w:r>
        <w:r w:rsidRPr="00082298" w:rsidDel="00394A37">
          <w:rPr>
            <w:rFonts w:ascii="Times New Roman" w:eastAsia="Times New Roman" w:hAnsi="Times New Roman" w:cs="Times New Roman"/>
            <w:bCs/>
            <w:sz w:val="20"/>
            <w:szCs w:val="20"/>
          </w:rPr>
          <w:delText>[39, 40]</w:delText>
        </w:r>
        <w:r w:rsidRPr="00082298" w:rsidDel="00394A37">
          <w:rPr>
            <w:rFonts w:ascii="Times New Roman" w:eastAsia="Times New Roman" w:hAnsi="Times New Roman" w:cs="Times New Roman"/>
            <w:bCs/>
            <w:sz w:val="20"/>
            <w:szCs w:val="20"/>
            <w:lang w:val="en-US"/>
          </w:rPr>
          <w:fldChar w:fldCharType="end"/>
        </w:r>
        <w:r w:rsidRPr="00082298" w:rsidDel="00394A37">
          <w:rPr>
            <w:rFonts w:ascii="Times New Roman" w:eastAsia="Times New Roman" w:hAnsi="Times New Roman" w:cs="Times New Roman"/>
            <w:bCs/>
            <w:sz w:val="20"/>
            <w:szCs w:val="20"/>
          </w:rPr>
          <w:delText xml:space="preserve"> </w:delText>
        </w:r>
        <w:r w:rsidRPr="00082298" w:rsidDel="00394A37">
          <w:rPr>
            <w:rFonts w:ascii="Times New Roman" w:eastAsia="Times New Roman" w:hAnsi="Times New Roman" w:cs="Times New Roman"/>
            <w:bCs/>
            <w:sz w:val="20"/>
            <w:szCs w:val="20"/>
            <w:lang w:val="en-US"/>
          </w:rPr>
          <w:delText xml:space="preserve">also use conditional correlations (synonymous sites) as markers of linkage, the accuracy of their method is not tested in simulation. </w:delText>
        </w:r>
      </w:del>
    </w:p>
    <w:p w14:paraId="780AA517" w14:textId="77777777" w:rsidR="0069296F" w:rsidRDefault="0069296F">
      <w:pPr>
        <w:rPr>
          <w:rFonts w:ascii="Helvetica" w:hAnsi="Helvetica"/>
          <w:color w:val="000000"/>
          <w:sz w:val="22"/>
          <w:szCs w:val="22"/>
          <w:lang w:val="en-US"/>
        </w:rPr>
      </w:pPr>
    </w:p>
    <w:p w14:paraId="5CB8E4B6" w14:textId="77777777" w:rsidR="00EB1D8F" w:rsidRPr="003552A3" w:rsidRDefault="00EB1D8F" w:rsidP="00EB1D8F">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shd w:val="clear" w:color="auto" w:fill="FFFFFF"/>
        </w:rPr>
        <w:t>These can be applied to very large datasets and should extract all available information from the data.</w:t>
      </w:r>
      <w:r w:rsidRPr="003552A3">
        <w:rPr>
          <w:rStyle w:val="apple-converted-space"/>
          <w:rFonts w:ascii="Helvetica" w:hAnsi="Helvetica"/>
          <w:b/>
          <w:color w:val="000000"/>
          <w:sz w:val="22"/>
          <w:szCs w:val="22"/>
          <w:shd w:val="clear" w:color="auto" w:fill="FFFFFF"/>
        </w:rPr>
        <w:t> </w:t>
      </w:r>
    </w:p>
    <w:p w14:paraId="05DF25C7" w14:textId="77777777" w:rsidR="00EB1D8F" w:rsidRPr="00EB1D8F" w:rsidRDefault="00EB1D8F">
      <w:pPr>
        <w:rPr>
          <w:rFonts w:ascii="Helvetica" w:hAnsi="Helvetica"/>
          <w:color w:val="000000"/>
          <w:sz w:val="22"/>
          <w:szCs w:val="22"/>
        </w:rPr>
      </w:pPr>
    </w:p>
    <w:p w14:paraId="2C3F7146" w14:textId="77758575" w:rsidR="00761C88" w:rsidRPr="00216930" w:rsidRDefault="00DE32E6">
      <w:pPr>
        <w:rPr>
          <w:rFonts w:ascii="Helvetica" w:hAnsi="Helvetica"/>
          <w:color w:val="000000"/>
          <w:sz w:val="22"/>
          <w:szCs w:val="22"/>
        </w:rPr>
      </w:pPr>
      <w:r w:rsidRPr="00216930">
        <w:rPr>
          <w:rFonts w:ascii="Helvetica" w:hAnsi="Helvetica"/>
          <w:color w:val="000000"/>
          <w:sz w:val="22"/>
          <w:szCs w:val="22"/>
        </w:rPr>
        <w:t>Potentially,</w:t>
      </w:r>
      <w:r w:rsidR="00761C88" w:rsidRPr="00216930">
        <w:rPr>
          <w:rFonts w:ascii="Helvetica" w:hAnsi="Helvetica"/>
          <w:color w:val="000000"/>
          <w:sz w:val="22"/>
          <w:szCs w:val="22"/>
        </w:rPr>
        <w:t xml:space="preserve"> </w:t>
      </w:r>
      <w:r w:rsidR="00775FBA" w:rsidRPr="00216930">
        <w:rPr>
          <w:rFonts w:ascii="Helvetica" w:hAnsi="Helvetica"/>
          <w:color w:val="000000"/>
          <w:sz w:val="22"/>
          <w:szCs w:val="22"/>
        </w:rPr>
        <w:t>it can be done</w:t>
      </w:r>
      <w:r w:rsidRPr="00216930">
        <w:rPr>
          <w:rFonts w:ascii="Helvetica" w:hAnsi="Helvetica"/>
          <w:color w:val="000000"/>
          <w:sz w:val="22"/>
          <w:szCs w:val="22"/>
        </w:rPr>
        <w:t>, provided the</w:t>
      </w:r>
      <w:r w:rsidR="0096356A" w:rsidRPr="00216930">
        <w:rPr>
          <w:rFonts w:ascii="Helvetica" w:hAnsi="Helvetica"/>
          <w:color w:val="000000"/>
          <w:sz w:val="22"/>
          <w:szCs w:val="22"/>
        </w:rPr>
        <w:t xml:space="preserve"> authors of that </w:t>
      </w:r>
      <w:r w:rsidR="00F3110B">
        <w:rPr>
          <w:rFonts w:ascii="Helvetica" w:hAnsi="Helvetica"/>
          <w:color w:val="000000"/>
          <w:sz w:val="22"/>
          <w:szCs w:val="22"/>
        </w:rPr>
        <w:t>future</w:t>
      </w:r>
      <w:r w:rsidR="0096356A" w:rsidRPr="00216930">
        <w:rPr>
          <w:rFonts w:ascii="Helvetica" w:hAnsi="Helvetica"/>
          <w:color w:val="000000"/>
          <w:sz w:val="22"/>
          <w:szCs w:val="22"/>
        </w:rPr>
        <w:t xml:space="preserve"> work use</w:t>
      </w:r>
      <w:r w:rsidRPr="00216930">
        <w:rPr>
          <w:rFonts w:ascii="Helvetica" w:hAnsi="Helvetica"/>
          <w:color w:val="000000"/>
          <w:sz w:val="22"/>
          <w:szCs w:val="22"/>
        </w:rPr>
        <w:t xml:space="preserve"> </w:t>
      </w:r>
      <w:r w:rsidR="00761C88" w:rsidRPr="00216930">
        <w:rPr>
          <w:rFonts w:ascii="Helvetica" w:hAnsi="Helvetica"/>
          <w:bCs/>
          <w:color w:val="000000"/>
          <w:sz w:val="22"/>
          <w:szCs w:val="22"/>
          <w:shd w:val="clear" w:color="auto" w:fill="FFFFFF"/>
          <w:lang w:val="en-US"/>
        </w:rPr>
        <w:t>balanced averaging</w:t>
      </w:r>
      <w:r w:rsidRPr="00216930">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over data </w:t>
      </w:r>
      <w:r w:rsidR="00761C88" w:rsidRPr="00216930">
        <w:rPr>
          <w:rFonts w:ascii="Helvetica" w:hAnsi="Helvetica"/>
          <w:bCs/>
          <w:color w:val="000000"/>
          <w:sz w:val="22"/>
          <w:szCs w:val="22"/>
          <w:shd w:val="clear" w:color="auto" w:fill="FFFFFF"/>
          <w:lang w:val="en-US"/>
        </w:rPr>
        <w:t>and test</w:t>
      </w:r>
      <w:r w:rsidR="00775FBA" w:rsidRPr="00216930">
        <w:rPr>
          <w:rFonts w:ascii="Helvetica" w:hAnsi="Helvetica"/>
          <w:bCs/>
          <w:color w:val="000000"/>
          <w:sz w:val="22"/>
          <w:szCs w:val="22"/>
          <w:shd w:val="clear" w:color="auto" w:fill="FFFFFF"/>
          <w:lang w:val="en-US"/>
        </w:rPr>
        <w:t xml:space="preserve"> for </w:t>
      </w:r>
      <w:r w:rsidR="0096356A" w:rsidRPr="00216930">
        <w:rPr>
          <w:rFonts w:ascii="Helvetica" w:hAnsi="Helvetica"/>
          <w:bCs/>
          <w:color w:val="000000"/>
          <w:sz w:val="22"/>
          <w:szCs w:val="22"/>
          <w:shd w:val="clear" w:color="auto" w:fill="FFFFFF"/>
          <w:lang w:val="en-US"/>
        </w:rPr>
        <w:t xml:space="preserve">the </w:t>
      </w:r>
      <w:r w:rsidR="00775FBA" w:rsidRPr="00216930">
        <w:rPr>
          <w:rFonts w:ascii="Helvetica" w:hAnsi="Helvetica"/>
          <w:bCs/>
          <w:color w:val="000000"/>
          <w:sz w:val="22"/>
          <w:szCs w:val="22"/>
          <w:shd w:val="clear" w:color="auto" w:fill="FFFFFF"/>
          <w:lang w:val="en-US"/>
        </w:rPr>
        <w:t>accurac</w:t>
      </w:r>
      <w:r w:rsidR="0096356A" w:rsidRPr="00216930">
        <w:rPr>
          <w:rFonts w:ascii="Helvetica" w:hAnsi="Helvetica"/>
          <w:bCs/>
          <w:color w:val="000000"/>
          <w:sz w:val="22"/>
          <w:szCs w:val="22"/>
          <w:shd w:val="clear" w:color="auto" w:fill="FFFFFF"/>
          <w:lang w:val="en-US"/>
        </w:rPr>
        <w:t>y</w:t>
      </w:r>
      <w:r w:rsidR="00DC4164">
        <w:rPr>
          <w:rFonts w:ascii="Helvetica" w:hAnsi="Helvetica"/>
          <w:bCs/>
          <w:color w:val="000000"/>
          <w:sz w:val="22"/>
          <w:szCs w:val="22"/>
          <w:shd w:val="clear" w:color="auto" w:fill="FFFFFF"/>
          <w:lang w:val="en-US"/>
        </w:rPr>
        <w:t xml:space="preserve"> by simulation</w:t>
      </w:r>
      <w:r w:rsidR="0096356A" w:rsidRPr="00216930">
        <w:rPr>
          <w:rFonts w:ascii="Helvetica" w:hAnsi="Helvetica"/>
          <w:bCs/>
          <w:color w:val="000000"/>
          <w:sz w:val="22"/>
          <w:szCs w:val="22"/>
          <w:shd w:val="clear" w:color="auto" w:fill="FFFFFF"/>
          <w:lang w:val="en-US"/>
        </w:rPr>
        <w:t>, as we do</w:t>
      </w:r>
      <w:r w:rsidR="009143F3" w:rsidRPr="00216930">
        <w:rPr>
          <w:rFonts w:ascii="Helvetica" w:hAnsi="Helvetica"/>
          <w:bCs/>
          <w:color w:val="000000"/>
          <w:sz w:val="22"/>
          <w:szCs w:val="22"/>
          <w:shd w:val="clear" w:color="auto" w:fill="FFFFFF"/>
          <w:lang w:val="en-US"/>
        </w:rPr>
        <w:t>.</w:t>
      </w:r>
      <w:r w:rsidR="00B84398" w:rsidRPr="00216930">
        <w:rPr>
          <w:rFonts w:ascii="Helvetica" w:hAnsi="Helvetica"/>
          <w:bCs/>
          <w:color w:val="000000"/>
          <w:sz w:val="22"/>
          <w:szCs w:val="22"/>
          <w:shd w:val="clear" w:color="auto" w:fill="FFFFFF"/>
          <w:lang w:val="en-US"/>
        </w:rPr>
        <w:t xml:space="preserve"> </w:t>
      </w:r>
      <w:r w:rsidR="003621B2">
        <w:rPr>
          <w:rFonts w:ascii="Helvetica" w:hAnsi="Helvetica"/>
          <w:bCs/>
          <w:color w:val="000000"/>
          <w:sz w:val="22"/>
          <w:szCs w:val="22"/>
          <w:shd w:val="clear" w:color="auto" w:fill="FFFFFF"/>
          <w:lang w:val="en-US"/>
        </w:rPr>
        <w:t>This has not been done by Plotkin’s group in 2011-2015</w:t>
      </w:r>
      <w:r w:rsidR="00C72CC4">
        <w:rPr>
          <w:rFonts w:ascii="Helvetica" w:hAnsi="Helvetica"/>
          <w:bCs/>
          <w:color w:val="000000"/>
          <w:sz w:val="22"/>
          <w:szCs w:val="22"/>
          <w:shd w:val="clear" w:color="auto" w:fill="FFFFFF"/>
          <w:lang w:val="en-US"/>
        </w:rPr>
        <w:t xml:space="preserve"> who only used neutral mutations as a marker of hitchhiking</w:t>
      </w:r>
      <w:r w:rsidR="003621B2">
        <w:rPr>
          <w:rFonts w:ascii="Helvetica" w:hAnsi="Helvetica"/>
          <w:bCs/>
          <w:color w:val="000000"/>
          <w:sz w:val="22"/>
          <w:szCs w:val="22"/>
          <w:shd w:val="clear" w:color="auto" w:fill="FFFFFF"/>
          <w:lang w:val="en-US"/>
        </w:rPr>
        <w:t xml:space="preserve">. </w:t>
      </w:r>
      <w:r w:rsidR="0096356A" w:rsidRPr="00216930">
        <w:rPr>
          <w:rFonts w:ascii="Helvetica" w:hAnsi="Helvetica"/>
          <w:bCs/>
          <w:color w:val="000000"/>
          <w:sz w:val="22"/>
          <w:szCs w:val="22"/>
          <w:shd w:val="clear" w:color="auto" w:fill="FFFFFF"/>
          <w:lang w:val="en-US"/>
        </w:rPr>
        <w:t xml:space="preserve">We would be </w:t>
      </w:r>
      <w:r w:rsidR="00955CAE">
        <w:rPr>
          <w:rFonts w:ascii="Helvetica" w:hAnsi="Helvetica"/>
          <w:bCs/>
          <w:color w:val="000000"/>
          <w:sz w:val="22"/>
          <w:szCs w:val="22"/>
          <w:shd w:val="clear" w:color="auto" w:fill="FFFFFF"/>
          <w:lang w:val="en-US"/>
        </w:rPr>
        <w:t xml:space="preserve">very </w:t>
      </w:r>
      <w:r w:rsidR="0096356A" w:rsidRPr="00216930">
        <w:rPr>
          <w:rFonts w:ascii="Helvetica" w:hAnsi="Helvetica"/>
          <w:bCs/>
          <w:color w:val="000000"/>
          <w:sz w:val="22"/>
          <w:szCs w:val="22"/>
          <w:shd w:val="clear" w:color="auto" w:fill="FFFFFF"/>
          <w:lang w:val="en-US"/>
        </w:rPr>
        <w:t xml:space="preserve">interested in reading such an article and comparing </w:t>
      </w:r>
      <w:r w:rsidR="00216930">
        <w:rPr>
          <w:rFonts w:ascii="Helvetica" w:hAnsi="Helvetica"/>
          <w:bCs/>
          <w:color w:val="000000"/>
          <w:sz w:val="22"/>
          <w:szCs w:val="22"/>
          <w:shd w:val="clear" w:color="auto" w:fill="FFFFFF"/>
          <w:lang w:val="en-US"/>
        </w:rPr>
        <w:t xml:space="preserve">its </w:t>
      </w:r>
      <w:r w:rsidR="0096356A" w:rsidRPr="00216930">
        <w:rPr>
          <w:rFonts w:ascii="Helvetica" w:hAnsi="Helvetica"/>
          <w:bCs/>
          <w:color w:val="000000"/>
          <w:sz w:val="22"/>
          <w:szCs w:val="22"/>
          <w:shd w:val="clear" w:color="auto" w:fill="FFFFFF"/>
          <w:lang w:val="en-US"/>
        </w:rPr>
        <w:t>results with ours.</w:t>
      </w:r>
    </w:p>
    <w:p w14:paraId="2375AD8D" w14:textId="011C0D86" w:rsidR="00EB50E0"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Minor points:</w:t>
      </w:r>
      <w:r w:rsidRPr="003552A3">
        <w:rPr>
          <w:rStyle w:val="apple-converted-space"/>
          <w:rFonts w:ascii="Helvetica" w:hAnsi="Helvetica"/>
          <w:b/>
          <w:color w:val="000000"/>
          <w:sz w:val="22"/>
          <w:szCs w:val="22"/>
          <w:shd w:val="clear" w:color="auto" w:fill="FFFFFF"/>
        </w:rPr>
        <w:t> </w:t>
      </w:r>
    </w:p>
    <w:p w14:paraId="7F95288B" w14:textId="77777777" w:rsidR="00D0221E"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b/>
          <w:color w:val="000000"/>
          <w:sz w:val="22"/>
          <w:szCs w:val="22"/>
        </w:rPr>
        <w:br/>
      </w:r>
      <w:r w:rsidRPr="003552A3">
        <w:rPr>
          <w:rFonts w:ascii="Helvetica" w:hAnsi="Helvetica"/>
          <w:b/>
          <w:color w:val="000000"/>
          <w:sz w:val="22"/>
          <w:szCs w:val="22"/>
          <w:shd w:val="clear" w:color="auto" w:fill="FFFFFF"/>
        </w:rPr>
        <w:t>- why not break down the sequence by variant or Pango lineage? The Hamming distance distributions should be readily interpretable in terms of pairwise comparison between variants.</w:t>
      </w:r>
      <w:r w:rsidRPr="003552A3">
        <w:rPr>
          <w:rStyle w:val="apple-converted-space"/>
          <w:rFonts w:ascii="Helvetica" w:hAnsi="Helvetica"/>
          <w:b/>
          <w:color w:val="000000"/>
          <w:sz w:val="22"/>
          <w:szCs w:val="22"/>
          <w:shd w:val="clear" w:color="auto" w:fill="FFFFFF"/>
        </w:rPr>
        <w:t> </w:t>
      </w:r>
    </w:p>
    <w:p w14:paraId="1C2CAC32" w14:textId="77777777" w:rsidR="00D0221E" w:rsidRPr="003552A3" w:rsidRDefault="00D0221E">
      <w:pPr>
        <w:rPr>
          <w:rStyle w:val="apple-converted-space"/>
          <w:rFonts w:ascii="Helvetica" w:hAnsi="Helvetica"/>
          <w:color w:val="000000"/>
          <w:sz w:val="22"/>
          <w:szCs w:val="22"/>
          <w:shd w:val="clear" w:color="auto" w:fill="FFFFFF"/>
        </w:rPr>
      </w:pPr>
    </w:p>
    <w:p w14:paraId="5F7B78BB" w14:textId="23C54C02" w:rsidR="000A411F" w:rsidRPr="003552A3" w:rsidRDefault="00D0221E">
      <w:pPr>
        <w:rPr>
          <w:rStyle w:val="apple-converted-space"/>
          <w:rFonts w:ascii="Helvetica" w:hAnsi="Helvetica"/>
          <w:color w:val="000000"/>
          <w:sz w:val="22"/>
          <w:szCs w:val="22"/>
          <w:shd w:val="clear" w:color="auto" w:fill="FFFFFF"/>
          <w:lang w:val="en-US"/>
        </w:rPr>
      </w:pPr>
      <w:r w:rsidRPr="003552A3">
        <w:rPr>
          <w:rStyle w:val="apple-converted-space"/>
          <w:rFonts w:ascii="Helvetica" w:hAnsi="Helvetica"/>
          <w:color w:val="000000"/>
          <w:sz w:val="22"/>
          <w:szCs w:val="22"/>
          <w:shd w:val="clear" w:color="auto" w:fill="FFFFFF"/>
          <w:lang w:val="en-US"/>
        </w:rPr>
        <w:t xml:space="preserve">We </w:t>
      </w:r>
      <w:ins w:id="158" w:author="ivan4995@gmail.com" w:date="2026-05-05T16:55:00Z">
        <w:r w:rsidR="00394A37">
          <w:rPr>
            <w:rStyle w:val="apple-converted-space"/>
            <w:rFonts w:ascii="Helvetica" w:hAnsi="Helvetica"/>
            <w:color w:val="000000"/>
            <w:sz w:val="22"/>
            <w:szCs w:val="22"/>
            <w:shd w:val="clear" w:color="auto" w:fill="FFFFFF"/>
            <w:lang w:val="en-US"/>
          </w:rPr>
          <w:t xml:space="preserve">tried that but </w:t>
        </w:r>
      </w:ins>
      <w:ins w:id="159" w:author="ivan4995@gmail.com" w:date="2026-05-05T16:56:00Z">
        <w:r w:rsidR="00394A37">
          <w:rPr>
            <w:rStyle w:val="apple-converted-space"/>
            <w:rFonts w:ascii="Helvetica" w:hAnsi="Helvetica"/>
            <w:color w:val="000000"/>
            <w:sz w:val="22"/>
            <w:szCs w:val="22"/>
            <w:shd w:val="clear" w:color="auto" w:fill="FFFFFF"/>
            <w:lang w:val="en-US"/>
          </w:rPr>
          <w:t xml:space="preserve">results were </w:t>
        </w:r>
      </w:ins>
      <w:ins w:id="160" w:author="ivan4995@gmail.com" w:date="2026-05-05T16:57:00Z">
        <w:r w:rsidR="00394A37">
          <w:rPr>
            <w:rStyle w:val="apple-converted-space"/>
            <w:rFonts w:ascii="Helvetica" w:hAnsi="Helvetica"/>
            <w:color w:val="000000"/>
            <w:sz w:val="22"/>
            <w:szCs w:val="22"/>
            <w:shd w:val="clear" w:color="auto" w:fill="FFFFFF"/>
            <w:lang w:val="en-US"/>
          </w:rPr>
          <w:t xml:space="preserve">untenable </w:t>
        </w:r>
      </w:ins>
      <w:ins w:id="161" w:author="ivan4995@gmail.com" w:date="2026-05-05T17:00:00Z">
        <w:r w:rsidR="00D03DD7">
          <w:rPr>
            <w:rStyle w:val="apple-converted-space"/>
            <w:rFonts w:ascii="Helvetica" w:hAnsi="Helvetica"/>
            <w:color w:val="000000"/>
            <w:sz w:val="22"/>
            <w:szCs w:val="22"/>
            <w:shd w:val="clear" w:color="auto" w:fill="FFFFFF"/>
            <w:lang w:val="en-US"/>
          </w:rPr>
          <w:t>because of</w:t>
        </w:r>
      </w:ins>
      <w:ins w:id="162" w:author="ivan4995@gmail.com" w:date="2026-05-05T16:57:00Z">
        <w:r w:rsidR="00394A37">
          <w:rPr>
            <w:rStyle w:val="apple-converted-space"/>
            <w:rFonts w:ascii="Helvetica" w:hAnsi="Helvetica"/>
            <w:color w:val="000000"/>
            <w:sz w:val="22"/>
            <w:szCs w:val="22"/>
            <w:shd w:val="clear" w:color="auto" w:fill="FFFFFF"/>
            <w:lang w:val="en-US"/>
          </w:rPr>
          <w:t xml:space="preserve"> the quality of data and </w:t>
        </w:r>
        <w:r w:rsidR="00D03DD7">
          <w:rPr>
            <w:rStyle w:val="apple-converted-space"/>
            <w:rFonts w:ascii="Helvetica" w:hAnsi="Helvetica"/>
            <w:color w:val="000000"/>
            <w:sz w:val="22"/>
            <w:szCs w:val="22"/>
            <w:shd w:val="clear" w:color="auto" w:fill="FFFFFF"/>
            <w:lang w:val="en-US"/>
          </w:rPr>
          <w:t>alignment</w:t>
        </w:r>
      </w:ins>
      <w:ins w:id="163" w:author="ivan4995@gmail.com" w:date="2026-05-05T16:59:00Z">
        <w:r w:rsidR="00D03DD7">
          <w:rPr>
            <w:rStyle w:val="apple-converted-space"/>
            <w:rFonts w:ascii="Helvetica" w:hAnsi="Helvetica"/>
            <w:color w:val="000000"/>
            <w:sz w:val="22"/>
            <w:szCs w:val="22"/>
            <w:shd w:val="clear" w:color="auto" w:fill="FFFFFF"/>
            <w:lang w:val="en-US"/>
          </w:rPr>
          <w:t>, due to scarcity of comput</w:t>
        </w:r>
      </w:ins>
      <w:ins w:id="164" w:author="ivan4995@gmail.com" w:date="2026-05-05T17:00:00Z">
        <w:r w:rsidR="00D03DD7">
          <w:rPr>
            <w:rStyle w:val="apple-converted-space"/>
            <w:rFonts w:ascii="Helvetica" w:hAnsi="Helvetica"/>
            <w:color w:val="000000"/>
            <w:sz w:val="22"/>
            <w:szCs w:val="22"/>
            <w:shd w:val="clear" w:color="auto" w:fill="FFFFFF"/>
            <w:lang w:val="en-US"/>
          </w:rPr>
          <w:t>a</w:t>
        </w:r>
      </w:ins>
      <w:ins w:id="165" w:author="ivan4995@gmail.com" w:date="2026-05-05T16:59:00Z">
        <w:r w:rsidR="00D03DD7">
          <w:rPr>
            <w:rStyle w:val="apple-converted-space"/>
            <w:rFonts w:ascii="Helvetica" w:hAnsi="Helvetica"/>
            <w:color w:val="000000"/>
            <w:sz w:val="22"/>
            <w:szCs w:val="22"/>
            <w:shd w:val="clear" w:color="auto" w:fill="FFFFFF"/>
            <w:lang w:val="en-US"/>
          </w:rPr>
          <w:t>tional resources we can’t</w:t>
        </w:r>
      </w:ins>
      <w:ins w:id="166" w:author="ivan4995@gmail.com" w:date="2026-05-05T17:00:00Z">
        <w:r w:rsidR="00D03DD7">
          <w:rPr>
            <w:rStyle w:val="apple-converted-space"/>
            <w:rFonts w:ascii="Helvetica" w:hAnsi="Helvetica"/>
            <w:color w:val="000000"/>
            <w:sz w:val="22"/>
            <w:szCs w:val="22"/>
            <w:shd w:val="clear" w:color="auto" w:fill="FFFFFF"/>
            <w:lang w:val="en-US"/>
          </w:rPr>
          <w:t xml:space="preserve"> remake this dataset and thus encourage other groups t</w:t>
        </w:r>
      </w:ins>
      <w:ins w:id="167" w:author="ivan4995@gmail.com" w:date="2026-05-05T17:01:00Z">
        <w:r w:rsidR="00D03DD7">
          <w:rPr>
            <w:rStyle w:val="apple-converted-space"/>
            <w:rFonts w:ascii="Helvetica" w:hAnsi="Helvetica"/>
            <w:color w:val="000000"/>
            <w:sz w:val="22"/>
            <w:szCs w:val="22"/>
            <w:shd w:val="clear" w:color="auto" w:fill="FFFFFF"/>
            <w:lang w:val="en-US"/>
          </w:rPr>
          <w:t>o try using our method with thin kind of data distribution. Moreover</w:t>
        </w:r>
      </w:ins>
      <w:ins w:id="168" w:author="ivan4995@gmail.com" w:date="2026-05-05T16:59:00Z">
        <w:r w:rsidR="00D03DD7">
          <w:rPr>
            <w:rStyle w:val="apple-converted-space"/>
            <w:rFonts w:ascii="Helvetica" w:hAnsi="Helvetica"/>
            <w:color w:val="000000"/>
            <w:sz w:val="22"/>
            <w:szCs w:val="22"/>
            <w:shd w:val="clear" w:color="auto" w:fill="FFFFFF"/>
            <w:lang w:val="en-US"/>
          </w:rPr>
          <w:t xml:space="preserve"> </w:t>
        </w:r>
      </w:ins>
      <w:del w:id="169" w:author="ivan4995@gmail.com" w:date="2026-05-05T16:55:00Z">
        <w:r w:rsidR="001F5F81" w:rsidDel="00394A37">
          <w:rPr>
            <w:rStyle w:val="apple-converted-space"/>
            <w:rFonts w:ascii="Helvetica" w:hAnsi="Helvetica"/>
            <w:color w:val="000000"/>
            <w:sz w:val="22"/>
            <w:szCs w:val="22"/>
            <w:shd w:val="clear" w:color="auto" w:fill="FFFFFF"/>
            <w:lang w:val="en-US"/>
          </w:rPr>
          <w:delText xml:space="preserve">already </w:delText>
        </w:r>
        <w:r w:rsidR="00CF26C0" w:rsidDel="00394A37">
          <w:rPr>
            <w:rStyle w:val="apple-converted-space"/>
            <w:rFonts w:ascii="Helvetica" w:hAnsi="Helvetica"/>
            <w:color w:val="000000"/>
            <w:sz w:val="22"/>
            <w:szCs w:val="22"/>
            <w:shd w:val="clear" w:color="auto" w:fill="FFFFFF"/>
            <w:lang w:val="en-US"/>
          </w:rPr>
          <w:delText>tried</w:delText>
        </w:r>
        <w:r w:rsidRPr="003552A3" w:rsidDel="00394A37">
          <w:rPr>
            <w:rStyle w:val="apple-converted-space"/>
            <w:rFonts w:ascii="Helvetica" w:hAnsi="Helvetica"/>
            <w:color w:val="000000"/>
            <w:sz w:val="22"/>
            <w:szCs w:val="22"/>
            <w:shd w:val="clear" w:color="auto" w:fill="FFFFFF"/>
            <w:lang w:val="en-US"/>
          </w:rPr>
          <w:delText xml:space="preserve"> that in Dataset 2</w:delText>
        </w:r>
        <w:r w:rsidR="00CD2769" w:rsidDel="00394A37">
          <w:rPr>
            <w:rStyle w:val="apple-converted-space"/>
            <w:rFonts w:ascii="Helvetica" w:hAnsi="Helvetica"/>
            <w:color w:val="000000"/>
            <w:sz w:val="22"/>
            <w:szCs w:val="22"/>
            <w:shd w:val="clear" w:color="auto" w:fill="FFFFFF"/>
            <w:lang w:val="en-US"/>
          </w:rPr>
          <w:delText xml:space="preserve">, see </w:delText>
        </w:r>
        <w:r w:rsidR="00CF26C0" w:rsidRPr="003552A3" w:rsidDel="00394A37">
          <w:rPr>
            <w:rStyle w:val="apple-converted-space"/>
            <w:rFonts w:ascii="Helvetica" w:hAnsi="Helvetica"/>
            <w:color w:val="000000"/>
            <w:sz w:val="22"/>
            <w:szCs w:val="22"/>
            <w:shd w:val="clear" w:color="auto" w:fill="FFFFFF"/>
            <w:lang w:val="en-US"/>
          </w:rPr>
          <w:delText>Fig S6</w:delText>
        </w:r>
        <w:r w:rsidR="00DB31FB" w:rsidDel="00394A37">
          <w:rPr>
            <w:rStyle w:val="apple-converted-space"/>
            <w:rFonts w:ascii="Helvetica" w:hAnsi="Helvetica"/>
            <w:color w:val="000000"/>
            <w:sz w:val="22"/>
            <w:szCs w:val="22"/>
            <w:shd w:val="clear" w:color="auto" w:fill="FFFFFF"/>
            <w:lang w:val="en-US"/>
          </w:rPr>
          <w:delText xml:space="preserve"> in Supplement</w:delText>
        </w:r>
        <w:r w:rsidRPr="003552A3" w:rsidDel="00394A37">
          <w:rPr>
            <w:rStyle w:val="apple-converted-space"/>
            <w:rFonts w:ascii="Helvetica" w:hAnsi="Helvetica"/>
            <w:color w:val="000000"/>
            <w:sz w:val="22"/>
            <w:szCs w:val="22"/>
            <w:shd w:val="clear" w:color="auto" w:fill="FFFFFF"/>
            <w:lang w:val="en-US"/>
          </w:rPr>
          <w:delText xml:space="preserve">. </w:delText>
        </w:r>
      </w:del>
      <w:ins w:id="170" w:author="ivan4995@gmail.com" w:date="2026-05-05T17:02:00Z">
        <w:r w:rsidR="00D03DD7">
          <w:rPr>
            <w:rStyle w:val="apple-converted-space"/>
            <w:rFonts w:ascii="Helvetica" w:hAnsi="Helvetica"/>
            <w:color w:val="000000"/>
            <w:sz w:val="22"/>
            <w:szCs w:val="22"/>
            <w:shd w:val="clear" w:color="auto" w:fill="FFFFFF"/>
            <w:lang w:val="en-US"/>
          </w:rPr>
          <w:t>a</w:t>
        </w:r>
      </w:ins>
      <w:del w:id="171" w:author="ivan4995@gmail.com" w:date="2026-05-05T17:02:00Z">
        <w:r w:rsidR="006D3C98" w:rsidDel="00D03DD7">
          <w:rPr>
            <w:rStyle w:val="apple-converted-space"/>
            <w:rFonts w:ascii="Helvetica" w:hAnsi="Helvetica"/>
            <w:color w:val="000000"/>
            <w:sz w:val="22"/>
            <w:szCs w:val="22"/>
            <w:shd w:val="clear" w:color="auto" w:fill="FFFFFF"/>
            <w:lang w:val="en-US"/>
          </w:rPr>
          <w:delText>A</w:delText>
        </w:r>
      </w:del>
      <w:r w:rsidR="001F5F81">
        <w:rPr>
          <w:rStyle w:val="apple-converted-space"/>
          <w:rFonts w:ascii="Helvetica" w:hAnsi="Helvetica"/>
          <w:color w:val="000000"/>
          <w:sz w:val="22"/>
          <w:szCs w:val="22"/>
          <w:shd w:val="clear" w:color="auto" w:fill="FFFFFF"/>
          <w:lang w:val="en-US"/>
        </w:rPr>
        <w:t xml:space="preserve">s stated in the title of the manuscript, </w:t>
      </w:r>
      <w:r w:rsidR="000A411F" w:rsidRPr="003552A3">
        <w:rPr>
          <w:rStyle w:val="apple-converted-space"/>
          <w:rFonts w:ascii="Helvetica" w:hAnsi="Helvetica"/>
          <w:color w:val="000000"/>
          <w:sz w:val="22"/>
          <w:szCs w:val="22"/>
          <w:shd w:val="clear" w:color="auto" w:fill="FFFFFF"/>
          <w:lang w:val="en-US"/>
        </w:rPr>
        <w:t xml:space="preserve">we </w:t>
      </w:r>
      <w:r w:rsidR="00CF26C0">
        <w:rPr>
          <w:rStyle w:val="apple-converted-space"/>
          <w:rFonts w:ascii="Helvetica" w:hAnsi="Helvetica"/>
          <w:color w:val="000000"/>
          <w:sz w:val="22"/>
          <w:szCs w:val="22"/>
          <w:shd w:val="clear" w:color="auto" w:fill="FFFFFF"/>
          <w:lang w:val="en-US"/>
        </w:rPr>
        <w:t>seek</w:t>
      </w:r>
      <w:r w:rsidR="000A411F" w:rsidRPr="003552A3">
        <w:rPr>
          <w:rStyle w:val="apple-converted-space"/>
          <w:rFonts w:ascii="Helvetica" w:hAnsi="Helvetica"/>
          <w:color w:val="000000"/>
          <w:sz w:val="22"/>
          <w:szCs w:val="22"/>
          <w:shd w:val="clear" w:color="auto" w:fill="FFFFFF"/>
          <w:lang w:val="en-US"/>
        </w:rPr>
        <w:t xml:space="preserve"> fitness valleys connecting major variants</w:t>
      </w:r>
      <w:r w:rsidR="00182872">
        <w:rPr>
          <w:rStyle w:val="apple-converted-space"/>
          <w:rFonts w:ascii="Helvetica" w:hAnsi="Helvetica"/>
          <w:color w:val="000000"/>
          <w:sz w:val="22"/>
          <w:szCs w:val="22"/>
          <w:shd w:val="clear" w:color="auto" w:fill="FFFFFF"/>
          <w:lang w:val="en-US"/>
        </w:rPr>
        <w:t xml:space="preserve"> to explain the emergence of VOC</w:t>
      </w:r>
      <w:r w:rsidR="000A411F" w:rsidRPr="003552A3">
        <w:rPr>
          <w:rStyle w:val="apple-converted-space"/>
          <w:rFonts w:ascii="Helvetica" w:hAnsi="Helvetica"/>
          <w:color w:val="000000"/>
          <w:sz w:val="22"/>
          <w:szCs w:val="22"/>
          <w:shd w:val="clear" w:color="auto" w:fill="FFFFFF"/>
          <w:lang w:val="en-US"/>
        </w:rPr>
        <w:t>.</w:t>
      </w:r>
      <w:r w:rsidR="00274A39">
        <w:rPr>
          <w:rStyle w:val="apple-converted-space"/>
          <w:rFonts w:ascii="Helvetica" w:hAnsi="Helvetica"/>
          <w:color w:val="000000"/>
          <w:sz w:val="22"/>
          <w:szCs w:val="22"/>
          <w:shd w:val="clear" w:color="auto" w:fill="FFFFFF"/>
          <w:lang w:val="en-US"/>
        </w:rPr>
        <w:t xml:space="preserve"> </w:t>
      </w:r>
      <w:r w:rsidR="00182872">
        <w:rPr>
          <w:rStyle w:val="apple-converted-space"/>
          <w:rFonts w:ascii="Helvetica" w:hAnsi="Helvetica"/>
          <w:color w:val="000000"/>
          <w:sz w:val="22"/>
          <w:szCs w:val="22"/>
          <w:shd w:val="clear" w:color="auto" w:fill="FFFFFF"/>
          <w:lang w:val="en-US"/>
        </w:rPr>
        <w:t>H</w:t>
      </w:r>
      <w:r w:rsidR="00274A39">
        <w:rPr>
          <w:rStyle w:val="apple-converted-space"/>
          <w:rFonts w:ascii="Helvetica" w:hAnsi="Helvetica"/>
          <w:color w:val="000000"/>
          <w:sz w:val="22"/>
          <w:szCs w:val="22"/>
          <w:shd w:val="clear" w:color="auto" w:fill="FFFFFF"/>
          <w:lang w:val="en-US"/>
        </w:rPr>
        <w:t>ence, we must use the</w:t>
      </w:r>
      <w:r w:rsidR="00E61A5A">
        <w:rPr>
          <w:rStyle w:val="apple-converted-space"/>
          <w:rFonts w:ascii="Helvetica" w:hAnsi="Helvetica"/>
          <w:color w:val="000000"/>
          <w:sz w:val="22"/>
          <w:szCs w:val="22"/>
          <w:shd w:val="clear" w:color="auto" w:fill="FFFFFF"/>
          <w:lang w:val="en-US"/>
        </w:rPr>
        <w:t xml:space="preserve"> balanced</w:t>
      </w:r>
      <w:r w:rsidR="00274A39">
        <w:rPr>
          <w:rStyle w:val="apple-converted-space"/>
          <w:rFonts w:ascii="Helvetica" w:hAnsi="Helvetica"/>
          <w:color w:val="000000"/>
          <w:sz w:val="22"/>
          <w:szCs w:val="22"/>
          <w:shd w:val="clear" w:color="auto" w:fill="FFFFFF"/>
          <w:lang w:val="en-US"/>
        </w:rPr>
        <w:t xml:space="preserve"> mix of variants</w:t>
      </w:r>
      <w:r w:rsidR="00CD2769">
        <w:rPr>
          <w:rStyle w:val="apple-converted-space"/>
          <w:rFonts w:ascii="Helvetica" w:hAnsi="Helvetica"/>
          <w:color w:val="000000"/>
          <w:sz w:val="22"/>
          <w:szCs w:val="22"/>
          <w:shd w:val="clear" w:color="auto" w:fill="FFFFFF"/>
          <w:lang w:val="en-US"/>
        </w:rPr>
        <w:t>, as we do in Dataset 1</w:t>
      </w:r>
      <w:r w:rsidR="00182872">
        <w:rPr>
          <w:rStyle w:val="apple-converted-space"/>
          <w:rFonts w:ascii="Helvetica" w:hAnsi="Helvetica"/>
          <w:color w:val="000000"/>
          <w:sz w:val="22"/>
          <w:szCs w:val="22"/>
          <w:shd w:val="clear" w:color="auto" w:fill="FFFFFF"/>
          <w:lang w:val="en-US"/>
        </w:rPr>
        <w:t>.</w:t>
      </w:r>
    </w:p>
    <w:p w14:paraId="7E502010" w14:textId="77777777" w:rsidR="000A411F" w:rsidRPr="003552A3"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3552A3">
        <w:rPr>
          <w:rFonts w:ascii="Helvetica" w:hAnsi="Helvetica"/>
          <w:b/>
          <w:color w:val="000000"/>
          <w:sz w:val="22"/>
          <w:szCs w:val="22"/>
          <w:shd w:val="clear" w:color="auto" w:fill="FFFFFF"/>
        </w:rPr>
        <w:t>- QLE does not ignore linkage effects. It assumes that recombination is rapid compared to allele frequency changes.</w:t>
      </w:r>
      <w:r w:rsidRPr="003552A3">
        <w:rPr>
          <w:rStyle w:val="apple-converted-space"/>
          <w:rFonts w:ascii="Helvetica" w:hAnsi="Helvetica"/>
          <w:b/>
          <w:color w:val="000000"/>
          <w:sz w:val="22"/>
          <w:szCs w:val="22"/>
          <w:shd w:val="clear" w:color="auto" w:fill="FFFFFF"/>
        </w:rPr>
        <w:t> </w:t>
      </w:r>
    </w:p>
    <w:p w14:paraId="6EC288A5" w14:textId="77777777" w:rsidR="000A411F" w:rsidRPr="003552A3" w:rsidRDefault="000A411F">
      <w:pPr>
        <w:rPr>
          <w:rStyle w:val="apple-converted-space"/>
          <w:rFonts w:ascii="Helvetica" w:hAnsi="Helvetica"/>
          <w:color w:val="000000"/>
          <w:sz w:val="22"/>
          <w:szCs w:val="22"/>
          <w:shd w:val="clear" w:color="auto" w:fill="FFFFFF"/>
        </w:rPr>
      </w:pPr>
    </w:p>
    <w:p w14:paraId="2564317D" w14:textId="6D1F823E" w:rsidR="000A411F" w:rsidRPr="003552A3" w:rsidRDefault="000A411F">
      <w:pPr>
        <w:rPr>
          <w:rStyle w:val="apple-converted-space"/>
          <w:rFonts w:ascii="Helvetica" w:hAnsi="Helvetica"/>
          <w:color w:val="000000"/>
          <w:sz w:val="22"/>
          <w:szCs w:val="22"/>
          <w:shd w:val="clear" w:color="auto" w:fill="FFFFFF"/>
          <w:lang w:val="en-US"/>
        </w:rPr>
      </w:pPr>
      <w:r w:rsidRPr="00C90CFE">
        <w:rPr>
          <w:rStyle w:val="apple-converted-space"/>
          <w:rFonts w:ascii="Helvetica" w:hAnsi="Helvetica"/>
          <w:color w:val="000000"/>
          <w:sz w:val="22"/>
          <w:szCs w:val="22"/>
          <w:shd w:val="clear" w:color="auto" w:fill="FFFFFF"/>
          <w:lang w:val="en-US"/>
        </w:rPr>
        <w:t xml:space="preserve">We </w:t>
      </w:r>
      <w:r w:rsidR="00BD0B49" w:rsidRPr="00C90CFE">
        <w:rPr>
          <w:rStyle w:val="apple-converted-space"/>
          <w:rFonts w:ascii="Helvetica" w:hAnsi="Helvetica"/>
          <w:color w:val="000000"/>
          <w:sz w:val="22"/>
          <w:szCs w:val="22"/>
          <w:shd w:val="clear" w:color="auto" w:fill="FFFFFF"/>
          <w:lang w:val="en-US"/>
        </w:rPr>
        <w:t>edited</w:t>
      </w:r>
      <w:r w:rsidR="006A4193" w:rsidRPr="00C90CFE">
        <w:rPr>
          <w:rStyle w:val="apple-converted-space"/>
          <w:rFonts w:ascii="Helvetica" w:hAnsi="Helvetica"/>
          <w:color w:val="000000"/>
          <w:sz w:val="22"/>
          <w:szCs w:val="22"/>
          <w:shd w:val="clear" w:color="auto" w:fill="FFFFFF"/>
          <w:lang w:val="en-US"/>
        </w:rPr>
        <w:t xml:space="preserve"> the sentence</w:t>
      </w:r>
      <w:r w:rsidR="007B2C1B">
        <w:rPr>
          <w:rStyle w:val="apple-converted-space"/>
          <w:rFonts w:ascii="Helvetica" w:hAnsi="Helvetica"/>
          <w:color w:val="000000"/>
          <w:sz w:val="22"/>
          <w:szCs w:val="22"/>
          <w:shd w:val="clear" w:color="auto" w:fill="FFFFFF"/>
          <w:lang w:val="en-US"/>
        </w:rPr>
        <w:t xml:space="preserve"> for accuracy</w:t>
      </w:r>
      <w:r w:rsidR="006A4193" w:rsidRPr="00C90CFE">
        <w:rPr>
          <w:rStyle w:val="apple-converted-space"/>
          <w:rFonts w:ascii="Helvetica" w:hAnsi="Helvetica"/>
          <w:color w:val="000000"/>
          <w:sz w:val="22"/>
          <w:szCs w:val="22"/>
          <w:shd w:val="clear" w:color="auto" w:fill="FFFFFF"/>
          <w:lang w:val="en-US"/>
        </w:rPr>
        <w:t>:</w:t>
      </w:r>
      <w:r w:rsidRPr="003552A3">
        <w:rPr>
          <w:rStyle w:val="apple-converted-space"/>
          <w:rFonts w:ascii="Helvetica" w:hAnsi="Helvetica"/>
          <w:color w:val="000000"/>
          <w:sz w:val="22"/>
          <w:szCs w:val="22"/>
          <w:shd w:val="clear" w:color="auto" w:fill="FFFFFF"/>
          <w:lang w:val="en-US"/>
        </w:rPr>
        <w:t xml:space="preserve"> </w:t>
      </w:r>
    </w:p>
    <w:p w14:paraId="044F136C" w14:textId="77777777" w:rsidR="000A411F" w:rsidRPr="003552A3" w:rsidRDefault="000A411F">
      <w:pPr>
        <w:rPr>
          <w:rStyle w:val="apple-converted-space"/>
          <w:rFonts w:ascii="Helvetica" w:hAnsi="Helvetica"/>
          <w:color w:val="000000"/>
          <w:sz w:val="22"/>
          <w:szCs w:val="22"/>
          <w:shd w:val="clear" w:color="auto" w:fill="FFFFFF"/>
          <w:lang w:val="en-US"/>
        </w:rPr>
      </w:pPr>
    </w:p>
    <w:p w14:paraId="2844F454" w14:textId="6719BAB3" w:rsidR="003552A3" w:rsidRPr="00AC7425" w:rsidDel="00AC7425" w:rsidRDefault="00AC7425" w:rsidP="00AC7425">
      <w:pPr>
        <w:rPr>
          <w:del w:id="172" w:author="ivan4995@gmail.com" w:date="2026-05-05T17:03:00Z"/>
          <w:rStyle w:val="apple-converted-space"/>
          <w:color w:val="000000"/>
          <w:shd w:val="clear" w:color="auto" w:fill="FFFFFF"/>
          <w:lang w:val="en-US"/>
          <w:rPrChange w:id="173" w:author="ivan4995@gmail.com" w:date="2026-05-05T17:03:00Z">
            <w:rPr>
              <w:del w:id="174" w:author="ivan4995@gmail.com" w:date="2026-05-05T17:03:00Z"/>
              <w:rFonts w:ascii="Times New Roman" w:eastAsia="Times New Roman" w:hAnsi="Times New Roman" w:cs="Times New Roman"/>
            </w:rPr>
          </w:rPrChange>
        </w:rPr>
        <w:pPrChange w:id="175" w:author="ivan4995@gmail.com" w:date="2026-05-05T17:03:00Z">
          <w:pPr/>
        </w:pPrChange>
      </w:pPr>
      <w:ins w:id="176" w:author="ivan4995@gmail.com" w:date="2026-05-05T17:03:00Z">
        <w:r w:rsidRPr="00AC7425">
          <w:rPr>
            <w:rFonts w:ascii="Times New Roman" w:eastAsia="Times New Roman" w:hAnsi="Times New Roman" w:cs="Times New Roman"/>
            <w:sz w:val="20"/>
            <w:szCs w:val="20"/>
            <w:rPrChange w:id="177" w:author="ivan4995@gmail.com" w:date="2026-05-05T17:03:00Z">
              <w:rPr>
                <w:rFonts w:ascii="Times New Roman" w:eastAsia="Times New Roman" w:hAnsi="Times New Roman" w:cs="Times New Roman"/>
              </w:rPr>
            </w:rPrChange>
          </w:rPr>
          <w:t xml:space="preserve">“quasi linkage equilibrium” approach </w:t>
        </w:r>
        <w:r w:rsidRPr="00AC7425">
          <w:rPr>
            <w:rFonts w:ascii="Times New Roman" w:eastAsia="Times New Roman" w:hAnsi="Times New Roman" w:cs="Times New Roman"/>
            <w:sz w:val="20"/>
            <w:szCs w:val="20"/>
            <w:rPrChange w:id="178" w:author="ivan4995@gmail.com" w:date="2026-05-05T17:03:00Z">
              <w:rPr>
                <w:rFonts w:ascii="Times New Roman" w:eastAsia="Times New Roman" w:hAnsi="Times New Roman" w:cs="Times New Roman"/>
              </w:rPr>
            </w:rPrChange>
          </w:rPr>
          <w:fldChar w:fldCharType="begin"/>
        </w:r>
        <w:r w:rsidRPr="00AC7425">
          <w:rPr>
            <w:rFonts w:ascii="Times New Roman" w:eastAsia="Times New Roman" w:hAnsi="Times New Roman" w:cs="Times New Roman"/>
            <w:sz w:val="20"/>
            <w:szCs w:val="20"/>
            <w:rPrChange w:id="179" w:author="ivan4995@gmail.com" w:date="2026-05-05T17:03: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AC7425">
          <w:rPr>
            <w:rFonts w:ascii="Times New Roman" w:eastAsia="Times New Roman" w:hAnsi="Times New Roman" w:cs="Times New Roman"/>
            <w:sz w:val="20"/>
            <w:szCs w:val="20"/>
            <w:rPrChange w:id="180" w:author="ivan4995@gmail.com" w:date="2026-05-05T17:03:00Z">
              <w:rPr>
                <w:rFonts w:ascii="Times New Roman" w:eastAsia="Times New Roman" w:hAnsi="Times New Roman" w:cs="Times New Roman"/>
              </w:rPr>
            </w:rPrChange>
          </w:rPr>
          <w:fldChar w:fldCharType="separate"/>
        </w:r>
        <w:r w:rsidRPr="00AC7425">
          <w:rPr>
            <w:rFonts w:ascii="Times New Roman" w:eastAsia="Times New Roman" w:hAnsi="Times New Roman" w:cs="Times New Roman"/>
            <w:noProof/>
            <w:sz w:val="20"/>
            <w:szCs w:val="20"/>
            <w:rPrChange w:id="181" w:author="ivan4995@gmail.com" w:date="2026-05-05T17:03:00Z">
              <w:rPr>
                <w:rFonts w:ascii="Times New Roman" w:eastAsia="Times New Roman" w:hAnsi="Times New Roman" w:cs="Times New Roman"/>
                <w:noProof/>
              </w:rPr>
            </w:rPrChange>
          </w:rPr>
          <w:t>[28, 30]</w:t>
        </w:r>
        <w:r w:rsidRPr="00AC7425">
          <w:rPr>
            <w:rFonts w:ascii="Times New Roman" w:eastAsia="Times New Roman" w:hAnsi="Times New Roman" w:cs="Times New Roman"/>
            <w:sz w:val="20"/>
            <w:szCs w:val="20"/>
            <w:rPrChange w:id="182" w:author="ivan4995@gmail.com" w:date="2026-05-05T17:03:00Z">
              <w:rPr>
                <w:rFonts w:ascii="Times New Roman" w:eastAsia="Times New Roman" w:hAnsi="Times New Roman" w:cs="Times New Roman"/>
              </w:rPr>
            </w:rPrChange>
          </w:rPr>
          <w:fldChar w:fldCharType="end"/>
        </w:r>
        <w:r w:rsidRPr="00AC7425">
          <w:rPr>
            <w:rFonts w:ascii="Times New Roman" w:eastAsia="Times New Roman" w:hAnsi="Times New Roman" w:cs="Times New Roman"/>
            <w:sz w:val="20"/>
            <w:szCs w:val="20"/>
            <w:rPrChange w:id="183" w:author="ivan4995@gmail.com" w:date="2026-05-05T17:03:00Z">
              <w:rPr>
                <w:rFonts w:ascii="Times New Roman" w:eastAsia="Times New Roman" w:hAnsi="Times New Roman" w:cs="Times New Roman"/>
              </w:rPr>
            </w:rPrChange>
          </w:rPr>
          <w:t xml:space="preserve">, which assumes frequent recombination compared to changes in allelic frequency and a large population size. In this limit, genetic linkage effects are negligible compared to epistasis and recombination. </w:t>
        </w:r>
      </w:ins>
      <w:del w:id="184" w:author="ivan4995@gmail.com" w:date="2026-05-05T17:03:00Z">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“quasi-linkage equilibrium”, which assumes that recombination is rapid compared to allele frequency changes,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that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population is large, so that recombination</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 and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552A3" w:rsidRPr="00AC7425" w:rsidDel="00AC7425">
          <w:rPr>
            <w:rStyle w:val="apple-converted-space"/>
            <w:rFonts w:ascii="Times New Roman" w:hAnsi="Times New Roman" w:cs="Times New Roman"/>
            <w:color w:val="000000"/>
            <w:sz w:val="20"/>
            <w:szCs w:val="20"/>
            <w:shd w:val="clear" w:color="auto" w:fill="FFFFFF"/>
            <w:lang w:val="en-US"/>
          </w:rPr>
          <w:delText xml:space="preserve">natural selection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with</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epistasis are </w:delText>
        </w:r>
        <w:r w:rsidR="00D23B05" w:rsidRPr="00AC7425" w:rsidDel="00AC7425">
          <w:rPr>
            <w:rStyle w:val="apple-converted-space"/>
            <w:rFonts w:ascii="Times New Roman" w:hAnsi="Times New Roman" w:cs="Times New Roman"/>
            <w:color w:val="000000"/>
            <w:sz w:val="20"/>
            <w:szCs w:val="20"/>
            <w:shd w:val="clear" w:color="auto" w:fill="FFFFFF"/>
            <w:lang w:val="en-US"/>
          </w:rPr>
          <w:delText xml:space="preserve">the </w:delText>
        </w:r>
        <w:r w:rsidR="003D0644" w:rsidRPr="00AC7425" w:rsidDel="00AC7425">
          <w:rPr>
            <w:rStyle w:val="apple-converted-space"/>
            <w:rFonts w:ascii="Times New Roman" w:hAnsi="Times New Roman" w:cs="Times New Roman"/>
            <w:color w:val="000000"/>
            <w:sz w:val="20"/>
            <w:szCs w:val="20"/>
            <w:shd w:val="clear" w:color="auto" w:fill="FFFFFF"/>
            <w:lang w:val="en-US"/>
          </w:rPr>
          <w:delText xml:space="preserve">dominant </w:delText>
        </w:r>
        <w:r w:rsidR="00CD2769" w:rsidRPr="00AC7425" w:rsidDel="00AC7425">
          <w:rPr>
            <w:rStyle w:val="apple-converted-space"/>
            <w:rFonts w:ascii="Times New Roman" w:hAnsi="Times New Roman" w:cs="Times New Roman"/>
            <w:color w:val="000000"/>
            <w:sz w:val="20"/>
            <w:szCs w:val="20"/>
            <w:shd w:val="clear" w:color="auto" w:fill="FFFFFF"/>
            <w:lang w:val="en-US"/>
          </w:rPr>
          <w:delText xml:space="preserve">evolutionary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factors, </w:delText>
        </w:r>
        <w:r w:rsidR="00720DBE" w:rsidRPr="00AC7425" w:rsidDel="00AC7425">
          <w:rPr>
            <w:rStyle w:val="apple-converted-space"/>
            <w:rFonts w:ascii="Times New Roman" w:hAnsi="Times New Roman" w:cs="Times New Roman"/>
            <w:color w:val="000000"/>
            <w:sz w:val="20"/>
            <w:szCs w:val="20"/>
            <w:shd w:val="clear" w:color="auto" w:fill="FFFFFF"/>
            <w:lang w:val="en-US"/>
          </w:rPr>
          <w:delText>while</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 </w:delText>
        </w:r>
        <w:r w:rsidR="00A770A6" w:rsidRPr="00AC7425" w:rsidDel="00AC7425">
          <w:rPr>
            <w:rStyle w:val="apple-converted-space"/>
            <w:rFonts w:ascii="Times New Roman" w:hAnsi="Times New Roman" w:cs="Times New Roman"/>
            <w:color w:val="000000"/>
            <w:sz w:val="20"/>
            <w:szCs w:val="20"/>
            <w:shd w:val="clear" w:color="auto" w:fill="FFFFFF"/>
            <w:lang w:val="en-US"/>
          </w:rPr>
          <w:delText xml:space="preserve">the effects of </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 xml:space="preserve">genetic linkage </w:delText>
        </w:r>
        <w:r w:rsidR="00DB0F89" w:rsidRPr="00AC7425" w:rsidDel="00AC7425">
          <w:rPr>
            <w:rStyle w:val="apple-converted-space"/>
            <w:rFonts w:ascii="Times New Roman" w:hAnsi="Times New Roman" w:cs="Times New Roman"/>
            <w:color w:val="000000"/>
            <w:sz w:val="20"/>
            <w:szCs w:val="20"/>
            <w:shd w:val="clear" w:color="auto" w:fill="FFFFFF"/>
            <w:lang w:val="en-US"/>
          </w:rPr>
          <w:delText>are</w:delText>
        </w:r>
        <w:r w:rsidR="007806B7" w:rsidRPr="00AC7425" w:rsidDel="00AC7425">
          <w:rPr>
            <w:rStyle w:val="apple-converted-space"/>
            <w:rFonts w:ascii="Times New Roman" w:hAnsi="Times New Roman" w:cs="Times New Roman"/>
            <w:color w:val="000000"/>
            <w:sz w:val="20"/>
            <w:szCs w:val="20"/>
            <w:shd w:val="clear" w:color="auto" w:fill="FFFFFF"/>
            <w:lang w:val="en-US"/>
          </w:rPr>
          <w:delText xml:space="preserve"> relatively small</w:delText>
        </w:r>
        <w:r w:rsidR="000A411F" w:rsidRPr="00AC7425" w:rsidDel="00AC7425">
          <w:rPr>
            <w:rStyle w:val="apple-converted-space"/>
            <w:rFonts w:ascii="Times New Roman" w:hAnsi="Times New Roman" w:cs="Times New Roman"/>
            <w:color w:val="000000"/>
            <w:sz w:val="20"/>
            <w:szCs w:val="20"/>
            <w:shd w:val="clear" w:color="auto" w:fill="FFFFFF"/>
            <w:lang w:val="en-US"/>
          </w:rPr>
          <w:delText>.</w:delText>
        </w:r>
      </w:del>
    </w:p>
    <w:p w14:paraId="611C56C4" w14:textId="77777777" w:rsidR="00AC7425" w:rsidRPr="00AC7425" w:rsidRDefault="00AC7425" w:rsidP="00AC7425">
      <w:pPr>
        <w:rPr>
          <w:ins w:id="185" w:author="ivan4995@gmail.com" w:date="2026-05-05T17:03:00Z"/>
          <w:rStyle w:val="apple-converted-space"/>
          <w:rFonts w:ascii="Times New Roman" w:hAnsi="Times New Roman" w:cs="Times New Roman"/>
          <w:color w:val="000000"/>
          <w:sz w:val="20"/>
          <w:szCs w:val="20"/>
          <w:shd w:val="clear" w:color="auto" w:fill="FFFFFF"/>
          <w:lang w:val="en-US"/>
        </w:rPr>
      </w:pPr>
    </w:p>
    <w:p w14:paraId="2C70EDDF" w14:textId="77777777" w:rsidR="00B753D5" w:rsidRDefault="00B753D5">
      <w:pPr>
        <w:rPr>
          <w:rStyle w:val="apple-converted-space"/>
          <w:rFonts w:ascii="Times New Roman" w:hAnsi="Times New Roman" w:cs="Times New Roman"/>
          <w:color w:val="000000"/>
          <w:sz w:val="20"/>
          <w:szCs w:val="20"/>
          <w:shd w:val="clear" w:color="auto" w:fill="FFFFFF"/>
          <w:lang w:val="en-US"/>
        </w:rPr>
      </w:pPr>
    </w:p>
    <w:p w14:paraId="6F94C76B" w14:textId="39B3385A" w:rsidR="00B753D5" w:rsidRPr="002B7CE1" w:rsidRDefault="00B753D5">
      <w:pPr>
        <w:rPr>
          <w:rStyle w:val="apple-converted-space"/>
          <w:rFonts w:ascii="Times New Roman" w:hAnsi="Times New Roman" w:cs="Times New Roman"/>
          <w:color w:val="000000"/>
          <w:sz w:val="20"/>
          <w:szCs w:val="20"/>
          <w:shd w:val="clear" w:color="auto" w:fill="FFFFFF"/>
          <w:lang w:val="en-US"/>
        </w:rPr>
      </w:pPr>
      <w:r>
        <w:rPr>
          <w:rStyle w:val="apple-converted-space"/>
          <w:rFonts w:ascii="Helvetica" w:hAnsi="Helvetica"/>
          <w:color w:val="000000"/>
          <w:sz w:val="22"/>
          <w:szCs w:val="22"/>
          <w:shd w:val="clear" w:color="auto" w:fill="FFFFFF"/>
          <w:lang w:val="en-US"/>
        </w:rPr>
        <w:t>In the end, it amounts to the same thing: linkage effects are relatively small.</w:t>
      </w:r>
    </w:p>
    <w:p w14:paraId="57DB932F" w14:textId="77777777" w:rsidR="00F024CC" w:rsidRDefault="00133529">
      <w:pPr>
        <w:rPr>
          <w:rStyle w:val="apple-converted-space"/>
          <w:rFonts w:ascii="Helvetica" w:hAnsi="Helvetica"/>
          <w:color w:val="000000"/>
          <w:sz w:val="22"/>
          <w:szCs w:val="22"/>
          <w:shd w:val="clear" w:color="auto" w:fill="FFFFFF"/>
          <w:lang w:val="en-US"/>
        </w:rPr>
      </w:pPr>
      <w:r w:rsidRPr="003552A3">
        <w:rPr>
          <w:rStyle w:val="apple-converted-space"/>
          <w:sz w:val="22"/>
          <w:szCs w:val="22"/>
          <w:shd w:val="clear" w:color="auto" w:fill="FFFFFF"/>
          <w:lang w:val="en-US"/>
        </w:rPr>
        <w:br/>
      </w:r>
      <w:r w:rsidRPr="003552A3">
        <w:rPr>
          <w:rFonts w:ascii="Helvetica" w:hAnsi="Helvetica"/>
          <w:b/>
          <w:color w:val="000000"/>
          <w:sz w:val="22"/>
          <w:szCs w:val="22"/>
          <w:shd w:val="clear" w:color="auto" w:fill="FFFFFF"/>
        </w:rPr>
        <w:t>Richard Neher</w:t>
      </w:r>
      <w:r w:rsidRPr="003552A3">
        <w:rPr>
          <w:rStyle w:val="apple-converted-space"/>
          <w:rFonts w:ascii="Helvetica" w:hAnsi="Helvetica"/>
          <w:color w:val="000000"/>
          <w:sz w:val="22"/>
          <w:szCs w:val="22"/>
          <w:shd w:val="clear" w:color="auto" w:fill="FFFFFF"/>
          <w:lang w:val="en-US"/>
        </w:rPr>
        <w:t> </w:t>
      </w:r>
    </w:p>
    <w:p w14:paraId="287CE9B3" w14:textId="77777777" w:rsidR="00F024CC" w:rsidRDefault="00F024CC">
      <w:pPr>
        <w:rPr>
          <w:rStyle w:val="apple-converted-space"/>
          <w:rFonts w:ascii="Helvetica" w:hAnsi="Helvetica"/>
          <w:color w:val="000000"/>
          <w:sz w:val="22"/>
          <w:szCs w:val="22"/>
          <w:shd w:val="clear" w:color="auto" w:fill="FFFFFF"/>
          <w:lang w:val="en-US"/>
        </w:rPr>
      </w:pPr>
    </w:p>
    <w:p w14:paraId="69D71AE1" w14:textId="58E74560" w:rsidR="00B42A61" w:rsidRPr="00E50B5F" w:rsidRDefault="00F024CC">
      <w:pPr>
        <w:rPr>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Thank you for the 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B42A61">
        <w:rPr>
          <w:rFonts w:ascii="Helvetica" w:hAnsi="Helvetica"/>
          <w:b/>
          <w:bCs/>
          <w:color w:val="000000"/>
          <w:sz w:val="22"/>
          <w:szCs w:val="22"/>
          <w:shd w:val="clear" w:color="auto" w:fill="FFFFFF"/>
        </w:rPr>
        <w:t>Reviewer #2 :</w:t>
      </w:r>
      <w:r w:rsidR="00133529" w:rsidRPr="00B42A61">
        <w:rPr>
          <w:rStyle w:val="apple-converted-space"/>
          <w:rFonts w:ascii="Helvetica" w:hAnsi="Helvetica"/>
          <w:b/>
          <w:bCs/>
          <w:color w:val="000000"/>
          <w:sz w:val="22"/>
          <w:szCs w:val="22"/>
          <w:shd w:val="clear" w:color="auto" w:fill="FFFFFF"/>
        </w:rPr>
        <w:t> </w:t>
      </w:r>
      <w:r w:rsidR="00133529" w:rsidRPr="00B42A61">
        <w:rPr>
          <w:rFonts w:ascii="Helvetica" w:hAnsi="Helvetica"/>
          <w:b/>
          <w:bCs/>
          <w:color w:val="000000"/>
          <w:sz w:val="22"/>
          <w:szCs w:val="22"/>
        </w:rPr>
        <w:br/>
      </w:r>
      <w:r w:rsidR="00133529" w:rsidRPr="00B42A61">
        <w:rPr>
          <w:rFonts w:ascii="Helvetica" w:hAnsi="Helvetica"/>
          <w:b/>
          <w:bCs/>
          <w:color w:val="000000"/>
          <w:sz w:val="22"/>
          <w:szCs w:val="22"/>
        </w:rPr>
        <w:br/>
      </w:r>
      <w:r w:rsidR="00133529" w:rsidRPr="00B42A61">
        <w:rPr>
          <w:rFonts w:ascii="Helvetica" w:hAnsi="Helvetica"/>
          <w:b/>
          <w:bCs/>
          <w:color w:val="000000"/>
          <w:sz w:val="22"/>
          <w:szCs w:val="22"/>
          <w:shd w:val="clear" w:color="auto" w:fill="FFFFFF"/>
        </w:rPr>
        <w:t>This paper uses an epistasis inference method (developed by Pedruzzi &amp; Rouzine 2021:</w:t>
      </w:r>
      <w:r w:rsidR="00133529" w:rsidRPr="00B42A61">
        <w:rPr>
          <w:rStyle w:val="apple-converted-space"/>
          <w:rFonts w:ascii="Helvetica" w:hAnsi="Helvetica"/>
          <w:b/>
          <w:bCs/>
          <w:color w:val="000000"/>
          <w:sz w:val="22"/>
          <w:szCs w:val="22"/>
          <w:shd w:val="clear" w:color="auto" w:fill="FFFFFF"/>
        </w:rPr>
        <w:t> </w:t>
      </w:r>
      <w:r w:rsidR="00133529">
        <w:fldChar w:fldCharType="begin"/>
      </w:r>
      <w:r w:rsidR="00133529">
        <w:instrText>HYPERLINK "https://journals.plos.org/plospathogens/article?id=10.1371/journal.ppat.1009669"</w:instrText>
      </w:r>
      <w:r w:rsidR="00133529">
        <w:fldChar w:fldCharType="separate"/>
      </w:r>
      <w:r w:rsidR="00133529" w:rsidRPr="00B42A61">
        <w:rPr>
          <w:rStyle w:val="Hyperlink"/>
          <w:rFonts w:ascii="Helvetica" w:hAnsi="Helvetica"/>
          <w:b/>
          <w:bCs/>
          <w:sz w:val="22"/>
          <w:szCs w:val="22"/>
          <w:shd w:val="clear" w:color="auto" w:fill="FFFFFF"/>
        </w:rPr>
        <w:t>https://journals.plos.org/plospathogens/article?id=10.1371/journal.ppat.1009669</w:t>
      </w:r>
      <w:r w:rsidR="00133529">
        <w:fldChar w:fldCharType="end"/>
      </w:r>
      <w:r w:rsidR="00133529" w:rsidRPr="00B42A61">
        <w:rPr>
          <w:rFonts w:ascii="Helvetica" w:hAnsi="Helvetica"/>
          <w:b/>
          <w:bCs/>
          <w:color w:val="000000"/>
          <w:sz w:val="22"/>
          <w:szCs w:val="22"/>
          <w:shd w:val="clear" w:color="auto" w:fill="FFFFFF"/>
        </w:rPr>
        <w:t>) to understand how the accuracy of detection (i.e., a normalized sum of false positives and negatives) depends on features such as sequence length. The method is suggested as an alternative to methods of epistasis inference based on patterns of covariance between mutations (i.e., based on linkage (dis)equilibrium;</w:t>
      </w:r>
      <w:r w:rsidR="00133529" w:rsidRPr="00B42A61">
        <w:rPr>
          <w:rStyle w:val="apple-converted-space"/>
          <w:rFonts w:ascii="Helvetica" w:hAnsi="Helvetica"/>
          <w:b/>
          <w:bCs/>
          <w:color w:val="000000"/>
          <w:sz w:val="22"/>
          <w:szCs w:val="22"/>
          <w:shd w:val="clear" w:color="auto" w:fill="FFFFFF"/>
        </w:rPr>
        <w:t> </w:t>
      </w:r>
      <w:r w:rsidR="00133529">
        <w:fldChar w:fldCharType="begin"/>
      </w:r>
      <w:r w:rsidR="00133529">
        <w:instrText>HYPERLINK "https://www.pnas.org/doi/full/10.1073/pnas.2012331117"</w:instrText>
      </w:r>
      <w:r w:rsidR="00133529">
        <w:fldChar w:fldCharType="separate"/>
      </w:r>
      <w:r w:rsidR="00133529" w:rsidRPr="00B42A61">
        <w:rPr>
          <w:rStyle w:val="Hyperlink"/>
          <w:rFonts w:ascii="Helvetica" w:hAnsi="Helvetica"/>
          <w:b/>
          <w:bCs/>
          <w:sz w:val="22"/>
          <w:szCs w:val="22"/>
          <w:shd w:val="clear" w:color="auto" w:fill="FFFFFF"/>
        </w:rPr>
        <w:t>https://www.pnas.org/doi/full/10.1073/pnas.2012331117</w:t>
      </w:r>
      <w:r w:rsidR="00133529">
        <w:fldChar w:fldCharType="end"/>
      </w:r>
      <w:r w:rsidR="00133529" w:rsidRPr="00B42A61">
        <w:rPr>
          <w:rFonts w:ascii="Helvetica" w:hAnsi="Helvetica"/>
          <w:b/>
          <w:bCs/>
          <w:color w:val="000000"/>
          <w:sz w:val="22"/>
          <w:szCs w:val="22"/>
          <w:shd w:val="clear" w:color="auto" w:fill="FFFFFF"/>
        </w:rPr>
        <w:t xml:space="preserve">) and phylogeny (i.e., the nature of substitutions occurring along the </w:t>
      </w:r>
      <w:r w:rsidR="00133529" w:rsidRPr="00B42A61">
        <w:rPr>
          <w:rFonts w:ascii="Helvetica" w:hAnsi="Helvetica"/>
          <w:b/>
          <w:bCs/>
          <w:color w:val="000000"/>
          <w:sz w:val="22"/>
          <w:szCs w:val="22"/>
          <w:shd w:val="clear" w:color="auto" w:fill="FFFFFF"/>
        </w:rPr>
        <w:lastRenderedPageBreak/>
        <w:t>tree;</w:t>
      </w:r>
      <w:r w:rsidR="00133529" w:rsidRPr="00B42A61">
        <w:rPr>
          <w:rStyle w:val="apple-converted-space"/>
          <w:rFonts w:ascii="Helvetica" w:hAnsi="Helvetica"/>
          <w:b/>
          <w:bCs/>
          <w:color w:val="000000"/>
          <w:sz w:val="22"/>
          <w:szCs w:val="22"/>
          <w:shd w:val="clear" w:color="auto" w:fill="FFFFFF"/>
        </w:rPr>
        <w:t> </w:t>
      </w:r>
      <w:r w:rsidR="00133529">
        <w:fldChar w:fldCharType="begin"/>
      </w:r>
      <w:r w:rsidR="00133529">
        <w:instrText>HYPERLINK "https://journals.plos.org/plosgenetics/article?id=10.1371/journal.pgen.1001301"</w:instrText>
      </w:r>
      <w:r w:rsidR="00133529">
        <w:fldChar w:fldCharType="separate"/>
      </w:r>
      <w:r w:rsidR="00133529" w:rsidRPr="00B42A61">
        <w:rPr>
          <w:rStyle w:val="Hyperlink"/>
          <w:rFonts w:ascii="Helvetica" w:hAnsi="Helvetica"/>
          <w:b/>
          <w:bCs/>
          <w:sz w:val="22"/>
          <w:szCs w:val="22"/>
          <w:shd w:val="clear" w:color="auto" w:fill="FFFFFF"/>
        </w:rPr>
        <w:t>https://journals.plos.org/plosgenetics/article?id=10.1371/journal.pgen.1001301</w:t>
      </w:r>
      <w:r w:rsidR="00133529">
        <w:fldChar w:fldCharType="end"/>
      </w:r>
      <w:r w:rsidR="00133529" w:rsidRPr="00B42A61">
        <w:rPr>
          <w:rFonts w:ascii="Helvetica" w:hAnsi="Helvetica"/>
          <w:b/>
          <w:bCs/>
          <w:color w:val="000000"/>
          <w:sz w:val="22"/>
          <w:szCs w:val="22"/>
          <w:shd w:val="clear" w:color="auto" w:fill="FFFFFF"/>
        </w:rPr>
        <w:t xml:space="preserve">). The key steps are to calculate some measure of covariance or correlation (e.g., r2) for SNPs at two loci, test the significance of the association and retain SNP pairs that are sufficiently correlated, and calculate *conditional* correlation coefficients </w:t>
      </w:r>
      <w:r w:rsidR="00813C95" w:rsidRPr="00B42A61">
        <w:rPr>
          <w:rFonts w:ascii="Helvetica" w:hAnsi="Helvetica"/>
          <w:b/>
          <w:bCs/>
          <w:color w:val="000000"/>
          <w:sz w:val="22"/>
          <w:szCs w:val="22"/>
          <w:shd w:val="clear" w:color="auto" w:fill="FFFFFF"/>
        </w:rPr>
        <w:t>(given "a locus connected to the pair of interest carries the consensus allele</w:t>
      </w:r>
      <w:r w:rsidR="00813C95">
        <w:rPr>
          <w:rFonts w:ascii="Helvetica" w:hAnsi="Helvetica"/>
          <w:b/>
          <w:bCs/>
          <w:color w:val="000000"/>
          <w:sz w:val="22"/>
          <w:szCs w:val="22"/>
          <w:shd w:val="clear" w:color="auto" w:fill="FFFFFF"/>
        </w:rPr>
        <w:t>...</w:t>
      </w:r>
    </w:p>
    <w:p w14:paraId="35BB15CD" w14:textId="654030E9" w:rsidR="00B42A61" w:rsidRDefault="00B42A61">
      <w:pPr>
        <w:rPr>
          <w:rFonts w:ascii="Helvetica" w:hAnsi="Helvetica"/>
          <w:color w:val="000000"/>
          <w:sz w:val="22"/>
          <w:szCs w:val="22"/>
          <w:shd w:val="clear" w:color="auto" w:fill="FFFFFF"/>
        </w:rPr>
      </w:pPr>
    </w:p>
    <w:p w14:paraId="1C628872" w14:textId="06CE1ABB" w:rsidR="00520ABB"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w:t>
      </w:r>
      <w:r w:rsidR="00520ABB">
        <w:rPr>
          <w:rFonts w:ascii="Helvetica" w:hAnsi="Helvetica"/>
          <w:color w:val="000000"/>
          <w:sz w:val="22"/>
          <w:szCs w:val="22"/>
          <w:shd w:val="clear" w:color="auto" w:fill="FFFFFF"/>
          <w:lang w:val="en-US"/>
        </w:rPr>
        <w:t xml:space="preserve">for </w:t>
      </w:r>
      <w:r>
        <w:rPr>
          <w:rFonts w:ascii="Helvetica" w:hAnsi="Helvetica"/>
          <w:color w:val="000000"/>
          <w:sz w:val="22"/>
          <w:szCs w:val="22"/>
          <w:shd w:val="clear" w:color="auto" w:fill="FFFFFF"/>
          <w:lang w:val="en-US"/>
        </w:rPr>
        <w:t>the correct description</w:t>
      </w:r>
      <w:r w:rsidR="00520ABB">
        <w:rPr>
          <w:rFonts w:ascii="Helvetica" w:hAnsi="Helvetica"/>
          <w:color w:val="000000"/>
          <w:sz w:val="22"/>
          <w:szCs w:val="22"/>
          <w:shd w:val="clear" w:color="auto" w:fill="FFFFFF"/>
          <w:lang w:val="en-US"/>
        </w:rPr>
        <w:t xml:space="preserve"> of our procedure</w:t>
      </w:r>
      <w:r>
        <w:rPr>
          <w:rFonts w:ascii="Helvetica" w:hAnsi="Helvetica"/>
          <w:color w:val="000000"/>
          <w:sz w:val="22"/>
          <w:szCs w:val="22"/>
          <w:shd w:val="clear" w:color="auto" w:fill="FFFFFF"/>
          <w:lang w:val="en-US"/>
        </w:rPr>
        <w:t>.</w:t>
      </w:r>
    </w:p>
    <w:p w14:paraId="4197829E" w14:textId="77ABF782" w:rsidR="00813C95" w:rsidRPr="00E50B5F" w:rsidRDefault="00813C95" w:rsidP="00813C95">
      <w:pPr>
        <w:rPr>
          <w:rFonts w:ascii="Helvetica" w:hAnsi="Helvetica"/>
          <w:color w:val="000000"/>
          <w:sz w:val="22"/>
          <w:szCs w:val="22"/>
          <w:shd w:val="clear" w:color="auto" w:fill="FFFFFF"/>
          <w:lang w:val="en-US"/>
        </w:rPr>
      </w:pPr>
    </w:p>
    <w:p w14:paraId="632D0D34" w14:textId="6C7AC163" w:rsidR="00520ABB" w:rsidRPr="00B42A61" w:rsidRDefault="00520ABB">
      <w:pPr>
        <w:rPr>
          <w:rFonts w:ascii="Helvetica" w:hAnsi="Helvetica"/>
          <w:color w:val="000000"/>
          <w:sz w:val="22"/>
          <w:szCs w:val="22"/>
          <w:shd w:val="clear" w:color="auto" w:fill="FFFFFF"/>
          <w:lang w:val="en-US"/>
        </w:rPr>
      </w:pPr>
      <w:r w:rsidRPr="00B42A61">
        <w:rPr>
          <w:rFonts w:ascii="Helvetica" w:hAnsi="Helvetica"/>
          <w:b/>
          <w:bCs/>
          <w:color w:val="000000"/>
          <w:sz w:val="22"/>
          <w:szCs w:val="22"/>
          <w:shd w:val="clear" w:color="auto" w:fill="FFFFFF"/>
        </w:rPr>
        <w:t>which I take to mean "of the ancestral type"</w:t>
      </w:r>
      <w:r w:rsidR="00813C95">
        <w:rPr>
          <w:rFonts w:ascii="Helvetica" w:hAnsi="Helvetica"/>
          <w:b/>
          <w:bCs/>
          <w:color w:val="000000"/>
          <w:sz w:val="22"/>
          <w:szCs w:val="22"/>
          <w:shd w:val="clear" w:color="auto" w:fill="FFFFFF"/>
        </w:rPr>
        <w:t>)</w:t>
      </w:r>
      <w:r w:rsidRPr="00B42A61">
        <w:rPr>
          <w:rFonts w:ascii="Helvetica" w:hAnsi="Helvetica"/>
          <w:b/>
          <w:bCs/>
          <w:color w:val="000000"/>
          <w:sz w:val="22"/>
          <w:szCs w:val="22"/>
          <w:shd w:val="clear" w:color="auto" w:fill="FFFFFF"/>
        </w:rPr>
        <w:t xml:space="preserve">. </w:t>
      </w:r>
    </w:p>
    <w:p w14:paraId="34979733" w14:textId="60821222" w:rsidR="00B42A61" w:rsidRDefault="00B42A61">
      <w:pPr>
        <w:rPr>
          <w:rFonts w:ascii="Helvetica" w:hAnsi="Helvetica"/>
          <w:color w:val="000000"/>
          <w:sz w:val="22"/>
          <w:szCs w:val="22"/>
          <w:shd w:val="clear" w:color="auto" w:fill="FFFFFF"/>
        </w:rPr>
      </w:pPr>
    </w:p>
    <w:p w14:paraId="78FE7F69" w14:textId="65C7BB1D" w:rsidR="00B42A61" w:rsidDel="00AC7425" w:rsidRDefault="00AC7425">
      <w:pPr>
        <w:rPr>
          <w:del w:id="186" w:author="ivan4995@gmail.com" w:date="2026-05-05T17:04:00Z"/>
          <w:rFonts w:ascii="Helvetica" w:hAnsi="Helvetica"/>
          <w:color w:val="000000"/>
          <w:sz w:val="22"/>
          <w:szCs w:val="22"/>
          <w:shd w:val="clear" w:color="auto" w:fill="FFFFFF"/>
          <w:lang w:val="en-US"/>
        </w:rPr>
      </w:pPr>
      <w:ins w:id="187" w:author="ivan4995@gmail.com" w:date="2026-05-05T17:04:00Z">
        <w:r>
          <w:rPr>
            <w:rFonts w:ascii="Helvetica" w:hAnsi="Helvetica"/>
            <w:color w:val="000000"/>
            <w:sz w:val="22"/>
            <w:szCs w:val="22"/>
            <w:shd w:val="clear" w:color="auto" w:fill="FFFFFF"/>
            <w:lang w:val="en-US"/>
          </w:rPr>
          <w:t>In</w:t>
        </w:r>
      </w:ins>
      <w:del w:id="188" w:author="ivan4995@gmail.com" w:date="2026-05-05T17:04:00Z">
        <w:r w:rsidR="00813C95" w:rsidDel="00AC7425">
          <w:rPr>
            <w:rFonts w:ascii="Helvetica" w:hAnsi="Helvetica"/>
            <w:color w:val="000000"/>
            <w:sz w:val="22"/>
            <w:szCs w:val="22"/>
            <w:shd w:val="clear" w:color="auto" w:fill="FFFFFF"/>
            <w:lang w:val="en-US"/>
          </w:rPr>
          <w:delText xml:space="preserve">As stated in Fig. 2 legend, the </w:delText>
        </w:r>
        <w:r w:rsidR="00B42A61" w:rsidDel="00AC7425">
          <w:rPr>
            <w:rFonts w:ascii="Helvetica" w:hAnsi="Helvetica"/>
            <w:color w:val="000000"/>
            <w:sz w:val="22"/>
            <w:szCs w:val="22"/>
            <w:shd w:val="clear" w:color="auto" w:fill="FFFFFF"/>
            <w:lang w:val="en-US"/>
          </w:rPr>
          <w:delText>consensus was determined for sequences isolated during time period 09.2020–09.2021</w:delText>
        </w:r>
        <w:r w:rsidR="00813C95" w:rsidDel="00AC7425">
          <w:rPr>
            <w:rFonts w:ascii="Helvetica" w:hAnsi="Helvetica"/>
            <w:color w:val="000000"/>
            <w:sz w:val="22"/>
            <w:szCs w:val="22"/>
            <w:shd w:val="clear" w:color="auto" w:fill="FFFFFF"/>
            <w:lang w:val="en-US"/>
          </w:rPr>
          <w:delText>.</w:delText>
        </w:r>
      </w:del>
    </w:p>
    <w:p w14:paraId="3A622772" w14:textId="38B3FDE1" w:rsidR="00AC7425" w:rsidRPr="00B42A61" w:rsidRDefault="00AC7425">
      <w:pPr>
        <w:rPr>
          <w:ins w:id="189" w:author="ivan4995@gmail.com" w:date="2026-05-05T17:04:00Z"/>
          <w:rFonts w:ascii="Helvetica" w:hAnsi="Helvetica"/>
          <w:color w:val="000000"/>
          <w:sz w:val="22"/>
          <w:szCs w:val="22"/>
          <w:shd w:val="clear" w:color="auto" w:fill="FFFFFF"/>
          <w:lang w:val="en-US"/>
        </w:rPr>
      </w:pPr>
      <w:ins w:id="190" w:author="ivan4995@gmail.com" w:date="2026-05-05T17:04:00Z">
        <w:r>
          <w:rPr>
            <w:rFonts w:ascii="Helvetica" w:hAnsi="Helvetica"/>
            <w:color w:val="000000"/>
            <w:sz w:val="22"/>
            <w:szCs w:val="22"/>
            <w:shd w:val="clear" w:color="auto" w:fill="FFFFFF"/>
            <w:lang w:val="en-US"/>
          </w:rPr>
          <w:t xml:space="preserve"> revised version we use Wuhan variant as a consensus</w:t>
        </w:r>
      </w:ins>
    </w:p>
    <w:p w14:paraId="5699ACAB" w14:textId="77777777" w:rsidR="00B42A61" w:rsidRPr="00B42A61" w:rsidRDefault="00B42A61">
      <w:pPr>
        <w:rPr>
          <w:rFonts w:ascii="Helvetica" w:hAnsi="Helvetica"/>
          <w:b/>
          <w:color w:val="000000"/>
          <w:sz w:val="22"/>
          <w:szCs w:val="22"/>
          <w:shd w:val="clear" w:color="auto" w:fill="FFFFFF"/>
        </w:rPr>
      </w:pPr>
    </w:p>
    <w:p w14:paraId="65BF850F" w14:textId="69F478C4" w:rsidR="00B42A61" w:rsidRPr="00B42A61" w:rsidRDefault="00133529">
      <w:pPr>
        <w:rPr>
          <w:rFonts w:ascii="Helvetica" w:hAnsi="Helvetica"/>
          <w:b/>
          <w:color w:val="000000"/>
          <w:sz w:val="22"/>
          <w:szCs w:val="22"/>
          <w:shd w:val="clear" w:color="auto" w:fill="FFFFFF"/>
          <w:lang w:val="en-US"/>
        </w:rPr>
      </w:pPr>
      <w:r w:rsidRPr="00B42A61">
        <w:rPr>
          <w:rFonts w:ascii="Helvetica" w:hAnsi="Helvetica"/>
          <w:b/>
          <w:color w:val="000000"/>
          <w:sz w:val="22"/>
          <w:szCs w:val="22"/>
          <w:shd w:val="clear" w:color="auto" w:fill="FFFFFF"/>
        </w:rPr>
        <w:t>The authors test this method using simulations to test the ability of their method to recover epistasis pairs and, applying their method to SARS-CoV-2 data, identify such interactions.</w:t>
      </w:r>
      <w:r w:rsidRPr="00B42A61">
        <w:rPr>
          <w:rStyle w:val="apple-converted-space"/>
          <w:rFonts w:ascii="Helvetica" w:hAnsi="Helvetica"/>
          <w:b/>
          <w:color w:val="000000"/>
          <w:sz w:val="22"/>
          <w:szCs w:val="22"/>
          <w:shd w:val="clear" w:color="auto" w:fill="FFFFFF"/>
        </w:rPr>
        <w:t> </w:t>
      </w:r>
      <w:r w:rsidRPr="00B42A61">
        <w:rPr>
          <w:rFonts w:ascii="Helvetica" w:hAnsi="Helvetica"/>
          <w:b/>
          <w:color w:val="000000"/>
          <w:sz w:val="22"/>
          <w:szCs w:val="22"/>
        </w:rPr>
        <w:br/>
      </w:r>
      <w:r w:rsidRPr="00B42A61">
        <w:rPr>
          <w:rFonts w:ascii="Helvetica" w:hAnsi="Helvetica"/>
          <w:b/>
          <w:color w:val="000000"/>
          <w:sz w:val="22"/>
          <w:szCs w:val="22"/>
        </w:rPr>
        <w:br/>
      </w:r>
      <w:r w:rsidRPr="00B42A61">
        <w:rPr>
          <w:rFonts w:ascii="Helvetica" w:hAnsi="Helvetica"/>
          <w:b/>
          <w:color w:val="000000"/>
          <w:sz w:val="22"/>
          <w:szCs w:val="22"/>
          <w:shd w:val="clear" w:color="auto" w:fill="FFFFFF"/>
        </w:rPr>
        <w:t>I think the core idea of the method is interesting</w:t>
      </w:r>
      <w:r w:rsidR="00B42A61">
        <w:rPr>
          <w:rFonts w:ascii="Helvetica" w:hAnsi="Helvetica"/>
          <w:b/>
          <w:color w:val="000000"/>
          <w:sz w:val="22"/>
          <w:szCs w:val="22"/>
          <w:shd w:val="clear" w:color="auto" w:fill="FFFFFF"/>
          <w:lang w:val="en-US"/>
        </w:rPr>
        <w:t>…</w:t>
      </w:r>
    </w:p>
    <w:p w14:paraId="4659DE7F" w14:textId="00B975FF" w:rsidR="00B42A61" w:rsidRDefault="00B42A61">
      <w:pPr>
        <w:rPr>
          <w:rFonts w:ascii="Helvetica" w:hAnsi="Helvetica"/>
          <w:color w:val="000000"/>
          <w:sz w:val="22"/>
          <w:szCs w:val="22"/>
          <w:shd w:val="clear" w:color="auto" w:fill="FFFFFF"/>
        </w:rPr>
      </w:pPr>
    </w:p>
    <w:p w14:paraId="65F07287" w14:textId="3D26C25E" w:rsidR="00B42A61" w:rsidRPr="00B42A61" w:rsidRDefault="00B42A6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Thank you for the positive opinion about the core idea</w:t>
      </w:r>
      <w:r w:rsidR="00712A1E">
        <w:rPr>
          <w:rFonts w:ascii="Helvetica" w:hAnsi="Helvetica"/>
          <w:color w:val="000000"/>
          <w:sz w:val="22"/>
          <w:szCs w:val="22"/>
          <w:shd w:val="clear" w:color="auto" w:fill="FFFFFF"/>
          <w:lang w:val="en-US"/>
        </w:rPr>
        <w:t xml:space="preserve"> of our method</w:t>
      </w:r>
      <w:r>
        <w:rPr>
          <w:rFonts w:ascii="Helvetica" w:hAnsi="Helvetica"/>
          <w:color w:val="000000"/>
          <w:sz w:val="22"/>
          <w:szCs w:val="22"/>
          <w:shd w:val="clear" w:color="auto" w:fill="FFFFFF"/>
          <w:lang w:val="en-US"/>
        </w:rPr>
        <w:t>.</w:t>
      </w:r>
    </w:p>
    <w:p w14:paraId="605A2FE4" w14:textId="77777777" w:rsidR="00B42A61" w:rsidRDefault="00B42A61">
      <w:pPr>
        <w:rPr>
          <w:rFonts w:ascii="Helvetica" w:hAnsi="Helvetica"/>
          <w:color w:val="000000"/>
          <w:sz w:val="22"/>
          <w:szCs w:val="22"/>
          <w:shd w:val="clear" w:color="auto" w:fill="FFFFFF"/>
        </w:rPr>
      </w:pPr>
    </w:p>
    <w:p w14:paraId="56CE9428" w14:textId="179EBD6C" w:rsidR="00712A1E" w:rsidRPr="0069296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but the paper in its current form is difficult to read and the logic of the method, simulations, and inferences drawn from the SARS-CoV-2 data are underdeveloped. The paper would benefit by carefully explaining the approach</w:t>
      </w:r>
      <w:r>
        <w:rPr>
          <w:rFonts w:ascii="Helvetica" w:hAnsi="Helvetica"/>
          <w:b/>
          <w:color w:val="000000"/>
          <w:sz w:val="22"/>
          <w:szCs w:val="22"/>
          <w:shd w:val="clear" w:color="auto" w:fill="FFFFFF"/>
          <w:lang w:val="en-US"/>
        </w:rPr>
        <w:t>…</w:t>
      </w:r>
    </w:p>
    <w:p w14:paraId="2AE94AC6" w14:textId="73B3E113" w:rsidR="00712A1E" w:rsidRP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 xml:space="preserve">… </w:t>
      </w:r>
      <w:r w:rsidRPr="00712A1E">
        <w:rPr>
          <w:rFonts w:ascii="Helvetica" w:hAnsi="Helvetica"/>
          <w:b/>
          <w:color w:val="000000"/>
          <w:sz w:val="22"/>
          <w:szCs w:val="22"/>
          <w:shd w:val="clear" w:color="auto" w:fill="FFFFFF"/>
        </w:rPr>
        <w:t>and ensuring that confounding in the empirical portion of the paper is controlled for in some capacity.</w:t>
      </w:r>
      <w:r w:rsidRPr="00712A1E">
        <w:rPr>
          <w:rStyle w:val="apple-converted-space"/>
          <w:rFonts w:ascii="Helvetica" w:hAnsi="Helvetica"/>
          <w:b/>
          <w:color w:val="000000"/>
          <w:sz w:val="22"/>
          <w:szCs w:val="22"/>
          <w:shd w:val="clear" w:color="auto" w:fill="FFFFFF"/>
        </w:rPr>
        <w:t> </w:t>
      </w:r>
    </w:p>
    <w:p w14:paraId="6A44D7F6" w14:textId="77777777" w:rsidR="00712A1E" w:rsidRDefault="00712A1E">
      <w:pPr>
        <w:rPr>
          <w:rFonts w:ascii="Helvetica" w:hAnsi="Helvetica"/>
          <w:color w:val="000000"/>
          <w:sz w:val="22"/>
          <w:szCs w:val="22"/>
          <w:shd w:val="clear" w:color="auto" w:fill="FFFFFF"/>
        </w:rPr>
      </w:pPr>
    </w:p>
    <w:p w14:paraId="0F098863" w14:textId="5833A272" w:rsidR="00712A1E" w:rsidRDefault="00712A1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revised version, we did our best to explain our approach based on Reviewer</w:t>
      </w:r>
      <w:r w:rsidR="008876C7">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comments.</w:t>
      </w:r>
    </w:p>
    <w:p w14:paraId="2A593DD9" w14:textId="77777777" w:rsidR="00712A1E" w:rsidRPr="00712A1E" w:rsidRDefault="00712A1E">
      <w:pPr>
        <w:rPr>
          <w:rFonts w:ascii="Helvetica" w:hAnsi="Helvetica"/>
          <w:color w:val="000000"/>
          <w:sz w:val="22"/>
          <w:szCs w:val="22"/>
          <w:shd w:val="clear" w:color="auto" w:fill="FFFFFF"/>
          <w:lang w:val="en-US"/>
        </w:rPr>
      </w:pPr>
    </w:p>
    <w:p w14:paraId="5B1A29E1" w14:textId="264D6AE1" w:rsidR="00712A1E"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lang w:val="en-US"/>
        </w:rPr>
        <w:t>…</w:t>
      </w:r>
      <w:r w:rsidR="00EF5072">
        <w:rPr>
          <w:rFonts w:ascii="Helvetica" w:hAnsi="Helvetica"/>
          <w:b/>
          <w:color w:val="000000"/>
          <w:sz w:val="22"/>
          <w:szCs w:val="22"/>
          <w:shd w:val="clear" w:color="auto" w:fill="FFFFFF"/>
          <w:lang w:val="en-US"/>
        </w:rPr>
        <w:t xml:space="preserve"> </w:t>
      </w:r>
      <w:r w:rsidR="00133529" w:rsidRPr="00712A1E">
        <w:rPr>
          <w:rFonts w:ascii="Helvetica" w:hAnsi="Helvetica"/>
          <w:b/>
          <w:color w:val="000000"/>
          <w:sz w:val="22"/>
          <w:szCs w:val="22"/>
          <w:shd w:val="clear" w:color="auto" w:fill="FFFFFF"/>
        </w:rPr>
        <w:t>appropriately benchmarking it to LD- and tree-based methods, putting the study firmly in the context of previous work on epistasis and SARS-CoV-2 evolution</w:t>
      </w:r>
      <w:r w:rsidRPr="00712A1E">
        <w:rPr>
          <w:rFonts w:ascii="Helvetica" w:hAnsi="Helvetica"/>
          <w:b/>
          <w:color w:val="000000"/>
          <w:sz w:val="22"/>
          <w:szCs w:val="22"/>
          <w:shd w:val="clear" w:color="auto" w:fill="FFFFFF"/>
          <w:lang w:val="en-US"/>
        </w:rPr>
        <w:t>…</w:t>
      </w:r>
    </w:p>
    <w:p w14:paraId="624E90DF" w14:textId="7B189931" w:rsidR="00620991" w:rsidRDefault="00620991">
      <w:pPr>
        <w:rPr>
          <w:rFonts w:ascii="Helvetica" w:hAnsi="Helvetica"/>
          <w:b/>
          <w:color w:val="000000"/>
          <w:sz w:val="22"/>
          <w:szCs w:val="22"/>
          <w:shd w:val="clear" w:color="auto" w:fill="FFFFFF"/>
          <w:lang w:val="en-US"/>
        </w:rPr>
      </w:pPr>
    </w:p>
    <w:p w14:paraId="79B9F95D" w14:textId="4F056612" w:rsidR="00620991" w:rsidRPr="00620991" w:rsidRDefault="008876C7">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Our </w:t>
      </w:r>
      <w:r w:rsidR="00620991">
        <w:rPr>
          <w:rFonts w:ascii="Helvetica" w:hAnsi="Helvetica"/>
          <w:color w:val="000000"/>
          <w:sz w:val="22"/>
          <w:szCs w:val="22"/>
          <w:shd w:val="clear" w:color="auto" w:fill="FFFFFF"/>
          <w:lang w:val="en-US"/>
        </w:rPr>
        <w:t xml:space="preserve">results </w:t>
      </w:r>
      <w:r w:rsidR="00EF5072">
        <w:rPr>
          <w:rFonts w:ascii="Helvetica" w:hAnsi="Helvetica"/>
          <w:color w:val="000000"/>
          <w:sz w:val="22"/>
          <w:szCs w:val="22"/>
          <w:shd w:val="clear" w:color="auto" w:fill="FFFFFF"/>
          <w:lang w:val="en-US"/>
        </w:rPr>
        <w:t>are</w:t>
      </w:r>
      <w:r w:rsidR="00620991">
        <w:rPr>
          <w:rFonts w:ascii="Helvetica" w:hAnsi="Helvetica"/>
          <w:color w:val="000000"/>
          <w:sz w:val="22"/>
          <w:szCs w:val="22"/>
          <w:shd w:val="clear" w:color="auto" w:fill="FFFFFF"/>
          <w:lang w:val="en-US"/>
        </w:rPr>
        <w:t xml:space="preserve"> compared to the results of two </w:t>
      </w:r>
      <w:r w:rsidR="00EF5072">
        <w:rPr>
          <w:rFonts w:ascii="Helvetica" w:hAnsi="Helvetica"/>
          <w:color w:val="000000"/>
          <w:sz w:val="22"/>
          <w:szCs w:val="22"/>
          <w:shd w:val="clear" w:color="auto" w:fill="FFFFFF"/>
          <w:lang w:val="en-US"/>
        </w:rPr>
        <w:t xml:space="preserve">other methods </w:t>
      </w:r>
      <w:r w:rsidR="00620991">
        <w:rPr>
          <w:rFonts w:ascii="Helvetica" w:hAnsi="Helvetica"/>
          <w:color w:val="000000"/>
          <w:sz w:val="22"/>
          <w:szCs w:val="22"/>
          <w:shd w:val="clear" w:color="auto" w:fill="FFFFFF"/>
          <w:lang w:val="en-US"/>
        </w:rPr>
        <w:t xml:space="preserve">in Fig. </w:t>
      </w:r>
      <w:ins w:id="191" w:author="ivan4995@gmail.com" w:date="2026-05-05T17:06:00Z">
        <w:r w:rsidR="00AC7425">
          <w:rPr>
            <w:rFonts w:ascii="Helvetica" w:hAnsi="Helvetica"/>
            <w:color w:val="000000"/>
            <w:sz w:val="22"/>
            <w:szCs w:val="22"/>
            <w:shd w:val="clear" w:color="auto" w:fill="FFFFFF"/>
            <w:lang w:val="en-US"/>
          </w:rPr>
          <w:t>8</w:t>
        </w:r>
      </w:ins>
      <w:del w:id="192" w:author="ivan4995@gmail.com" w:date="2026-05-05T17:06:00Z">
        <w:r w:rsidR="00620991" w:rsidDel="00AC7425">
          <w:rPr>
            <w:rFonts w:ascii="Helvetica" w:hAnsi="Helvetica"/>
            <w:color w:val="000000"/>
            <w:sz w:val="22"/>
            <w:szCs w:val="22"/>
            <w:shd w:val="clear" w:color="auto" w:fill="FFFFFF"/>
            <w:lang w:val="en-US"/>
          </w:rPr>
          <w:delText>5</w:delText>
        </w:r>
      </w:del>
      <w:r w:rsidR="00620991">
        <w:rPr>
          <w:rFonts w:ascii="Helvetica" w:hAnsi="Helvetica"/>
          <w:color w:val="000000"/>
          <w:sz w:val="22"/>
          <w:szCs w:val="22"/>
          <w:shd w:val="clear" w:color="auto" w:fill="FFFFFF"/>
          <w:lang w:val="en-US"/>
        </w:rPr>
        <w:t xml:space="preserve">. </w:t>
      </w:r>
    </w:p>
    <w:p w14:paraId="035A542D" w14:textId="3B5BF78C" w:rsidR="00712A1E" w:rsidRDefault="00712A1E">
      <w:pPr>
        <w:rPr>
          <w:rFonts w:ascii="Helvetica" w:hAnsi="Helvetica"/>
          <w:b/>
          <w:color w:val="000000"/>
          <w:sz w:val="22"/>
          <w:szCs w:val="22"/>
          <w:shd w:val="clear" w:color="auto" w:fill="FFFFFF"/>
          <w:lang w:val="en-US"/>
        </w:rPr>
      </w:pPr>
    </w:p>
    <w:p w14:paraId="0755FF1C" w14:textId="415119ED" w:rsidR="002B2752" w:rsidRDefault="00712A1E">
      <w:pPr>
        <w:rPr>
          <w:rFonts w:ascii="Helvetica" w:hAnsi="Helvetica"/>
          <w:b/>
          <w:color w:val="000000"/>
          <w:sz w:val="22"/>
          <w:szCs w:val="22"/>
          <w:shd w:val="clear" w:color="auto" w:fill="FFFFFF"/>
        </w:rPr>
      </w:pPr>
      <w:r w:rsidRPr="00712A1E">
        <w:rPr>
          <w:rFonts w:ascii="Helvetica" w:hAnsi="Helvetica"/>
          <w:b/>
          <w:color w:val="000000"/>
          <w:sz w:val="22"/>
          <w:szCs w:val="22"/>
          <w:shd w:val="clear" w:color="auto" w:fill="FFFFFF"/>
          <w:lang w:val="en-US"/>
        </w:rPr>
        <w:t>…</w:t>
      </w:r>
      <w:r w:rsidRPr="00712A1E">
        <w:rPr>
          <w:rFonts w:ascii="Helvetica" w:hAnsi="Helvetica"/>
          <w:b/>
          <w:color w:val="000000"/>
          <w:sz w:val="22"/>
          <w:szCs w:val="22"/>
          <w:shd w:val="clear" w:color="auto" w:fill="FFFFFF"/>
        </w:rPr>
        <w:t xml:space="preserve"> </w:t>
      </w:r>
      <w:r>
        <w:rPr>
          <w:rFonts w:ascii="Helvetica" w:hAnsi="Helvetica"/>
          <w:b/>
          <w:color w:val="000000"/>
          <w:sz w:val="22"/>
          <w:szCs w:val="22"/>
          <w:shd w:val="clear" w:color="auto" w:fill="FFFFFF"/>
          <w:lang w:val="en-US"/>
        </w:rPr>
        <w:t xml:space="preserve">5. </w:t>
      </w:r>
      <w:r w:rsidRPr="00712A1E">
        <w:rPr>
          <w:rFonts w:ascii="Helvetica" w:hAnsi="Helvetica"/>
          <w:b/>
          <w:color w:val="000000"/>
          <w:sz w:val="22"/>
          <w:szCs w:val="22"/>
          <w:shd w:val="clear" w:color="auto" w:fill="FFFFFF"/>
        </w:rPr>
        <w:t xml:space="preserve">In the current version of the paper, all comparisons with other methods of pairwise epistasis inference (eg, those that use substation histories on trees) are strictly verbal. In particular, there is no evidence based on the simulations that other methods to epistasis detection fare poorly in any part of parameter space (i.e., as a function of mutation rate, genome size, selection strength, etc.). </w:t>
      </w:r>
      <w:r w:rsidR="0061286B" w:rsidRPr="00712A1E">
        <w:rPr>
          <w:rFonts w:ascii="Helvetica" w:hAnsi="Helvetica"/>
          <w:b/>
          <w:color w:val="000000"/>
          <w:sz w:val="22"/>
          <w:szCs w:val="22"/>
          <w:shd w:val="clear" w:color="auto" w:fill="FFFFFF"/>
        </w:rPr>
        <w:t>I could not find comparisons in the papers on which this study builds, either.</w:t>
      </w:r>
    </w:p>
    <w:p w14:paraId="75E65941" w14:textId="77777777" w:rsidR="002B2752" w:rsidRDefault="002B2752">
      <w:pPr>
        <w:rPr>
          <w:rFonts w:ascii="Helvetica" w:hAnsi="Helvetica"/>
          <w:b/>
          <w:color w:val="000000"/>
          <w:sz w:val="22"/>
          <w:szCs w:val="22"/>
          <w:shd w:val="clear" w:color="auto" w:fill="FFFFFF"/>
        </w:rPr>
      </w:pPr>
    </w:p>
    <w:p w14:paraId="3A881571" w14:textId="274F1F6D" w:rsidR="002B2752" w:rsidRDefault="0061286B" w:rsidP="002B2752">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w:t>
      </w:r>
      <w:r w:rsidR="002B2752">
        <w:rPr>
          <w:rFonts w:ascii="Helvetica" w:hAnsi="Helvetica"/>
          <w:color w:val="000000"/>
          <w:sz w:val="22"/>
          <w:szCs w:val="22"/>
          <w:shd w:val="clear" w:color="auto" w:fill="FFFFFF"/>
          <w:lang w:val="en-US"/>
        </w:rPr>
        <w:t xml:space="preserve"> </w:t>
      </w:r>
      <w:r w:rsidR="0034353E">
        <w:rPr>
          <w:rFonts w:ascii="Helvetica" w:hAnsi="Helvetica"/>
          <w:color w:val="000000"/>
          <w:sz w:val="22"/>
          <w:szCs w:val="22"/>
          <w:shd w:val="clear" w:color="auto" w:fill="FFFFFF"/>
          <w:lang w:val="en-US"/>
        </w:rPr>
        <w:t xml:space="preserve">problem is that the </w:t>
      </w:r>
      <w:r w:rsidR="002B2752">
        <w:rPr>
          <w:rFonts w:ascii="Helvetica" w:hAnsi="Helvetica"/>
          <w:color w:val="000000"/>
          <w:sz w:val="22"/>
          <w:szCs w:val="22"/>
          <w:shd w:val="clear" w:color="auto" w:fill="FFFFFF"/>
          <w:lang w:val="en-US"/>
        </w:rPr>
        <w:t>cited methods</w:t>
      </w:r>
      <w:r w:rsidR="002B2752" w:rsidRPr="003552A3">
        <w:rPr>
          <w:rFonts w:ascii="Helvetica" w:hAnsi="Helvetica"/>
          <w:color w:val="000000"/>
          <w:sz w:val="22"/>
          <w:szCs w:val="22"/>
          <w:shd w:val="clear" w:color="auto" w:fill="FFFFFF"/>
          <w:lang w:val="en-US"/>
        </w:rPr>
        <w:t xml:space="preserve"> </w:t>
      </w:r>
      <w:r w:rsidR="002B2752">
        <w:rPr>
          <w:rFonts w:ascii="Helvetica" w:hAnsi="Helvetica"/>
          <w:color w:val="000000"/>
          <w:sz w:val="22"/>
          <w:szCs w:val="22"/>
          <w:shd w:val="clear" w:color="auto" w:fill="FFFFFF"/>
          <w:lang w:val="en-US"/>
        </w:rPr>
        <w:t xml:space="preserve">have </w:t>
      </w:r>
      <w:r w:rsidR="002B2752" w:rsidRPr="003552A3">
        <w:rPr>
          <w:rFonts w:ascii="Helvetica" w:hAnsi="Helvetica"/>
          <w:color w:val="000000"/>
          <w:sz w:val="22"/>
          <w:szCs w:val="22"/>
          <w:shd w:val="clear" w:color="auto" w:fill="FFFFFF"/>
          <w:lang w:val="en-US"/>
        </w:rPr>
        <w:t xml:space="preserve">never </w:t>
      </w:r>
      <w:r w:rsidR="002B2752">
        <w:rPr>
          <w:rFonts w:ascii="Helvetica" w:hAnsi="Helvetica"/>
          <w:color w:val="000000"/>
          <w:sz w:val="22"/>
          <w:szCs w:val="22"/>
          <w:shd w:val="clear" w:color="auto" w:fill="FFFFFF"/>
          <w:lang w:val="en-US"/>
        </w:rPr>
        <w:t xml:space="preserve">been </w:t>
      </w:r>
      <w:r w:rsidR="002B2752" w:rsidRPr="003552A3">
        <w:rPr>
          <w:rFonts w:ascii="Helvetica" w:hAnsi="Helvetica"/>
          <w:color w:val="000000"/>
          <w:sz w:val="22"/>
          <w:szCs w:val="22"/>
          <w:shd w:val="clear" w:color="auto" w:fill="FFFFFF"/>
          <w:lang w:val="en-US"/>
        </w:rPr>
        <w:t>test</w:t>
      </w:r>
      <w:r w:rsidR="002B2752">
        <w:rPr>
          <w:rFonts w:ascii="Helvetica" w:hAnsi="Helvetica"/>
          <w:color w:val="000000"/>
          <w:sz w:val="22"/>
          <w:szCs w:val="22"/>
          <w:shd w:val="clear" w:color="auto" w:fill="FFFFFF"/>
          <w:lang w:val="en-US"/>
        </w:rPr>
        <w:t>ed for</w:t>
      </w:r>
      <w:r w:rsidR="002B2752" w:rsidRPr="003552A3">
        <w:rPr>
          <w:rFonts w:ascii="Helvetica" w:hAnsi="Helvetica"/>
          <w:color w:val="000000"/>
          <w:sz w:val="22"/>
          <w:szCs w:val="22"/>
          <w:shd w:val="clear" w:color="auto" w:fill="FFFFFF"/>
          <w:lang w:val="en-US"/>
        </w:rPr>
        <w:t xml:space="preserve"> the accuracy</w:t>
      </w:r>
      <w:r w:rsidR="002B2752">
        <w:rPr>
          <w:rFonts w:ascii="Helvetica" w:hAnsi="Helvetica"/>
          <w:color w:val="000000"/>
          <w:sz w:val="22"/>
          <w:szCs w:val="22"/>
          <w:shd w:val="clear" w:color="auto" w:fill="FFFFFF"/>
          <w:lang w:val="en-US"/>
        </w:rPr>
        <w:t xml:space="preserve"> by their authors </w:t>
      </w:r>
      <w:r w:rsidR="008876C7">
        <w:rPr>
          <w:rFonts w:ascii="Helvetica" w:hAnsi="Helvetica"/>
          <w:color w:val="000000"/>
          <w:sz w:val="22"/>
          <w:szCs w:val="22"/>
          <w:shd w:val="clear" w:color="auto" w:fill="FFFFFF"/>
          <w:lang w:val="en-US"/>
        </w:rPr>
        <w:t>using</w:t>
      </w:r>
      <w:r w:rsidR="008F6870">
        <w:rPr>
          <w:rFonts w:ascii="Helvetica" w:hAnsi="Helvetica"/>
          <w:color w:val="000000"/>
          <w:sz w:val="22"/>
          <w:szCs w:val="22"/>
          <w:shd w:val="clear" w:color="auto" w:fill="FFFFFF"/>
          <w:lang w:val="en-US"/>
        </w:rPr>
        <w:t xml:space="preserve"> simulated sequences from the</w:t>
      </w:r>
      <w:r w:rsidR="002B2752">
        <w:rPr>
          <w:rFonts w:ascii="Helvetica" w:hAnsi="Helvetica"/>
          <w:color w:val="000000"/>
          <w:sz w:val="22"/>
          <w:szCs w:val="22"/>
          <w:shd w:val="clear" w:color="auto" w:fill="FFFFFF"/>
          <w:lang w:val="en-US"/>
        </w:rPr>
        <w:t xml:space="preserve"> models of population genetics</w:t>
      </w:r>
      <w:r>
        <w:rPr>
          <w:rFonts w:ascii="Helvetica" w:hAnsi="Helvetica"/>
          <w:color w:val="000000"/>
          <w:sz w:val="22"/>
          <w:szCs w:val="22"/>
          <w:shd w:val="clear" w:color="auto" w:fill="FFFFFF"/>
          <w:lang w:val="en-US"/>
        </w:rPr>
        <w:t>.</w:t>
      </w:r>
      <w:r w:rsidR="0034353E">
        <w:rPr>
          <w:rFonts w:ascii="Helvetica" w:hAnsi="Helvetica"/>
          <w:color w:val="000000"/>
          <w:sz w:val="22"/>
          <w:szCs w:val="22"/>
          <w:shd w:val="clear" w:color="auto" w:fill="FFFFFF"/>
          <w:lang w:val="en-US"/>
        </w:rPr>
        <w:t xml:space="preserve"> </w:t>
      </w:r>
      <w:r w:rsidR="00043D3A">
        <w:rPr>
          <w:rFonts w:ascii="Helvetica" w:hAnsi="Helvetica"/>
          <w:color w:val="000000"/>
          <w:sz w:val="22"/>
          <w:szCs w:val="22"/>
          <w:shd w:val="clear" w:color="auto" w:fill="FFFFFF"/>
          <w:lang w:val="en-US"/>
        </w:rPr>
        <w:t>I hope the Reviewer agrees that testing the accuracy of a method</w:t>
      </w:r>
      <w:r w:rsidR="0034353E">
        <w:rPr>
          <w:rFonts w:ascii="Helvetica" w:hAnsi="Helvetica"/>
          <w:color w:val="000000"/>
          <w:sz w:val="22"/>
          <w:szCs w:val="22"/>
          <w:shd w:val="clear" w:color="auto" w:fill="FFFFFF"/>
          <w:lang w:val="en-US"/>
        </w:rPr>
        <w:t xml:space="preserve"> is the </w:t>
      </w:r>
      <w:r w:rsidR="00043D3A">
        <w:rPr>
          <w:rFonts w:ascii="Helvetica" w:hAnsi="Helvetica"/>
          <w:color w:val="000000"/>
          <w:sz w:val="22"/>
          <w:szCs w:val="22"/>
          <w:shd w:val="clear" w:color="auto" w:fill="FFFFFF"/>
          <w:lang w:val="en-US"/>
        </w:rPr>
        <w:t xml:space="preserve">responsibility </w:t>
      </w:r>
      <w:r w:rsidR="0034353E">
        <w:rPr>
          <w:rFonts w:ascii="Helvetica" w:hAnsi="Helvetica"/>
          <w:color w:val="000000"/>
          <w:sz w:val="22"/>
          <w:szCs w:val="22"/>
          <w:shd w:val="clear" w:color="auto" w:fill="FFFFFF"/>
          <w:lang w:val="en-US"/>
        </w:rPr>
        <w:t xml:space="preserve">of its author. </w:t>
      </w:r>
      <w:r w:rsidR="002B2752">
        <w:rPr>
          <w:rFonts w:ascii="Helvetica" w:hAnsi="Helvetica"/>
          <w:color w:val="000000"/>
          <w:sz w:val="22"/>
          <w:szCs w:val="22"/>
          <w:shd w:val="clear" w:color="auto" w:fill="FFFFFF"/>
          <w:lang w:val="en-US"/>
        </w:rPr>
        <w:t xml:space="preserve">While it is common to compare </w:t>
      </w:r>
      <w:r w:rsidR="004B2298">
        <w:rPr>
          <w:rFonts w:ascii="Helvetica" w:hAnsi="Helvetica"/>
          <w:color w:val="000000"/>
          <w:sz w:val="22"/>
          <w:szCs w:val="22"/>
          <w:shd w:val="clear" w:color="auto" w:fill="FFFFFF"/>
          <w:lang w:val="en-US"/>
        </w:rPr>
        <w:t xml:space="preserve">final </w:t>
      </w:r>
      <w:r w:rsidR="002B2752">
        <w:rPr>
          <w:rFonts w:ascii="Helvetica" w:hAnsi="Helvetica"/>
          <w:color w:val="000000"/>
          <w:sz w:val="22"/>
          <w:szCs w:val="22"/>
          <w:shd w:val="clear" w:color="auto" w:fill="FFFFFF"/>
          <w:lang w:val="en-US"/>
        </w:rPr>
        <w:t xml:space="preserve">results with other people's results, as we do in Fig. </w:t>
      </w:r>
      <w:ins w:id="193" w:author="ivan4995@gmail.com" w:date="2026-05-05T17:06:00Z">
        <w:r w:rsidR="00AC7425">
          <w:rPr>
            <w:rFonts w:ascii="Helvetica" w:hAnsi="Helvetica"/>
            <w:color w:val="000000"/>
            <w:sz w:val="22"/>
            <w:szCs w:val="22"/>
            <w:shd w:val="clear" w:color="auto" w:fill="FFFFFF"/>
            <w:lang w:val="en-US"/>
          </w:rPr>
          <w:t>8</w:t>
        </w:r>
      </w:ins>
      <w:del w:id="194" w:author="ivan4995@gmail.com" w:date="2026-05-05T17:06:00Z">
        <w:r w:rsidR="002B2752" w:rsidDel="00AC7425">
          <w:rPr>
            <w:rFonts w:ascii="Helvetica" w:hAnsi="Helvetica"/>
            <w:color w:val="000000"/>
            <w:sz w:val="22"/>
            <w:szCs w:val="22"/>
            <w:shd w:val="clear" w:color="auto" w:fill="FFFFFF"/>
            <w:lang w:val="en-US"/>
          </w:rPr>
          <w:delText>5</w:delText>
        </w:r>
      </w:del>
      <w:r w:rsidR="002B2752">
        <w:rPr>
          <w:rFonts w:ascii="Helvetica" w:hAnsi="Helvetica"/>
          <w:color w:val="000000"/>
          <w:sz w:val="22"/>
          <w:szCs w:val="22"/>
          <w:shd w:val="clear" w:color="auto" w:fill="FFFFFF"/>
          <w:lang w:val="en-US"/>
        </w:rPr>
        <w:t xml:space="preserve">, </w:t>
      </w:r>
      <w:r w:rsidR="004B2298">
        <w:rPr>
          <w:rFonts w:ascii="Helvetica" w:hAnsi="Helvetica"/>
          <w:color w:val="000000"/>
          <w:sz w:val="22"/>
          <w:szCs w:val="22"/>
          <w:shd w:val="clear" w:color="auto" w:fill="FFFFFF"/>
          <w:lang w:val="en-US"/>
        </w:rPr>
        <w:t>it is not our responsibility to</w:t>
      </w:r>
      <w:r>
        <w:rPr>
          <w:rFonts w:ascii="Helvetica" w:hAnsi="Helvetica"/>
          <w:color w:val="000000"/>
          <w:sz w:val="22"/>
          <w:szCs w:val="22"/>
          <w:shd w:val="clear" w:color="auto" w:fill="FFFFFF"/>
          <w:lang w:val="en-US"/>
        </w:rPr>
        <w:t xml:space="preserve"> tests other people</w:t>
      </w:r>
      <w:r w:rsidR="00D258EC">
        <w:rPr>
          <w:rFonts w:ascii="Helvetica" w:hAnsi="Helvetica"/>
          <w:color w:val="000000"/>
          <w:sz w:val="22"/>
          <w:szCs w:val="22"/>
          <w:shd w:val="clear" w:color="auto" w:fill="FFFFFF"/>
          <w:lang w:val="en-US"/>
        </w:rPr>
        <w:t>'s</w:t>
      </w:r>
      <w:r>
        <w:rPr>
          <w:rFonts w:ascii="Helvetica" w:hAnsi="Helvetica"/>
          <w:color w:val="000000"/>
          <w:sz w:val="22"/>
          <w:szCs w:val="22"/>
          <w:shd w:val="clear" w:color="auto" w:fill="FFFFFF"/>
          <w:lang w:val="en-US"/>
        </w:rPr>
        <w:t xml:space="preserve"> methods</w:t>
      </w:r>
      <w:r w:rsidR="004B2298">
        <w:rPr>
          <w:rFonts w:ascii="Helvetica" w:hAnsi="Helvetica"/>
          <w:color w:val="000000"/>
          <w:sz w:val="22"/>
          <w:szCs w:val="22"/>
          <w:shd w:val="clear" w:color="auto" w:fill="FFFFFF"/>
          <w:lang w:val="en-US"/>
        </w:rPr>
        <w:t xml:space="preserve">. </w:t>
      </w:r>
    </w:p>
    <w:p w14:paraId="59F6DA4A" w14:textId="77777777" w:rsidR="002B2752" w:rsidRDefault="002B2752">
      <w:pPr>
        <w:rPr>
          <w:rFonts w:ascii="Helvetica" w:hAnsi="Helvetica"/>
          <w:b/>
          <w:color w:val="000000"/>
          <w:sz w:val="22"/>
          <w:szCs w:val="22"/>
          <w:shd w:val="clear" w:color="auto" w:fill="FFFFFF"/>
        </w:rPr>
      </w:pPr>
    </w:p>
    <w:p w14:paraId="79EB0187" w14:textId="49043424" w:rsidR="00712A1E" w:rsidRPr="00BF358F" w:rsidRDefault="00712A1E">
      <w:pPr>
        <w:rPr>
          <w:rFonts w:ascii="Helvetica" w:hAnsi="Helvetica"/>
          <w:b/>
          <w:color w:val="000000"/>
          <w:sz w:val="22"/>
          <w:szCs w:val="22"/>
          <w:shd w:val="clear" w:color="auto" w:fill="FFFFFF"/>
          <w:lang w:val="en-US"/>
        </w:rPr>
      </w:pPr>
      <w:r w:rsidRPr="00712A1E">
        <w:rPr>
          <w:rFonts w:ascii="Helvetica" w:hAnsi="Helvetica"/>
          <w:b/>
          <w:color w:val="000000"/>
          <w:sz w:val="22"/>
          <w:szCs w:val="22"/>
          <w:shd w:val="clear" w:color="auto" w:fill="FFFFFF"/>
        </w:rPr>
        <w:t>Such comparisons are necessary to conclude "fundamental limitations" on epistasis detection exist and to properly contextualize the method in terms of what has come before.</w:t>
      </w:r>
      <w:r w:rsidRPr="00712A1E">
        <w:rPr>
          <w:rStyle w:val="apple-converted-space"/>
          <w:rFonts w:ascii="Helvetica" w:hAnsi="Helvetica"/>
          <w:b/>
          <w:color w:val="000000"/>
          <w:sz w:val="22"/>
          <w:szCs w:val="22"/>
          <w:shd w:val="clear" w:color="auto" w:fill="FFFFFF"/>
        </w:rPr>
        <w:t> </w:t>
      </w:r>
    </w:p>
    <w:p w14:paraId="457CA524" w14:textId="3F5A4477" w:rsidR="008F6870" w:rsidRDefault="008F6870" w:rsidP="00BF358F">
      <w:pPr>
        <w:rPr>
          <w:rFonts w:ascii="Helvetica" w:hAnsi="Helvetica"/>
          <w:color w:val="000000"/>
          <w:sz w:val="22"/>
          <w:szCs w:val="22"/>
          <w:shd w:val="clear" w:color="auto" w:fill="FFFFFF"/>
          <w:lang w:val="en-US"/>
        </w:rPr>
      </w:pPr>
    </w:p>
    <w:p w14:paraId="46DBEEE2" w14:textId="4824FB60" w:rsidR="00BF358F" w:rsidRPr="008F6870" w:rsidRDefault="008202F2" w:rsidP="00BF358F">
      <w:pPr>
        <w:rPr>
          <w:rFonts w:ascii="Helvetica" w:hAnsi="Helvetica"/>
          <w:color w:val="000000"/>
          <w:sz w:val="22"/>
          <w:szCs w:val="22"/>
          <w:shd w:val="clear" w:color="auto" w:fill="FFFFFF"/>
        </w:rPr>
      </w:pPr>
      <w:r>
        <w:rPr>
          <w:rFonts w:ascii="Helvetica" w:hAnsi="Helvetica"/>
          <w:color w:val="000000"/>
          <w:sz w:val="22"/>
          <w:szCs w:val="22"/>
          <w:shd w:val="clear" w:color="auto" w:fill="FFFFFF"/>
          <w:lang w:val="en-US"/>
        </w:rPr>
        <w:t xml:space="preserve">To explain </w:t>
      </w:r>
      <w:r w:rsidR="006D6FA2">
        <w:rPr>
          <w:rFonts w:ascii="Helvetica" w:hAnsi="Helvetica"/>
          <w:color w:val="000000"/>
          <w:sz w:val="22"/>
          <w:szCs w:val="22"/>
          <w:shd w:val="clear" w:color="auto" w:fill="FFFFFF"/>
          <w:lang w:val="en-US"/>
        </w:rPr>
        <w:t>this point</w:t>
      </w:r>
      <w:r>
        <w:rPr>
          <w:rFonts w:ascii="Helvetica" w:hAnsi="Helvetica"/>
          <w:color w:val="000000"/>
          <w:sz w:val="22"/>
          <w:szCs w:val="22"/>
          <w:shd w:val="clear" w:color="auto" w:fill="FFFFFF"/>
          <w:lang w:val="en-US"/>
        </w:rPr>
        <w:t>, we a</w:t>
      </w:r>
      <w:r w:rsidR="008F6870">
        <w:rPr>
          <w:rFonts w:ascii="Helvetica" w:hAnsi="Helvetica"/>
          <w:color w:val="000000"/>
          <w:sz w:val="22"/>
          <w:szCs w:val="22"/>
          <w:shd w:val="clear" w:color="auto" w:fill="FFFFFF"/>
          <w:lang w:val="en-US"/>
        </w:rPr>
        <w:t xml:space="preserve">dded </w:t>
      </w:r>
      <w:r>
        <w:rPr>
          <w:rFonts w:ascii="Helvetica" w:hAnsi="Helvetica"/>
          <w:color w:val="000000"/>
          <w:sz w:val="22"/>
          <w:szCs w:val="22"/>
          <w:shd w:val="clear" w:color="auto" w:fill="FFFFFF"/>
          <w:lang w:val="en-US"/>
        </w:rPr>
        <w:t>a paragraph</w:t>
      </w:r>
      <w:r w:rsidR="00110469">
        <w:rPr>
          <w:rFonts w:ascii="Helvetica" w:hAnsi="Helvetica"/>
          <w:color w:val="000000"/>
          <w:sz w:val="22"/>
          <w:szCs w:val="22"/>
          <w:shd w:val="clear" w:color="auto" w:fill="FFFFFF"/>
          <w:lang w:val="en-US"/>
        </w:rPr>
        <w:t xml:space="preserve"> to Introduction</w:t>
      </w:r>
      <w:r w:rsidR="00BF358F">
        <w:rPr>
          <w:rFonts w:ascii="Helvetica" w:hAnsi="Helvetica"/>
          <w:color w:val="000000"/>
          <w:sz w:val="22"/>
          <w:szCs w:val="22"/>
          <w:shd w:val="clear" w:color="auto" w:fill="FFFFFF"/>
          <w:lang w:val="en-US"/>
        </w:rPr>
        <w:t>:</w:t>
      </w:r>
    </w:p>
    <w:p w14:paraId="7E683C8C" w14:textId="77777777" w:rsidR="00BF358F" w:rsidRPr="00BA7958" w:rsidRDefault="00BF358F" w:rsidP="00BF358F">
      <w:pPr>
        <w:rPr>
          <w:rFonts w:ascii="Helvetica" w:hAnsi="Helvetica"/>
          <w:color w:val="000000"/>
          <w:sz w:val="20"/>
          <w:szCs w:val="20"/>
          <w:shd w:val="clear" w:color="auto" w:fill="FFFFFF"/>
          <w:lang w:val="en-US"/>
          <w:rPrChange w:id="195" w:author="ivan4995@gmail.com" w:date="2026-05-05T17:08:00Z">
            <w:rPr>
              <w:rFonts w:ascii="Helvetica" w:hAnsi="Helvetica"/>
              <w:color w:val="000000"/>
              <w:sz w:val="22"/>
              <w:szCs w:val="22"/>
              <w:shd w:val="clear" w:color="auto" w:fill="FFFFFF"/>
              <w:lang w:val="en-US"/>
            </w:rPr>
          </w:rPrChange>
        </w:rPr>
      </w:pPr>
    </w:p>
    <w:p w14:paraId="1285C9BA" w14:textId="2CA5EB3D" w:rsidR="00870DC5" w:rsidRPr="00BA7958" w:rsidDel="00BA7958" w:rsidRDefault="00BA7958" w:rsidP="00E369EA">
      <w:pPr>
        <w:jc w:val="both"/>
        <w:rPr>
          <w:del w:id="196" w:author="ivan4995@gmail.com" w:date="2026-05-05T17:08:00Z"/>
          <w:rFonts w:ascii="Times New Roman" w:hAnsi="Times New Roman" w:cs="Times New Roman"/>
          <w:color w:val="000000"/>
          <w:sz w:val="20"/>
          <w:szCs w:val="20"/>
          <w:shd w:val="clear" w:color="auto" w:fill="FFFFFF"/>
          <w:lang w:val="en"/>
        </w:rPr>
      </w:pPr>
      <w:ins w:id="197" w:author="ivan4995@gmail.com" w:date="2026-05-05T17:08:00Z">
        <w:r w:rsidRPr="00BA7958">
          <w:rPr>
            <w:rFonts w:ascii="Times New Roman" w:eastAsia="Times New Roman" w:hAnsi="Times New Roman" w:cs="Times New Roman"/>
            <w:sz w:val="20"/>
            <w:szCs w:val="20"/>
            <w:rPrChange w:id="198" w:author="ivan4995@gmail.com" w:date="2026-05-05T17:08:00Z">
              <w:rPr>
                <w:rFonts w:ascii="Times New Roman" w:eastAsia="Times New Roman" w:hAnsi="Times New Roman" w:cs="Times New Roman"/>
              </w:rPr>
            </w:rPrChange>
          </w:rPr>
          <w:t xml:space="preserve">About a century ago, it was realized that the evolution of a population is strongly affected by the fact that the fates of alleles at different loci are linked unless separated by recombination </w:t>
        </w:r>
        <w:r w:rsidRPr="00BA7958">
          <w:rPr>
            <w:rFonts w:ascii="Times New Roman" w:eastAsia="Times New Roman" w:hAnsi="Times New Roman" w:cs="Times New Roman"/>
            <w:sz w:val="20"/>
            <w:szCs w:val="20"/>
            <w:rPrChange w:id="199" w:author="ivan4995@gmail.com" w:date="2026-05-05T17:08:00Z">
              <w:rPr>
                <w:rFonts w:ascii="Times New Roman" w:eastAsia="Times New Roman" w:hAnsi="Times New Roman" w:cs="Times New Roman"/>
              </w:rPr>
            </w:rPrChange>
          </w:rPr>
          <w:fldChar w:fldCharType="begin"/>
        </w:r>
        <w:r w:rsidRPr="00BA7958">
          <w:rPr>
            <w:rFonts w:ascii="Times New Roman" w:eastAsia="Times New Roman" w:hAnsi="Times New Roman" w:cs="Times New Roman"/>
            <w:sz w:val="20"/>
            <w:szCs w:val="20"/>
            <w:rPrChange w:id="200" w:author="ivan4995@gmail.com" w:date="2026-05-05T17:08:00Z">
              <w:rPr>
                <w:rFonts w:ascii="Times New Roman" w:eastAsia="Times New Roman" w:hAnsi="Times New Roman" w:cs="Times New Roman"/>
              </w:rPr>
            </w:rPrChange>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Pr="00BA7958">
          <w:rPr>
            <w:rFonts w:ascii="Times New Roman" w:eastAsia="Times New Roman" w:hAnsi="Times New Roman" w:cs="Times New Roman"/>
            <w:sz w:val="20"/>
            <w:szCs w:val="20"/>
            <w:rPrChange w:id="201" w:author="ivan4995@gmail.com" w:date="2026-05-05T17:08:00Z">
              <w:rPr>
                <w:rFonts w:ascii="Times New Roman" w:eastAsia="Times New Roman" w:hAnsi="Times New Roman" w:cs="Times New Roman"/>
              </w:rPr>
            </w:rPrChange>
          </w:rPr>
          <w:fldChar w:fldCharType="separate"/>
        </w:r>
        <w:r w:rsidRPr="00BA7958">
          <w:rPr>
            <w:rFonts w:ascii="Times New Roman" w:eastAsia="Times New Roman" w:hAnsi="Times New Roman" w:cs="Times New Roman"/>
            <w:noProof/>
            <w:sz w:val="20"/>
            <w:szCs w:val="20"/>
            <w:rPrChange w:id="202" w:author="ivan4995@gmail.com" w:date="2026-05-05T17:08:00Z">
              <w:rPr>
                <w:rFonts w:ascii="Times New Roman" w:eastAsia="Times New Roman" w:hAnsi="Times New Roman" w:cs="Times New Roman"/>
                <w:noProof/>
              </w:rPr>
            </w:rPrChange>
          </w:rPr>
          <w:t>[33]</w:t>
        </w:r>
        <w:r w:rsidRPr="00BA7958">
          <w:rPr>
            <w:rFonts w:ascii="Times New Roman" w:eastAsia="Times New Roman" w:hAnsi="Times New Roman" w:cs="Times New Roman"/>
            <w:sz w:val="20"/>
            <w:szCs w:val="20"/>
            <w:rPrChange w:id="203" w:author="ivan4995@gmail.com" w:date="2026-05-05T17:08:00Z">
              <w:rPr>
                <w:rFonts w:ascii="Times New Roman" w:eastAsia="Times New Roman" w:hAnsi="Times New Roman" w:cs="Times New Roman"/>
              </w:rPr>
            </w:rPrChange>
          </w:rPr>
          <w:fldChar w:fldCharType="end"/>
        </w:r>
        <w:r w:rsidRPr="00BA7958">
          <w:rPr>
            <w:rFonts w:ascii="Times New Roman" w:eastAsia="Times New Roman" w:hAnsi="Times New Roman" w:cs="Times New Roman"/>
            <w:sz w:val="20"/>
            <w:szCs w:val="20"/>
            <w:rPrChange w:id="204" w:author="ivan4995@gmail.com" w:date="2026-05-05T17:08:00Z">
              <w:rPr>
                <w:rFonts w:ascii="Times New Roman" w:eastAsia="Times New Roman" w:hAnsi="Times New Roman" w:cs="Times New Roman"/>
              </w:rPr>
            </w:rPrChange>
          </w:rPr>
          <w:t>.</w:t>
        </w:r>
        <w:r w:rsidRPr="00BA7958">
          <w:rPr>
            <w:rFonts w:ascii="Times New Roman" w:eastAsia="Times New Roman" w:hAnsi="Times New Roman" w:cs="Times New Roman"/>
            <w:sz w:val="20"/>
            <w:szCs w:val="20"/>
            <w:lang w:val="en-US"/>
            <w:rPrChange w:id="205" w:author="ivan4995@gmail.com" w:date="2026-05-05T17:08:00Z">
              <w:rPr>
                <w:rFonts w:ascii="Times New Roman" w:eastAsia="Times New Roman" w:hAnsi="Times New Roman" w:cs="Times New Roman"/>
                <w:lang w:val="en-US"/>
              </w:rPr>
            </w:rPrChange>
          </w:rPr>
          <w:t xml:space="preserve"> Empirically, </w:t>
        </w:r>
        <w:r w:rsidRPr="00BA7958">
          <w:rPr>
            <w:rFonts w:ascii="Times New Roman" w:eastAsia="Times New Roman" w:hAnsi="Times New Roman" w:cs="Times New Roman"/>
            <w:sz w:val="20"/>
            <w:szCs w:val="20"/>
            <w:rPrChange w:id="206" w:author="ivan4995@gmail.com" w:date="2026-05-05T17:08:00Z">
              <w:rPr>
                <w:rFonts w:ascii="Times New Roman" w:eastAsia="Times New Roman" w:hAnsi="Times New Roman" w:cs="Times New Roman"/>
              </w:rPr>
            </w:rPrChange>
          </w:rPr>
          <w:t xml:space="preserve">the effect of strong linkage between genomic sites has been discovered by Thomas Hunt Morgan who used the inter-dependent segregation of alleles in fruit flies to understand the role of chromosomes and sex in inheritance. </w:t>
        </w:r>
        <w:r w:rsidRPr="00BA7958">
          <w:rPr>
            <w:rFonts w:ascii="Times New Roman" w:eastAsia="Times New Roman" w:hAnsi="Times New Roman" w:cs="Times New Roman"/>
            <w:sz w:val="20"/>
            <w:szCs w:val="20"/>
            <w:lang w:val="en-US"/>
            <w:rPrChange w:id="207" w:author="ivan4995@gmail.com" w:date="2026-05-05T17:08:00Z">
              <w:rPr>
                <w:rFonts w:ascii="Times New Roman" w:eastAsia="Times New Roman" w:hAnsi="Times New Roman" w:cs="Times New Roman"/>
                <w:lang w:val="en-US"/>
              </w:rPr>
            </w:rPrChange>
          </w:rPr>
          <w:t xml:space="preserve">Since then, a large body of experiment and modeling demonstrated that linkage changes evolutionary properties drastically. In the absence of recombination, common phylogeny makes all sequences very similar to their MRCA </w:t>
        </w:r>
        <w:r w:rsidRPr="00BA7958">
          <w:rPr>
            <w:rFonts w:ascii="Times New Roman" w:eastAsia="Times New Roman" w:hAnsi="Times New Roman" w:cs="Times New Roman"/>
            <w:sz w:val="20"/>
            <w:szCs w:val="20"/>
            <w:lang w:val="en-US"/>
            <w:rPrChange w:id="208"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209" w:author="ivan4995@gmail.com" w:date="2026-05-05T17:08:00Z">
              <w:rPr>
                <w:rFonts w:ascii="Times New Roman" w:eastAsia="Times New Roman" w:hAnsi="Times New Roman" w:cs="Times New Roman"/>
                <w:lang w:val="en-US"/>
              </w:rPr>
            </w:rPrChange>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Pr="00BA7958">
          <w:rPr>
            <w:rFonts w:ascii="Times New Roman" w:eastAsia="Times New Roman" w:hAnsi="Times New Roman" w:cs="Times New Roman"/>
            <w:sz w:val="20"/>
            <w:szCs w:val="20"/>
            <w:lang w:val="en-US"/>
            <w:rPrChange w:id="210"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211" w:author="ivan4995@gmail.com" w:date="2026-05-05T17:08:00Z">
              <w:rPr>
                <w:rFonts w:ascii="Times New Roman" w:eastAsia="Times New Roman" w:hAnsi="Times New Roman" w:cs="Times New Roman"/>
                <w:noProof/>
                <w:lang w:val="en-US"/>
              </w:rPr>
            </w:rPrChange>
          </w:rPr>
          <w:t>[34]</w:t>
        </w:r>
        <w:r w:rsidRPr="00BA7958">
          <w:rPr>
            <w:rFonts w:ascii="Times New Roman" w:eastAsia="Times New Roman" w:hAnsi="Times New Roman" w:cs="Times New Roman"/>
            <w:sz w:val="20"/>
            <w:szCs w:val="20"/>
            <w:lang w:val="en-US"/>
            <w:rPrChange w:id="212"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213" w:author="ivan4995@gmail.com" w:date="2026-05-05T17:08:00Z">
              <w:rPr>
                <w:rFonts w:ascii="Times New Roman" w:eastAsia="Times New Roman" w:hAnsi="Times New Roman" w:cs="Times New Roman"/>
                <w:lang w:val="en-US"/>
              </w:rPr>
            </w:rPrChange>
          </w:rPr>
          <w:t xml:space="preserve">. Moreover, even very frequent recombination does not break up linkage effects in a sufficiently long genome </w:t>
        </w:r>
        <w:r w:rsidRPr="00BA7958">
          <w:rPr>
            <w:rFonts w:ascii="Times New Roman" w:eastAsia="Times New Roman" w:hAnsi="Times New Roman" w:cs="Times New Roman"/>
            <w:sz w:val="20"/>
            <w:szCs w:val="20"/>
            <w:lang w:val="en-US"/>
            <w:rPrChange w:id="214" w:author="ivan4995@gmail.com" w:date="2026-05-05T17:08:00Z">
              <w:rPr>
                <w:rFonts w:ascii="Times New Roman" w:eastAsia="Times New Roman" w:hAnsi="Times New Roman" w:cs="Times New Roman"/>
                <w:lang w:val="en-US"/>
              </w:rPr>
            </w:rPrChange>
          </w:rPr>
          <w:fldChar w:fldCharType="begin"/>
        </w:r>
        <w:r w:rsidRPr="00BA7958">
          <w:rPr>
            <w:rFonts w:ascii="Times New Roman" w:eastAsia="Times New Roman" w:hAnsi="Times New Roman" w:cs="Times New Roman"/>
            <w:sz w:val="20"/>
            <w:szCs w:val="20"/>
            <w:lang w:val="en-US"/>
            <w:rPrChange w:id="215" w:author="ivan4995@gmail.com" w:date="2026-05-05T17:08:00Z">
              <w:rPr>
                <w:rFonts w:ascii="Times New Roman" w:eastAsia="Times New Roman" w:hAnsi="Times New Roman" w:cs="Times New Roman"/>
                <w:lang w:val="en-US"/>
              </w:rPr>
            </w:rPrChange>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Pr="00BA7958">
          <w:rPr>
            <w:rFonts w:ascii="Times New Roman" w:eastAsia="Times New Roman" w:hAnsi="Times New Roman" w:cs="Times New Roman"/>
            <w:sz w:val="20"/>
            <w:szCs w:val="20"/>
            <w:lang w:val="en-US"/>
            <w:rPrChange w:id="216" w:author="ivan4995@gmail.com" w:date="2026-05-05T17:08:00Z">
              <w:rPr>
                <w:rFonts w:ascii="Times New Roman" w:eastAsia="Times New Roman" w:hAnsi="Times New Roman" w:cs="Times New Roman"/>
                <w:lang w:val="en-US"/>
              </w:rPr>
            </w:rPrChange>
          </w:rPr>
          <w:fldChar w:fldCharType="separate"/>
        </w:r>
        <w:r w:rsidRPr="00BA7958">
          <w:rPr>
            <w:rFonts w:ascii="Times New Roman" w:eastAsia="Times New Roman" w:hAnsi="Times New Roman" w:cs="Times New Roman"/>
            <w:noProof/>
            <w:sz w:val="20"/>
            <w:szCs w:val="20"/>
            <w:lang w:val="en-US"/>
            <w:rPrChange w:id="217" w:author="ivan4995@gmail.com" w:date="2026-05-05T17:08:00Z">
              <w:rPr>
                <w:rFonts w:ascii="Times New Roman" w:eastAsia="Times New Roman" w:hAnsi="Times New Roman" w:cs="Times New Roman"/>
                <w:noProof/>
                <w:lang w:val="en-US"/>
              </w:rPr>
            </w:rPrChange>
          </w:rPr>
          <w:t>[35]</w:t>
        </w:r>
        <w:r w:rsidRPr="00BA7958">
          <w:rPr>
            <w:rFonts w:ascii="Times New Roman" w:eastAsia="Times New Roman" w:hAnsi="Times New Roman" w:cs="Times New Roman"/>
            <w:sz w:val="20"/>
            <w:szCs w:val="20"/>
            <w:lang w:val="en-US"/>
            <w:rPrChange w:id="218" w:author="ivan4995@gmail.com" w:date="2026-05-05T17:08:00Z">
              <w:rPr>
                <w:rFonts w:ascii="Times New Roman" w:eastAsia="Times New Roman" w:hAnsi="Times New Roman" w:cs="Times New Roman"/>
                <w:lang w:val="en-US"/>
              </w:rPr>
            </w:rPrChange>
          </w:rPr>
          <w:fldChar w:fldCharType="end"/>
        </w:r>
        <w:r w:rsidRPr="00BA7958">
          <w:rPr>
            <w:rFonts w:ascii="Times New Roman" w:eastAsia="Times New Roman" w:hAnsi="Times New Roman" w:cs="Times New Roman"/>
            <w:sz w:val="20"/>
            <w:szCs w:val="20"/>
            <w:lang w:val="en-US"/>
            <w:rPrChange w:id="219" w:author="ivan4995@gmail.com" w:date="2026-05-05T17:08:00Z">
              <w:rPr>
                <w:rFonts w:ascii="Times New Roman" w:eastAsia="Times New Roman" w:hAnsi="Times New Roman" w:cs="Times New Roman"/>
                <w:lang w:val="en-US"/>
              </w:rPr>
            </w:rPrChange>
          </w:rPr>
          <w:t>.</w:t>
        </w:r>
      </w:ins>
      <w:del w:id="220" w:author="ivan4995@gmail.com" w:date="2026-05-05T17:08:00Z">
        <w:r w:rsidR="00E369EA" w:rsidRPr="00BA7958" w:rsidDel="00BA7958">
          <w:rPr>
            <w:rFonts w:ascii="Times New Roman" w:hAnsi="Times New Roman" w:cs="Times New Roman"/>
            <w:color w:val="000000"/>
            <w:sz w:val="20"/>
            <w:szCs w:val="20"/>
            <w:shd w:val="clear" w:color="auto" w:fill="FFFFFF"/>
            <w:lang w:val="en"/>
          </w:rPr>
          <w:delText>About a century ago, it was realized that the evolution of a population is strongly affected by the fact that the fates of alleles at different loci are linked unless separated by recombination, both experimentally and theoretically (37).</w:delText>
        </w:r>
        <w:r w:rsidR="00E369EA" w:rsidRPr="00BA7958" w:rsidDel="00BA7958">
          <w:rPr>
            <w:rFonts w:ascii="Times New Roman" w:hAnsi="Times New Roman" w:cs="Times New Roman"/>
            <w:color w:val="000000"/>
            <w:sz w:val="20"/>
            <w:szCs w:val="20"/>
            <w:shd w:val="clear" w:color="auto" w:fill="FFFFFF"/>
            <w:lang w:val="en-US"/>
          </w:rPr>
          <w:delText xml:space="preserve"> Empirically, </w:delText>
        </w:r>
        <w:r w:rsidR="00E369EA" w:rsidRPr="00BA7958" w:rsidDel="00BA7958">
          <w:rPr>
            <w:rFonts w:ascii="Times New Roman" w:hAnsi="Times New Roman" w:cs="Times New Roman"/>
            <w:color w:val="000000"/>
            <w:sz w:val="20"/>
            <w:szCs w:val="20"/>
            <w:shd w:val="clear" w:color="auto" w:fill="FFFFFF"/>
            <w:lang w:val="en"/>
          </w:rPr>
          <w:delText>t</w:delText>
        </w:r>
        <w:r w:rsidR="00E369EA" w:rsidRPr="00BA7958" w:rsidDel="00BA7958">
          <w:rPr>
            <w:rFonts w:ascii="Times New Roman" w:hAnsi="Times New Roman" w:cs="Times New Roman"/>
            <w:color w:val="000000"/>
            <w:sz w:val="20"/>
            <w:szCs w:val="20"/>
            <w:shd w:val="clear" w:color="auto" w:fill="FFFFFF"/>
          </w:rPr>
          <w:delText xml:space="preserve">he effect of strong linkage between genomic sites has been discovered by Thomas Hunt Morgan who used the inter-dependent segregation of alleles in fruit flies to understand the role of chromosomes and sex. </w:delText>
        </w:r>
        <w:r w:rsidR="00E369EA" w:rsidRPr="00BA7958" w:rsidDel="00BA7958">
          <w:rPr>
            <w:rFonts w:ascii="Times New Roman" w:hAnsi="Times New Roman" w:cs="Times New Roman"/>
            <w:color w:val="000000"/>
            <w:sz w:val="20"/>
            <w:szCs w:val="20"/>
            <w:shd w:val="clear" w:color="auto" w:fill="FFFFFF"/>
            <w:lang w:val="en-US"/>
          </w:rPr>
          <w:delText xml:space="preserve">Since then, a large body of experiment and modeling demonstrated that linkage changes evolutionary properties drastically. In the absence of recombination, common phylogeny makes all sequences very similar to their MRCA {Pedruzzi, 2019 #202}. Moreover, even very frequent recombination does not break up linkage effects in a sufficiently long genome {Rouzine, 2023 #32}. </w:delText>
        </w:r>
        <w:r w:rsidR="00E369EA" w:rsidRPr="00BA7958" w:rsidDel="00BA7958">
          <w:rPr>
            <w:rFonts w:ascii="Times New Roman" w:hAnsi="Times New Roman" w:cs="Times New Roman"/>
            <w:color w:val="000000"/>
            <w:sz w:val="20"/>
            <w:szCs w:val="20"/>
            <w:shd w:val="clear" w:color="auto" w:fill="FFFFFF"/>
            <w:lang w:val="en"/>
          </w:rPr>
          <w:delText xml:space="preserve">A popular method is based on approximation of </w:delText>
        </w:r>
        <w:r w:rsidR="00E369EA" w:rsidRPr="00BA7958" w:rsidDel="00BA7958">
          <w:rPr>
            <w:rFonts w:ascii="Times New Roman" w:hAnsi="Times New Roman" w:cs="Times New Roman"/>
            <w:color w:val="000000"/>
            <w:sz w:val="20"/>
            <w:szCs w:val="20"/>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E369EA" w:rsidRPr="00BA7958" w:rsidDel="00BA7958">
          <w:rPr>
            <w:rFonts w:ascii="Times New Roman" w:hAnsi="Times New Roman" w:cs="Times New Roman"/>
            <w:color w:val="000000"/>
            <w:sz w:val="20"/>
            <w:szCs w:val="20"/>
            <w:shd w:val="clear" w:color="auto" w:fill="FFFFFF"/>
            <w:lang w:val="en"/>
          </w:rPr>
          <w:delText xml:space="preserve">  (30-33).</w:delText>
        </w:r>
      </w:del>
    </w:p>
    <w:p w14:paraId="2A736E48" w14:textId="77777777" w:rsidR="00E369EA" w:rsidRDefault="00E369EA" w:rsidP="00620991">
      <w:pPr>
        <w:rPr>
          <w:rFonts w:ascii="Helvetica" w:hAnsi="Helvetica"/>
          <w:color w:val="000000"/>
          <w:sz w:val="22"/>
          <w:szCs w:val="22"/>
          <w:shd w:val="clear" w:color="auto" w:fill="FFFFFF"/>
          <w:lang w:val="en-US"/>
        </w:rPr>
      </w:pPr>
    </w:p>
    <w:p w14:paraId="06184F8D" w14:textId="0A815E00" w:rsidR="00620991" w:rsidRDefault="005A4C1A" w:rsidP="0062099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and below:</w:t>
      </w:r>
    </w:p>
    <w:p w14:paraId="389408F9" w14:textId="77777777" w:rsidR="005A4C1A" w:rsidRPr="00C90CFE" w:rsidRDefault="005A4C1A" w:rsidP="00620991">
      <w:pPr>
        <w:rPr>
          <w:rFonts w:ascii="Helvetica" w:hAnsi="Helvetica"/>
          <w:color w:val="000000"/>
          <w:sz w:val="22"/>
          <w:szCs w:val="22"/>
          <w:shd w:val="clear" w:color="auto" w:fill="FFFFFF"/>
          <w:lang w:val="en-US"/>
        </w:rPr>
      </w:pPr>
    </w:p>
    <w:p w14:paraId="156F1DDF" w14:textId="43D21E3C" w:rsidR="00235AAF" w:rsidRPr="00BA7958" w:rsidDel="00BA7958" w:rsidRDefault="00BA7958" w:rsidP="00235AAF">
      <w:pPr>
        <w:rPr>
          <w:del w:id="221" w:author="ivan4995@gmail.com" w:date="2026-05-05T17:08:00Z"/>
          <w:rFonts w:ascii="Times New Roman" w:hAnsi="Times New Roman" w:cs="Times New Roman"/>
          <w:bCs/>
          <w:color w:val="000000"/>
          <w:sz w:val="20"/>
          <w:szCs w:val="20"/>
          <w:shd w:val="clear" w:color="auto" w:fill="FFFFFF"/>
          <w:lang w:val="en-US"/>
        </w:rPr>
      </w:pPr>
      <w:ins w:id="222" w:author="ivan4995@gmail.com" w:date="2026-05-05T17:09:00Z">
        <w:r w:rsidRPr="00BA7958">
          <w:rPr>
            <w:rFonts w:ascii="Times New Roman" w:eastAsia="Times New Roman" w:hAnsi="Times New Roman" w:cs="Times New Roman"/>
            <w:sz w:val="20"/>
            <w:szCs w:val="20"/>
            <w:rPrChange w:id="223" w:author="ivan4995@gmail.com" w:date="2026-05-05T17:09:00Z">
              <w:rPr>
                <w:rFonts w:ascii="Times New Roman" w:eastAsia="Times New Roman" w:hAnsi="Times New Roman" w:cs="Times New Roman"/>
              </w:rPr>
            </w:rPrChange>
          </w:rPr>
          <w:t>In the present work, we test the fidelity of this detection technique using Monte-Carlo simulation in a broad range of parameters.  Then, we apply the method to real virus sequences from the adapting world population of SARS–CoV-2 sampled in two different ways to predict the strongest epistatic links. This</w:t>
        </w:r>
        <w:r w:rsidRPr="00BA7958">
          <w:rPr>
            <w:rFonts w:ascii="Times New Roman" w:eastAsia="Times New Roman" w:hAnsi="Times New Roman" w:cs="Times New Roman"/>
            <w:sz w:val="20"/>
            <w:szCs w:val="20"/>
            <w:lang w:val="en-US"/>
            <w:rPrChange w:id="224" w:author="ivan4995@gmail.com" w:date="2026-05-05T17:09: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type. Thirdly, the application to data is focused on well-balanced sampling between sequences related to major variants. </w:t>
        </w:r>
        <w:r w:rsidRPr="00BA7958">
          <w:rPr>
            <w:rFonts w:ascii="Times New Roman" w:eastAsia="Times New Roman" w:hAnsi="Times New Roman" w:cs="Times New Roman"/>
            <w:bCs/>
            <w:sz w:val="20"/>
            <w:szCs w:val="20"/>
            <w:lang w:val="en-US"/>
            <w:rPrChange w:id="225" w:author="ivan4995@gmail.com" w:date="2026-05-05T17:09:00Z">
              <w:rPr>
                <w:rFonts w:ascii="Times New Roman" w:eastAsia="Times New Roman" w:hAnsi="Times New Roman" w:cs="Times New Roman"/>
                <w:bCs/>
                <w:lang w:val="en-US"/>
              </w:rPr>
            </w:rPrChange>
          </w:rPr>
          <w:t xml:space="preserve">The fourth feature is the use of the conditional correlator. </w:t>
        </w:r>
      </w:ins>
      <w:del w:id="226" w:author="ivan4995@gmail.com" w:date="2026-05-05T17:08:00Z">
        <w:r w:rsidR="00235AAF" w:rsidRPr="00BA7958" w:rsidDel="00BA7958">
          <w:rPr>
            <w:rFonts w:ascii="Times New Roman" w:hAnsi="Times New Roman" w:cs="Times New Roman"/>
            <w:color w:val="000000"/>
            <w:sz w:val="20"/>
            <w:szCs w:val="20"/>
            <w:shd w:val="clear" w:color="auto" w:fill="FFFFFF"/>
            <w:lang w:val="en-US"/>
          </w:rPr>
          <w:delText xml:space="preserve">Our approach offers an advance on the previous studies, as follows. Firstly, it does not make any unrealistic assumptions regarding the evolutionary factors at play. Secondly, its accuracy is validated in a broad range of model parameters, using a generic model of population genetics of the Wright Fisher type. Thirdly, the application to data is focused on well-balanced sampling between sequences related to major variants. </w:delText>
        </w:r>
        <w:r w:rsidR="00235AAF" w:rsidRPr="00BA7958" w:rsidDel="00BA7958">
          <w:rPr>
            <w:rFonts w:ascii="Times New Roman" w:hAnsi="Times New Roman" w:cs="Times New Roman"/>
            <w:bCs/>
            <w:color w:val="000000"/>
            <w:sz w:val="20"/>
            <w:szCs w:val="20"/>
            <w:shd w:val="clear" w:color="auto" w:fill="FFFFFF"/>
            <w:lang w:val="en-US"/>
          </w:rPr>
          <w:delText>The fourth innovation is the use of a conditional correlator that enhances the detection accuracy near the epistatic magnitude of full compensation. The three first  features are also compatible with other methods of detection, such as tree-based methods {Kryazhimskiy, 2011 #171;Neverov, 2015 #172}.</w:delText>
        </w:r>
      </w:del>
    </w:p>
    <w:p w14:paraId="3EAB4396" w14:textId="4CDEABBC" w:rsidR="00FC0904" w:rsidRPr="00D04799" w:rsidRDefault="00133529">
      <w:pPr>
        <w:rPr>
          <w:rFonts w:ascii="Helvetica" w:hAnsi="Helvetica"/>
          <w:b/>
          <w:color w:val="000000"/>
          <w:sz w:val="22"/>
          <w:szCs w:val="22"/>
          <w:shd w:val="clear" w:color="auto" w:fill="FFFFFF"/>
        </w:rPr>
      </w:pPr>
      <w:r w:rsidRPr="00BA7958">
        <w:rPr>
          <w:rFonts w:ascii="Helvetica" w:hAnsi="Helvetica"/>
          <w:color w:val="000000"/>
          <w:sz w:val="20"/>
          <w:szCs w:val="20"/>
        </w:rPr>
        <w:br/>
      </w:r>
      <w:r w:rsidRPr="003552A3">
        <w:rPr>
          <w:rFonts w:ascii="Helvetica" w:hAnsi="Helvetica"/>
          <w:color w:val="000000"/>
          <w:sz w:val="22"/>
          <w:szCs w:val="22"/>
        </w:rPr>
        <w:br/>
      </w:r>
      <w:r w:rsidRPr="00D04799">
        <w:rPr>
          <w:rFonts w:ascii="Helvetica" w:hAnsi="Helvetica"/>
          <w:b/>
          <w:color w:val="000000"/>
          <w:sz w:val="22"/>
          <w:szCs w:val="22"/>
          <w:shd w:val="clear" w:color="auto" w:fill="FFFFFF"/>
        </w:rPr>
        <w:t>Major comments:</w:t>
      </w:r>
      <w:r w:rsidRPr="00D04799">
        <w:rPr>
          <w:rStyle w:val="apple-converted-space"/>
          <w:rFonts w:ascii="Helvetica" w:hAnsi="Helvetica"/>
          <w:b/>
          <w:color w:val="000000"/>
          <w:sz w:val="22"/>
          <w:szCs w:val="22"/>
          <w:shd w:val="clear" w:color="auto" w:fill="FFFFFF"/>
        </w:rPr>
        <w:t> </w:t>
      </w:r>
      <w:r w:rsidRPr="00D04799">
        <w:rPr>
          <w:rFonts w:ascii="Helvetica" w:hAnsi="Helvetica"/>
          <w:b/>
          <w:color w:val="000000"/>
          <w:sz w:val="22"/>
          <w:szCs w:val="22"/>
        </w:rPr>
        <w:br/>
      </w:r>
      <w:r w:rsidRPr="00D04799">
        <w:rPr>
          <w:rFonts w:ascii="Helvetica" w:hAnsi="Helvetica"/>
          <w:b/>
          <w:color w:val="000000"/>
          <w:sz w:val="22"/>
          <w:szCs w:val="22"/>
        </w:rPr>
        <w:br/>
      </w:r>
      <w:r w:rsidRPr="00D04799">
        <w:rPr>
          <w:rFonts w:ascii="Helvetica" w:hAnsi="Helvetica"/>
          <w:b/>
          <w:color w:val="000000"/>
          <w:sz w:val="22"/>
          <w:szCs w:val="22"/>
          <w:shd w:val="clear" w:color="auto" w:fill="FFFFFF"/>
        </w:rPr>
        <w:t xml:space="preserve">1. The description of the method ("The method of detection of epistatic pairs upgraded from (39) consists of three stages, as follows. (i) Based on the binarized sequence data, a paired correlator, such as UFE (35) and Pearson coefficient, is calculated for each pair of genetically-diverse genomic sites (loci). ... Based on the comparison between these correlators, one determines whether the candidate pair is epistatic or not, as described in Methods.") is insufficient and understanding it, even in broad strokes, requires diving into previous papers of the authors. </w:t>
      </w:r>
    </w:p>
    <w:p w14:paraId="1EFE3A3D" w14:textId="1A0D03CA" w:rsidR="00D04799" w:rsidRDefault="00D04799">
      <w:pPr>
        <w:rPr>
          <w:rFonts w:ascii="Helvetica" w:hAnsi="Helvetica"/>
          <w:color w:val="000000"/>
          <w:sz w:val="22"/>
          <w:szCs w:val="22"/>
          <w:shd w:val="clear" w:color="auto" w:fill="FFFFFF"/>
        </w:rPr>
      </w:pPr>
    </w:p>
    <w:p w14:paraId="005716C2" w14:textId="0D0E4DC1" w:rsidR="00D04799" w:rsidRPr="00D04799" w:rsidRDefault="00D04799">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In the revised version, we </w:t>
      </w:r>
      <w:ins w:id="227" w:author="ivan4995@gmail.com" w:date="2026-05-05T17:11:00Z">
        <w:r w:rsidR="00BA7958">
          <w:rPr>
            <w:rFonts w:ascii="Helvetica" w:hAnsi="Helvetica"/>
            <w:color w:val="000000"/>
            <w:sz w:val="22"/>
            <w:szCs w:val="22"/>
            <w:shd w:val="clear" w:color="auto" w:fill="FFFFFF"/>
            <w:lang w:val="en-US"/>
          </w:rPr>
          <w:t>made a new description in</w:t>
        </w:r>
      </w:ins>
      <w:del w:id="228" w:author="ivan4995@gmail.com" w:date="2026-05-05T17:11:00Z">
        <w:r w:rsidR="00E41E7B" w:rsidDel="00BA7958">
          <w:rPr>
            <w:rFonts w:ascii="Helvetica" w:hAnsi="Helvetica"/>
            <w:color w:val="000000"/>
            <w:sz w:val="22"/>
            <w:szCs w:val="22"/>
            <w:shd w:val="clear" w:color="auto" w:fill="FFFFFF"/>
            <w:lang w:val="en-US"/>
          </w:rPr>
          <w:delText>eliminated this description</w:delText>
        </w:r>
        <w:r w:rsidDel="00BA7958">
          <w:rPr>
            <w:rFonts w:ascii="Helvetica" w:hAnsi="Helvetica"/>
            <w:color w:val="000000"/>
            <w:sz w:val="22"/>
            <w:szCs w:val="22"/>
            <w:shd w:val="clear" w:color="auto" w:fill="FFFFFF"/>
            <w:lang w:val="en-US"/>
          </w:rPr>
          <w:delText xml:space="preserve"> </w:delText>
        </w:r>
        <w:r w:rsidR="00E41E7B" w:rsidDel="00BA7958">
          <w:rPr>
            <w:rFonts w:ascii="Helvetica" w:hAnsi="Helvetica"/>
            <w:color w:val="000000"/>
            <w:sz w:val="22"/>
            <w:szCs w:val="22"/>
            <w:shd w:val="clear" w:color="auto" w:fill="FFFFFF"/>
            <w:lang w:val="en-US"/>
          </w:rPr>
          <w:delText>from</w:delText>
        </w:r>
      </w:del>
      <w:r w:rsidR="00E41E7B">
        <w:rPr>
          <w:rFonts w:ascii="Helvetica" w:hAnsi="Helvetica"/>
          <w:color w:val="000000"/>
          <w:sz w:val="22"/>
          <w:szCs w:val="22"/>
          <w:shd w:val="clear" w:color="auto" w:fill="FFFFFF"/>
          <w:lang w:val="en-US"/>
        </w:rPr>
        <w:t xml:space="preserve"> Results</w:t>
      </w:r>
      <w:r w:rsidR="00EF5695">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and </w:t>
      </w:r>
      <w:ins w:id="229" w:author="ivan4995@gmail.com" w:date="2026-05-05T17:11:00Z">
        <w:r w:rsidR="00BA7958">
          <w:rPr>
            <w:rFonts w:ascii="Helvetica" w:hAnsi="Helvetica"/>
            <w:color w:val="000000"/>
            <w:sz w:val="22"/>
            <w:szCs w:val="22"/>
            <w:shd w:val="clear" w:color="auto" w:fill="FFFFFF"/>
            <w:lang w:val="en-US"/>
          </w:rPr>
          <w:t xml:space="preserve">now </w:t>
        </w:r>
      </w:ins>
      <w:r w:rsidR="00B0121F">
        <w:rPr>
          <w:rFonts w:ascii="Helvetica" w:hAnsi="Helvetica"/>
          <w:color w:val="000000"/>
          <w:sz w:val="22"/>
          <w:szCs w:val="22"/>
          <w:shd w:val="clear" w:color="auto" w:fill="FFFFFF"/>
          <w:lang w:val="en-US"/>
        </w:rPr>
        <w:t>refer the reader to Methods</w:t>
      </w:r>
      <w:r w:rsidR="00861D04">
        <w:rPr>
          <w:rFonts w:ascii="Helvetica" w:hAnsi="Helvetica"/>
          <w:color w:val="000000"/>
          <w:sz w:val="22"/>
          <w:szCs w:val="22"/>
          <w:shd w:val="clear" w:color="auto" w:fill="FFFFFF"/>
          <w:lang w:val="en-US"/>
        </w:rPr>
        <w:t>, where we explain it in self-consistent fashion:</w:t>
      </w:r>
    </w:p>
    <w:p w14:paraId="6A67B79B" w14:textId="27FBB643" w:rsidR="00D04799" w:rsidRDefault="00D04799">
      <w:pPr>
        <w:rPr>
          <w:rFonts w:ascii="Helvetica" w:hAnsi="Helvetica"/>
          <w:color w:val="000000"/>
          <w:sz w:val="22"/>
          <w:szCs w:val="22"/>
          <w:shd w:val="clear" w:color="auto" w:fill="FFFFFF"/>
        </w:rPr>
      </w:pPr>
    </w:p>
    <w:p w14:paraId="623EFDA1" w14:textId="77777777" w:rsidR="00BA7958" w:rsidRPr="00BA7958" w:rsidRDefault="00BA7958" w:rsidP="002770F0">
      <w:pPr>
        <w:pBdr>
          <w:top w:val="nil"/>
          <w:left w:val="nil"/>
          <w:bottom w:val="nil"/>
          <w:right w:val="nil"/>
          <w:between w:val="nil"/>
        </w:pBdr>
        <w:ind w:firstLine="708"/>
        <w:jc w:val="both"/>
        <w:rPr>
          <w:ins w:id="230" w:author="ivan4995@gmail.com" w:date="2026-05-05T17:12:00Z"/>
          <w:rFonts w:ascii="Times New Roman" w:eastAsia="Times New Roman" w:hAnsi="Times New Roman" w:cs="Times New Roman"/>
          <w:color w:val="000000"/>
          <w:sz w:val="20"/>
          <w:szCs w:val="20"/>
          <w:rPrChange w:id="231" w:author="ivan4995@gmail.com" w:date="2026-05-05T17:12:00Z">
            <w:rPr>
              <w:ins w:id="232" w:author="ivan4995@gmail.com" w:date="2026-05-05T17:12:00Z"/>
              <w:rFonts w:ascii="Times New Roman" w:eastAsia="Times New Roman" w:hAnsi="Times New Roman" w:cs="Times New Roman"/>
              <w:color w:val="000000"/>
            </w:rPr>
          </w:rPrChange>
        </w:rPr>
        <w:pPrChange w:id="233" w:author="ivan4995@gmail.com" w:date="2026-05-05T17:12:00Z">
          <w:pPr>
            <w:pBdr>
              <w:top w:val="nil"/>
              <w:left w:val="nil"/>
              <w:bottom w:val="nil"/>
              <w:right w:val="nil"/>
              <w:between w:val="nil"/>
            </w:pBdr>
            <w:spacing w:line="360" w:lineRule="auto"/>
            <w:ind w:firstLine="708"/>
            <w:jc w:val="both"/>
          </w:pPr>
        </w:pPrChange>
      </w:pPr>
      <w:ins w:id="234" w:author="ivan4995@gmail.com" w:date="2026-05-05T17:12:00Z">
        <w:r w:rsidRPr="00BA7958">
          <w:rPr>
            <w:rFonts w:ascii="Times New Roman" w:eastAsia="Times New Roman" w:hAnsi="Times New Roman" w:cs="Times New Roman"/>
            <w:b/>
            <w:color w:val="000000"/>
            <w:sz w:val="20"/>
            <w:szCs w:val="20"/>
            <w:rPrChange w:id="235" w:author="ivan4995@gmail.com" w:date="2026-05-05T17:12:00Z">
              <w:rPr>
                <w:rFonts w:ascii="Times New Roman" w:eastAsia="Times New Roman" w:hAnsi="Times New Roman" w:cs="Times New Roman"/>
                <w:b/>
                <w:color w:val="000000"/>
              </w:rPr>
            </w:rPrChange>
          </w:rPr>
          <w:t xml:space="preserve">Epistasis detection and measurement. </w:t>
        </w:r>
        <w:r w:rsidRPr="00BA7958">
          <w:rPr>
            <w:rFonts w:ascii="Times New Roman" w:eastAsia="Times New Roman" w:hAnsi="Times New Roman" w:cs="Times New Roman"/>
            <w:color w:val="000000"/>
            <w:sz w:val="20"/>
            <w:szCs w:val="20"/>
            <w:rPrChange w:id="236" w:author="ivan4995@gmail.com" w:date="2026-05-05T17:12:00Z">
              <w:rPr>
                <w:rFonts w:ascii="Times New Roman" w:eastAsia="Times New Roman" w:hAnsi="Times New Roman" w:cs="Times New Roman"/>
                <w:color w:val="000000"/>
              </w:rPr>
            </w:rPrChange>
          </w:rPr>
          <w:t xml:space="preserve">Based on matrix </w:t>
        </w:r>
      </w:ins>
      <m:oMath>
        <m:sSub>
          <m:sSubPr>
            <m:ctrlPr>
              <w:ins w:id="237" w:author="ivan4995@gmail.com" w:date="2026-05-05T17:12:00Z">
                <w:rPr>
                  <w:rFonts w:ascii="Cambria Math" w:eastAsia="Cambria Math" w:hAnsi="Cambria Math" w:cs="Times New Roman"/>
                  <w:color w:val="000000"/>
                  <w:sz w:val="20"/>
                  <w:szCs w:val="20"/>
                  <w:rPrChange w:id="238" w:author="ivan4995@gmail.com" w:date="2026-05-05T17:12:00Z">
                    <w:rPr>
                      <w:rFonts w:ascii="Cambria Math" w:eastAsia="Cambria Math" w:hAnsi="Cambria Math" w:cs="Times New Roman"/>
                      <w:color w:val="000000"/>
                    </w:rPr>
                  </w:rPrChange>
                </w:rPr>
              </w:ins>
            </m:ctrlPr>
          </m:sSubPr>
          <m:e>
            <m:r>
              <w:ins w:id="239" w:author="ivan4995@gmail.com" w:date="2026-05-05T17:12:00Z">
                <w:rPr>
                  <w:rFonts w:ascii="Cambria Math" w:eastAsia="Cambria Math" w:hAnsi="Cambria Math" w:cs="Times New Roman"/>
                  <w:color w:val="000000"/>
                  <w:sz w:val="20"/>
                  <w:szCs w:val="20"/>
                  <w:rPrChange w:id="240" w:author="ivan4995@gmail.com" w:date="2026-05-05T17:12:00Z">
                    <w:rPr>
                      <w:rFonts w:ascii="Cambria Math" w:eastAsia="Cambria Math" w:hAnsi="Cambria Math" w:cs="Times New Roman"/>
                      <w:color w:val="000000"/>
                    </w:rPr>
                  </w:rPrChange>
                </w:rPr>
                <m:t>K</m:t>
              </w:ins>
            </m:r>
          </m:e>
          <m:sub>
            <m:r>
              <w:ins w:id="241" w:author="ivan4995@gmail.com" w:date="2026-05-05T17:12:00Z">
                <w:rPr>
                  <w:rFonts w:ascii="Cambria Math" w:eastAsia="Cambria Math" w:hAnsi="Cambria Math" w:cs="Times New Roman"/>
                  <w:color w:val="000000"/>
                  <w:sz w:val="20"/>
                  <w:szCs w:val="20"/>
                  <w:rPrChange w:id="242" w:author="ivan4995@gmail.com" w:date="2026-05-05T17:12:00Z">
                    <w:rPr>
                      <w:rFonts w:ascii="Cambria Math" w:eastAsia="Cambria Math" w:hAnsi="Cambria Math" w:cs="Times New Roman"/>
                      <w:color w:val="000000"/>
                    </w:rPr>
                  </w:rPrChange>
                </w:rPr>
                <m:t>ni</m:t>
              </w:ins>
            </m:r>
          </m:sub>
        </m:sSub>
      </m:oMath>
      <w:ins w:id="243" w:author="ivan4995@gmail.com" w:date="2026-05-05T17:12:00Z">
        <w:r w:rsidRPr="00BA7958">
          <w:rPr>
            <w:rFonts w:ascii="Times New Roman" w:eastAsia="Times New Roman" w:hAnsi="Times New Roman" w:cs="Times New Roman"/>
            <w:color w:val="000000"/>
            <w:sz w:val="20"/>
            <w:szCs w:val="20"/>
            <w:rPrChange w:id="244" w:author="ivan4995@gmail.com" w:date="2026-05-05T17:12:00Z">
              <w:rPr>
                <w:rFonts w:ascii="Times New Roman" w:eastAsia="Times New Roman" w:hAnsi="Times New Roman" w:cs="Times New Roman"/>
                <w:color w:val="000000"/>
              </w:rPr>
            </w:rPrChange>
          </w:rPr>
          <w:t xml:space="preserve"> obtained as described above, the universal footprint of epistasis</w:t>
        </w:r>
        <w:r w:rsidRPr="00BA7958">
          <w:rPr>
            <w:rFonts w:ascii="Times New Roman" w:hAnsi="Times New Roman" w:cs="Times New Roman"/>
            <w:color w:val="000000"/>
            <w:sz w:val="20"/>
            <w:szCs w:val="20"/>
            <w:rPrChange w:id="245" w:author="ivan4995@gmail.com" w:date="2026-05-05T17:12:00Z">
              <w:rPr>
                <w:color w:val="000000"/>
              </w:rPr>
            </w:rPrChange>
          </w:rPr>
          <w:t xml:space="preserve"> </w:t>
        </w:r>
        <w:r w:rsidRPr="00BA7958">
          <w:rPr>
            <w:rFonts w:ascii="Times New Roman" w:hAnsi="Times New Roman" w:cs="Times New Roman"/>
            <w:bCs/>
            <w:sz w:val="20"/>
            <w:szCs w:val="20"/>
            <w:lang w:val="en-US"/>
            <w:rPrChange w:id="246"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247" w:author="ivan4995@gmail.com" w:date="2026-05-05T17:12:00Z">
              <w:rPr>
                <w:rFonts w:ascii="Times New Roman" w:hAnsi="Times New Roman" w:cs="Times New Roman"/>
                <w:bCs/>
                <w:lang w:val="en-US"/>
              </w:rPr>
            </w:rPrChange>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Pr="00BA7958">
          <w:rPr>
            <w:rFonts w:ascii="Times New Roman" w:hAnsi="Times New Roman" w:cs="Times New Roman"/>
            <w:bCs/>
            <w:sz w:val="20"/>
            <w:szCs w:val="20"/>
            <w:lang w:val="en-US"/>
            <w:rPrChange w:id="248"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249" w:author="ivan4995@gmail.com" w:date="2026-05-05T17:12:00Z">
              <w:rPr>
                <w:rFonts w:ascii="Times New Roman" w:hAnsi="Times New Roman" w:cs="Times New Roman"/>
                <w:bCs/>
                <w:noProof/>
                <w:lang w:val="en-US"/>
              </w:rPr>
            </w:rPrChange>
          </w:rPr>
          <w:t>[36]</w:t>
        </w:r>
        <w:r w:rsidRPr="00BA7958">
          <w:rPr>
            <w:rFonts w:ascii="Times New Roman" w:hAnsi="Times New Roman" w:cs="Times New Roman"/>
            <w:bCs/>
            <w:sz w:val="20"/>
            <w:szCs w:val="20"/>
            <w:lang w:val="en-US"/>
            <w:rPrChange w:id="250"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sz w:val="20"/>
            <w:szCs w:val="20"/>
            <w:rPrChange w:id="251" w:author="ivan4995@gmail.com" w:date="2026-05-05T17:12:00Z">
              <w:rPr>
                <w:rFonts w:ascii="Times New Roman" w:eastAsia="Times New Roman" w:hAnsi="Times New Roman" w:cs="Times New Roman"/>
              </w:rPr>
            </w:rPrChange>
          </w:rPr>
          <w:t xml:space="preserve"> </w:t>
        </w:r>
        <w:r w:rsidRPr="00BA7958">
          <w:rPr>
            <w:rFonts w:ascii="Times New Roman" w:eastAsia="Times New Roman" w:hAnsi="Times New Roman" w:cs="Times New Roman"/>
            <w:color w:val="000000"/>
            <w:sz w:val="20"/>
            <w:szCs w:val="20"/>
            <w:rPrChange w:id="252" w:author="ivan4995@gmail.com" w:date="2026-05-05T17:12:00Z">
              <w:rPr>
                <w:rFonts w:ascii="Times New Roman" w:eastAsia="Times New Roman" w:hAnsi="Times New Roman" w:cs="Times New Roman"/>
                <w:color w:val="000000"/>
              </w:rPr>
            </w:rPrChange>
          </w:rPr>
          <w:t xml:space="preserve">denoted </w:t>
        </w:r>
      </w:ins>
      <m:oMath>
        <m:r>
          <w:ins w:id="253" w:author="ivan4995@gmail.com" w:date="2026-05-05T17:12:00Z">
            <w:rPr>
              <w:rFonts w:ascii="Cambria Math" w:eastAsia="Cambria Math" w:hAnsi="Cambria Math" w:cs="Times New Roman"/>
              <w:color w:val="000000"/>
              <w:sz w:val="20"/>
              <w:szCs w:val="20"/>
              <w:rPrChange w:id="254" w:author="ivan4995@gmail.com" w:date="2026-05-05T17:12:00Z">
                <w:rPr>
                  <w:rFonts w:ascii="Cambria Math" w:eastAsia="Cambria Math" w:hAnsi="Cambria Math" w:cs="Times New Roman"/>
                  <w:color w:val="000000"/>
                </w:rPr>
              </w:rPrChange>
            </w:rPr>
            <m:t>UF</m:t>
          </w:ins>
        </m:r>
        <m:sSub>
          <m:sSubPr>
            <m:ctrlPr>
              <w:ins w:id="255" w:author="ivan4995@gmail.com" w:date="2026-05-05T17:12:00Z">
                <w:rPr>
                  <w:rFonts w:ascii="Cambria Math" w:eastAsia="Cambria Math" w:hAnsi="Cambria Math" w:cs="Times New Roman"/>
                  <w:color w:val="000000"/>
                  <w:sz w:val="20"/>
                  <w:szCs w:val="20"/>
                  <w:rPrChange w:id="256" w:author="ivan4995@gmail.com" w:date="2026-05-05T17:12:00Z">
                    <w:rPr>
                      <w:rFonts w:ascii="Cambria Math" w:eastAsia="Cambria Math" w:hAnsi="Cambria Math" w:cs="Times New Roman"/>
                      <w:color w:val="000000"/>
                    </w:rPr>
                  </w:rPrChange>
                </w:rPr>
              </w:ins>
            </m:ctrlPr>
          </m:sSubPr>
          <m:e>
            <m:r>
              <w:ins w:id="257" w:author="ivan4995@gmail.com" w:date="2026-05-05T17:12:00Z">
                <w:rPr>
                  <w:rFonts w:ascii="Cambria Math" w:eastAsia="Cambria Math" w:hAnsi="Cambria Math" w:cs="Times New Roman"/>
                  <w:color w:val="000000"/>
                  <w:sz w:val="20"/>
                  <w:szCs w:val="20"/>
                  <w:rPrChange w:id="258" w:author="ivan4995@gmail.com" w:date="2026-05-05T17:12:00Z">
                    <w:rPr>
                      <w:rFonts w:ascii="Cambria Math" w:eastAsia="Cambria Math" w:hAnsi="Cambria Math" w:cs="Times New Roman"/>
                      <w:color w:val="000000"/>
                    </w:rPr>
                  </w:rPrChange>
                </w:rPr>
                <m:t>E</m:t>
              </w:ins>
            </m:r>
          </m:e>
          <m:sub>
            <m:r>
              <w:ins w:id="259" w:author="ivan4995@gmail.com" w:date="2026-05-05T17:12:00Z">
                <w:rPr>
                  <w:rFonts w:ascii="Cambria Math" w:eastAsia="Cambria Math" w:hAnsi="Cambria Math" w:cs="Times New Roman"/>
                  <w:color w:val="000000"/>
                  <w:sz w:val="20"/>
                  <w:szCs w:val="20"/>
                  <w:rPrChange w:id="260" w:author="ivan4995@gmail.com" w:date="2026-05-05T17:12:00Z">
                    <w:rPr>
                      <w:rFonts w:ascii="Cambria Math" w:eastAsia="Cambria Math" w:hAnsi="Cambria Math" w:cs="Times New Roman"/>
                      <w:color w:val="000000"/>
                    </w:rPr>
                  </w:rPrChange>
                </w:rPr>
                <m:t>ij</m:t>
              </w:ins>
            </m:r>
          </m:sub>
        </m:sSub>
      </m:oMath>
      <w:ins w:id="261" w:author="ivan4995@gmail.com" w:date="2026-05-05T17:12:00Z">
        <w:r w:rsidRPr="00BA7958">
          <w:rPr>
            <w:rFonts w:ascii="Times New Roman" w:eastAsia="Times New Roman" w:hAnsi="Times New Roman" w:cs="Times New Roman"/>
            <w:color w:val="000000"/>
            <w:sz w:val="20"/>
            <w:szCs w:val="20"/>
            <w:rPrChange w:id="262" w:author="ivan4995@gmail.com" w:date="2026-05-05T17:12:00Z">
              <w:rPr>
                <w:rFonts w:ascii="Times New Roman" w:eastAsia="Times New Roman" w:hAnsi="Times New Roman" w:cs="Times New Roman"/>
                <w:color w:val="000000"/>
              </w:rPr>
            </w:rPrChange>
          </w:rPr>
          <w:t xml:space="preserve"> is calculated for each possible pair of sites </w:t>
        </w:r>
      </w:ins>
      <m:oMath>
        <m:r>
          <w:ins w:id="263" w:author="ivan4995@gmail.com" w:date="2026-05-05T17:12:00Z">
            <w:rPr>
              <w:rFonts w:ascii="Cambria Math" w:eastAsia="Cambria Math" w:hAnsi="Cambria Math" w:cs="Times New Roman"/>
              <w:color w:val="000000"/>
              <w:sz w:val="20"/>
              <w:szCs w:val="20"/>
              <w:rPrChange w:id="264" w:author="ivan4995@gmail.com" w:date="2026-05-05T17:12:00Z">
                <w:rPr>
                  <w:rFonts w:ascii="Cambria Math" w:eastAsia="Cambria Math" w:hAnsi="Cambria Math" w:cs="Times New Roman"/>
                  <w:color w:val="000000"/>
                </w:rPr>
              </w:rPrChange>
            </w:rPr>
            <m:t>i,j</m:t>
          </w:ins>
        </m:r>
      </m:oMath>
      <w:ins w:id="265" w:author="ivan4995@gmail.com" w:date="2026-05-05T17:12:00Z">
        <w:r w:rsidRPr="00BA7958">
          <w:rPr>
            <w:rFonts w:ascii="Times New Roman" w:eastAsia="Times New Roman" w:hAnsi="Times New Roman" w:cs="Times New Roman"/>
            <w:color w:val="000000"/>
            <w:sz w:val="20"/>
            <w:szCs w:val="20"/>
            <w:rPrChange w:id="266" w:author="ivan4995@gmail.com" w:date="2026-05-05T17:12:00Z">
              <w:rPr>
                <w:rFonts w:ascii="Times New Roman" w:eastAsia="Times New Roman" w:hAnsi="Times New Roman" w:cs="Times New Roman"/>
                <w:color w:val="000000"/>
              </w:rPr>
            </w:rPrChange>
          </w:rPr>
          <w:t xml:space="preserve"> as </w:t>
        </w:r>
      </w:ins>
      <m:oMath>
        <m:r>
          <w:ins w:id="267" w:author="ivan4995@gmail.com" w:date="2026-05-05T17:12:00Z">
            <w:rPr>
              <w:rFonts w:ascii="Cambria Math" w:eastAsia="Cambria Math" w:hAnsi="Cambria Math" w:cs="Times New Roman"/>
              <w:color w:val="000000"/>
              <w:sz w:val="20"/>
              <w:szCs w:val="20"/>
              <w:rPrChange w:id="268" w:author="ivan4995@gmail.com" w:date="2026-05-05T17:12:00Z">
                <w:rPr>
                  <w:rFonts w:ascii="Cambria Math" w:eastAsia="Cambria Math" w:hAnsi="Cambria Math" w:cs="Times New Roman"/>
                  <w:color w:val="000000"/>
                </w:rPr>
              </w:rPrChange>
            </w:rPr>
            <m:t>UF</m:t>
          </w:ins>
        </m:r>
        <m:sSub>
          <m:sSubPr>
            <m:ctrlPr>
              <w:ins w:id="269" w:author="ivan4995@gmail.com" w:date="2026-05-05T17:12:00Z">
                <w:rPr>
                  <w:rFonts w:ascii="Cambria Math" w:eastAsia="Cambria Math" w:hAnsi="Cambria Math" w:cs="Times New Roman"/>
                  <w:color w:val="000000"/>
                  <w:sz w:val="20"/>
                  <w:szCs w:val="20"/>
                  <w:rPrChange w:id="270" w:author="ivan4995@gmail.com" w:date="2026-05-05T17:12:00Z">
                    <w:rPr>
                      <w:rFonts w:ascii="Cambria Math" w:eastAsia="Cambria Math" w:hAnsi="Cambria Math" w:cs="Times New Roman"/>
                      <w:color w:val="000000"/>
                    </w:rPr>
                  </w:rPrChange>
                </w:rPr>
              </w:ins>
            </m:ctrlPr>
          </m:sSubPr>
          <m:e>
            <m:r>
              <w:ins w:id="271" w:author="ivan4995@gmail.com" w:date="2026-05-05T17:12:00Z">
                <w:rPr>
                  <w:rFonts w:ascii="Cambria Math" w:eastAsia="Cambria Math" w:hAnsi="Cambria Math" w:cs="Times New Roman"/>
                  <w:color w:val="000000"/>
                  <w:sz w:val="20"/>
                  <w:szCs w:val="20"/>
                  <w:rPrChange w:id="272" w:author="ivan4995@gmail.com" w:date="2026-05-05T17:12:00Z">
                    <w:rPr>
                      <w:rFonts w:ascii="Cambria Math" w:eastAsia="Cambria Math" w:hAnsi="Cambria Math" w:cs="Times New Roman"/>
                      <w:color w:val="000000"/>
                    </w:rPr>
                  </w:rPrChange>
                </w:rPr>
                <m:t>E</m:t>
              </w:ins>
            </m:r>
          </m:e>
          <m:sub>
            <m:r>
              <w:ins w:id="273" w:author="ivan4995@gmail.com" w:date="2026-05-05T17:12:00Z">
                <w:rPr>
                  <w:rFonts w:ascii="Cambria Math" w:eastAsia="Cambria Math" w:hAnsi="Cambria Math" w:cs="Times New Roman"/>
                  <w:color w:val="000000"/>
                  <w:sz w:val="20"/>
                  <w:szCs w:val="20"/>
                  <w:rPrChange w:id="274" w:author="ivan4995@gmail.com" w:date="2026-05-05T17:12:00Z">
                    <w:rPr>
                      <w:rFonts w:ascii="Cambria Math" w:eastAsia="Cambria Math" w:hAnsi="Cambria Math" w:cs="Times New Roman"/>
                      <w:color w:val="000000"/>
                    </w:rPr>
                  </w:rPrChange>
                </w:rPr>
                <m:t>ij</m:t>
              </w:ins>
            </m:r>
          </m:sub>
        </m:sSub>
        <m:r>
          <w:ins w:id="275" w:author="ivan4995@gmail.com" w:date="2026-05-05T17:12:00Z">
            <w:rPr>
              <w:rFonts w:ascii="Cambria Math" w:eastAsia="Times New Roman" w:hAnsi="Cambria Math" w:cs="Times New Roman"/>
              <w:color w:val="000000"/>
              <w:sz w:val="20"/>
              <w:szCs w:val="20"/>
              <w:rPrChange w:id="276" w:author="ivan4995@gmail.com" w:date="2026-05-05T17:12:00Z">
                <w:rPr>
                  <w:rFonts w:ascii="Cambria Math" w:eastAsia="Times New Roman" w:hAnsi="Cambria Math" w:cs="Times New Roman"/>
                  <w:color w:val="000000"/>
                </w:rPr>
              </w:rPrChange>
            </w:rPr>
            <m:t>=1-</m:t>
          </w:ins>
        </m:r>
        <m:r>
          <w:ins w:id="277" w:author="ivan4995@gmail.com" w:date="2026-05-05T17:12:00Z">
            <m:rPr>
              <m:sty m:val="p"/>
            </m:rPr>
            <w:rPr>
              <w:rFonts w:ascii="Cambria Math" w:eastAsia="Times New Roman" w:hAnsi="Cambria Math" w:cs="Times New Roman"/>
              <w:color w:val="000000"/>
              <w:sz w:val="20"/>
              <w:szCs w:val="20"/>
              <w:rPrChange w:id="278" w:author="ivan4995@gmail.com" w:date="2026-05-05T17:12:00Z">
                <w:rPr>
                  <w:rFonts w:ascii="Cambria Math" w:eastAsia="Times New Roman" w:hAnsi="Cambria Math" w:cs="Times New Roman"/>
                  <w:color w:val="000000"/>
                </w:rPr>
              </w:rPrChange>
            </w:rPr>
            <m:t>log</m:t>
          </w:ins>
        </m:r>
        <m:d>
          <m:dPr>
            <m:ctrlPr>
              <w:ins w:id="279" w:author="ivan4995@gmail.com" w:date="2026-05-05T17:12:00Z">
                <w:rPr>
                  <w:rFonts w:ascii="Cambria Math" w:eastAsia="Times New Roman" w:hAnsi="Cambria Math" w:cs="Times New Roman"/>
                  <w:i/>
                  <w:color w:val="000000"/>
                  <w:sz w:val="20"/>
                  <w:szCs w:val="20"/>
                  <w:rPrChange w:id="280" w:author="ivan4995@gmail.com" w:date="2026-05-05T17:12:00Z">
                    <w:rPr>
                      <w:rFonts w:ascii="Cambria Math" w:eastAsia="Times New Roman" w:hAnsi="Cambria Math" w:cs="Times New Roman"/>
                      <w:i/>
                      <w:color w:val="000000"/>
                    </w:rPr>
                  </w:rPrChange>
                </w:rPr>
              </w:ins>
            </m:ctrlPr>
          </m:dPr>
          <m:e>
            <m:f>
              <m:fPr>
                <m:ctrlPr>
                  <w:ins w:id="281" w:author="ivan4995@gmail.com" w:date="2026-05-05T17:12:00Z">
                    <w:rPr>
                      <w:rFonts w:ascii="Cambria Math" w:eastAsia="Times New Roman" w:hAnsi="Cambria Math" w:cs="Times New Roman"/>
                      <w:i/>
                      <w:color w:val="000000"/>
                      <w:sz w:val="20"/>
                      <w:szCs w:val="20"/>
                      <w:rPrChange w:id="282" w:author="ivan4995@gmail.com" w:date="2026-05-05T17:12:00Z">
                        <w:rPr>
                          <w:rFonts w:ascii="Cambria Math" w:eastAsia="Times New Roman" w:hAnsi="Cambria Math" w:cs="Times New Roman"/>
                          <w:i/>
                          <w:color w:val="000000"/>
                        </w:rPr>
                      </w:rPrChange>
                    </w:rPr>
                  </w:ins>
                </m:ctrlPr>
              </m:fPr>
              <m:num>
                <m:sSub>
                  <m:sSubPr>
                    <m:ctrlPr>
                      <w:ins w:id="283" w:author="ivan4995@gmail.com" w:date="2026-05-05T17:12:00Z">
                        <w:rPr>
                          <w:rFonts w:ascii="Cambria Math" w:eastAsia="Times New Roman" w:hAnsi="Cambria Math" w:cs="Times New Roman"/>
                          <w:i/>
                          <w:color w:val="000000"/>
                          <w:sz w:val="20"/>
                          <w:szCs w:val="20"/>
                          <w:rPrChange w:id="284" w:author="ivan4995@gmail.com" w:date="2026-05-05T17:12:00Z">
                            <w:rPr>
                              <w:rFonts w:ascii="Cambria Math" w:eastAsia="Times New Roman" w:hAnsi="Cambria Math" w:cs="Times New Roman"/>
                              <w:i/>
                              <w:color w:val="000000"/>
                            </w:rPr>
                          </w:rPrChange>
                        </w:rPr>
                      </w:ins>
                    </m:ctrlPr>
                  </m:sSubPr>
                  <m:e>
                    <m:r>
                      <w:ins w:id="285" w:author="ivan4995@gmail.com" w:date="2026-05-05T17:12:00Z">
                        <w:rPr>
                          <w:rFonts w:ascii="Cambria Math" w:eastAsia="Times New Roman" w:hAnsi="Cambria Math" w:cs="Times New Roman"/>
                          <w:color w:val="000000"/>
                          <w:sz w:val="20"/>
                          <w:szCs w:val="20"/>
                          <w:rPrChange w:id="286" w:author="ivan4995@gmail.com" w:date="2026-05-05T17:12:00Z">
                            <w:rPr>
                              <w:rFonts w:ascii="Cambria Math" w:eastAsia="Times New Roman" w:hAnsi="Cambria Math" w:cs="Times New Roman"/>
                              <w:color w:val="000000"/>
                            </w:rPr>
                          </w:rPrChange>
                        </w:rPr>
                        <m:t>f</m:t>
                      </w:ins>
                    </m:r>
                  </m:e>
                  <m:sub>
                    <m:r>
                      <w:ins w:id="287" w:author="ivan4995@gmail.com" w:date="2026-05-05T17:12:00Z">
                        <w:rPr>
                          <w:rFonts w:ascii="Cambria Math" w:eastAsia="Times New Roman" w:hAnsi="Cambria Math" w:cs="Times New Roman"/>
                          <w:color w:val="000000"/>
                          <w:sz w:val="20"/>
                          <w:szCs w:val="20"/>
                          <w:rPrChange w:id="288" w:author="ivan4995@gmail.com" w:date="2026-05-05T17:12:00Z">
                            <w:rPr>
                              <w:rFonts w:ascii="Cambria Math" w:eastAsia="Times New Roman" w:hAnsi="Cambria Math" w:cs="Times New Roman"/>
                              <w:color w:val="000000"/>
                            </w:rPr>
                          </w:rPrChange>
                        </w:rPr>
                        <m:t>11</m:t>
                      </w:ins>
                    </m:r>
                  </m:sub>
                </m:sSub>
              </m:num>
              <m:den>
                <m:sSub>
                  <m:sSubPr>
                    <m:ctrlPr>
                      <w:ins w:id="289" w:author="ivan4995@gmail.com" w:date="2026-05-05T17:12:00Z">
                        <w:rPr>
                          <w:rFonts w:ascii="Cambria Math" w:eastAsia="Times New Roman" w:hAnsi="Cambria Math" w:cs="Times New Roman"/>
                          <w:i/>
                          <w:color w:val="000000"/>
                          <w:sz w:val="20"/>
                          <w:szCs w:val="20"/>
                          <w:rPrChange w:id="290" w:author="ivan4995@gmail.com" w:date="2026-05-05T17:12:00Z">
                            <w:rPr>
                              <w:rFonts w:ascii="Cambria Math" w:eastAsia="Times New Roman" w:hAnsi="Cambria Math" w:cs="Times New Roman"/>
                              <w:i/>
                              <w:color w:val="000000"/>
                            </w:rPr>
                          </w:rPrChange>
                        </w:rPr>
                      </w:ins>
                    </m:ctrlPr>
                  </m:sSubPr>
                  <m:e>
                    <m:r>
                      <w:ins w:id="291" w:author="ivan4995@gmail.com" w:date="2026-05-05T17:12:00Z">
                        <w:rPr>
                          <w:rFonts w:ascii="Cambria Math" w:eastAsia="Times New Roman" w:hAnsi="Cambria Math" w:cs="Times New Roman"/>
                          <w:color w:val="000000"/>
                          <w:sz w:val="20"/>
                          <w:szCs w:val="20"/>
                          <w:rPrChange w:id="292" w:author="ivan4995@gmail.com" w:date="2026-05-05T17:12:00Z">
                            <w:rPr>
                              <w:rFonts w:ascii="Cambria Math" w:eastAsia="Times New Roman" w:hAnsi="Cambria Math" w:cs="Times New Roman"/>
                              <w:color w:val="000000"/>
                            </w:rPr>
                          </w:rPrChange>
                        </w:rPr>
                        <m:t>f</m:t>
                      </w:ins>
                    </m:r>
                  </m:e>
                  <m:sub>
                    <m:r>
                      <w:ins w:id="293" w:author="ivan4995@gmail.com" w:date="2026-05-05T17:12:00Z">
                        <w:rPr>
                          <w:rFonts w:ascii="Cambria Math" w:eastAsia="Times New Roman" w:hAnsi="Cambria Math" w:cs="Times New Roman"/>
                          <w:color w:val="000000"/>
                          <w:sz w:val="20"/>
                          <w:szCs w:val="20"/>
                          <w:rPrChange w:id="294" w:author="ivan4995@gmail.com" w:date="2026-05-05T17:12:00Z">
                            <w:rPr>
                              <w:rFonts w:ascii="Cambria Math" w:eastAsia="Times New Roman" w:hAnsi="Cambria Math" w:cs="Times New Roman"/>
                              <w:color w:val="000000"/>
                            </w:rPr>
                          </w:rPrChange>
                        </w:rPr>
                        <m:t>00</m:t>
                      </w:ins>
                    </m:r>
                  </m:sub>
                </m:sSub>
              </m:den>
            </m:f>
          </m:e>
        </m:d>
        <m:r>
          <w:ins w:id="295" w:author="ivan4995@gmail.com" w:date="2026-05-05T17:12:00Z">
            <w:rPr>
              <w:rFonts w:ascii="Cambria Math" w:eastAsia="Times New Roman" w:hAnsi="Cambria Math" w:cs="Times New Roman"/>
              <w:color w:val="000000"/>
              <w:sz w:val="20"/>
              <w:szCs w:val="20"/>
              <w:rPrChange w:id="296" w:author="ivan4995@gmail.com" w:date="2026-05-05T17:12:00Z">
                <w:rPr>
                  <w:rFonts w:ascii="Cambria Math" w:eastAsia="Times New Roman" w:hAnsi="Cambria Math" w:cs="Times New Roman"/>
                  <w:color w:val="000000"/>
                </w:rPr>
              </w:rPrChange>
            </w:rPr>
            <m:t>/</m:t>
          </w:ins>
        </m:r>
        <m:r>
          <w:ins w:id="297" w:author="ivan4995@gmail.com" w:date="2026-05-05T17:12:00Z">
            <m:rPr>
              <m:sty m:val="p"/>
            </m:rPr>
            <w:rPr>
              <w:rFonts w:ascii="Cambria Math" w:eastAsia="Times New Roman" w:hAnsi="Cambria Math" w:cs="Times New Roman"/>
              <w:color w:val="000000"/>
              <w:sz w:val="20"/>
              <w:szCs w:val="20"/>
              <w:rPrChange w:id="298" w:author="ivan4995@gmail.com" w:date="2026-05-05T17:12:00Z">
                <w:rPr>
                  <w:rFonts w:ascii="Cambria Math" w:eastAsia="Times New Roman" w:hAnsi="Cambria Math" w:cs="Times New Roman"/>
                  <w:color w:val="000000"/>
                </w:rPr>
              </w:rPrChange>
            </w:rPr>
            <m:t>log</m:t>
          </w:ins>
        </m:r>
        <m:d>
          <m:dPr>
            <m:ctrlPr>
              <w:ins w:id="299" w:author="ivan4995@gmail.com" w:date="2026-05-05T17:12:00Z">
                <w:rPr>
                  <w:rFonts w:ascii="Cambria Math" w:eastAsia="Times New Roman" w:hAnsi="Cambria Math" w:cs="Times New Roman"/>
                  <w:i/>
                  <w:color w:val="000000"/>
                  <w:sz w:val="20"/>
                  <w:szCs w:val="20"/>
                  <w:rPrChange w:id="300" w:author="ivan4995@gmail.com" w:date="2026-05-05T17:12:00Z">
                    <w:rPr>
                      <w:rFonts w:ascii="Cambria Math" w:eastAsia="Times New Roman" w:hAnsi="Cambria Math" w:cs="Times New Roman"/>
                      <w:i/>
                      <w:color w:val="000000"/>
                    </w:rPr>
                  </w:rPrChange>
                </w:rPr>
              </w:ins>
            </m:ctrlPr>
          </m:dPr>
          <m:e>
            <m:f>
              <m:fPr>
                <m:ctrlPr>
                  <w:ins w:id="301" w:author="ivan4995@gmail.com" w:date="2026-05-05T17:12:00Z">
                    <w:rPr>
                      <w:rFonts w:ascii="Cambria Math" w:eastAsia="Times New Roman" w:hAnsi="Cambria Math" w:cs="Times New Roman"/>
                      <w:i/>
                      <w:color w:val="000000"/>
                      <w:sz w:val="20"/>
                      <w:szCs w:val="20"/>
                      <w:rPrChange w:id="302" w:author="ivan4995@gmail.com" w:date="2026-05-05T17:12:00Z">
                        <w:rPr>
                          <w:rFonts w:ascii="Cambria Math" w:eastAsia="Times New Roman" w:hAnsi="Cambria Math" w:cs="Times New Roman"/>
                          <w:i/>
                          <w:color w:val="000000"/>
                        </w:rPr>
                      </w:rPrChange>
                    </w:rPr>
                  </w:ins>
                </m:ctrlPr>
              </m:fPr>
              <m:num>
                <m:sSub>
                  <m:sSubPr>
                    <m:ctrlPr>
                      <w:ins w:id="303" w:author="ivan4995@gmail.com" w:date="2026-05-05T17:12:00Z">
                        <w:rPr>
                          <w:rFonts w:ascii="Cambria Math" w:eastAsia="Times New Roman" w:hAnsi="Cambria Math" w:cs="Times New Roman"/>
                          <w:i/>
                          <w:color w:val="000000"/>
                          <w:sz w:val="20"/>
                          <w:szCs w:val="20"/>
                          <w:rPrChange w:id="304" w:author="ivan4995@gmail.com" w:date="2026-05-05T17:12:00Z">
                            <w:rPr>
                              <w:rFonts w:ascii="Cambria Math" w:eastAsia="Times New Roman" w:hAnsi="Cambria Math" w:cs="Times New Roman"/>
                              <w:i/>
                              <w:color w:val="000000"/>
                            </w:rPr>
                          </w:rPrChange>
                        </w:rPr>
                      </w:ins>
                    </m:ctrlPr>
                  </m:sSubPr>
                  <m:e>
                    <m:r>
                      <w:ins w:id="305" w:author="ivan4995@gmail.com" w:date="2026-05-05T17:12:00Z">
                        <w:rPr>
                          <w:rFonts w:ascii="Cambria Math" w:eastAsia="Times New Roman" w:hAnsi="Cambria Math" w:cs="Times New Roman"/>
                          <w:color w:val="000000"/>
                          <w:sz w:val="20"/>
                          <w:szCs w:val="20"/>
                          <w:rPrChange w:id="306" w:author="ivan4995@gmail.com" w:date="2026-05-05T17:12:00Z">
                            <w:rPr>
                              <w:rFonts w:ascii="Cambria Math" w:eastAsia="Times New Roman" w:hAnsi="Cambria Math" w:cs="Times New Roman"/>
                              <w:color w:val="000000"/>
                            </w:rPr>
                          </w:rPrChange>
                        </w:rPr>
                        <m:t>f</m:t>
                      </w:ins>
                    </m:r>
                  </m:e>
                  <m:sub>
                    <m:r>
                      <w:ins w:id="307" w:author="ivan4995@gmail.com" w:date="2026-05-05T17:12:00Z">
                        <w:rPr>
                          <w:rFonts w:ascii="Cambria Math" w:eastAsia="Times New Roman" w:hAnsi="Cambria Math" w:cs="Times New Roman"/>
                          <w:color w:val="000000"/>
                          <w:sz w:val="20"/>
                          <w:szCs w:val="20"/>
                          <w:rPrChange w:id="308" w:author="ivan4995@gmail.com" w:date="2026-05-05T17:12:00Z">
                            <w:rPr>
                              <w:rFonts w:ascii="Cambria Math" w:eastAsia="Times New Roman" w:hAnsi="Cambria Math" w:cs="Times New Roman"/>
                              <w:color w:val="000000"/>
                            </w:rPr>
                          </w:rPrChange>
                        </w:rPr>
                        <m:t>01</m:t>
                      </w:ins>
                    </m:r>
                  </m:sub>
                </m:sSub>
                <m:sSub>
                  <m:sSubPr>
                    <m:ctrlPr>
                      <w:ins w:id="309" w:author="ivan4995@gmail.com" w:date="2026-05-05T17:12:00Z">
                        <w:rPr>
                          <w:rFonts w:ascii="Cambria Math" w:eastAsia="Times New Roman" w:hAnsi="Cambria Math" w:cs="Times New Roman"/>
                          <w:i/>
                          <w:color w:val="000000"/>
                          <w:sz w:val="20"/>
                          <w:szCs w:val="20"/>
                          <w:rPrChange w:id="310" w:author="ivan4995@gmail.com" w:date="2026-05-05T17:12:00Z">
                            <w:rPr>
                              <w:rFonts w:ascii="Cambria Math" w:eastAsia="Times New Roman" w:hAnsi="Cambria Math" w:cs="Times New Roman"/>
                              <w:i/>
                              <w:color w:val="000000"/>
                            </w:rPr>
                          </w:rPrChange>
                        </w:rPr>
                      </w:ins>
                    </m:ctrlPr>
                  </m:sSubPr>
                  <m:e>
                    <m:r>
                      <w:ins w:id="311" w:author="ivan4995@gmail.com" w:date="2026-05-05T17:12:00Z">
                        <w:rPr>
                          <w:rFonts w:ascii="Cambria Math" w:eastAsia="Times New Roman" w:hAnsi="Cambria Math" w:cs="Times New Roman"/>
                          <w:color w:val="000000"/>
                          <w:sz w:val="20"/>
                          <w:szCs w:val="20"/>
                          <w:rPrChange w:id="312" w:author="ivan4995@gmail.com" w:date="2026-05-05T17:12:00Z">
                            <w:rPr>
                              <w:rFonts w:ascii="Cambria Math" w:eastAsia="Times New Roman" w:hAnsi="Cambria Math" w:cs="Times New Roman"/>
                              <w:color w:val="000000"/>
                            </w:rPr>
                          </w:rPrChange>
                        </w:rPr>
                        <m:t>f</m:t>
                      </w:ins>
                    </m:r>
                  </m:e>
                  <m:sub>
                    <m:r>
                      <w:ins w:id="313" w:author="ivan4995@gmail.com" w:date="2026-05-05T17:12:00Z">
                        <w:rPr>
                          <w:rFonts w:ascii="Cambria Math" w:eastAsia="Times New Roman" w:hAnsi="Cambria Math" w:cs="Times New Roman"/>
                          <w:color w:val="000000"/>
                          <w:sz w:val="20"/>
                          <w:szCs w:val="20"/>
                          <w:rPrChange w:id="314" w:author="ivan4995@gmail.com" w:date="2026-05-05T17:12:00Z">
                            <w:rPr>
                              <w:rFonts w:ascii="Cambria Math" w:eastAsia="Times New Roman" w:hAnsi="Cambria Math" w:cs="Times New Roman"/>
                              <w:color w:val="000000"/>
                            </w:rPr>
                          </w:rPrChange>
                        </w:rPr>
                        <m:t>10</m:t>
                      </w:ins>
                    </m:r>
                  </m:sub>
                </m:sSub>
              </m:num>
              <m:den>
                <m:sSubSup>
                  <m:sSubSupPr>
                    <m:ctrlPr>
                      <w:ins w:id="315" w:author="ivan4995@gmail.com" w:date="2026-05-05T17:12:00Z">
                        <w:rPr>
                          <w:rFonts w:ascii="Cambria Math" w:eastAsia="Times New Roman" w:hAnsi="Cambria Math" w:cs="Times New Roman"/>
                          <w:i/>
                          <w:color w:val="000000"/>
                          <w:sz w:val="20"/>
                          <w:szCs w:val="20"/>
                          <w:rPrChange w:id="316" w:author="ivan4995@gmail.com" w:date="2026-05-05T17:12:00Z">
                            <w:rPr>
                              <w:rFonts w:ascii="Cambria Math" w:eastAsia="Times New Roman" w:hAnsi="Cambria Math" w:cs="Times New Roman"/>
                              <w:i/>
                              <w:color w:val="000000"/>
                            </w:rPr>
                          </w:rPrChange>
                        </w:rPr>
                      </w:ins>
                    </m:ctrlPr>
                  </m:sSubSupPr>
                  <m:e>
                    <m:r>
                      <w:ins w:id="317" w:author="ivan4995@gmail.com" w:date="2026-05-05T17:12:00Z">
                        <w:rPr>
                          <w:rFonts w:ascii="Cambria Math" w:eastAsia="Times New Roman" w:hAnsi="Cambria Math" w:cs="Times New Roman"/>
                          <w:color w:val="000000"/>
                          <w:sz w:val="20"/>
                          <w:szCs w:val="20"/>
                          <w:rPrChange w:id="318" w:author="ivan4995@gmail.com" w:date="2026-05-05T17:12:00Z">
                            <w:rPr>
                              <w:rFonts w:ascii="Cambria Math" w:eastAsia="Times New Roman" w:hAnsi="Cambria Math" w:cs="Times New Roman"/>
                              <w:color w:val="000000"/>
                            </w:rPr>
                          </w:rPrChange>
                        </w:rPr>
                        <m:t>f</m:t>
                      </w:ins>
                    </m:r>
                  </m:e>
                  <m:sub>
                    <m:r>
                      <w:ins w:id="319" w:author="ivan4995@gmail.com" w:date="2026-05-05T17:12:00Z">
                        <w:rPr>
                          <w:rFonts w:ascii="Cambria Math" w:eastAsia="Times New Roman" w:hAnsi="Cambria Math" w:cs="Times New Roman"/>
                          <w:color w:val="000000"/>
                          <w:sz w:val="20"/>
                          <w:szCs w:val="20"/>
                          <w:rPrChange w:id="320" w:author="ivan4995@gmail.com" w:date="2026-05-05T17:12:00Z">
                            <w:rPr>
                              <w:rFonts w:ascii="Cambria Math" w:eastAsia="Times New Roman" w:hAnsi="Cambria Math" w:cs="Times New Roman"/>
                              <w:color w:val="000000"/>
                            </w:rPr>
                          </w:rPrChange>
                        </w:rPr>
                        <m:t>00</m:t>
                      </w:ins>
                    </m:r>
                  </m:sub>
                  <m:sup>
                    <m:r>
                      <w:ins w:id="321" w:author="ivan4995@gmail.com" w:date="2026-05-05T17:12:00Z">
                        <w:rPr>
                          <w:rFonts w:ascii="Cambria Math" w:eastAsia="Times New Roman" w:hAnsi="Cambria Math" w:cs="Times New Roman"/>
                          <w:color w:val="000000"/>
                          <w:sz w:val="20"/>
                          <w:szCs w:val="20"/>
                          <w:rPrChange w:id="322" w:author="ivan4995@gmail.com" w:date="2026-05-05T17:12:00Z">
                            <w:rPr>
                              <w:rFonts w:ascii="Cambria Math" w:eastAsia="Times New Roman" w:hAnsi="Cambria Math" w:cs="Times New Roman"/>
                              <w:color w:val="000000"/>
                            </w:rPr>
                          </w:rPrChange>
                        </w:rPr>
                        <m:t>2</m:t>
                      </w:ins>
                    </m:r>
                  </m:sup>
                </m:sSubSup>
              </m:den>
            </m:f>
          </m:e>
        </m:d>
        <m:r>
          <w:ins w:id="323" w:author="ivan4995@gmail.com" w:date="2026-05-05T17:12:00Z">
            <w:rPr>
              <w:rFonts w:ascii="Cambria Math" w:eastAsia="Times New Roman" w:hAnsi="Cambria Math" w:cs="Times New Roman"/>
              <w:color w:val="000000"/>
              <w:sz w:val="20"/>
              <w:szCs w:val="20"/>
              <w:rPrChange w:id="324" w:author="ivan4995@gmail.com" w:date="2026-05-05T17:12:00Z">
                <w:rPr>
                  <w:rFonts w:ascii="Cambria Math" w:eastAsia="Times New Roman" w:hAnsi="Cambria Math" w:cs="Times New Roman"/>
                  <w:color w:val="000000"/>
                </w:rPr>
              </w:rPrChange>
            </w:rPr>
            <m:t>.</m:t>
          </w:ins>
        </m:r>
      </m:oMath>
      <w:ins w:id="325" w:author="ivan4995@gmail.com" w:date="2026-05-05T17:12:00Z">
        <w:r w:rsidRPr="00BA7958">
          <w:rPr>
            <w:rFonts w:ascii="Times New Roman" w:eastAsia="Times New Roman" w:hAnsi="Times New Roman" w:cs="Times New Roman"/>
            <w:color w:val="000000"/>
            <w:sz w:val="20"/>
            <w:szCs w:val="20"/>
            <w:rPrChange w:id="326" w:author="ivan4995@gmail.com" w:date="2026-05-05T17:12:00Z">
              <w:rPr>
                <w:rFonts w:ascii="Times New Roman" w:eastAsia="Times New Roman" w:hAnsi="Times New Roman" w:cs="Times New Roman"/>
                <w:color w:val="000000"/>
              </w:rPr>
            </w:rPrChange>
          </w:rPr>
          <w:t xml:space="preserve"> Then, the conditional coefficient </w:t>
        </w:r>
      </w:ins>
      <m:oMath>
        <m:r>
          <w:ins w:id="327" w:author="ivan4995@gmail.com" w:date="2026-05-05T17:12:00Z">
            <w:rPr>
              <w:rFonts w:ascii="Cambria Math" w:eastAsia="Cambria Math" w:hAnsi="Cambria Math" w:cs="Times New Roman"/>
              <w:color w:val="000000"/>
              <w:sz w:val="20"/>
              <w:szCs w:val="20"/>
              <w:rPrChange w:id="328" w:author="ivan4995@gmail.com" w:date="2026-05-05T17:12:00Z">
                <w:rPr>
                  <w:rFonts w:ascii="Cambria Math" w:eastAsia="Cambria Math" w:hAnsi="Cambria Math" w:cs="Times New Roman"/>
                  <w:color w:val="000000"/>
                </w:rPr>
              </w:rPrChange>
            </w:rPr>
            <m:t>UF</m:t>
          </w:ins>
        </m:r>
        <m:sSub>
          <m:sSubPr>
            <m:ctrlPr>
              <w:ins w:id="329" w:author="ivan4995@gmail.com" w:date="2026-05-05T17:12:00Z">
                <w:rPr>
                  <w:rFonts w:ascii="Cambria Math" w:eastAsia="Cambria Math" w:hAnsi="Cambria Math" w:cs="Times New Roman"/>
                  <w:color w:val="000000"/>
                  <w:sz w:val="20"/>
                  <w:szCs w:val="20"/>
                  <w:rPrChange w:id="330" w:author="ivan4995@gmail.com" w:date="2026-05-05T17:12:00Z">
                    <w:rPr>
                      <w:rFonts w:ascii="Cambria Math" w:eastAsia="Cambria Math" w:hAnsi="Cambria Math" w:cs="Times New Roman"/>
                      <w:color w:val="000000"/>
                    </w:rPr>
                  </w:rPrChange>
                </w:rPr>
              </w:ins>
            </m:ctrlPr>
          </m:sSubPr>
          <m:e>
            <m:r>
              <w:ins w:id="331" w:author="ivan4995@gmail.com" w:date="2026-05-05T17:12:00Z">
                <w:rPr>
                  <w:rFonts w:ascii="Cambria Math" w:eastAsia="Cambria Math" w:hAnsi="Cambria Math" w:cs="Times New Roman"/>
                  <w:color w:val="000000"/>
                  <w:sz w:val="20"/>
                  <w:szCs w:val="20"/>
                  <w:rPrChange w:id="332" w:author="ivan4995@gmail.com" w:date="2026-05-05T17:12:00Z">
                    <w:rPr>
                      <w:rFonts w:ascii="Cambria Math" w:eastAsia="Cambria Math" w:hAnsi="Cambria Math" w:cs="Times New Roman"/>
                      <w:color w:val="000000"/>
                    </w:rPr>
                  </w:rPrChange>
                </w:rPr>
                <m:t>E</m:t>
              </w:ins>
            </m:r>
          </m:e>
          <m:sub>
            <m:r>
              <w:ins w:id="333" w:author="ivan4995@gmail.com" w:date="2026-05-05T17:12:00Z">
                <w:rPr>
                  <w:rFonts w:ascii="Cambria Math" w:eastAsia="Cambria Math" w:hAnsi="Cambria Math" w:cs="Times New Roman"/>
                  <w:color w:val="000000"/>
                  <w:sz w:val="20"/>
                  <w:szCs w:val="20"/>
                  <w:rPrChange w:id="334" w:author="ivan4995@gmail.com" w:date="2026-05-05T17:12:00Z">
                    <w:rPr>
                      <w:rFonts w:ascii="Cambria Math" w:eastAsia="Cambria Math" w:hAnsi="Cambria Math" w:cs="Times New Roman"/>
                      <w:color w:val="000000"/>
                    </w:rPr>
                  </w:rPrChange>
                </w:rPr>
                <m:t>ij0</m:t>
              </w:ins>
            </m:r>
          </m:sub>
        </m:sSub>
      </m:oMath>
      <w:ins w:id="335" w:author="ivan4995@gmail.com" w:date="2026-05-05T17:12:00Z">
        <w:r w:rsidRPr="00BA7958">
          <w:rPr>
            <w:rFonts w:ascii="Times New Roman" w:eastAsia="Times New Roman" w:hAnsi="Times New Roman" w:cs="Times New Roman"/>
            <w:color w:val="000000"/>
            <w:sz w:val="20"/>
            <w:szCs w:val="20"/>
            <w:rPrChange w:id="336" w:author="ivan4995@gmail.com" w:date="2026-05-05T17:12:00Z">
              <w:rPr>
                <w:rFonts w:ascii="Times New Roman" w:eastAsia="Times New Roman" w:hAnsi="Times New Roman" w:cs="Times New Roman"/>
                <w:color w:val="000000"/>
              </w:rPr>
            </w:rPrChange>
          </w:rPr>
          <w:t xml:space="preserve"> is re-calculated for each locus pair </w:t>
        </w:r>
        <w:r w:rsidRPr="00BA7958">
          <w:rPr>
            <w:rFonts w:ascii="Times New Roman" w:hAnsi="Times New Roman" w:cs="Times New Roman"/>
            <w:bCs/>
            <w:sz w:val="20"/>
            <w:szCs w:val="20"/>
            <w:lang w:val="en-US"/>
            <w:rPrChange w:id="337" w:author="ivan4995@gmail.com" w:date="2026-05-05T17:12:00Z">
              <w:rPr>
                <w:rFonts w:ascii="Times New Roman" w:hAnsi="Times New Roman" w:cs="Times New Roman"/>
                <w:bCs/>
                <w:lang w:val="en-US"/>
              </w:rPr>
            </w:rPrChange>
          </w:rPr>
          <w:fldChar w:fldCharType="begin"/>
        </w:r>
        <w:r w:rsidRPr="00BA7958">
          <w:rPr>
            <w:rFonts w:ascii="Times New Roman" w:hAnsi="Times New Roman" w:cs="Times New Roman"/>
            <w:bCs/>
            <w:sz w:val="20"/>
            <w:szCs w:val="20"/>
            <w:lang w:val="en-US"/>
            <w:rPrChange w:id="338" w:author="ivan4995@gmail.com" w:date="2026-05-05T17:12:00Z">
              <w:rPr>
                <w:rFonts w:ascii="Times New Roman" w:hAnsi="Times New Roman" w:cs="Times New Roman"/>
                <w:bCs/>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BA7958">
          <w:rPr>
            <w:rFonts w:ascii="Times New Roman" w:hAnsi="Times New Roman" w:cs="Times New Roman"/>
            <w:bCs/>
            <w:sz w:val="20"/>
            <w:szCs w:val="20"/>
            <w:lang w:val="en-US"/>
            <w:rPrChange w:id="339" w:author="ivan4995@gmail.com" w:date="2026-05-05T17:12:00Z">
              <w:rPr>
                <w:rFonts w:ascii="Times New Roman" w:hAnsi="Times New Roman" w:cs="Times New Roman"/>
                <w:bCs/>
                <w:lang w:val="en-US"/>
              </w:rPr>
            </w:rPrChange>
          </w:rPr>
          <w:fldChar w:fldCharType="separate"/>
        </w:r>
        <w:r w:rsidRPr="00BA7958">
          <w:rPr>
            <w:rFonts w:ascii="Times New Roman" w:hAnsi="Times New Roman" w:cs="Times New Roman"/>
            <w:bCs/>
            <w:noProof/>
            <w:sz w:val="20"/>
            <w:szCs w:val="20"/>
            <w:lang w:val="en-US"/>
            <w:rPrChange w:id="340" w:author="ivan4995@gmail.com" w:date="2026-05-05T17:12:00Z">
              <w:rPr>
                <w:rFonts w:ascii="Times New Roman" w:hAnsi="Times New Roman" w:cs="Times New Roman"/>
                <w:bCs/>
                <w:noProof/>
                <w:lang w:val="en-US"/>
              </w:rPr>
            </w:rPrChange>
          </w:rPr>
          <w:t>[39]</w:t>
        </w:r>
        <w:r w:rsidRPr="00BA7958">
          <w:rPr>
            <w:rFonts w:ascii="Times New Roman" w:hAnsi="Times New Roman" w:cs="Times New Roman"/>
            <w:bCs/>
            <w:sz w:val="20"/>
            <w:szCs w:val="20"/>
            <w:lang w:val="en-US"/>
            <w:rPrChange w:id="341" w:author="ivan4995@gmail.com" w:date="2026-05-05T17:12:00Z">
              <w:rPr>
                <w:rFonts w:ascii="Times New Roman" w:hAnsi="Times New Roman" w:cs="Times New Roman"/>
                <w:bCs/>
                <w:lang w:val="en-US"/>
              </w:rPr>
            </w:rPrChange>
          </w:rPr>
          <w:fldChar w:fldCharType="end"/>
        </w:r>
        <w:r w:rsidRPr="00BA7958">
          <w:rPr>
            <w:rFonts w:ascii="Times New Roman" w:eastAsia="Times New Roman" w:hAnsi="Times New Roman" w:cs="Times New Roman"/>
            <w:color w:val="000000"/>
            <w:sz w:val="20"/>
            <w:szCs w:val="20"/>
            <w:rPrChange w:id="342" w:author="ivan4995@gmail.com" w:date="2026-05-05T17:12:00Z">
              <w:rPr>
                <w:rFonts w:ascii="Times New Roman" w:eastAsia="Times New Roman" w:hAnsi="Times New Roman" w:cs="Times New Roman"/>
                <w:color w:val="000000"/>
              </w:rPr>
            </w:rPrChange>
          </w:rPr>
          <w:t xml:space="preserve">, as follows. Only sequences where at least one of the neighboring loci of the pair has allele 0 are used. The minimum of all UFE over such neighbors is denoted </w:t>
        </w:r>
      </w:ins>
      <m:oMath>
        <m:r>
          <w:ins w:id="343" w:author="ivan4995@gmail.com" w:date="2026-05-05T17:12:00Z">
            <w:rPr>
              <w:rFonts w:ascii="Cambria Math" w:eastAsia="Cambria Math" w:hAnsi="Cambria Math" w:cs="Times New Roman"/>
              <w:color w:val="000000"/>
              <w:sz w:val="20"/>
              <w:szCs w:val="20"/>
              <w:rPrChange w:id="344" w:author="ivan4995@gmail.com" w:date="2026-05-05T17:12:00Z">
                <w:rPr>
                  <w:rFonts w:ascii="Cambria Math" w:eastAsia="Cambria Math" w:hAnsi="Cambria Math" w:cs="Times New Roman"/>
                  <w:color w:val="000000"/>
                </w:rPr>
              </w:rPrChange>
            </w:rPr>
            <m:t>UF</m:t>
          </w:ins>
        </m:r>
        <m:sSub>
          <m:sSubPr>
            <m:ctrlPr>
              <w:ins w:id="345" w:author="ivan4995@gmail.com" w:date="2026-05-05T17:12:00Z">
                <w:rPr>
                  <w:rFonts w:ascii="Cambria Math" w:eastAsia="Cambria Math" w:hAnsi="Cambria Math" w:cs="Times New Roman"/>
                  <w:color w:val="000000"/>
                  <w:sz w:val="20"/>
                  <w:szCs w:val="20"/>
                  <w:rPrChange w:id="346" w:author="ivan4995@gmail.com" w:date="2026-05-05T17:12:00Z">
                    <w:rPr>
                      <w:rFonts w:ascii="Cambria Math" w:eastAsia="Cambria Math" w:hAnsi="Cambria Math" w:cs="Times New Roman"/>
                      <w:color w:val="000000"/>
                    </w:rPr>
                  </w:rPrChange>
                </w:rPr>
              </w:ins>
            </m:ctrlPr>
          </m:sSubPr>
          <m:e>
            <m:r>
              <w:ins w:id="347" w:author="ivan4995@gmail.com" w:date="2026-05-05T17:12:00Z">
                <w:rPr>
                  <w:rFonts w:ascii="Cambria Math" w:eastAsia="Cambria Math" w:hAnsi="Cambria Math" w:cs="Times New Roman"/>
                  <w:color w:val="000000"/>
                  <w:sz w:val="20"/>
                  <w:szCs w:val="20"/>
                  <w:rPrChange w:id="348" w:author="ivan4995@gmail.com" w:date="2026-05-05T17:12:00Z">
                    <w:rPr>
                      <w:rFonts w:ascii="Cambria Math" w:eastAsia="Cambria Math" w:hAnsi="Cambria Math" w:cs="Times New Roman"/>
                      <w:color w:val="000000"/>
                    </w:rPr>
                  </w:rPrChange>
                </w:rPr>
                <m:t>E</m:t>
              </w:ins>
            </m:r>
          </m:e>
          <m:sub>
            <m:r>
              <w:ins w:id="349" w:author="ivan4995@gmail.com" w:date="2026-05-05T17:12:00Z">
                <w:rPr>
                  <w:rFonts w:ascii="Cambria Math" w:eastAsia="Cambria Math" w:hAnsi="Cambria Math" w:cs="Times New Roman"/>
                  <w:color w:val="000000"/>
                  <w:sz w:val="20"/>
                  <w:szCs w:val="20"/>
                  <w:rPrChange w:id="350" w:author="ivan4995@gmail.com" w:date="2026-05-05T17:12:00Z">
                    <w:rPr>
                      <w:rFonts w:ascii="Cambria Math" w:eastAsia="Cambria Math" w:hAnsi="Cambria Math" w:cs="Times New Roman"/>
                      <w:color w:val="000000"/>
                    </w:rPr>
                  </w:rPrChange>
                </w:rPr>
                <m:t>ij0</m:t>
              </w:ins>
            </m:r>
          </m:sub>
        </m:sSub>
      </m:oMath>
      <w:ins w:id="351" w:author="ivan4995@gmail.com" w:date="2026-05-05T17:12:00Z">
        <w:r w:rsidRPr="00BA7958">
          <w:rPr>
            <w:rFonts w:ascii="Times New Roman" w:eastAsia="Times New Roman" w:hAnsi="Times New Roman" w:cs="Times New Roman"/>
            <w:color w:val="000000"/>
            <w:sz w:val="20"/>
            <w:szCs w:val="20"/>
            <w:rPrChange w:id="352" w:author="ivan4995@gmail.com" w:date="2026-05-05T17:12:00Z">
              <w:rPr>
                <w:rFonts w:ascii="Times New Roman" w:eastAsia="Times New Roman" w:hAnsi="Times New Roman" w:cs="Times New Roman"/>
                <w:color w:val="000000"/>
              </w:rPr>
            </w:rPrChange>
          </w:rPr>
          <w:t xml:space="preserve">. Because the array of data used is large, these coefficients are calculated using parallel computing on the video card with more than 1000 parallel processors with the help of CUDA language. Pairs of loci, where the ratio of </w:t>
        </w:r>
      </w:ins>
      <m:oMath>
        <m:r>
          <w:ins w:id="353" w:author="ivan4995@gmail.com" w:date="2026-05-05T17:12:00Z">
            <w:rPr>
              <w:rFonts w:ascii="Cambria Math" w:eastAsia="Cambria Math" w:hAnsi="Cambria Math" w:cs="Times New Roman"/>
              <w:color w:val="000000"/>
              <w:sz w:val="20"/>
              <w:szCs w:val="20"/>
              <w:rPrChange w:id="354" w:author="ivan4995@gmail.com" w:date="2026-05-05T17:12:00Z">
                <w:rPr>
                  <w:rFonts w:ascii="Cambria Math" w:eastAsia="Cambria Math" w:hAnsi="Cambria Math" w:cs="Times New Roman"/>
                  <w:color w:val="000000"/>
                </w:rPr>
              </w:rPrChange>
            </w:rPr>
            <m:t>UF</m:t>
          </w:ins>
        </m:r>
        <m:sSub>
          <m:sSubPr>
            <m:ctrlPr>
              <w:ins w:id="355" w:author="ivan4995@gmail.com" w:date="2026-05-05T17:12:00Z">
                <w:rPr>
                  <w:rFonts w:ascii="Cambria Math" w:eastAsia="Cambria Math" w:hAnsi="Cambria Math" w:cs="Times New Roman"/>
                  <w:color w:val="000000"/>
                  <w:sz w:val="20"/>
                  <w:szCs w:val="20"/>
                  <w:rPrChange w:id="356" w:author="ivan4995@gmail.com" w:date="2026-05-05T17:12:00Z">
                    <w:rPr>
                      <w:rFonts w:ascii="Cambria Math" w:eastAsia="Cambria Math" w:hAnsi="Cambria Math" w:cs="Times New Roman"/>
                      <w:color w:val="000000"/>
                    </w:rPr>
                  </w:rPrChange>
                </w:rPr>
              </w:ins>
            </m:ctrlPr>
          </m:sSubPr>
          <m:e>
            <m:r>
              <w:ins w:id="357" w:author="ivan4995@gmail.com" w:date="2026-05-05T17:12:00Z">
                <w:rPr>
                  <w:rFonts w:ascii="Cambria Math" w:eastAsia="Cambria Math" w:hAnsi="Cambria Math" w:cs="Times New Roman"/>
                  <w:color w:val="000000"/>
                  <w:sz w:val="20"/>
                  <w:szCs w:val="20"/>
                  <w:rPrChange w:id="358" w:author="ivan4995@gmail.com" w:date="2026-05-05T17:12:00Z">
                    <w:rPr>
                      <w:rFonts w:ascii="Cambria Math" w:eastAsia="Cambria Math" w:hAnsi="Cambria Math" w:cs="Times New Roman"/>
                      <w:color w:val="000000"/>
                    </w:rPr>
                  </w:rPrChange>
                </w:rPr>
                <m:t>E</m:t>
              </w:ins>
            </m:r>
          </m:e>
          <m:sub>
            <m:r>
              <w:ins w:id="359" w:author="ivan4995@gmail.com" w:date="2026-05-05T17:12:00Z">
                <w:rPr>
                  <w:rFonts w:ascii="Cambria Math" w:eastAsia="Cambria Math" w:hAnsi="Cambria Math" w:cs="Times New Roman"/>
                  <w:color w:val="000000"/>
                  <w:sz w:val="20"/>
                  <w:szCs w:val="20"/>
                  <w:rPrChange w:id="360" w:author="ivan4995@gmail.com" w:date="2026-05-05T17:12:00Z">
                    <w:rPr>
                      <w:rFonts w:ascii="Cambria Math" w:eastAsia="Cambria Math" w:hAnsi="Cambria Math" w:cs="Times New Roman"/>
                      <w:color w:val="000000"/>
                    </w:rPr>
                  </w:rPrChange>
                </w:rPr>
                <m:t>ij</m:t>
              </w:ins>
            </m:r>
          </m:sub>
        </m:sSub>
      </m:oMath>
      <w:ins w:id="361" w:author="ivan4995@gmail.com" w:date="2026-05-05T17:12:00Z">
        <w:r w:rsidRPr="00BA7958">
          <w:rPr>
            <w:rFonts w:ascii="Times New Roman" w:eastAsia="Times New Roman" w:hAnsi="Times New Roman" w:cs="Times New Roman"/>
            <w:color w:val="000000"/>
            <w:sz w:val="20"/>
            <w:szCs w:val="20"/>
            <w:rPrChange w:id="362" w:author="ivan4995@gmail.com" w:date="2026-05-05T17:12:00Z">
              <w:rPr>
                <w:rFonts w:ascii="Times New Roman" w:eastAsia="Times New Roman" w:hAnsi="Times New Roman" w:cs="Times New Roman"/>
                <w:color w:val="000000"/>
              </w:rPr>
            </w:rPrChange>
          </w:rPr>
          <w:t xml:space="preserve"> to </w:t>
        </w:r>
      </w:ins>
      <m:oMath>
        <m:r>
          <w:ins w:id="363" w:author="ivan4995@gmail.com" w:date="2026-05-05T17:12:00Z">
            <w:rPr>
              <w:rFonts w:ascii="Cambria Math" w:eastAsia="Cambria Math" w:hAnsi="Cambria Math" w:cs="Times New Roman"/>
              <w:color w:val="000000"/>
              <w:sz w:val="20"/>
              <w:szCs w:val="20"/>
              <w:rPrChange w:id="364" w:author="ivan4995@gmail.com" w:date="2026-05-05T17:12:00Z">
                <w:rPr>
                  <w:rFonts w:ascii="Cambria Math" w:eastAsia="Cambria Math" w:hAnsi="Cambria Math" w:cs="Times New Roman"/>
                  <w:color w:val="000000"/>
                </w:rPr>
              </w:rPrChange>
            </w:rPr>
            <m:t>UF</m:t>
          </w:ins>
        </m:r>
        <m:sSub>
          <m:sSubPr>
            <m:ctrlPr>
              <w:ins w:id="365" w:author="ivan4995@gmail.com" w:date="2026-05-05T17:12:00Z">
                <w:rPr>
                  <w:rFonts w:ascii="Cambria Math" w:eastAsia="Cambria Math" w:hAnsi="Cambria Math" w:cs="Times New Roman"/>
                  <w:color w:val="000000"/>
                  <w:sz w:val="20"/>
                  <w:szCs w:val="20"/>
                  <w:rPrChange w:id="366" w:author="ivan4995@gmail.com" w:date="2026-05-05T17:12:00Z">
                    <w:rPr>
                      <w:rFonts w:ascii="Cambria Math" w:eastAsia="Cambria Math" w:hAnsi="Cambria Math" w:cs="Times New Roman"/>
                      <w:color w:val="000000"/>
                    </w:rPr>
                  </w:rPrChange>
                </w:rPr>
              </w:ins>
            </m:ctrlPr>
          </m:sSubPr>
          <m:e>
            <m:r>
              <w:ins w:id="367" w:author="ivan4995@gmail.com" w:date="2026-05-05T17:12:00Z">
                <w:rPr>
                  <w:rFonts w:ascii="Cambria Math" w:eastAsia="Cambria Math" w:hAnsi="Cambria Math" w:cs="Times New Roman"/>
                  <w:color w:val="000000"/>
                  <w:sz w:val="20"/>
                  <w:szCs w:val="20"/>
                  <w:rPrChange w:id="368" w:author="ivan4995@gmail.com" w:date="2026-05-05T17:12:00Z">
                    <w:rPr>
                      <w:rFonts w:ascii="Cambria Math" w:eastAsia="Cambria Math" w:hAnsi="Cambria Math" w:cs="Times New Roman"/>
                      <w:color w:val="000000"/>
                    </w:rPr>
                  </w:rPrChange>
                </w:rPr>
                <m:t>E</m:t>
              </w:ins>
            </m:r>
          </m:e>
          <m:sub>
            <m:r>
              <w:ins w:id="369" w:author="ivan4995@gmail.com" w:date="2026-05-05T17:12:00Z">
                <w:rPr>
                  <w:rFonts w:ascii="Cambria Math" w:eastAsia="Cambria Math" w:hAnsi="Cambria Math" w:cs="Times New Roman"/>
                  <w:color w:val="000000"/>
                  <w:sz w:val="20"/>
                  <w:szCs w:val="20"/>
                  <w:rPrChange w:id="370" w:author="ivan4995@gmail.com" w:date="2026-05-05T17:12:00Z">
                    <w:rPr>
                      <w:rFonts w:ascii="Cambria Math" w:eastAsia="Cambria Math" w:hAnsi="Cambria Math" w:cs="Times New Roman"/>
                      <w:color w:val="000000"/>
                    </w:rPr>
                  </w:rPrChange>
                </w:rPr>
                <m:t>ij0</m:t>
              </w:ins>
            </m:r>
          </m:sub>
        </m:sSub>
      </m:oMath>
      <w:ins w:id="371" w:author="ivan4995@gmail.com" w:date="2026-05-05T17:12:00Z">
        <w:r w:rsidRPr="00BA7958">
          <w:rPr>
            <w:rFonts w:ascii="Times New Roman" w:eastAsia="Times New Roman" w:hAnsi="Times New Roman" w:cs="Times New Roman"/>
            <w:color w:val="000000"/>
            <w:sz w:val="20"/>
            <w:szCs w:val="20"/>
            <w:rPrChange w:id="372" w:author="ivan4995@gmail.com" w:date="2026-05-05T17:12:00Z">
              <w:rPr>
                <w:rFonts w:ascii="Times New Roman" w:eastAsia="Times New Roman" w:hAnsi="Times New Roman" w:cs="Times New Roman"/>
                <w:color w:val="000000"/>
              </w:rPr>
            </w:rPrChange>
          </w:rPr>
          <w:t xml:space="preserve">  is equal to or greater than 0.5, are considered “true pairs”, while the remaining pairs are excluded. Results are displayed in the form of circular diagrams (Figs 6 and 7).</w:t>
        </w:r>
      </w:ins>
    </w:p>
    <w:p w14:paraId="7960178B" w14:textId="2D6C4E73" w:rsidR="00EF5695" w:rsidRPr="00EF5695" w:rsidDel="00BA7958" w:rsidRDefault="009F1552" w:rsidP="00EF5695">
      <w:pPr>
        <w:jc w:val="both"/>
        <w:rPr>
          <w:del w:id="373" w:author="ivan4995@gmail.com" w:date="2026-05-05T17:12:00Z"/>
          <w:rFonts w:ascii="Times New Roman" w:eastAsia="Times New Roman" w:hAnsi="Times New Roman" w:cs="Times New Roman"/>
          <w:b/>
          <w:color w:val="000000"/>
          <w:sz w:val="20"/>
          <w:szCs w:val="20"/>
          <w:lang w:val="en"/>
        </w:rPr>
      </w:pPr>
      <w:del w:id="374" w:author="ivan4995@gmail.com" w:date="2026-05-05T17:12:00Z">
        <w:r w:rsidRPr="009F1552" w:rsidDel="00BA7958">
          <w:rPr>
            <w:rFonts w:ascii="Times New Roman" w:eastAsia="Times New Roman" w:hAnsi="Times New Roman" w:cs="Times New Roman"/>
            <w:b/>
            <w:color w:val="000000"/>
            <w:sz w:val="20"/>
            <w:szCs w:val="20"/>
            <w:lang w:val="en"/>
          </w:rPr>
          <w:delText xml:space="preserve">Epistasis detection and measurement. </w:delText>
        </w:r>
        <w:r w:rsidRPr="009F1552" w:rsidDel="00BA7958">
          <w:rPr>
            <w:rFonts w:ascii="Times New Roman" w:eastAsia="Times New Roman" w:hAnsi="Times New Roman" w:cs="Times New Roman"/>
            <w:bCs/>
            <w:color w:val="000000"/>
            <w:sz w:val="20"/>
            <w:szCs w:val="20"/>
            <w:lang w:val="en"/>
          </w:rPr>
          <w:delText xml:space="preserve">Based on matrix </w:delText>
        </w:r>
      </w:del>
      <m:oMath>
        <m:sSub>
          <m:sSubPr>
            <m:ctrlPr>
              <w:del w:id="375" w:author="ivan4995@gmail.com" w:date="2026-05-05T17:12:00Z">
                <w:rPr>
                  <w:rFonts w:ascii="Cambria Math" w:eastAsia="Times New Roman" w:hAnsi="Cambria Math" w:cs="Times New Roman"/>
                  <w:bCs/>
                  <w:color w:val="000000"/>
                  <w:sz w:val="20"/>
                  <w:szCs w:val="20"/>
                  <w:lang w:val="en"/>
                </w:rPr>
              </w:del>
            </m:ctrlPr>
          </m:sSubPr>
          <m:e>
            <m:r>
              <w:del w:id="376" w:author="ivan4995@gmail.com" w:date="2026-05-05T17:12:00Z">
                <w:rPr>
                  <w:rFonts w:ascii="Cambria Math" w:eastAsia="Times New Roman" w:hAnsi="Cambria Math" w:cs="Times New Roman"/>
                  <w:color w:val="000000"/>
                  <w:sz w:val="20"/>
                  <w:szCs w:val="20"/>
                  <w:lang w:val="en"/>
                </w:rPr>
                <m:t>K</m:t>
              </w:del>
            </m:r>
          </m:e>
          <m:sub>
            <m:r>
              <w:del w:id="377" w:author="ivan4995@gmail.com" w:date="2026-05-05T17:12:00Z">
                <w:rPr>
                  <w:rFonts w:ascii="Cambria Math" w:eastAsia="Times New Roman" w:hAnsi="Cambria Math" w:cs="Times New Roman"/>
                  <w:color w:val="000000"/>
                  <w:sz w:val="20"/>
                  <w:szCs w:val="20"/>
                  <w:lang w:val="en"/>
                </w:rPr>
                <m:t>ni</m:t>
              </w:del>
            </m:r>
          </m:sub>
        </m:sSub>
      </m:oMath>
      <w:del w:id="378" w:author="ivan4995@gmail.com" w:date="2026-05-05T17:12:00Z">
        <w:r w:rsidRPr="009F1552" w:rsidDel="00BA7958">
          <w:rPr>
            <w:rFonts w:ascii="Times New Roman" w:eastAsia="Times New Roman" w:hAnsi="Times New Roman" w:cs="Times New Roman"/>
            <w:bCs/>
            <w:color w:val="000000"/>
            <w:sz w:val="20"/>
            <w:szCs w:val="20"/>
            <w:lang w:val="en"/>
          </w:rPr>
          <w:delText xml:space="preserve"> obtained as described above, the universal footprint of epistasis (35) denoted </w:delText>
        </w:r>
      </w:del>
      <m:oMath>
        <m:r>
          <w:del w:id="379" w:author="ivan4995@gmail.com" w:date="2026-05-05T17:12:00Z">
            <w:rPr>
              <w:rFonts w:ascii="Cambria Math" w:eastAsia="Times New Roman" w:hAnsi="Cambria Math" w:cs="Times New Roman"/>
              <w:color w:val="000000"/>
              <w:sz w:val="20"/>
              <w:szCs w:val="20"/>
              <w:lang w:val="en"/>
            </w:rPr>
            <m:t>UF</m:t>
          </w:del>
        </m:r>
        <m:sSub>
          <m:sSubPr>
            <m:ctrlPr>
              <w:del w:id="380" w:author="ivan4995@gmail.com" w:date="2026-05-05T17:12:00Z">
                <w:rPr>
                  <w:rFonts w:ascii="Cambria Math" w:eastAsia="Times New Roman" w:hAnsi="Cambria Math" w:cs="Times New Roman"/>
                  <w:bCs/>
                  <w:color w:val="000000"/>
                  <w:sz w:val="20"/>
                  <w:szCs w:val="20"/>
                  <w:lang w:val="en"/>
                </w:rPr>
              </w:del>
            </m:ctrlPr>
          </m:sSubPr>
          <m:e>
            <m:r>
              <w:del w:id="381" w:author="ivan4995@gmail.com" w:date="2026-05-05T17:12:00Z">
                <w:rPr>
                  <w:rFonts w:ascii="Cambria Math" w:eastAsia="Times New Roman" w:hAnsi="Cambria Math" w:cs="Times New Roman"/>
                  <w:color w:val="000000"/>
                  <w:sz w:val="20"/>
                  <w:szCs w:val="20"/>
                  <w:lang w:val="en"/>
                </w:rPr>
                <m:t>E</m:t>
              </w:del>
            </m:r>
          </m:e>
          <m:sub>
            <m:r>
              <w:del w:id="382" w:author="ivan4995@gmail.com" w:date="2026-05-05T17:12:00Z">
                <w:rPr>
                  <w:rFonts w:ascii="Cambria Math" w:eastAsia="Times New Roman" w:hAnsi="Cambria Math" w:cs="Times New Roman"/>
                  <w:color w:val="000000"/>
                  <w:sz w:val="20"/>
                  <w:szCs w:val="20"/>
                  <w:lang w:val="en"/>
                </w:rPr>
                <m:t>ij</m:t>
              </w:del>
            </m:r>
          </m:sub>
        </m:sSub>
      </m:oMath>
      <w:del w:id="383" w:author="ivan4995@gmail.com" w:date="2026-05-05T17:12:00Z">
        <w:r w:rsidRPr="009F1552" w:rsidDel="00BA7958">
          <w:rPr>
            <w:rFonts w:ascii="Times New Roman" w:eastAsia="Times New Roman" w:hAnsi="Times New Roman" w:cs="Times New Roman"/>
            <w:bCs/>
            <w:color w:val="000000"/>
            <w:sz w:val="20"/>
            <w:szCs w:val="20"/>
            <w:lang w:val="en"/>
          </w:rPr>
          <w:delText xml:space="preserve"> is calculated for each possible pair of sites </w:delText>
        </w:r>
      </w:del>
      <m:oMath>
        <m:r>
          <w:del w:id="384" w:author="ivan4995@gmail.com" w:date="2026-05-05T17:12:00Z">
            <w:rPr>
              <w:rFonts w:ascii="Cambria Math" w:eastAsia="Times New Roman" w:hAnsi="Cambria Math" w:cs="Times New Roman"/>
              <w:color w:val="000000"/>
              <w:sz w:val="20"/>
              <w:szCs w:val="20"/>
              <w:lang w:val="en"/>
            </w:rPr>
            <m:t>i</m:t>
          </w:del>
        </m:r>
        <m:r>
          <w:del w:id="385" w:author="ivan4995@gmail.com" w:date="2026-05-05T17:12:00Z">
            <m:rPr>
              <m:sty m:val="p"/>
            </m:rPr>
            <w:rPr>
              <w:rFonts w:ascii="Cambria Math" w:eastAsia="Times New Roman" w:hAnsi="Cambria Math" w:cs="Times New Roman"/>
              <w:color w:val="000000"/>
              <w:sz w:val="20"/>
              <w:szCs w:val="20"/>
              <w:lang w:val="en"/>
            </w:rPr>
            <m:t>,</m:t>
          </w:del>
        </m:r>
        <m:r>
          <w:del w:id="386" w:author="ivan4995@gmail.com" w:date="2026-05-05T17:12:00Z">
            <w:rPr>
              <w:rFonts w:ascii="Cambria Math" w:eastAsia="Times New Roman" w:hAnsi="Cambria Math" w:cs="Times New Roman"/>
              <w:color w:val="000000"/>
              <w:sz w:val="20"/>
              <w:szCs w:val="20"/>
              <w:lang w:val="en"/>
            </w:rPr>
            <m:t>j</m:t>
          </w:del>
        </m:r>
      </m:oMath>
      <w:del w:id="387" w:author="ivan4995@gmail.com" w:date="2026-05-05T17:12:00Z">
        <w:r w:rsidRPr="009F1552" w:rsidDel="00BA7958">
          <w:rPr>
            <w:rFonts w:ascii="Times New Roman" w:eastAsia="Times New Roman" w:hAnsi="Times New Roman" w:cs="Times New Roman"/>
            <w:bCs/>
            <w:color w:val="000000"/>
            <w:sz w:val="20"/>
            <w:szCs w:val="20"/>
            <w:lang w:val="en"/>
          </w:rPr>
          <w:delText xml:space="preserve"> as </w:delText>
        </w:r>
      </w:del>
      <m:oMath>
        <m:r>
          <w:del w:id="388" w:author="ivan4995@gmail.com" w:date="2026-05-05T17:12:00Z">
            <w:rPr>
              <w:rFonts w:ascii="Cambria Math" w:eastAsia="Times New Roman" w:hAnsi="Cambria Math" w:cs="Times New Roman"/>
              <w:color w:val="000000"/>
              <w:sz w:val="20"/>
              <w:szCs w:val="20"/>
              <w:lang w:val="en"/>
            </w:rPr>
            <m:t>UF</m:t>
          </w:del>
        </m:r>
        <m:sSub>
          <m:sSubPr>
            <m:ctrlPr>
              <w:del w:id="389" w:author="ivan4995@gmail.com" w:date="2026-05-05T17:12:00Z">
                <w:rPr>
                  <w:rFonts w:ascii="Cambria Math" w:eastAsia="Times New Roman" w:hAnsi="Cambria Math" w:cs="Times New Roman"/>
                  <w:bCs/>
                  <w:color w:val="000000"/>
                  <w:sz w:val="20"/>
                  <w:szCs w:val="20"/>
                  <w:lang w:val="en"/>
                </w:rPr>
              </w:del>
            </m:ctrlPr>
          </m:sSubPr>
          <m:e>
            <m:r>
              <w:del w:id="390" w:author="ivan4995@gmail.com" w:date="2026-05-05T17:12:00Z">
                <w:rPr>
                  <w:rFonts w:ascii="Cambria Math" w:eastAsia="Times New Roman" w:hAnsi="Cambria Math" w:cs="Times New Roman"/>
                  <w:color w:val="000000"/>
                  <w:sz w:val="20"/>
                  <w:szCs w:val="20"/>
                  <w:lang w:val="en"/>
                </w:rPr>
                <m:t>E</m:t>
              </w:del>
            </m:r>
          </m:e>
          <m:sub>
            <m:r>
              <w:del w:id="391" w:author="ivan4995@gmail.com" w:date="2026-05-05T17:12:00Z">
                <w:rPr>
                  <w:rFonts w:ascii="Cambria Math" w:eastAsia="Times New Roman" w:hAnsi="Cambria Math" w:cs="Times New Roman"/>
                  <w:color w:val="000000"/>
                  <w:sz w:val="20"/>
                  <w:szCs w:val="20"/>
                  <w:lang w:val="en"/>
                </w:rPr>
                <m:t>ij</m:t>
              </w:del>
            </m:r>
          </m:sub>
        </m:sSub>
        <m:r>
          <w:del w:id="392" w:author="ivan4995@gmail.com" w:date="2026-05-05T17:12:00Z">
            <m:rPr>
              <m:sty m:val="p"/>
            </m:rPr>
            <w:rPr>
              <w:rFonts w:ascii="Cambria Math" w:eastAsia="Times New Roman" w:hAnsi="Cambria Math" w:cs="Times New Roman"/>
              <w:color w:val="000000"/>
              <w:sz w:val="20"/>
              <w:szCs w:val="20"/>
              <w:lang w:val="en"/>
            </w:rPr>
            <m:t>=1-log</m:t>
          </w:del>
        </m:r>
        <m:d>
          <m:dPr>
            <m:ctrlPr>
              <w:del w:id="393" w:author="ivan4995@gmail.com" w:date="2026-05-05T17:12:00Z">
                <w:rPr>
                  <w:rFonts w:ascii="Cambria Math" w:eastAsia="Times New Roman" w:hAnsi="Cambria Math" w:cs="Times New Roman"/>
                  <w:bCs/>
                  <w:color w:val="000000"/>
                  <w:sz w:val="20"/>
                  <w:szCs w:val="20"/>
                  <w:lang w:val="en"/>
                </w:rPr>
              </w:del>
            </m:ctrlPr>
          </m:dPr>
          <m:e>
            <m:f>
              <m:fPr>
                <m:ctrlPr>
                  <w:del w:id="394" w:author="ivan4995@gmail.com" w:date="2026-05-05T17:12:00Z">
                    <w:rPr>
                      <w:rFonts w:ascii="Cambria Math" w:eastAsia="Times New Roman" w:hAnsi="Cambria Math" w:cs="Times New Roman"/>
                      <w:bCs/>
                      <w:color w:val="000000"/>
                      <w:sz w:val="20"/>
                      <w:szCs w:val="20"/>
                      <w:lang w:val="en"/>
                    </w:rPr>
                  </w:del>
                </m:ctrlPr>
              </m:fPr>
              <m:num>
                <m:sSub>
                  <m:sSubPr>
                    <m:ctrlPr>
                      <w:del w:id="395" w:author="ivan4995@gmail.com" w:date="2026-05-05T17:12:00Z">
                        <w:rPr>
                          <w:rFonts w:ascii="Cambria Math" w:eastAsia="Times New Roman" w:hAnsi="Cambria Math" w:cs="Times New Roman"/>
                          <w:bCs/>
                          <w:color w:val="000000"/>
                          <w:sz w:val="20"/>
                          <w:szCs w:val="20"/>
                          <w:lang w:val="en"/>
                        </w:rPr>
                      </w:del>
                    </m:ctrlPr>
                  </m:sSubPr>
                  <m:e>
                    <m:r>
                      <w:del w:id="396" w:author="ivan4995@gmail.com" w:date="2026-05-05T17:12:00Z">
                        <w:rPr>
                          <w:rFonts w:ascii="Cambria Math" w:eastAsia="Times New Roman" w:hAnsi="Cambria Math" w:cs="Times New Roman"/>
                          <w:color w:val="000000"/>
                          <w:sz w:val="20"/>
                          <w:szCs w:val="20"/>
                          <w:lang w:val="en"/>
                        </w:rPr>
                        <m:t>f</m:t>
                      </w:del>
                    </m:r>
                  </m:e>
                  <m:sub>
                    <m:r>
                      <w:del w:id="397" w:author="ivan4995@gmail.com" w:date="2026-05-05T17:12:00Z">
                        <m:rPr>
                          <m:sty m:val="p"/>
                        </m:rPr>
                        <w:rPr>
                          <w:rFonts w:ascii="Cambria Math" w:eastAsia="Times New Roman" w:hAnsi="Cambria Math" w:cs="Times New Roman"/>
                          <w:color w:val="000000"/>
                          <w:sz w:val="20"/>
                          <w:szCs w:val="20"/>
                          <w:lang w:val="en"/>
                        </w:rPr>
                        <m:t>11</m:t>
                      </w:del>
                    </m:r>
                  </m:sub>
                </m:sSub>
              </m:num>
              <m:den>
                <m:sSub>
                  <m:sSubPr>
                    <m:ctrlPr>
                      <w:del w:id="398" w:author="ivan4995@gmail.com" w:date="2026-05-05T17:12:00Z">
                        <w:rPr>
                          <w:rFonts w:ascii="Cambria Math" w:eastAsia="Times New Roman" w:hAnsi="Cambria Math" w:cs="Times New Roman"/>
                          <w:bCs/>
                          <w:color w:val="000000"/>
                          <w:sz w:val="20"/>
                          <w:szCs w:val="20"/>
                          <w:lang w:val="en"/>
                        </w:rPr>
                      </w:del>
                    </m:ctrlPr>
                  </m:sSubPr>
                  <m:e>
                    <m:r>
                      <w:del w:id="399" w:author="ivan4995@gmail.com" w:date="2026-05-05T17:12:00Z">
                        <w:rPr>
                          <w:rFonts w:ascii="Cambria Math" w:eastAsia="Times New Roman" w:hAnsi="Cambria Math" w:cs="Times New Roman"/>
                          <w:color w:val="000000"/>
                          <w:sz w:val="20"/>
                          <w:szCs w:val="20"/>
                          <w:lang w:val="en"/>
                        </w:rPr>
                        <m:t>f</m:t>
                      </w:del>
                    </m:r>
                  </m:e>
                  <m:sub>
                    <m:r>
                      <w:del w:id="400" w:author="ivan4995@gmail.com" w:date="2026-05-05T17:12:00Z">
                        <m:rPr>
                          <m:sty m:val="p"/>
                        </m:rPr>
                        <w:rPr>
                          <w:rFonts w:ascii="Cambria Math" w:eastAsia="Times New Roman" w:hAnsi="Cambria Math" w:cs="Times New Roman"/>
                          <w:color w:val="000000"/>
                          <w:sz w:val="20"/>
                          <w:szCs w:val="20"/>
                          <w:lang w:val="en"/>
                        </w:rPr>
                        <m:t>00</m:t>
                      </w:del>
                    </m:r>
                  </m:sub>
                </m:sSub>
              </m:den>
            </m:f>
          </m:e>
        </m:d>
        <m:r>
          <w:del w:id="401" w:author="ivan4995@gmail.com" w:date="2026-05-05T17:12:00Z">
            <m:rPr>
              <m:sty m:val="p"/>
            </m:rPr>
            <w:rPr>
              <w:rFonts w:ascii="Cambria Math" w:eastAsia="Times New Roman" w:hAnsi="Cambria Math" w:cs="Times New Roman"/>
              <w:color w:val="000000"/>
              <w:sz w:val="20"/>
              <w:szCs w:val="20"/>
              <w:lang w:val="en"/>
            </w:rPr>
            <m:t>/log</m:t>
          </w:del>
        </m:r>
        <m:d>
          <m:dPr>
            <m:ctrlPr>
              <w:del w:id="402" w:author="ivan4995@gmail.com" w:date="2026-05-05T17:12:00Z">
                <w:rPr>
                  <w:rFonts w:ascii="Cambria Math" w:eastAsia="Times New Roman" w:hAnsi="Cambria Math" w:cs="Times New Roman"/>
                  <w:bCs/>
                  <w:color w:val="000000"/>
                  <w:sz w:val="20"/>
                  <w:szCs w:val="20"/>
                  <w:lang w:val="en"/>
                </w:rPr>
              </w:del>
            </m:ctrlPr>
          </m:dPr>
          <m:e>
            <m:f>
              <m:fPr>
                <m:ctrlPr>
                  <w:del w:id="403" w:author="ivan4995@gmail.com" w:date="2026-05-05T17:12:00Z">
                    <w:rPr>
                      <w:rFonts w:ascii="Cambria Math" w:eastAsia="Times New Roman" w:hAnsi="Cambria Math" w:cs="Times New Roman"/>
                      <w:bCs/>
                      <w:color w:val="000000"/>
                      <w:sz w:val="20"/>
                      <w:szCs w:val="20"/>
                      <w:lang w:val="en"/>
                    </w:rPr>
                  </w:del>
                </m:ctrlPr>
              </m:fPr>
              <m:num>
                <m:sSub>
                  <m:sSubPr>
                    <m:ctrlPr>
                      <w:del w:id="404" w:author="ivan4995@gmail.com" w:date="2026-05-05T17:12:00Z">
                        <w:rPr>
                          <w:rFonts w:ascii="Cambria Math" w:eastAsia="Times New Roman" w:hAnsi="Cambria Math" w:cs="Times New Roman"/>
                          <w:bCs/>
                          <w:color w:val="000000"/>
                          <w:sz w:val="20"/>
                          <w:szCs w:val="20"/>
                          <w:lang w:val="en"/>
                        </w:rPr>
                      </w:del>
                    </m:ctrlPr>
                  </m:sSubPr>
                  <m:e>
                    <m:r>
                      <w:del w:id="405" w:author="ivan4995@gmail.com" w:date="2026-05-05T17:12:00Z">
                        <w:rPr>
                          <w:rFonts w:ascii="Cambria Math" w:eastAsia="Times New Roman" w:hAnsi="Cambria Math" w:cs="Times New Roman"/>
                          <w:color w:val="000000"/>
                          <w:sz w:val="20"/>
                          <w:szCs w:val="20"/>
                          <w:lang w:val="en"/>
                        </w:rPr>
                        <m:t>f</m:t>
                      </w:del>
                    </m:r>
                  </m:e>
                  <m:sub>
                    <m:r>
                      <w:del w:id="406" w:author="ivan4995@gmail.com" w:date="2026-05-05T17:12:00Z">
                        <m:rPr>
                          <m:sty m:val="p"/>
                        </m:rPr>
                        <w:rPr>
                          <w:rFonts w:ascii="Cambria Math" w:eastAsia="Times New Roman" w:hAnsi="Cambria Math" w:cs="Times New Roman"/>
                          <w:color w:val="000000"/>
                          <w:sz w:val="20"/>
                          <w:szCs w:val="20"/>
                          <w:lang w:val="en"/>
                        </w:rPr>
                        <m:t>01</m:t>
                      </w:del>
                    </m:r>
                  </m:sub>
                </m:sSub>
                <m:sSub>
                  <m:sSubPr>
                    <m:ctrlPr>
                      <w:del w:id="407" w:author="ivan4995@gmail.com" w:date="2026-05-05T17:12:00Z">
                        <w:rPr>
                          <w:rFonts w:ascii="Cambria Math" w:eastAsia="Times New Roman" w:hAnsi="Cambria Math" w:cs="Times New Roman"/>
                          <w:bCs/>
                          <w:color w:val="000000"/>
                          <w:sz w:val="20"/>
                          <w:szCs w:val="20"/>
                          <w:lang w:val="en"/>
                        </w:rPr>
                      </w:del>
                    </m:ctrlPr>
                  </m:sSubPr>
                  <m:e>
                    <m:r>
                      <w:del w:id="408" w:author="ivan4995@gmail.com" w:date="2026-05-05T17:12:00Z">
                        <w:rPr>
                          <w:rFonts w:ascii="Cambria Math" w:eastAsia="Times New Roman" w:hAnsi="Cambria Math" w:cs="Times New Roman"/>
                          <w:color w:val="000000"/>
                          <w:sz w:val="20"/>
                          <w:szCs w:val="20"/>
                          <w:lang w:val="en"/>
                        </w:rPr>
                        <m:t>f</m:t>
                      </w:del>
                    </m:r>
                  </m:e>
                  <m:sub>
                    <m:r>
                      <w:del w:id="409" w:author="ivan4995@gmail.com" w:date="2026-05-05T17:12:00Z">
                        <m:rPr>
                          <m:sty m:val="p"/>
                        </m:rPr>
                        <w:rPr>
                          <w:rFonts w:ascii="Cambria Math" w:eastAsia="Times New Roman" w:hAnsi="Cambria Math" w:cs="Times New Roman"/>
                          <w:color w:val="000000"/>
                          <w:sz w:val="20"/>
                          <w:szCs w:val="20"/>
                          <w:lang w:val="en"/>
                        </w:rPr>
                        <m:t>10</m:t>
                      </w:del>
                    </m:r>
                  </m:sub>
                </m:sSub>
              </m:num>
              <m:den>
                <m:sSubSup>
                  <m:sSubSupPr>
                    <m:ctrlPr>
                      <w:del w:id="410" w:author="ivan4995@gmail.com" w:date="2026-05-05T17:12:00Z">
                        <w:rPr>
                          <w:rFonts w:ascii="Cambria Math" w:eastAsia="Times New Roman" w:hAnsi="Cambria Math" w:cs="Times New Roman"/>
                          <w:bCs/>
                          <w:color w:val="000000"/>
                          <w:sz w:val="20"/>
                          <w:szCs w:val="20"/>
                          <w:lang w:val="en"/>
                        </w:rPr>
                      </w:del>
                    </m:ctrlPr>
                  </m:sSubSupPr>
                  <m:e>
                    <m:r>
                      <w:del w:id="411" w:author="ivan4995@gmail.com" w:date="2026-05-05T17:12:00Z">
                        <w:rPr>
                          <w:rFonts w:ascii="Cambria Math" w:eastAsia="Times New Roman" w:hAnsi="Cambria Math" w:cs="Times New Roman"/>
                          <w:color w:val="000000"/>
                          <w:sz w:val="20"/>
                          <w:szCs w:val="20"/>
                          <w:lang w:val="en"/>
                        </w:rPr>
                        <m:t>f</m:t>
                      </w:del>
                    </m:r>
                  </m:e>
                  <m:sub>
                    <m:r>
                      <w:del w:id="412" w:author="ivan4995@gmail.com" w:date="2026-05-05T17:12:00Z">
                        <m:rPr>
                          <m:sty m:val="p"/>
                        </m:rPr>
                        <w:rPr>
                          <w:rFonts w:ascii="Cambria Math" w:eastAsia="Times New Roman" w:hAnsi="Cambria Math" w:cs="Times New Roman"/>
                          <w:color w:val="000000"/>
                          <w:sz w:val="20"/>
                          <w:szCs w:val="20"/>
                          <w:lang w:val="en"/>
                        </w:rPr>
                        <m:t>00</m:t>
                      </w:del>
                    </m:r>
                  </m:sub>
                  <m:sup>
                    <m:r>
                      <w:del w:id="413" w:author="ivan4995@gmail.com" w:date="2026-05-05T17:12:00Z">
                        <m:rPr>
                          <m:sty m:val="p"/>
                        </m:rPr>
                        <w:rPr>
                          <w:rFonts w:ascii="Cambria Math" w:eastAsia="Times New Roman" w:hAnsi="Cambria Math" w:cs="Times New Roman"/>
                          <w:color w:val="000000"/>
                          <w:sz w:val="20"/>
                          <w:szCs w:val="20"/>
                          <w:lang w:val="en"/>
                        </w:rPr>
                        <m:t>2</m:t>
                      </w:del>
                    </m:r>
                  </m:sup>
                </m:sSubSup>
              </m:den>
            </m:f>
          </m:e>
        </m:d>
        <m:r>
          <w:del w:id="414" w:author="ivan4995@gmail.com" w:date="2026-05-05T17:12:00Z">
            <m:rPr>
              <m:sty m:val="p"/>
            </m:rPr>
            <w:rPr>
              <w:rFonts w:ascii="Cambria Math" w:eastAsia="Times New Roman" w:hAnsi="Cambria Math" w:cs="Times New Roman"/>
              <w:color w:val="000000"/>
              <w:sz w:val="20"/>
              <w:szCs w:val="20"/>
              <w:lang w:val="en"/>
            </w:rPr>
            <m:t>.</m:t>
          </w:del>
        </m:r>
      </m:oMath>
      <w:del w:id="415" w:author="ivan4995@gmail.com" w:date="2026-05-05T17:12:00Z">
        <w:r w:rsidRPr="009F1552" w:rsidDel="00BA7958">
          <w:rPr>
            <w:rFonts w:ascii="Times New Roman" w:eastAsia="Times New Roman" w:hAnsi="Times New Roman" w:cs="Times New Roman"/>
            <w:bCs/>
            <w:color w:val="000000"/>
            <w:sz w:val="20"/>
            <w:szCs w:val="20"/>
            <w:lang w:val="en"/>
          </w:rPr>
          <w:delText xml:space="preserve"> </w:delText>
        </w:r>
        <w:r w:rsidR="00EF5695" w:rsidRPr="00EF5695" w:rsidDel="00BA7958">
          <w:rPr>
            <w:rFonts w:ascii="Times New Roman" w:eastAsia="Times New Roman" w:hAnsi="Times New Roman" w:cs="Times New Roman"/>
            <w:bCs/>
            <w:color w:val="000000"/>
            <w:sz w:val="20"/>
            <w:szCs w:val="20"/>
            <w:lang w:val="en"/>
          </w:rPr>
          <w:delText xml:space="preserve">Then, the conditional coefficient </w:delText>
        </w:r>
      </w:del>
      <m:oMath>
        <m:r>
          <w:del w:id="416" w:author="ivan4995@gmail.com" w:date="2026-05-05T17:12:00Z">
            <w:rPr>
              <w:rFonts w:ascii="Cambria Math" w:eastAsia="Times New Roman" w:hAnsi="Cambria Math" w:cs="Times New Roman"/>
              <w:color w:val="000000"/>
              <w:sz w:val="20"/>
              <w:szCs w:val="20"/>
              <w:lang w:val="en"/>
            </w:rPr>
            <m:t>UF</m:t>
          </w:del>
        </m:r>
        <m:sSub>
          <m:sSubPr>
            <m:ctrlPr>
              <w:del w:id="417" w:author="ivan4995@gmail.com" w:date="2026-05-05T17:12:00Z">
                <w:rPr>
                  <w:rFonts w:ascii="Cambria Math" w:eastAsia="Times New Roman" w:hAnsi="Cambria Math" w:cs="Times New Roman"/>
                  <w:bCs/>
                  <w:color w:val="000000"/>
                  <w:sz w:val="20"/>
                  <w:szCs w:val="20"/>
                  <w:lang w:val="en"/>
                </w:rPr>
              </w:del>
            </m:ctrlPr>
          </m:sSubPr>
          <m:e>
            <m:r>
              <w:del w:id="418" w:author="ivan4995@gmail.com" w:date="2026-05-05T17:12:00Z">
                <w:rPr>
                  <w:rFonts w:ascii="Cambria Math" w:eastAsia="Times New Roman" w:hAnsi="Cambria Math" w:cs="Times New Roman"/>
                  <w:color w:val="000000"/>
                  <w:sz w:val="20"/>
                  <w:szCs w:val="20"/>
                  <w:lang w:val="en"/>
                </w:rPr>
                <m:t>E</m:t>
              </w:del>
            </m:r>
          </m:e>
          <m:sub>
            <m:r>
              <w:del w:id="419" w:author="ivan4995@gmail.com" w:date="2026-05-05T17:12:00Z">
                <w:rPr>
                  <w:rFonts w:ascii="Cambria Math" w:eastAsia="Times New Roman" w:hAnsi="Cambria Math" w:cs="Times New Roman"/>
                  <w:color w:val="000000"/>
                  <w:sz w:val="20"/>
                  <w:szCs w:val="20"/>
                  <w:lang w:val="en"/>
                </w:rPr>
                <m:t>ij0</m:t>
              </w:del>
            </m:r>
          </m:sub>
        </m:sSub>
      </m:oMath>
      <w:del w:id="420"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re-calculated for each locus pair (39), as follows. Only sequences where at least one of the neighboring loci of the pair has allele 0 are used. The minimum of all UFE over such neighbors is denoted </w:delText>
        </w:r>
      </w:del>
      <m:oMath>
        <m:r>
          <w:del w:id="421" w:author="ivan4995@gmail.com" w:date="2026-05-05T17:12:00Z">
            <w:rPr>
              <w:rFonts w:ascii="Cambria Math" w:eastAsia="Times New Roman" w:hAnsi="Cambria Math" w:cs="Times New Roman"/>
              <w:color w:val="000000"/>
              <w:sz w:val="20"/>
              <w:szCs w:val="20"/>
              <w:lang w:val="en"/>
            </w:rPr>
            <m:t>UF</m:t>
          </w:del>
        </m:r>
        <m:sSub>
          <m:sSubPr>
            <m:ctrlPr>
              <w:del w:id="422" w:author="ivan4995@gmail.com" w:date="2026-05-05T17:12:00Z">
                <w:rPr>
                  <w:rFonts w:ascii="Cambria Math" w:eastAsia="Times New Roman" w:hAnsi="Cambria Math" w:cs="Times New Roman"/>
                  <w:bCs/>
                  <w:color w:val="000000"/>
                  <w:sz w:val="20"/>
                  <w:szCs w:val="20"/>
                  <w:lang w:val="en"/>
                </w:rPr>
              </w:del>
            </m:ctrlPr>
          </m:sSubPr>
          <m:e>
            <m:r>
              <w:del w:id="423" w:author="ivan4995@gmail.com" w:date="2026-05-05T17:12:00Z">
                <w:rPr>
                  <w:rFonts w:ascii="Cambria Math" w:eastAsia="Times New Roman" w:hAnsi="Cambria Math" w:cs="Times New Roman"/>
                  <w:color w:val="000000"/>
                  <w:sz w:val="20"/>
                  <w:szCs w:val="20"/>
                  <w:lang w:val="en"/>
                </w:rPr>
                <m:t>E</m:t>
              </w:del>
            </m:r>
          </m:e>
          <m:sub>
            <m:r>
              <w:del w:id="424" w:author="ivan4995@gmail.com" w:date="2026-05-05T17:12:00Z">
                <w:rPr>
                  <w:rFonts w:ascii="Cambria Math" w:eastAsia="Times New Roman" w:hAnsi="Cambria Math" w:cs="Times New Roman"/>
                  <w:color w:val="000000"/>
                  <w:sz w:val="20"/>
                  <w:szCs w:val="20"/>
                  <w:lang w:val="en"/>
                </w:rPr>
                <m:t>ij0</m:t>
              </w:del>
            </m:r>
          </m:sub>
        </m:sSub>
      </m:oMath>
      <w:del w:id="425"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Because the array of data used is large, these coefficients are calculated using parallel computing on the video card with more than 1000 parallel processors with the help of CUDA language. Pairs of loci, where the ratio of </w:delText>
        </w:r>
      </w:del>
      <m:oMath>
        <m:r>
          <w:del w:id="426" w:author="ivan4995@gmail.com" w:date="2026-05-05T17:12:00Z">
            <w:rPr>
              <w:rFonts w:ascii="Cambria Math" w:eastAsia="Times New Roman" w:hAnsi="Cambria Math" w:cs="Times New Roman"/>
              <w:color w:val="000000"/>
              <w:sz w:val="20"/>
              <w:szCs w:val="20"/>
              <w:lang w:val="en"/>
            </w:rPr>
            <m:t>UF</m:t>
          </w:del>
        </m:r>
        <m:sSub>
          <m:sSubPr>
            <m:ctrlPr>
              <w:del w:id="427" w:author="ivan4995@gmail.com" w:date="2026-05-05T17:12:00Z">
                <w:rPr>
                  <w:rFonts w:ascii="Cambria Math" w:eastAsia="Times New Roman" w:hAnsi="Cambria Math" w:cs="Times New Roman"/>
                  <w:bCs/>
                  <w:color w:val="000000"/>
                  <w:sz w:val="20"/>
                  <w:szCs w:val="20"/>
                  <w:lang w:val="en"/>
                </w:rPr>
              </w:del>
            </m:ctrlPr>
          </m:sSubPr>
          <m:e>
            <m:r>
              <w:del w:id="428" w:author="ivan4995@gmail.com" w:date="2026-05-05T17:12:00Z">
                <w:rPr>
                  <w:rFonts w:ascii="Cambria Math" w:eastAsia="Times New Roman" w:hAnsi="Cambria Math" w:cs="Times New Roman"/>
                  <w:color w:val="000000"/>
                  <w:sz w:val="20"/>
                  <w:szCs w:val="20"/>
                  <w:lang w:val="en"/>
                </w:rPr>
                <m:t>E</m:t>
              </w:del>
            </m:r>
          </m:e>
          <m:sub>
            <m:r>
              <w:del w:id="429" w:author="ivan4995@gmail.com" w:date="2026-05-05T17:12:00Z">
                <w:rPr>
                  <w:rFonts w:ascii="Cambria Math" w:eastAsia="Times New Roman" w:hAnsi="Cambria Math" w:cs="Times New Roman"/>
                  <w:color w:val="000000"/>
                  <w:sz w:val="20"/>
                  <w:szCs w:val="20"/>
                  <w:lang w:val="en"/>
                </w:rPr>
                <m:t>ij</m:t>
              </w:del>
            </m:r>
          </m:sub>
        </m:sSub>
      </m:oMath>
      <w:del w:id="430"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to </w:delText>
        </w:r>
      </w:del>
      <m:oMath>
        <m:r>
          <w:del w:id="431" w:author="ivan4995@gmail.com" w:date="2026-05-05T17:12:00Z">
            <w:rPr>
              <w:rFonts w:ascii="Cambria Math" w:eastAsia="Times New Roman" w:hAnsi="Cambria Math" w:cs="Times New Roman"/>
              <w:color w:val="000000"/>
              <w:sz w:val="20"/>
              <w:szCs w:val="20"/>
              <w:lang w:val="en"/>
            </w:rPr>
            <m:t>UF</m:t>
          </w:del>
        </m:r>
        <m:sSub>
          <m:sSubPr>
            <m:ctrlPr>
              <w:del w:id="432" w:author="ivan4995@gmail.com" w:date="2026-05-05T17:12:00Z">
                <w:rPr>
                  <w:rFonts w:ascii="Cambria Math" w:eastAsia="Times New Roman" w:hAnsi="Cambria Math" w:cs="Times New Roman"/>
                  <w:bCs/>
                  <w:color w:val="000000"/>
                  <w:sz w:val="20"/>
                  <w:szCs w:val="20"/>
                  <w:lang w:val="en"/>
                </w:rPr>
              </w:del>
            </m:ctrlPr>
          </m:sSubPr>
          <m:e>
            <m:r>
              <w:del w:id="433" w:author="ivan4995@gmail.com" w:date="2026-05-05T17:12:00Z">
                <w:rPr>
                  <w:rFonts w:ascii="Cambria Math" w:eastAsia="Times New Roman" w:hAnsi="Cambria Math" w:cs="Times New Roman"/>
                  <w:color w:val="000000"/>
                  <w:sz w:val="20"/>
                  <w:szCs w:val="20"/>
                  <w:lang w:val="en"/>
                </w:rPr>
                <m:t>E</m:t>
              </w:del>
            </m:r>
          </m:e>
          <m:sub>
            <m:r>
              <w:del w:id="434" w:author="ivan4995@gmail.com" w:date="2026-05-05T17:12:00Z">
                <w:rPr>
                  <w:rFonts w:ascii="Cambria Math" w:eastAsia="Times New Roman" w:hAnsi="Cambria Math" w:cs="Times New Roman"/>
                  <w:color w:val="000000"/>
                  <w:sz w:val="20"/>
                  <w:szCs w:val="20"/>
                  <w:lang w:val="en"/>
                </w:rPr>
                <m:t>ij0</m:t>
              </w:del>
            </m:r>
          </m:sub>
        </m:sSub>
      </m:oMath>
      <w:del w:id="435" w:author="ivan4995@gmail.com" w:date="2026-05-05T17:12:00Z">
        <w:r w:rsidR="00EF5695" w:rsidRPr="00EF5695" w:rsidDel="00BA7958">
          <w:rPr>
            <w:rFonts w:ascii="Times New Roman" w:eastAsia="Times New Roman" w:hAnsi="Times New Roman" w:cs="Times New Roman"/>
            <w:bCs/>
            <w:color w:val="000000"/>
            <w:sz w:val="20"/>
            <w:szCs w:val="20"/>
            <w:lang w:val="en"/>
          </w:rPr>
          <w:delText xml:space="preserve">  is equal to or greater than 0.5, are considered “true pairs”, while the remaining pairs are excluded. Results are displayed in the form of circular diagrams (Figs 3 and 4).</w:delText>
        </w:r>
      </w:del>
    </w:p>
    <w:p w14:paraId="55EB7DD8" w14:textId="77777777" w:rsidR="00FC0904" w:rsidRPr="00EF5695" w:rsidRDefault="00FC0904">
      <w:pPr>
        <w:rPr>
          <w:rFonts w:ascii="Helvetica" w:hAnsi="Helvetica"/>
          <w:color w:val="000000"/>
          <w:sz w:val="22"/>
          <w:szCs w:val="22"/>
          <w:shd w:val="clear" w:color="auto" w:fill="FFFFFF"/>
          <w:lang w:val="en"/>
        </w:rPr>
      </w:pPr>
    </w:p>
    <w:p w14:paraId="0582525C" w14:textId="6EBBEB7E" w:rsidR="00FE6EDF" w:rsidRDefault="00133529">
      <w:pPr>
        <w:rPr>
          <w:rFonts w:ascii="Helvetica" w:hAnsi="Helvetica"/>
          <w:color w:val="000000"/>
          <w:sz w:val="22"/>
          <w:szCs w:val="22"/>
          <w:shd w:val="clear" w:color="auto" w:fill="FFFFFF"/>
        </w:rPr>
      </w:pPr>
      <w:r w:rsidRPr="00FE6EDF">
        <w:rPr>
          <w:rFonts w:ascii="Helvetica" w:hAnsi="Helvetica"/>
          <w:b/>
          <w:color w:val="000000"/>
          <w:sz w:val="22"/>
          <w:szCs w:val="22"/>
          <w:shd w:val="clear" w:color="auto" w:fill="FFFFFF"/>
        </w:rPr>
        <w:t>This is a problem because there are important limitations to the method.</w:t>
      </w:r>
      <w:r w:rsidRPr="003552A3">
        <w:rPr>
          <w:rStyle w:val="apple-converted-space"/>
          <w:rFonts w:ascii="Helvetica" w:hAnsi="Helvetica"/>
          <w:color w:val="000000"/>
          <w:sz w:val="22"/>
          <w:szCs w:val="22"/>
          <w:shd w:val="clear" w:color="auto" w:fill="FFFFFF"/>
        </w:rPr>
        <w:t> </w:t>
      </w:r>
      <w:r w:rsidRPr="00FE6EDF">
        <w:rPr>
          <w:rFonts w:ascii="Helvetica" w:hAnsi="Helvetica"/>
          <w:b/>
          <w:color w:val="000000"/>
          <w:sz w:val="22"/>
          <w:szCs w:val="22"/>
          <w:shd w:val="clear" w:color="auto" w:fill="FFFFFF"/>
        </w:rPr>
        <w:t xml:space="preserve">Key among the limitations of the method is that the three sites in the conditional correlation calculation must be polymorphic. This places strong restrictions </w:t>
      </w:r>
      <w:r w:rsidR="00FE6EDF" w:rsidRPr="00FE6EDF">
        <w:rPr>
          <w:rFonts w:ascii="Helvetica" w:hAnsi="Helvetica"/>
          <w:b/>
          <w:color w:val="000000"/>
          <w:sz w:val="22"/>
          <w:szCs w:val="22"/>
          <w:shd w:val="clear" w:color="auto" w:fill="FFFFFF"/>
        </w:rPr>
        <w:t>on the precise contexts in which the statistics can be meaningfully calculated and interpreted.</w:t>
      </w:r>
    </w:p>
    <w:p w14:paraId="18B9D23F" w14:textId="6BF11964" w:rsidR="00FE6EDF" w:rsidRDefault="00FE6EDF">
      <w:pPr>
        <w:rPr>
          <w:rFonts w:ascii="Helvetica" w:hAnsi="Helvetica"/>
          <w:color w:val="000000"/>
          <w:sz w:val="22"/>
          <w:szCs w:val="22"/>
          <w:shd w:val="clear" w:color="auto" w:fill="FFFFFF"/>
        </w:rPr>
      </w:pPr>
    </w:p>
    <w:p w14:paraId="1B6811E8" w14:textId="4CEAECB5" w:rsidR="00FE6EDF" w:rsidRPr="00FE6EDF" w:rsidRDefault="00BD18C0" w:rsidP="009E4D70">
      <w:pPr>
        <w:jc w:val="both"/>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fact, this is</w:t>
      </w:r>
      <w:r w:rsidR="00503214">
        <w:rPr>
          <w:rFonts w:ascii="Helvetica" w:hAnsi="Helvetica"/>
          <w:color w:val="000000"/>
          <w:sz w:val="22"/>
          <w:szCs w:val="22"/>
          <w:shd w:val="clear" w:color="auto" w:fill="FFFFFF"/>
          <w:lang w:val="en-US"/>
        </w:rPr>
        <w:t xml:space="preserve"> not a "limitation", but the nature of population genetics</w:t>
      </w:r>
      <w:r w:rsidR="00B0121F">
        <w:rPr>
          <w:rFonts w:ascii="Helvetica" w:hAnsi="Helvetica"/>
          <w:color w:val="000000"/>
          <w:sz w:val="22"/>
          <w:szCs w:val="22"/>
          <w:shd w:val="clear" w:color="auto" w:fill="FFFFFF"/>
          <w:lang w:val="en-US"/>
        </w:rPr>
        <w:t xml:space="preserve"> as the method</w:t>
      </w:r>
      <w:r w:rsidR="00503214">
        <w:rPr>
          <w:rFonts w:ascii="Helvetica" w:hAnsi="Helvetica"/>
          <w:color w:val="000000"/>
          <w:sz w:val="22"/>
          <w:szCs w:val="22"/>
          <w:shd w:val="clear" w:color="auto" w:fill="FFFFFF"/>
          <w:lang w:val="en-US"/>
        </w:rPr>
        <w:t>. Any</w:t>
      </w:r>
      <w:r w:rsidR="00BE7B90">
        <w:rPr>
          <w:rFonts w:ascii="Helvetica" w:hAnsi="Helvetica"/>
          <w:color w:val="000000"/>
          <w:sz w:val="22"/>
          <w:szCs w:val="22"/>
          <w:shd w:val="clear" w:color="auto" w:fill="FFFFFF"/>
          <w:lang w:val="en-US"/>
        </w:rPr>
        <w:t xml:space="preserve"> </w:t>
      </w:r>
      <w:r w:rsidR="00503214">
        <w:rPr>
          <w:rFonts w:ascii="Helvetica" w:hAnsi="Helvetica"/>
          <w:color w:val="000000"/>
          <w:sz w:val="22"/>
          <w:szCs w:val="22"/>
          <w:shd w:val="clear" w:color="auto" w:fill="FFFFFF"/>
          <w:lang w:val="en-US"/>
        </w:rPr>
        <w:t xml:space="preserve">model </w:t>
      </w:r>
      <w:r w:rsidR="00FE6EDF">
        <w:rPr>
          <w:rFonts w:ascii="Helvetica" w:hAnsi="Helvetica"/>
          <w:color w:val="000000"/>
          <w:sz w:val="22"/>
          <w:szCs w:val="22"/>
          <w:shd w:val="clear" w:color="auto" w:fill="FFFFFF"/>
          <w:lang w:val="en-US"/>
        </w:rPr>
        <w:t xml:space="preserve">of population genetics considers </w:t>
      </w:r>
      <w:r w:rsidR="00503214">
        <w:rPr>
          <w:rFonts w:ascii="Helvetica" w:hAnsi="Helvetica"/>
          <w:color w:val="000000"/>
          <w:sz w:val="22"/>
          <w:szCs w:val="22"/>
          <w:shd w:val="clear" w:color="auto" w:fill="FFFFFF"/>
          <w:lang w:val="en-US"/>
        </w:rPr>
        <w:t>the evolution of sites</w:t>
      </w:r>
      <w:r w:rsidR="00861D04">
        <w:rPr>
          <w:rFonts w:ascii="Helvetica" w:hAnsi="Helvetica"/>
          <w:color w:val="000000"/>
          <w:sz w:val="22"/>
          <w:szCs w:val="22"/>
          <w:shd w:val="clear" w:color="auto" w:fill="FFFFFF"/>
          <w:lang w:val="en-US"/>
        </w:rPr>
        <w:t xml:space="preserve"> that are, therefore, polymorphic</w:t>
      </w:r>
      <w:r w:rsidR="00FE6EDF">
        <w:rPr>
          <w:rFonts w:ascii="Helvetica" w:hAnsi="Helvetica"/>
          <w:color w:val="000000"/>
          <w:sz w:val="22"/>
          <w:szCs w:val="22"/>
          <w:shd w:val="clear" w:color="auto" w:fill="FFFFFF"/>
          <w:lang w:val="en-US"/>
        </w:rPr>
        <w:t xml:space="preserve">. </w:t>
      </w:r>
      <w:r w:rsidR="009E4D70">
        <w:rPr>
          <w:rFonts w:ascii="Helvetica" w:hAnsi="Helvetica"/>
          <w:color w:val="000000"/>
          <w:sz w:val="22"/>
          <w:szCs w:val="22"/>
          <w:shd w:val="clear" w:color="auto" w:fill="FFFFFF"/>
          <w:lang w:val="en-US"/>
        </w:rPr>
        <w:t xml:space="preserve">Well-conserved sites carry no information. </w:t>
      </w:r>
      <w:r w:rsidR="00503214">
        <w:rPr>
          <w:rFonts w:ascii="Helvetica" w:hAnsi="Helvetica"/>
          <w:color w:val="000000"/>
          <w:sz w:val="22"/>
          <w:szCs w:val="22"/>
          <w:shd w:val="clear" w:color="auto" w:fill="FFFFFF"/>
          <w:lang w:val="en-US"/>
        </w:rPr>
        <w:t>The problem with the other methods we cite is that they are either not derived from a model</w:t>
      </w:r>
      <w:r w:rsidR="00A203D9">
        <w:rPr>
          <w:rFonts w:ascii="Helvetica" w:hAnsi="Helvetica"/>
          <w:color w:val="000000"/>
          <w:sz w:val="22"/>
          <w:szCs w:val="22"/>
          <w:shd w:val="clear" w:color="auto" w:fill="FFFFFF"/>
          <w:lang w:val="en-US"/>
        </w:rPr>
        <w:t xml:space="preserve"> </w:t>
      </w:r>
      <w:r>
        <w:rPr>
          <w:rFonts w:ascii="Helvetica" w:hAnsi="Helvetica"/>
          <w:color w:val="000000"/>
          <w:sz w:val="22"/>
          <w:szCs w:val="22"/>
          <w:shd w:val="clear" w:color="auto" w:fill="FFFFFF"/>
          <w:lang w:val="en-US"/>
        </w:rPr>
        <w:t xml:space="preserve">of population genetics </w:t>
      </w:r>
      <w:r w:rsidR="00503214">
        <w:rPr>
          <w:rFonts w:ascii="Helvetica" w:hAnsi="Helvetica"/>
          <w:color w:val="000000"/>
          <w:sz w:val="22"/>
          <w:szCs w:val="22"/>
          <w:shd w:val="clear" w:color="auto" w:fill="FFFFFF"/>
          <w:lang w:val="en-US"/>
        </w:rPr>
        <w:t xml:space="preserve">or </w:t>
      </w:r>
      <w:r w:rsidR="00A203D9">
        <w:rPr>
          <w:rFonts w:ascii="Helvetica" w:hAnsi="Helvetica"/>
          <w:color w:val="000000"/>
          <w:sz w:val="22"/>
          <w:szCs w:val="22"/>
          <w:shd w:val="clear" w:color="auto" w:fill="FFFFFF"/>
          <w:lang w:val="en-US"/>
        </w:rPr>
        <w:t>derived</w:t>
      </w:r>
      <w:r w:rsidR="00503214">
        <w:rPr>
          <w:rFonts w:ascii="Helvetica" w:hAnsi="Helvetica"/>
          <w:color w:val="000000"/>
          <w:sz w:val="22"/>
          <w:szCs w:val="22"/>
          <w:shd w:val="clear" w:color="auto" w:fill="FFFFFF"/>
          <w:lang w:val="en-US"/>
        </w:rPr>
        <w:t xml:space="preserve"> in some extreme parameter limit that </w:t>
      </w:r>
      <w:r w:rsidR="00A203D9">
        <w:rPr>
          <w:rFonts w:ascii="Helvetica" w:hAnsi="Helvetica"/>
          <w:color w:val="000000"/>
          <w:sz w:val="22"/>
          <w:szCs w:val="22"/>
          <w:shd w:val="clear" w:color="auto" w:fill="FFFFFF"/>
          <w:lang w:val="en-US"/>
        </w:rPr>
        <w:t>does not work for any virus</w:t>
      </w:r>
      <w:r w:rsidR="00503214">
        <w:rPr>
          <w:rFonts w:ascii="Helvetica" w:hAnsi="Helvetica"/>
          <w:color w:val="000000"/>
          <w:sz w:val="22"/>
          <w:szCs w:val="22"/>
          <w:shd w:val="clear" w:color="auto" w:fill="FFFFFF"/>
          <w:lang w:val="en-US"/>
        </w:rPr>
        <w:t xml:space="preserve"> (QLE).</w:t>
      </w:r>
    </w:p>
    <w:p w14:paraId="03C9B353" w14:textId="77777777" w:rsidR="00FE6EDF" w:rsidRDefault="00FE6EDF">
      <w:pPr>
        <w:rPr>
          <w:rFonts w:ascii="Helvetica" w:hAnsi="Helvetica"/>
          <w:color w:val="000000"/>
          <w:sz w:val="22"/>
          <w:szCs w:val="22"/>
          <w:shd w:val="clear" w:color="auto" w:fill="FFFFFF"/>
        </w:rPr>
      </w:pPr>
    </w:p>
    <w:p w14:paraId="3D8ECDA5" w14:textId="1A7F7F18" w:rsidR="00FE6EDF" w:rsidRPr="00FE6EDF" w:rsidRDefault="00133529">
      <w:pPr>
        <w:rPr>
          <w:rFonts w:ascii="Helvetica" w:hAnsi="Helvetica"/>
          <w:b/>
          <w:color w:val="000000"/>
          <w:sz w:val="22"/>
          <w:szCs w:val="22"/>
          <w:shd w:val="clear" w:color="auto" w:fill="FFFFFF"/>
        </w:rPr>
      </w:pPr>
      <w:r w:rsidRPr="00FE6EDF">
        <w:rPr>
          <w:rFonts w:ascii="Helvetica" w:hAnsi="Helvetica"/>
          <w:b/>
          <w:color w:val="000000"/>
          <w:sz w:val="22"/>
          <w:szCs w:val="22"/>
          <w:shd w:val="clear" w:color="auto" w:fill="FFFFFF"/>
        </w:rPr>
        <w:lastRenderedPageBreak/>
        <w:t xml:space="preserve">It also makes tuning hyper-parameters (e.g., which sequences to include in the analysis) very challenging. </w:t>
      </w:r>
    </w:p>
    <w:p w14:paraId="283B6A7A" w14:textId="0A708AFD" w:rsidR="00FE6EDF" w:rsidRDefault="00FE6EDF">
      <w:pPr>
        <w:rPr>
          <w:rFonts w:ascii="Helvetica" w:hAnsi="Helvetica"/>
          <w:color w:val="000000"/>
          <w:sz w:val="22"/>
          <w:szCs w:val="22"/>
          <w:shd w:val="clear" w:color="auto" w:fill="FFFFFF"/>
        </w:rPr>
      </w:pPr>
    </w:p>
    <w:p w14:paraId="349F3C49" w14:textId="7E577B7D" w:rsidR="00B0121F" w:rsidRDefault="00B0121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Explained in the revised version</w:t>
      </w:r>
      <w:r w:rsidR="004816A1">
        <w:rPr>
          <w:rFonts w:ascii="Helvetica" w:hAnsi="Helvetica"/>
          <w:color w:val="000000"/>
          <w:sz w:val="22"/>
          <w:szCs w:val="22"/>
          <w:shd w:val="clear" w:color="auto" w:fill="FFFFFF"/>
          <w:lang w:val="en-US"/>
        </w:rPr>
        <w:t xml:space="preserve"> (Line 348)</w:t>
      </w:r>
      <w:r>
        <w:rPr>
          <w:rFonts w:ascii="Helvetica" w:hAnsi="Helvetica"/>
          <w:color w:val="000000"/>
          <w:sz w:val="22"/>
          <w:szCs w:val="22"/>
          <w:shd w:val="clear" w:color="auto" w:fill="FFFFFF"/>
          <w:lang w:val="en-US"/>
        </w:rPr>
        <w:t>:</w:t>
      </w:r>
    </w:p>
    <w:p w14:paraId="1F85D3AA" w14:textId="77777777" w:rsidR="00B0121F" w:rsidRDefault="00B0121F">
      <w:pPr>
        <w:rPr>
          <w:rFonts w:ascii="Helvetica" w:hAnsi="Helvetica"/>
          <w:color w:val="000000"/>
          <w:sz w:val="22"/>
          <w:szCs w:val="22"/>
          <w:shd w:val="clear" w:color="auto" w:fill="FFFFFF"/>
          <w:lang w:val="en-US"/>
        </w:rPr>
      </w:pPr>
    </w:p>
    <w:p w14:paraId="7A65B258" w14:textId="371A2432" w:rsidR="00C90CFE" w:rsidRPr="00363582" w:rsidRDefault="00FE6EDF">
      <w:pPr>
        <w:rPr>
          <w:rFonts w:ascii="Times New Roman" w:hAnsi="Times New Roman" w:cs="Times New Roman"/>
          <w:color w:val="000000"/>
          <w:sz w:val="20"/>
          <w:szCs w:val="20"/>
          <w:shd w:val="clear" w:color="auto" w:fill="FFFFFF"/>
          <w:lang w:val="en-US"/>
        </w:rPr>
      </w:pPr>
      <w:r w:rsidRPr="00363582">
        <w:rPr>
          <w:rFonts w:ascii="Times New Roman" w:hAnsi="Times New Roman" w:cs="Times New Roman"/>
          <w:color w:val="000000"/>
          <w:sz w:val="20"/>
          <w:szCs w:val="20"/>
          <w:shd w:val="clear" w:color="auto" w:fill="FFFFFF"/>
          <w:lang w:val="en-US"/>
        </w:rPr>
        <w:t xml:space="preserve">We put </w:t>
      </w:r>
      <w:r w:rsidR="00BE7B90" w:rsidRPr="00363582">
        <w:rPr>
          <w:rFonts w:ascii="Times New Roman" w:hAnsi="Times New Roman" w:cs="Times New Roman"/>
          <w:color w:val="000000"/>
          <w:sz w:val="20"/>
          <w:szCs w:val="20"/>
          <w:shd w:val="clear" w:color="auto" w:fill="FFFFFF"/>
          <w:lang w:val="en-US"/>
        </w:rPr>
        <w:t xml:space="preserve">the </w:t>
      </w:r>
      <w:r w:rsidR="00B0121F" w:rsidRPr="00363582">
        <w:rPr>
          <w:rFonts w:ascii="Times New Roman" w:hAnsi="Times New Roman" w:cs="Times New Roman"/>
          <w:color w:val="000000"/>
          <w:sz w:val="20"/>
          <w:szCs w:val="20"/>
          <w:shd w:val="clear" w:color="auto" w:fill="FFFFFF"/>
          <w:lang w:val="en-US"/>
        </w:rPr>
        <w:t xml:space="preserve">monomorphism </w:t>
      </w:r>
      <w:r w:rsidRPr="00363582">
        <w:rPr>
          <w:rFonts w:ascii="Times New Roman" w:hAnsi="Times New Roman" w:cs="Times New Roman"/>
          <w:color w:val="000000"/>
          <w:sz w:val="20"/>
          <w:szCs w:val="20"/>
          <w:shd w:val="clear" w:color="auto" w:fill="FFFFFF"/>
          <w:lang w:val="en-US"/>
        </w:rPr>
        <w:t xml:space="preserve">threshold </w:t>
      </w:r>
      <w:r w:rsidR="00BE7B90" w:rsidRPr="00363582">
        <w:rPr>
          <w:rFonts w:ascii="Times New Roman" w:hAnsi="Times New Roman" w:cs="Times New Roman"/>
          <w:color w:val="000000"/>
          <w:sz w:val="20"/>
          <w:szCs w:val="20"/>
          <w:shd w:val="clear" w:color="auto" w:fill="FFFFFF"/>
          <w:lang w:val="en-US"/>
        </w:rPr>
        <w:t xml:space="preserve">at two values (Table 1) and made sure that the choice does not affect </w:t>
      </w:r>
      <w:r w:rsidR="002F4D25" w:rsidRPr="00363582">
        <w:rPr>
          <w:rFonts w:ascii="Times New Roman" w:hAnsi="Times New Roman" w:cs="Times New Roman"/>
          <w:color w:val="000000"/>
          <w:sz w:val="20"/>
          <w:szCs w:val="20"/>
          <w:shd w:val="clear" w:color="auto" w:fill="FFFFFF"/>
          <w:lang w:val="en-US"/>
        </w:rPr>
        <w:t xml:space="preserve">final </w:t>
      </w:r>
      <w:r w:rsidR="00BE7B90" w:rsidRPr="00363582">
        <w:rPr>
          <w:rFonts w:ascii="Times New Roman" w:hAnsi="Times New Roman" w:cs="Times New Roman"/>
          <w:color w:val="000000"/>
          <w:sz w:val="20"/>
          <w:szCs w:val="20"/>
          <w:shd w:val="clear" w:color="auto" w:fill="FFFFFF"/>
          <w:lang w:val="en-US"/>
        </w:rPr>
        <w:t>results</w:t>
      </w:r>
      <w:r w:rsidR="004816A1">
        <w:rPr>
          <w:rFonts w:ascii="Times New Roman" w:hAnsi="Times New Roman" w:cs="Times New Roman"/>
          <w:color w:val="000000"/>
          <w:sz w:val="20"/>
          <w:szCs w:val="20"/>
          <w:shd w:val="clear" w:color="auto" w:fill="FFFFFF"/>
          <w:lang w:val="en-US"/>
        </w:rPr>
        <w:t>, i.e., results are in a plateau in this parameter.</w:t>
      </w:r>
    </w:p>
    <w:p w14:paraId="4029B131" w14:textId="77777777" w:rsidR="00FE6EDF" w:rsidRPr="00BE7B90" w:rsidRDefault="00FE6EDF">
      <w:pPr>
        <w:rPr>
          <w:rFonts w:ascii="Helvetica" w:hAnsi="Helvetica"/>
          <w:color w:val="000000"/>
          <w:sz w:val="22"/>
          <w:szCs w:val="22"/>
          <w:shd w:val="clear" w:color="auto" w:fill="FFFFFF"/>
          <w:lang w:val="en-US"/>
        </w:rPr>
      </w:pPr>
    </w:p>
    <w:p w14:paraId="6898D2BC" w14:textId="2248FE56" w:rsidR="00106904" w:rsidRPr="00106904" w:rsidRDefault="00133529">
      <w:pPr>
        <w:rPr>
          <w:rFonts w:ascii="Helvetica" w:hAnsi="Helvetica"/>
          <w:b/>
          <w:color w:val="000000"/>
          <w:sz w:val="22"/>
          <w:szCs w:val="22"/>
          <w:shd w:val="clear" w:color="auto" w:fill="FFFFFF"/>
          <w:lang w:val="en-US"/>
        </w:rPr>
      </w:pPr>
      <w:r w:rsidRPr="00106904">
        <w:rPr>
          <w:rFonts w:ascii="Helvetica" w:hAnsi="Helvetica"/>
          <w:b/>
          <w:color w:val="000000"/>
          <w:sz w:val="22"/>
          <w:szCs w:val="22"/>
          <w:shd w:val="clear" w:color="auto" w:fill="FFFFFF"/>
        </w:rPr>
        <w:t>If mutations are instantaneously fixed (i.e., selection is much stronger than mutation)</w:t>
      </w:r>
      <w:r w:rsidR="00A010EE">
        <w:rPr>
          <w:rFonts w:ascii="Helvetica" w:hAnsi="Helvetica"/>
          <w:b/>
          <w:color w:val="000000"/>
          <w:sz w:val="22"/>
          <w:szCs w:val="22"/>
          <w:shd w:val="clear" w:color="auto" w:fill="FFFFFF"/>
          <w:lang w:val="en-US"/>
        </w:rPr>
        <w:t xml:space="preserve"> </w:t>
      </w:r>
      <w:r w:rsidR="00A010EE" w:rsidRPr="002F4D25">
        <w:rPr>
          <w:rFonts w:ascii="Helvetica" w:hAnsi="Helvetica"/>
          <w:b/>
          <w:color w:val="000000"/>
          <w:sz w:val="22"/>
          <w:szCs w:val="22"/>
          <w:shd w:val="clear" w:color="auto" w:fill="FFFFFF"/>
        </w:rPr>
        <w:t>it would be inappropriate to calculate the conditional correlation coefficient.</w:t>
      </w:r>
    </w:p>
    <w:p w14:paraId="014B6796" w14:textId="44D1A8A1" w:rsidR="00106904" w:rsidRDefault="00106904">
      <w:pPr>
        <w:rPr>
          <w:rFonts w:ascii="Helvetica" w:hAnsi="Helvetica"/>
          <w:color w:val="000000"/>
          <w:sz w:val="22"/>
          <w:szCs w:val="22"/>
          <w:shd w:val="clear" w:color="auto" w:fill="FFFFFF"/>
        </w:rPr>
      </w:pPr>
    </w:p>
    <w:p w14:paraId="3A3EF8BD" w14:textId="41B5FE13" w:rsidR="00106904" w:rsidRPr="00106904" w:rsidRDefault="00374ED2" w:rsidP="00374ED2">
      <w:pPr>
        <w:jc w:val="both"/>
        <w:rPr>
          <w:rFonts w:ascii="Helvetica" w:hAnsi="Helvetica"/>
          <w:color w:val="000000"/>
          <w:sz w:val="22"/>
          <w:szCs w:val="22"/>
          <w:shd w:val="clear" w:color="auto" w:fill="FFFFFF"/>
          <w:lang w:val="en-US"/>
        </w:rPr>
      </w:pPr>
      <w:r>
        <w:rPr>
          <w:rFonts w:ascii="Helvetica" w:hAnsi="Helvetica"/>
          <w:bCs/>
          <w:color w:val="000000"/>
          <w:sz w:val="22"/>
          <w:szCs w:val="22"/>
          <w:shd w:val="clear" w:color="auto" w:fill="FFFFFF"/>
          <w:lang w:val="en-US"/>
        </w:rPr>
        <w:t>M</w:t>
      </w:r>
      <w:r w:rsidR="00265D70" w:rsidRPr="00265D70">
        <w:rPr>
          <w:rFonts w:ascii="Helvetica" w:hAnsi="Helvetica"/>
          <w:bCs/>
          <w:color w:val="000000"/>
          <w:sz w:val="22"/>
          <w:szCs w:val="22"/>
          <w:shd w:val="clear" w:color="auto" w:fill="FFFFFF"/>
        </w:rPr>
        <w:t xml:space="preserve">utations </w:t>
      </w:r>
      <w:r>
        <w:rPr>
          <w:rFonts w:ascii="Helvetica" w:hAnsi="Helvetica"/>
          <w:bCs/>
          <w:color w:val="000000"/>
          <w:sz w:val="22"/>
          <w:szCs w:val="22"/>
          <w:shd w:val="clear" w:color="auto" w:fill="FFFFFF"/>
          <w:lang w:val="en-US"/>
        </w:rPr>
        <w:t xml:space="preserve">with a large selection coefficient s ~ 1 that are fixed instantaneously (within 1-2 generations) </w:t>
      </w:r>
      <w:r w:rsidR="00265D70" w:rsidRPr="00265D70">
        <w:rPr>
          <w:rFonts w:ascii="Helvetica" w:hAnsi="Helvetica"/>
          <w:bCs/>
          <w:color w:val="000000"/>
          <w:sz w:val="22"/>
          <w:szCs w:val="22"/>
          <w:shd w:val="clear" w:color="auto" w:fill="FFFFFF"/>
        </w:rPr>
        <w:t xml:space="preserve">are </w:t>
      </w:r>
      <w:r>
        <w:rPr>
          <w:rFonts w:ascii="Helvetica" w:hAnsi="Helvetica"/>
          <w:bCs/>
          <w:color w:val="000000"/>
          <w:sz w:val="22"/>
          <w:szCs w:val="22"/>
          <w:shd w:val="clear" w:color="auto" w:fill="FFFFFF"/>
          <w:lang w:val="en-US"/>
        </w:rPr>
        <w:t>extremely rare in any</w:t>
      </w:r>
      <w:r w:rsidR="00B0121F">
        <w:rPr>
          <w:rFonts w:ascii="Helvetica" w:hAnsi="Helvetica"/>
          <w:bCs/>
          <w:color w:val="000000"/>
          <w:sz w:val="22"/>
          <w:szCs w:val="22"/>
          <w:shd w:val="clear" w:color="auto" w:fill="FFFFFF"/>
        </w:rPr>
        <w:t xml:space="preserve"> real system including RNA viruses</w:t>
      </w:r>
      <w:r w:rsidR="00265D70" w:rsidRPr="00265D70">
        <w:rPr>
          <w:rFonts w:ascii="Helvetica" w:hAnsi="Helvetica"/>
          <w:bCs/>
          <w:color w:val="000000"/>
          <w:sz w:val="22"/>
          <w:szCs w:val="22"/>
          <w:shd w:val="clear" w:color="auto" w:fill="FFFFFF"/>
        </w:rPr>
        <w:t>.</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Even if </w:t>
      </w:r>
      <w:r w:rsidR="00106904">
        <w:rPr>
          <w:rFonts w:ascii="Helvetica" w:hAnsi="Helvetica"/>
          <w:color w:val="000000"/>
          <w:sz w:val="22"/>
          <w:szCs w:val="22"/>
          <w:shd w:val="clear" w:color="auto" w:fill="FFFFFF"/>
          <w:lang w:val="en-US"/>
        </w:rPr>
        <w:t xml:space="preserve">selection </w:t>
      </w:r>
      <w:r w:rsidR="00265D70">
        <w:rPr>
          <w:rFonts w:ascii="Helvetica" w:hAnsi="Helvetica"/>
          <w:color w:val="000000"/>
          <w:sz w:val="22"/>
          <w:szCs w:val="22"/>
          <w:shd w:val="clear" w:color="auto" w:fill="FFFFFF"/>
          <w:lang w:val="en-US"/>
        </w:rPr>
        <w:t xml:space="preserve">coefficient </w:t>
      </w:r>
      <w:r w:rsidR="00106904">
        <w:rPr>
          <w:rFonts w:ascii="Helvetica" w:hAnsi="Helvetica"/>
          <w:color w:val="000000"/>
          <w:sz w:val="22"/>
          <w:szCs w:val="22"/>
          <w:shd w:val="clear" w:color="auto" w:fill="FFFFFF"/>
          <w:lang w:val="en-US"/>
        </w:rPr>
        <w:t>is much stronger than mutation</w:t>
      </w:r>
      <w:r w:rsidR="00265D70">
        <w:rPr>
          <w:rFonts w:ascii="Helvetica" w:hAnsi="Helvetica"/>
          <w:color w:val="000000"/>
          <w:sz w:val="22"/>
          <w:szCs w:val="22"/>
          <w:shd w:val="clear" w:color="auto" w:fill="FFFFFF"/>
          <w:lang w:val="en-US"/>
        </w:rPr>
        <w:t xml:space="preserve"> rate</w:t>
      </w:r>
      <w:r w:rsidR="00106904">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its value</w:t>
      </w:r>
      <w:r w:rsidR="00A010EE">
        <w:rPr>
          <w:rFonts w:ascii="Helvetica" w:hAnsi="Helvetica"/>
          <w:color w:val="000000"/>
          <w:sz w:val="22"/>
          <w:szCs w:val="22"/>
          <w:shd w:val="clear" w:color="auto" w:fill="FFFFFF"/>
          <w:lang w:val="en-US"/>
        </w:rPr>
        <w:t xml:space="preserve"> </w:t>
      </w:r>
      <w:r w:rsidR="00B84BA2">
        <w:rPr>
          <w:rFonts w:ascii="Helvetica" w:hAnsi="Helvetica"/>
          <w:color w:val="000000"/>
          <w:sz w:val="22"/>
          <w:szCs w:val="22"/>
          <w:shd w:val="clear" w:color="auto" w:fill="FFFFFF"/>
          <w:lang w:val="en-US"/>
        </w:rPr>
        <w:t>is</w:t>
      </w:r>
      <w:r w:rsidR="00A010EE">
        <w:rPr>
          <w:rFonts w:ascii="Helvetica" w:hAnsi="Helvetica"/>
          <w:color w:val="000000"/>
          <w:sz w:val="22"/>
          <w:szCs w:val="22"/>
          <w:shd w:val="clear" w:color="auto" w:fill="FFFFFF"/>
          <w:lang w:val="en-US"/>
        </w:rPr>
        <w:t xml:space="preserve"> usually </w:t>
      </w:r>
      <w:r>
        <w:rPr>
          <w:rFonts w:ascii="Helvetica" w:hAnsi="Helvetica"/>
          <w:color w:val="000000"/>
          <w:sz w:val="22"/>
          <w:szCs w:val="22"/>
          <w:shd w:val="clear" w:color="auto" w:fill="FFFFFF"/>
          <w:lang w:val="en-US"/>
        </w:rPr>
        <w:t xml:space="preserve">much </w:t>
      </w:r>
      <w:r w:rsidR="00A010EE">
        <w:rPr>
          <w:rFonts w:ascii="Helvetica" w:hAnsi="Helvetica"/>
          <w:color w:val="000000"/>
          <w:sz w:val="22"/>
          <w:szCs w:val="22"/>
          <w:shd w:val="clear" w:color="auto" w:fill="FFFFFF"/>
          <w:lang w:val="en-US"/>
        </w:rPr>
        <w:t>small</w:t>
      </w:r>
      <w:r w:rsidR="00265D70">
        <w:rPr>
          <w:rFonts w:ascii="Helvetica" w:hAnsi="Helvetica"/>
          <w:color w:val="000000"/>
          <w:sz w:val="22"/>
          <w:szCs w:val="22"/>
          <w:shd w:val="clear" w:color="auto" w:fill="FFFFFF"/>
          <w:lang w:val="en-US"/>
        </w:rPr>
        <w:t>er than unit</w:t>
      </w:r>
      <w:r w:rsidR="00A010EE">
        <w:rPr>
          <w:rFonts w:ascii="Helvetica" w:hAnsi="Helvetica"/>
          <w:color w:val="000000"/>
          <w:sz w:val="22"/>
          <w:szCs w:val="22"/>
          <w:shd w:val="clear" w:color="auto" w:fill="FFFFFF"/>
          <w:lang w:val="en-US"/>
        </w:rPr>
        <w:t xml:space="preserve">. All such </w:t>
      </w:r>
      <w:r w:rsidR="00106904">
        <w:rPr>
          <w:rFonts w:ascii="Helvetica" w:hAnsi="Helvetica"/>
          <w:color w:val="000000"/>
          <w:sz w:val="22"/>
          <w:szCs w:val="22"/>
          <w:shd w:val="clear" w:color="auto" w:fill="FFFFFF"/>
          <w:lang w:val="en-US"/>
        </w:rPr>
        <w:t xml:space="preserve">mutations are fixed gradually, with the </w:t>
      </w:r>
      <w:r w:rsidR="00A010EE">
        <w:rPr>
          <w:rFonts w:ascii="Helvetica" w:hAnsi="Helvetica"/>
          <w:color w:val="000000"/>
          <w:sz w:val="22"/>
          <w:szCs w:val="22"/>
          <w:shd w:val="clear" w:color="auto" w:fill="FFFFFF"/>
          <w:lang w:val="en-US"/>
        </w:rPr>
        <w:t>half-</w:t>
      </w:r>
      <w:r w:rsidR="00106904">
        <w:rPr>
          <w:rFonts w:ascii="Helvetica" w:hAnsi="Helvetica"/>
          <w:color w:val="000000"/>
          <w:sz w:val="22"/>
          <w:szCs w:val="22"/>
          <w:shd w:val="clear" w:color="auto" w:fill="FFFFFF"/>
          <w:lang w:val="en-US"/>
        </w:rPr>
        <w:t>time</w:t>
      </w:r>
      <w:r w:rsidR="00A010EE">
        <w:rPr>
          <w:rFonts w:ascii="Helvetica" w:hAnsi="Helvetica"/>
          <w:color w:val="000000"/>
          <w:sz w:val="22"/>
          <w:szCs w:val="22"/>
          <w:shd w:val="clear" w:color="auto" w:fill="FFFFFF"/>
          <w:lang w:val="en-US"/>
        </w:rPr>
        <w:t xml:space="preserve"> of fixation</w:t>
      </w:r>
      <w:r w:rsidR="00106904">
        <w:rPr>
          <w:rFonts w:ascii="Helvetica" w:hAnsi="Helvetica"/>
          <w:color w:val="000000"/>
          <w:sz w:val="22"/>
          <w:szCs w:val="22"/>
          <w:shd w:val="clear" w:color="auto" w:fill="FFFFFF"/>
          <w:lang w:val="en-US"/>
        </w:rPr>
        <w:t xml:space="preserve"> inversely proportional to the selection coefficient</w:t>
      </w:r>
      <w:r w:rsidR="00265D70">
        <w:rPr>
          <w:rFonts w:ascii="Helvetica" w:hAnsi="Helvetica"/>
          <w:color w:val="000000"/>
          <w:sz w:val="22"/>
          <w:szCs w:val="22"/>
          <w:shd w:val="clear" w:color="auto" w:fill="FFFFFF"/>
          <w:lang w:val="en-US"/>
        </w:rPr>
        <w:t xml:space="preserve"> and logarithm of the ratio of selection coefficient to the mutation rate (</w:t>
      </w:r>
      <w:r>
        <w:rPr>
          <w:rFonts w:ascii="Helvetica" w:hAnsi="Helvetica"/>
          <w:color w:val="000000"/>
          <w:sz w:val="22"/>
          <w:szCs w:val="22"/>
          <w:shd w:val="clear" w:color="auto" w:fill="FFFFFF"/>
          <w:lang w:val="en-US"/>
        </w:rPr>
        <w:t>Haldane, 1927</w:t>
      </w:r>
      <w:r w:rsidR="00265D70">
        <w:rPr>
          <w:rFonts w:ascii="Helvetica" w:hAnsi="Helvetica"/>
          <w:color w:val="000000"/>
          <w:sz w:val="22"/>
          <w:szCs w:val="22"/>
          <w:shd w:val="clear" w:color="auto" w:fill="FFFFFF"/>
          <w:lang w:val="en-US"/>
        </w:rPr>
        <w:t xml:space="preserve">). </w:t>
      </w:r>
      <w:r w:rsidR="00106904">
        <w:rPr>
          <w:rFonts w:ascii="Helvetica" w:hAnsi="Helvetica"/>
          <w:color w:val="000000"/>
          <w:sz w:val="22"/>
          <w:szCs w:val="22"/>
          <w:shd w:val="clear" w:color="auto" w:fill="FFFFFF"/>
          <w:lang w:val="en-US"/>
        </w:rPr>
        <w:t xml:space="preserve"> </w:t>
      </w:r>
      <w:r w:rsidR="00265D70">
        <w:rPr>
          <w:rFonts w:ascii="Helvetica" w:hAnsi="Helvetica"/>
          <w:color w:val="000000"/>
          <w:sz w:val="22"/>
          <w:szCs w:val="22"/>
          <w:shd w:val="clear" w:color="auto" w:fill="FFFFFF"/>
          <w:lang w:val="en-US"/>
        </w:rPr>
        <w:t xml:space="preserve">Hence, the </w:t>
      </w:r>
      <w:r>
        <w:rPr>
          <w:rFonts w:ascii="Helvetica" w:hAnsi="Helvetica"/>
          <w:color w:val="000000"/>
          <w:sz w:val="22"/>
          <w:szCs w:val="22"/>
          <w:shd w:val="clear" w:color="auto" w:fill="FFFFFF"/>
          <w:lang w:val="en-US"/>
        </w:rPr>
        <w:t xml:space="preserve">fixation </w:t>
      </w:r>
      <w:r w:rsidR="00265D70">
        <w:rPr>
          <w:rFonts w:ascii="Helvetica" w:hAnsi="Helvetica"/>
          <w:color w:val="000000"/>
          <w:sz w:val="22"/>
          <w:szCs w:val="22"/>
          <w:shd w:val="clear" w:color="auto" w:fill="FFFFFF"/>
          <w:lang w:val="en-US"/>
        </w:rPr>
        <w:t xml:space="preserve">times are </w:t>
      </w:r>
      <w:r w:rsidR="00106904">
        <w:rPr>
          <w:rFonts w:ascii="Helvetica" w:hAnsi="Helvetica"/>
          <w:color w:val="000000"/>
          <w:sz w:val="22"/>
          <w:szCs w:val="22"/>
          <w:shd w:val="clear" w:color="auto" w:fill="FFFFFF"/>
          <w:lang w:val="en-US"/>
        </w:rPr>
        <w:t xml:space="preserve">large. Linkage </w:t>
      </w:r>
      <w:r w:rsidR="00265D70">
        <w:rPr>
          <w:rFonts w:ascii="Helvetica" w:hAnsi="Helvetica"/>
          <w:color w:val="000000"/>
          <w:sz w:val="22"/>
          <w:szCs w:val="22"/>
          <w:shd w:val="clear" w:color="auto" w:fill="FFFFFF"/>
          <w:lang w:val="en-US"/>
        </w:rPr>
        <w:t xml:space="preserve">effects, which are always strong for RNA viruses, </w:t>
      </w:r>
      <w:r w:rsidR="00106904">
        <w:rPr>
          <w:rFonts w:ascii="Helvetica" w:hAnsi="Helvetica"/>
          <w:color w:val="000000"/>
          <w:sz w:val="22"/>
          <w:szCs w:val="22"/>
          <w:shd w:val="clear" w:color="auto" w:fill="FFFFFF"/>
          <w:lang w:val="en-US"/>
        </w:rPr>
        <w:t xml:space="preserve">make </w:t>
      </w:r>
      <w:r>
        <w:rPr>
          <w:rFonts w:ascii="Helvetica" w:hAnsi="Helvetica"/>
          <w:color w:val="000000"/>
          <w:sz w:val="22"/>
          <w:szCs w:val="22"/>
          <w:shd w:val="clear" w:color="auto" w:fill="FFFFFF"/>
          <w:lang w:val="en-US"/>
        </w:rPr>
        <w:t xml:space="preserve">the </w:t>
      </w:r>
      <w:r w:rsidR="00106904">
        <w:rPr>
          <w:rFonts w:ascii="Helvetica" w:hAnsi="Helvetica"/>
          <w:color w:val="000000"/>
          <w:sz w:val="22"/>
          <w:szCs w:val="22"/>
          <w:shd w:val="clear" w:color="auto" w:fill="FFFFFF"/>
          <w:lang w:val="en-US"/>
        </w:rPr>
        <w:t>fixation</w:t>
      </w:r>
      <w:r>
        <w:rPr>
          <w:rFonts w:ascii="Helvetica" w:hAnsi="Helvetica"/>
          <w:color w:val="000000"/>
          <w:sz w:val="22"/>
          <w:szCs w:val="22"/>
          <w:shd w:val="clear" w:color="auto" w:fill="FFFFFF"/>
          <w:lang w:val="en-US"/>
        </w:rPr>
        <w:t xml:space="preserve"> process</w:t>
      </w:r>
      <w:r w:rsidR="00106904">
        <w:rPr>
          <w:rFonts w:ascii="Helvetica" w:hAnsi="Helvetica"/>
          <w:color w:val="000000"/>
          <w:sz w:val="22"/>
          <w:szCs w:val="22"/>
          <w:shd w:val="clear" w:color="auto" w:fill="FFFFFF"/>
          <w:lang w:val="en-US"/>
        </w:rPr>
        <w:t xml:space="preserve"> even </w:t>
      </w:r>
      <w:r w:rsidR="00265D70">
        <w:rPr>
          <w:rFonts w:ascii="Helvetica" w:hAnsi="Helvetica"/>
          <w:color w:val="000000"/>
          <w:sz w:val="22"/>
          <w:szCs w:val="22"/>
          <w:shd w:val="clear" w:color="auto" w:fill="FFFFFF"/>
          <w:lang w:val="en-US"/>
        </w:rPr>
        <w:t>slower</w:t>
      </w:r>
      <w:r w:rsidR="00106904">
        <w:rPr>
          <w:rFonts w:ascii="Helvetica" w:hAnsi="Helvetica"/>
          <w:color w:val="000000"/>
          <w:sz w:val="22"/>
          <w:szCs w:val="22"/>
          <w:shd w:val="clear" w:color="auto" w:fill="FFFFFF"/>
          <w:lang w:val="en-US"/>
        </w:rPr>
        <w:t xml:space="preserve">. For example, in </w:t>
      </w:r>
      <w:r w:rsidR="00A010EE">
        <w:rPr>
          <w:rFonts w:ascii="Helvetica" w:hAnsi="Helvetica"/>
          <w:color w:val="000000"/>
          <w:sz w:val="22"/>
          <w:szCs w:val="22"/>
          <w:shd w:val="clear" w:color="auto" w:fill="FFFFFF"/>
          <w:lang w:val="en-US"/>
        </w:rPr>
        <w:t>a</w:t>
      </w:r>
      <w:r w:rsidR="00265D70">
        <w:rPr>
          <w:rFonts w:ascii="Helvetica" w:hAnsi="Helvetica"/>
          <w:color w:val="000000"/>
          <w:sz w:val="22"/>
          <w:szCs w:val="22"/>
          <w:shd w:val="clear" w:color="auto" w:fill="FFFFFF"/>
          <w:lang w:val="en-US"/>
        </w:rPr>
        <w:t xml:space="preserve"> drug</w:t>
      </w:r>
      <w:r>
        <w:rPr>
          <w:rFonts w:ascii="Helvetica" w:hAnsi="Helvetica"/>
          <w:color w:val="000000"/>
          <w:sz w:val="22"/>
          <w:szCs w:val="22"/>
          <w:shd w:val="clear" w:color="auto" w:fill="FFFFFF"/>
          <w:lang w:val="en-US"/>
        </w:rPr>
        <w:t>-</w:t>
      </w:r>
      <w:r w:rsidR="00265D70">
        <w:rPr>
          <w:rFonts w:ascii="Helvetica" w:hAnsi="Helvetica"/>
          <w:color w:val="000000"/>
          <w:sz w:val="22"/>
          <w:szCs w:val="22"/>
          <w:shd w:val="clear" w:color="auto" w:fill="FFFFFF"/>
          <w:lang w:val="en-US"/>
        </w:rPr>
        <w:t xml:space="preserve">treated HIV patient, it takes </w:t>
      </w:r>
      <w:r w:rsidR="00B0121F">
        <w:rPr>
          <w:rFonts w:ascii="Helvetica" w:hAnsi="Helvetica"/>
          <w:color w:val="000000"/>
          <w:sz w:val="22"/>
          <w:szCs w:val="22"/>
          <w:shd w:val="clear" w:color="auto" w:fill="FFFFFF"/>
          <w:lang w:val="en-US"/>
        </w:rPr>
        <w:t xml:space="preserve">4 </w:t>
      </w:r>
      <w:r w:rsidR="00265D70">
        <w:rPr>
          <w:rFonts w:ascii="Helvetica" w:hAnsi="Helvetica"/>
          <w:color w:val="000000"/>
          <w:sz w:val="22"/>
          <w:szCs w:val="22"/>
          <w:shd w:val="clear" w:color="auto" w:fill="FFFFFF"/>
          <w:lang w:val="en-US"/>
        </w:rPr>
        <w:t xml:space="preserve">weeks to </w:t>
      </w:r>
      <w:r w:rsidR="00B0121F">
        <w:rPr>
          <w:rFonts w:ascii="Helvetica" w:hAnsi="Helvetica"/>
          <w:color w:val="000000"/>
          <w:sz w:val="22"/>
          <w:szCs w:val="22"/>
          <w:shd w:val="clear" w:color="auto" w:fill="FFFFFF"/>
          <w:lang w:val="en-US"/>
        </w:rPr>
        <w:t>half-</w:t>
      </w:r>
      <w:r w:rsidR="00265D70">
        <w:rPr>
          <w:rFonts w:ascii="Helvetica" w:hAnsi="Helvetica"/>
          <w:color w:val="000000"/>
          <w:sz w:val="22"/>
          <w:szCs w:val="22"/>
          <w:shd w:val="clear" w:color="auto" w:fill="FFFFFF"/>
          <w:lang w:val="en-US"/>
        </w:rPr>
        <w:t>fix a primary ritonavir resistance mutation. In the case of SARS-CoV-2 at the population level considered here, the time scales are months.</w:t>
      </w:r>
    </w:p>
    <w:p w14:paraId="33BB5FAB" w14:textId="77777777" w:rsidR="00106904" w:rsidRPr="00106904" w:rsidRDefault="00106904">
      <w:pPr>
        <w:rPr>
          <w:rFonts w:ascii="Helvetica" w:hAnsi="Helvetica"/>
          <w:color w:val="000000"/>
          <w:sz w:val="22"/>
          <w:szCs w:val="22"/>
          <w:shd w:val="clear" w:color="auto" w:fill="FFFFFF"/>
          <w:lang w:val="en-US"/>
        </w:rPr>
      </w:pPr>
    </w:p>
    <w:p w14:paraId="1B9A3D77" w14:textId="77777777" w:rsidR="00265D70" w:rsidRDefault="00133529">
      <w:pPr>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I can imagine that, in the weak selection limit, the method is appropriate. </w:t>
      </w:r>
    </w:p>
    <w:p w14:paraId="0C24D7D5" w14:textId="77777777" w:rsidR="00265D70" w:rsidRDefault="00265D70">
      <w:pPr>
        <w:rPr>
          <w:rFonts w:ascii="Helvetica" w:hAnsi="Helvetica"/>
          <w:b/>
          <w:color w:val="000000"/>
          <w:sz w:val="22"/>
          <w:szCs w:val="22"/>
          <w:shd w:val="clear" w:color="auto" w:fill="FFFFFF"/>
          <w:lang w:val="en-US"/>
        </w:rPr>
      </w:pPr>
    </w:p>
    <w:p w14:paraId="01CAB4DF" w14:textId="7FEFCF7C" w:rsidR="00265D70" w:rsidRDefault="00363582">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w:t>
      </w:r>
      <w:r w:rsidR="00265D70">
        <w:rPr>
          <w:rFonts w:ascii="Helvetica" w:hAnsi="Helvetica"/>
          <w:color w:val="000000"/>
          <w:sz w:val="22"/>
          <w:szCs w:val="22"/>
          <w:shd w:val="clear" w:color="auto" w:fill="FFFFFF"/>
          <w:lang w:val="en-US"/>
        </w:rPr>
        <w:t xml:space="preserve"> w</w:t>
      </w:r>
      <w:r w:rsidR="00265D70" w:rsidRPr="00265D70">
        <w:rPr>
          <w:rFonts w:ascii="Helvetica" w:hAnsi="Helvetica"/>
          <w:color w:val="000000"/>
          <w:sz w:val="22"/>
          <w:szCs w:val="22"/>
          <w:shd w:val="clear" w:color="auto" w:fill="FFFFFF"/>
          <w:lang w:val="en-US"/>
        </w:rPr>
        <w:t>eek selection limit</w:t>
      </w:r>
      <w:r w:rsidR="0031623F">
        <w:rPr>
          <w:rFonts w:ascii="Helvetica" w:hAnsi="Helvetica"/>
          <w:color w:val="000000"/>
          <w:sz w:val="22"/>
          <w:szCs w:val="22"/>
          <w:shd w:val="clear" w:color="auto" w:fill="FFFFFF"/>
          <w:lang w:val="en-US"/>
        </w:rPr>
        <w:t>,</w:t>
      </w:r>
      <w:r>
        <w:rPr>
          <w:rFonts w:ascii="Helvetica" w:hAnsi="Helvetica"/>
          <w:color w:val="000000"/>
          <w:sz w:val="22"/>
          <w:szCs w:val="22"/>
          <w:shd w:val="clear" w:color="auto" w:fill="FFFFFF"/>
          <w:lang w:val="en-US"/>
        </w:rPr>
        <w:t xml:space="preserve"> defined as the double inequality</w:t>
      </w:r>
      <w:r w:rsidR="00265D70" w:rsidRPr="00265D70">
        <w:rPr>
          <w:rFonts w:ascii="Helvetica" w:hAnsi="Helvetica"/>
          <w:color w:val="000000"/>
          <w:sz w:val="22"/>
          <w:szCs w:val="22"/>
          <w:shd w:val="clear" w:color="auto" w:fill="FFFFFF"/>
          <w:lang w:val="en-US"/>
        </w:rPr>
        <w:t xml:space="preserve"> is a rule</w:t>
      </w:r>
      <w:r w:rsidR="00B0121F">
        <w:rPr>
          <w:rFonts w:ascii="Helvetica" w:hAnsi="Helvetica"/>
          <w:color w:val="000000"/>
          <w:sz w:val="22"/>
          <w:szCs w:val="22"/>
          <w:shd w:val="clear" w:color="auto" w:fill="FFFFFF"/>
          <w:lang w:val="en-US"/>
        </w:rPr>
        <w:t xml:space="preserve"> rather</w:t>
      </w:r>
      <w:r w:rsidR="00265D70" w:rsidRPr="00265D70">
        <w:rPr>
          <w:rFonts w:ascii="Helvetica" w:hAnsi="Helvetica"/>
          <w:color w:val="000000"/>
          <w:sz w:val="22"/>
          <w:szCs w:val="22"/>
          <w:shd w:val="clear" w:color="auto" w:fill="FFFFFF"/>
          <w:lang w:val="en-US"/>
        </w:rPr>
        <w:t xml:space="preserve"> than exception </w:t>
      </w:r>
      <w:r>
        <w:rPr>
          <w:rFonts w:ascii="Helvetica" w:hAnsi="Helvetica"/>
          <w:color w:val="000000"/>
          <w:sz w:val="22"/>
          <w:szCs w:val="22"/>
          <w:shd w:val="clear" w:color="auto" w:fill="FFFFFF"/>
          <w:lang w:val="en-US"/>
        </w:rPr>
        <w:t xml:space="preserve">for </w:t>
      </w:r>
      <w:r w:rsidR="00265D70">
        <w:rPr>
          <w:rFonts w:ascii="Helvetica" w:hAnsi="Helvetica"/>
          <w:color w:val="000000"/>
          <w:sz w:val="22"/>
          <w:szCs w:val="22"/>
          <w:shd w:val="clear" w:color="auto" w:fill="FFFFFF"/>
          <w:lang w:val="en-US"/>
        </w:rPr>
        <w:t xml:space="preserve">rapidly–evolving </w:t>
      </w:r>
      <w:r w:rsidR="00265D70" w:rsidRPr="00265D70">
        <w:rPr>
          <w:rFonts w:ascii="Helvetica" w:hAnsi="Helvetica"/>
          <w:color w:val="000000"/>
          <w:sz w:val="22"/>
          <w:szCs w:val="22"/>
          <w:shd w:val="clear" w:color="auto" w:fill="FFFFFF"/>
          <w:lang w:val="en-US"/>
        </w:rPr>
        <w:t>RNA viruses</w:t>
      </w:r>
      <w:r w:rsidR="00620546">
        <w:rPr>
          <w:rFonts w:ascii="Helvetica" w:hAnsi="Helvetica"/>
          <w:color w:val="000000"/>
          <w:sz w:val="22"/>
          <w:szCs w:val="22"/>
          <w:shd w:val="clear" w:color="auto" w:fill="FFFFFF"/>
          <w:lang w:val="en-US"/>
        </w:rPr>
        <w:t>, which is why this method is usually appropriate.</w:t>
      </w:r>
      <w:r w:rsidR="00B0121F">
        <w:rPr>
          <w:rFonts w:ascii="Helvetica" w:hAnsi="Helvetica"/>
          <w:color w:val="000000"/>
          <w:sz w:val="22"/>
          <w:szCs w:val="22"/>
          <w:shd w:val="clear" w:color="auto" w:fill="FFFFFF"/>
          <w:lang w:val="en-US"/>
        </w:rPr>
        <w:t xml:space="preserve"> </w:t>
      </w:r>
    </w:p>
    <w:p w14:paraId="5CE63EEF" w14:textId="77777777" w:rsidR="00363582" w:rsidRDefault="00363582">
      <w:pPr>
        <w:rPr>
          <w:rFonts w:ascii="Helvetica" w:hAnsi="Helvetica"/>
          <w:color w:val="000000"/>
          <w:sz w:val="22"/>
          <w:szCs w:val="22"/>
          <w:shd w:val="clear" w:color="auto" w:fill="FFFFFF"/>
          <w:lang w:val="en-US"/>
        </w:rPr>
      </w:pPr>
    </w:p>
    <w:p w14:paraId="65C1C2BA" w14:textId="1AB34CB2" w:rsidR="00363582" w:rsidRDefault="00363582">
      <w:pPr>
        <w:rPr>
          <w:rFonts w:ascii="Helvetica" w:hAnsi="Helvetica"/>
          <w:i/>
          <w:color w:val="000000"/>
          <w:sz w:val="22"/>
          <w:szCs w:val="22"/>
          <w:shd w:val="clear" w:color="auto" w:fill="FFFFFF"/>
          <w:lang w:val="en-US"/>
        </w:rPr>
      </w:pPr>
      <w:r>
        <w:rPr>
          <w:rFonts w:ascii="Helvetica" w:hAnsi="Helvetica"/>
          <w:color w:val="000000"/>
          <w:sz w:val="22"/>
          <w:szCs w:val="22"/>
          <w:shd w:val="clear" w:color="auto" w:fill="FFFFFF"/>
          <w:lang w:val="en-US"/>
        </w:rPr>
        <w:t>We added this condition to</w:t>
      </w:r>
      <w:r w:rsidR="00620546">
        <w:rPr>
          <w:rFonts w:ascii="Helvetica" w:hAnsi="Helvetica"/>
          <w:color w:val="000000"/>
          <w:sz w:val="22"/>
          <w:szCs w:val="22"/>
          <w:shd w:val="clear" w:color="auto" w:fill="FFFFFF"/>
          <w:lang w:val="en-US"/>
        </w:rPr>
        <w:t xml:space="preserve"> </w:t>
      </w:r>
      <w:r w:rsidR="00952580">
        <w:rPr>
          <w:rFonts w:ascii="Helvetica" w:hAnsi="Helvetica"/>
          <w:color w:val="000000"/>
          <w:sz w:val="22"/>
          <w:szCs w:val="22"/>
          <w:shd w:val="clear" w:color="auto" w:fill="FFFFFF"/>
          <w:lang w:val="en-US"/>
        </w:rPr>
        <w:t xml:space="preserve">a </w:t>
      </w:r>
      <w:r w:rsidR="00620546">
        <w:rPr>
          <w:rFonts w:ascii="Helvetica" w:hAnsi="Helvetica"/>
          <w:color w:val="000000"/>
          <w:sz w:val="22"/>
          <w:szCs w:val="22"/>
          <w:shd w:val="clear" w:color="auto" w:fill="FFFFFF"/>
          <w:lang w:val="en-US"/>
        </w:rPr>
        <w:t>new subsection</w:t>
      </w:r>
      <w:r>
        <w:rPr>
          <w:rFonts w:ascii="Helvetica" w:hAnsi="Helvetica"/>
          <w:color w:val="000000"/>
          <w:sz w:val="22"/>
          <w:szCs w:val="22"/>
          <w:shd w:val="clear" w:color="auto" w:fill="FFFFFF"/>
          <w:lang w:val="en-US"/>
        </w:rPr>
        <w:t xml:space="preserve"> </w:t>
      </w:r>
      <w:r w:rsidRPr="00363582">
        <w:rPr>
          <w:rFonts w:ascii="Helvetica" w:hAnsi="Helvetica"/>
          <w:i/>
          <w:color w:val="000000"/>
          <w:sz w:val="22"/>
          <w:szCs w:val="22"/>
          <w:shd w:val="clear" w:color="auto" w:fill="FFFFFF"/>
          <w:lang w:val="en-US"/>
        </w:rPr>
        <w:t>Methods/A</w:t>
      </w:r>
      <w:r>
        <w:rPr>
          <w:rFonts w:ascii="Helvetica" w:hAnsi="Helvetica"/>
          <w:i/>
          <w:color w:val="000000"/>
          <w:sz w:val="22"/>
          <w:szCs w:val="22"/>
          <w:shd w:val="clear" w:color="auto" w:fill="FFFFFF"/>
          <w:lang w:val="en-US"/>
        </w:rPr>
        <w:t>ssumptions</w:t>
      </w:r>
      <w:r w:rsidR="00940AFE">
        <w:rPr>
          <w:rFonts w:ascii="Helvetica" w:hAnsi="Helvetica"/>
          <w:i/>
          <w:color w:val="000000"/>
          <w:sz w:val="22"/>
          <w:szCs w:val="22"/>
          <w:shd w:val="clear" w:color="auto" w:fill="FFFFFF"/>
          <w:lang w:val="en-US"/>
        </w:rPr>
        <w:t>:</w:t>
      </w:r>
    </w:p>
    <w:p w14:paraId="055BF865" w14:textId="3454E733" w:rsidR="00940AFE" w:rsidRDefault="00940AFE">
      <w:pPr>
        <w:rPr>
          <w:rFonts w:ascii="Helvetica" w:hAnsi="Helvetica"/>
          <w:i/>
          <w:color w:val="000000"/>
          <w:sz w:val="22"/>
          <w:szCs w:val="22"/>
          <w:shd w:val="clear" w:color="auto" w:fill="FFFFFF"/>
          <w:lang w:val="en-US"/>
        </w:rPr>
      </w:pPr>
    </w:p>
    <w:p w14:paraId="19D9D3CE" w14:textId="168E0F5D" w:rsidR="00940AFE" w:rsidRPr="00090F01"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00952580">
        <w:rPr>
          <w:rFonts w:ascii="Times New Roman" w:eastAsia="Times New Roman" w:hAnsi="Times New Roman" w:cs="Times New Roman"/>
          <w:color w:val="000000"/>
          <w:sz w:val="20"/>
          <w:szCs w:val="20"/>
          <w:lang w:val="en"/>
        </w:rPr>
        <w:t>….</w:t>
      </w:r>
    </w:p>
    <w:p w14:paraId="2D76F190" w14:textId="77777777" w:rsidR="00265D70" w:rsidRDefault="00265D70">
      <w:pPr>
        <w:rPr>
          <w:rFonts w:ascii="Helvetica" w:hAnsi="Helvetica"/>
          <w:b/>
          <w:color w:val="000000"/>
          <w:sz w:val="22"/>
          <w:szCs w:val="22"/>
          <w:shd w:val="clear" w:color="auto" w:fill="FFFFFF"/>
          <w:lang w:val="en-US"/>
        </w:rPr>
      </w:pPr>
    </w:p>
    <w:p w14:paraId="07034107" w14:textId="59B71EDF" w:rsidR="00A010EE" w:rsidRDefault="00133529" w:rsidP="001F52AF">
      <w:pPr>
        <w:jc w:val="both"/>
        <w:rPr>
          <w:rFonts w:ascii="Helvetica" w:hAnsi="Helvetica"/>
          <w:b/>
          <w:color w:val="000000"/>
          <w:sz w:val="22"/>
          <w:szCs w:val="22"/>
          <w:shd w:val="clear" w:color="auto" w:fill="FFFFFF"/>
          <w:lang w:val="en-US"/>
        </w:rPr>
      </w:pPr>
      <w:r w:rsidRPr="002F4D25">
        <w:rPr>
          <w:rFonts w:ascii="Helvetica" w:hAnsi="Helvetica"/>
          <w:b/>
          <w:color w:val="000000"/>
          <w:sz w:val="22"/>
          <w:szCs w:val="22"/>
          <w:shd w:val="clear" w:color="auto" w:fill="FFFFFF"/>
        </w:rPr>
        <w:t xml:space="preserve">But it is unclear to me if this situation is similar to the quasi-linkage equilibrium regime, in that LD will have broken down via recurrent mutation (given enough time). </w:t>
      </w:r>
      <w:r w:rsidR="00106904" w:rsidRPr="002F4D25">
        <w:rPr>
          <w:rFonts w:ascii="Helvetica" w:hAnsi="Helvetica"/>
          <w:b/>
          <w:color w:val="000000"/>
          <w:sz w:val="22"/>
          <w:szCs w:val="22"/>
          <w:shd w:val="clear" w:color="auto" w:fill="FFFFFF"/>
          <w:lang w:val="en-US"/>
        </w:rPr>
        <w:t xml:space="preserve"> </w:t>
      </w:r>
    </w:p>
    <w:p w14:paraId="332CEA60" w14:textId="77777777" w:rsidR="00B0121F" w:rsidRDefault="00B0121F">
      <w:pPr>
        <w:rPr>
          <w:rFonts w:ascii="Helvetica" w:hAnsi="Helvetica"/>
          <w:b/>
          <w:color w:val="000000"/>
          <w:sz w:val="22"/>
          <w:szCs w:val="22"/>
          <w:shd w:val="clear" w:color="auto" w:fill="FFFFFF"/>
          <w:lang w:val="en-US"/>
        </w:rPr>
      </w:pPr>
    </w:p>
    <w:p w14:paraId="2C3771EB" w14:textId="2C4DD832" w:rsidR="00B0121F" w:rsidRDefault="001F52A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The situation is not similar to QLE. QLE method is discussed</w:t>
      </w:r>
      <w:r w:rsidR="00C551DA">
        <w:rPr>
          <w:rFonts w:ascii="Helvetica" w:hAnsi="Helvetica"/>
          <w:color w:val="000000"/>
          <w:sz w:val="22"/>
          <w:szCs w:val="22"/>
          <w:shd w:val="clear" w:color="auto" w:fill="FFFFFF"/>
          <w:lang w:val="en-US"/>
        </w:rPr>
        <w:t xml:space="preserve"> in</w:t>
      </w:r>
      <w:r w:rsidR="00B0121F">
        <w:rPr>
          <w:rFonts w:ascii="Helvetica" w:hAnsi="Helvetica"/>
          <w:color w:val="000000"/>
          <w:sz w:val="22"/>
          <w:szCs w:val="22"/>
          <w:shd w:val="clear" w:color="auto" w:fill="FFFFFF"/>
          <w:lang w:val="en-US"/>
        </w:rPr>
        <w:t xml:space="preserve"> Discussion</w:t>
      </w:r>
      <w:r>
        <w:rPr>
          <w:rFonts w:ascii="Helvetica" w:hAnsi="Helvetica"/>
          <w:color w:val="000000"/>
          <w:sz w:val="22"/>
          <w:szCs w:val="22"/>
          <w:shd w:val="clear" w:color="auto" w:fill="FFFFFF"/>
          <w:lang w:val="en-US"/>
        </w:rPr>
        <w:t xml:space="preserve"> (Lines </w:t>
      </w:r>
      <w:ins w:id="436" w:author="ivan4995@gmail.com" w:date="2026-05-05T17:19:00Z">
        <w:r w:rsidR="00E01A67">
          <w:rPr>
            <w:rFonts w:ascii="Helvetica" w:hAnsi="Helvetica"/>
            <w:color w:val="000000"/>
            <w:sz w:val="22"/>
            <w:szCs w:val="22"/>
            <w:shd w:val="clear" w:color="auto" w:fill="FFFFFF"/>
            <w:lang w:val="en-US"/>
          </w:rPr>
          <w:t>297</w:t>
        </w:r>
      </w:ins>
      <w:del w:id="437" w:author="ivan4995@gmail.com" w:date="2026-05-05T17:19:00Z">
        <w:r w:rsidDel="00E01A67">
          <w:rPr>
            <w:rFonts w:ascii="Helvetica" w:hAnsi="Helvetica"/>
            <w:color w:val="000000"/>
            <w:sz w:val="22"/>
            <w:szCs w:val="22"/>
            <w:shd w:val="clear" w:color="auto" w:fill="FFFFFF"/>
            <w:lang w:val="en-US"/>
          </w:rPr>
          <w:delText>26</w:delText>
        </w:r>
      </w:del>
      <w:del w:id="438" w:author="ivan4995@gmail.com" w:date="2026-05-05T17:18:00Z">
        <w:r w:rsidDel="00E01A67">
          <w:rPr>
            <w:rFonts w:ascii="Helvetica" w:hAnsi="Helvetica"/>
            <w:color w:val="000000"/>
            <w:sz w:val="22"/>
            <w:szCs w:val="22"/>
            <w:shd w:val="clear" w:color="auto" w:fill="FFFFFF"/>
            <w:lang w:val="en-US"/>
          </w:rPr>
          <w:delText>9</w:delText>
        </w:r>
      </w:del>
      <w:r>
        <w:rPr>
          <w:rFonts w:ascii="Helvetica" w:hAnsi="Helvetica"/>
          <w:color w:val="000000"/>
          <w:sz w:val="22"/>
          <w:szCs w:val="22"/>
          <w:shd w:val="clear" w:color="auto" w:fill="FFFFFF"/>
          <w:lang w:val="en-US"/>
        </w:rPr>
        <w:t>-</w:t>
      </w:r>
      <w:ins w:id="439" w:author="ivan4995@gmail.com" w:date="2026-05-05T17:19:00Z">
        <w:r w:rsidR="00E01A67">
          <w:rPr>
            <w:rFonts w:ascii="Helvetica" w:hAnsi="Helvetica"/>
            <w:color w:val="000000"/>
            <w:sz w:val="22"/>
            <w:szCs w:val="22"/>
            <w:shd w:val="clear" w:color="auto" w:fill="FFFFFF"/>
            <w:lang w:val="en-US"/>
          </w:rPr>
          <w:t>304</w:t>
        </w:r>
      </w:ins>
      <w:del w:id="440" w:author="ivan4995@gmail.com" w:date="2026-05-05T17:19:00Z">
        <w:r w:rsidDel="00E01A67">
          <w:rPr>
            <w:rFonts w:ascii="Helvetica" w:hAnsi="Helvetica"/>
            <w:color w:val="000000"/>
            <w:sz w:val="22"/>
            <w:szCs w:val="22"/>
            <w:shd w:val="clear" w:color="auto" w:fill="FFFFFF"/>
            <w:lang w:val="en-US"/>
          </w:rPr>
          <w:delText>293</w:delText>
        </w:r>
      </w:del>
      <w:r>
        <w:rPr>
          <w:rFonts w:ascii="Helvetica" w:hAnsi="Helvetica"/>
          <w:color w:val="000000"/>
          <w:sz w:val="22"/>
          <w:szCs w:val="22"/>
          <w:shd w:val="clear" w:color="auto" w:fill="FFFFFF"/>
          <w:lang w:val="en-US"/>
        </w:rPr>
        <w:t>). We added in the revised version (Line</w:t>
      </w:r>
      <w:ins w:id="441" w:author="ivan4995@gmail.com" w:date="2026-05-05T17:20:00Z">
        <w:r w:rsidR="00E01A67">
          <w:rPr>
            <w:rFonts w:ascii="Helvetica" w:hAnsi="Helvetica"/>
            <w:color w:val="000000"/>
            <w:sz w:val="22"/>
            <w:szCs w:val="22"/>
            <w:shd w:val="clear" w:color="auto" w:fill="FFFFFF"/>
            <w:lang w:val="en-US"/>
          </w:rPr>
          <w:t>s 320-322</w:t>
        </w:r>
      </w:ins>
      <w:del w:id="442" w:author="ivan4995@gmail.com" w:date="2026-05-05T17:20:00Z">
        <w:r w:rsidDel="00E01A67">
          <w:rPr>
            <w:rFonts w:ascii="Helvetica" w:hAnsi="Helvetica"/>
            <w:color w:val="000000"/>
            <w:sz w:val="22"/>
            <w:szCs w:val="22"/>
            <w:shd w:val="clear" w:color="auto" w:fill="FFFFFF"/>
            <w:lang w:val="en-US"/>
          </w:rPr>
          <w:delText xml:space="preserve"> 290</w:delText>
        </w:r>
      </w:del>
      <w:r>
        <w:rPr>
          <w:rFonts w:ascii="Helvetica" w:hAnsi="Helvetica"/>
          <w:color w:val="000000"/>
          <w:sz w:val="22"/>
          <w:szCs w:val="22"/>
          <w:shd w:val="clear" w:color="auto" w:fill="FFFFFF"/>
          <w:lang w:val="en-US"/>
        </w:rPr>
        <w:t>):</w:t>
      </w:r>
    </w:p>
    <w:p w14:paraId="0F3FFABF" w14:textId="77777777" w:rsidR="00B0121F" w:rsidRDefault="00B0121F">
      <w:pPr>
        <w:rPr>
          <w:rFonts w:ascii="Helvetica" w:hAnsi="Helvetica"/>
          <w:color w:val="000000"/>
          <w:sz w:val="22"/>
          <w:szCs w:val="22"/>
          <w:shd w:val="clear" w:color="auto" w:fill="FFFFFF"/>
          <w:lang w:val="en-US"/>
        </w:rPr>
      </w:pPr>
    </w:p>
    <w:p w14:paraId="5ED5947B" w14:textId="240D1155" w:rsidR="00A010EE" w:rsidRPr="00E01A67" w:rsidDel="00E01A67" w:rsidRDefault="00E01A67">
      <w:pPr>
        <w:rPr>
          <w:del w:id="443" w:author="ivan4995@gmail.com" w:date="2026-05-05T17:21:00Z"/>
          <w:rFonts w:ascii="Times New Roman" w:eastAsia="Times New Roman" w:hAnsi="Times New Roman" w:cs="Times New Roman"/>
          <w:sz w:val="20"/>
          <w:szCs w:val="20"/>
          <w:rPrChange w:id="444" w:author="ivan4995@gmail.com" w:date="2026-05-05T17:21:00Z">
            <w:rPr>
              <w:del w:id="445" w:author="ivan4995@gmail.com" w:date="2026-05-05T17:21:00Z"/>
              <w:rFonts w:ascii="Times New Roman" w:eastAsia="Times New Roman" w:hAnsi="Times New Roman" w:cs="Times New Roman"/>
            </w:rPr>
          </w:rPrChange>
        </w:rPr>
      </w:pPr>
      <w:ins w:id="446" w:author="ivan4995@gmail.com" w:date="2026-05-05T17:21:00Z">
        <w:r w:rsidRPr="00E01A67">
          <w:rPr>
            <w:rFonts w:ascii="Times New Roman" w:eastAsia="Times New Roman" w:hAnsi="Times New Roman" w:cs="Times New Roman"/>
            <w:sz w:val="20"/>
            <w:szCs w:val="20"/>
            <w:rPrChange w:id="447" w:author="ivan4995@gmail.com" w:date="2026-05-05T17:2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448" w:author="ivan4995@gmail.com" w:date="2026-05-05T17:21:00Z">
        <w:r w:rsidR="008D0455" w:rsidRPr="00E01A67" w:rsidDel="00E01A67">
          <w:rPr>
            <w:rStyle w:val="apple-converted-space"/>
            <w:rFonts w:ascii="Times New Roman" w:hAnsi="Times New Roman" w:cs="Times New Roman"/>
            <w:color w:val="000000"/>
            <w:sz w:val="20"/>
            <w:szCs w:val="20"/>
            <w:shd w:val="clear" w:color="auto" w:fill="FFFFFF"/>
            <w:lang w:val="en-US"/>
          </w:rPr>
          <w:delText xml:space="preserve">In addition,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 xml:space="preserve">QLE does not apply to </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SARS CoV-2</w:delText>
        </w:r>
        <w:r w:rsidR="00A010EE" w:rsidRPr="00E01A67" w:rsidDel="00E01A67">
          <w:rPr>
            <w:rStyle w:val="apple-converted-space"/>
            <w:rFonts w:ascii="Times New Roman" w:hAnsi="Times New Roman" w:cs="Times New Roman"/>
            <w:color w:val="000000"/>
            <w:sz w:val="20"/>
            <w:szCs w:val="20"/>
            <w:shd w:val="clear" w:color="auto" w:fill="FFFFFF"/>
            <w:lang w:val="en-US"/>
          </w:rPr>
          <w:delText xml:space="preserve"> </w:delText>
        </w:r>
        <w:r w:rsidR="00C551DA" w:rsidRPr="00E01A67" w:rsidDel="00E01A67">
          <w:rPr>
            <w:rStyle w:val="apple-converted-space"/>
            <w:rFonts w:ascii="Times New Roman" w:hAnsi="Times New Roman" w:cs="Times New Roman"/>
            <w:color w:val="000000"/>
            <w:sz w:val="20"/>
            <w:szCs w:val="20"/>
            <w:shd w:val="clear" w:color="auto" w:fill="FFFFFF"/>
            <w:lang w:val="en-US"/>
          </w:rPr>
          <w:delText>evolution</w:delText>
        </w:r>
        <w:r w:rsidR="00B0121F" w:rsidRPr="00E01A67" w:rsidDel="00E01A67">
          <w:rPr>
            <w:rStyle w:val="apple-converted-space"/>
            <w:rFonts w:ascii="Times New Roman" w:hAnsi="Times New Roman" w:cs="Times New Roman"/>
            <w:color w:val="000000"/>
            <w:sz w:val="20"/>
            <w:szCs w:val="20"/>
            <w:shd w:val="clear" w:color="auto" w:fill="FFFFFF"/>
            <w:lang w:val="en-US"/>
          </w:rPr>
          <w:delText>. Linkage effects, negligible in QLE limit, are rampant and are not broken down by either rare mutation or rare recombination. Recombination is weak, and population is not as large as required for QLE to work.</w:delText>
        </w:r>
      </w:del>
    </w:p>
    <w:p w14:paraId="245EB52F" w14:textId="77777777" w:rsidR="00E01A67" w:rsidRPr="0031623F" w:rsidRDefault="00E01A67" w:rsidP="00940AFE">
      <w:pPr>
        <w:jc w:val="both"/>
        <w:rPr>
          <w:ins w:id="449" w:author="ivan4995@gmail.com" w:date="2026-05-05T17:21:00Z"/>
          <w:rStyle w:val="apple-converted-space"/>
          <w:rFonts w:ascii="Times New Roman" w:hAnsi="Times New Roman" w:cs="Times New Roman"/>
          <w:color w:val="000000"/>
          <w:sz w:val="20"/>
          <w:szCs w:val="20"/>
          <w:shd w:val="clear" w:color="auto" w:fill="FFFFFF"/>
          <w:lang w:val="en-US"/>
        </w:rPr>
      </w:pPr>
    </w:p>
    <w:p w14:paraId="72B9E2FF" w14:textId="77777777" w:rsidR="00B0121F" w:rsidRDefault="00B0121F">
      <w:pPr>
        <w:rPr>
          <w:rFonts w:ascii="Helvetica" w:hAnsi="Helvetica"/>
          <w:b/>
          <w:color w:val="000000"/>
          <w:sz w:val="22"/>
          <w:szCs w:val="22"/>
          <w:shd w:val="clear" w:color="auto" w:fill="FFFFFF"/>
          <w:lang w:val="en-US"/>
        </w:rPr>
      </w:pPr>
    </w:p>
    <w:p w14:paraId="3C18FB18" w14:textId="22E24DF6" w:rsidR="00106904" w:rsidRPr="002F4D25" w:rsidRDefault="00133529">
      <w:pPr>
        <w:rPr>
          <w:rStyle w:val="apple-converted-space"/>
          <w:rFonts w:ascii="Helvetica" w:hAnsi="Helvetica"/>
          <w:b/>
          <w:color w:val="000000"/>
          <w:sz w:val="22"/>
          <w:szCs w:val="22"/>
          <w:shd w:val="clear" w:color="auto" w:fill="FFFFFF"/>
        </w:rPr>
      </w:pPr>
      <w:r w:rsidRPr="002F4D25">
        <w:rPr>
          <w:rFonts w:ascii="Helvetica" w:hAnsi="Helvetica"/>
          <w:b/>
          <w:color w:val="000000"/>
          <w:sz w:val="22"/>
          <w:szCs w:val="22"/>
          <w:shd w:val="clear" w:color="auto" w:fill="FFFFFF"/>
        </w:rPr>
        <w:t>What are the relevant timescales and regime boundaries?</w:t>
      </w:r>
      <w:r w:rsidRPr="002F4D25">
        <w:rPr>
          <w:rStyle w:val="apple-converted-space"/>
          <w:rFonts w:ascii="Helvetica" w:hAnsi="Helvetica"/>
          <w:b/>
          <w:color w:val="000000"/>
          <w:sz w:val="22"/>
          <w:szCs w:val="22"/>
          <w:shd w:val="clear" w:color="auto" w:fill="FFFFFF"/>
        </w:rPr>
        <w:t> </w:t>
      </w:r>
    </w:p>
    <w:p w14:paraId="1017A3D8" w14:textId="75F55275" w:rsidR="00106904" w:rsidRDefault="00106904">
      <w:pPr>
        <w:rPr>
          <w:rStyle w:val="apple-converted-space"/>
          <w:rFonts w:ascii="Helvetica" w:hAnsi="Helvetica"/>
          <w:color w:val="000000"/>
          <w:sz w:val="22"/>
          <w:szCs w:val="22"/>
          <w:shd w:val="clear" w:color="auto" w:fill="FFFFFF"/>
        </w:rPr>
      </w:pPr>
    </w:p>
    <w:p w14:paraId="5F694D29" w14:textId="35561D73" w:rsidR="00106904" w:rsidRPr="00106904" w:rsidRDefault="0021438F">
      <w:pPr>
        <w:rPr>
          <w:rStyle w:val="apple-converted-space"/>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106904">
        <w:rPr>
          <w:rStyle w:val="apple-converted-space"/>
          <w:rFonts w:ascii="Helvetica" w:hAnsi="Helvetica"/>
          <w:color w:val="000000"/>
          <w:sz w:val="22"/>
          <w:szCs w:val="22"/>
          <w:shd w:val="clear" w:color="auto" w:fill="FFFFFF"/>
          <w:lang w:val="en-US"/>
        </w:rPr>
        <w:t xml:space="preserve"> </w:t>
      </w:r>
      <w:r w:rsidR="00B0121F">
        <w:rPr>
          <w:rStyle w:val="apple-converted-space"/>
          <w:rFonts w:ascii="Helvetica" w:hAnsi="Helvetica"/>
          <w:color w:val="000000"/>
          <w:sz w:val="22"/>
          <w:szCs w:val="22"/>
          <w:shd w:val="clear" w:color="auto" w:fill="FFFFFF"/>
          <w:lang w:val="en-US"/>
        </w:rPr>
        <w:t xml:space="preserve">in </w:t>
      </w:r>
      <w:r w:rsidR="00A203D9">
        <w:rPr>
          <w:rFonts w:ascii="Helvetica" w:hAnsi="Helvetica"/>
          <w:color w:val="000000"/>
          <w:sz w:val="22"/>
          <w:szCs w:val="22"/>
          <w:shd w:val="clear" w:color="auto" w:fill="FFFFFF"/>
          <w:lang w:val="en-US"/>
        </w:rPr>
        <w:t>Methods/Assumptions</w:t>
      </w:r>
      <w:ins w:id="450" w:author="ivan4995@gmail.com" w:date="2026-05-05T17:22:00Z">
        <w:r w:rsidR="00E01A67">
          <w:rPr>
            <w:rFonts w:ascii="Helvetica" w:hAnsi="Helvetica"/>
            <w:color w:val="000000"/>
            <w:sz w:val="22"/>
            <w:szCs w:val="22"/>
            <w:shd w:val="clear" w:color="auto" w:fill="FFFFFF"/>
            <w:lang w:val="en-US"/>
          </w:rPr>
          <w:t xml:space="preserve"> and approximations</w:t>
        </w:r>
      </w:ins>
      <w:r w:rsidR="00A203D9">
        <w:rPr>
          <w:rFonts w:ascii="Helvetica" w:hAnsi="Helvetica"/>
          <w:color w:val="000000"/>
          <w:sz w:val="22"/>
          <w:szCs w:val="22"/>
          <w:shd w:val="clear" w:color="auto" w:fill="FFFFFF"/>
          <w:lang w:val="en-US"/>
        </w:rPr>
        <w:t>:</w:t>
      </w:r>
    </w:p>
    <w:p w14:paraId="47865606" w14:textId="77777777" w:rsidR="00106904" w:rsidRDefault="00106904">
      <w:pPr>
        <w:rPr>
          <w:rStyle w:val="apple-converted-space"/>
          <w:rFonts w:ascii="Helvetica" w:hAnsi="Helvetica"/>
          <w:color w:val="000000"/>
          <w:sz w:val="22"/>
          <w:szCs w:val="22"/>
          <w:shd w:val="clear" w:color="auto" w:fill="FFFFFF"/>
        </w:rPr>
      </w:pPr>
    </w:p>
    <w:p w14:paraId="7D8618F7" w14:textId="08090AE7" w:rsidR="00A203D9" w:rsidRPr="00940AFE" w:rsidRDefault="00940AFE" w:rsidP="00940AFE">
      <w:pPr>
        <w:jc w:val="both"/>
        <w:rPr>
          <w:rFonts w:ascii="Times New Roman" w:hAnsi="Times New Roman" w:cs="Times New Roman"/>
          <w:color w:val="000000"/>
          <w:sz w:val="20"/>
          <w:szCs w:val="20"/>
          <w:shd w:val="clear" w:color="auto" w:fill="FFFFFF"/>
          <w:lang w:val="en-US"/>
        </w:rPr>
      </w:pPr>
      <w:r w:rsidRPr="00940AFE">
        <w:rPr>
          <w:rFonts w:ascii="Times New Roman" w:eastAsia="Times New Roman" w:hAnsi="Times New Roman" w:cs="Times New Roman"/>
          <w:color w:val="000000"/>
          <w:sz w:val="20"/>
          <w:szCs w:val="20"/>
        </w:rPr>
        <w:t xml:space="preserve">The method implies the weak selection limit, defined as </w:t>
      </w:r>
      <m:oMath>
        <m:r>
          <m:rPr>
            <m:sty m:val="p"/>
          </m:rPr>
          <w:rPr>
            <w:rFonts w:ascii="Cambria Math" w:eastAsia="Times New Roman" w:hAnsi="Cambria Math" w:cs="Times New Roman"/>
            <w:color w:val="000000"/>
            <w:sz w:val="20"/>
            <w:szCs w:val="20"/>
            <w:lang w:val="en"/>
          </w:rPr>
          <m:t>max(1/</m:t>
        </m:r>
        <m:r>
          <w:rPr>
            <w:rFonts w:ascii="Cambria Math" w:eastAsia="Times New Roman" w:hAnsi="Cambria Math" w:cs="Times New Roman"/>
            <w:color w:val="000000"/>
            <w:sz w:val="20"/>
            <w:szCs w:val="20"/>
            <w:lang w:val="en"/>
          </w:rPr>
          <m:t>N</m:t>
        </m:r>
        <m:r>
          <m:rPr>
            <m:sty m:val="p"/>
          </m:rPr>
          <w:rPr>
            <w:rFonts w:ascii="Cambria Math" w:eastAsia="Times New Roman" w:hAnsi="Cambria Math" w:cs="Times New Roman"/>
            <w:color w:val="000000"/>
            <w:sz w:val="20"/>
            <w:szCs w:val="20"/>
            <w:lang w:val="en"/>
          </w:rPr>
          <m:t xml:space="preserve">,  μ) ≪ </m:t>
        </m:r>
        <m:r>
          <w:rPr>
            <w:rFonts w:ascii="Cambria Math" w:eastAsia="Times New Roman" w:hAnsi="Cambria Math" w:cs="Times New Roman"/>
            <w:color w:val="000000"/>
            <w:sz w:val="20"/>
            <w:szCs w:val="20"/>
            <w:lang w:val="en"/>
          </w:rPr>
          <m:t>s</m:t>
        </m:r>
        <m:r>
          <m:rPr>
            <m:sty m:val="p"/>
          </m:rPr>
          <w:rPr>
            <w:rFonts w:ascii="Cambria Math" w:eastAsia="Times New Roman" w:hAnsi="Cambria Math" w:cs="Times New Roman"/>
            <w:color w:val="000000"/>
            <w:sz w:val="20"/>
            <w:szCs w:val="20"/>
            <w:lang w:val="en"/>
          </w:rPr>
          <m:t xml:space="preserve"> ≪ 1</m:t>
        </m:r>
      </m:oMath>
      <w:r w:rsidRPr="00940AFE">
        <w:rPr>
          <w:rFonts w:ascii="Times New Roman" w:eastAsia="Times New Roman" w:hAnsi="Times New Roman" w:cs="Times New Roman"/>
          <w:color w:val="000000"/>
          <w:sz w:val="20"/>
          <w:szCs w:val="20"/>
          <w:lang w:val="en"/>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0"/>
            <w:szCs w:val="20"/>
          </w:rPr>
          <m:t>N</m:t>
        </m:r>
        <m:r>
          <w:rPr>
            <w:rFonts w:ascii="Cambria Math" w:eastAsia="Times New Roman" w:hAnsi="Cambria Math" w:cs="Times New Roman"/>
            <w:color w:val="000000"/>
            <w:sz w:val="20"/>
            <w:szCs w:val="20"/>
            <w:lang w:val="en"/>
          </w:rPr>
          <m:t>μL</m:t>
        </m:r>
        <m:r>
          <m:rPr>
            <m:sty m:val="p"/>
          </m:rPr>
          <w:rPr>
            <w:rFonts w:ascii="Cambria Math" w:eastAsia="Times New Roman" w:hAnsi="Cambria Math" w:cs="Times New Roman"/>
            <w:color w:val="000000"/>
            <w:sz w:val="20"/>
            <w:szCs w:val="20"/>
          </w:rPr>
          <m:t>≫1</m:t>
        </m:r>
      </m:oMath>
      <w:r w:rsidRPr="00940AFE">
        <w:rPr>
          <w:rFonts w:ascii="Times New Roman" w:eastAsia="Times New Roman" w:hAnsi="Times New Roman" w:cs="Times New Roman"/>
          <w:color w:val="000000"/>
          <w:sz w:val="20"/>
          <w:szCs w:val="20"/>
          <w:lang w:val="en"/>
        </w:rPr>
        <w:t xml:space="preserve"> and </w:t>
      </w:r>
      <w:r w:rsidRPr="00940AFE">
        <w:rPr>
          <w:rFonts w:ascii="Times New Roman" w:eastAsia="Times New Roman" w:hAnsi="Times New Roman" w:cs="Times New Roman"/>
          <w:color w:val="000000"/>
          <w:sz w:val="20"/>
          <w:szCs w:val="20"/>
        </w:rPr>
        <w:t>on</w:t>
      </w:r>
      <w:r w:rsidRPr="00940AFE">
        <w:rPr>
          <w:rFonts w:ascii="Times New Roman" w:eastAsia="Times New Roman" w:hAnsi="Times New Roman" w:cs="Times New Roman"/>
          <w:color w:val="000000"/>
          <w:sz w:val="20"/>
          <w:szCs w:val="20"/>
          <w:lang w:val="en"/>
        </w:rPr>
        <w:t xml:space="preserve"> time</w:t>
      </w:r>
      <w:r w:rsidRPr="00940AFE">
        <w:rPr>
          <w:rFonts w:ascii="Times New Roman" w:eastAsia="Times New Roman" w:hAnsi="Times New Roman" w:cs="Times New Roman"/>
          <w:color w:val="000000"/>
          <w:sz w:val="20"/>
          <w:szCs w:val="20"/>
        </w:rPr>
        <w:t xml:space="preserve"> scales</w:t>
      </w:r>
      <w:r w:rsidRPr="00940AFE">
        <w:rPr>
          <w:rFonts w:ascii="Times New Roman" w:eastAsia="Times New Roman" w:hAnsi="Times New Roman" w:cs="Times New Roman"/>
          <w:color w:val="000000"/>
          <w:sz w:val="20"/>
          <w:szCs w:val="20"/>
          <w:lang w:val="en"/>
        </w:rPr>
        <w:t xml:space="preserve"> l</w:t>
      </w:r>
      <w:r w:rsidRPr="00940AFE">
        <w:rPr>
          <w:rFonts w:ascii="Times New Roman" w:eastAsia="Times New Roman" w:hAnsi="Times New Roman" w:cs="Times New Roman"/>
          <w:color w:val="000000"/>
          <w:sz w:val="20"/>
          <w:szCs w:val="20"/>
        </w:rPr>
        <w:t>onger</w:t>
      </w:r>
      <w:r w:rsidRPr="00940AFE">
        <w:rPr>
          <w:rFonts w:ascii="Times New Roman" w:eastAsia="Times New Roman" w:hAnsi="Times New Roman" w:cs="Times New Roman"/>
          <w:color w:val="000000"/>
          <w:sz w:val="20"/>
          <w:szCs w:val="20"/>
          <w:lang w:val="en"/>
        </w:rPr>
        <w:t xml:space="preserve"> than </w:t>
      </w:r>
      <m:oMath>
        <m:r>
          <w:rPr>
            <w:rFonts w:ascii="Cambria Math" w:eastAsia="Times New Roman" w:hAnsi="Cambria Math" w:cs="Times New Roman"/>
            <w:color w:val="000000"/>
            <w:sz w:val="20"/>
            <w:szCs w:val="20"/>
          </w:rPr>
          <m:t>1/s</m:t>
        </m:r>
      </m:oMath>
      <w:r w:rsidR="00106904" w:rsidRPr="00940AFE">
        <w:rPr>
          <w:rFonts w:ascii="Times New Roman" w:hAnsi="Times New Roman" w:cs="Times New Roman"/>
          <w:color w:val="000000"/>
          <w:sz w:val="20"/>
          <w:szCs w:val="20"/>
          <w:shd w:val="clear" w:color="auto" w:fill="FFFFFF"/>
          <w:lang w:val="en-US"/>
        </w:rPr>
        <w:t>.</w:t>
      </w:r>
      <w:r w:rsidR="00A203D9" w:rsidRPr="00940AFE">
        <w:rPr>
          <w:rFonts w:ascii="Times New Roman" w:hAnsi="Times New Roman" w:cs="Times New Roman"/>
          <w:color w:val="000000"/>
          <w:sz w:val="20"/>
          <w:szCs w:val="20"/>
          <w:shd w:val="clear" w:color="auto" w:fill="FFFFFF"/>
          <w:lang w:val="en-US"/>
        </w:rPr>
        <w:t xml:space="preserve"> </w:t>
      </w:r>
    </w:p>
    <w:p w14:paraId="5D2524B6" w14:textId="77777777" w:rsidR="00A203D9" w:rsidRDefault="00A203D9">
      <w:pPr>
        <w:rPr>
          <w:rFonts w:ascii="Helvetica" w:hAnsi="Helvetica"/>
          <w:color w:val="000000"/>
          <w:sz w:val="20"/>
          <w:szCs w:val="20"/>
          <w:shd w:val="clear" w:color="auto" w:fill="FFFFFF"/>
          <w:lang w:val="en-US"/>
        </w:rPr>
      </w:pPr>
    </w:p>
    <w:p w14:paraId="70C32FB3" w14:textId="1C78B0D9" w:rsidR="00325179" w:rsidRDefault="00133529">
      <w:pPr>
        <w:rPr>
          <w:rFonts w:ascii="Helvetica" w:hAnsi="Helvetica"/>
          <w:b/>
          <w:color w:val="000000"/>
          <w:sz w:val="22"/>
          <w:szCs w:val="22"/>
          <w:shd w:val="clear" w:color="auto" w:fill="FFFFFF"/>
          <w:lang w:val="en-US"/>
        </w:rPr>
      </w:pPr>
      <w:r w:rsidRPr="00325179">
        <w:rPr>
          <w:rFonts w:ascii="Helvetica" w:hAnsi="Helvetica"/>
          <w:b/>
          <w:color w:val="000000"/>
          <w:sz w:val="22"/>
          <w:szCs w:val="22"/>
          <w:shd w:val="clear" w:color="auto" w:fill="FFFFFF"/>
        </w:rPr>
        <w:t>2. Does the analysis of the SARS-CoV-2 control (in any way) for violations of the method's assumptions (e.g., hyper-mutable or recombinagenic parts of the genome)? It appears not</w:t>
      </w:r>
      <w:r w:rsidR="00A010EE" w:rsidRPr="00325179">
        <w:rPr>
          <w:rFonts w:ascii="Helvetica" w:hAnsi="Helvetica"/>
          <w:b/>
          <w:color w:val="000000"/>
          <w:sz w:val="22"/>
          <w:szCs w:val="22"/>
          <w:shd w:val="clear" w:color="auto" w:fill="FFFFFF"/>
        </w:rPr>
        <w:t>…</w:t>
      </w:r>
      <w:r w:rsidRPr="00325179">
        <w:rPr>
          <w:rFonts w:ascii="Helvetica" w:hAnsi="Helvetica"/>
          <w:b/>
          <w:color w:val="000000"/>
          <w:sz w:val="22"/>
          <w:szCs w:val="22"/>
          <w:shd w:val="clear" w:color="auto" w:fill="FFFFFF"/>
        </w:rPr>
        <w:t xml:space="preserve"> </w:t>
      </w:r>
      <w:r w:rsidR="00325179">
        <w:rPr>
          <w:rFonts w:ascii="Helvetica" w:hAnsi="Helvetica"/>
          <w:b/>
          <w:color w:val="000000"/>
          <w:sz w:val="22"/>
          <w:szCs w:val="22"/>
          <w:shd w:val="clear" w:color="auto" w:fill="FFFFFF"/>
          <w:lang w:val="en-US"/>
        </w:rPr>
        <w:t xml:space="preserve"> </w:t>
      </w:r>
    </w:p>
    <w:p w14:paraId="5E9C3A32" w14:textId="34848C42" w:rsidR="00325179" w:rsidRPr="00A203D9" w:rsidRDefault="00A010EE">
      <w:pPr>
        <w:rPr>
          <w:rFonts w:ascii="Helvetica" w:hAnsi="Helvetica"/>
          <w:b/>
          <w:color w:val="000000"/>
          <w:sz w:val="22"/>
          <w:szCs w:val="22"/>
          <w:shd w:val="clear" w:color="auto" w:fill="FFFFFF"/>
        </w:rPr>
      </w:pPr>
      <w:r w:rsidRPr="00325179">
        <w:rPr>
          <w:rFonts w:ascii="Helvetica" w:hAnsi="Helvetica"/>
          <w:b/>
          <w:color w:val="000000"/>
          <w:sz w:val="22"/>
          <w:szCs w:val="22"/>
          <w:shd w:val="clear" w:color="auto" w:fill="FFFFFF"/>
          <w:lang w:val="en-US"/>
        </w:rPr>
        <w:t>…</w:t>
      </w:r>
      <w:r w:rsidR="00133529" w:rsidRPr="00325179">
        <w:rPr>
          <w:rFonts w:ascii="Helvetica" w:hAnsi="Helvetica"/>
          <w:b/>
          <w:color w:val="000000"/>
          <w:sz w:val="22"/>
          <w:szCs w:val="22"/>
          <w:shd w:val="clear" w:color="auto" w:fill="FFFFFF"/>
        </w:rPr>
        <w:t xml:space="preserve">Moreover, there is now ample evidence that particular regions of the genome are more likely to exhibit polymorphism than others due to intrinsic and extrinsic differences in mutation and recombination. </w:t>
      </w:r>
    </w:p>
    <w:p w14:paraId="5EC839D5" w14:textId="77777777" w:rsidR="00325179" w:rsidRDefault="00325179">
      <w:pPr>
        <w:rPr>
          <w:rFonts w:ascii="Helvetica" w:hAnsi="Helvetica"/>
          <w:color w:val="000000"/>
          <w:sz w:val="22"/>
          <w:szCs w:val="22"/>
          <w:shd w:val="clear" w:color="auto" w:fill="FFFFFF"/>
          <w:lang w:val="en-US"/>
        </w:rPr>
      </w:pPr>
    </w:p>
    <w:p w14:paraId="68C78D5F" w14:textId="77777777" w:rsidR="00A5090F" w:rsidRDefault="00AB7219">
      <w:pPr>
        <w:rPr>
          <w:rFonts w:ascii="Helvetica" w:hAnsi="Helvetica" w:cstheme="minorHAnsi"/>
          <w:color w:val="000000"/>
          <w:sz w:val="22"/>
          <w:szCs w:val="22"/>
          <w:shd w:val="clear" w:color="auto" w:fill="FFFFFF"/>
          <w:lang w:val="en-US"/>
        </w:rPr>
      </w:pPr>
      <w:r>
        <w:rPr>
          <w:rFonts w:ascii="Helvetica" w:hAnsi="Helvetica" w:cstheme="minorHAnsi"/>
          <w:color w:val="000000"/>
          <w:sz w:val="22"/>
          <w:szCs w:val="22"/>
          <w:shd w:val="clear" w:color="auto" w:fill="FFFFFF"/>
          <w:lang w:val="en-US"/>
        </w:rPr>
        <w:t>S</w:t>
      </w:r>
      <w:r w:rsidRPr="00AB7219">
        <w:rPr>
          <w:rFonts w:ascii="Helvetica" w:hAnsi="Helvetica" w:cstheme="minorHAnsi"/>
          <w:color w:val="000000"/>
          <w:sz w:val="22"/>
          <w:szCs w:val="22"/>
          <w:shd w:val="clear" w:color="auto" w:fill="FFFFFF"/>
          <w:lang w:val="en-US"/>
        </w:rPr>
        <w:t xml:space="preserve">uch behavior is typical for RNA viruses, where mutation rate varies in the range </w:t>
      </w:r>
      <m:oMath>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-6</m:t>
            </m:r>
          </m:sup>
        </m:sSup>
        <m:r>
          <w:rPr>
            <w:rFonts w:ascii="Cambria Math" w:hAnsi="Cambria Math" w:cstheme="minorHAnsi"/>
            <w:color w:val="000000"/>
            <w:sz w:val="22"/>
            <w:szCs w:val="22"/>
            <w:shd w:val="clear" w:color="auto" w:fill="FFFFFF"/>
            <w:lang w:val="en-US"/>
          </w:rPr>
          <m:t>-</m:t>
        </m:r>
        <m:sSup>
          <m:sSupPr>
            <m:ctrlPr>
              <w:rPr>
                <w:rFonts w:ascii="Cambria Math" w:hAnsi="Cambria Math" w:cstheme="minorHAnsi"/>
                <w:i/>
                <w:color w:val="000000"/>
                <w:sz w:val="22"/>
                <w:szCs w:val="22"/>
                <w:shd w:val="clear" w:color="auto" w:fill="FFFFFF"/>
                <w:lang w:val="en-US"/>
              </w:rPr>
            </m:ctrlPr>
          </m:sSupPr>
          <m:e>
            <m:r>
              <w:rPr>
                <w:rFonts w:ascii="Cambria Math" w:hAnsi="Cambria Math" w:cstheme="minorHAnsi"/>
                <w:color w:val="000000"/>
                <w:sz w:val="22"/>
                <w:szCs w:val="22"/>
                <w:shd w:val="clear" w:color="auto" w:fill="FFFFFF"/>
                <w:lang w:val="en-US"/>
              </w:rPr>
              <m:t>10</m:t>
            </m:r>
          </m:e>
          <m:sup>
            <m:r>
              <w:rPr>
                <w:rFonts w:ascii="Cambria Math" w:hAnsi="Cambria Math" w:cstheme="minorHAnsi"/>
                <w:color w:val="000000"/>
                <w:sz w:val="22"/>
                <w:szCs w:val="22"/>
                <w:shd w:val="clear" w:color="auto" w:fill="FFFFFF"/>
                <w:lang w:val="en-US"/>
              </w:rPr>
              <m:t>-4</m:t>
            </m:r>
          </m:sup>
        </m:sSup>
      </m:oMath>
      <w:r w:rsidRPr="00AB7219">
        <w:rPr>
          <w:rFonts w:ascii="Helvetica" w:hAnsi="Helvetica" w:cstheme="minorHAnsi"/>
          <w:color w:val="000000"/>
          <w:sz w:val="22"/>
          <w:szCs w:val="22"/>
          <w:shd w:val="clear" w:color="auto" w:fill="FFFFFF"/>
          <w:lang w:val="en-US"/>
        </w:rPr>
        <w:t>, between nucleotides</w:t>
      </w:r>
      <w:r w:rsidR="00A5090F">
        <w:rPr>
          <w:rFonts w:ascii="Helvetica" w:hAnsi="Helvetica" w:cstheme="minorHAnsi"/>
          <w:color w:val="000000"/>
          <w:sz w:val="22"/>
          <w:szCs w:val="22"/>
          <w:shd w:val="clear" w:color="auto" w:fill="FFFFFF"/>
          <w:lang w:val="en-US"/>
        </w:rPr>
        <w:t xml:space="preserve">. However, it does not matter much for the study. </w:t>
      </w:r>
    </w:p>
    <w:p w14:paraId="44F05660" w14:textId="77777777" w:rsidR="00A5090F" w:rsidRDefault="00A5090F">
      <w:pPr>
        <w:rPr>
          <w:rFonts w:ascii="Helvetica" w:hAnsi="Helvetica" w:cstheme="minorHAnsi"/>
          <w:color w:val="000000"/>
          <w:sz w:val="22"/>
          <w:szCs w:val="22"/>
          <w:shd w:val="clear" w:color="auto" w:fill="FFFFFF"/>
          <w:lang w:val="en-US"/>
        </w:rPr>
      </w:pPr>
    </w:p>
    <w:p w14:paraId="47E1E354" w14:textId="391C9954" w:rsidR="00A010EE" w:rsidRPr="00A5090F" w:rsidRDefault="00A5090F">
      <w:pPr>
        <w:rPr>
          <w:rFonts w:ascii="Helvetica" w:hAnsi="Helvetica" w:cs="Times New Roman"/>
          <w:color w:val="000000"/>
          <w:sz w:val="18"/>
          <w:szCs w:val="18"/>
          <w:shd w:val="clear" w:color="auto" w:fill="FFFFFF"/>
          <w:lang w:val="en-US"/>
        </w:rPr>
      </w:pPr>
      <w:r>
        <w:rPr>
          <w:rFonts w:ascii="Helvetica" w:hAnsi="Helvetica" w:cstheme="minorHAnsi"/>
          <w:color w:val="000000"/>
          <w:sz w:val="22"/>
          <w:szCs w:val="22"/>
          <w:shd w:val="clear" w:color="auto" w:fill="FFFFFF"/>
          <w:lang w:val="en-US"/>
        </w:rPr>
        <w:t>Explained</w:t>
      </w:r>
      <w:r w:rsidR="0021438F">
        <w:rPr>
          <w:rFonts w:ascii="Helvetica" w:hAnsi="Helvetica"/>
          <w:color w:val="000000"/>
          <w:sz w:val="22"/>
          <w:szCs w:val="22"/>
          <w:shd w:val="clear" w:color="auto" w:fill="FFFFFF"/>
          <w:lang w:val="en-US"/>
        </w:rPr>
        <w:t xml:space="preserve"> in</w:t>
      </w:r>
      <w:r w:rsidR="00A010EE">
        <w:rPr>
          <w:rFonts w:ascii="Helvetica" w:hAnsi="Helvetica"/>
          <w:color w:val="000000"/>
          <w:sz w:val="22"/>
          <w:szCs w:val="22"/>
          <w:shd w:val="clear" w:color="auto" w:fill="FFFFFF"/>
          <w:lang w:val="en-US"/>
        </w:rPr>
        <w:t xml:space="preserve"> Methods/Assumptions:</w:t>
      </w:r>
    </w:p>
    <w:p w14:paraId="5A916FE9" w14:textId="0A0C7CCE" w:rsidR="00A010EE" w:rsidRDefault="00A010EE">
      <w:pPr>
        <w:rPr>
          <w:rFonts w:ascii="Helvetica" w:hAnsi="Helvetica"/>
          <w:color w:val="000000"/>
          <w:sz w:val="22"/>
          <w:szCs w:val="22"/>
          <w:shd w:val="clear" w:color="auto" w:fill="FFFFFF"/>
        </w:rPr>
      </w:pPr>
    </w:p>
    <w:p w14:paraId="58B5D90C" w14:textId="77777777" w:rsidR="00341C65" w:rsidRPr="00341C65" w:rsidRDefault="00341C65" w:rsidP="00341C65">
      <w:pPr>
        <w:pBdr>
          <w:top w:val="nil"/>
          <w:left w:val="nil"/>
          <w:bottom w:val="nil"/>
          <w:right w:val="nil"/>
          <w:between w:val="nil"/>
        </w:pBdr>
        <w:ind w:firstLine="709"/>
        <w:jc w:val="both"/>
        <w:rPr>
          <w:ins w:id="451" w:author="ivan4995@gmail.com" w:date="2026-05-05T17:24:00Z"/>
          <w:rFonts w:ascii="Times New Roman" w:eastAsia="Times New Roman" w:hAnsi="Times New Roman" w:cs="Times New Roman"/>
          <w:color w:val="000000"/>
          <w:sz w:val="20"/>
          <w:szCs w:val="20"/>
          <w:lang w:val="en-US"/>
          <w:rPrChange w:id="452" w:author="ivan4995@gmail.com" w:date="2026-05-05T17:24:00Z">
            <w:rPr>
              <w:ins w:id="453" w:author="ivan4995@gmail.com" w:date="2026-05-05T17:24:00Z"/>
              <w:rFonts w:ascii="Times New Roman" w:eastAsia="Times New Roman" w:hAnsi="Times New Roman" w:cs="Times New Roman"/>
              <w:color w:val="000000"/>
              <w:lang w:val="en-US"/>
            </w:rPr>
          </w:rPrChange>
        </w:rPr>
        <w:pPrChange w:id="454" w:author="ivan4995@gmail.com" w:date="2026-05-05T17:24:00Z">
          <w:pPr>
            <w:pBdr>
              <w:top w:val="nil"/>
              <w:left w:val="nil"/>
              <w:bottom w:val="nil"/>
              <w:right w:val="nil"/>
              <w:between w:val="nil"/>
            </w:pBdr>
            <w:spacing w:line="360" w:lineRule="auto"/>
            <w:ind w:firstLine="709"/>
            <w:jc w:val="both"/>
          </w:pPr>
        </w:pPrChange>
      </w:pPr>
      <w:ins w:id="455" w:author="ivan4995@gmail.com" w:date="2026-05-05T17:24:00Z">
        <w:r w:rsidRPr="00341C65">
          <w:rPr>
            <w:rFonts w:ascii="Times New Roman" w:eastAsia="Times New Roman" w:hAnsi="Times New Roman" w:cs="Times New Roman"/>
            <w:color w:val="000000"/>
            <w:sz w:val="20"/>
            <w:szCs w:val="20"/>
            <w:lang w:val="en-US"/>
            <w:rPrChange w:id="456" w:author="ivan4995@gmail.com" w:date="2026-05-05T17:24:00Z">
              <w:rPr>
                <w:rFonts w:ascii="Times New Roman" w:eastAsia="Times New Roman" w:hAnsi="Times New Roman" w:cs="Times New Roman"/>
                <w:color w:val="000000"/>
                <w:lang w:val="en-US"/>
              </w:rPr>
            </w:rPrChange>
          </w:rPr>
          <w:t xml:space="preserve">Next, the fluctuations of mutation rate along the genome, which are typically strong for RNA viruses, do not matter much in the multi-site evolution regime, where the mutation rate enters all the observables in the argument of a large logarithm </w:t>
        </w:r>
        <w:r w:rsidRPr="00341C65">
          <w:rPr>
            <w:rFonts w:ascii="Times New Roman" w:eastAsia="Times New Roman" w:hAnsi="Times New Roman" w:cs="Times New Roman"/>
            <w:color w:val="000000"/>
            <w:sz w:val="20"/>
            <w:szCs w:val="20"/>
            <w:lang w:val="en-US"/>
            <w:rPrChange w:id="457" w:author="ivan4995@gmail.com" w:date="2026-05-05T17:24:00Z">
              <w:rPr>
                <w:rFonts w:ascii="Times New Roman" w:eastAsia="Times New Roman" w:hAnsi="Times New Roman" w:cs="Times New Roman"/>
                <w:color w:val="000000"/>
                <w:lang w:val="en-US"/>
              </w:rPr>
            </w:rPrChange>
          </w:rPr>
          <w:fldChar w:fldCharType="begin"/>
        </w:r>
        <w:r w:rsidRPr="00341C65">
          <w:rPr>
            <w:rFonts w:ascii="Times New Roman" w:eastAsia="Times New Roman" w:hAnsi="Times New Roman" w:cs="Times New Roman"/>
            <w:color w:val="000000"/>
            <w:sz w:val="20"/>
            <w:szCs w:val="20"/>
            <w:lang w:val="en-US"/>
            <w:rPrChange w:id="458" w:author="ivan4995@gmail.com" w:date="2026-05-05T17:24:00Z">
              <w:rPr>
                <w:rFonts w:ascii="Times New Roman" w:eastAsia="Times New Roman" w:hAnsi="Times New Roman" w:cs="Times New Roman"/>
                <w:color w:val="000000"/>
                <w:lang w:val="en-US"/>
              </w:rPr>
            </w:rPrChange>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Pr="00341C65">
          <w:rPr>
            <w:rFonts w:ascii="Times New Roman" w:eastAsia="Times New Roman" w:hAnsi="Times New Roman" w:cs="Times New Roman"/>
            <w:color w:val="000000"/>
            <w:sz w:val="20"/>
            <w:szCs w:val="20"/>
            <w:lang w:val="en-US"/>
            <w:rPrChange w:id="459"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460" w:author="ivan4995@gmail.com" w:date="2026-05-05T17:24:00Z">
              <w:rPr>
                <w:rFonts w:ascii="Times New Roman" w:eastAsia="Times New Roman" w:hAnsi="Times New Roman" w:cs="Times New Roman"/>
                <w:noProof/>
                <w:color w:val="000000"/>
                <w:lang w:val="en-US"/>
              </w:rPr>
            </w:rPrChange>
          </w:rPr>
          <w:t>[53]</w:t>
        </w:r>
        <w:r w:rsidRPr="00341C65">
          <w:rPr>
            <w:rFonts w:ascii="Times New Roman" w:eastAsia="Times New Roman" w:hAnsi="Times New Roman" w:cs="Times New Roman"/>
            <w:color w:val="000000"/>
            <w:sz w:val="20"/>
            <w:szCs w:val="20"/>
            <w:lang w:val="en-US"/>
            <w:rPrChange w:id="461"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462" w:author="ivan4995@gmail.com" w:date="2026-05-05T17:24:00Z">
              <w:rPr>
                <w:rFonts w:ascii="Times New Roman" w:eastAsia="Times New Roman" w:hAnsi="Times New Roman" w:cs="Times New Roman"/>
                <w:color w:val="000000"/>
                <w:lang w:val="en-US"/>
              </w:rPr>
            </w:rPrChange>
          </w:rPr>
          <w:t xml:space="preserve">. </w:t>
        </w:r>
      </w:ins>
    </w:p>
    <w:p w14:paraId="535496EC" w14:textId="77777777" w:rsidR="00341C65" w:rsidRPr="00341C65" w:rsidRDefault="00341C65" w:rsidP="00341C65">
      <w:pPr>
        <w:pBdr>
          <w:top w:val="nil"/>
          <w:left w:val="nil"/>
          <w:bottom w:val="nil"/>
          <w:right w:val="nil"/>
          <w:between w:val="nil"/>
        </w:pBdr>
        <w:ind w:firstLine="709"/>
        <w:jc w:val="both"/>
        <w:rPr>
          <w:ins w:id="463" w:author="ivan4995@gmail.com" w:date="2026-05-05T17:24:00Z"/>
          <w:rFonts w:ascii="Times New Roman" w:hAnsi="Times New Roman" w:cs="Times New Roman"/>
          <w:color w:val="000000"/>
          <w:sz w:val="20"/>
          <w:szCs w:val="20"/>
          <w:lang w:val="en-US"/>
        </w:rPr>
        <w:pPrChange w:id="464" w:author="ivan4995@gmail.com" w:date="2026-05-05T17:24:00Z">
          <w:pPr>
            <w:pBdr>
              <w:top w:val="nil"/>
              <w:left w:val="nil"/>
              <w:bottom w:val="nil"/>
              <w:right w:val="nil"/>
              <w:between w:val="nil"/>
            </w:pBdr>
            <w:spacing w:line="360" w:lineRule="auto"/>
            <w:ind w:firstLine="709"/>
            <w:jc w:val="both"/>
          </w:pPr>
        </w:pPrChange>
      </w:pPr>
      <w:ins w:id="465" w:author="ivan4995@gmail.com" w:date="2026-05-05T17:24:00Z">
        <w:r w:rsidRPr="00341C65">
          <w:rPr>
            <w:rFonts w:ascii="Times New Roman" w:eastAsia="Times New Roman" w:hAnsi="Times New Roman" w:cs="Times New Roman"/>
            <w:color w:val="000000"/>
            <w:sz w:val="20"/>
            <w:szCs w:val="20"/>
            <w:lang w:val="en-US"/>
            <w:rPrChange w:id="466" w:author="ivan4995@gmail.com" w:date="2026-05-05T17:24:00Z">
              <w:rPr>
                <w:rFonts w:ascii="Times New Roman" w:eastAsia="Times New Roman" w:hAnsi="Times New Roman" w:cs="Times New Roman"/>
                <w:color w:val="000000"/>
                <w:lang w:val="en-US"/>
              </w:rPr>
            </w:rPrChange>
          </w:rPr>
          <w:t xml:space="preserve">Recombination is relatively rare in SARS-CoV-2, because it requires coinfection of an individual with two genetically remote variants, as estimated before for another virus </w:t>
        </w:r>
        <w:r w:rsidRPr="00341C65">
          <w:rPr>
            <w:rFonts w:ascii="Times New Roman" w:eastAsia="Times New Roman" w:hAnsi="Times New Roman" w:cs="Times New Roman"/>
            <w:color w:val="000000"/>
            <w:sz w:val="20"/>
            <w:szCs w:val="20"/>
            <w:lang w:val="en-US"/>
            <w:rPrChange w:id="467"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468"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469"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Pr="00341C65">
          <w:rPr>
            <w:rFonts w:ascii="Times New Roman" w:eastAsia="Times New Roman" w:hAnsi="Times New Roman" w:cs="Times New Roman"/>
            <w:color w:val="000000"/>
            <w:sz w:val="20"/>
            <w:szCs w:val="20"/>
            <w:lang w:val="en-US"/>
            <w:rPrChange w:id="470" w:author="ivan4995@gmail.com" w:date="2026-05-05T17:24:00Z">
              <w:rPr>
                <w:rFonts w:ascii="Times New Roman" w:eastAsia="Times New Roman" w:hAnsi="Times New Roman" w:cs="Times New Roman"/>
                <w:color w:val="000000"/>
                <w:lang w:val="en-US"/>
              </w:rPr>
            </w:rPrChange>
          </w:rPr>
          <w:instrText xml:space="preserve"> ADDIN EN.CITE.DATA </w:instrText>
        </w:r>
        <w:r w:rsidRPr="00341C65">
          <w:rPr>
            <w:rFonts w:ascii="Times New Roman" w:eastAsia="Times New Roman" w:hAnsi="Times New Roman" w:cs="Times New Roman"/>
            <w:color w:val="000000"/>
            <w:sz w:val="20"/>
            <w:szCs w:val="20"/>
            <w:lang w:val="en-US"/>
            <w:rPrChange w:id="471" w:author="ivan4995@gmail.com" w:date="2026-05-05T17:24:00Z">
              <w:rPr>
                <w:rFonts w:ascii="Times New Roman" w:eastAsia="Times New Roman" w:hAnsi="Times New Roman" w:cs="Times New Roman"/>
                <w:color w:val="000000"/>
                <w:lang w:val="en-US"/>
              </w:rPr>
            </w:rPrChange>
          </w:rPr>
        </w:r>
        <w:r w:rsidRPr="00341C65">
          <w:rPr>
            <w:rFonts w:ascii="Times New Roman" w:eastAsia="Times New Roman" w:hAnsi="Times New Roman" w:cs="Times New Roman"/>
            <w:color w:val="000000"/>
            <w:sz w:val="20"/>
            <w:szCs w:val="20"/>
            <w:lang w:val="en-US"/>
            <w:rPrChange w:id="472"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473" w:author="ivan4995@gmail.com" w:date="2026-05-05T17:24:00Z">
              <w:rPr>
                <w:rFonts w:ascii="Times New Roman" w:eastAsia="Times New Roman" w:hAnsi="Times New Roman" w:cs="Times New Roman"/>
                <w:color w:val="000000"/>
                <w:lang w:val="en-US"/>
              </w:rPr>
            </w:rPrChange>
          </w:rPr>
        </w:r>
        <w:r w:rsidRPr="00341C65">
          <w:rPr>
            <w:rFonts w:ascii="Times New Roman" w:eastAsia="Times New Roman" w:hAnsi="Times New Roman" w:cs="Times New Roman"/>
            <w:color w:val="000000"/>
            <w:sz w:val="20"/>
            <w:szCs w:val="20"/>
            <w:lang w:val="en-US"/>
            <w:rPrChange w:id="474"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475" w:author="ivan4995@gmail.com" w:date="2026-05-05T17:24:00Z">
              <w:rPr>
                <w:rFonts w:ascii="Times New Roman" w:eastAsia="Times New Roman" w:hAnsi="Times New Roman" w:cs="Times New Roman"/>
                <w:noProof/>
                <w:color w:val="000000"/>
                <w:lang w:val="en-US"/>
              </w:rPr>
            </w:rPrChange>
          </w:rPr>
          <w:t>[69, 72]</w:t>
        </w:r>
        <w:r w:rsidRPr="00341C65">
          <w:rPr>
            <w:rFonts w:ascii="Times New Roman" w:eastAsia="Times New Roman" w:hAnsi="Times New Roman" w:cs="Times New Roman"/>
            <w:color w:val="000000"/>
            <w:sz w:val="20"/>
            <w:szCs w:val="20"/>
            <w:lang w:val="en-US"/>
            <w:rPrChange w:id="476"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477" w:author="ivan4995@gmail.com" w:date="2026-05-05T17:24:00Z">
              <w:rPr>
                <w:rFonts w:ascii="Times New Roman" w:eastAsia="Times New Roman" w:hAnsi="Times New Roman" w:cs="Times New Roman"/>
                <w:color w:val="000000"/>
                <w:lang w:val="en-US"/>
              </w:rPr>
            </w:rPrChange>
          </w:rPr>
          <w:t xml:space="preserve">. Multiplicity of infection is incorporated into an effective recombination rate measurable directly from genomic data </w:t>
        </w:r>
        <w:r w:rsidRPr="00341C65">
          <w:rPr>
            <w:rFonts w:ascii="Times New Roman" w:eastAsia="Times New Roman" w:hAnsi="Times New Roman" w:cs="Times New Roman"/>
            <w:color w:val="000000"/>
            <w:sz w:val="20"/>
            <w:szCs w:val="20"/>
            <w:lang w:val="en-US"/>
            <w:rPrChange w:id="478"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479" w:author="ivan4995@gmail.com" w:date="2026-05-05T17:24:00Z">
              <w:rPr>
                <w:rFonts w:ascii="Times New Roman" w:eastAsia="Times New Roman" w:hAnsi="Times New Roman" w:cs="Times New Roman"/>
                <w:color w:val="000000"/>
                <w:lang w:val="en-US"/>
              </w:rPr>
            </w:rPrChange>
          </w:rPr>
          <w:instrText xml:space="preserve"> ADDIN EN.CITE </w:instrText>
        </w:r>
        <w:r w:rsidRPr="00341C65">
          <w:rPr>
            <w:rFonts w:ascii="Times New Roman" w:eastAsia="Times New Roman" w:hAnsi="Times New Roman" w:cs="Times New Roman"/>
            <w:color w:val="000000"/>
            <w:sz w:val="20"/>
            <w:szCs w:val="20"/>
            <w:lang w:val="en-US"/>
            <w:rPrChange w:id="480" w:author="ivan4995@gmail.com" w:date="2026-05-05T17:24: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341C65">
          <w:rPr>
            <w:rFonts w:ascii="Times New Roman" w:eastAsia="Times New Roman" w:hAnsi="Times New Roman" w:cs="Times New Roman"/>
            <w:color w:val="000000"/>
            <w:sz w:val="20"/>
            <w:szCs w:val="20"/>
            <w:lang w:val="en-US"/>
            <w:rPrChange w:id="481" w:author="ivan4995@gmail.com" w:date="2026-05-05T17:24:00Z">
              <w:rPr>
                <w:rFonts w:ascii="Times New Roman" w:eastAsia="Times New Roman" w:hAnsi="Times New Roman" w:cs="Times New Roman"/>
                <w:color w:val="000000"/>
                <w:lang w:val="en-US"/>
              </w:rPr>
            </w:rPrChange>
          </w:rPr>
          <w:instrText xml:space="preserve"> ADDIN EN.CITE.DATA </w:instrText>
        </w:r>
        <w:r w:rsidRPr="00341C65">
          <w:rPr>
            <w:rFonts w:ascii="Times New Roman" w:eastAsia="Times New Roman" w:hAnsi="Times New Roman" w:cs="Times New Roman"/>
            <w:color w:val="000000"/>
            <w:sz w:val="20"/>
            <w:szCs w:val="20"/>
            <w:lang w:val="en-US"/>
            <w:rPrChange w:id="482" w:author="ivan4995@gmail.com" w:date="2026-05-05T17:24:00Z">
              <w:rPr>
                <w:rFonts w:ascii="Times New Roman" w:eastAsia="Times New Roman" w:hAnsi="Times New Roman" w:cs="Times New Roman"/>
                <w:color w:val="000000"/>
                <w:lang w:val="en-US"/>
              </w:rPr>
            </w:rPrChange>
          </w:rPr>
        </w:r>
        <w:r w:rsidRPr="00341C65">
          <w:rPr>
            <w:rFonts w:ascii="Times New Roman" w:eastAsia="Times New Roman" w:hAnsi="Times New Roman" w:cs="Times New Roman"/>
            <w:color w:val="000000"/>
            <w:sz w:val="20"/>
            <w:szCs w:val="20"/>
            <w:lang w:val="en-US"/>
            <w:rPrChange w:id="483"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484" w:author="ivan4995@gmail.com" w:date="2026-05-05T17:24:00Z">
              <w:rPr>
                <w:rFonts w:ascii="Times New Roman" w:eastAsia="Times New Roman" w:hAnsi="Times New Roman" w:cs="Times New Roman"/>
                <w:color w:val="000000"/>
                <w:lang w:val="en-US"/>
              </w:rPr>
            </w:rPrChange>
          </w:rPr>
        </w:r>
        <w:r w:rsidRPr="00341C65">
          <w:rPr>
            <w:rFonts w:ascii="Times New Roman" w:eastAsia="Times New Roman" w:hAnsi="Times New Roman" w:cs="Times New Roman"/>
            <w:color w:val="000000"/>
            <w:sz w:val="20"/>
            <w:szCs w:val="20"/>
            <w:lang w:val="en-US"/>
            <w:rPrChange w:id="485" w:author="ivan4995@gmail.com" w:date="2026-05-05T17:24:00Z">
              <w:rPr>
                <w:rFonts w:ascii="Times New Roman" w:eastAsia="Times New Roman" w:hAnsi="Times New Roman" w:cs="Times New Roman"/>
                <w:color w:val="000000"/>
                <w:lang w:val="en-US"/>
              </w:rPr>
            </w:rPrChange>
          </w:rPr>
          <w:fldChar w:fldCharType="separate"/>
        </w:r>
        <w:r w:rsidRPr="00341C65">
          <w:rPr>
            <w:rFonts w:ascii="Times New Roman" w:eastAsia="Times New Roman" w:hAnsi="Times New Roman" w:cs="Times New Roman"/>
            <w:noProof/>
            <w:color w:val="000000"/>
            <w:sz w:val="20"/>
            <w:szCs w:val="20"/>
            <w:lang w:val="en-US"/>
            <w:rPrChange w:id="486" w:author="ivan4995@gmail.com" w:date="2026-05-05T17:24:00Z">
              <w:rPr>
                <w:rFonts w:ascii="Times New Roman" w:eastAsia="Times New Roman" w:hAnsi="Times New Roman" w:cs="Times New Roman"/>
                <w:noProof/>
                <w:color w:val="000000"/>
                <w:lang w:val="en-US"/>
              </w:rPr>
            </w:rPrChange>
          </w:rPr>
          <w:t>[69, 73]</w:t>
        </w:r>
        <w:r w:rsidRPr="00341C65">
          <w:rPr>
            <w:rFonts w:ascii="Times New Roman" w:eastAsia="Times New Roman" w:hAnsi="Times New Roman" w:cs="Times New Roman"/>
            <w:color w:val="000000"/>
            <w:sz w:val="20"/>
            <w:szCs w:val="20"/>
            <w:lang w:val="en-US"/>
            <w:rPrChange w:id="487" w:author="ivan4995@gmail.com" w:date="2026-05-05T17:24:00Z">
              <w:rPr>
                <w:rFonts w:ascii="Times New Roman" w:eastAsia="Times New Roman" w:hAnsi="Times New Roman" w:cs="Times New Roman"/>
                <w:color w:val="000000"/>
                <w:lang w:val="en-US"/>
              </w:rPr>
            </w:rPrChange>
          </w:rPr>
          <w:fldChar w:fldCharType="end"/>
        </w:r>
        <w:r w:rsidRPr="00341C65">
          <w:rPr>
            <w:rFonts w:ascii="Times New Roman" w:eastAsia="Times New Roman" w:hAnsi="Times New Roman" w:cs="Times New Roman"/>
            <w:color w:val="000000"/>
            <w:sz w:val="20"/>
            <w:szCs w:val="20"/>
            <w:lang w:val="en-US"/>
            <w:rPrChange w:id="488" w:author="ivan4995@gmail.com" w:date="2026-05-05T17:24:00Z">
              <w:rPr>
                <w:rFonts w:ascii="Times New Roman" w:eastAsia="Times New Roman" w:hAnsi="Times New Roman" w:cs="Times New Roman"/>
                <w:color w:val="000000"/>
                <w:lang w:val="en-US"/>
              </w:rPr>
            </w:rPrChange>
          </w:rPr>
          <w:t>.</w:t>
        </w:r>
        <w:r w:rsidRPr="00341C65">
          <w:rPr>
            <w:rFonts w:ascii="Times New Roman" w:hAnsi="Times New Roman" w:cs="Times New Roman"/>
            <w:color w:val="000000"/>
            <w:sz w:val="20"/>
            <w:szCs w:val="20"/>
            <w:lang w:val="en-US"/>
          </w:rPr>
          <w:t xml:space="preserve"> </w:t>
        </w:r>
      </w:ins>
    </w:p>
    <w:p w14:paraId="1C1CA07D" w14:textId="26DA6477" w:rsidR="00A010EE" w:rsidRPr="00411D34" w:rsidDel="00341C65" w:rsidRDefault="00411D34" w:rsidP="00AB7219">
      <w:pPr>
        <w:jc w:val="both"/>
        <w:rPr>
          <w:del w:id="489" w:author="ivan4995@gmail.com" w:date="2026-05-05T17:24:00Z"/>
          <w:rFonts w:ascii="Times New Roman" w:hAnsi="Times New Roman" w:cs="Times New Roman"/>
          <w:color w:val="000000"/>
          <w:sz w:val="20"/>
          <w:szCs w:val="20"/>
          <w:shd w:val="clear" w:color="auto" w:fill="FFFFFF"/>
          <w:lang w:val="en-US"/>
        </w:rPr>
      </w:pPr>
      <w:del w:id="490" w:author="ivan4995@gmail.com" w:date="2026-05-05T17:24:00Z">
        <w:r w:rsidRPr="00411D34" w:rsidDel="00341C65">
          <w:rPr>
            <w:rFonts w:ascii="Times New Roman" w:eastAsia="Times New Roman" w:hAnsi="Times New Roman" w:cs="Times New Roman"/>
            <w:color w:val="000000"/>
            <w:sz w:val="20"/>
            <w:szCs w:val="20"/>
            <w:lang w:val="en-US"/>
          </w:rPr>
          <w:delText>Next, the fluctuations of mutation rate along the genome</w:delText>
        </w:r>
        <w:r w:rsidDel="00341C65">
          <w:rPr>
            <w:rFonts w:ascii="Times New Roman" w:eastAsia="Times New Roman" w:hAnsi="Times New Roman" w:cs="Times New Roman"/>
            <w:color w:val="000000"/>
            <w:sz w:val="20"/>
            <w:szCs w:val="20"/>
            <w:lang w:val="en-US"/>
          </w:rPr>
          <w:delText xml:space="preserve">, which are </w:delText>
        </w:r>
        <w:r w:rsidR="00A5090F" w:rsidDel="00341C65">
          <w:rPr>
            <w:rFonts w:ascii="Times New Roman" w:eastAsia="Times New Roman" w:hAnsi="Times New Roman" w:cs="Times New Roman"/>
            <w:color w:val="000000"/>
            <w:sz w:val="20"/>
            <w:szCs w:val="20"/>
            <w:lang w:val="en-US"/>
          </w:rPr>
          <w:delText xml:space="preserve">typically </w:delText>
        </w:r>
        <w:r w:rsidR="00E26319" w:rsidDel="00341C65">
          <w:rPr>
            <w:rFonts w:ascii="Times New Roman" w:eastAsia="Times New Roman" w:hAnsi="Times New Roman" w:cs="Times New Roman"/>
            <w:color w:val="000000"/>
            <w:sz w:val="20"/>
            <w:szCs w:val="20"/>
            <w:lang w:val="en-US"/>
          </w:rPr>
          <w:delText>strong</w:delText>
        </w:r>
        <w:r w:rsidDel="00341C65">
          <w:rPr>
            <w:rFonts w:ascii="Times New Roman" w:eastAsia="Times New Roman" w:hAnsi="Times New Roman" w:cs="Times New Roman"/>
            <w:color w:val="000000"/>
            <w:sz w:val="20"/>
            <w:szCs w:val="20"/>
            <w:lang w:val="en-US"/>
          </w:rPr>
          <w:delText xml:space="preserve"> for RNA viruses,</w:delText>
        </w:r>
        <w:r w:rsidRPr="00411D34" w:rsidDel="00341C65">
          <w:rPr>
            <w:rFonts w:ascii="Times New Roman" w:eastAsia="Times New Roman" w:hAnsi="Times New Roman" w:cs="Times New Roman"/>
            <w:color w:val="000000"/>
            <w:sz w:val="20"/>
            <w:szCs w:val="20"/>
            <w:lang w:val="en-US"/>
          </w:rPr>
          <w:delText xml:space="preserve"> do not matter much in the multi-site evolution regime, where the mutation rate enters all the observables in the argument of a large log {Rouzine, 2020 #193}. Recombination is relatively rare, as it requires coinfection of an individual with two genetically remote variants {Rouzine, 2005 #120; Batorsky, 2011 #118}</w:delText>
        </w:r>
        <w:r w:rsidR="00A203D9" w:rsidRPr="00411D34" w:rsidDel="00341C65">
          <w:rPr>
            <w:rFonts w:ascii="Times New Roman" w:hAnsi="Times New Roman" w:cs="Times New Roman"/>
            <w:color w:val="000000"/>
            <w:sz w:val="20"/>
            <w:szCs w:val="20"/>
            <w:shd w:val="clear" w:color="auto" w:fill="FFFFFF"/>
            <w:lang w:val="en-US"/>
          </w:rPr>
          <w:delText>.</w:delText>
        </w:r>
      </w:del>
    </w:p>
    <w:p w14:paraId="603E9000" w14:textId="77777777" w:rsidR="00A010EE" w:rsidRDefault="00A010EE">
      <w:pPr>
        <w:rPr>
          <w:rFonts w:ascii="Helvetica" w:hAnsi="Helvetica"/>
          <w:color w:val="000000"/>
          <w:sz w:val="22"/>
          <w:szCs w:val="22"/>
          <w:shd w:val="clear" w:color="auto" w:fill="FFFFFF"/>
        </w:rPr>
      </w:pPr>
    </w:p>
    <w:p w14:paraId="35505664" w14:textId="4E52C144" w:rsidR="00BA00B3" w:rsidRDefault="00A010EE" w:rsidP="00A010EE">
      <w:pPr>
        <w:rPr>
          <w:rStyle w:val="apple-converted-space"/>
          <w:rFonts w:ascii="Helvetica" w:hAnsi="Helvetica"/>
          <w:color w:val="000000"/>
          <w:sz w:val="22"/>
          <w:szCs w:val="22"/>
          <w:shd w:val="clear" w:color="auto" w:fill="FFFFFF"/>
        </w:rPr>
      </w:pPr>
      <w:r w:rsidRPr="00BA00B3">
        <w:rPr>
          <w:rFonts w:ascii="Helvetica" w:hAnsi="Helvetica"/>
          <w:b/>
          <w:color w:val="000000"/>
          <w:sz w:val="22"/>
          <w:szCs w:val="22"/>
          <w:shd w:val="clear" w:color="auto" w:fill="FFFFFF"/>
        </w:rPr>
        <w:t>I could not find evidence that sequences are stratified by sampling date</w:t>
      </w:r>
      <w:r w:rsidR="00BA00B3" w:rsidRPr="00BA00B3">
        <w:rPr>
          <w:rFonts w:ascii="Helvetica" w:hAnsi="Helvetica"/>
          <w:color w:val="000000"/>
          <w:sz w:val="22"/>
          <w:szCs w:val="22"/>
          <w:shd w:val="clear" w:color="auto" w:fill="FFFFFF"/>
        </w:rPr>
        <w:t xml:space="preserve"> </w:t>
      </w:r>
      <w:r w:rsidR="00BA00B3" w:rsidRPr="00BA00B3">
        <w:rPr>
          <w:rFonts w:ascii="Helvetica" w:hAnsi="Helvetica"/>
          <w:b/>
          <w:color w:val="000000"/>
          <w:sz w:val="22"/>
          <w:szCs w:val="22"/>
          <w:shd w:val="clear" w:color="auto" w:fill="FFFFFF"/>
        </w:rPr>
        <w:t xml:space="preserve">even though this will determine the amount of polymorphism observed </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 xml:space="preserve">and lead </w:t>
      </w:r>
      <w:r w:rsidR="00BA00B3">
        <w:rPr>
          <w:rFonts w:ascii="Helvetica" w:hAnsi="Helvetica"/>
          <w:b/>
          <w:color w:val="000000"/>
          <w:sz w:val="22"/>
          <w:szCs w:val="22"/>
          <w:shd w:val="clear" w:color="auto" w:fill="FFFFFF"/>
          <w:lang w:val="en-US"/>
        </w:rPr>
        <w:t xml:space="preserve">to </w:t>
      </w:r>
      <w:r w:rsidR="00BA00B3" w:rsidRPr="00BA00B3">
        <w:rPr>
          <w:rFonts w:ascii="Helvetica" w:hAnsi="Helvetica"/>
          <w:b/>
          <w:color w:val="000000"/>
          <w:sz w:val="22"/>
          <w:szCs w:val="22"/>
          <w:shd w:val="clear" w:color="auto" w:fill="FFFFFF"/>
        </w:rPr>
        <w:t>problems in the calculation of the unconditional and conditional correlation coefficients.</w:t>
      </w:r>
      <w:r w:rsidR="00BA00B3">
        <w:rPr>
          <w:rFonts w:ascii="Helvetica" w:hAnsi="Helvetica"/>
          <w:b/>
          <w:color w:val="000000"/>
          <w:sz w:val="22"/>
          <w:szCs w:val="22"/>
          <w:shd w:val="clear" w:color="auto" w:fill="FFFFFF"/>
          <w:lang w:val="en-US"/>
        </w:rPr>
        <w:t xml:space="preserve"> </w:t>
      </w:r>
      <w:r w:rsidR="00BA00B3" w:rsidRPr="00BA00B3">
        <w:rPr>
          <w:rFonts w:ascii="Helvetica" w:hAnsi="Helvetica"/>
          <w:b/>
          <w:color w:val="000000"/>
          <w:sz w:val="22"/>
          <w:szCs w:val="22"/>
          <w:shd w:val="clear" w:color="auto" w:fill="FFFFFF"/>
        </w:rPr>
        <w:t>Controlling for the issues of timescale and evolutionary rate heterogeneity are essential in epistasis inference.</w:t>
      </w:r>
      <w:r w:rsidR="00BA00B3" w:rsidRPr="003552A3">
        <w:rPr>
          <w:rStyle w:val="apple-converted-space"/>
          <w:rFonts w:ascii="Helvetica" w:hAnsi="Helvetica"/>
          <w:color w:val="000000"/>
          <w:sz w:val="22"/>
          <w:szCs w:val="22"/>
          <w:shd w:val="clear" w:color="auto" w:fill="FFFFFF"/>
        </w:rPr>
        <w:t> </w:t>
      </w:r>
    </w:p>
    <w:p w14:paraId="56398EB2" w14:textId="77777777" w:rsidR="00A203D9" w:rsidRDefault="00A203D9" w:rsidP="00A010EE">
      <w:pPr>
        <w:rPr>
          <w:rStyle w:val="apple-converted-space"/>
          <w:rFonts w:ascii="Helvetica" w:hAnsi="Helvetica"/>
          <w:color w:val="000000"/>
          <w:sz w:val="22"/>
          <w:szCs w:val="22"/>
          <w:shd w:val="clear" w:color="auto" w:fill="FFFFFF"/>
        </w:rPr>
      </w:pPr>
    </w:p>
    <w:p w14:paraId="6A5D749C" w14:textId="2C39F7A1" w:rsidR="00BA00B3" w:rsidRDefault="0021438F" w:rsidP="00A010EE">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Added</w:t>
      </w:r>
      <w:r w:rsidR="00A203D9">
        <w:rPr>
          <w:rFonts w:ascii="Helvetica" w:hAnsi="Helvetica"/>
          <w:color w:val="000000"/>
          <w:sz w:val="22"/>
          <w:szCs w:val="22"/>
          <w:shd w:val="clear" w:color="auto" w:fill="FFFFFF"/>
          <w:lang w:val="en-US"/>
        </w:rPr>
        <w:t xml:space="preserve"> in Methods</w:t>
      </w:r>
      <w:r w:rsidR="002477E2">
        <w:rPr>
          <w:rFonts w:ascii="Helvetica" w:hAnsi="Helvetica"/>
          <w:color w:val="000000"/>
          <w:sz w:val="22"/>
          <w:szCs w:val="22"/>
          <w:shd w:val="clear" w:color="auto" w:fill="FFFFFF"/>
          <w:lang w:val="en-US"/>
        </w:rPr>
        <w:t xml:space="preserve"> (Line 3</w:t>
      </w:r>
      <w:ins w:id="491" w:author="ivan4995@gmail.com" w:date="2026-05-05T17:25:00Z">
        <w:r w:rsidR="00341C65">
          <w:rPr>
            <w:rFonts w:ascii="Helvetica" w:hAnsi="Helvetica"/>
            <w:color w:val="000000"/>
            <w:sz w:val="22"/>
            <w:szCs w:val="22"/>
            <w:shd w:val="clear" w:color="auto" w:fill="FFFFFF"/>
            <w:lang w:val="en-US"/>
          </w:rPr>
          <w:t>71</w:t>
        </w:r>
      </w:ins>
      <w:del w:id="492" w:author="ivan4995@gmail.com" w:date="2026-05-05T17:25:00Z">
        <w:r w:rsidR="002477E2" w:rsidDel="00341C65">
          <w:rPr>
            <w:rFonts w:ascii="Helvetica" w:hAnsi="Helvetica"/>
            <w:color w:val="000000"/>
            <w:sz w:val="22"/>
            <w:szCs w:val="22"/>
            <w:shd w:val="clear" w:color="auto" w:fill="FFFFFF"/>
            <w:lang w:val="en-US"/>
          </w:rPr>
          <w:delText>45</w:delText>
        </w:r>
      </w:del>
      <w:r w:rsidR="002477E2">
        <w:rPr>
          <w:rFonts w:ascii="Helvetica" w:hAnsi="Helvetica"/>
          <w:color w:val="000000"/>
          <w:sz w:val="22"/>
          <w:szCs w:val="22"/>
          <w:shd w:val="clear" w:color="auto" w:fill="FFFFFF"/>
          <w:lang w:val="en-US"/>
        </w:rPr>
        <w:t>)</w:t>
      </w:r>
      <w:r w:rsidR="00A203D9">
        <w:rPr>
          <w:rFonts w:ascii="Helvetica" w:hAnsi="Helvetica"/>
          <w:color w:val="000000"/>
          <w:sz w:val="22"/>
          <w:szCs w:val="22"/>
          <w:shd w:val="clear" w:color="auto" w:fill="FFFFFF"/>
          <w:lang w:val="en-US"/>
        </w:rPr>
        <w:t>:</w:t>
      </w:r>
    </w:p>
    <w:p w14:paraId="55E262F1" w14:textId="77777777" w:rsidR="00A203D9" w:rsidRPr="00341C65" w:rsidRDefault="00A203D9" w:rsidP="00341C65">
      <w:pPr>
        <w:rPr>
          <w:rFonts w:ascii="Helvetica" w:hAnsi="Helvetica"/>
          <w:color w:val="000000"/>
          <w:sz w:val="20"/>
          <w:szCs w:val="20"/>
          <w:shd w:val="clear" w:color="auto" w:fill="FFFFFF"/>
          <w:lang w:val="en-US"/>
          <w:rPrChange w:id="493" w:author="ivan4995@gmail.com" w:date="2026-05-05T17:25:00Z">
            <w:rPr>
              <w:rFonts w:ascii="Helvetica" w:hAnsi="Helvetica"/>
              <w:color w:val="000000"/>
              <w:sz w:val="22"/>
              <w:szCs w:val="22"/>
              <w:shd w:val="clear" w:color="auto" w:fill="FFFFFF"/>
              <w:lang w:val="en-US"/>
            </w:rPr>
          </w:rPrChange>
        </w:rPr>
      </w:pPr>
    </w:p>
    <w:p w14:paraId="34B8610B" w14:textId="77777777" w:rsidR="00341C65" w:rsidRPr="00341C65" w:rsidRDefault="00341C65" w:rsidP="00341C65">
      <w:pPr>
        <w:ind w:firstLine="709"/>
        <w:jc w:val="both"/>
        <w:rPr>
          <w:ins w:id="494" w:author="ivan4995@gmail.com" w:date="2026-05-05T17:25:00Z"/>
          <w:rFonts w:ascii="Times New Roman" w:eastAsia="Times New Roman" w:hAnsi="Times New Roman" w:cs="Times New Roman"/>
          <w:sz w:val="20"/>
          <w:szCs w:val="20"/>
          <w:lang w:val="en-US"/>
          <w:rPrChange w:id="495" w:author="ivan4995@gmail.com" w:date="2026-05-05T17:25:00Z">
            <w:rPr>
              <w:ins w:id="496" w:author="ivan4995@gmail.com" w:date="2026-05-05T17:25:00Z"/>
              <w:rFonts w:ascii="Times New Roman" w:eastAsia="Times New Roman" w:hAnsi="Times New Roman" w:cs="Times New Roman"/>
              <w:lang w:val="en-US"/>
            </w:rPr>
          </w:rPrChange>
        </w:rPr>
        <w:pPrChange w:id="497" w:author="ivan4995@gmail.com" w:date="2026-05-05T17:25:00Z">
          <w:pPr>
            <w:spacing w:line="360" w:lineRule="auto"/>
            <w:ind w:firstLine="709"/>
            <w:jc w:val="both"/>
          </w:pPr>
        </w:pPrChange>
      </w:pPr>
      <w:ins w:id="498" w:author="ivan4995@gmail.com" w:date="2026-05-05T17:25:00Z">
        <w:r w:rsidRPr="00341C65">
          <w:rPr>
            <w:rFonts w:ascii="Times New Roman" w:eastAsia="Times New Roman" w:hAnsi="Times New Roman" w:cs="Times New Roman"/>
            <w:sz w:val="20"/>
            <w:szCs w:val="20"/>
            <w:lang w:val="en-US"/>
            <w:rPrChange w:id="499" w:author="ivan4995@gmail.com" w:date="2026-05-05T17:25:00Z">
              <w:rPr>
                <w:rFonts w:ascii="Times New Roman" w:eastAsia="Times New Roman" w:hAnsi="Times New Roman" w:cs="Times New Roman"/>
                <w:lang w:val="en-US"/>
              </w:rPr>
            </w:rPrChange>
          </w:rPr>
          <w:t xml:space="preserve">The sequences were not stratified by sampling date for two reasons, as follows. Firstly, the necessary size of statistics would be missing. Also, previous experience with hemagglutinin data </w:t>
        </w:r>
        <w:r w:rsidRPr="00341C65">
          <w:rPr>
            <w:rFonts w:ascii="Times New Roman" w:eastAsia="Times New Roman" w:hAnsi="Times New Roman" w:cs="Times New Roman"/>
            <w:sz w:val="20"/>
            <w:szCs w:val="20"/>
            <w:lang w:val="en-US"/>
            <w:rPrChange w:id="500"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501" w:author="ivan4995@gmail.com" w:date="2026-05-05T17:25:00Z">
              <w:rPr>
                <w:rFonts w:ascii="Times New Roman" w:eastAsia="Times New Roman" w:hAnsi="Times New Roman" w:cs="Times New Roman"/>
                <w:lang w:val="en-US"/>
              </w:rPr>
            </w:rPrChange>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Pr="00341C65">
          <w:rPr>
            <w:rFonts w:ascii="Times New Roman" w:eastAsia="Times New Roman" w:hAnsi="Times New Roman" w:cs="Times New Roman"/>
            <w:sz w:val="20"/>
            <w:szCs w:val="20"/>
            <w:lang w:val="en-US"/>
            <w:rPrChange w:id="502"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503" w:author="ivan4995@gmail.com" w:date="2026-05-05T17:25:00Z">
              <w:rPr>
                <w:rFonts w:ascii="Times New Roman" w:eastAsia="Times New Roman" w:hAnsi="Times New Roman" w:cs="Times New Roman"/>
                <w:noProof/>
                <w:lang w:val="en-US"/>
              </w:rPr>
            </w:rPrChange>
          </w:rPr>
          <w:t>[39]</w:t>
        </w:r>
        <w:r w:rsidRPr="00341C65">
          <w:rPr>
            <w:rFonts w:ascii="Times New Roman" w:eastAsia="Times New Roman" w:hAnsi="Times New Roman" w:cs="Times New Roman"/>
            <w:sz w:val="20"/>
            <w:szCs w:val="20"/>
            <w:lang w:val="en-US"/>
            <w:rPrChange w:id="504" w:author="ivan4995@gmail.com" w:date="2026-05-05T17:25:00Z">
              <w:rPr>
                <w:rFonts w:ascii="Times New Roman" w:eastAsia="Times New Roman" w:hAnsi="Times New Roman" w:cs="Times New Roman"/>
                <w:lang w:val="en-US"/>
              </w:rPr>
            </w:rPrChange>
          </w:rPr>
          <w:fldChar w:fldCharType="end"/>
        </w:r>
        <w:r w:rsidRPr="00341C65">
          <w:rPr>
            <w:rFonts w:ascii="Times New Roman" w:eastAsia="Times New Roman" w:hAnsi="Times New Roman" w:cs="Times New Roman"/>
            <w:sz w:val="20"/>
            <w:szCs w:val="20"/>
            <w:lang w:val="en-US"/>
            <w:rPrChange w:id="505" w:author="ivan4995@gmail.com" w:date="2026-05-05T17:25:00Z">
              <w:rPr>
                <w:rFonts w:ascii="Times New Roman" w:eastAsia="Times New Roman" w:hAnsi="Times New Roman" w:cs="Times New Roman"/>
                <w:lang w:val="en-US"/>
              </w:rPr>
            </w:rPrChange>
          </w:rPr>
          <w:t xml:space="preserve"> demonstrates that combining sequences from different dates is an advantage, because one compares earlier and later strains and thus finds a fitness valley connecting them. In contrast, estimation of selection coefficients, indeed, requires classification by time </w:t>
        </w:r>
        <w:r w:rsidRPr="00341C65">
          <w:rPr>
            <w:rFonts w:ascii="Times New Roman" w:eastAsia="Times New Roman" w:hAnsi="Times New Roman" w:cs="Times New Roman"/>
            <w:sz w:val="20"/>
            <w:szCs w:val="20"/>
            <w:lang w:val="en-US"/>
            <w:rPrChange w:id="506" w:author="ivan4995@gmail.com" w:date="2026-05-05T17:25:00Z">
              <w:rPr>
                <w:rFonts w:ascii="Times New Roman" w:eastAsia="Times New Roman" w:hAnsi="Times New Roman" w:cs="Times New Roman"/>
                <w:lang w:val="en-US"/>
              </w:rPr>
            </w:rPrChange>
          </w:rPr>
          <w:fldChar w:fldCharType="begin"/>
        </w:r>
        <w:r w:rsidRPr="00341C65">
          <w:rPr>
            <w:rFonts w:ascii="Times New Roman" w:eastAsia="Times New Roman" w:hAnsi="Times New Roman" w:cs="Times New Roman"/>
            <w:sz w:val="20"/>
            <w:szCs w:val="20"/>
            <w:lang w:val="en-US"/>
            <w:rPrChange w:id="507" w:author="ivan4995@gmail.com" w:date="2026-05-05T17:25:00Z">
              <w:rPr>
                <w:rFonts w:ascii="Times New Roman" w:eastAsia="Times New Roman" w:hAnsi="Times New Roman" w:cs="Times New Roman"/>
                <w:lang w:val="en-US"/>
              </w:rPr>
            </w:rPrChange>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Pr="00341C65">
          <w:rPr>
            <w:rFonts w:ascii="Times New Roman" w:eastAsia="Times New Roman" w:hAnsi="Times New Roman" w:cs="Times New Roman"/>
            <w:sz w:val="20"/>
            <w:szCs w:val="20"/>
            <w:lang w:val="en-US"/>
            <w:rPrChange w:id="508" w:author="ivan4995@gmail.com" w:date="2026-05-05T17:25:00Z">
              <w:rPr>
                <w:rFonts w:ascii="Times New Roman" w:eastAsia="Times New Roman" w:hAnsi="Times New Roman" w:cs="Times New Roman"/>
                <w:lang w:val="en-US"/>
              </w:rPr>
            </w:rPrChange>
          </w:rPr>
          <w:fldChar w:fldCharType="separate"/>
        </w:r>
        <w:r w:rsidRPr="00341C65">
          <w:rPr>
            <w:rFonts w:ascii="Times New Roman" w:eastAsia="Times New Roman" w:hAnsi="Times New Roman" w:cs="Times New Roman"/>
            <w:noProof/>
            <w:sz w:val="20"/>
            <w:szCs w:val="20"/>
            <w:lang w:val="en-US"/>
            <w:rPrChange w:id="509" w:author="ivan4995@gmail.com" w:date="2026-05-05T17:25:00Z">
              <w:rPr>
                <w:rFonts w:ascii="Times New Roman" w:eastAsia="Times New Roman" w:hAnsi="Times New Roman" w:cs="Times New Roman"/>
                <w:noProof/>
                <w:lang w:val="en-US"/>
              </w:rPr>
            </w:rPrChange>
          </w:rPr>
          <w:t>[70]</w:t>
        </w:r>
        <w:r w:rsidRPr="00341C65">
          <w:rPr>
            <w:rFonts w:ascii="Times New Roman" w:eastAsia="Times New Roman" w:hAnsi="Times New Roman" w:cs="Times New Roman"/>
            <w:sz w:val="20"/>
            <w:szCs w:val="20"/>
            <w:lang w:val="en-US"/>
            <w:rPrChange w:id="510" w:author="ivan4995@gmail.com" w:date="2026-05-05T17:25:00Z">
              <w:rPr>
                <w:rFonts w:ascii="Times New Roman" w:eastAsia="Times New Roman" w:hAnsi="Times New Roman" w:cs="Times New Roman"/>
                <w:lang w:val="en-US"/>
              </w:rPr>
            </w:rPrChange>
          </w:rPr>
          <w:fldChar w:fldCharType="end"/>
        </w:r>
        <w:r w:rsidRPr="00341C65" w:rsidDel="006363C9">
          <w:rPr>
            <w:rFonts w:ascii="Times New Roman" w:eastAsia="Times New Roman" w:hAnsi="Times New Roman" w:cs="Times New Roman"/>
            <w:sz w:val="20"/>
            <w:szCs w:val="20"/>
            <w:lang w:val="en-US"/>
            <w:rPrChange w:id="511" w:author="ivan4995@gmail.com" w:date="2026-05-05T17:25:00Z">
              <w:rPr>
                <w:rFonts w:ascii="Times New Roman" w:eastAsia="Times New Roman" w:hAnsi="Times New Roman" w:cs="Times New Roman"/>
                <w:lang w:val="en-US"/>
              </w:rPr>
            </w:rPrChange>
          </w:rPr>
          <w:t xml:space="preserve"> </w:t>
        </w:r>
        <w:r w:rsidRPr="00341C65">
          <w:rPr>
            <w:rFonts w:ascii="Times New Roman" w:eastAsia="Times New Roman" w:hAnsi="Times New Roman" w:cs="Times New Roman"/>
            <w:sz w:val="20"/>
            <w:szCs w:val="20"/>
            <w:lang w:val="en-US"/>
            <w:rPrChange w:id="512" w:author="ivan4995@gmail.com" w:date="2026-05-05T17:25:00Z">
              <w:rPr>
                <w:rFonts w:ascii="Times New Roman" w:eastAsia="Times New Roman" w:hAnsi="Times New Roman" w:cs="Times New Roman"/>
                <w:lang w:val="en-US"/>
              </w:rPr>
            </w:rPrChange>
          </w:rPr>
          <w:t>.</w:t>
        </w:r>
      </w:ins>
    </w:p>
    <w:p w14:paraId="12D0D7EE" w14:textId="637FB10E" w:rsidR="00B83C85" w:rsidRPr="0031623F" w:rsidDel="00341C65" w:rsidRDefault="00BA00B3">
      <w:pPr>
        <w:rPr>
          <w:del w:id="513" w:author="ivan4995@gmail.com" w:date="2026-05-05T17:25:00Z"/>
          <w:rFonts w:ascii="Times New Roman" w:hAnsi="Times New Roman" w:cs="Times New Roman"/>
          <w:color w:val="000000"/>
          <w:sz w:val="20"/>
          <w:szCs w:val="20"/>
          <w:shd w:val="clear" w:color="auto" w:fill="FFFFFF"/>
          <w:lang w:val="en-US"/>
        </w:rPr>
      </w:pPr>
      <w:del w:id="514" w:author="ivan4995@gmail.com" w:date="2026-05-05T17:25:00Z">
        <w:r w:rsidRPr="0031623F" w:rsidDel="00341C65">
          <w:rPr>
            <w:rFonts w:ascii="Times New Roman" w:hAnsi="Times New Roman" w:cs="Times New Roman"/>
            <w:color w:val="000000"/>
            <w:sz w:val="20"/>
            <w:szCs w:val="20"/>
            <w:shd w:val="clear" w:color="auto" w:fill="FFFFFF"/>
            <w:lang w:val="en-US"/>
          </w:rPr>
          <w:delText>The sequences were not stratified by sampling date</w:delText>
        </w:r>
        <w:r w:rsidR="00A203D9" w:rsidRPr="0031623F" w:rsidDel="00341C65">
          <w:rPr>
            <w:rFonts w:ascii="Times New Roman" w:hAnsi="Times New Roman" w:cs="Times New Roman"/>
            <w:color w:val="000000"/>
            <w:sz w:val="20"/>
            <w:szCs w:val="20"/>
            <w:shd w:val="clear" w:color="auto" w:fill="FFFFFF"/>
            <w:lang w:val="en-US"/>
          </w:rPr>
          <w:delText xml:space="preserve"> for two reasons, as follows. Firstly</w:delText>
        </w:r>
        <w:r w:rsidRPr="0031623F" w:rsidDel="00341C65">
          <w:rPr>
            <w:rFonts w:ascii="Times New Roman" w:hAnsi="Times New Roman" w:cs="Times New Roman"/>
            <w:color w:val="000000"/>
            <w:sz w:val="20"/>
            <w:szCs w:val="20"/>
            <w:shd w:val="clear" w:color="auto" w:fill="FFFFFF"/>
            <w:lang w:val="en-US"/>
          </w:rPr>
          <w:delText xml:space="preserve">, the necessary size of statistics would be missing. </w:delText>
        </w:r>
        <w:r w:rsidR="00A203D9" w:rsidRPr="0031623F" w:rsidDel="00341C65">
          <w:rPr>
            <w:rFonts w:ascii="Times New Roman" w:hAnsi="Times New Roman" w:cs="Times New Roman"/>
            <w:color w:val="000000"/>
            <w:sz w:val="20"/>
            <w:szCs w:val="20"/>
            <w:shd w:val="clear" w:color="auto" w:fill="FFFFFF"/>
            <w:lang w:val="en-US"/>
          </w:rPr>
          <w:delText>Secondly, o</w:delText>
        </w:r>
        <w:r w:rsidRPr="0031623F" w:rsidDel="00341C65">
          <w:rPr>
            <w:rFonts w:ascii="Times New Roman" w:hAnsi="Times New Roman" w:cs="Times New Roman"/>
            <w:color w:val="000000"/>
            <w:sz w:val="20"/>
            <w:szCs w:val="20"/>
            <w:shd w:val="clear" w:color="auto" w:fill="FFFFFF"/>
            <w:lang w:val="en-US"/>
          </w:rPr>
          <w:delText>ur previous experience with hemagglutinin data (</w:delText>
        </w:r>
        <w:r w:rsidR="00B83C85" w:rsidRPr="0031623F" w:rsidDel="00341C65">
          <w:rPr>
            <w:rFonts w:ascii="Times New Roman" w:hAnsi="Times New Roman" w:cs="Times New Roman"/>
            <w:color w:val="000000"/>
            <w:sz w:val="20"/>
            <w:szCs w:val="20"/>
            <w:shd w:val="clear" w:color="auto" w:fill="FFFFFF"/>
            <w:lang w:val="en-US"/>
          </w:rPr>
          <w:delText>Pedruzzi &amp; Rouzine 2021) shows that this is not the proble</w:delText>
        </w:r>
        <w:r w:rsidR="00A203D9" w:rsidRPr="0031623F" w:rsidDel="00341C65">
          <w:rPr>
            <w:rFonts w:ascii="Times New Roman" w:hAnsi="Times New Roman" w:cs="Times New Roman"/>
            <w:color w:val="000000"/>
            <w:sz w:val="20"/>
            <w:szCs w:val="20"/>
            <w:shd w:val="clear" w:color="auto" w:fill="FFFFFF"/>
            <w:lang w:val="en-US"/>
          </w:rPr>
          <w:delText>m, but an advantage, because we can</w:delText>
        </w:r>
        <w:r w:rsidR="00B83C85" w:rsidRPr="0031623F" w:rsidDel="00341C65">
          <w:rPr>
            <w:rFonts w:ascii="Times New Roman" w:hAnsi="Times New Roman" w:cs="Times New Roman"/>
            <w:color w:val="000000"/>
            <w:sz w:val="20"/>
            <w:szCs w:val="20"/>
            <w:shd w:val="clear" w:color="auto" w:fill="FFFFFF"/>
            <w:lang w:val="en-US"/>
          </w:rPr>
          <w:delText xml:space="preserve"> compare earlier and later </w:delText>
        </w:r>
        <w:r w:rsidR="00A203D9" w:rsidRPr="0031623F" w:rsidDel="00341C65">
          <w:rPr>
            <w:rFonts w:ascii="Times New Roman" w:hAnsi="Times New Roman" w:cs="Times New Roman"/>
            <w:color w:val="000000"/>
            <w:sz w:val="20"/>
            <w:szCs w:val="20"/>
            <w:shd w:val="clear" w:color="auto" w:fill="FFFFFF"/>
            <w:lang w:val="en-US"/>
          </w:rPr>
          <w:delText>strains and thus find a fitness valley connecting them</w:delText>
        </w:r>
        <w:r w:rsidR="00B83C85" w:rsidRPr="0031623F" w:rsidDel="00341C65">
          <w:rPr>
            <w:rFonts w:ascii="Times New Roman" w:hAnsi="Times New Roman" w:cs="Times New Roman"/>
            <w:color w:val="000000"/>
            <w:sz w:val="20"/>
            <w:szCs w:val="20"/>
            <w:shd w:val="clear" w:color="auto" w:fill="FFFFFF"/>
            <w:lang w:val="en-US"/>
          </w:rPr>
          <w:delText xml:space="preserve">. </w:delText>
        </w:r>
        <w:r w:rsidR="00A203D9" w:rsidRPr="0031623F" w:rsidDel="00341C65">
          <w:rPr>
            <w:rFonts w:ascii="Times New Roman" w:hAnsi="Times New Roman" w:cs="Times New Roman"/>
            <w:color w:val="000000"/>
            <w:sz w:val="20"/>
            <w:szCs w:val="20"/>
            <w:shd w:val="clear" w:color="auto" w:fill="FFFFFF"/>
            <w:lang w:val="en-US"/>
          </w:rPr>
          <w:delText>In contrast,</w:delText>
        </w:r>
        <w:r w:rsidR="00B83C85" w:rsidRPr="0031623F" w:rsidDel="00341C65">
          <w:rPr>
            <w:rFonts w:ascii="Times New Roman" w:hAnsi="Times New Roman" w:cs="Times New Roman"/>
            <w:color w:val="000000"/>
            <w:sz w:val="20"/>
            <w:szCs w:val="20"/>
            <w:shd w:val="clear" w:color="auto" w:fill="FFFFFF"/>
            <w:lang w:val="en-US"/>
          </w:rPr>
          <w:delText xml:space="preserve"> estimat</w:delText>
        </w:r>
        <w:r w:rsidR="00A203D9" w:rsidRPr="0031623F" w:rsidDel="00341C65">
          <w:rPr>
            <w:rFonts w:ascii="Times New Roman" w:hAnsi="Times New Roman" w:cs="Times New Roman"/>
            <w:color w:val="000000"/>
            <w:sz w:val="20"/>
            <w:szCs w:val="20"/>
            <w:shd w:val="clear" w:color="auto" w:fill="FFFFFF"/>
            <w:lang w:val="en-US"/>
          </w:rPr>
          <w:delText xml:space="preserve">ion of </w:delText>
        </w:r>
        <w:r w:rsidR="00B83C85" w:rsidRPr="0031623F" w:rsidDel="00341C65">
          <w:rPr>
            <w:rFonts w:ascii="Times New Roman" w:hAnsi="Times New Roman" w:cs="Times New Roman"/>
            <w:color w:val="000000"/>
            <w:sz w:val="20"/>
            <w:szCs w:val="20"/>
            <w:shd w:val="clear" w:color="auto" w:fill="FFFFFF"/>
            <w:lang w:val="en-US"/>
          </w:rPr>
          <w:delText>selection coefficients, indeed, require</w:delText>
        </w:r>
        <w:r w:rsidR="00A203D9" w:rsidRPr="0031623F" w:rsidDel="00341C65">
          <w:rPr>
            <w:rFonts w:ascii="Times New Roman" w:hAnsi="Times New Roman" w:cs="Times New Roman"/>
            <w:color w:val="000000"/>
            <w:sz w:val="20"/>
            <w:szCs w:val="20"/>
            <w:shd w:val="clear" w:color="auto" w:fill="FFFFFF"/>
            <w:lang w:val="en-US"/>
          </w:rPr>
          <w:delText>s</w:delText>
        </w:r>
        <w:r w:rsidR="00B83C85" w:rsidRPr="0031623F" w:rsidDel="00341C65">
          <w:rPr>
            <w:rFonts w:ascii="Times New Roman" w:hAnsi="Times New Roman" w:cs="Times New Roman"/>
            <w:color w:val="000000"/>
            <w:sz w:val="20"/>
            <w:szCs w:val="20"/>
            <w:shd w:val="clear" w:color="auto" w:fill="FFFFFF"/>
            <w:lang w:val="en-US"/>
          </w:rPr>
          <w:delText xml:space="preserve"> classification by time</w:delText>
        </w:r>
        <w:r w:rsidR="00A203D9" w:rsidRPr="0031623F" w:rsidDel="00341C65">
          <w:rPr>
            <w:rFonts w:ascii="Times New Roman" w:hAnsi="Times New Roman" w:cs="Times New Roman"/>
            <w:color w:val="000000"/>
            <w:sz w:val="20"/>
            <w:szCs w:val="20"/>
            <w:shd w:val="clear" w:color="auto" w:fill="FFFFFF"/>
            <w:lang w:val="en-US"/>
          </w:rPr>
          <w:delText xml:space="preserve"> [Lagunov 2025]</w:delText>
        </w:r>
        <w:r w:rsidR="00B83C85" w:rsidRPr="0031623F" w:rsidDel="00341C65">
          <w:rPr>
            <w:rFonts w:ascii="Times New Roman" w:hAnsi="Times New Roman" w:cs="Times New Roman"/>
            <w:color w:val="000000"/>
            <w:sz w:val="20"/>
            <w:szCs w:val="20"/>
            <w:shd w:val="clear" w:color="auto" w:fill="FFFFFF"/>
            <w:lang w:val="en-US"/>
          </w:rPr>
          <w:delText>.</w:delText>
        </w:r>
      </w:del>
    </w:p>
    <w:p w14:paraId="06306D47" w14:textId="77777777" w:rsidR="00B83C85" w:rsidRDefault="00B83C85">
      <w:pPr>
        <w:rPr>
          <w:rFonts w:ascii="Helvetica" w:hAnsi="Helvetica"/>
          <w:color w:val="000000"/>
          <w:sz w:val="22"/>
          <w:szCs w:val="22"/>
          <w:shd w:val="clear" w:color="auto" w:fill="FFFFFF"/>
          <w:lang w:val="en-US"/>
        </w:rPr>
      </w:pPr>
    </w:p>
    <w:p w14:paraId="2D63463A" w14:textId="2B5A35F0" w:rsidR="004C59E9" w:rsidRDefault="00B83C85" w:rsidP="004C59E9">
      <w:pPr>
        <w:rPr>
          <w:rFonts w:ascii="Helvetica" w:hAnsi="Helvetica"/>
          <w:color w:val="000000"/>
          <w:sz w:val="22"/>
          <w:szCs w:val="22"/>
          <w:shd w:val="clear" w:color="auto" w:fill="FFFFFF"/>
        </w:rPr>
      </w:pPr>
      <w:r w:rsidRPr="00B83C85">
        <w:rPr>
          <w:rFonts w:ascii="Helvetica" w:hAnsi="Helvetica"/>
          <w:color w:val="000000"/>
          <w:sz w:val="22"/>
          <w:szCs w:val="22"/>
          <w:highlight w:val="yellow"/>
          <w:shd w:val="clear" w:color="auto" w:fill="FFFFFF"/>
          <w:lang w:val="en-US"/>
        </w:rPr>
        <w:t>In the revised version, we also checked</w:t>
      </w:r>
      <w:r w:rsidR="0021438F">
        <w:rPr>
          <w:rFonts w:ascii="Helvetica" w:hAnsi="Helvetica"/>
          <w:color w:val="000000"/>
          <w:sz w:val="22"/>
          <w:szCs w:val="22"/>
          <w:highlight w:val="yellow"/>
          <w:shd w:val="clear" w:color="auto" w:fill="FFFFFF"/>
          <w:lang w:val="en-US"/>
        </w:rPr>
        <w:t xml:space="preserve"> the effect of not classifying sequences</w:t>
      </w:r>
      <w:r w:rsidRPr="00B83C85">
        <w:rPr>
          <w:rFonts w:ascii="Helvetica" w:hAnsi="Helvetica"/>
          <w:color w:val="000000"/>
          <w:sz w:val="22"/>
          <w:szCs w:val="22"/>
          <w:highlight w:val="yellow"/>
          <w:shd w:val="clear" w:color="auto" w:fill="FFFFFF"/>
          <w:lang w:val="en-US"/>
        </w:rPr>
        <w:t xml:space="preserve"> by simulation</w:t>
      </w:r>
      <w:r w:rsidR="001D1973">
        <w:rPr>
          <w:rFonts w:ascii="Helvetica" w:hAnsi="Helvetica"/>
          <w:color w:val="000000"/>
          <w:sz w:val="22"/>
          <w:szCs w:val="22"/>
          <w:highlight w:val="yellow"/>
          <w:shd w:val="clear" w:color="auto" w:fill="FFFFFF"/>
          <w:lang w:val="en-US"/>
        </w:rPr>
        <w:t xml:space="preserve"> and found it modest</w:t>
      </w:r>
      <w:r w:rsidRPr="00B83C85">
        <w:rPr>
          <w:rFonts w:ascii="Helvetica" w:hAnsi="Helvetica"/>
          <w:color w:val="000000"/>
          <w:sz w:val="22"/>
          <w:szCs w:val="22"/>
          <w:highlight w:val="yellow"/>
          <w:shd w:val="clear" w:color="auto" w:fill="FFFFFF"/>
          <w:lang w:val="en-US"/>
        </w:rPr>
        <w:t>.</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shd w:val="clear" w:color="auto" w:fill="FFFFFF"/>
        </w:rPr>
        <w:t xml:space="preserve">3. The authors aim to identify the *signatures* of epistasis, but epistasis is always defined with respect to a phenotype (e.g., fitness, the binding affinity to sialic acid receptors in a particular context). It is not clear, in the data analysis, what kind of epistatic interactions are being detected. </w:t>
      </w:r>
      <w:r w:rsidR="004C59E9" w:rsidRPr="003552A3">
        <w:rPr>
          <w:rFonts w:ascii="Helvetica" w:hAnsi="Helvetica"/>
          <w:color w:val="000000"/>
          <w:sz w:val="22"/>
          <w:szCs w:val="22"/>
          <w:shd w:val="clear" w:color="auto" w:fill="FFFFFF"/>
        </w:rPr>
        <w:t xml:space="preserve">To the best of my knowledge, it is a kind of time-averaged epistasis in within- and between-host fitness. </w:t>
      </w:r>
    </w:p>
    <w:p w14:paraId="3172665F" w14:textId="77777777" w:rsidR="00B83C85" w:rsidRDefault="00B83C85">
      <w:pPr>
        <w:rPr>
          <w:rFonts w:ascii="Helvetica" w:hAnsi="Helvetica"/>
          <w:color w:val="000000"/>
          <w:sz w:val="22"/>
          <w:szCs w:val="22"/>
          <w:shd w:val="clear" w:color="auto" w:fill="FFFFFF"/>
        </w:rPr>
      </w:pPr>
    </w:p>
    <w:p w14:paraId="70539842" w14:textId="212B68B3" w:rsidR="00B83C85" w:rsidRDefault="0021438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A</w:t>
      </w:r>
      <w:r w:rsidR="004C59E9">
        <w:rPr>
          <w:rFonts w:ascii="Helvetica" w:hAnsi="Helvetica"/>
          <w:color w:val="000000"/>
          <w:sz w:val="22"/>
          <w:szCs w:val="22"/>
          <w:shd w:val="clear" w:color="auto" w:fill="FFFFFF"/>
          <w:lang w:val="en-US"/>
        </w:rPr>
        <w:t>dded in Intro</w:t>
      </w:r>
      <w:ins w:id="515" w:author="ivan4995@gmail.com" w:date="2026-05-05T17:28:00Z">
        <w:r w:rsidR="00341C65">
          <w:rPr>
            <w:rFonts w:ascii="Helvetica" w:hAnsi="Helvetica"/>
            <w:color w:val="000000"/>
            <w:sz w:val="22"/>
            <w:szCs w:val="22"/>
            <w:shd w:val="clear" w:color="auto" w:fill="FFFFFF"/>
            <w:lang w:val="en-US"/>
          </w:rPr>
          <w:t xml:space="preserve"> lines(55-56)</w:t>
        </w:r>
      </w:ins>
      <w:r w:rsidR="004C59E9">
        <w:rPr>
          <w:rFonts w:ascii="Helvetica" w:hAnsi="Helvetica"/>
          <w:color w:val="000000"/>
          <w:sz w:val="22"/>
          <w:szCs w:val="22"/>
          <w:shd w:val="clear" w:color="auto" w:fill="FFFFFF"/>
          <w:lang w:val="en-US"/>
        </w:rPr>
        <w:t>:</w:t>
      </w:r>
    </w:p>
    <w:p w14:paraId="55C2EC15" w14:textId="31E7C1C4" w:rsidR="004C59E9" w:rsidRDefault="004C59E9">
      <w:pPr>
        <w:rPr>
          <w:rFonts w:ascii="Helvetica" w:hAnsi="Helvetica"/>
          <w:color w:val="000000"/>
          <w:sz w:val="22"/>
          <w:szCs w:val="22"/>
          <w:shd w:val="clear" w:color="auto" w:fill="FFFFFF"/>
          <w:lang w:val="en-US"/>
        </w:rPr>
      </w:pPr>
    </w:p>
    <w:p w14:paraId="2ECFA5DE" w14:textId="57DFDD05" w:rsidR="004C59E9" w:rsidDel="00341C65" w:rsidRDefault="00341C65">
      <w:pPr>
        <w:rPr>
          <w:del w:id="516" w:author="ivan4995@gmail.com" w:date="2026-05-05T17:28:00Z"/>
          <w:rFonts w:ascii="Times New Roman" w:eastAsia="Times New Roman" w:hAnsi="Times New Roman" w:cs="Times New Roman"/>
          <w:sz w:val="20"/>
          <w:szCs w:val="20"/>
          <w:lang w:val="en-US"/>
        </w:rPr>
      </w:pPr>
      <w:ins w:id="517" w:author="ivan4995@gmail.com" w:date="2026-05-05T17:28:00Z">
        <w:r>
          <w:rPr>
            <w:rFonts w:ascii="Times New Roman" w:eastAsia="Times New Roman" w:hAnsi="Times New Roman" w:cs="Times New Roman"/>
            <w:sz w:val="20"/>
            <w:szCs w:val="20"/>
            <w:lang w:val="en-US"/>
          </w:rPr>
          <w:t>…</w:t>
        </w:r>
        <w:r w:rsidRPr="00341C65">
          <w:rPr>
            <w:rFonts w:ascii="Times New Roman" w:eastAsia="Times New Roman" w:hAnsi="Times New Roman" w:cs="Times New Roman"/>
            <w:sz w:val="20"/>
            <w:szCs w:val="20"/>
            <w:lang w:val="en-US"/>
            <w:rPrChange w:id="518" w:author="ivan4995@gmail.com" w:date="2026-05-05T17:28:00Z">
              <w:rPr>
                <w:rFonts w:ascii="Times New Roman" w:eastAsia="Times New Roman" w:hAnsi="Times New Roman" w:cs="Times New Roman"/>
                <w:lang w:val="en-US"/>
              </w:rPr>
            </w:rPrChange>
          </w:rPr>
          <w:t xml:space="preserve">where </w:t>
        </w:r>
        <w:r w:rsidRPr="00341C65">
          <w:rPr>
            <w:rFonts w:ascii="Times New Roman" w:eastAsia="Times New Roman" w:hAnsi="Times New Roman" w:cs="Times New Roman"/>
            <w:sz w:val="20"/>
            <w:szCs w:val="20"/>
            <w:rPrChange w:id="519" w:author="ivan4995@gmail.com" w:date="2026-05-05T17:28:00Z">
              <w:rPr>
                <w:rFonts w:ascii="Times New Roman" w:eastAsia="Times New Roman" w:hAnsi="Times New Roman" w:cs="Times New Roman"/>
              </w:rPr>
            </w:rPrChange>
          </w:rPr>
          <w:t>epistasis is defined with respect to fitness, i.e. the reproduction number at the within-host or between-host levels</w:t>
        </w:r>
        <w:r w:rsidRPr="00341C65" w:rsidDel="00341C65">
          <w:rPr>
            <w:rFonts w:ascii="Times New Roman" w:eastAsia="Times New Roman" w:hAnsi="Times New Roman" w:cs="Times New Roman"/>
            <w:sz w:val="20"/>
            <w:szCs w:val="20"/>
            <w:lang w:val="en-US"/>
          </w:rPr>
          <w:t xml:space="preserve"> </w:t>
        </w:r>
        <w:r>
          <w:rPr>
            <w:rFonts w:ascii="Times New Roman" w:eastAsia="Times New Roman" w:hAnsi="Times New Roman" w:cs="Times New Roman"/>
            <w:sz w:val="20"/>
            <w:szCs w:val="20"/>
            <w:lang w:val="en-US"/>
          </w:rPr>
          <w:t>.</w:t>
        </w:r>
      </w:ins>
      <w:del w:id="520" w:author="ivan4995@gmail.com" w:date="2026-05-05T17:28:00Z">
        <w:r w:rsidR="00B1556F" w:rsidRPr="00341C65" w:rsidDel="00341C65">
          <w:rPr>
            <w:rFonts w:ascii="Times New Roman" w:eastAsia="Times New Roman" w:hAnsi="Times New Roman" w:cs="Times New Roman"/>
            <w:sz w:val="20"/>
            <w:szCs w:val="20"/>
            <w:lang w:val="en-US"/>
          </w:rPr>
          <w:delText>Below</w:delText>
        </w:r>
        <w:r w:rsidR="004C59E9" w:rsidRPr="00341C65" w:rsidDel="00341C65">
          <w:rPr>
            <w:rFonts w:ascii="Times New Roman" w:eastAsia="Times New Roman" w:hAnsi="Times New Roman" w:cs="Times New Roman"/>
            <w:sz w:val="20"/>
            <w:szCs w:val="20"/>
          </w:rPr>
          <w:delText xml:space="preserve"> epistasis is defined for fitness, i.e. reproduction number at the within-host or between host level.</w:delText>
        </w:r>
      </w:del>
    </w:p>
    <w:p w14:paraId="37F39A0C" w14:textId="77777777" w:rsidR="00341C65" w:rsidRPr="00341C65" w:rsidRDefault="00341C65">
      <w:pPr>
        <w:rPr>
          <w:ins w:id="521" w:author="ivan4995@gmail.com" w:date="2026-05-05T17:28:00Z"/>
          <w:rFonts w:ascii="Times New Roman" w:eastAsia="Times New Roman" w:hAnsi="Times New Roman" w:cs="Times New Roman"/>
          <w:sz w:val="20"/>
          <w:szCs w:val="20"/>
        </w:rPr>
      </w:pPr>
    </w:p>
    <w:p w14:paraId="329601C1" w14:textId="77777777" w:rsidR="004C59E9" w:rsidRDefault="004C59E9">
      <w:pPr>
        <w:rPr>
          <w:rFonts w:ascii="Helvetica" w:hAnsi="Helvetica"/>
          <w:color w:val="000000"/>
          <w:sz w:val="22"/>
          <w:szCs w:val="22"/>
          <w:shd w:val="clear" w:color="auto" w:fill="FFFFFF"/>
        </w:rPr>
      </w:pPr>
    </w:p>
    <w:p w14:paraId="5FF4FBB1" w14:textId="17CDE809" w:rsidR="004C59E9" w:rsidRPr="004C59E9" w:rsidRDefault="00133529">
      <w:pPr>
        <w:rPr>
          <w:rStyle w:val="apple-converted-space"/>
          <w:rFonts w:ascii="Helvetica" w:hAnsi="Helvetica"/>
          <w:b/>
          <w:color w:val="000000"/>
          <w:sz w:val="22"/>
          <w:szCs w:val="22"/>
          <w:shd w:val="clear" w:color="auto" w:fill="FFFFFF"/>
        </w:rPr>
      </w:pPr>
      <w:r w:rsidRPr="004C59E9">
        <w:rPr>
          <w:rFonts w:ascii="Helvetica" w:hAnsi="Helvetica"/>
          <w:b/>
          <w:color w:val="000000"/>
          <w:sz w:val="22"/>
          <w:szCs w:val="22"/>
          <w:shd w:val="clear" w:color="auto" w:fill="FFFFFF"/>
        </w:rPr>
        <w:t>There may also be some sex-, host-, and space-averaging going on in the background, too, depending on the exact application and the tuning of hyperparameters. It is difficult to say, which in turn makes interpreting the data and making comparisons challenging.</w:t>
      </w:r>
      <w:r w:rsidRPr="004C59E9">
        <w:rPr>
          <w:rStyle w:val="apple-converted-space"/>
          <w:rFonts w:ascii="Helvetica" w:hAnsi="Helvetica"/>
          <w:b/>
          <w:color w:val="000000"/>
          <w:sz w:val="22"/>
          <w:szCs w:val="22"/>
          <w:shd w:val="clear" w:color="auto" w:fill="FFFFFF"/>
        </w:rPr>
        <w:t> </w:t>
      </w:r>
    </w:p>
    <w:p w14:paraId="38043E2B" w14:textId="77777777" w:rsidR="004C59E9" w:rsidRDefault="004C59E9">
      <w:pPr>
        <w:rPr>
          <w:rStyle w:val="apple-converted-space"/>
          <w:rFonts w:ascii="Helvetica" w:hAnsi="Helvetica"/>
          <w:color w:val="000000"/>
          <w:sz w:val="22"/>
          <w:szCs w:val="22"/>
          <w:shd w:val="clear" w:color="auto" w:fill="FFFFFF"/>
          <w:lang w:val="en-US"/>
        </w:rPr>
      </w:pPr>
    </w:p>
    <w:p w14:paraId="027128E4" w14:textId="62DC8C91" w:rsidR="00C53AA4" w:rsidRDefault="004C59E9">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Added in </w:t>
      </w:r>
      <w:r w:rsidR="00B1556F">
        <w:rPr>
          <w:rStyle w:val="apple-converted-space"/>
          <w:rFonts w:ascii="Helvetica" w:hAnsi="Helvetica"/>
          <w:color w:val="000000"/>
          <w:sz w:val="22"/>
          <w:szCs w:val="22"/>
          <w:shd w:val="clear" w:color="auto" w:fill="FFFFFF"/>
          <w:lang w:val="en-US"/>
        </w:rPr>
        <w:t>Methods/Assumptions (Line</w:t>
      </w:r>
      <w:ins w:id="522" w:author="ivan4995@gmail.com" w:date="2026-05-05T17:29:00Z">
        <w:r w:rsidR="00D70979">
          <w:rPr>
            <w:rStyle w:val="apple-converted-space"/>
            <w:rFonts w:ascii="Helvetica" w:hAnsi="Helvetica"/>
            <w:color w:val="000000"/>
            <w:sz w:val="22"/>
            <w:szCs w:val="22"/>
            <w:shd w:val="clear" w:color="auto" w:fill="FFFFFF"/>
            <w:lang w:val="en-US"/>
          </w:rPr>
          <w:t xml:space="preserve"> 417</w:t>
        </w:r>
      </w:ins>
      <w:del w:id="523" w:author="ivan4995@gmail.com" w:date="2026-05-05T17:29:00Z">
        <w:r w:rsidR="00B1556F" w:rsidDel="00D70979">
          <w:rPr>
            <w:rStyle w:val="apple-converted-space"/>
            <w:rFonts w:ascii="Helvetica" w:hAnsi="Helvetica"/>
            <w:color w:val="000000"/>
            <w:sz w:val="22"/>
            <w:szCs w:val="22"/>
            <w:shd w:val="clear" w:color="auto" w:fill="FFFFFF"/>
            <w:lang w:val="en-US"/>
          </w:rPr>
          <w:delText xml:space="preserve"> 393</w:delText>
        </w:r>
      </w:del>
      <w:r w:rsidR="00B1556F">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p>
    <w:p w14:paraId="3E5C7C88" w14:textId="77777777" w:rsidR="00C53AA4" w:rsidRDefault="00C53AA4">
      <w:pPr>
        <w:rPr>
          <w:rStyle w:val="apple-converted-space"/>
          <w:rFonts w:ascii="Helvetica" w:hAnsi="Helvetica"/>
          <w:color w:val="000000"/>
          <w:sz w:val="22"/>
          <w:szCs w:val="22"/>
          <w:shd w:val="clear" w:color="auto" w:fill="FFFFFF"/>
          <w:lang w:val="en-US"/>
        </w:rPr>
      </w:pPr>
    </w:p>
    <w:p w14:paraId="152BCF36" w14:textId="77777777" w:rsidR="00D70979" w:rsidRPr="00D70979" w:rsidRDefault="00D70979" w:rsidP="00D70979">
      <w:pPr>
        <w:pBdr>
          <w:top w:val="nil"/>
          <w:left w:val="nil"/>
          <w:bottom w:val="nil"/>
          <w:right w:val="nil"/>
          <w:between w:val="nil"/>
        </w:pBdr>
        <w:ind w:firstLine="709"/>
        <w:jc w:val="both"/>
        <w:rPr>
          <w:ins w:id="524" w:author="ivan4995@gmail.com" w:date="2026-05-05T17:30:00Z"/>
          <w:rFonts w:ascii="Times New Roman" w:eastAsia="Times New Roman" w:hAnsi="Times New Roman" w:cs="Times New Roman"/>
          <w:color w:val="000000"/>
          <w:sz w:val="20"/>
          <w:szCs w:val="20"/>
          <w:rPrChange w:id="525" w:author="ivan4995@gmail.com" w:date="2026-05-05T17:30:00Z">
            <w:rPr>
              <w:ins w:id="526" w:author="ivan4995@gmail.com" w:date="2026-05-05T17:30:00Z"/>
              <w:rFonts w:ascii="Times New Roman" w:eastAsia="Times New Roman" w:hAnsi="Times New Roman" w:cs="Times New Roman"/>
              <w:color w:val="000000"/>
            </w:rPr>
          </w:rPrChange>
        </w:rPr>
        <w:pPrChange w:id="527" w:author="ivan4995@gmail.com" w:date="2026-05-05T17:30:00Z">
          <w:pPr>
            <w:pBdr>
              <w:top w:val="nil"/>
              <w:left w:val="nil"/>
              <w:bottom w:val="nil"/>
              <w:right w:val="nil"/>
              <w:between w:val="nil"/>
            </w:pBdr>
            <w:spacing w:line="360" w:lineRule="auto"/>
            <w:ind w:firstLine="709"/>
            <w:jc w:val="both"/>
          </w:pPr>
        </w:pPrChange>
      </w:pPr>
      <w:ins w:id="528" w:author="ivan4995@gmail.com" w:date="2026-05-05T17:30:00Z">
        <w:r w:rsidRPr="00D70979">
          <w:rPr>
            <w:rFonts w:ascii="Times New Roman" w:eastAsia="Times New Roman" w:hAnsi="Times New Roman" w:cs="Times New Roman"/>
            <w:color w:val="000000"/>
            <w:sz w:val="20"/>
            <w:szCs w:val="20"/>
            <w:lang w:val="en-US"/>
            <w:rPrChange w:id="529" w:author="ivan4995@gmail.com" w:date="2026-05-05T17:30:00Z">
              <w:rPr>
                <w:rFonts w:ascii="Times New Roman" w:eastAsia="Times New Roman" w:hAnsi="Times New Roman" w:cs="Times New Roman"/>
                <w:color w:val="000000"/>
                <w:lang w:val="en-US"/>
              </w:rPr>
            </w:rPrChange>
          </w:rPr>
          <w:t xml:space="preserve">Also, here we consider the population level evolution only, because SARS–CoV-2 is acute and represented by a single variant in 99,5% patients, similar to influenza. In principle, the 0.5% chronic patients could seed new variants, in which case inter-scale evolutionary conflicts are possible </w:t>
        </w:r>
        <w:r w:rsidRPr="00D70979">
          <w:rPr>
            <w:rFonts w:ascii="Times New Roman" w:eastAsia="Times New Roman" w:hAnsi="Times New Roman" w:cs="Times New Roman"/>
            <w:color w:val="000000"/>
            <w:sz w:val="20"/>
            <w:szCs w:val="20"/>
            <w:lang w:val="en-US"/>
            <w:rPrChange w:id="530"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531" w:author="ivan4995@gmail.com" w:date="2026-05-05T17:30: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532" w:author="ivan4995@gmail.com" w:date="2026-05-05T17:30:00Z">
              <w:rPr>
                <w:rFonts w:ascii="Times New Roman" w:eastAsia="Times New Roman" w:hAnsi="Times New Roman" w:cs="Times New Roman"/>
                <w:color w:val="000000"/>
                <w:lang w:val="en-US"/>
              </w:rPr>
            </w:rPrChange>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Pr="00D70979">
          <w:rPr>
            <w:rFonts w:ascii="Times New Roman" w:eastAsia="Times New Roman" w:hAnsi="Times New Roman" w:cs="Times New Roman"/>
            <w:color w:val="000000"/>
            <w:sz w:val="20"/>
            <w:szCs w:val="20"/>
            <w:lang w:val="en-US"/>
            <w:rPrChange w:id="533" w:author="ivan4995@gmail.com" w:date="2026-05-05T17:30:00Z">
              <w:rPr>
                <w:rFonts w:ascii="Times New Roman" w:eastAsia="Times New Roman" w:hAnsi="Times New Roman" w:cs="Times New Roman"/>
                <w:color w:val="000000"/>
                <w:lang w:val="en-US"/>
              </w:rPr>
            </w:rPrChange>
          </w:rPr>
          <w:instrText xml:space="preserve"> ADDIN EN.CITE.DATA </w:instrText>
        </w:r>
        <w:r w:rsidRPr="00D70979">
          <w:rPr>
            <w:rFonts w:ascii="Times New Roman" w:eastAsia="Times New Roman" w:hAnsi="Times New Roman" w:cs="Times New Roman"/>
            <w:color w:val="000000"/>
            <w:sz w:val="20"/>
            <w:szCs w:val="20"/>
            <w:lang w:val="en-US"/>
            <w:rPrChange w:id="534" w:author="ivan4995@gmail.com" w:date="2026-05-05T17:30:00Z">
              <w:rPr>
                <w:rFonts w:ascii="Times New Roman" w:eastAsia="Times New Roman" w:hAnsi="Times New Roman" w:cs="Times New Roman"/>
                <w:color w:val="000000"/>
                <w:lang w:val="en-US"/>
              </w:rPr>
            </w:rPrChange>
          </w:rPr>
        </w:r>
        <w:r w:rsidRPr="00D70979">
          <w:rPr>
            <w:rFonts w:ascii="Times New Roman" w:eastAsia="Times New Roman" w:hAnsi="Times New Roman" w:cs="Times New Roman"/>
            <w:color w:val="000000"/>
            <w:sz w:val="20"/>
            <w:szCs w:val="20"/>
            <w:lang w:val="en-US"/>
            <w:rPrChange w:id="535"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536" w:author="ivan4995@gmail.com" w:date="2026-05-05T17:30:00Z">
              <w:rPr>
                <w:rFonts w:ascii="Times New Roman" w:eastAsia="Times New Roman" w:hAnsi="Times New Roman" w:cs="Times New Roman"/>
                <w:color w:val="000000"/>
                <w:lang w:val="en-US"/>
              </w:rPr>
            </w:rPrChange>
          </w:rPr>
        </w:r>
        <w:r w:rsidRPr="00D70979">
          <w:rPr>
            <w:rFonts w:ascii="Times New Roman" w:eastAsia="Times New Roman" w:hAnsi="Times New Roman" w:cs="Times New Roman"/>
            <w:color w:val="000000"/>
            <w:sz w:val="20"/>
            <w:szCs w:val="20"/>
            <w:lang w:val="en-US"/>
            <w:rPrChange w:id="537" w:author="ivan4995@gmail.com" w:date="2026-05-05T17:30: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538" w:author="ivan4995@gmail.com" w:date="2026-05-05T17:30:00Z">
              <w:rPr>
                <w:rFonts w:ascii="Times New Roman" w:eastAsia="Times New Roman" w:hAnsi="Times New Roman" w:cs="Times New Roman"/>
                <w:noProof/>
                <w:color w:val="000000"/>
                <w:lang w:val="en-US"/>
              </w:rPr>
            </w:rPrChange>
          </w:rPr>
          <w:t>[74]</w:t>
        </w:r>
        <w:r w:rsidRPr="00D70979">
          <w:rPr>
            <w:rFonts w:ascii="Times New Roman" w:eastAsia="Times New Roman" w:hAnsi="Times New Roman" w:cs="Times New Roman"/>
            <w:color w:val="000000"/>
            <w:sz w:val="20"/>
            <w:szCs w:val="20"/>
            <w:lang w:val="en-US"/>
            <w:rPrChange w:id="539" w:author="ivan4995@gmail.com" w:date="2026-05-05T17:30: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540" w:author="ivan4995@gmail.com" w:date="2026-05-05T17:30:00Z">
              <w:rPr>
                <w:rFonts w:ascii="Times New Roman" w:eastAsia="Times New Roman" w:hAnsi="Times New Roman" w:cs="Times New Roman"/>
                <w:color w:val="000000"/>
                <w:lang w:val="en-US"/>
              </w:rPr>
            </w:rPrChange>
          </w:rPr>
          <w:t>.</w:t>
        </w:r>
      </w:ins>
    </w:p>
    <w:p w14:paraId="042C27F6" w14:textId="4DC6F4A2" w:rsidR="00C53AA4" w:rsidRDefault="004C59E9">
      <w:pPr>
        <w:rPr>
          <w:rStyle w:val="apple-converted-space"/>
          <w:rFonts w:ascii="Helvetica" w:hAnsi="Helvetica"/>
          <w:color w:val="000000"/>
          <w:sz w:val="22"/>
          <w:szCs w:val="22"/>
          <w:shd w:val="clear" w:color="auto" w:fill="FFFFFF"/>
        </w:rPr>
      </w:pPr>
      <w:del w:id="541" w:author="ivan4995@gmail.com" w:date="2026-05-05T17:30:00Z">
        <w:r w:rsidRPr="0031623F" w:rsidDel="00D70979">
          <w:rPr>
            <w:rStyle w:val="apple-converted-space"/>
            <w:rFonts w:ascii="Times New Roman" w:hAnsi="Times New Roman" w:cs="Times New Roman"/>
            <w:color w:val="000000"/>
            <w:sz w:val="20"/>
            <w:szCs w:val="20"/>
            <w:shd w:val="clear" w:color="auto" w:fill="FFFFFF"/>
            <w:lang w:val="en-US"/>
          </w:rPr>
          <w:delText>Here we consider the population level evolution only, because SAR</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S–</w:delText>
        </w:r>
        <w:r w:rsidRPr="0031623F" w:rsidDel="00D70979">
          <w:rPr>
            <w:rStyle w:val="apple-converted-space"/>
            <w:rFonts w:ascii="Times New Roman" w:hAnsi="Times New Roman" w:cs="Times New Roman"/>
            <w:color w:val="000000"/>
            <w:sz w:val="20"/>
            <w:szCs w:val="20"/>
            <w:shd w:val="clear" w:color="auto" w:fill="FFFFFF"/>
            <w:lang w:val="en-US"/>
          </w:rPr>
          <w:delText>CoV-2 is acute</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xml:space="preserve"> and represented by a single variant</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99,5% patients</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 similar to influenza</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In principle, the 0.5%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chronic patients could seed new variants, in which case</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i</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nter-scale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evolutionary are possible [Rouzine Viruses 2025]. For chronic infections, such as HIV in patients and between patients, they have been</w:delText>
        </w:r>
        <w:r w:rsidRPr="0031623F" w:rsidDel="00D70979">
          <w:rPr>
            <w:rStyle w:val="apple-converted-space"/>
            <w:rFonts w:ascii="Times New Roman" w:hAnsi="Times New Roman" w:cs="Times New Roman"/>
            <w:color w:val="000000"/>
            <w:sz w:val="20"/>
            <w:szCs w:val="20"/>
            <w:shd w:val="clear" w:color="auto" w:fill="FFFFFF"/>
            <w:lang w:val="en-US"/>
          </w:rPr>
          <w:delText xml:space="preserve"> studied </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Rast et al  2014</w:delText>
        </w:r>
        <w:r w:rsidR="00C53AA4" w:rsidRPr="0031623F" w:rsidDel="00D70979">
          <w:rPr>
            <w:rStyle w:val="apple-converted-space"/>
            <w:rFonts w:ascii="Times New Roman" w:hAnsi="Times New Roman" w:cs="Times New Roman"/>
            <w:color w:val="000000"/>
            <w:sz w:val="20"/>
            <w:szCs w:val="20"/>
            <w:shd w:val="clear" w:color="auto" w:fill="FFFFFF"/>
            <w:lang w:val="en-US"/>
          </w:rPr>
          <w:delText>]</w:delText>
        </w:r>
        <w:r w:rsidRPr="0031623F" w:rsidDel="00D70979">
          <w:rPr>
            <w:rStyle w:val="apple-converted-space"/>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1071D8">
        <w:rPr>
          <w:rFonts w:ascii="Helvetica" w:hAnsi="Helvetica"/>
          <w:b/>
          <w:color w:val="000000"/>
          <w:sz w:val="22"/>
          <w:szCs w:val="22"/>
          <w:shd w:val="clear" w:color="auto" w:fill="FFFFFF"/>
        </w:rPr>
        <w:t>4. I am not convinced that the simulations are appropriate.</w:t>
      </w:r>
      <w:r w:rsidR="00133529" w:rsidRPr="001071D8">
        <w:rPr>
          <w:rStyle w:val="apple-converted-space"/>
          <w:rFonts w:ascii="Helvetica" w:hAnsi="Helvetica"/>
          <w:b/>
          <w:color w:val="000000"/>
          <w:sz w:val="22"/>
          <w:szCs w:val="22"/>
          <w:shd w:val="clear" w:color="auto" w:fill="FFFFFF"/>
        </w:rPr>
        <w:t> </w:t>
      </w:r>
      <w:r w:rsidR="00133529" w:rsidRPr="003552A3">
        <w:rPr>
          <w:rFonts w:ascii="Helvetica" w:hAnsi="Helvetica"/>
          <w:color w:val="000000"/>
          <w:sz w:val="22"/>
          <w:szCs w:val="22"/>
        </w:rPr>
        <w:br/>
      </w:r>
      <w:r w:rsidR="00133529" w:rsidRPr="00C53AA4">
        <w:rPr>
          <w:rFonts w:ascii="Helvetica" w:hAnsi="Helvetica"/>
          <w:b/>
          <w:color w:val="000000"/>
          <w:sz w:val="22"/>
          <w:szCs w:val="22"/>
          <w:shd w:val="clear" w:color="auto" w:fill="FFFFFF"/>
        </w:rPr>
        <w:t xml:space="preserve">4a- The Wright-Fisher model with recombination is insufficient to describe the evolutionary dynamics of systems such as SARS-CoV-2 and influenza, which the </w:t>
      </w:r>
      <w:r w:rsidR="00133529" w:rsidRPr="00C53AA4">
        <w:rPr>
          <w:rFonts w:ascii="Helvetica" w:hAnsi="Helvetica"/>
          <w:b/>
          <w:color w:val="000000"/>
          <w:sz w:val="22"/>
          <w:szCs w:val="22"/>
          <w:shd w:val="clear" w:color="auto" w:fill="FFFFFF"/>
        </w:rPr>
        <w:lastRenderedPageBreak/>
        <w:t>authors are interested in describing. A multi-locus epidemiological model is more appropriate, and formatting such a model requires specifying how mutations affect various, correlated components of fitness (replication, transmission, virulence). For a number of phenotypes, the conditional correlation coefficient which is used to infer epistasis would likely capture the effective epistasis in total fitness over a period of time. The WF model is almost certainly misspecified, and unfortunately it is difficult to determine *how* the misspecification affects the conclusions of the simulation study portion of the paper. I recognize it is impractical to adjust the paper to reflect issues in this respect, but justification should be given for in what ways the WF model is or is not appropriate.</w:t>
      </w:r>
      <w:r w:rsidR="00133529" w:rsidRPr="003552A3">
        <w:rPr>
          <w:rStyle w:val="apple-converted-space"/>
          <w:rFonts w:ascii="Helvetica" w:hAnsi="Helvetica"/>
          <w:color w:val="000000"/>
          <w:sz w:val="22"/>
          <w:szCs w:val="22"/>
          <w:shd w:val="clear" w:color="auto" w:fill="FFFFFF"/>
        </w:rPr>
        <w:t> </w:t>
      </w:r>
    </w:p>
    <w:p w14:paraId="6131CC73" w14:textId="4E7D470C" w:rsidR="00C53AA4" w:rsidRDefault="00C53AA4">
      <w:pPr>
        <w:rPr>
          <w:rStyle w:val="apple-converted-space"/>
          <w:rFonts w:ascii="Helvetica" w:hAnsi="Helvetica"/>
          <w:color w:val="000000"/>
          <w:sz w:val="22"/>
          <w:szCs w:val="22"/>
          <w:shd w:val="clear" w:color="auto" w:fill="FFFFFF"/>
        </w:rPr>
      </w:pPr>
    </w:p>
    <w:p w14:paraId="371B6715" w14:textId="35BCA223" w:rsidR="00C53AA4" w:rsidRPr="00A16507" w:rsidRDefault="00F951D4">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 xml:space="preserve">The </w:t>
      </w:r>
      <w:r w:rsidRPr="00F951D4">
        <w:rPr>
          <w:rFonts w:ascii="Helvetica" w:hAnsi="Helvetica"/>
          <w:color w:val="000000"/>
          <w:sz w:val="22"/>
          <w:szCs w:val="22"/>
          <w:shd w:val="clear" w:color="auto" w:fill="FFFFFF"/>
        </w:rPr>
        <w:t>multi-locus epidemiological model</w:t>
      </w:r>
      <w:r w:rsidRPr="00F951D4">
        <w:rPr>
          <w:rFonts w:ascii="Helvetica" w:hAnsi="Helvetica"/>
          <w:color w:val="000000"/>
          <w:sz w:val="22"/>
          <w:szCs w:val="22"/>
          <w:shd w:val="clear" w:color="auto" w:fill="FFFFFF"/>
          <w:lang w:val="en-US"/>
        </w:rPr>
        <w:t xml:space="preserve"> has been shown to map</w:t>
      </w:r>
      <w:r w:rsidR="00A16507">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onto a WF model by several </w:t>
      </w:r>
      <w:r w:rsidR="003D7B7A">
        <w:rPr>
          <w:rStyle w:val="apple-converted-space"/>
          <w:rFonts w:ascii="Helvetica" w:hAnsi="Helvetica"/>
          <w:color w:val="000000"/>
          <w:sz w:val="22"/>
          <w:szCs w:val="22"/>
          <w:shd w:val="clear" w:color="auto" w:fill="FFFFFF"/>
          <w:lang w:val="en-US"/>
        </w:rPr>
        <w:t xml:space="preserve">modeling </w:t>
      </w:r>
      <w:r>
        <w:rPr>
          <w:rStyle w:val="apple-converted-space"/>
          <w:rFonts w:ascii="Helvetica" w:hAnsi="Helvetica"/>
          <w:color w:val="000000"/>
          <w:sz w:val="22"/>
          <w:szCs w:val="22"/>
          <w:shd w:val="clear" w:color="auto" w:fill="FFFFFF"/>
          <w:lang w:val="en-US"/>
        </w:rPr>
        <w:t>teams. This point is</w:t>
      </w:r>
      <w:r w:rsidR="000E1D81">
        <w:rPr>
          <w:rStyle w:val="apple-converted-space"/>
          <w:rFonts w:ascii="Helvetica" w:hAnsi="Helvetica"/>
          <w:color w:val="000000"/>
          <w:sz w:val="22"/>
          <w:szCs w:val="22"/>
          <w:shd w:val="clear" w:color="auto" w:fill="FFFFFF"/>
          <w:lang w:val="en-US"/>
        </w:rPr>
        <w:t xml:space="preserve"> </w:t>
      </w:r>
      <w:r w:rsidR="00A16507">
        <w:rPr>
          <w:rStyle w:val="apple-converted-space"/>
          <w:rFonts w:ascii="Helvetica" w:hAnsi="Helvetica"/>
          <w:color w:val="000000"/>
          <w:sz w:val="22"/>
          <w:szCs w:val="22"/>
          <w:shd w:val="clear" w:color="auto" w:fill="FFFFFF"/>
          <w:lang w:val="en-US"/>
        </w:rPr>
        <w:t>explained in Discussion</w:t>
      </w:r>
      <w:r>
        <w:rPr>
          <w:rStyle w:val="apple-converted-space"/>
          <w:rFonts w:ascii="Helvetica" w:hAnsi="Helvetica"/>
          <w:color w:val="000000"/>
          <w:sz w:val="22"/>
          <w:szCs w:val="22"/>
          <w:shd w:val="clear" w:color="auto" w:fill="FFFFFF"/>
          <w:lang w:val="en-US"/>
        </w:rPr>
        <w:t xml:space="preserve"> (Line 2</w:t>
      </w:r>
      <w:ins w:id="542" w:author="ivan4995@gmail.com" w:date="2026-05-05T17:32:00Z">
        <w:r w:rsidR="00D70979">
          <w:rPr>
            <w:rStyle w:val="apple-converted-space"/>
            <w:rFonts w:ascii="Helvetica" w:hAnsi="Helvetica"/>
            <w:color w:val="000000"/>
            <w:sz w:val="22"/>
            <w:szCs w:val="22"/>
            <w:shd w:val="clear" w:color="auto" w:fill="FFFFFF"/>
            <w:lang w:val="en-US"/>
          </w:rPr>
          <w:t>83</w:t>
        </w:r>
      </w:ins>
      <w:del w:id="543" w:author="ivan4995@gmail.com" w:date="2026-05-05T17:32:00Z">
        <w:r w:rsidDel="00D70979">
          <w:rPr>
            <w:rStyle w:val="apple-converted-space"/>
            <w:rFonts w:ascii="Helvetica" w:hAnsi="Helvetica"/>
            <w:color w:val="000000"/>
            <w:sz w:val="22"/>
            <w:szCs w:val="22"/>
            <w:shd w:val="clear" w:color="auto" w:fill="FFFFFF"/>
            <w:lang w:val="en-US"/>
          </w:rPr>
          <w:delText>65</w:delText>
        </w:r>
      </w:del>
      <w:r>
        <w:rPr>
          <w:rStyle w:val="apple-converted-space"/>
          <w:rFonts w:ascii="Helvetica" w:hAnsi="Helvetica"/>
          <w:color w:val="000000"/>
          <w:sz w:val="22"/>
          <w:szCs w:val="22"/>
          <w:shd w:val="clear" w:color="auto" w:fill="FFFFFF"/>
          <w:lang w:val="en-US"/>
        </w:rPr>
        <w:t>)</w:t>
      </w:r>
      <w:r w:rsidR="00A16507">
        <w:rPr>
          <w:rStyle w:val="apple-converted-space"/>
          <w:rFonts w:ascii="Helvetica" w:hAnsi="Helvetica"/>
          <w:color w:val="000000"/>
          <w:sz w:val="22"/>
          <w:szCs w:val="22"/>
          <w:shd w:val="clear" w:color="auto" w:fill="FFFFFF"/>
          <w:lang w:val="en-US"/>
        </w:rPr>
        <w:t>:</w:t>
      </w:r>
    </w:p>
    <w:p w14:paraId="52B8DFF9" w14:textId="77777777" w:rsidR="00C53AA4" w:rsidRPr="00A16507" w:rsidRDefault="00C53AA4">
      <w:pPr>
        <w:rPr>
          <w:rStyle w:val="apple-converted-space"/>
          <w:rFonts w:ascii="Helvetica" w:hAnsi="Helvetica"/>
          <w:color w:val="000000"/>
          <w:sz w:val="18"/>
          <w:szCs w:val="18"/>
          <w:shd w:val="clear" w:color="auto" w:fill="FFFFFF"/>
        </w:rPr>
      </w:pPr>
    </w:p>
    <w:p w14:paraId="46D45413" w14:textId="77777777" w:rsidR="00D70979" w:rsidRPr="00D70979" w:rsidRDefault="00D70979" w:rsidP="00D70979">
      <w:pPr>
        <w:ind w:firstLine="709"/>
        <w:jc w:val="both"/>
        <w:rPr>
          <w:ins w:id="544" w:author="ivan4995@gmail.com" w:date="2026-05-05T17:32:00Z"/>
          <w:rFonts w:ascii="Times New Roman" w:eastAsia="Times New Roman" w:hAnsi="Times New Roman" w:cs="Times New Roman"/>
          <w:sz w:val="20"/>
          <w:szCs w:val="20"/>
          <w:rPrChange w:id="545" w:author="ivan4995@gmail.com" w:date="2026-05-05T17:32:00Z">
            <w:rPr>
              <w:ins w:id="546" w:author="ivan4995@gmail.com" w:date="2026-05-05T17:32:00Z"/>
              <w:rFonts w:ascii="Times New Roman" w:eastAsia="Times New Roman" w:hAnsi="Times New Roman" w:cs="Times New Roman"/>
            </w:rPr>
          </w:rPrChange>
        </w:rPr>
        <w:pPrChange w:id="547" w:author="ivan4995@gmail.com" w:date="2026-05-05T17:32:00Z">
          <w:pPr>
            <w:spacing w:line="360" w:lineRule="auto"/>
            <w:ind w:firstLine="709"/>
            <w:jc w:val="both"/>
          </w:pPr>
        </w:pPrChange>
      </w:pPr>
      <w:ins w:id="548" w:author="ivan4995@gmail.com" w:date="2026-05-05T17:32:00Z">
        <w:r w:rsidRPr="00D70979">
          <w:rPr>
            <w:rFonts w:ascii="Times New Roman" w:eastAsia="Times New Roman" w:hAnsi="Times New Roman" w:cs="Times New Roman"/>
            <w:sz w:val="20"/>
            <w:szCs w:val="20"/>
            <w:lang w:val="en-US"/>
            <w:rPrChange w:id="549" w:author="ivan4995@gmail.com" w:date="2026-05-05T17:32:00Z">
              <w:rPr>
                <w:rFonts w:ascii="Times New Roman" w:eastAsia="Times New Roman" w:hAnsi="Times New Roman" w:cs="Times New Roman"/>
                <w:lang w:val="en-US"/>
              </w:rPr>
            </w:rPrChange>
          </w:rPr>
          <w:t>For testing the accuracy, we used a model with directional selection. In fact, SARS-</w:t>
        </w:r>
        <w:proofErr w:type="spellStart"/>
        <w:r w:rsidRPr="00D70979">
          <w:rPr>
            <w:rFonts w:ascii="Times New Roman" w:eastAsia="Times New Roman" w:hAnsi="Times New Roman" w:cs="Times New Roman"/>
            <w:sz w:val="20"/>
            <w:szCs w:val="20"/>
            <w:lang w:val="en-US"/>
            <w:rPrChange w:id="550" w:author="ivan4995@gmail.com" w:date="2026-05-05T17:32:00Z">
              <w:rPr>
                <w:rFonts w:ascii="Times New Roman" w:eastAsia="Times New Roman" w:hAnsi="Times New Roman" w:cs="Times New Roman"/>
                <w:lang w:val="en-US"/>
              </w:rPr>
            </w:rPrChange>
          </w:rPr>
          <w:t>CoV</w:t>
        </w:r>
        <w:proofErr w:type="spellEnd"/>
        <w:r w:rsidRPr="00D70979">
          <w:rPr>
            <w:rFonts w:ascii="Times New Roman" w:eastAsia="Times New Roman" w:hAnsi="Times New Roman" w:cs="Times New Roman"/>
            <w:sz w:val="20"/>
            <w:szCs w:val="20"/>
            <w:lang w:val="en-US"/>
            <w:rPrChange w:id="551" w:author="ivan4995@gmail.com" w:date="2026-05-05T17:32:00Z">
              <w:rPr>
                <w:rFonts w:ascii="Times New Roman" w:eastAsia="Times New Roman" w:hAnsi="Times New Roman" w:cs="Times New Roman"/>
                <w:lang w:val="en-US"/>
              </w:rPr>
            </w:rPrChange>
          </w:rPr>
          <w:t xml:space="preserve">–2 evolves in antibody–binding regions due to collective immunity of population, which is a case of the selection for change (Red Queen effect). Nevertheless, as it has been shown by several groups </w:t>
        </w:r>
        <w:r w:rsidRPr="00D70979">
          <w:rPr>
            <w:rFonts w:ascii="Times New Roman" w:eastAsia="Times New Roman" w:hAnsi="Times New Roman" w:cs="Times New Roman"/>
            <w:sz w:val="20"/>
            <w:szCs w:val="20"/>
            <w:lang w:val="en-US"/>
            <w:rPrChange w:id="552"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553" w:author="ivan4995@gmail.com" w:date="2026-05-05T17:32:00Z">
              <w:rPr>
                <w:rFonts w:ascii="Times New Roman" w:eastAsia="Times New Roman" w:hAnsi="Times New Roman" w:cs="Times New Roman"/>
                <w:lang w:val="en-US"/>
              </w:rPr>
            </w:rPrChange>
          </w:rPr>
          <w:instrText xml:space="preserve"> ADDIN EN.CITE </w:instrText>
        </w:r>
        <w:r w:rsidRPr="00D70979">
          <w:rPr>
            <w:rFonts w:ascii="Times New Roman" w:eastAsia="Times New Roman" w:hAnsi="Times New Roman" w:cs="Times New Roman"/>
            <w:sz w:val="20"/>
            <w:szCs w:val="20"/>
            <w:lang w:val="en-US"/>
            <w:rPrChange w:id="554" w:author="ivan4995@gmail.com" w:date="2026-05-05T17:32: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D70979">
          <w:rPr>
            <w:rFonts w:ascii="Times New Roman" w:eastAsia="Times New Roman" w:hAnsi="Times New Roman" w:cs="Times New Roman"/>
            <w:sz w:val="20"/>
            <w:szCs w:val="20"/>
            <w:lang w:val="en-US"/>
            <w:rPrChange w:id="555" w:author="ivan4995@gmail.com" w:date="2026-05-05T17:32:00Z">
              <w:rPr>
                <w:rFonts w:ascii="Times New Roman" w:eastAsia="Times New Roman" w:hAnsi="Times New Roman" w:cs="Times New Roman"/>
                <w:lang w:val="en-US"/>
              </w:rPr>
            </w:rPrChange>
          </w:rPr>
          <w:instrText xml:space="preserve"> ADDIN EN.CITE.DATA </w:instrText>
        </w:r>
        <w:r w:rsidRPr="00D70979">
          <w:rPr>
            <w:rFonts w:ascii="Times New Roman" w:eastAsia="Times New Roman" w:hAnsi="Times New Roman" w:cs="Times New Roman"/>
            <w:sz w:val="20"/>
            <w:szCs w:val="20"/>
            <w:lang w:val="en-US"/>
            <w:rPrChange w:id="556" w:author="ivan4995@gmail.com" w:date="2026-05-05T17:32:00Z">
              <w:rPr>
                <w:rFonts w:ascii="Times New Roman" w:eastAsia="Times New Roman" w:hAnsi="Times New Roman" w:cs="Times New Roman"/>
                <w:lang w:val="en-US"/>
              </w:rPr>
            </w:rPrChange>
          </w:rPr>
        </w:r>
        <w:r w:rsidRPr="00D70979">
          <w:rPr>
            <w:rFonts w:ascii="Times New Roman" w:eastAsia="Times New Roman" w:hAnsi="Times New Roman" w:cs="Times New Roman"/>
            <w:sz w:val="20"/>
            <w:szCs w:val="20"/>
            <w:lang w:val="en-US"/>
            <w:rPrChange w:id="557"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558" w:author="ivan4995@gmail.com" w:date="2026-05-05T17:32:00Z">
              <w:rPr>
                <w:rFonts w:ascii="Times New Roman" w:eastAsia="Times New Roman" w:hAnsi="Times New Roman" w:cs="Times New Roman"/>
                <w:lang w:val="en-US"/>
              </w:rPr>
            </w:rPrChange>
          </w:rPr>
        </w:r>
        <w:r w:rsidRPr="00D70979">
          <w:rPr>
            <w:rFonts w:ascii="Times New Roman" w:eastAsia="Times New Roman" w:hAnsi="Times New Roman" w:cs="Times New Roman"/>
            <w:sz w:val="20"/>
            <w:szCs w:val="20"/>
            <w:lang w:val="en-US"/>
            <w:rPrChange w:id="559" w:author="ivan4995@gmail.com" w:date="2026-05-05T17:32:00Z">
              <w:rPr>
                <w:rFonts w:ascii="Times New Roman" w:eastAsia="Times New Roman" w:hAnsi="Times New Roman" w:cs="Times New Roman"/>
                <w:lang w:val="en-US"/>
              </w:rPr>
            </w:rPrChange>
          </w:rPr>
          <w:fldChar w:fldCharType="separate"/>
        </w:r>
        <w:r w:rsidRPr="00D70979">
          <w:rPr>
            <w:rFonts w:ascii="Times New Roman" w:eastAsia="Times New Roman" w:hAnsi="Times New Roman" w:cs="Times New Roman"/>
            <w:noProof/>
            <w:sz w:val="20"/>
            <w:szCs w:val="20"/>
            <w:lang w:val="en-US"/>
            <w:rPrChange w:id="560" w:author="ivan4995@gmail.com" w:date="2026-05-05T17:32:00Z">
              <w:rPr>
                <w:rFonts w:ascii="Times New Roman" w:eastAsia="Times New Roman" w:hAnsi="Times New Roman" w:cs="Times New Roman"/>
                <w:noProof/>
                <w:lang w:val="en-US"/>
              </w:rPr>
            </w:rPrChange>
          </w:rPr>
          <w:t>[56-58]</w:t>
        </w:r>
        <w:r w:rsidRPr="00D70979">
          <w:rPr>
            <w:rFonts w:ascii="Times New Roman" w:eastAsia="Times New Roman" w:hAnsi="Times New Roman" w:cs="Times New Roman"/>
            <w:sz w:val="20"/>
            <w:szCs w:val="20"/>
            <w:lang w:val="en-US"/>
            <w:rPrChange w:id="561" w:author="ivan4995@gmail.com" w:date="2026-05-05T17:32:00Z">
              <w:rPr>
                <w:rFonts w:ascii="Times New Roman" w:eastAsia="Times New Roman" w:hAnsi="Times New Roman" w:cs="Times New Roman"/>
                <w:lang w:val="en-US"/>
              </w:rPr>
            </w:rPrChange>
          </w:rPr>
          <w:fldChar w:fldCharType="end"/>
        </w:r>
        <w:r w:rsidRPr="00D70979">
          <w:rPr>
            <w:rFonts w:ascii="Times New Roman" w:eastAsia="Times New Roman" w:hAnsi="Times New Roman" w:cs="Times New Roman"/>
            <w:sz w:val="20"/>
            <w:szCs w:val="20"/>
            <w:lang w:val="en-US"/>
            <w:rPrChange w:id="562" w:author="ivan4995@gmail.com" w:date="2026-05-05T17:32:00Z">
              <w:rPr>
                <w:rFonts w:ascii="Times New Roman" w:eastAsia="Times New Roman" w:hAnsi="Times New Roman" w:cs="Times New Roman"/>
                <w:lang w:val="en-US"/>
              </w:rPr>
            </w:rPrChange>
          </w:rPr>
          <w:t xml:space="preserve">, the </w:t>
        </w:r>
        <w:r w:rsidRPr="00D70979">
          <w:rPr>
            <w:rFonts w:ascii="Times New Roman" w:eastAsia="Times New Roman" w:hAnsi="Times New Roman" w:cs="Times New Roman"/>
            <w:sz w:val="20"/>
            <w:szCs w:val="20"/>
            <w:rPrChange w:id="563" w:author="ivan4995@gmail.com" w:date="2026-05-05T17:32:00Z">
              <w:rPr>
                <w:rFonts w:ascii="Times New Roman" w:eastAsia="Times New Roman" w:hAnsi="Times New Roman" w:cs="Times New Roman"/>
              </w:rPr>
            </w:rPrChange>
          </w:rPr>
          <w:t>multi-locus epidemiological model</w:t>
        </w:r>
        <w:r w:rsidRPr="00D70979">
          <w:rPr>
            <w:rFonts w:ascii="Times New Roman" w:eastAsia="Times New Roman" w:hAnsi="Times New Roman" w:cs="Times New Roman"/>
            <w:sz w:val="20"/>
            <w:szCs w:val="20"/>
            <w:lang w:val="en-US"/>
            <w:rPrChange w:id="564" w:author="ivan4995@gmail.com" w:date="2026-05-05T17:32:00Z">
              <w:rPr>
                <w:rFonts w:ascii="Times New Roman" w:eastAsia="Times New Roman" w:hAnsi="Times New Roman" w:cs="Times New Roman"/>
                <w:lang w:val="en-US"/>
              </w:rPr>
            </w:rPrChange>
          </w:rPr>
          <w:t xml:space="preserve"> of respiratory viruses is effectively reduced to t</w:t>
        </w:r>
        <w:r w:rsidRPr="00D70979">
          <w:rPr>
            <w:rFonts w:ascii="Times New Roman" w:eastAsia="Times New Roman" w:hAnsi="Times New Roman" w:cs="Times New Roman"/>
            <w:sz w:val="20"/>
            <w:szCs w:val="20"/>
            <w:rPrChange w:id="565" w:author="ivan4995@gmail.com" w:date="2026-05-05T17:32:00Z">
              <w:rPr>
                <w:rFonts w:ascii="Times New Roman" w:eastAsia="Times New Roman" w:hAnsi="Times New Roman" w:cs="Times New Roman"/>
              </w:rPr>
            </w:rPrChange>
          </w:rPr>
          <w:t>he Wright-Fisher model</w:t>
        </w:r>
        <w:r w:rsidRPr="00D70979">
          <w:rPr>
            <w:rFonts w:ascii="Times New Roman" w:eastAsia="Times New Roman" w:hAnsi="Times New Roman" w:cs="Times New Roman"/>
            <w:sz w:val="20"/>
            <w:szCs w:val="20"/>
            <w:lang w:val="en-US"/>
            <w:rPrChange w:id="566" w:author="ivan4995@gmail.com" w:date="2026-05-05T17:32: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030BD6CC" w14:textId="06BE1FBD" w:rsidR="00E82AF9" w:rsidRDefault="005B0E48" w:rsidP="00F951D4">
      <w:pPr>
        <w:jc w:val="both"/>
        <w:rPr>
          <w:rFonts w:ascii="Helvetica" w:hAnsi="Helvetica"/>
          <w:color w:val="000000"/>
          <w:sz w:val="22"/>
          <w:szCs w:val="22"/>
          <w:lang w:val="en-US"/>
        </w:rPr>
      </w:pPr>
      <w:del w:id="567" w:author="ivan4995@gmail.com" w:date="2026-05-05T17:32:00Z">
        <w:r w:rsidRPr="005B0E48" w:rsidDel="00D70979">
          <w:rPr>
            <w:rFonts w:ascii="Times New Roman" w:hAnsi="Times New Roman" w:cs="Times New Roman"/>
            <w:color w:val="000000"/>
            <w:sz w:val="20"/>
            <w:szCs w:val="20"/>
            <w:shd w:val="clear" w:color="auto" w:fill="FFFFFF"/>
            <w:lang w:val="en-US"/>
          </w:rPr>
          <w:delText>For testing the accuracy, we used a model with directional selection. In fact, SAR</w:delText>
        </w:r>
        <w:r w:rsidR="00660F68" w:rsidDel="00D70979">
          <w:rPr>
            <w:rFonts w:ascii="Times New Roman" w:hAnsi="Times New Roman" w:cs="Times New Roman"/>
            <w:color w:val="000000"/>
            <w:sz w:val="20"/>
            <w:szCs w:val="20"/>
            <w:shd w:val="clear" w:color="auto" w:fill="FFFFFF"/>
            <w:lang w:val="en-US"/>
          </w:rPr>
          <w:delText>S</w:delText>
        </w:r>
        <w:r w:rsidR="00660F68" w:rsidRPr="005B0E48" w:rsidDel="00D70979">
          <w:rPr>
            <w:rFonts w:ascii="Times New Roman" w:hAnsi="Times New Roman" w:cs="Times New Roman"/>
            <w:color w:val="000000"/>
            <w:sz w:val="20"/>
            <w:szCs w:val="20"/>
            <w:shd w:val="clear" w:color="auto" w:fill="FFFFFF"/>
            <w:lang w:val="en-US"/>
          </w:rPr>
          <w:delText>–</w:delText>
        </w:r>
        <w:r w:rsidRPr="005B0E48" w:rsidDel="00D70979">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D70979">
          <w:rPr>
            <w:rFonts w:ascii="Times New Roman" w:hAnsi="Times New Roman" w:cs="Times New Roman"/>
            <w:color w:val="000000"/>
            <w:sz w:val="20"/>
            <w:szCs w:val="20"/>
            <w:shd w:val="clear" w:color="auto" w:fill="FFFFFF"/>
          </w:rPr>
          <w:delText>multi-locus epidemiological model</w:delText>
        </w:r>
        <w:r w:rsidRPr="005B0E48" w:rsidDel="00D70979">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D70979">
          <w:rPr>
            <w:rFonts w:ascii="Times New Roman" w:hAnsi="Times New Roman" w:cs="Times New Roman"/>
            <w:color w:val="000000"/>
            <w:sz w:val="20"/>
            <w:szCs w:val="20"/>
            <w:shd w:val="clear" w:color="auto" w:fill="FFFFFF"/>
          </w:rPr>
          <w:delText>he Wright-Fisher model</w:delText>
        </w:r>
        <w:r w:rsidRPr="005B0E48" w:rsidDel="00D70979">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00C53AA4" w:rsidRPr="0031623F" w:rsidDel="00D70979">
          <w:rPr>
            <w:rFonts w:ascii="Times New Roman" w:hAnsi="Times New Roman" w:cs="Times New Roman"/>
            <w:color w:val="000000"/>
            <w:sz w:val="20"/>
            <w:szCs w:val="20"/>
            <w:shd w:val="clear" w:color="auto" w:fill="FFFFFF"/>
            <w:lang w:val="en-US"/>
          </w:rPr>
          <w:delText>.</w:delText>
        </w:r>
        <w:r w:rsidR="00133529" w:rsidRPr="003552A3" w:rsidDel="00D70979">
          <w:rPr>
            <w:rFonts w:ascii="Helvetica" w:hAnsi="Helvetica"/>
            <w:color w:val="000000"/>
            <w:sz w:val="22"/>
            <w:szCs w:val="22"/>
          </w:rPr>
          <w:br/>
        </w:r>
      </w:del>
      <w:r w:rsidR="00133529" w:rsidRPr="003552A3">
        <w:rPr>
          <w:rFonts w:ascii="Helvetica" w:hAnsi="Helvetica"/>
          <w:color w:val="000000"/>
          <w:sz w:val="22"/>
          <w:szCs w:val="22"/>
        </w:rPr>
        <w:br/>
      </w:r>
      <w:r w:rsidR="00133529" w:rsidRPr="00E82AF9">
        <w:rPr>
          <w:rFonts w:ascii="Helvetica" w:hAnsi="Helvetica"/>
          <w:b/>
          <w:color w:val="000000"/>
          <w:sz w:val="22"/>
          <w:szCs w:val="22"/>
          <w:shd w:val="clear" w:color="auto" w:fill="FFFFFF"/>
        </w:rPr>
        <w:t>4b- Viruses range from clonal to highly recombinagenic. Recombination also scales with the density of infections in a non-linear way. This is not reflected in the treatment of recombination in the simulations and I would not be surprised if the "crossover" frequency parameter is such that the systems simulated are closer to the quasi-linkage equilibrium attractor over a substantial portion of the parameter space (for values of E not close to 1).</w:t>
      </w:r>
      <w:r w:rsidR="00133529" w:rsidRPr="003552A3">
        <w:rPr>
          <w:rStyle w:val="apple-converted-space"/>
          <w:rFonts w:ascii="Helvetica" w:hAnsi="Helvetica"/>
          <w:color w:val="000000"/>
          <w:sz w:val="22"/>
          <w:szCs w:val="22"/>
          <w:shd w:val="clear" w:color="auto" w:fill="FFFFFF"/>
        </w:rPr>
        <w:t> </w:t>
      </w:r>
    </w:p>
    <w:p w14:paraId="46A7557A" w14:textId="77777777" w:rsidR="00660F68" w:rsidRPr="00660F68" w:rsidRDefault="00660F68" w:rsidP="00F951D4">
      <w:pPr>
        <w:jc w:val="both"/>
        <w:rPr>
          <w:rFonts w:ascii="Times New Roman" w:hAnsi="Times New Roman" w:cs="Times New Roman"/>
          <w:color w:val="000000"/>
          <w:sz w:val="20"/>
          <w:szCs w:val="20"/>
          <w:shd w:val="clear" w:color="auto" w:fill="FFFFFF"/>
          <w:lang w:val="en-US"/>
        </w:rPr>
      </w:pPr>
    </w:p>
    <w:p w14:paraId="758D0A40" w14:textId="7E889A6C" w:rsidR="00E82AF9" w:rsidRPr="00E82AF9" w:rsidRDefault="000E1D81">
      <w:pPr>
        <w:rPr>
          <w:rFonts w:ascii="Helvetica" w:hAnsi="Helvetica"/>
          <w:color w:val="000000"/>
          <w:sz w:val="22"/>
          <w:szCs w:val="22"/>
          <w:lang w:val="en-US"/>
        </w:rPr>
      </w:pPr>
      <w:r>
        <w:rPr>
          <w:rFonts w:ascii="Helvetica" w:hAnsi="Helvetica"/>
          <w:color w:val="000000"/>
          <w:sz w:val="22"/>
          <w:szCs w:val="22"/>
          <w:lang w:val="en-US"/>
        </w:rPr>
        <w:t>Added to</w:t>
      </w:r>
      <w:r w:rsidR="00E82AF9">
        <w:rPr>
          <w:rFonts w:ascii="Helvetica" w:hAnsi="Helvetica"/>
          <w:color w:val="000000"/>
          <w:sz w:val="22"/>
          <w:szCs w:val="22"/>
          <w:lang w:val="en-US"/>
        </w:rPr>
        <w:t xml:space="preserve"> Methods/A</w:t>
      </w:r>
      <w:r>
        <w:rPr>
          <w:rFonts w:ascii="Helvetica" w:hAnsi="Helvetica"/>
          <w:color w:val="000000"/>
          <w:sz w:val="22"/>
          <w:szCs w:val="22"/>
          <w:lang w:val="en-US"/>
        </w:rPr>
        <w:t>ssumptions</w:t>
      </w:r>
      <w:r w:rsidR="00E65018">
        <w:rPr>
          <w:rFonts w:ascii="Helvetica" w:hAnsi="Helvetica"/>
          <w:color w:val="000000"/>
          <w:sz w:val="22"/>
          <w:szCs w:val="22"/>
          <w:lang w:val="en-US"/>
        </w:rPr>
        <w:t xml:space="preserve"> (Line 4</w:t>
      </w:r>
      <w:ins w:id="568" w:author="ivan4995@gmail.com" w:date="2026-05-05T17:33:00Z">
        <w:r w:rsidR="00D70979">
          <w:rPr>
            <w:rFonts w:ascii="Helvetica" w:hAnsi="Helvetica"/>
            <w:color w:val="000000"/>
            <w:sz w:val="22"/>
            <w:szCs w:val="22"/>
            <w:lang w:val="en-US"/>
          </w:rPr>
          <w:t>15</w:t>
        </w:r>
      </w:ins>
      <w:del w:id="569" w:author="ivan4995@gmail.com" w:date="2026-05-05T17:33:00Z">
        <w:r w:rsidR="00E65018" w:rsidDel="00D70979">
          <w:rPr>
            <w:rFonts w:ascii="Helvetica" w:hAnsi="Helvetica"/>
            <w:color w:val="000000"/>
            <w:sz w:val="22"/>
            <w:szCs w:val="22"/>
            <w:lang w:val="en-US"/>
          </w:rPr>
          <w:delText>09</w:delText>
        </w:r>
      </w:del>
      <w:r w:rsidR="00E65018">
        <w:rPr>
          <w:rFonts w:ascii="Helvetica" w:hAnsi="Helvetica"/>
          <w:color w:val="000000"/>
          <w:sz w:val="22"/>
          <w:szCs w:val="22"/>
          <w:lang w:val="en-US"/>
        </w:rPr>
        <w:t>)</w:t>
      </w:r>
      <w:r w:rsidR="00E82AF9">
        <w:rPr>
          <w:rFonts w:ascii="Helvetica" w:hAnsi="Helvetica"/>
          <w:color w:val="000000"/>
          <w:sz w:val="22"/>
          <w:szCs w:val="22"/>
          <w:lang w:val="en-US"/>
        </w:rPr>
        <w:t>:</w:t>
      </w:r>
    </w:p>
    <w:p w14:paraId="2F65E2AE" w14:textId="77777777" w:rsidR="00E82AF9" w:rsidRDefault="00E82AF9">
      <w:pPr>
        <w:rPr>
          <w:rFonts w:ascii="Helvetica" w:hAnsi="Helvetica"/>
          <w:color w:val="000000"/>
          <w:sz w:val="22"/>
          <w:szCs w:val="22"/>
        </w:rPr>
      </w:pPr>
    </w:p>
    <w:p w14:paraId="7A373F09" w14:textId="77BAE91D" w:rsidR="00E82AF9" w:rsidRPr="00D70979" w:rsidDel="00D70979" w:rsidRDefault="00D70979">
      <w:pPr>
        <w:rPr>
          <w:del w:id="570" w:author="ivan4995@gmail.com" w:date="2026-05-05T17:33:00Z"/>
          <w:rFonts w:ascii="Times New Roman" w:hAnsi="Times New Roman" w:cs="Times New Roman"/>
          <w:color w:val="000000"/>
          <w:sz w:val="20"/>
          <w:szCs w:val="20"/>
          <w:lang w:val="en-US"/>
        </w:rPr>
      </w:pPr>
      <w:ins w:id="571" w:author="ivan4995@gmail.com" w:date="2026-05-05T17:33:00Z">
        <w:r w:rsidRPr="00D70979">
          <w:rPr>
            <w:rFonts w:ascii="Times New Roman" w:eastAsia="Times New Roman" w:hAnsi="Times New Roman" w:cs="Times New Roman"/>
            <w:color w:val="000000"/>
            <w:sz w:val="20"/>
            <w:szCs w:val="20"/>
            <w:lang w:val="en-US"/>
            <w:rPrChange w:id="572" w:author="ivan4995@gmail.com" w:date="2026-05-05T17:33:00Z">
              <w:rPr>
                <w:rFonts w:ascii="Times New Roman" w:eastAsia="Times New Roman" w:hAnsi="Times New Roman" w:cs="Times New Roman"/>
                <w:color w:val="000000"/>
                <w:lang w:val="en-US"/>
              </w:rPr>
            </w:rPrChange>
          </w:rPr>
          <w:t xml:space="preserve">Multiplicity of infection is incorporated into an effective recombination rate measurable directly from genomic data </w:t>
        </w:r>
        <w:r w:rsidRPr="00D70979">
          <w:rPr>
            <w:rFonts w:ascii="Times New Roman" w:eastAsia="Times New Roman" w:hAnsi="Times New Roman" w:cs="Times New Roman"/>
            <w:color w:val="000000"/>
            <w:sz w:val="20"/>
            <w:szCs w:val="20"/>
            <w:lang w:val="en-US"/>
            <w:rPrChange w:id="573"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Pr>
            <w:rFonts w:ascii="Times New Roman" w:eastAsia="Times New Roman" w:hAnsi="Times New Roman" w:cs="Times New Roman"/>
            <w:color w:val="000000"/>
            <w:sz w:val="20"/>
            <w:szCs w:val="20"/>
            <w:lang w:val="en-US"/>
            <w:rPrChange w:id="574" w:author="ivan4995@gmail.com" w:date="2026-05-05T17:33:00Z">
              <w:rPr>
                <w:rFonts w:ascii="Times New Roman" w:eastAsia="Times New Roman" w:hAnsi="Times New Roman" w:cs="Times New Roman"/>
                <w:color w:val="000000"/>
                <w:lang w:val="en-US"/>
              </w:rPr>
            </w:rPrChange>
          </w:rPr>
          <w:instrText xml:space="preserve"> ADDIN EN.CITE </w:instrText>
        </w:r>
        <w:r w:rsidRPr="00D70979">
          <w:rPr>
            <w:rFonts w:ascii="Times New Roman" w:eastAsia="Times New Roman" w:hAnsi="Times New Roman" w:cs="Times New Roman"/>
            <w:color w:val="000000"/>
            <w:sz w:val="20"/>
            <w:szCs w:val="20"/>
            <w:lang w:val="en-US"/>
            <w:rPrChange w:id="575" w:author="ivan4995@gmail.com" w:date="2026-05-05T17:33:00Z">
              <w:rPr>
                <w:rFonts w:ascii="Times New Roman" w:eastAsia="Times New Roman" w:hAnsi="Times New Roman" w:cs="Times New Roman"/>
                <w:color w:val="000000"/>
                <w:lang w:val="en-US"/>
              </w:rPr>
            </w:rPrChange>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Pr="00D70979">
          <w:rPr>
            <w:rFonts w:ascii="Times New Roman" w:eastAsia="Times New Roman" w:hAnsi="Times New Roman" w:cs="Times New Roman"/>
            <w:color w:val="000000"/>
            <w:sz w:val="20"/>
            <w:szCs w:val="20"/>
            <w:lang w:val="en-US"/>
            <w:rPrChange w:id="576" w:author="ivan4995@gmail.com" w:date="2026-05-05T17:33:00Z">
              <w:rPr>
                <w:rFonts w:ascii="Times New Roman" w:eastAsia="Times New Roman" w:hAnsi="Times New Roman" w:cs="Times New Roman"/>
                <w:color w:val="000000"/>
                <w:lang w:val="en-US"/>
              </w:rPr>
            </w:rPrChange>
          </w:rPr>
          <w:instrText xml:space="preserve"> ADDIN EN.CITE.DATA </w:instrText>
        </w:r>
        <w:r w:rsidRPr="00D70979">
          <w:rPr>
            <w:rFonts w:ascii="Times New Roman" w:eastAsia="Times New Roman" w:hAnsi="Times New Roman" w:cs="Times New Roman"/>
            <w:color w:val="000000"/>
            <w:sz w:val="20"/>
            <w:szCs w:val="20"/>
            <w:lang w:val="en-US"/>
            <w:rPrChange w:id="577" w:author="ivan4995@gmail.com" w:date="2026-05-05T17:33:00Z">
              <w:rPr>
                <w:rFonts w:ascii="Times New Roman" w:eastAsia="Times New Roman" w:hAnsi="Times New Roman" w:cs="Times New Roman"/>
                <w:color w:val="000000"/>
                <w:lang w:val="en-US"/>
              </w:rPr>
            </w:rPrChange>
          </w:rPr>
        </w:r>
        <w:r w:rsidRPr="00D70979">
          <w:rPr>
            <w:rFonts w:ascii="Times New Roman" w:eastAsia="Times New Roman" w:hAnsi="Times New Roman" w:cs="Times New Roman"/>
            <w:color w:val="000000"/>
            <w:sz w:val="20"/>
            <w:szCs w:val="20"/>
            <w:lang w:val="en-US"/>
            <w:rPrChange w:id="578" w:author="ivan4995@gmail.com" w:date="2026-05-05T17:33: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579" w:author="ivan4995@gmail.com" w:date="2026-05-05T17:33:00Z">
              <w:rPr>
                <w:rFonts w:ascii="Times New Roman" w:eastAsia="Times New Roman" w:hAnsi="Times New Roman" w:cs="Times New Roman"/>
                <w:color w:val="000000"/>
                <w:lang w:val="en-US"/>
              </w:rPr>
            </w:rPrChange>
          </w:rPr>
        </w:r>
        <w:r w:rsidRPr="00D70979">
          <w:rPr>
            <w:rFonts w:ascii="Times New Roman" w:eastAsia="Times New Roman" w:hAnsi="Times New Roman" w:cs="Times New Roman"/>
            <w:color w:val="000000"/>
            <w:sz w:val="20"/>
            <w:szCs w:val="20"/>
            <w:lang w:val="en-US"/>
            <w:rPrChange w:id="580" w:author="ivan4995@gmail.com" w:date="2026-05-05T17:33:00Z">
              <w:rPr>
                <w:rFonts w:ascii="Times New Roman" w:eastAsia="Times New Roman" w:hAnsi="Times New Roman" w:cs="Times New Roman"/>
                <w:color w:val="000000"/>
                <w:lang w:val="en-US"/>
              </w:rPr>
            </w:rPrChange>
          </w:rPr>
          <w:fldChar w:fldCharType="separate"/>
        </w:r>
        <w:r w:rsidRPr="00D70979">
          <w:rPr>
            <w:rFonts w:ascii="Times New Roman" w:eastAsia="Times New Roman" w:hAnsi="Times New Roman" w:cs="Times New Roman"/>
            <w:noProof/>
            <w:color w:val="000000"/>
            <w:sz w:val="20"/>
            <w:szCs w:val="20"/>
            <w:lang w:val="en-US"/>
            <w:rPrChange w:id="581" w:author="ivan4995@gmail.com" w:date="2026-05-05T17:33:00Z">
              <w:rPr>
                <w:rFonts w:ascii="Times New Roman" w:eastAsia="Times New Roman" w:hAnsi="Times New Roman" w:cs="Times New Roman"/>
                <w:noProof/>
                <w:color w:val="000000"/>
                <w:lang w:val="en-US"/>
              </w:rPr>
            </w:rPrChange>
          </w:rPr>
          <w:t>[69, 73]</w:t>
        </w:r>
        <w:r w:rsidRPr="00D70979">
          <w:rPr>
            <w:rFonts w:ascii="Times New Roman" w:eastAsia="Times New Roman" w:hAnsi="Times New Roman" w:cs="Times New Roman"/>
            <w:color w:val="000000"/>
            <w:sz w:val="20"/>
            <w:szCs w:val="20"/>
            <w:lang w:val="en-US"/>
            <w:rPrChange w:id="582" w:author="ivan4995@gmail.com" w:date="2026-05-05T17:33:00Z">
              <w:rPr>
                <w:rFonts w:ascii="Times New Roman" w:eastAsia="Times New Roman" w:hAnsi="Times New Roman" w:cs="Times New Roman"/>
                <w:color w:val="000000"/>
                <w:lang w:val="en-US"/>
              </w:rPr>
            </w:rPrChange>
          </w:rPr>
          <w:fldChar w:fldCharType="end"/>
        </w:r>
        <w:r w:rsidRPr="00D70979">
          <w:rPr>
            <w:rFonts w:ascii="Times New Roman" w:eastAsia="Times New Roman" w:hAnsi="Times New Roman" w:cs="Times New Roman"/>
            <w:color w:val="000000"/>
            <w:sz w:val="20"/>
            <w:szCs w:val="20"/>
            <w:lang w:val="en-US"/>
            <w:rPrChange w:id="583" w:author="ivan4995@gmail.com" w:date="2026-05-05T17:33:00Z">
              <w:rPr>
                <w:rFonts w:ascii="Times New Roman" w:eastAsia="Times New Roman" w:hAnsi="Times New Roman" w:cs="Times New Roman"/>
                <w:color w:val="000000"/>
                <w:lang w:val="en-US"/>
              </w:rPr>
            </w:rPrChange>
          </w:rPr>
          <w:t>.</w:t>
        </w:r>
        <w:r w:rsidRPr="00D70979">
          <w:rPr>
            <w:rFonts w:ascii="Times New Roman" w:hAnsi="Times New Roman" w:cs="Times New Roman"/>
            <w:color w:val="000000"/>
            <w:sz w:val="20"/>
            <w:szCs w:val="20"/>
            <w:lang w:val="en-US"/>
          </w:rPr>
          <w:t xml:space="preserve"> </w:t>
        </w:r>
      </w:ins>
      <w:del w:id="584" w:author="ivan4995@gmail.com" w:date="2026-05-05T17:33:00Z">
        <w:r w:rsidR="000E1D81" w:rsidRPr="00D70979" w:rsidDel="00D70979">
          <w:rPr>
            <w:rFonts w:ascii="Times New Roman" w:hAnsi="Times New Roman" w:cs="Times New Roman"/>
            <w:color w:val="000000"/>
            <w:sz w:val="20"/>
            <w:szCs w:val="20"/>
            <w:lang w:val="en-US"/>
          </w:rPr>
          <w:delText>Multiplicity of infection</w:delText>
        </w:r>
        <w:r w:rsidR="00E82AF9" w:rsidRPr="00D70979" w:rsidDel="00D70979">
          <w:rPr>
            <w:rFonts w:ascii="Times New Roman" w:hAnsi="Times New Roman" w:cs="Times New Roman"/>
            <w:color w:val="000000"/>
            <w:sz w:val="20"/>
            <w:szCs w:val="20"/>
            <w:lang w:val="en-US"/>
          </w:rPr>
          <w:delText xml:space="preserve"> </w:delText>
        </w:r>
        <w:r w:rsidR="000E1D81" w:rsidRPr="00D70979" w:rsidDel="00D70979">
          <w:rPr>
            <w:rFonts w:ascii="Times New Roman" w:hAnsi="Times New Roman" w:cs="Times New Roman"/>
            <w:color w:val="000000"/>
            <w:sz w:val="20"/>
            <w:szCs w:val="20"/>
            <w:lang w:val="en-US"/>
          </w:rPr>
          <w:delText xml:space="preserve">is </w:delText>
        </w:r>
        <w:r w:rsidR="00E82AF9" w:rsidRPr="00D70979" w:rsidDel="00D70979">
          <w:rPr>
            <w:rFonts w:ascii="Times New Roman" w:hAnsi="Times New Roman" w:cs="Times New Roman"/>
            <w:color w:val="000000"/>
            <w:sz w:val="20"/>
            <w:szCs w:val="20"/>
            <w:lang w:val="en-US"/>
          </w:rPr>
          <w:delText>incorporated into an effective recombination rate measur</w:delText>
        </w:r>
        <w:r w:rsidR="000E1D81" w:rsidRPr="00D70979" w:rsidDel="00D70979">
          <w:rPr>
            <w:rFonts w:ascii="Times New Roman" w:hAnsi="Times New Roman" w:cs="Times New Roman"/>
            <w:color w:val="000000"/>
            <w:sz w:val="20"/>
            <w:szCs w:val="20"/>
            <w:lang w:val="en-US"/>
          </w:rPr>
          <w:delText>able</w:delText>
        </w:r>
        <w:r w:rsidR="00E82AF9" w:rsidRPr="00D70979" w:rsidDel="00D70979">
          <w:rPr>
            <w:rFonts w:ascii="Times New Roman" w:hAnsi="Times New Roman" w:cs="Times New Roman"/>
            <w:color w:val="000000"/>
            <w:sz w:val="20"/>
            <w:szCs w:val="20"/>
            <w:lang w:val="en-US"/>
          </w:rPr>
          <w:delText xml:space="preserve"> directly from genomic data </w:delText>
        </w:r>
        <w:r w:rsidR="00660F68" w:rsidRPr="00D70979" w:rsidDel="00D70979">
          <w:rPr>
            <w:rFonts w:ascii="Times New Roman" w:hAnsi="Times New Roman" w:cs="Times New Roman"/>
            <w:color w:val="000000"/>
            <w:sz w:val="20"/>
            <w:szCs w:val="20"/>
            <w:lang w:val="en-US"/>
          </w:rPr>
          <w:delText>{Batorsky, 2011 #118; Neher, 2010 #150}.</w:delText>
        </w:r>
      </w:del>
    </w:p>
    <w:p w14:paraId="588DE815" w14:textId="77777777" w:rsidR="00D70979" w:rsidRPr="00D70979" w:rsidRDefault="00D70979">
      <w:pPr>
        <w:rPr>
          <w:ins w:id="585" w:author="ivan4995@gmail.com" w:date="2026-05-05T17:33:00Z"/>
          <w:rFonts w:ascii="Times New Roman" w:hAnsi="Times New Roman" w:cs="Times New Roman"/>
          <w:color w:val="000000"/>
          <w:sz w:val="20"/>
          <w:szCs w:val="20"/>
          <w:lang w:val="en-US"/>
        </w:rPr>
      </w:pPr>
    </w:p>
    <w:p w14:paraId="70F5F905" w14:textId="77777777"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I also have more minor quibbles with the figures, e.g., the suppression of values of the "error detection" statistic. Why not make figures showing how Type I and II error scale with sequence length and replicate population sizes? </w:t>
      </w:r>
    </w:p>
    <w:p w14:paraId="07BBD26F" w14:textId="4953CEA3" w:rsidR="00506493" w:rsidRDefault="00506493">
      <w:pPr>
        <w:rPr>
          <w:rFonts w:ascii="Helvetica" w:hAnsi="Helvetica"/>
          <w:color w:val="000000"/>
          <w:sz w:val="22"/>
          <w:szCs w:val="22"/>
          <w:shd w:val="clear" w:color="auto" w:fill="FFFFFF"/>
        </w:rPr>
      </w:pPr>
    </w:p>
    <w:p w14:paraId="2F2B28BE" w14:textId="7553BC5A" w:rsidR="00506493" w:rsidRPr="00506493" w:rsidRDefault="00D97BF5">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the legend of Fig. 1, t</w:t>
      </w:r>
      <w:r w:rsidR="00506493">
        <w:rPr>
          <w:rFonts w:ascii="Helvetica" w:hAnsi="Helvetica"/>
          <w:color w:val="000000"/>
          <w:sz w:val="22"/>
          <w:szCs w:val="22"/>
          <w:shd w:val="clear" w:color="auto" w:fill="FFFFFF"/>
          <w:lang w:val="en-US"/>
        </w:rPr>
        <w:t xml:space="preserve">he error of detection </w:t>
      </w:r>
      <w:r w:rsidR="00506493" w:rsidRPr="00506493">
        <w:rPr>
          <w:rFonts w:ascii="Helvetica" w:hAnsi="Helvetica"/>
          <w:color w:val="000000"/>
          <w:sz w:val="22"/>
          <w:szCs w:val="22"/>
          <w:shd w:val="clear" w:color="auto" w:fill="FFFFFF"/>
          <w:lang w:val="en-US"/>
        </w:rPr>
        <w:t>is defined as the sum of the false positive and false negative interactions divided by the number of true interactions</w:t>
      </w:r>
      <w:r>
        <w:rPr>
          <w:rFonts w:ascii="Helvetica" w:hAnsi="Helvetica"/>
          <w:color w:val="000000"/>
          <w:sz w:val="22"/>
          <w:szCs w:val="22"/>
          <w:shd w:val="clear" w:color="auto" w:fill="FFFFFF"/>
          <w:lang w:val="en-US"/>
        </w:rPr>
        <w:t xml:space="preserve"> averaged</w:t>
      </w:r>
      <w:r w:rsidR="001F0DE7">
        <w:rPr>
          <w:rFonts w:ascii="Helvetica" w:hAnsi="Helvetica"/>
          <w:color w:val="000000"/>
          <w:sz w:val="22"/>
          <w:szCs w:val="22"/>
          <w:shd w:val="clear" w:color="auto" w:fill="FFFFFF"/>
          <w:lang w:val="en-US"/>
        </w:rPr>
        <w:t xml:space="preserve"> over populations whose number is shown</w:t>
      </w:r>
      <w:r w:rsidR="00506493" w:rsidRPr="00506493">
        <w:rPr>
          <w:rFonts w:ascii="Helvetica" w:hAnsi="Helvetica"/>
          <w:color w:val="000000"/>
          <w:sz w:val="22"/>
          <w:szCs w:val="22"/>
          <w:shd w:val="clear" w:color="auto" w:fill="FFFFFF"/>
          <w:lang w:val="en-US"/>
        </w:rPr>
        <w:t xml:space="preserve">. This is the relevant measure </w:t>
      </w:r>
      <w:r w:rsidR="00410276">
        <w:rPr>
          <w:rFonts w:ascii="Helvetica" w:hAnsi="Helvetica"/>
          <w:color w:val="000000"/>
          <w:sz w:val="22"/>
          <w:szCs w:val="22"/>
          <w:shd w:val="clear" w:color="auto" w:fill="FFFFFF"/>
          <w:lang w:val="en-US"/>
        </w:rPr>
        <w:t xml:space="preserve">of </w:t>
      </w:r>
      <w:r>
        <w:rPr>
          <w:rFonts w:ascii="Helvetica" w:hAnsi="Helvetica"/>
          <w:color w:val="000000"/>
          <w:sz w:val="22"/>
          <w:szCs w:val="22"/>
          <w:shd w:val="clear" w:color="auto" w:fill="FFFFFF"/>
          <w:lang w:val="en-US"/>
        </w:rPr>
        <w:t>the accuracy of detection</w:t>
      </w:r>
      <w:r w:rsidR="00506493" w:rsidRPr="00506493">
        <w:rPr>
          <w:rFonts w:ascii="Helvetica" w:hAnsi="Helvetica"/>
          <w:color w:val="000000"/>
          <w:sz w:val="22"/>
          <w:szCs w:val="22"/>
          <w:shd w:val="clear" w:color="auto" w:fill="FFFFFF"/>
          <w:lang w:val="en-US"/>
        </w:rPr>
        <w:t>.</w:t>
      </w:r>
    </w:p>
    <w:p w14:paraId="3CF2CA9D" w14:textId="77777777" w:rsidR="00506493" w:rsidRDefault="00506493">
      <w:pPr>
        <w:rPr>
          <w:rFonts w:ascii="Helvetica" w:hAnsi="Helvetica"/>
          <w:color w:val="000000"/>
          <w:sz w:val="22"/>
          <w:szCs w:val="22"/>
          <w:shd w:val="clear" w:color="auto" w:fill="FFFFFF"/>
        </w:rPr>
      </w:pPr>
    </w:p>
    <w:p w14:paraId="08AA93AC" w14:textId="77777777" w:rsidR="00506493" w:rsidRPr="00D97BF5" w:rsidRDefault="00133529">
      <w:pPr>
        <w:rPr>
          <w:rStyle w:val="apple-converted-space"/>
          <w:rFonts w:ascii="Helvetica" w:hAnsi="Helvetica"/>
          <w:b/>
          <w:color w:val="000000"/>
          <w:sz w:val="22"/>
          <w:szCs w:val="22"/>
          <w:shd w:val="clear" w:color="auto" w:fill="FFFFFF"/>
        </w:rPr>
      </w:pPr>
      <w:r w:rsidRPr="00D97BF5">
        <w:rPr>
          <w:rFonts w:ascii="Helvetica" w:hAnsi="Helvetica"/>
          <w:b/>
          <w:color w:val="000000"/>
          <w:sz w:val="22"/>
          <w:szCs w:val="22"/>
          <w:shd w:val="clear" w:color="auto" w:fill="FFFFFF"/>
        </w:rPr>
        <w:t>Moreover, it is not clear to me if the values used for sequence length are appropriate. Does the method not scale well when the genome length is &gt;200 (presumably, in units of base pairs)?</w:t>
      </w:r>
      <w:r w:rsidRPr="00D97BF5">
        <w:rPr>
          <w:rStyle w:val="apple-converted-space"/>
          <w:rFonts w:ascii="Helvetica" w:hAnsi="Helvetica"/>
          <w:b/>
          <w:color w:val="000000"/>
          <w:sz w:val="22"/>
          <w:szCs w:val="22"/>
          <w:shd w:val="clear" w:color="auto" w:fill="FFFFFF"/>
        </w:rPr>
        <w:t> </w:t>
      </w:r>
    </w:p>
    <w:p w14:paraId="17FAAA84" w14:textId="77777777" w:rsidR="00506493" w:rsidRDefault="00506493">
      <w:pPr>
        <w:rPr>
          <w:rStyle w:val="apple-converted-space"/>
          <w:rFonts w:ascii="Helvetica" w:hAnsi="Helvetica"/>
          <w:color w:val="000000"/>
          <w:sz w:val="22"/>
          <w:szCs w:val="22"/>
          <w:shd w:val="clear" w:color="auto" w:fill="FFFFFF"/>
        </w:rPr>
      </w:pPr>
    </w:p>
    <w:p w14:paraId="0870E8D0" w14:textId="09525AAA" w:rsidR="00506493" w:rsidRDefault="00506493">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Unfortunately, we cannot run simulations at length</w:t>
      </w:r>
      <w:r w:rsidR="00400CCF">
        <w:rPr>
          <w:rStyle w:val="apple-converted-space"/>
          <w:rFonts w:ascii="Helvetica" w:hAnsi="Helvetica"/>
          <w:color w:val="000000"/>
          <w:sz w:val="22"/>
          <w:szCs w:val="22"/>
          <w:shd w:val="clear" w:color="auto" w:fill="FFFFFF"/>
          <w:lang w:val="en-US"/>
        </w:rPr>
        <w:t>s</w:t>
      </w:r>
      <w:r>
        <w:rPr>
          <w:rStyle w:val="apple-converted-space"/>
          <w:rFonts w:ascii="Helvetica" w:hAnsi="Helvetica"/>
          <w:color w:val="000000"/>
          <w:sz w:val="22"/>
          <w:szCs w:val="22"/>
          <w:shd w:val="clear" w:color="auto" w:fill="FFFFFF"/>
          <w:lang w:val="en-US"/>
        </w:rPr>
        <w:t xml:space="preserve"> much larger than 200, as they take too much time. </w:t>
      </w:r>
    </w:p>
    <w:p w14:paraId="4F251F1E" w14:textId="6901C44B" w:rsidR="00506493" w:rsidRPr="00506493" w:rsidRDefault="00133529">
      <w:pPr>
        <w:rPr>
          <w:rFonts w:ascii="Helvetica" w:hAnsi="Helvetica"/>
          <w:b/>
          <w:color w:val="000000"/>
          <w:sz w:val="22"/>
          <w:szCs w:val="22"/>
          <w:shd w:val="clear" w:color="auto" w:fill="FFFFFF"/>
        </w:rPr>
      </w:pPr>
      <w:r w:rsidRPr="003552A3">
        <w:rPr>
          <w:rFonts w:ascii="Helvetica" w:hAnsi="Helvetica"/>
          <w:color w:val="000000"/>
          <w:sz w:val="22"/>
          <w:szCs w:val="22"/>
        </w:rPr>
        <w:br/>
      </w:r>
      <w:r w:rsidRPr="00506493">
        <w:rPr>
          <w:rFonts w:ascii="Helvetica" w:hAnsi="Helvetica"/>
          <w:b/>
          <w:color w:val="000000"/>
          <w:sz w:val="22"/>
          <w:szCs w:val="22"/>
          <w:shd w:val="clear" w:color="auto" w:fill="FFFFFF"/>
        </w:rPr>
        <w:t xml:space="preserve">Overall, I think this method of epistasis inference is useful in certain regimes if those regimes can be mapped out, limitations explored and discussed, and the links to previous work made explicit. </w:t>
      </w:r>
    </w:p>
    <w:p w14:paraId="03D44ED6" w14:textId="02E11634" w:rsidR="00506493" w:rsidRDefault="00506493">
      <w:pPr>
        <w:rPr>
          <w:rFonts w:ascii="Helvetica" w:hAnsi="Helvetica"/>
          <w:color w:val="000000"/>
          <w:sz w:val="22"/>
          <w:szCs w:val="22"/>
          <w:shd w:val="clear" w:color="auto" w:fill="FFFFFF"/>
        </w:rPr>
      </w:pPr>
    </w:p>
    <w:p w14:paraId="312C8C38" w14:textId="3DC5E03A" w:rsidR="00506493" w:rsidRPr="00506493" w:rsidRDefault="000E1D81">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We</w:t>
      </w:r>
      <w:r w:rsidR="00506493">
        <w:rPr>
          <w:rFonts w:ascii="Helvetica" w:hAnsi="Helvetica"/>
          <w:color w:val="000000"/>
          <w:sz w:val="22"/>
          <w:szCs w:val="22"/>
          <w:shd w:val="clear" w:color="auto" w:fill="FFFFFF"/>
          <w:lang w:val="en-US"/>
        </w:rPr>
        <w:t xml:space="preserve"> hope that our re</w:t>
      </w:r>
      <w:r w:rsidR="00E65018">
        <w:rPr>
          <w:rFonts w:ascii="Helvetica" w:hAnsi="Helvetica"/>
          <w:color w:val="000000"/>
          <w:sz w:val="22"/>
          <w:szCs w:val="22"/>
          <w:shd w:val="clear" w:color="auto" w:fill="FFFFFF"/>
          <w:lang w:val="en-US"/>
        </w:rPr>
        <w:t>visions</w:t>
      </w:r>
      <w:r w:rsidR="00506493">
        <w:rPr>
          <w:rFonts w:ascii="Helvetica" w:hAnsi="Helvetica"/>
          <w:color w:val="000000"/>
          <w:sz w:val="22"/>
          <w:szCs w:val="22"/>
          <w:shd w:val="clear" w:color="auto" w:fill="FFFFFF"/>
          <w:lang w:val="en-US"/>
        </w:rPr>
        <w:t xml:space="preserve"> helped to clarify these issues.</w:t>
      </w:r>
    </w:p>
    <w:p w14:paraId="0CCB2972" w14:textId="77777777" w:rsidR="00506493" w:rsidRDefault="00506493">
      <w:pPr>
        <w:rPr>
          <w:rFonts w:ascii="Helvetica" w:hAnsi="Helvetica"/>
          <w:color w:val="000000"/>
          <w:sz w:val="22"/>
          <w:szCs w:val="22"/>
          <w:shd w:val="clear" w:color="auto" w:fill="FFFFFF"/>
        </w:rPr>
      </w:pPr>
    </w:p>
    <w:p w14:paraId="060D6791" w14:textId="77777777" w:rsidR="00506493" w:rsidRPr="00506493" w:rsidRDefault="00133529">
      <w:pPr>
        <w:rPr>
          <w:rStyle w:val="apple-converted-space"/>
          <w:rFonts w:ascii="Helvetica" w:hAnsi="Helvetica"/>
          <w:b/>
          <w:color w:val="000000"/>
          <w:sz w:val="22"/>
          <w:szCs w:val="22"/>
          <w:shd w:val="clear" w:color="auto" w:fill="FFFFFF"/>
        </w:rPr>
      </w:pPr>
      <w:r w:rsidRPr="00506493">
        <w:rPr>
          <w:rFonts w:ascii="Helvetica" w:hAnsi="Helvetica"/>
          <w:b/>
          <w:color w:val="000000"/>
          <w:sz w:val="22"/>
          <w:szCs w:val="22"/>
          <w:shd w:val="clear" w:color="auto" w:fill="FFFFFF"/>
        </w:rPr>
        <w:t>I think clarity about what information is being utilized and in what manner (in the method and data analysis) is essential, and recommend that the authors consider the meaning of the epistatic pairs that are being inferred as well as the kinds of model structures (WF or otherwise) to which the method is being applied in silico.</w:t>
      </w:r>
      <w:r w:rsidRPr="00506493">
        <w:rPr>
          <w:rStyle w:val="apple-converted-space"/>
          <w:rFonts w:ascii="Helvetica" w:hAnsi="Helvetica"/>
          <w:b/>
          <w:color w:val="000000"/>
          <w:sz w:val="22"/>
          <w:szCs w:val="22"/>
          <w:shd w:val="clear" w:color="auto" w:fill="FFFFFF"/>
        </w:rPr>
        <w:t> </w:t>
      </w:r>
    </w:p>
    <w:p w14:paraId="11CCDB18" w14:textId="77777777" w:rsidR="00506493" w:rsidRDefault="00506493">
      <w:pPr>
        <w:rPr>
          <w:rStyle w:val="apple-converted-space"/>
          <w:rFonts w:ascii="Helvetica" w:hAnsi="Helvetica"/>
          <w:color w:val="000000"/>
          <w:sz w:val="22"/>
          <w:szCs w:val="22"/>
          <w:shd w:val="clear" w:color="auto" w:fill="FFFFFF"/>
        </w:rPr>
      </w:pPr>
    </w:p>
    <w:p w14:paraId="2534849B" w14:textId="497E3DAC" w:rsidR="003558C2" w:rsidRDefault="00506493" w:rsidP="003558C2">
      <w:pPr>
        <w:rPr>
          <w:rFonts w:ascii="Helvetica" w:hAnsi="Helvetica"/>
          <w:color w:val="000000"/>
          <w:sz w:val="22"/>
          <w:szCs w:val="22"/>
          <w:shd w:val="clear" w:color="auto" w:fill="FFFFFF"/>
        </w:rPr>
      </w:pPr>
      <w:r>
        <w:rPr>
          <w:rStyle w:val="apple-converted-space"/>
          <w:rFonts w:ascii="Helvetica" w:hAnsi="Helvetica"/>
          <w:color w:val="000000"/>
          <w:sz w:val="22"/>
          <w:szCs w:val="22"/>
          <w:shd w:val="clear" w:color="auto" w:fill="FFFFFF"/>
          <w:lang w:val="en-US"/>
        </w:rPr>
        <w:t xml:space="preserve">Thank you for </w:t>
      </w:r>
      <w:r w:rsidR="000E1D81">
        <w:rPr>
          <w:rStyle w:val="apple-converted-space"/>
          <w:rFonts w:ascii="Helvetica" w:hAnsi="Helvetica"/>
          <w:color w:val="000000"/>
          <w:sz w:val="22"/>
          <w:szCs w:val="22"/>
          <w:shd w:val="clear" w:color="auto" w:fill="FFFFFF"/>
          <w:lang w:val="en-US"/>
        </w:rPr>
        <w:t xml:space="preserve">the </w:t>
      </w:r>
      <w:r>
        <w:rPr>
          <w:rStyle w:val="apple-converted-space"/>
          <w:rFonts w:ascii="Helvetica" w:hAnsi="Helvetica"/>
          <w:color w:val="000000"/>
          <w:sz w:val="22"/>
          <w:szCs w:val="22"/>
          <w:shd w:val="clear" w:color="auto" w:fill="FFFFFF"/>
          <w:lang w:val="en-US"/>
        </w:rPr>
        <w:t>comments.</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Reviewer #3:</w:t>
      </w:r>
      <w:r w:rsidR="00133529" w:rsidRPr="003552A3">
        <w:rPr>
          <w:rStyle w:val="apple-converted-space"/>
          <w:rFonts w:ascii="Helvetica" w:hAnsi="Helvetica"/>
          <w:color w:val="000000"/>
          <w:sz w:val="22"/>
          <w:szCs w:val="22"/>
          <w:shd w:val="clear" w:color="auto" w:fill="FFFFFF"/>
        </w:rPr>
        <w:t> </w:t>
      </w:r>
      <w:r w:rsidR="00133529" w:rsidRPr="003552A3">
        <w:rPr>
          <w:rFonts w:ascii="Helvetica" w:hAnsi="Helvetica"/>
          <w:color w:val="000000"/>
          <w:sz w:val="22"/>
          <w:szCs w:val="22"/>
        </w:rPr>
        <w:br/>
      </w:r>
      <w:r w:rsidR="00133529" w:rsidRPr="003552A3">
        <w:rPr>
          <w:rFonts w:ascii="Helvetica" w:hAnsi="Helvetica"/>
          <w:color w:val="000000"/>
          <w:sz w:val="22"/>
          <w:szCs w:val="22"/>
        </w:rPr>
        <w:br/>
      </w:r>
      <w:r w:rsidR="00133529" w:rsidRPr="001F0DE7">
        <w:rPr>
          <w:rFonts w:ascii="Helvetica" w:hAnsi="Helvetica"/>
          <w:b/>
          <w:color w:val="000000"/>
          <w:sz w:val="22"/>
          <w:szCs w:val="22"/>
          <w:shd w:val="clear" w:color="auto" w:fill="FFFFFF"/>
        </w:rPr>
        <w:t>This is an additional contribution in a series of papers on the Universal Footprint of Epistasis framework, a method that attempts to detect epistasis between sites using segregating variation. In general, random linkage effects result in correlations between sites that are not due to epistasis, and the Universal Footprint of Epistasis attempts to control for this effect. The current manuscript first applies this framework in the context of a simulation study to determine conditions when epistasis can be reliably detected using this method. It then applies the Universal Footprint of Epistasis framework to genome-wide SARS-CoV2 sequences, detecting a small set of interacting mutations.</w:t>
      </w:r>
      <w:r w:rsidR="00133529" w:rsidRPr="001F0DE7">
        <w:rPr>
          <w:rStyle w:val="apple-converted-space"/>
          <w:rFonts w:ascii="Helvetica" w:hAnsi="Helvetica"/>
          <w:b/>
          <w:color w:val="000000"/>
          <w:sz w:val="22"/>
          <w:szCs w:val="22"/>
          <w:shd w:val="clear" w:color="auto" w:fill="FFFFFF"/>
        </w:rPr>
        <w:t> </w:t>
      </w:r>
      <w:r w:rsidR="00133529" w:rsidRPr="001F0DE7">
        <w:rPr>
          <w:rFonts w:ascii="Helvetica" w:hAnsi="Helvetica"/>
          <w:b/>
          <w:color w:val="000000"/>
          <w:sz w:val="22"/>
          <w:szCs w:val="22"/>
        </w:rPr>
        <w:br/>
      </w:r>
      <w:r w:rsidR="00133529" w:rsidRPr="001F0DE7">
        <w:rPr>
          <w:rFonts w:ascii="Helvetica" w:hAnsi="Helvetica"/>
          <w:b/>
          <w:color w:val="000000"/>
          <w:sz w:val="22"/>
          <w:szCs w:val="22"/>
        </w:rPr>
        <w:br/>
      </w:r>
      <w:r w:rsidR="00133529" w:rsidRPr="001F0DE7">
        <w:rPr>
          <w:rFonts w:ascii="Helvetica" w:hAnsi="Helvetica"/>
          <w:b/>
          <w:color w:val="000000"/>
          <w:sz w:val="22"/>
          <w:szCs w:val="22"/>
          <w:shd w:val="clear" w:color="auto" w:fill="FFFFFF"/>
        </w:rPr>
        <w:t xml:space="preserve">The title of the piece is "Fundamental restriction on epistasis detection and fitness valleys in virus evolution", however I do not think that the readers of GENETICS will feel that there is a fundamental result presented. </w:t>
      </w:r>
      <w:r w:rsidR="003558C2" w:rsidRPr="003558C2">
        <w:rPr>
          <w:rFonts w:ascii="Helvetica" w:hAnsi="Helvetica"/>
          <w:b/>
          <w:color w:val="000000"/>
          <w:sz w:val="22"/>
          <w:szCs w:val="22"/>
          <w:shd w:val="clear" w:color="auto" w:fill="FFFFFF"/>
        </w:rPr>
        <w:t>The paper assumes a great deal of familiarity from the reader about the Universal Footprint of Epistasis framework and does not present the main test being used, and so the paper is inaccessible to a general readership.</w:t>
      </w:r>
      <w:r w:rsidR="003558C2" w:rsidRPr="003552A3">
        <w:rPr>
          <w:rFonts w:ascii="Helvetica" w:hAnsi="Helvetica"/>
          <w:color w:val="000000"/>
          <w:sz w:val="22"/>
          <w:szCs w:val="22"/>
          <w:shd w:val="clear" w:color="auto" w:fill="FFFFFF"/>
        </w:rPr>
        <w:t xml:space="preserve"> </w:t>
      </w:r>
    </w:p>
    <w:p w14:paraId="0A0F2D33" w14:textId="1CF1735F" w:rsidR="001F0DE7" w:rsidRPr="003558C2" w:rsidRDefault="007648DF">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 </w:t>
      </w:r>
    </w:p>
    <w:p w14:paraId="59824789" w14:textId="733504E5" w:rsidR="001F0DE7" w:rsidRPr="001F0DE7" w:rsidRDefault="001F0DE7">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We are sorry that Reviewer did not </w:t>
      </w:r>
      <w:r w:rsidR="007648DF">
        <w:rPr>
          <w:rFonts w:ascii="Helvetica" w:hAnsi="Helvetica"/>
          <w:color w:val="000000"/>
          <w:sz w:val="22"/>
          <w:szCs w:val="22"/>
          <w:shd w:val="clear" w:color="auto" w:fill="FFFFFF"/>
          <w:lang w:val="en-US"/>
        </w:rPr>
        <w:t xml:space="preserve">find </w:t>
      </w:r>
      <w:r>
        <w:rPr>
          <w:rFonts w:ascii="Helvetica" w:hAnsi="Helvetica"/>
          <w:color w:val="000000"/>
          <w:sz w:val="22"/>
          <w:szCs w:val="22"/>
          <w:shd w:val="clear" w:color="auto" w:fill="FFFFFF"/>
          <w:lang w:val="en-US"/>
        </w:rPr>
        <w:t>our work</w:t>
      </w:r>
      <w:r w:rsidR="007648DF">
        <w:rPr>
          <w:rFonts w:ascii="Helvetica" w:hAnsi="Helvetica"/>
          <w:color w:val="000000"/>
          <w:sz w:val="22"/>
          <w:szCs w:val="22"/>
          <w:shd w:val="clear" w:color="auto" w:fill="FFFFFF"/>
          <w:lang w:val="en-US"/>
        </w:rPr>
        <w:t xml:space="preserve"> transparent</w:t>
      </w:r>
      <w:r>
        <w:rPr>
          <w:rFonts w:ascii="Helvetica" w:hAnsi="Helvetica"/>
          <w:color w:val="000000"/>
          <w:sz w:val="22"/>
          <w:szCs w:val="22"/>
          <w:shd w:val="clear" w:color="auto" w:fill="FFFFFF"/>
          <w:lang w:val="en-US"/>
        </w:rPr>
        <w:t xml:space="preserve">. </w:t>
      </w:r>
      <w:r w:rsidR="00A27538">
        <w:rPr>
          <w:rFonts w:ascii="Helvetica" w:hAnsi="Helvetica"/>
          <w:color w:val="000000"/>
          <w:sz w:val="22"/>
          <w:szCs w:val="22"/>
          <w:shd w:val="clear" w:color="auto" w:fill="FFFFFF"/>
          <w:lang w:val="en-US"/>
        </w:rPr>
        <w:t>In fact,</w:t>
      </w:r>
      <w:r>
        <w:rPr>
          <w:rFonts w:ascii="Helvetica" w:hAnsi="Helvetica"/>
          <w:color w:val="000000"/>
          <w:sz w:val="22"/>
          <w:szCs w:val="22"/>
          <w:shd w:val="clear" w:color="auto" w:fill="FFFFFF"/>
          <w:lang w:val="en-US"/>
        </w:rPr>
        <w:t xml:space="preserve"> the paper is self-contained and does not require the knowledge of </w:t>
      </w:r>
      <w:r w:rsidR="003558C2">
        <w:rPr>
          <w:rFonts w:ascii="Helvetica" w:hAnsi="Helvetica"/>
          <w:color w:val="000000"/>
          <w:sz w:val="22"/>
          <w:szCs w:val="22"/>
          <w:shd w:val="clear" w:color="auto" w:fill="FFFFFF"/>
          <w:lang w:val="en-US"/>
        </w:rPr>
        <w:t>our</w:t>
      </w:r>
      <w:r>
        <w:rPr>
          <w:rFonts w:ascii="Helvetica" w:hAnsi="Helvetica"/>
          <w:color w:val="000000"/>
          <w:sz w:val="22"/>
          <w:szCs w:val="22"/>
          <w:shd w:val="clear" w:color="auto" w:fill="FFFFFF"/>
          <w:lang w:val="en-US"/>
        </w:rPr>
        <w:t xml:space="preserve"> previous work, because </w:t>
      </w:r>
      <w:r w:rsidR="000E1D81">
        <w:rPr>
          <w:rFonts w:ascii="Helvetica" w:hAnsi="Helvetica"/>
          <w:color w:val="000000"/>
          <w:sz w:val="22"/>
          <w:szCs w:val="22"/>
          <w:shd w:val="clear" w:color="auto" w:fill="FFFFFF"/>
          <w:lang w:val="en-US"/>
        </w:rPr>
        <w:t xml:space="preserve">all </w:t>
      </w:r>
      <w:r>
        <w:rPr>
          <w:rFonts w:ascii="Helvetica" w:hAnsi="Helvetica"/>
          <w:color w:val="000000"/>
          <w:sz w:val="22"/>
          <w:szCs w:val="22"/>
          <w:shd w:val="clear" w:color="auto" w:fill="FFFFFF"/>
          <w:lang w:val="en-US"/>
        </w:rPr>
        <w:t>the methods are described in Methods</w:t>
      </w:r>
      <w:r w:rsidR="000E1D81">
        <w:rPr>
          <w:rFonts w:ascii="Helvetica" w:hAnsi="Helvetica"/>
          <w:color w:val="000000"/>
          <w:sz w:val="22"/>
          <w:szCs w:val="22"/>
          <w:shd w:val="clear" w:color="auto" w:fill="FFFFFF"/>
          <w:lang w:val="en-US"/>
        </w:rPr>
        <w:t>.</w:t>
      </w:r>
    </w:p>
    <w:p w14:paraId="5B6A56CE" w14:textId="77777777" w:rsidR="001F0DE7" w:rsidRPr="003558C2" w:rsidRDefault="001F0DE7">
      <w:pPr>
        <w:rPr>
          <w:rFonts w:ascii="Helvetica" w:hAnsi="Helvetica"/>
          <w:color w:val="000000"/>
          <w:sz w:val="22"/>
          <w:szCs w:val="22"/>
          <w:shd w:val="clear" w:color="auto" w:fill="FFFFFF"/>
          <w:lang w:val="en-US"/>
        </w:rPr>
      </w:pPr>
    </w:p>
    <w:p w14:paraId="15874B0B" w14:textId="77777777" w:rsidR="003558C2" w:rsidRPr="003558C2" w:rsidRDefault="00133529">
      <w:pPr>
        <w:rPr>
          <w:rFonts w:ascii="Helvetica" w:hAnsi="Helvetica"/>
          <w:b/>
          <w:color w:val="000000"/>
          <w:sz w:val="22"/>
          <w:szCs w:val="22"/>
          <w:shd w:val="clear" w:color="auto" w:fill="FFFFFF"/>
        </w:rPr>
      </w:pPr>
      <w:r w:rsidRPr="003558C2">
        <w:rPr>
          <w:rFonts w:ascii="Helvetica" w:hAnsi="Helvetica"/>
          <w:b/>
          <w:color w:val="000000"/>
          <w:sz w:val="22"/>
          <w:szCs w:val="22"/>
          <w:shd w:val="clear" w:color="auto" w:fill="FFFFFF"/>
        </w:rPr>
        <w:t xml:space="preserve">At the same time, the simulation study, which presumably is the evidence for the fundamental restriction, looks at a rather specific set of scenarios and thus is lacking generality to support the title claim. </w:t>
      </w:r>
    </w:p>
    <w:p w14:paraId="4F6088EA" w14:textId="77777777" w:rsidR="003558C2" w:rsidRDefault="003558C2">
      <w:pPr>
        <w:rPr>
          <w:rFonts w:ascii="Helvetica" w:hAnsi="Helvetica"/>
          <w:color w:val="000000"/>
          <w:sz w:val="22"/>
          <w:szCs w:val="22"/>
          <w:shd w:val="clear" w:color="auto" w:fill="FFFFFF"/>
        </w:rPr>
      </w:pPr>
    </w:p>
    <w:p w14:paraId="55CDDC9A" w14:textId="292F1A75" w:rsidR="00623600" w:rsidRDefault="00623600">
      <w:pPr>
        <w:rPr>
          <w:rStyle w:val="apple-converted-space"/>
          <w:rFonts w:ascii="Helvetica" w:hAnsi="Helvetica"/>
          <w:color w:val="000000"/>
          <w:sz w:val="22"/>
          <w:szCs w:val="22"/>
          <w:shd w:val="clear" w:color="auto" w:fill="FFFFFF"/>
          <w:lang w:val="en-US"/>
        </w:rPr>
      </w:pPr>
      <w:commentRangeStart w:id="586"/>
      <w:r>
        <w:rPr>
          <w:rStyle w:val="apple-converted-space"/>
          <w:rFonts w:ascii="Helvetica" w:hAnsi="Helvetica"/>
          <w:color w:val="000000"/>
          <w:sz w:val="22"/>
          <w:szCs w:val="22"/>
          <w:shd w:val="clear" w:color="auto" w:fill="FFFFFF"/>
          <w:lang w:val="en-US"/>
        </w:rPr>
        <w:t>This nontrivial point is now explained in Discussion</w:t>
      </w:r>
      <w:r w:rsidR="003C44DC">
        <w:rPr>
          <w:rStyle w:val="apple-converted-space"/>
          <w:rFonts w:ascii="Helvetica" w:hAnsi="Helvetica"/>
          <w:color w:val="000000"/>
          <w:sz w:val="22"/>
          <w:szCs w:val="22"/>
          <w:shd w:val="clear" w:color="auto" w:fill="FFFFFF"/>
          <w:lang w:val="en-US"/>
        </w:rPr>
        <w:t xml:space="preserve"> (Line 2</w:t>
      </w:r>
      <w:ins w:id="587" w:author="ivan4995@gmail.com" w:date="2026-05-05T17:36:00Z">
        <w:r w:rsidR="00B36128">
          <w:rPr>
            <w:rStyle w:val="apple-converted-space"/>
            <w:rFonts w:ascii="Helvetica" w:hAnsi="Helvetica"/>
            <w:color w:val="000000"/>
            <w:sz w:val="22"/>
            <w:szCs w:val="22"/>
            <w:shd w:val="clear" w:color="auto" w:fill="FFFFFF"/>
            <w:lang w:val="en-US"/>
          </w:rPr>
          <w:t>83</w:t>
        </w:r>
      </w:ins>
      <w:del w:id="588" w:author="ivan4995@gmail.com" w:date="2026-05-05T17:36:00Z">
        <w:r w:rsidR="003C44DC" w:rsidDel="00B36128">
          <w:rPr>
            <w:rStyle w:val="apple-converted-space"/>
            <w:rFonts w:ascii="Helvetica" w:hAnsi="Helvetica"/>
            <w:color w:val="000000"/>
            <w:sz w:val="22"/>
            <w:szCs w:val="22"/>
            <w:shd w:val="clear" w:color="auto" w:fill="FFFFFF"/>
            <w:lang w:val="en-US"/>
          </w:rPr>
          <w:delText>65</w:delText>
        </w:r>
      </w:del>
      <w:r w:rsidR="003C44DC">
        <w:rPr>
          <w:rStyle w:val="apple-converted-space"/>
          <w:rFonts w:ascii="Helvetica" w:hAnsi="Helvetica"/>
          <w:color w:val="000000"/>
          <w:sz w:val="22"/>
          <w:szCs w:val="22"/>
          <w:shd w:val="clear" w:color="auto" w:fill="FFFFFF"/>
          <w:lang w:val="en-US"/>
        </w:rPr>
        <w:t>)</w:t>
      </w:r>
      <w:r>
        <w:rPr>
          <w:rStyle w:val="apple-converted-space"/>
          <w:rFonts w:ascii="Helvetica" w:hAnsi="Helvetica"/>
          <w:color w:val="000000"/>
          <w:sz w:val="22"/>
          <w:szCs w:val="22"/>
          <w:shd w:val="clear" w:color="auto" w:fill="FFFFFF"/>
          <w:lang w:val="en-US"/>
        </w:rPr>
        <w:t>:</w:t>
      </w:r>
      <w:commentRangeEnd w:id="586"/>
      <w:r w:rsidR="00B36128">
        <w:rPr>
          <w:rStyle w:val="CommentReference"/>
        </w:rPr>
        <w:commentReference w:id="586"/>
      </w:r>
    </w:p>
    <w:p w14:paraId="0A383164" w14:textId="28CB6D98" w:rsidR="003C44DC" w:rsidRDefault="003C44DC">
      <w:pPr>
        <w:rPr>
          <w:rStyle w:val="apple-converted-space"/>
          <w:rFonts w:ascii="Helvetica" w:hAnsi="Helvetica"/>
          <w:color w:val="000000"/>
          <w:sz w:val="22"/>
          <w:szCs w:val="22"/>
          <w:shd w:val="clear" w:color="auto" w:fill="FFFFFF"/>
          <w:lang w:val="en-US"/>
        </w:rPr>
      </w:pPr>
    </w:p>
    <w:p w14:paraId="01A1BEF4" w14:textId="77777777" w:rsidR="002018DD" w:rsidRPr="002018DD" w:rsidRDefault="002018DD" w:rsidP="002018DD">
      <w:pPr>
        <w:ind w:firstLine="709"/>
        <w:jc w:val="both"/>
        <w:rPr>
          <w:ins w:id="589" w:author="ivan4995@gmail.com" w:date="2026-05-05T17:43:00Z"/>
          <w:rFonts w:ascii="Times New Roman" w:eastAsia="Times New Roman" w:hAnsi="Times New Roman" w:cs="Times New Roman"/>
          <w:sz w:val="20"/>
          <w:szCs w:val="20"/>
          <w:rPrChange w:id="590" w:author="ivan4995@gmail.com" w:date="2026-05-05T17:43:00Z">
            <w:rPr>
              <w:ins w:id="591" w:author="ivan4995@gmail.com" w:date="2026-05-05T17:43:00Z"/>
              <w:rFonts w:ascii="Times New Roman" w:eastAsia="Times New Roman" w:hAnsi="Times New Roman" w:cs="Times New Roman"/>
            </w:rPr>
          </w:rPrChange>
        </w:rPr>
        <w:pPrChange w:id="592" w:author="ivan4995@gmail.com" w:date="2026-05-05T17:43:00Z">
          <w:pPr>
            <w:spacing w:line="360" w:lineRule="auto"/>
            <w:ind w:firstLine="709"/>
            <w:jc w:val="both"/>
          </w:pPr>
        </w:pPrChange>
      </w:pPr>
      <w:ins w:id="593" w:author="ivan4995@gmail.com" w:date="2026-05-05T17:43:00Z">
        <w:r w:rsidRPr="002018DD">
          <w:rPr>
            <w:rFonts w:ascii="Times New Roman" w:eastAsia="Times New Roman" w:hAnsi="Times New Roman" w:cs="Times New Roman"/>
            <w:sz w:val="20"/>
            <w:szCs w:val="20"/>
            <w:lang w:val="en-US"/>
            <w:rPrChange w:id="594" w:author="ivan4995@gmail.com" w:date="2026-05-05T17:43:00Z">
              <w:rPr>
                <w:rFonts w:ascii="Times New Roman" w:eastAsia="Times New Roman" w:hAnsi="Times New Roman" w:cs="Times New Roman"/>
                <w:lang w:val="en-US"/>
              </w:rPr>
            </w:rPrChange>
          </w:rPr>
          <w:t>For testing the accuracy, we used a model with directional selection. In fact, SARS-</w:t>
        </w:r>
        <w:proofErr w:type="spellStart"/>
        <w:r w:rsidRPr="002018DD">
          <w:rPr>
            <w:rFonts w:ascii="Times New Roman" w:eastAsia="Times New Roman" w:hAnsi="Times New Roman" w:cs="Times New Roman"/>
            <w:sz w:val="20"/>
            <w:szCs w:val="20"/>
            <w:lang w:val="en-US"/>
            <w:rPrChange w:id="595" w:author="ivan4995@gmail.com" w:date="2026-05-05T17:43:00Z">
              <w:rPr>
                <w:rFonts w:ascii="Times New Roman" w:eastAsia="Times New Roman" w:hAnsi="Times New Roman" w:cs="Times New Roman"/>
                <w:lang w:val="en-US"/>
              </w:rPr>
            </w:rPrChange>
          </w:rPr>
          <w:t>CoV</w:t>
        </w:r>
        <w:proofErr w:type="spellEnd"/>
        <w:r w:rsidRPr="002018DD">
          <w:rPr>
            <w:rFonts w:ascii="Times New Roman" w:eastAsia="Times New Roman" w:hAnsi="Times New Roman" w:cs="Times New Roman"/>
            <w:sz w:val="20"/>
            <w:szCs w:val="20"/>
            <w:lang w:val="en-US"/>
            <w:rPrChange w:id="596" w:author="ivan4995@gmail.com" w:date="2026-05-05T17:43:00Z">
              <w:rPr>
                <w:rFonts w:ascii="Times New Roman" w:eastAsia="Times New Roman" w:hAnsi="Times New Roman" w:cs="Times New Roman"/>
                <w:lang w:val="en-US"/>
              </w:rPr>
            </w:rPrChange>
          </w:rPr>
          <w:t xml:space="preserve">–2 evolves in antibody–binding regions due to collective immunity of population, which is a case of the selection for change (Red Queen effect). Nevertheless, as it has been shown by several groups </w:t>
        </w:r>
        <w:r w:rsidRPr="002018DD">
          <w:rPr>
            <w:rFonts w:ascii="Times New Roman" w:eastAsia="Times New Roman" w:hAnsi="Times New Roman" w:cs="Times New Roman"/>
            <w:sz w:val="20"/>
            <w:szCs w:val="20"/>
            <w:lang w:val="en-US"/>
            <w:rPrChange w:id="597"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Pr>
            <w:rFonts w:ascii="Times New Roman" w:eastAsia="Times New Roman" w:hAnsi="Times New Roman" w:cs="Times New Roman"/>
            <w:sz w:val="20"/>
            <w:szCs w:val="20"/>
            <w:lang w:val="en-US"/>
            <w:rPrChange w:id="598" w:author="ivan4995@gmail.com" w:date="2026-05-05T17:43:00Z">
              <w:rPr>
                <w:rFonts w:ascii="Times New Roman" w:eastAsia="Times New Roman" w:hAnsi="Times New Roman" w:cs="Times New Roman"/>
                <w:lang w:val="en-US"/>
              </w:rPr>
            </w:rPrChange>
          </w:rPr>
          <w:instrText xml:space="preserve"> ADDIN EN.CITE </w:instrText>
        </w:r>
        <w:r w:rsidRPr="002018DD">
          <w:rPr>
            <w:rFonts w:ascii="Times New Roman" w:eastAsia="Times New Roman" w:hAnsi="Times New Roman" w:cs="Times New Roman"/>
            <w:sz w:val="20"/>
            <w:szCs w:val="20"/>
            <w:lang w:val="en-US"/>
            <w:rPrChange w:id="599" w:author="ivan4995@gmail.com" w:date="2026-05-05T17:43:00Z">
              <w:rPr>
                <w:rFonts w:ascii="Times New Roman" w:eastAsia="Times New Roman" w:hAnsi="Times New Roman" w:cs="Times New Roman"/>
                <w:lang w:val="en-US"/>
              </w:rPr>
            </w:rPrChange>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Pr="002018DD">
          <w:rPr>
            <w:rFonts w:ascii="Times New Roman" w:eastAsia="Times New Roman" w:hAnsi="Times New Roman" w:cs="Times New Roman"/>
            <w:sz w:val="20"/>
            <w:szCs w:val="20"/>
            <w:lang w:val="en-US"/>
            <w:rPrChange w:id="600" w:author="ivan4995@gmail.com" w:date="2026-05-05T17:43:00Z">
              <w:rPr>
                <w:rFonts w:ascii="Times New Roman" w:eastAsia="Times New Roman" w:hAnsi="Times New Roman" w:cs="Times New Roman"/>
                <w:lang w:val="en-US"/>
              </w:rPr>
            </w:rPrChange>
          </w:rPr>
          <w:instrText xml:space="preserve"> ADDIN EN.CITE.DATA </w:instrText>
        </w:r>
        <w:r w:rsidRPr="002018DD">
          <w:rPr>
            <w:rFonts w:ascii="Times New Roman" w:eastAsia="Times New Roman" w:hAnsi="Times New Roman" w:cs="Times New Roman"/>
            <w:sz w:val="20"/>
            <w:szCs w:val="20"/>
            <w:lang w:val="en-US"/>
            <w:rPrChange w:id="601" w:author="ivan4995@gmail.com" w:date="2026-05-05T17:43:00Z">
              <w:rPr>
                <w:rFonts w:ascii="Times New Roman" w:eastAsia="Times New Roman" w:hAnsi="Times New Roman" w:cs="Times New Roman"/>
                <w:lang w:val="en-US"/>
              </w:rPr>
            </w:rPrChange>
          </w:rPr>
        </w:r>
        <w:r w:rsidRPr="002018DD">
          <w:rPr>
            <w:rFonts w:ascii="Times New Roman" w:eastAsia="Times New Roman" w:hAnsi="Times New Roman" w:cs="Times New Roman"/>
            <w:sz w:val="20"/>
            <w:szCs w:val="20"/>
            <w:lang w:val="en-US"/>
            <w:rPrChange w:id="602" w:author="ivan4995@gmail.com" w:date="2026-05-05T17:43:00Z">
              <w:rPr>
                <w:rFonts w:ascii="Times New Roman" w:eastAsia="Times New Roman" w:hAnsi="Times New Roman" w:cs="Times New Roman"/>
                <w:lang w:val="en-US"/>
              </w:rPr>
            </w:rPrChange>
          </w:rPr>
          <w:fldChar w:fldCharType="end"/>
        </w:r>
        <w:r w:rsidRPr="002018DD">
          <w:rPr>
            <w:rFonts w:ascii="Times New Roman" w:eastAsia="Times New Roman" w:hAnsi="Times New Roman" w:cs="Times New Roman"/>
            <w:sz w:val="20"/>
            <w:szCs w:val="20"/>
            <w:lang w:val="en-US"/>
            <w:rPrChange w:id="603" w:author="ivan4995@gmail.com" w:date="2026-05-05T17:43:00Z">
              <w:rPr>
                <w:rFonts w:ascii="Times New Roman" w:eastAsia="Times New Roman" w:hAnsi="Times New Roman" w:cs="Times New Roman"/>
                <w:lang w:val="en-US"/>
              </w:rPr>
            </w:rPrChange>
          </w:rPr>
        </w:r>
        <w:r w:rsidRPr="002018DD">
          <w:rPr>
            <w:rFonts w:ascii="Times New Roman" w:eastAsia="Times New Roman" w:hAnsi="Times New Roman" w:cs="Times New Roman"/>
            <w:sz w:val="20"/>
            <w:szCs w:val="20"/>
            <w:lang w:val="en-US"/>
            <w:rPrChange w:id="604" w:author="ivan4995@gmail.com" w:date="2026-05-05T17:43:00Z">
              <w:rPr>
                <w:rFonts w:ascii="Times New Roman" w:eastAsia="Times New Roman" w:hAnsi="Times New Roman" w:cs="Times New Roman"/>
                <w:lang w:val="en-US"/>
              </w:rPr>
            </w:rPrChange>
          </w:rPr>
          <w:fldChar w:fldCharType="separate"/>
        </w:r>
        <w:r w:rsidRPr="002018DD">
          <w:rPr>
            <w:rFonts w:ascii="Times New Roman" w:eastAsia="Times New Roman" w:hAnsi="Times New Roman" w:cs="Times New Roman"/>
            <w:noProof/>
            <w:sz w:val="20"/>
            <w:szCs w:val="20"/>
            <w:lang w:val="en-US"/>
            <w:rPrChange w:id="605" w:author="ivan4995@gmail.com" w:date="2026-05-05T17:43:00Z">
              <w:rPr>
                <w:rFonts w:ascii="Times New Roman" w:eastAsia="Times New Roman" w:hAnsi="Times New Roman" w:cs="Times New Roman"/>
                <w:noProof/>
                <w:lang w:val="en-US"/>
              </w:rPr>
            </w:rPrChange>
          </w:rPr>
          <w:t>[56-58]</w:t>
        </w:r>
        <w:r w:rsidRPr="002018DD">
          <w:rPr>
            <w:rFonts w:ascii="Times New Roman" w:eastAsia="Times New Roman" w:hAnsi="Times New Roman" w:cs="Times New Roman"/>
            <w:sz w:val="20"/>
            <w:szCs w:val="20"/>
            <w:lang w:val="en-US"/>
            <w:rPrChange w:id="606" w:author="ivan4995@gmail.com" w:date="2026-05-05T17:43:00Z">
              <w:rPr>
                <w:rFonts w:ascii="Times New Roman" w:eastAsia="Times New Roman" w:hAnsi="Times New Roman" w:cs="Times New Roman"/>
                <w:lang w:val="en-US"/>
              </w:rPr>
            </w:rPrChange>
          </w:rPr>
          <w:fldChar w:fldCharType="end"/>
        </w:r>
        <w:r w:rsidRPr="002018DD">
          <w:rPr>
            <w:rFonts w:ascii="Times New Roman" w:eastAsia="Times New Roman" w:hAnsi="Times New Roman" w:cs="Times New Roman"/>
            <w:sz w:val="20"/>
            <w:szCs w:val="20"/>
            <w:lang w:val="en-US"/>
            <w:rPrChange w:id="607" w:author="ivan4995@gmail.com" w:date="2026-05-05T17:43:00Z">
              <w:rPr>
                <w:rFonts w:ascii="Times New Roman" w:eastAsia="Times New Roman" w:hAnsi="Times New Roman" w:cs="Times New Roman"/>
                <w:lang w:val="en-US"/>
              </w:rPr>
            </w:rPrChange>
          </w:rPr>
          <w:t xml:space="preserve">, the </w:t>
        </w:r>
        <w:r w:rsidRPr="002018DD">
          <w:rPr>
            <w:rFonts w:ascii="Times New Roman" w:eastAsia="Times New Roman" w:hAnsi="Times New Roman" w:cs="Times New Roman"/>
            <w:sz w:val="20"/>
            <w:szCs w:val="20"/>
            <w:rPrChange w:id="608" w:author="ivan4995@gmail.com" w:date="2026-05-05T17:43:00Z">
              <w:rPr>
                <w:rFonts w:ascii="Times New Roman" w:eastAsia="Times New Roman" w:hAnsi="Times New Roman" w:cs="Times New Roman"/>
              </w:rPr>
            </w:rPrChange>
          </w:rPr>
          <w:t>multi-locus epidemiological model</w:t>
        </w:r>
        <w:r w:rsidRPr="002018DD">
          <w:rPr>
            <w:rFonts w:ascii="Times New Roman" w:eastAsia="Times New Roman" w:hAnsi="Times New Roman" w:cs="Times New Roman"/>
            <w:sz w:val="20"/>
            <w:szCs w:val="20"/>
            <w:lang w:val="en-US"/>
            <w:rPrChange w:id="609" w:author="ivan4995@gmail.com" w:date="2026-05-05T17:43:00Z">
              <w:rPr>
                <w:rFonts w:ascii="Times New Roman" w:eastAsia="Times New Roman" w:hAnsi="Times New Roman" w:cs="Times New Roman"/>
                <w:lang w:val="en-US"/>
              </w:rPr>
            </w:rPrChange>
          </w:rPr>
          <w:t xml:space="preserve"> of respiratory viruses is effectively reduced to t</w:t>
        </w:r>
        <w:r w:rsidRPr="002018DD">
          <w:rPr>
            <w:rFonts w:ascii="Times New Roman" w:eastAsia="Times New Roman" w:hAnsi="Times New Roman" w:cs="Times New Roman"/>
            <w:sz w:val="20"/>
            <w:szCs w:val="20"/>
            <w:rPrChange w:id="610" w:author="ivan4995@gmail.com" w:date="2026-05-05T17:43:00Z">
              <w:rPr>
                <w:rFonts w:ascii="Times New Roman" w:eastAsia="Times New Roman" w:hAnsi="Times New Roman" w:cs="Times New Roman"/>
              </w:rPr>
            </w:rPrChange>
          </w:rPr>
          <w:t>he Wright-Fisher model</w:t>
        </w:r>
        <w:r w:rsidRPr="002018DD">
          <w:rPr>
            <w:rFonts w:ascii="Times New Roman" w:eastAsia="Times New Roman" w:hAnsi="Times New Roman" w:cs="Times New Roman"/>
            <w:sz w:val="20"/>
            <w:szCs w:val="20"/>
            <w:lang w:val="en-US"/>
            <w:rPrChange w:id="611" w:author="ivan4995@gmail.com" w:date="2026-05-05T17:43:00Z">
              <w:rPr>
                <w:rFonts w:ascii="Times New Roman" w:eastAsia="Times New Roman" w:hAnsi="Times New Roman" w:cs="Times New Roman"/>
                <w:lang w:val="en-US"/>
              </w:rPr>
            </w:rPrChange>
          </w:rPr>
          <w:t xml:space="preserve"> with constant directional selection. The selection coefficient is expressed in terms of basic reproduction ratio in a naïve population and the breadth of antibody neutralization, calculated in these works using different approximations.</w:t>
        </w:r>
      </w:ins>
    </w:p>
    <w:p w14:paraId="2992727F" w14:textId="4E06388B" w:rsidR="003558C2" w:rsidDel="002018DD" w:rsidRDefault="003C44DC" w:rsidP="003C44DC">
      <w:pPr>
        <w:jc w:val="both"/>
        <w:rPr>
          <w:del w:id="612" w:author="ivan4995@gmail.com" w:date="2026-05-05T17:43:00Z"/>
          <w:rFonts w:ascii="Times New Roman" w:hAnsi="Times New Roman" w:cs="Times New Roman"/>
          <w:color w:val="000000"/>
          <w:sz w:val="18"/>
          <w:szCs w:val="18"/>
          <w:shd w:val="clear" w:color="auto" w:fill="FFFFFF"/>
          <w:lang w:val="en-US"/>
        </w:rPr>
      </w:pPr>
      <w:del w:id="613" w:author="ivan4995@gmail.com" w:date="2026-05-05T17:43:00Z">
        <w:r w:rsidRPr="005B0E48" w:rsidDel="002018DD">
          <w:rPr>
            <w:rFonts w:ascii="Times New Roman" w:hAnsi="Times New Roman" w:cs="Times New Roman"/>
            <w:color w:val="000000"/>
            <w:sz w:val="20"/>
            <w:szCs w:val="20"/>
            <w:shd w:val="clear" w:color="auto" w:fill="FFFFFF"/>
            <w:lang w:val="en-US"/>
          </w:rPr>
          <w:delText xml:space="preserve">For testing the accuracy, we used a </w:delText>
        </w:r>
        <w:r w:rsidDel="002018DD">
          <w:rPr>
            <w:rFonts w:ascii="Times New Roman" w:hAnsi="Times New Roman" w:cs="Times New Roman"/>
            <w:color w:val="000000"/>
            <w:sz w:val="20"/>
            <w:szCs w:val="20"/>
            <w:shd w:val="clear" w:color="auto" w:fill="FFFFFF"/>
            <w:lang w:val="en-US"/>
          </w:rPr>
          <w:delText xml:space="preserve">generic </w:delText>
        </w:r>
        <w:r w:rsidRPr="005B0E48" w:rsidDel="002018DD">
          <w:rPr>
            <w:rFonts w:ascii="Times New Roman" w:hAnsi="Times New Roman" w:cs="Times New Roman"/>
            <w:color w:val="000000"/>
            <w:sz w:val="20"/>
            <w:szCs w:val="20"/>
            <w:shd w:val="clear" w:color="auto" w:fill="FFFFFF"/>
            <w:lang w:val="en-US"/>
          </w:rPr>
          <w:delText>model with directional selection. In fact, SAR</w:delText>
        </w:r>
        <w:r w:rsidRPr="003C44DC" w:rsidDel="002018DD">
          <w:rPr>
            <w:rFonts w:ascii="Times New Roman" w:hAnsi="Times New Roman" w:cs="Times New Roman"/>
            <w:color w:val="000000"/>
            <w:sz w:val="20"/>
            <w:szCs w:val="20"/>
            <w:shd w:val="clear" w:color="auto" w:fill="FFFFFF"/>
            <w:lang w:val="en-US"/>
          </w:rPr>
          <w:delText>S</w:delText>
        </w:r>
        <w:r w:rsidRPr="005B0E48" w:rsidDel="002018DD">
          <w:rPr>
            <w:rFonts w:ascii="Times New Roman" w:hAnsi="Times New Roman" w:cs="Times New Roman"/>
            <w:color w:val="000000"/>
            <w:sz w:val="20"/>
            <w:szCs w:val="20"/>
            <w:shd w:val="clear" w:color="auto" w:fill="FFFFFF"/>
            <w:lang w:val="en-US"/>
          </w:rPr>
          <w:delText xml:space="preserve">–CoV–2 evolves in antibody–binding regions due to collective immunity of population, which is a case of the selection for change (Red Queen effect). Nevertheless, as it has been shown by several groups {Rouzine, 2018 #81; Yan, 2019 #82; Marchi, 2021 #83}, the </w:delText>
        </w:r>
        <w:r w:rsidRPr="005B0E48" w:rsidDel="002018DD">
          <w:rPr>
            <w:rFonts w:ascii="Times New Roman" w:hAnsi="Times New Roman" w:cs="Times New Roman"/>
            <w:color w:val="000000"/>
            <w:sz w:val="20"/>
            <w:szCs w:val="20"/>
            <w:shd w:val="clear" w:color="auto" w:fill="FFFFFF"/>
          </w:rPr>
          <w:delText>multi-locus epidemiological model</w:delText>
        </w:r>
        <w:r w:rsidRPr="005B0E48" w:rsidDel="002018DD">
          <w:rPr>
            <w:rFonts w:ascii="Times New Roman" w:hAnsi="Times New Roman" w:cs="Times New Roman"/>
            <w:color w:val="000000"/>
            <w:sz w:val="20"/>
            <w:szCs w:val="20"/>
            <w:shd w:val="clear" w:color="auto" w:fill="FFFFFF"/>
            <w:lang w:val="en-US"/>
          </w:rPr>
          <w:delText xml:space="preserve"> of respiratory viruses is effectively reduced to t</w:delText>
        </w:r>
        <w:r w:rsidRPr="005B0E48" w:rsidDel="002018DD">
          <w:rPr>
            <w:rFonts w:ascii="Times New Roman" w:hAnsi="Times New Roman" w:cs="Times New Roman"/>
            <w:color w:val="000000"/>
            <w:sz w:val="20"/>
            <w:szCs w:val="20"/>
            <w:shd w:val="clear" w:color="auto" w:fill="FFFFFF"/>
          </w:rPr>
          <w:delText>he Wright-Fisher model</w:delText>
        </w:r>
        <w:r w:rsidRPr="005B0E48" w:rsidDel="002018DD">
          <w:rPr>
            <w:rFonts w:ascii="Times New Roman" w:hAnsi="Times New Roman" w:cs="Times New Roman"/>
            <w:color w:val="000000"/>
            <w:sz w:val="20"/>
            <w:szCs w:val="20"/>
            <w:shd w:val="clear" w:color="auto" w:fill="FFFFFF"/>
            <w:lang w:val="en-US"/>
          </w:rPr>
          <w:delText xml:space="preserve"> with constant directional selection. The selection coefficient is expressed in terms of basic reproduction ratio in a naïve population and the breadth of antibody neutralization, calculated in these works using different approximations</w:delText>
        </w:r>
        <w:r w:rsidRPr="003C44DC" w:rsidDel="002018DD">
          <w:rPr>
            <w:rFonts w:ascii="Times New Roman" w:hAnsi="Times New Roman" w:cs="Times New Roman"/>
            <w:color w:val="000000"/>
            <w:sz w:val="20"/>
            <w:szCs w:val="20"/>
            <w:shd w:val="clear" w:color="auto" w:fill="FFFFFF"/>
            <w:lang w:val="en-US"/>
          </w:rPr>
          <w:delText>.</w:delText>
        </w:r>
        <w:r w:rsidDel="002018DD">
          <w:rPr>
            <w:rFonts w:ascii="Times New Roman" w:hAnsi="Times New Roman" w:cs="Times New Roman"/>
            <w:color w:val="000000"/>
            <w:sz w:val="20"/>
            <w:szCs w:val="20"/>
            <w:shd w:val="clear" w:color="auto" w:fill="FFFFFF"/>
            <w:lang w:val="en-US"/>
          </w:rPr>
          <w:delText xml:space="preserve"> </w:delText>
        </w:r>
      </w:del>
    </w:p>
    <w:p w14:paraId="27E17A18" w14:textId="77777777" w:rsidR="003C44DC" w:rsidRPr="003C44DC" w:rsidRDefault="003C44DC">
      <w:pPr>
        <w:rPr>
          <w:rFonts w:ascii="Times New Roman" w:hAnsi="Times New Roman" w:cs="Times New Roman"/>
          <w:color w:val="000000"/>
          <w:sz w:val="18"/>
          <w:szCs w:val="18"/>
          <w:shd w:val="clear" w:color="auto" w:fill="FFFFFF"/>
          <w:lang w:val="en-US"/>
        </w:rPr>
      </w:pPr>
    </w:p>
    <w:p w14:paraId="7819355B" w14:textId="77777777" w:rsidR="003558C2" w:rsidRPr="00CF36AD" w:rsidRDefault="00133529">
      <w:pPr>
        <w:rPr>
          <w:rStyle w:val="apple-converted-space"/>
          <w:rFonts w:ascii="Helvetica" w:hAnsi="Helvetica"/>
          <w:b/>
          <w:color w:val="000000"/>
          <w:sz w:val="22"/>
          <w:szCs w:val="22"/>
          <w:shd w:val="clear" w:color="auto" w:fill="FFFFFF"/>
        </w:rPr>
      </w:pPr>
      <w:r w:rsidRPr="00CF36AD">
        <w:rPr>
          <w:rFonts w:ascii="Helvetica" w:hAnsi="Helvetica"/>
          <w:b/>
          <w:color w:val="000000"/>
          <w:sz w:val="22"/>
          <w:szCs w:val="22"/>
          <w:shd w:val="clear" w:color="auto" w:fill="FFFFFF"/>
        </w:rPr>
        <w:t>I also did not find it to add very much beyond the previous documentation in this series of papers on the difficulty in detecting epistatic interactions from patterns of segregating variation in a manner that is grounded in population genetic theory.</w:t>
      </w:r>
      <w:r w:rsidRPr="00CF36AD">
        <w:rPr>
          <w:rStyle w:val="apple-converted-space"/>
          <w:rFonts w:ascii="Helvetica" w:hAnsi="Helvetica"/>
          <w:b/>
          <w:color w:val="000000"/>
          <w:sz w:val="22"/>
          <w:szCs w:val="22"/>
          <w:shd w:val="clear" w:color="auto" w:fill="FFFFFF"/>
        </w:rPr>
        <w:t> </w:t>
      </w:r>
    </w:p>
    <w:p w14:paraId="59BC7D47" w14:textId="77777777" w:rsidR="003558C2" w:rsidRPr="00CF36AD" w:rsidRDefault="003558C2">
      <w:pPr>
        <w:rPr>
          <w:rStyle w:val="apple-converted-space"/>
          <w:rFonts w:ascii="Helvetica" w:hAnsi="Helvetica"/>
          <w:color w:val="000000"/>
          <w:sz w:val="22"/>
          <w:szCs w:val="22"/>
          <w:shd w:val="clear" w:color="auto" w:fill="FFFFFF"/>
          <w:lang w:val="en-US"/>
        </w:rPr>
      </w:pPr>
    </w:p>
    <w:p w14:paraId="53134B98" w14:textId="4956F1CA" w:rsidR="00CF36AD" w:rsidRDefault="00CF36AD">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We emphasize it now in Introduction:</w:t>
      </w:r>
    </w:p>
    <w:p w14:paraId="2DE17755" w14:textId="77777777" w:rsidR="00CF36AD" w:rsidRDefault="00CF36AD">
      <w:pPr>
        <w:rPr>
          <w:rStyle w:val="apple-converted-space"/>
          <w:rFonts w:ascii="Helvetica" w:hAnsi="Helvetica"/>
          <w:color w:val="000000"/>
          <w:sz w:val="22"/>
          <w:szCs w:val="22"/>
          <w:shd w:val="clear" w:color="auto" w:fill="FFFFFF"/>
          <w:lang w:val="en-US"/>
        </w:rPr>
      </w:pPr>
    </w:p>
    <w:p w14:paraId="38D20021" w14:textId="77777777" w:rsidR="009F4F56" w:rsidRPr="009F4F56" w:rsidRDefault="009F4F56">
      <w:pPr>
        <w:rPr>
          <w:ins w:id="614" w:author="ivan4995@gmail.com" w:date="2026-05-05T17:47:00Z"/>
          <w:rFonts w:ascii="Times New Roman" w:eastAsia="Times New Roman" w:hAnsi="Times New Roman" w:cs="Times New Roman"/>
          <w:bCs/>
          <w:sz w:val="20"/>
          <w:szCs w:val="20"/>
          <w:lang w:val="en-US"/>
          <w:rPrChange w:id="615" w:author="ivan4995@gmail.com" w:date="2026-05-05T17:47:00Z">
            <w:rPr>
              <w:ins w:id="616" w:author="ivan4995@gmail.com" w:date="2026-05-05T17:47:00Z"/>
              <w:rFonts w:ascii="Times New Roman" w:eastAsia="Times New Roman" w:hAnsi="Times New Roman" w:cs="Times New Roman"/>
              <w:bCs/>
              <w:lang w:val="en-US"/>
            </w:rPr>
          </w:rPrChange>
        </w:rPr>
      </w:pPr>
      <w:ins w:id="617" w:author="ivan4995@gmail.com" w:date="2026-05-05T17:47:00Z">
        <w:r w:rsidRPr="009F4F56">
          <w:rPr>
            <w:rFonts w:ascii="Times New Roman" w:eastAsia="Times New Roman" w:hAnsi="Times New Roman" w:cs="Times New Roman"/>
            <w:sz w:val="20"/>
            <w:szCs w:val="20"/>
            <w:rPrChange w:id="618" w:author="ivan4995@gmail.com" w:date="2026-05-05T17:47:00Z">
              <w:rPr>
                <w:rFonts w:ascii="Times New Roman" w:eastAsia="Times New Roman" w:hAnsi="Times New Roman" w:cs="Times New Roman"/>
              </w:rPr>
            </w:rPrChange>
          </w:rPr>
          <w:t>This</w:t>
        </w:r>
        <w:r w:rsidRPr="009F4F56">
          <w:rPr>
            <w:rFonts w:ascii="Times New Roman" w:eastAsia="Times New Roman" w:hAnsi="Times New Roman" w:cs="Times New Roman"/>
            <w:sz w:val="20"/>
            <w:szCs w:val="20"/>
            <w:lang w:val="en-US"/>
            <w:rPrChange w:id="619" w:author="ivan4995@gmail.com" w:date="2026-05-05T17:47:00Z">
              <w:rPr>
                <w:rFonts w:ascii="Times New Roman" w:eastAsia="Times New Roman" w:hAnsi="Times New Roman" w:cs="Times New Roman"/>
                <w:lang w:val="en-US"/>
              </w:rPr>
            </w:rPrChange>
          </w:rPr>
          <w:t xml:space="preserve"> approach differs from the alternative methods in the following respects. Firstly, it does not make unrealistic assumptions regarding the evolutionary factors at play. Secondly, its accuracy is validated in a broad range of model parameters on simulated sequences, using a generic model of population genetics of the Wright Fisher </w:t>
        </w:r>
        <w:r w:rsidRPr="009F4F56">
          <w:rPr>
            <w:rFonts w:ascii="Times New Roman" w:eastAsia="Times New Roman" w:hAnsi="Times New Roman" w:cs="Times New Roman"/>
            <w:sz w:val="20"/>
            <w:szCs w:val="20"/>
            <w:lang w:val="en-US"/>
            <w:rPrChange w:id="620" w:author="ivan4995@gmail.com" w:date="2026-05-05T17:47:00Z">
              <w:rPr>
                <w:rFonts w:ascii="Times New Roman" w:eastAsia="Times New Roman" w:hAnsi="Times New Roman" w:cs="Times New Roman"/>
                <w:lang w:val="en-US"/>
              </w:rPr>
            </w:rPrChange>
          </w:rPr>
          <w:lastRenderedPageBreak/>
          <w:t xml:space="preserve">type. Thirdly, the application to data is focused on well-balanced sampling between sequences related to major variants. </w:t>
        </w:r>
        <w:r w:rsidRPr="009F4F56">
          <w:rPr>
            <w:rFonts w:ascii="Times New Roman" w:eastAsia="Times New Roman" w:hAnsi="Times New Roman" w:cs="Times New Roman"/>
            <w:bCs/>
            <w:sz w:val="20"/>
            <w:szCs w:val="20"/>
            <w:lang w:val="en-US"/>
            <w:rPrChange w:id="621" w:author="ivan4995@gmail.com" w:date="2026-05-05T17:47:00Z">
              <w:rPr>
                <w:rFonts w:ascii="Times New Roman" w:eastAsia="Times New Roman" w:hAnsi="Times New Roman" w:cs="Times New Roman"/>
                <w:bCs/>
                <w:lang w:val="en-US"/>
              </w:rPr>
            </w:rPrChange>
          </w:rPr>
          <w:t xml:space="preserve">The fourth feature is the use of the conditional correlator. </w:t>
        </w:r>
      </w:ins>
    </w:p>
    <w:p w14:paraId="103B7764" w14:textId="591C96CC" w:rsidR="00CF36AD" w:rsidRPr="00CF36AD" w:rsidRDefault="00CF36AD">
      <w:pPr>
        <w:rPr>
          <w:rFonts w:ascii="Helvetica" w:hAnsi="Helvetica"/>
          <w:color w:val="000000"/>
          <w:sz w:val="22"/>
          <w:szCs w:val="22"/>
          <w:shd w:val="clear" w:color="auto" w:fill="FFFFFF"/>
          <w:lang w:val="en-US"/>
        </w:rPr>
      </w:pPr>
      <w:del w:id="622" w:author="ivan4995@gmail.com" w:date="2026-05-05T17:47:00Z">
        <w:r w:rsidRPr="00A27538" w:rsidDel="009F4F56">
          <w:rPr>
            <w:rFonts w:ascii="Times New Roman" w:hAnsi="Times New Roman" w:cs="Times New Roman"/>
            <w:color w:val="000000"/>
            <w:sz w:val="20"/>
            <w:szCs w:val="20"/>
            <w:shd w:val="clear" w:color="auto" w:fill="FFFFFF"/>
            <w:lang w:val="en-US"/>
          </w:rPr>
          <w:delText xml:space="preserve">Most importantly, we calculate the accuracy of estimates as a function of model parameters, which </w:delText>
        </w:r>
        <w:r w:rsidR="009216F2" w:rsidRPr="00A27538" w:rsidDel="009F4F56">
          <w:rPr>
            <w:rFonts w:ascii="Times New Roman" w:hAnsi="Times New Roman" w:cs="Times New Roman"/>
            <w:color w:val="000000"/>
            <w:sz w:val="20"/>
            <w:szCs w:val="20"/>
            <w:shd w:val="clear" w:color="auto" w:fill="FFFFFF"/>
            <w:lang w:val="en-US"/>
          </w:rPr>
          <w:delText>has not been done</w:delText>
        </w:r>
        <w:r w:rsidRPr="00A27538" w:rsidDel="009F4F56">
          <w:rPr>
            <w:rFonts w:ascii="Times New Roman" w:hAnsi="Times New Roman" w:cs="Times New Roman"/>
            <w:color w:val="000000"/>
            <w:sz w:val="20"/>
            <w:szCs w:val="20"/>
            <w:shd w:val="clear" w:color="auto" w:fill="FFFFFF"/>
            <w:lang w:val="en-US"/>
          </w:rPr>
          <w:delText xml:space="preserve"> to the previous application of this method [Pedruzzi &amp; Rouzine 2021] and the other cited studies.</w:delText>
        </w:r>
        <w:r w:rsidR="00133529" w:rsidRPr="003552A3" w:rsidDel="009F4F56">
          <w:rPr>
            <w:rFonts w:ascii="Helvetica" w:hAnsi="Helvetica"/>
            <w:color w:val="000000"/>
            <w:sz w:val="22"/>
            <w:szCs w:val="22"/>
          </w:rPr>
          <w:br/>
        </w:r>
      </w:del>
      <w:r w:rsidR="00133529" w:rsidRPr="003552A3">
        <w:rPr>
          <w:rFonts w:ascii="Helvetica" w:hAnsi="Helvetica"/>
          <w:color w:val="000000"/>
          <w:sz w:val="22"/>
          <w:szCs w:val="22"/>
        </w:rPr>
        <w:br/>
      </w:r>
      <w:r w:rsidR="00133529" w:rsidRPr="00CF36AD">
        <w:rPr>
          <w:rFonts w:ascii="Helvetica" w:hAnsi="Helvetica"/>
          <w:b/>
          <w:color w:val="000000"/>
          <w:sz w:val="22"/>
          <w:szCs w:val="22"/>
          <w:shd w:val="clear" w:color="auto" w:fill="FFFFFF"/>
        </w:rPr>
        <w:t>In terms of the empirical analysis, it is difficult to judge the results. The pattern of inferred interactions seems to depend in a sensitive manner on how the dataset to be analyzed</w:t>
      </w:r>
      <w:r w:rsidRPr="00CF36AD">
        <w:rPr>
          <w:rFonts w:ascii="Helvetica" w:hAnsi="Helvetica"/>
          <w:b/>
          <w:color w:val="000000"/>
          <w:sz w:val="22"/>
          <w:szCs w:val="22"/>
          <w:shd w:val="clear" w:color="auto" w:fill="FFFFFF"/>
          <w:lang w:val="en-US"/>
        </w:rPr>
        <w:t xml:space="preserve"> and </w:t>
      </w:r>
      <w:r w:rsidRPr="00CF36AD">
        <w:rPr>
          <w:rFonts w:ascii="Helvetica" w:hAnsi="Helvetica"/>
          <w:b/>
          <w:color w:val="000000"/>
          <w:sz w:val="22"/>
          <w:szCs w:val="22"/>
          <w:shd w:val="clear" w:color="auto" w:fill="FFFFFF"/>
        </w:rPr>
        <w:t>is composed,</w:t>
      </w:r>
    </w:p>
    <w:p w14:paraId="027447D6" w14:textId="363199A6" w:rsidR="00CF36AD" w:rsidRDefault="00CF36AD">
      <w:pPr>
        <w:rPr>
          <w:rFonts w:ascii="Helvetica" w:hAnsi="Helvetica"/>
          <w:color w:val="000000"/>
          <w:sz w:val="22"/>
          <w:szCs w:val="22"/>
          <w:shd w:val="clear" w:color="auto" w:fill="FFFFFF"/>
        </w:rPr>
      </w:pPr>
    </w:p>
    <w:p w14:paraId="27E05524" w14:textId="488F5A6A" w:rsidR="00CF36AD" w:rsidRPr="00CF36AD" w:rsidRDefault="00BE6168" w:rsidP="00BE6168">
      <w:pPr>
        <w:jc w:val="both"/>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In fact, t</w:t>
      </w:r>
      <w:r w:rsidR="00CF36AD">
        <w:rPr>
          <w:rFonts w:ascii="Helvetica" w:hAnsi="Helvetica"/>
          <w:color w:val="000000"/>
          <w:sz w:val="22"/>
          <w:szCs w:val="22"/>
          <w:shd w:val="clear" w:color="auto" w:fill="FFFFFF"/>
          <w:lang w:val="en-US"/>
        </w:rPr>
        <w:t xml:space="preserve">he </w:t>
      </w:r>
      <w:r w:rsidR="00AB419D">
        <w:rPr>
          <w:rFonts w:ascii="Helvetica" w:hAnsi="Helvetica"/>
          <w:color w:val="000000"/>
          <w:sz w:val="22"/>
          <w:szCs w:val="22"/>
          <w:shd w:val="clear" w:color="auto" w:fill="FFFFFF"/>
          <w:lang w:val="en-US"/>
        </w:rPr>
        <w:t xml:space="preserve">well-balanced </w:t>
      </w:r>
      <w:r w:rsidR="00CF36AD">
        <w:rPr>
          <w:rFonts w:ascii="Helvetica" w:hAnsi="Helvetica"/>
          <w:color w:val="000000"/>
          <w:sz w:val="22"/>
          <w:szCs w:val="22"/>
          <w:shd w:val="clear" w:color="auto" w:fill="FFFFFF"/>
          <w:lang w:val="en-US"/>
        </w:rPr>
        <w:t>sampling</w:t>
      </w:r>
      <w:r w:rsidR="009216F2">
        <w:rPr>
          <w:rFonts w:ascii="Helvetica" w:hAnsi="Helvetica"/>
          <w:color w:val="000000"/>
          <w:sz w:val="22"/>
          <w:szCs w:val="22"/>
          <w:shd w:val="clear" w:color="auto" w:fill="FFFFFF"/>
          <w:lang w:val="en-US"/>
        </w:rPr>
        <w:t xml:space="preserve"> between different strains</w:t>
      </w:r>
      <w:r w:rsidR="00CF36AD">
        <w:rPr>
          <w:rFonts w:ascii="Helvetica" w:hAnsi="Helvetica"/>
          <w:color w:val="000000"/>
          <w:sz w:val="22"/>
          <w:szCs w:val="22"/>
          <w:shd w:val="clear" w:color="auto" w:fill="FFFFFF"/>
          <w:lang w:val="en-US"/>
        </w:rPr>
        <w:t xml:space="preserve"> gives </w:t>
      </w:r>
      <w:r w:rsidR="00A27538">
        <w:rPr>
          <w:rFonts w:ascii="Helvetica" w:hAnsi="Helvetica"/>
          <w:color w:val="000000"/>
          <w:sz w:val="22"/>
          <w:szCs w:val="22"/>
          <w:shd w:val="clear" w:color="auto" w:fill="FFFFFF"/>
          <w:lang w:val="en-US"/>
        </w:rPr>
        <w:t xml:space="preserve">very </w:t>
      </w:r>
      <w:r w:rsidR="00CF36AD">
        <w:rPr>
          <w:rFonts w:ascii="Helvetica" w:hAnsi="Helvetica"/>
          <w:color w:val="000000"/>
          <w:sz w:val="22"/>
          <w:szCs w:val="22"/>
          <w:shd w:val="clear" w:color="auto" w:fill="FFFFFF"/>
          <w:lang w:val="en-US"/>
        </w:rPr>
        <w:t>stable results (</w:t>
      </w:r>
      <w:ins w:id="623" w:author="ivan4995@gmail.com" w:date="2026-05-05T17:48:00Z">
        <w:r w:rsidR="009F4F56">
          <w:rPr>
            <w:rFonts w:ascii="Helvetica" w:hAnsi="Helvetica"/>
            <w:color w:val="000000"/>
            <w:sz w:val="22"/>
            <w:szCs w:val="22"/>
            <w:shd w:val="clear" w:color="auto" w:fill="FFFFFF"/>
            <w:lang w:val="en-US"/>
          </w:rPr>
          <w:t xml:space="preserve"> Fig.</w:t>
        </w:r>
      </w:ins>
      <w:ins w:id="624" w:author="ivan4995@gmail.com" w:date="2026-05-05T17:49:00Z">
        <w:r w:rsidR="001C4480">
          <w:rPr>
            <w:rFonts w:ascii="Helvetica" w:hAnsi="Helvetica"/>
            <w:color w:val="000000"/>
            <w:sz w:val="22"/>
            <w:szCs w:val="22"/>
            <w:shd w:val="clear" w:color="auto" w:fill="FFFFFF"/>
            <w:lang w:val="en-US"/>
          </w:rPr>
          <w:t xml:space="preserve"> 4)</w:t>
        </w:r>
      </w:ins>
      <w:del w:id="625" w:author="ivan4995@gmail.com" w:date="2026-05-05T17:48:00Z">
        <w:r w:rsidR="00CF36AD" w:rsidDel="009F4F56">
          <w:rPr>
            <w:rFonts w:ascii="Helvetica" w:hAnsi="Helvetica"/>
            <w:color w:val="000000"/>
            <w:sz w:val="22"/>
            <w:szCs w:val="22"/>
            <w:shd w:val="clear" w:color="auto" w:fill="FFFFFF"/>
            <w:lang w:val="en-US"/>
          </w:rPr>
          <w:delText xml:space="preserve">cf. </w:delText>
        </w:r>
        <w:r w:rsidR="004E23E7" w:rsidDel="009F4F56">
          <w:rPr>
            <w:rFonts w:ascii="Helvetica" w:hAnsi="Helvetica"/>
            <w:color w:val="000000"/>
            <w:sz w:val="22"/>
            <w:szCs w:val="22"/>
            <w:shd w:val="clear" w:color="auto" w:fill="FFFFFF"/>
            <w:lang w:val="en-US"/>
          </w:rPr>
          <w:delText xml:space="preserve">identical </w:delText>
        </w:r>
        <w:r w:rsidR="00CF36AD" w:rsidDel="009F4F56">
          <w:rPr>
            <w:rFonts w:ascii="Helvetica" w:hAnsi="Helvetica"/>
            <w:color w:val="000000"/>
            <w:sz w:val="22"/>
            <w:szCs w:val="22"/>
            <w:shd w:val="clear" w:color="auto" w:fill="FFFFFF"/>
            <w:lang w:val="en-US"/>
          </w:rPr>
          <w:delText>panels A and D in Fig 3).</w:delText>
        </w:r>
      </w:del>
      <w:r w:rsidR="00CF36AD">
        <w:rPr>
          <w:rFonts w:ascii="Helvetica" w:hAnsi="Helvetica"/>
          <w:color w:val="000000"/>
          <w:sz w:val="22"/>
          <w:szCs w:val="22"/>
          <w:shd w:val="clear" w:color="auto" w:fill="FFFFFF"/>
          <w:lang w:val="en-US"/>
        </w:rPr>
        <w:t xml:space="preserve"> </w:t>
      </w:r>
    </w:p>
    <w:p w14:paraId="5BA7248A" w14:textId="77777777" w:rsidR="00CF36AD" w:rsidRDefault="00CF36AD">
      <w:pPr>
        <w:rPr>
          <w:rFonts w:ascii="Helvetica" w:hAnsi="Helvetica"/>
          <w:color w:val="000000"/>
          <w:sz w:val="22"/>
          <w:szCs w:val="22"/>
          <w:shd w:val="clear" w:color="auto" w:fill="FFFFFF"/>
        </w:rPr>
      </w:pPr>
    </w:p>
    <w:p w14:paraId="60F2A4A8" w14:textId="4BDB9EC7" w:rsidR="009216F2" w:rsidRPr="00591B93" w:rsidRDefault="00133529" w:rsidP="00BE6168">
      <w:pPr>
        <w:jc w:val="both"/>
        <w:rPr>
          <w:rFonts w:ascii="Helvetica" w:hAnsi="Helvetica"/>
          <w:b/>
          <w:color w:val="000000"/>
          <w:sz w:val="22"/>
          <w:szCs w:val="22"/>
          <w:shd w:val="clear" w:color="auto" w:fill="FFFFFF"/>
          <w:lang w:val="en-US"/>
        </w:rPr>
      </w:pPr>
      <w:r w:rsidRPr="00CF36AD">
        <w:rPr>
          <w:rFonts w:ascii="Helvetica" w:hAnsi="Helvetica"/>
          <w:b/>
          <w:color w:val="000000"/>
          <w:sz w:val="22"/>
          <w:szCs w:val="22"/>
          <w:shd w:val="clear" w:color="auto" w:fill="FFFFFF"/>
        </w:rPr>
        <w:t xml:space="preserve">and the results are also quite different from two different analyses of epistasis in SARS-CoV2 that used direct coupling analysis (DCA). </w:t>
      </w:r>
      <w:r w:rsidR="00CF36AD" w:rsidRPr="00CF36AD">
        <w:rPr>
          <w:rFonts w:ascii="Helvetica" w:hAnsi="Helvetica"/>
          <w:b/>
          <w:color w:val="000000"/>
          <w:sz w:val="22"/>
          <w:szCs w:val="22"/>
          <w:shd w:val="clear" w:color="auto" w:fill="FFFFFF"/>
          <w:lang w:val="en-US"/>
        </w:rPr>
        <w:t xml:space="preserve"> </w:t>
      </w:r>
      <w:r w:rsidRPr="00CF36AD">
        <w:rPr>
          <w:rFonts w:ascii="Helvetica" w:hAnsi="Helvetica"/>
          <w:b/>
          <w:color w:val="000000"/>
          <w:sz w:val="22"/>
          <w:szCs w:val="22"/>
          <w:shd w:val="clear" w:color="auto" w:fill="FFFFFF"/>
        </w:rPr>
        <w:t xml:space="preserve">These prior studies are described in this manuscript as being based on quasi-linkage equilibrium (QLE), but I am not sure the original authors would agree with this. </w:t>
      </w:r>
      <w:r w:rsidR="00F31CE8">
        <w:rPr>
          <w:rFonts w:ascii="Helvetica" w:hAnsi="Helvetica"/>
          <w:b/>
          <w:color w:val="000000"/>
          <w:sz w:val="22"/>
          <w:szCs w:val="22"/>
          <w:shd w:val="clear" w:color="auto" w:fill="FFFFFF"/>
          <w:lang w:val="en-US"/>
        </w:rPr>
        <w:t xml:space="preserve"> </w:t>
      </w:r>
      <w:r w:rsidRPr="00F72A5A">
        <w:rPr>
          <w:rFonts w:ascii="Helvetica" w:hAnsi="Helvetica"/>
          <w:b/>
          <w:color w:val="000000"/>
          <w:sz w:val="22"/>
          <w:szCs w:val="22"/>
          <w:shd w:val="clear" w:color="auto" w:fill="FFFFFF"/>
        </w:rPr>
        <w:t>Although both models express genotype frequencies as a quadratic function of indicator variables on the presence of allelic variants, QLE is based on an evolutionary model</w:t>
      </w:r>
      <w:r w:rsidR="009216F2">
        <w:rPr>
          <w:rFonts w:ascii="Helvetica" w:hAnsi="Helvetica"/>
          <w:b/>
          <w:color w:val="000000"/>
          <w:sz w:val="22"/>
          <w:szCs w:val="22"/>
          <w:shd w:val="clear" w:color="auto" w:fill="FFFFFF"/>
        </w:rPr>
        <w:t>...</w:t>
      </w:r>
    </w:p>
    <w:p w14:paraId="6796E76E" w14:textId="77777777" w:rsidR="009216F2" w:rsidRDefault="009216F2" w:rsidP="00F72A5A">
      <w:pPr>
        <w:rPr>
          <w:rFonts w:ascii="Helvetica" w:hAnsi="Helvetica"/>
          <w:b/>
          <w:color w:val="000000"/>
          <w:sz w:val="22"/>
          <w:szCs w:val="22"/>
          <w:shd w:val="clear" w:color="auto" w:fill="FFFFFF"/>
        </w:rPr>
      </w:pPr>
    </w:p>
    <w:p w14:paraId="68497531" w14:textId="745C9DAE" w:rsidR="009216F2" w:rsidRDefault="00591B93" w:rsidP="00F72A5A">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…used in an extreme limit that that does not apply to SARS CoV-2. We added in Discussion (Line 3</w:t>
      </w:r>
      <w:ins w:id="626" w:author="ivan4995@gmail.com" w:date="2026-05-05T17:50:00Z">
        <w:r w:rsidR="001C4480">
          <w:rPr>
            <w:rFonts w:ascii="Helvetica" w:hAnsi="Helvetica"/>
            <w:color w:val="000000"/>
            <w:sz w:val="22"/>
            <w:szCs w:val="22"/>
            <w:shd w:val="clear" w:color="auto" w:fill="FFFFFF"/>
            <w:lang w:val="en-US"/>
          </w:rPr>
          <w:t>20</w:t>
        </w:r>
      </w:ins>
      <w:del w:id="627" w:author="ivan4995@gmail.com" w:date="2026-05-05T17:50:00Z">
        <w:r w:rsidDel="001C4480">
          <w:rPr>
            <w:rFonts w:ascii="Helvetica" w:hAnsi="Helvetica"/>
            <w:color w:val="000000"/>
            <w:sz w:val="22"/>
            <w:szCs w:val="22"/>
            <w:shd w:val="clear" w:color="auto" w:fill="FFFFFF"/>
            <w:lang w:val="en-US"/>
          </w:rPr>
          <w:delText>03</w:delText>
        </w:r>
      </w:del>
      <w:r>
        <w:rPr>
          <w:rFonts w:ascii="Helvetica" w:hAnsi="Helvetica"/>
          <w:color w:val="000000"/>
          <w:sz w:val="22"/>
          <w:szCs w:val="22"/>
          <w:shd w:val="clear" w:color="auto" w:fill="FFFFFF"/>
          <w:lang w:val="en-US"/>
        </w:rPr>
        <w:t>):</w:t>
      </w:r>
    </w:p>
    <w:p w14:paraId="7D1A56AA" w14:textId="767BB3C3" w:rsidR="00591B93" w:rsidRPr="00591B93" w:rsidRDefault="00591B93" w:rsidP="00F72A5A">
      <w:pPr>
        <w:rPr>
          <w:rFonts w:ascii="Helvetica" w:hAnsi="Helvetica"/>
          <w:color w:val="000000"/>
          <w:sz w:val="22"/>
          <w:szCs w:val="22"/>
          <w:shd w:val="clear" w:color="auto" w:fill="FFFFFF"/>
          <w:lang w:val="en-US"/>
        </w:rPr>
      </w:pPr>
    </w:p>
    <w:p w14:paraId="02AC315C" w14:textId="42B6AB47" w:rsidR="00591B93" w:rsidRPr="001C4480" w:rsidDel="001C4480" w:rsidRDefault="001C4480" w:rsidP="00F72A5A">
      <w:pPr>
        <w:rPr>
          <w:del w:id="628" w:author="ivan4995@gmail.com" w:date="2026-05-05T17:50:00Z"/>
          <w:rFonts w:ascii="Times New Roman" w:hAnsi="Times New Roman" w:cs="Times New Roman"/>
          <w:color w:val="000000"/>
          <w:sz w:val="20"/>
          <w:szCs w:val="20"/>
          <w:shd w:val="clear" w:color="auto" w:fill="FFFFFF"/>
          <w:lang w:val="en"/>
        </w:rPr>
      </w:pPr>
      <w:ins w:id="629" w:author="ivan4995@gmail.com" w:date="2026-05-05T17:51:00Z">
        <w:r w:rsidRPr="001C4480">
          <w:rPr>
            <w:rFonts w:ascii="Times New Roman" w:eastAsia="Times New Roman" w:hAnsi="Times New Roman" w:cs="Times New Roman"/>
            <w:sz w:val="20"/>
            <w:szCs w:val="20"/>
            <w:lang w:val="en-US"/>
            <w:rPrChange w:id="630" w:author="ivan4995@gmail.com" w:date="2026-05-05T17:51:00Z">
              <w:rPr>
                <w:rFonts w:ascii="Times New Roman" w:eastAsia="Times New Roman" w:hAnsi="Times New Roman" w:cs="Times New Roman"/>
                <w:lang w:val="en-US"/>
              </w:rPr>
            </w:rPrChange>
          </w:rPr>
          <w:t>…</w:t>
        </w:r>
        <w:r w:rsidRPr="001C4480">
          <w:rPr>
            <w:rFonts w:ascii="Times New Roman" w:eastAsia="Times New Roman" w:hAnsi="Times New Roman" w:cs="Times New Roman"/>
            <w:sz w:val="20"/>
            <w:szCs w:val="20"/>
            <w:rPrChange w:id="631" w:author="ivan4995@gmail.com" w:date="2026-05-05T17:51:00Z">
              <w:rPr>
                <w:rFonts w:ascii="Times New Roman" w:eastAsia="Times New Roman" w:hAnsi="Times New Roman" w:cs="Times New Roman"/>
              </w:rPr>
            </w:rPrChange>
          </w:rPr>
          <w:t xml:space="preserve">QLE does not work in SARS CoV-2 evolution, because linkage effects, which are negligible in QLE limit, are strong. Lastly, a population of infected individuals is not as large as required for QLE to work. </w:t>
        </w:r>
      </w:ins>
      <w:del w:id="632" w:author="ivan4995@gmail.com" w:date="2026-05-05T17:50:00Z">
        <w:r w:rsidR="00591B93" w:rsidRPr="001C4480" w:rsidDel="001C4480">
          <w:rPr>
            <w:rFonts w:ascii="Times New Roman" w:hAnsi="Times New Roman" w:cs="Times New Roman"/>
            <w:color w:val="000000"/>
            <w:sz w:val="20"/>
            <w:szCs w:val="20"/>
            <w:shd w:val="clear" w:color="auto" w:fill="FFFFFF"/>
            <w:lang w:val="en"/>
          </w:rPr>
          <w:delText>In addition, QLE does not apply to SARS CoV-2 evolution. Linkage effects, negligible in QLE limit, are rampant and are not broken down by either rare mutation or rare recombination. Recombination is weak, and population is not as large as required for QLE to work.</w:delText>
        </w:r>
      </w:del>
    </w:p>
    <w:p w14:paraId="3FA65311" w14:textId="77777777" w:rsidR="009216F2" w:rsidRPr="001C4480" w:rsidRDefault="009216F2" w:rsidP="00F72A5A">
      <w:pPr>
        <w:rPr>
          <w:rFonts w:ascii="Helvetica" w:hAnsi="Helvetica"/>
          <w:b/>
          <w:color w:val="000000"/>
          <w:sz w:val="20"/>
          <w:szCs w:val="20"/>
          <w:shd w:val="clear" w:color="auto" w:fill="FFFFFF"/>
          <w:rPrChange w:id="633" w:author="ivan4995@gmail.com" w:date="2026-05-05T17:51:00Z">
            <w:rPr>
              <w:rFonts w:ascii="Helvetica" w:hAnsi="Helvetica"/>
              <w:b/>
              <w:color w:val="000000"/>
              <w:sz w:val="22"/>
              <w:szCs w:val="22"/>
              <w:shd w:val="clear" w:color="auto" w:fill="FFFFFF"/>
            </w:rPr>
          </w:rPrChange>
        </w:rPr>
      </w:pPr>
    </w:p>
    <w:p w14:paraId="04C0ED9D" w14:textId="77777777" w:rsidR="009216F2" w:rsidRDefault="00133529" w:rsidP="00F72A5A">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whereas DCA is a phenomenological modeling approach. </w:t>
      </w:r>
    </w:p>
    <w:p w14:paraId="60A4A09F" w14:textId="77777777" w:rsidR="009216F2" w:rsidRDefault="009216F2" w:rsidP="00F72A5A">
      <w:pPr>
        <w:rPr>
          <w:rFonts w:ascii="Helvetica" w:hAnsi="Helvetica"/>
          <w:b/>
          <w:color w:val="000000"/>
          <w:sz w:val="22"/>
          <w:szCs w:val="22"/>
          <w:shd w:val="clear" w:color="auto" w:fill="FFFFFF"/>
        </w:rPr>
      </w:pPr>
    </w:p>
    <w:p w14:paraId="6234DD28" w14:textId="4BF235E2" w:rsidR="009216F2" w:rsidRPr="00342B06" w:rsidRDefault="00342B06" w:rsidP="00F72A5A">
      <w:pPr>
        <w:rPr>
          <w:rFonts w:ascii="Helvetica" w:hAnsi="Helvetica"/>
          <w:color w:val="000000"/>
          <w:sz w:val="22"/>
          <w:szCs w:val="22"/>
          <w:shd w:val="clear" w:color="auto" w:fill="FFFFFF"/>
        </w:rPr>
      </w:pPr>
      <w:r>
        <w:rPr>
          <w:rFonts w:ascii="Helvetica" w:hAnsi="Helvetica"/>
          <w:color w:val="000000"/>
          <w:sz w:val="22"/>
          <w:szCs w:val="22"/>
          <w:shd w:val="clear" w:color="auto" w:fill="FFFFFF"/>
        </w:rPr>
        <w:t xml:space="preserve">Exactly. </w:t>
      </w:r>
      <w:r w:rsidRPr="00342B06">
        <w:rPr>
          <w:rFonts w:ascii="Helvetica" w:hAnsi="Helvetica"/>
          <w:color w:val="000000"/>
          <w:sz w:val="22"/>
          <w:szCs w:val="22"/>
          <w:shd w:val="clear" w:color="auto" w:fill="FFFFFF"/>
        </w:rPr>
        <w:t>This is why we pro</w:t>
      </w:r>
      <w:r>
        <w:rPr>
          <w:rFonts w:ascii="Helvetica" w:hAnsi="Helvetica"/>
          <w:color w:val="000000"/>
          <w:sz w:val="22"/>
          <w:szCs w:val="22"/>
          <w:shd w:val="clear" w:color="auto" w:fill="FFFFFF"/>
        </w:rPr>
        <w:t>p</w:t>
      </w:r>
      <w:r w:rsidRPr="00342B06">
        <w:rPr>
          <w:rFonts w:ascii="Helvetica" w:hAnsi="Helvetica"/>
          <w:color w:val="000000"/>
          <w:sz w:val="22"/>
          <w:szCs w:val="22"/>
          <w:shd w:val="clear" w:color="auto" w:fill="FFFFFF"/>
        </w:rPr>
        <w:t>ose an approach that is derived from an evolutionary model and</w:t>
      </w:r>
      <w:r w:rsidR="00623600">
        <w:rPr>
          <w:rFonts w:ascii="Helvetica" w:hAnsi="Helvetica"/>
          <w:color w:val="000000"/>
          <w:sz w:val="22"/>
          <w:szCs w:val="22"/>
          <w:shd w:val="clear" w:color="auto" w:fill="FFFFFF"/>
        </w:rPr>
        <w:t>, unlike QLE, is in</w:t>
      </w:r>
      <w:r w:rsidRPr="00342B06">
        <w:rPr>
          <w:rFonts w:ascii="Helvetica" w:hAnsi="Helvetica"/>
          <w:color w:val="000000"/>
          <w:sz w:val="22"/>
          <w:szCs w:val="22"/>
          <w:shd w:val="clear" w:color="auto" w:fill="FFFFFF"/>
        </w:rPr>
        <w:t xml:space="preserve"> a realistic </w:t>
      </w:r>
      <w:r w:rsidR="00E546CA">
        <w:rPr>
          <w:rFonts w:ascii="Helvetica" w:hAnsi="Helvetica"/>
          <w:color w:val="000000"/>
          <w:sz w:val="22"/>
          <w:szCs w:val="22"/>
          <w:shd w:val="clear" w:color="auto" w:fill="FFFFFF"/>
        </w:rPr>
        <w:t xml:space="preserve">parameter </w:t>
      </w:r>
      <w:r w:rsidRPr="00342B06">
        <w:rPr>
          <w:rFonts w:ascii="Helvetica" w:hAnsi="Helvetica"/>
          <w:color w:val="000000"/>
          <w:sz w:val="22"/>
          <w:szCs w:val="22"/>
          <w:shd w:val="clear" w:color="auto" w:fill="FFFFFF"/>
        </w:rPr>
        <w:t>regime.</w:t>
      </w:r>
    </w:p>
    <w:p w14:paraId="54392732" w14:textId="77777777" w:rsidR="009216F2" w:rsidRDefault="009216F2" w:rsidP="00F72A5A">
      <w:pPr>
        <w:rPr>
          <w:rFonts w:ascii="Helvetica" w:hAnsi="Helvetica"/>
          <w:b/>
          <w:color w:val="000000"/>
          <w:sz w:val="22"/>
          <w:szCs w:val="22"/>
          <w:shd w:val="clear" w:color="auto" w:fill="FFFFFF"/>
        </w:rPr>
      </w:pPr>
    </w:p>
    <w:p w14:paraId="5B076CA6" w14:textId="0D93B0EC" w:rsidR="00D53C9F" w:rsidRPr="009216F2" w:rsidRDefault="00133529" w:rsidP="00D53C9F">
      <w:pPr>
        <w:rPr>
          <w:rFonts w:ascii="Helvetica" w:hAnsi="Helvetica"/>
          <w:b/>
          <w:color w:val="000000"/>
          <w:sz w:val="22"/>
          <w:szCs w:val="22"/>
          <w:shd w:val="clear" w:color="auto" w:fill="FFFFFF"/>
        </w:rPr>
      </w:pPr>
      <w:r w:rsidRPr="00F72A5A">
        <w:rPr>
          <w:rFonts w:ascii="Helvetica" w:hAnsi="Helvetica"/>
          <w:b/>
          <w:color w:val="000000"/>
          <w:sz w:val="22"/>
          <w:szCs w:val="22"/>
          <w:shd w:val="clear" w:color="auto" w:fill="FFFFFF"/>
        </w:rPr>
        <w:t xml:space="preserve">This difference leads to differences in practice, for example the Rodriguez-Rivas et al. PNAS paper down-weights sequences with over 80% identity, which is standard in the DCA literature (as a crude attempt to deal with the similar effects of random linkage as Universal Footprint of Epistasis) </w:t>
      </w:r>
      <w:r w:rsidR="00F72A5A" w:rsidRPr="00F72A5A">
        <w:rPr>
          <w:rFonts w:ascii="Helvetica" w:hAnsi="Helvetica"/>
          <w:b/>
          <w:color w:val="000000"/>
          <w:sz w:val="22"/>
          <w:szCs w:val="22"/>
          <w:shd w:val="clear" w:color="auto" w:fill="FFFFFF"/>
        </w:rPr>
        <w:t>but would not make sense from a QLE standpoint.</w:t>
      </w:r>
      <w:r w:rsidR="00D53C9F" w:rsidRPr="003552A3">
        <w:rPr>
          <w:rFonts w:ascii="Helvetica" w:hAnsi="Helvetica"/>
          <w:color w:val="000000"/>
          <w:sz w:val="22"/>
          <w:szCs w:val="22"/>
        </w:rPr>
        <w:br/>
      </w:r>
      <w:r w:rsidR="00D53C9F">
        <w:rPr>
          <w:rFonts w:ascii="Helvetica" w:hAnsi="Helvetica"/>
          <w:b/>
          <w:color w:val="000000"/>
          <w:sz w:val="22"/>
          <w:szCs w:val="22"/>
          <w:shd w:val="clear" w:color="auto" w:fill="FFFFFF"/>
          <w:lang w:val="en-US"/>
        </w:rPr>
        <w:t>…</w:t>
      </w:r>
      <w:r w:rsidR="00D53C9F" w:rsidRPr="009216F2">
        <w:rPr>
          <w:rFonts w:ascii="Helvetica" w:hAnsi="Helvetica"/>
          <w:b/>
          <w:color w:val="000000"/>
          <w:sz w:val="22"/>
          <w:szCs w:val="22"/>
          <w:shd w:val="clear" w:color="auto" w:fill="FFFFFF"/>
        </w:rPr>
        <w:t xml:space="preserve"> I agree with the authors that the practical success of DCA is perplexing from a population genetic perspective. </w:t>
      </w:r>
    </w:p>
    <w:p w14:paraId="67FDC644" w14:textId="77777777" w:rsidR="00342B06" w:rsidRDefault="00342B06" w:rsidP="00342B06">
      <w:pPr>
        <w:rPr>
          <w:shd w:val="clear" w:color="auto" w:fill="FFFFFF"/>
          <w:lang w:val="en-US"/>
        </w:rPr>
      </w:pPr>
    </w:p>
    <w:p w14:paraId="0DCB5127" w14:textId="45D0B7DD" w:rsidR="00342B06" w:rsidRPr="00342B06" w:rsidRDefault="00342B06" w:rsidP="00342B06">
      <w:pPr>
        <w:rPr>
          <w:shd w:val="clear" w:color="auto" w:fill="FFFFFF"/>
        </w:rPr>
      </w:pPr>
      <w:r w:rsidRPr="00342B06">
        <w:rPr>
          <w:shd w:val="clear" w:color="auto" w:fill="FFFFFF"/>
        </w:rPr>
        <w:t>Added</w:t>
      </w:r>
      <w:del w:id="634" w:author="ivan4995@gmail.com" w:date="2026-05-05T17:56:00Z">
        <w:r w:rsidRPr="00342B06" w:rsidDel="00FC1692">
          <w:rPr>
            <w:shd w:val="clear" w:color="auto" w:fill="FFFFFF"/>
          </w:rPr>
          <w:delText xml:space="preserve"> to</w:delText>
        </w:r>
      </w:del>
      <w:ins w:id="635" w:author="ivan4995@gmail.com" w:date="2026-05-05T17:55:00Z">
        <w:r w:rsidR="00FC1692">
          <w:rPr>
            <w:shd w:val="clear" w:color="auto" w:fill="FFFFFF"/>
            <w:lang w:val="en-US"/>
          </w:rPr>
          <w:t xml:space="preserve"> a paragraph</w:t>
        </w:r>
      </w:ins>
      <w:ins w:id="636" w:author="ivan4995@gmail.com" w:date="2026-05-05T17:56:00Z">
        <w:r w:rsidR="00FC1692">
          <w:rPr>
            <w:shd w:val="clear" w:color="auto" w:fill="FFFFFF"/>
            <w:lang w:val="en-US"/>
          </w:rPr>
          <w:t xml:space="preserve"> about DCA</w:t>
        </w:r>
      </w:ins>
      <w:ins w:id="637" w:author="ivan4995@gmail.com" w:date="2026-05-05T17:55:00Z">
        <w:r w:rsidR="00FC1692">
          <w:rPr>
            <w:shd w:val="clear" w:color="auto" w:fill="FFFFFF"/>
            <w:lang w:val="en-US"/>
          </w:rPr>
          <w:t xml:space="preserve"> to</w:t>
        </w:r>
      </w:ins>
      <w:r w:rsidRPr="00342B06">
        <w:rPr>
          <w:shd w:val="clear" w:color="auto" w:fill="FFFFFF"/>
        </w:rPr>
        <w:t xml:space="preserve"> Discussion</w:t>
      </w:r>
      <w:ins w:id="638" w:author="ivan4995@gmail.com" w:date="2026-05-05T17:55:00Z">
        <w:r w:rsidR="00FC1692">
          <w:rPr>
            <w:shd w:val="clear" w:color="auto" w:fill="FFFFFF"/>
            <w:lang w:val="en-US"/>
          </w:rPr>
          <w:t xml:space="preserve"> (Lines 305-322)</w:t>
        </w:r>
      </w:ins>
      <w:r w:rsidRPr="00342B06">
        <w:rPr>
          <w:shd w:val="clear" w:color="auto" w:fill="FFFFFF"/>
        </w:rPr>
        <w:t>:</w:t>
      </w:r>
    </w:p>
    <w:p w14:paraId="33807C99" w14:textId="77777777" w:rsidR="00342B06" w:rsidRDefault="00342B06" w:rsidP="00342B06">
      <w:pPr>
        <w:rPr>
          <w:rFonts w:ascii="Helvetica" w:hAnsi="Helvetica"/>
          <w:color w:val="000000"/>
          <w:sz w:val="20"/>
          <w:szCs w:val="20"/>
          <w:shd w:val="clear" w:color="auto" w:fill="FFFFFF"/>
        </w:rPr>
      </w:pPr>
    </w:p>
    <w:p w14:paraId="1266792E" w14:textId="77777777" w:rsidR="00FC1692" w:rsidRPr="00FC1692" w:rsidRDefault="00FC1692" w:rsidP="00FC1692">
      <w:pPr>
        <w:ind w:firstLine="720"/>
        <w:jc w:val="both"/>
        <w:rPr>
          <w:ins w:id="639" w:author="ivan4995@gmail.com" w:date="2026-05-05T17:56:00Z"/>
          <w:rFonts w:ascii="Times New Roman" w:eastAsia="Times New Roman" w:hAnsi="Times New Roman" w:cs="Times New Roman"/>
          <w:sz w:val="20"/>
          <w:szCs w:val="20"/>
          <w:rPrChange w:id="640" w:author="ivan4995@gmail.com" w:date="2026-05-05T17:56:00Z">
            <w:rPr>
              <w:ins w:id="641" w:author="ivan4995@gmail.com" w:date="2026-05-05T17:56:00Z"/>
              <w:rFonts w:ascii="Times New Roman" w:eastAsia="Times New Roman" w:hAnsi="Times New Roman" w:cs="Times New Roman"/>
            </w:rPr>
          </w:rPrChange>
        </w:rPr>
        <w:pPrChange w:id="642" w:author="ivan4995@gmail.com" w:date="2026-05-05T17:56:00Z">
          <w:pPr>
            <w:spacing w:line="360" w:lineRule="auto"/>
            <w:ind w:firstLine="720"/>
            <w:jc w:val="both"/>
          </w:pPr>
        </w:pPrChange>
      </w:pPr>
      <w:ins w:id="643" w:author="ivan4995@gmail.com" w:date="2026-05-05T17:56:00Z">
        <w:r w:rsidRPr="00FC1692">
          <w:rPr>
            <w:rFonts w:ascii="Times New Roman" w:eastAsia="Times New Roman" w:hAnsi="Times New Roman" w:cs="Times New Roman"/>
            <w:sz w:val="20"/>
            <w:szCs w:val="20"/>
            <w:rPrChange w:id="644" w:author="ivan4995@gmail.com" w:date="2026-05-05T17:56:00Z">
              <w:rPr>
                <w:rFonts w:ascii="Times New Roman" w:eastAsia="Times New Roman" w:hAnsi="Times New Roman" w:cs="Times New Roman"/>
              </w:rPr>
            </w:rPrChange>
          </w:rPr>
          <w:t xml:space="preserve">To address the problem of false-negative bonds, another team </w:t>
        </w:r>
        <w:r w:rsidRPr="00FC1692">
          <w:rPr>
            <w:rFonts w:ascii="Times New Roman" w:eastAsia="Times New Roman" w:hAnsi="Times New Roman" w:cs="Times New Roman"/>
            <w:sz w:val="20"/>
            <w:szCs w:val="20"/>
            <w:rPrChange w:id="645"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646"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647"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648" w:author="ivan4995@gmail.com" w:date="2026-05-05T17:56:00Z">
              <w:rPr>
                <w:rFonts w:ascii="Times New Roman" w:eastAsia="Times New Roman" w:hAnsi="Times New Roman" w:cs="Times New Roman"/>
              </w:rPr>
            </w:rPrChange>
          </w:rPr>
          <w:instrText xml:space="preserve"> ADDIN EN.CITE.DATA </w:instrText>
        </w:r>
        <w:r w:rsidRPr="00FC1692">
          <w:rPr>
            <w:rFonts w:ascii="Times New Roman" w:eastAsia="Times New Roman" w:hAnsi="Times New Roman" w:cs="Times New Roman"/>
            <w:sz w:val="20"/>
            <w:szCs w:val="20"/>
            <w:rPrChange w:id="649" w:author="ivan4995@gmail.com" w:date="2026-05-05T17:56:00Z">
              <w:rPr>
                <w:rFonts w:ascii="Times New Roman" w:eastAsia="Times New Roman" w:hAnsi="Times New Roman" w:cs="Times New Roman"/>
              </w:rPr>
            </w:rPrChange>
          </w:rPr>
        </w:r>
        <w:r w:rsidRPr="00FC1692">
          <w:rPr>
            <w:rFonts w:ascii="Times New Roman" w:eastAsia="Times New Roman" w:hAnsi="Times New Roman" w:cs="Times New Roman"/>
            <w:sz w:val="20"/>
            <w:szCs w:val="20"/>
            <w:rPrChange w:id="650"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651" w:author="ivan4995@gmail.com" w:date="2026-05-05T17:56:00Z">
              <w:rPr>
                <w:rFonts w:ascii="Times New Roman" w:eastAsia="Times New Roman" w:hAnsi="Times New Roman" w:cs="Times New Roman"/>
              </w:rPr>
            </w:rPrChange>
          </w:rPr>
        </w:r>
        <w:r w:rsidRPr="00FC1692">
          <w:rPr>
            <w:rFonts w:ascii="Times New Roman" w:eastAsia="Times New Roman" w:hAnsi="Times New Roman" w:cs="Times New Roman"/>
            <w:sz w:val="20"/>
            <w:szCs w:val="20"/>
            <w:rPrChange w:id="652"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653"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654"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655" w:author="ivan4995@gmail.com" w:date="2026-05-05T17:56:00Z">
              <w:rPr>
                <w:rFonts w:ascii="Times New Roman" w:eastAsia="Times New Roman" w:hAnsi="Times New Roman" w:cs="Times New Roman"/>
              </w:rPr>
            </w:rPrChange>
          </w:rPr>
          <w:t xml:space="preserve"> compared the sequences of SARS CoV-2 not between themselves, but with other coronaviruses. They used “direct coupling analysis”, which postulates a statistical distribution of sequences </w:t>
        </w:r>
        <w:r w:rsidRPr="00FC1692">
          <w:rPr>
            <w:rFonts w:ascii="Times New Roman" w:eastAsia="Times New Roman" w:hAnsi="Times New Roman" w:cs="Times New Roman"/>
            <w:sz w:val="20"/>
            <w:szCs w:val="20"/>
            <w:lang w:val="en-US"/>
            <w:rPrChange w:id="656" w:author="ivan4995@gmail.com" w:date="2026-05-05T17:56:00Z">
              <w:rPr>
                <w:rFonts w:ascii="Times New Roman" w:eastAsia="Times New Roman" w:hAnsi="Times New Roman" w:cs="Times New Roman"/>
                <w:lang w:val="en-US"/>
              </w:rPr>
            </w:rPrChange>
          </w:rPr>
          <w:t xml:space="preserve">(usually, </w:t>
        </w:r>
        <w:r w:rsidRPr="00FC1692">
          <w:rPr>
            <w:rFonts w:ascii="Times New Roman" w:eastAsia="Times New Roman" w:hAnsi="Times New Roman" w:cs="Times New Roman"/>
            <w:sz w:val="20"/>
            <w:szCs w:val="20"/>
            <w:rPrChange w:id="657" w:author="ivan4995@gmail.com" w:date="2026-05-05T17:56:00Z">
              <w:rPr>
                <w:rFonts w:ascii="Times New Roman" w:eastAsia="Times New Roman" w:hAnsi="Times New Roman" w:cs="Times New Roman"/>
              </w:rPr>
            </w:rPrChange>
          </w:rPr>
          <w:t xml:space="preserve">of a Gaussian form) including individual effects of alleles and their pairwise interaction. A physicist would recognize here the Gibbs distribution for the Onsager model of ferromagnetism. In population genetics, this Gaussian form has a justification in the limit of QLE </w:t>
        </w:r>
        <w:r w:rsidRPr="00FC1692">
          <w:rPr>
            <w:rFonts w:ascii="Times New Roman" w:eastAsia="Times New Roman" w:hAnsi="Times New Roman" w:cs="Times New Roman"/>
            <w:sz w:val="20"/>
            <w:szCs w:val="20"/>
            <w:rPrChange w:id="658" w:author="ivan4995@gmail.com" w:date="2026-05-05T17:56:00Z">
              <w:rPr>
                <w:rFonts w:ascii="Times New Roman" w:eastAsia="Times New Roman" w:hAnsi="Times New Roman" w:cs="Times New Roman"/>
              </w:rPr>
            </w:rPrChange>
          </w:rPr>
          <w:fldChar w:fldCharType="begin"/>
        </w:r>
        <w:r w:rsidRPr="00FC1692">
          <w:rPr>
            <w:rFonts w:ascii="Times New Roman" w:eastAsia="Times New Roman" w:hAnsi="Times New Roman" w:cs="Times New Roman"/>
            <w:sz w:val="20"/>
            <w:szCs w:val="20"/>
            <w:rPrChange w:id="659" w:author="ivan4995@gmail.com" w:date="2026-05-05T17:56:00Z">
              <w:rPr>
                <w:rFonts w:ascii="Times New Roman" w:eastAsia="Times New Roman" w:hAnsi="Times New Roman" w:cs="Times New Roman"/>
              </w:rPr>
            </w:rPrChange>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FC1692">
          <w:rPr>
            <w:rFonts w:ascii="Times New Roman" w:eastAsia="Times New Roman" w:hAnsi="Times New Roman" w:cs="Times New Roman"/>
            <w:sz w:val="20"/>
            <w:szCs w:val="20"/>
            <w:rPrChange w:id="660"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661" w:author="ivan4995@gmail.com" w:date="2026-05-05T17:56:00Z">
              <w:rPr>
                <w:rFonts w:ascii="Times New Roman" w:eastAsia="Times New Roman" w:hAnsi="Times New Roman" w:cs="Times New Roman"/>
                <w:noProof/>
              </w:rPr>
            </w:rPrChange>
          </w:rPr>
          <w:t>[28, 30]</w:t>
        </w:r>
        <w:r w:rsidRPr="00FC1692">
          <w:rPr>
            <w:rFonts w:ascii="Times New Roman" w:eastAsia="Times New Roman" w:hAnsi="Times New Roman" w:cs="Times New Roman"/>
            <w:sz w:val="20"/>
            <w:szCs w:val="20"/>
            <w:rPrChange w:id="662"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663" w:author="ivan4995@gmail.com" w:date="2026-05-05T17:56:00Z">
              <w:rPr>
                <w:rFonts w:ascii="Times New Roman" w:eastAsia="Times New Roman" w:hAnsi="Times New Roman" w:cs="Times New Roman"/>
              </w:rPr>
            </w:rPrChange>
          </w:rPr>
          <w:t xml:space="preserve">. Parameters of the Gaussian are fit to sequence data using various approximations </w:t>
        </w:r>
        <w:r w:rsidRPr="00FC1692">
          <w:rPr>
            <w:rFonts w:ascii="Times New Roman" w:eastAsia="Times New Roman" w:hAnsi="Times New Roman" w:cs="Times New Roman"/>
            <w:sz w:val="20"/>
            <w:szCs w:val="20"/>
            <w:rPrChange w:id="664"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665" w:author="ivan4995@gmail.com" w:date="2026-05-05T17:56:00Z">
              <w:rPr>
                <w:rFonts w:ascii="Times New Roman" w:eastAsia="Times New Roman" w:hAnsi="Times New Roman" w:cs="Times New Roman"/>
              </w:rPr>
            </w:rPrChange>
          </w:rPr>
          <w:instrText xml:space="preserve"> ADDIN EN.CITE </w:instrText>
        </w:r>
        <w:r w:rsidRPr="00FC1692">
          <w:rPr>
            <w:rFonts w:ascii="Times New Roman" w:eastAsia="Times New Roman" w:hAnsi="Times New Roman" w:cs="Times New Roman"/>
            <w:sz w:val="20"/>
            <w:szCs w:val="20"/>
            <w:rPrChange w:id="666" w:author="ivan4995@gmail.com" w:date="2026-05-05T17:56:00Z">
              <w:rPr>
                <w:rFonts w:ascii="Times New Roman" w:eastAsia="Times New Roman" w:hAnsi="Times New Roman" w:cs="Times New Roman"/>
              </w:rPr>
            </w:rPrChange>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FC1692">
          <w:rPr>
            <w:rFonts w:ascii="Times New Roman" w:eastAsia="Times New Roman" w:hAnsi="Times New Roman" w:cs="Times New Roman"/>
            <w:sz w:val="20"/>
            <w:szCs w:val="20"/>
            <w:rPrChange w:id="667" w:author="ivan4995@gmail.com" w:date="2026-05-05T17:56:00Z">
              <w:rPr>
                <w:rFonts w:ascii="Times New Roman" w:eastAsia="Times New Roman" w:hAnsi="Times New Roman" w:cs="Times New Roman"/>
              </w:rPr>
            </w:rPrChange>
          </w:rPr>
          <w:instrText xml:space="preserve"> ADDIN EN.CITE.DATA </w:instrText>
        </w:r>
        <w:r w:rsidRPr="00FC1692">
          <w:rPr>
            <w:rFonts w:ascii="Times New Roman" w:eastAsia="Times New Roman" w:hAnsi="Times New Roman" w:cs="Times New Roman"/>
            <w:sz w:val="20"/>
            <w:szCs w:val="20"/>
            <w:rPrChange w:id="668" w:author="ivan4995@gmail.com" w:date="2026-05-05T17:56:00Z">
              <w:rPr>
                <w:rFonts w:ascii="Times New Roman" w:eastAsia="Times New Roman" w:hAnsi="Times New Roman" w:cs="Times New Roman"/>
              </w:rPr>
            </w:rPrChange>
          </w:rPr>
        </w:r>
        <w:r w:rsidRPr="00FC1692">
          <w:rPr>
            <w:rFonts w:ascii="Times New Roman" w:eastAsia="Times New Roman" w:hAnsi="Times New Roman" w:cs="Times New Roman"/>
            <w:sz w:val="20"/>
            <w:szCs w:val="20"/>
            <w:rPrChange w:id="669"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670" w:author="ivan4995@gmail.com" w:date="2026-05-05T17:56:00Z">
              <w:rPr>
                <w:rFonts w:ascii="Times New Roman" w:eastAsia="Times New Roman" w:hAnsi="Times New Roman" w:cs="Times New Roman"/>
              </w:rPr>
            </w:rPrChange>
          </w:rPr>
        </w:r>
        <w:r w:rsidRPr="00FC1692">
          <w:rPr>
            <w:rFonts w:ascii="Times New Roman" w:eastAsia="Times New Roman" w:hAnsi="Times New Roman" w:cs="Times New Roman"/>
            <w:sz w:val="20"/>
            <w:szCs w:val="20"/>
            <w:rPrChange w:id="671" w:author="ivan4995@gmail.com" w:date="2026-05-05T17:56:00Z">
              <w:rPr>
                <w:rFonts w:ascii="Times New Roman" w:eastAsia="Times New Roman" w:hAnsi="Times New Roman" w:cs="Times New Roman"/>
              </w:rPr>
            </w:rPrChange>
          </w:rPr>
          <w:fldChar w:fldCharType="separate"/>
        </w:r>
        <w:r w:rsidRPr="00FC1692">
          <w:rPr>
            <w:rFonts w:ascii="Times New Roman" w:eastAsia="Times New Roman" w:hAnsi="Times New Roman" w:cs="Times New Roman"/>
            <w:noProof/>
            <w:sz w:val="20"/>
            <w:szCs w:val="20"/>
            <w:rPrChange w:id="672" w:author="ivan4995@gmail.com" w:date="2026-05-05T17:56:00Z">
              <w:rPr>
                <w:rFonts w:ascii="Times New Roman" w:eastAsia="Times New Roman" w:hAnsi="Times New Roman" w:cs="Times New Roman"/>
                <w:noProof/>
              </w:rPr>
            </w:rPrChange>
          </w:rPr>
          <w:t>[67]</w:t>
        </w:r>
        <w:r w:rsidRPr="00FC1692">
          <w:rPr>
            <w:rFonts w:ascii="Times New Roman" w:eastAsia="Times New Roman" w:hAnsi="Times New Roman" w:cs="Times New Roman"/>
            <w:sz w:val="20"/>
            <w:szCs w:val="20"/>
            <w:rPrChange w:id="673" w:author="ivan4995@gmail.com" w:date="2026-05-05T17:56:00Z">
              <w:rPr>
                <w:rFonts w:ascii="Times New Roman" w:eastAsia="Times New Roman" w:hAnsi="Times New Roman" w:cs="Times New Roman"/>
              </w:rPr>
            </w:rPrChange>
          </w:rPr>
          <w:fldChar w:fldCharType="end"/>
        </w:r>
        <w:r w:rsidRPr="00FC1692">
          <w:rPr>
            <w:rFonts w:ascii="Times New Roman" w:eastAsia="Times New Roman" w:hAnsi="Times New Roman" w:cs="Times New Roman"/>
            <w:sz w:val="20"/>
            <w:szCs w:val="20"/>
            <w:rPrChange w:id="674" w:author="ivan4995@gmail.com" w:date="2026-05-05T17:56:00Z">
              <w:rPr>
                <w:rFonts w:ascii="Times New Roman" w:eastAsia="Times New Roman" w:hAnsi="Times New Roman" w:cs="Times New Roman"/>
              </w:rPr>
            </w:rPrChange>
          </w:rPr>
          <w:t>. DCA also includes</w:t>
        </w:r>
        <w:r w:rsidRPr="00FC1692">
          <w:rPr>
            <w:rFonts w:ascii="Times New Roman" w:eastAsia="Times New Roman" w:hAnsi="Times New Roman" w:cs="Times New Roman"/>
            <w:bCs/>
            <w:sz w:val="20"/>
            <w:szCs w:val="20"/>
            <w:lang w:val="en-US"/>
            <w:rPrChange w:id="675" w:author="ivan4995@gmail.com" w:date="2026-05-05T17:56:00Z">
              <w:rPr>
                <w:rFonts w:ascii="Times New Roman" w:eastAsia="Times New Roman" w:hAnsi="Times New Roman" w:cs="Times New Roman"/>
                <w:bCs/>
                <w:lang w:val="en-US"/>
              </w:rPr>
            </w:rPrChange>
          </w:rPr>
          <w:t xml:space="preserve"> down-weighing sequences with over 80% identity, which is a phenomenological trick to deal with the effects of random linkage</w:t>
        </w:r>
        <w:r w:rsidRPr="00FC1692">
          <w:rPr>
            <w:rFonts w:ascii="Times New Roman" w:hAnsi="Times New Roman" w:cs="Times New Roman"/>
            <w:color w:val="000000"/>
            <w:sz w:val="20"/>
            <w:szCs w:val="20"/>
            <w:shd w:val="clear" w:color="auto" w:fill="FFFFFF"/>
            <w:lang w:val="en-US"/>
          </w:rPr>
          <w:t xml:space="preserve">. </w:t>
        </w:r>
        <w:r w:rsidRPr="00FC1692">
          <w:rPr>
            <w:rFonts w:ascii="Times New Roman" w:eastAsia="Times New Roman" w:hAnsi="Times New Roman" w:cs="Times New Roman"/>
            <w:sz w:val="20"/>
            <w:szCs w:val="20"/>
            <w:rPrChange w:id="676" w:author="ivan4995@gmail.com" w:date="2026-05-05T17:56:00Z">
              <w:rPr>
                <w:rFonts w:ascii="Times New Roman" w:eastAsia="Times New Roman" w:hAnsi="Times New Roman" w:cs="Times New Roman"/>
              </w:rPr>
            </w:rPrChange>
          </w:rPr>
          <w:t xml:space="preserve"> As result, the number of false-positive epistatic bonds due to genetic linkage is sharply decreased (Fig. 8C). </w:t>
        </w:r>
        <w:r w:rsidRPr="00FC1692">
          <w:rPr>
            <w:rFonts w:ascii="Times New Roman" w:eastAsia="Times New Roman" w:hAnsi="Times New Roman" w:cs="Times New Roman"/>
            <w:bCs/>
            <w:sz w:val="20"/>
            <w:szCs w:val="20"/>
            <w:lang w:val="en-US"/>
            <w:rPrChange w:id="677" w:author="ivan4995@gmail.com" w:date="2026-05-05T17:56:00Z">
              <w:rPr>
                <w:rFonts w:ascii="Times New Roman" w:eastAsia="Times New Roman" w:hAnsi="Times New Roman" w:cs="Times New Roman"/>
                <w:bCs/>
                <w:lang w:val="en-US"/>
              </w:rPr>
            </w:rPrChange>
          </w:rPr>
          <w:t>The</w:t>
        </w:r>
        <w:r w:rsidRPr="00FC1692">
          <w:rPr>
            <w:rFonts w:ascii="Times New Roman" w:eastAsia="Times New Roman" w:hAnsi="Times New Roman" w:cs="Times New Roman"/>
            <w:sz w:val="20"/>
            <w:szCs w:val="20"/>
            <w:rPrChange w:id="678" w:author="ivan4995@gmail.com" w:date="2026-05-05T17:56:00Z">
              <w:rPr>
                <w:rFonts w:ascii="Times New Roman" w:eastAsia="Times New Roman" w:hAnsi="Times New Roman" w:cs="Times New Roman"/>
              </w:rPr>
            </w:rPrChange>
          </w:rPr>
          <w:t xml:space="preserve"> DCA approach has other problems as well. Firstly, QLE approximation that lies at the basis of DCA was formulated for sequences from the same population of the same species, not from different species, and the validity of such a leap to cross-species comparison is not formally justified. Secondly, such an approach assumes that pairwise interactions did not change for million years since the most recent common ancestor of these species. Interactions of higher orders may be incorporated into pairwise interactions on short time scales, as done in our work as well, but such renormalized values are expected to change at long interspecies times. Thirdly, QLE does not work in SARS CoV-2 evolution, because linkage effects, which are negligible in QLE limit, are strong. Lastly, a population of infected individuals is not as large as required for QLE to work. </w:t>
        </w:r>
      </w:ins>
    </w:p>
    <w:p w14:paraId="204C7AC5" w14:textId="135F71A2" w:rsidR="00D53C9F" w:rsidRPr="00D53C9F" w:rsidDel="00FC1692" w:rsidRDefault="00D53C9F" w:rsidP="00D53C9F">
      <w:pPr>
        <w:ind w:firstLine="709"/>
        <w:jc w:val="both"/>
        <w:rPr>
          <w:del w:id="679" w:author="ivan4995@gmail.com" w:date="2026-05-05T17:56:00Z"/>
          <w:rFonts w:ascii="Times New Roman" w:eastAsia="Times New Roman" w:hAnsi="Times New Roman" w:cs="Times New Roman"/>
          <w:bCs/>
          <w:sz w:val="20"/>
          <w:szCs w:val="20"/>
          <w:lang w:val="en-US"/>
        </w:rPr>
      </w:pPr>
      <w:del w:id="680" w:author="ivan4995@gmail.com" w:date="2026-05-05T17:56:00Z">
        <w:r w:rsidRPr="00D53C9F" w:rsidDel="00FC1692">
          <w:rPr>
            <w:rFonts w:ascii="Times New Roman" w:eastAsia="Times New Roman" w:hAnsi="Times New Roman" w:cs="Times New Roman"/>
            <w:bCs/>
            <w:sz w:val="20"/>
            <w:szCs w:val="20"/>
            <w:lang w:val="en-US"/>
          </w:rPr>
          <w:delText>Another, but phenomenological approach is DCA. For example, {Rodriguez-Rivas, 2022 #107} down-weigh sequences with over 80% identity, which is standard in the DCA literature as a crude attempt to deal with the similar effects of random linkage</w:delText>
        </w:r>
        <w:r w:rsidRPr="00D53C9F" w:rsidDel="00FC1692">
          <w:rPr>
            <w:rFonts w:ascii="Times New Roman" w:hAnsi="Times New Roman" w:cs="Times New Roman"/>
            <w:color w:val="000000"/>
            <w:sz w:val="20"/>
            <w:szCs w:val="20"/>
            <w:shd w:val="clear" w:color="auto" w:fill="FFFFFF"/>
            <w:lang w:val="en-US"/>
          </w:rPr>
          <w:delText>. T</w:delText>
        </w:r>
        <w:r w:rsidRPr="00D53C9F" w:rsidDel="00FC1692">
          <w:rPr>
            <w:rFonts w:ascii="Times New Roman" w:hAnsi="Times New Roman" w:cs="Times New Roman"/>
            <w:color w:val="000000"/>
            <w:sz w:val="20"/>
            <w:szCs w:val="20"/>
            <w:shd w:val="clear" w:color="auto" w:fill="FFFFFF"/>
          </w:rPr>
          <w:delText>he practical success of DCA is perplexing from a population genetic perspective</w:delText>
        </w:r>
        <w:r w:rsidRPr="00D53C9F" w:rsidDel="00FC1692">
          <w:rPr>
            <w:rFonts w:ascii="Times New Roman" w:hAnsi="Times New Roman" w:cs="Times New Roman"/>
            <w:color w:val="000000"/>
            <w:sz w:val="20"/>
            <w:szCs w:val="20"/>
            <w:shd w:val="clear" w:color="auto" w:fill="FFFFFF"/>
            <w:lang w:val="en-US"/>
          </w:rPr>
          <w:delText>. A possible explanation is given in {Qin, 2018 #32}.</w:delText>
        </w:r>
        <w:r w:rsidRPr="00D53C9F" w:rsidDel="00FC1692">
          <w:rPr>
            <w:rFonts w:ascii="Times New Roman" w:eastAsia="Times New Roman" w:hAnsi="Times New Roman" w:cs="Times New Roman"/>
            <w:bCs/>
            <w:sz w:val="20"/>
            <w:szCs w:val="20"/>
            <w:lang w:val="en-US"/>
          </w:rPr>
          <w:delText xml:space="preserve"> </w:delText>
        </w:r>
      </w:del>
    </w:p>
    <w:p w14:paraId="15B7EC87" w14:textId="77777777" w:rsidR="00342B06" w:rsidRPr="00572001" w:rsidRDefault="00342B06">
      <w:pPr>
        <w:rPr>
          <w:rFonts w:ascii="Helvetica" w:hAnsi="Helvetica"/>
          <w:color w:val="000000"/>
          <w:sz w:val="20"/>
          <w:szCs w:val="20"/>
          <w:shd w:val="clear" w:color="auto" w:fill="FFFFFF"/>
          <w:lang w:val="en-US"/>
        </w:rPr>
      </w:pPr>
    </w:p>
    <w:p w14:paraId="463D28E6" w14:textId="36E47074" w:rsidR="00342B06" w:rsidRDefault="00342B06">
      <w:pPr>
        <w:rPr>
          <w:rFonts w:ascii="Helvetica" w:hAnsi="Helvetica"/>
          <w:b/>
          <w:color w:val="000000"/>
          <w:sz w:val="22"/>
          <w:szCs w:val="22"/>
          <w:shd w:val="clear" w:color="auto" w:fill="FFFFFF"/>
        </w:rPr>
      </w:pPr>
      <w:r>
        <w:rPr>
          <w:rFonts w:ascii="Helvetica" w:hAnsi="Helvetica"/>
          <w:b/>
          <w:color w:val="000000"/>
          <w:sz w:val="22"/>
          <w:szCs w:val="22"/>
          <w:shd w:val="clear" w:color="auto" w:fill="FFFFFF"/>
        </w:rPr>
        <w:t>...</w:t>
      </w:r>
      <w:r w:rsidRPr="00F72A5A">
        <w:rPr>
          <w:rFonts w:ascii="Helvetica" w:hAnsi="Helvetica"/>
          <w:b/>
          <w:color w:val="000000"/>
          <w:sz w:val="22"/>
          <w:szCs w:val="22"/>
          <w:shd w:val="clear" w:color="auto" w:fill="FFFFFF"/>
        </w:rPr>
        <w:t>as a crude attempt to deal with the similar effects of random linkage as Universal Footprint of Epistasis</w:t>
      </w:r>
    </w:p>
    <w:p w14:paraId="22EFDFB2" w14:textId="77777777" w:rsidR="00D53C9F" w:rsidRDefault="00D53C9F">
      <w:pPr>
        <w:rPr>
          <w:rFonts w:ascii="Helvetica" w:hAnsi="Helvetica"/>
          <w:b/>
          <w:color w:val="000000"/>
          <w:sz w:val="22"/>
          <w:szCs w:val="22"/>
          <w:shd w:val="clear" w:color="auto" w:fill="FFFFFF"/>
        </w:rPr>
      </w:pPr>
    </w:p>
    <w:p w14:paraId="7BC2851D" w14:textId="564EAA80" w:rsidR="00F31CE8" w:rsidRPr="00F31CE8" w:rsidRDefault="00133529">
      <w:pPr>
        <w:rPr>
          <w:rStyle w:val="apple-converted-space"/>
          <w:rFonts w:ascii="Helvetica" w:hAnsi="Helvetica"/>
          <w:b/>
          <w:color w:val="000000"/>
          <w:sz w:val="22"/>
          <w:szCs w:val="22"/>
          <w:shd w:val="clear" w:color="auto" w:fill="FFFFFF"/>
          <w:lang w:val="en-US"/>
        </w:rPr>
      </w:pPr>
      <w:r w:rsidRPr="00F31CE8">
        <w:rPr>
          <w:rFonts w:ascii="Helvetica" w:hAnsi="Helvetica"/>
          <w:b/>
          <w:color w:val="000000"/>
          <w:sz w:val="22"/>
          <w:szCs w:val="22"/>
          <w:shd w:val="clear" w:color="auto" w:fill="FFFFFF"/>
        </w:rPr>
        <w:lastRenderedPageBreak/>
        <w:t>In any case, it is hard to evaluate the evidence for the claimed interactions because the manuscript does not contain a biological/functional analysis of the meaning and reasonableness of the inferred interactions</w:t>
      </w:r>
      <w:r w:rsidR="00E546CA">
        <w:rPr>
          <w:rFonts w:ascii="Helvetica" w:hAnsi="Helvetica"/>
          <w:b/>
          <w:color w:val="000000"/>
          <w:sz w:val="22"/>
          <w:szCs w:val="22"/>
          <w:shd w:val="clear" w:color="auto" w:fill="FFFFFF"/>
        </w:rPr>
        <w:t>...</w:t>
      </w:r>
    </w:p>
    <w:p w14:paraId="06210D08" w14:textId="77777777" w:rsidR="00F31CE8" w:rsidRDefault="00F31CE8">
      <w:pPr>
        <w:rPr>
          <w:rStyle w:val="apple-converted-space"/>
          <w:rFonts w:ascii="Helvetica" w:hAnsi="Helvetica"/>
          <w:color w:val="000000"/>
          <w:sz w:val="22"/>
          <w:szCs w:val="22"/>
          <w:shd w:val="clear" w:color="auto" w:fill="FFFFFF"/>
          <w:lang w:val="en-US"/>
        </w:rPr>
      </w:pPr>
    </w:p>
    <w:p w14:paraId="0B60748E" w14:textId="725D2F92" w:rsidR="00F31CE8" w:rsidRDefault="00B701BE">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The present</w:t>
      </w:r>
      <w:r w:rsidR="009216F2">
        <w:rPr>
          <w:rStyle w:val="apple-converted-space"/>
          <w:rFonts w:ascii="Helvetica" w:hAnsi="Helvetica"/>
          <w:color w:val="000000"/>
          <w:sz w:val="22"/>
          <w:szCs w:val="22"/>
          <w:shd w:val="clear" w:color="auto" w:fill="FFFFFF"/>
          <w:lang w:val="en-US"/>
        </w:rPr>
        <w:t xml:space="preserve"> manuscript</w:t>
      </w:r>
      <w:r w:rsidR="00F31CE8">
        <w:rPr>
          <w:rStyle w:val="apple-converted-space"/>
          <w:rFonts w:ascii="Helvetica" w:hAnsi="Helvetica"/>
          <w:color w:val="000000"/>
          <w:sz w:val="22"/>
          <w:szCs w:val="22"/>
          <w:shd w:val="clear" w:color="auto" w:fill="FFFFFF"/>
          <w:lang w:val="en-US"/>
        </w:rPr>
        <w:t xml:space="preserve"> is a modeling study </w:t>
      </w:r>
      <w:r w:rsidR="009216F2">
        <w:rPr>
          <w:rStyle w:val="apple-converted-space"/>
          <w:rFonts w:ascii="Helvetica" w:hAnsi="Helvetica"/>
          <w:color w:val="000000"/>
          <w:sz w:val="22"/>
          <w:szCs w:val="22"/>
          <w:shd w:val="clear" w:color="auto" w:fill="FFFFFF"/>
          <w:lang w:val="en-US"/>
        </w:rPr>
        <w:t>applied to</w:t>
      </w:r>
      <w:r w:rsidR="00F31CE8">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published</w:t>
      </w:r>
      <w:r w:rsidR="009216F2">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data, not an experimental study</w:t>
      </w:r>
      <w:r w:rsidR="00E546CA">
        <w:rPr>
          <w:rStyle w:val="apple-converted-space"/>
          <w:rFonts w:ascii="Helvetica" w:hAnsi="Helvetica"/>
          <w:color w:val="000000"/>
          <w:sz w:val="22"/>
          <w:szCs w:val="22"/>
          <w:shd w:val="clear" w:color="auto" w:fill="FFFFFF"/>
          <w:lang w:val="en-US"/>
        </w:rPr>
        <w:t>.</w:t>
      </w:r>
      <w:ins w:id="681" w:author="ivan4995@gmail.com" w:date="2026-05-05T17:57:00Z">
        <w:r w:rsidR="00FC1692">
          <w:rPr>
            <w:rStyle w:val="apple-converted-space"/>
            <w:rFonts w:ascii="Helvetica" w:hAnsi="Helvetica"/>
            <w:color w:val="000000"/>
            <w:sz w:val="22"/>
            <w:szCs w:val="22"/>
            <w:shd w:val="clear" w:color="auto" w:fill="FFFFFF"/>
            <w:lang w:val="en-US"/>
          </w:rPr>
          <w:t xml:space="preserve"> And in revised version we have a paragraph devot</w:t>
        </w:r>
      </w:ins>
      <w:ins w:id="682" w:author="ivan4995@gmail.com" w:date="2026-05-05T17:58:00Z">
        <w:r w:rsidR="00FC1692">
          <w:rPr>
            <w:rStyle w:val="apple-converted-space"/>
            <w:rFonts w:ascii="Helvetica" w:hAnsi="Helvetica"/>
            <w:color w:val="000000"/>
            <w:sz w:val="22"/>
            <w:szCs w:val="22"/>
            <w:shd w:val="clear" w:color="auto" w:fill="FFFFFF"/>
            <w:lang w:val="en-US"/>
          </w:rPr>
          <w:t>e</w:t>
        </w:r>
      </w:ins>
      <w:ins w:id="683" w:author="ivan4995@gmail.com" w:date="2026-05-05T17:57:00Z">
        <w:r w:rsidR="00FC1692">
          <w:rPr>
            <w:rStyle w:val="apple-converted-space"/>
            <w:rFonts w:ascii="Helvetica" w:hAnsi="Helvetica"/>
            <w:color w:val="000000"/>
            <w:sz w:val="22"/>
            <w:szCs w:val="22"/>
            <w:shd w:val="clear" w:color="auto" w:fill="FFFFFF"/>
            <w:lang w:val="en-US"/>
          </w:rPr>
          <w:t xml:space="preserve">d to the biological significance of the results (Lines </w:t>
        </w:r>
      </w:ins>
      <w:ins w:id="684" w:author="ivan4995@gmail.com" w:date="2026-05-05T17:58:00Z">
        <w:r w:rsidR="00FC1692">
          <w:rPr>
            <w:rStyle w:val="apple-converted-space"/>
            <w:rFonts w:ascii="Helvetica" w:hAnsi="Helvetica"/>
            <w:color w:val="000000"/>
            <w:sz w:val="22"/>
            <w:szCs w:val="22"/>
            <w:shd w:val="clear" w:color="auto" w:fill="FFFFFF"/>
            <w:lang w:val="en-US"/>
          </w:rPr>
          <w:t>220-241</w:t>
        </w:r>
      </w:ins>
      <w:ins w:id="685" w:author="ivan4995@gmail.com" w:date="2026-05-05T17:57:00Z">
        <w:r w:rsidR="00FC1692">
          <w:rPr>
            <w:rStyle w:val="apple-converted-space"/>
            <w:rFonts w:ascii="Helvetica" w:hAnsi="Helvetica"/>
            <w:color w:val="000000"/>
            <w:sz w:val="22"/>
            <w:szCs w:val="22"/>
            <w:shd w:val="clear" w:color="auto" w:fill="FFFFFF"/>
            <w:lang w:val="en-US"/>
          </w:rPr>
          <w:t>)</w:t>
        </w:r>
      </w:ins>
    </w:p>
    <w:p w14:paraId="7B960D46" w14:textId="77777777" w:rsidR="00E546CA" w:rsidRDefault="00E546CA">
      <w:pPr>
        <w:rPr>
          <w:rStyle w:val="apple-converted-space"/>
          <w:rFonts w:ascii="Helvetica" w:hAnsi="Helvetica"/>
          <w:color w:val="000000"/>
          <w:sz w:val="22"/>
          <w:szCs w:val="22"/>
          <w:shd w:val="clear" w:color="auto" w:fill="FFFFFF"/>
          <w:lang w:val="en-US"/>
        </w:rPr>
      </w:pPr>
    </w:p>
    <w:p w14:paraId="3E1ED1AA" w14:textId="14A0A127" w:rsidR="00E546CA" w:rsidRPr="00F31CE8" w:rsidRDefault="00E546CA" w:rsidP="00E546CA">
      <w:pPr>
        <w:rPr>
          <w:rStyle w:val="apple-converted-space"/>
          <w:rFonts w:ascii="Helvetica" w:hAnsi="Helvetica"/>
          <w:b/>
          <w:color w:val="000000"/>
          <w:sz w:val="22"/>
          <w:szCs w:val="22"/>
          <w:shd w:val="clear" w:color="auto" w:fill="FFFFFF"/>
          <w:lang w:val="en-US"/>
        </w:rPr>
      </w:pPr>
      <w:r>
        <w:rPr>
          <w:rFonts w:ascii="Helvetica" w:hAnsi="Helvetica"/>
          <w:b/>
          <w:color w:val="000000"/>
          <w:sz w:val="22"/>
          <w:szCs w:val="22"/>
          <w:shd w:val="clear" w:color="auto" w:fill="FFFFFF"/>
        </w:rPr>
        <w:t>...</w:t>
      </w:r>
      <w:r w:rsidRPr="00F31CE8">
        <w:rPr>
          <w:rFonts w:ascii="Helvetica" w:hAnsi="Helvetica"/>
          <w:b/>
          <w:color w:val="000000"/>
          <w:sz w:val="22"/>
          <w:szCs w:val="22"/>
          <w:shd w:val="clear" w:color="auto" w:fill="FFFFFF"/>
        </w:rPr>
        <w:t>or the nature of the disagreements with prior studies.</w:t>
      </w:r>
      <w:r w:rsidRPr="00F31CE8">
        <w:rPr>
          <w:rStyle w:val="apple-converted-space"/>
          <w:rFonts w:ascii="Helvetica" w:hAnsi="Helvetica"/>
          <w:b/>
          <w:color w:val="000000"/>
          <w:sz w:val="22"/>
          <w:szCs w:val="22"/>
          <w:shd w:val="clear" w:color="auto" w:fill="FFFFFF"/>
        </w:rPr>
        <w:t> </w:t>
      </w:r>
    </w:p>
    <w:p w14:paraId="7103E96C" w14:textId="77777777" w:rsidR="00E546CA" w:rsidRDefault="00E546CA">
      <w:pPr>
        <w:rPr>
          <w:rStyle w:val="apple-converted-space"/>
          <w:rFonts w:ascii="Helvetica" w:hAnsi="Helvetica"/>
          <w:color w:val="000000"/>
          <w:sz w:val="22"/>
          <w:szCs w:val="22"/>
          <w:shd w:val="clear" w:color="auto" w:fill="FFFFFF"/>
          <w:lang w:val="en-US"/>
        </w:rPr>
      </w:pPr>
    </w:p>
    <w:p w14:paraId="1E487A9A" w14:textId="449DA90D" w:rsidR="00E546CA" w:rsidRDefault="00E546CA" w:rsidP="00E546CA">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We hope that, with all these clarifications added to the text, the nature of disagreement has been explained.</w:t>
      </w:r>
    </w:p>
    <w:p w14:paraId="05078383" w14:textId="77777777" w:rsidR="00E546CA" w:rsidRPr="00F31CE8" w:rsidRDefault="00E546CA" w:rsidP="00E546CA">
      <w:pPr>
        <w:rPr>
          <w:rFonts w:ascii="Helvetica" w:hAnsi="Helvetica"/>
          <w:b/>
          <w:color w:val="000000"/>
          <w:sz w:val="22"/>
          <w:szCs w:val="22"/>
          <w:shd w:val="clear" w:color="auto" w:fill="FFFFFF"/>
        </w:rPr>
      </w:pPr>
    </w:p>
    <w:p w14:paraId="2A6A2322" w14:textId="152EB0CC"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shd w:val="clear" w:color="auto" w:fill="FFFFFF"/>
        </w:rPr>
        <w:t>Minor comments:</w:t>
      </w:r>
      <w:r w:rsidRPr="00F31CE8">
        <w:rPr>
          <w:rStyle w:val="apple-converted-space"/>
          <w:rFonts w:ascii="Helvetica" w:hAnsi="Helvetica"/>
          <w:b/>
          <w:color w:val="000000"/>
          <w:sz w:val="22"/>
          <w:szCs w:val="22"/>
          <w:shd w:val="clear" w:color="auto" w:fill="FFFFFF"/>
        </w:rPr>
        <w:t> </w:t>
      </w:r>
    </w:p>
    <w:p w14:paraId="4D05E6EB" w14:textId="77777777" w:rsidR="00F31CE8" w:rsidRPr="00F31CE8" w:rsidRDefault="00133529">
      <w:pPr>
        <w:rPr>
          <w:rStyle w:val="apple-converted-space"/>
          <w:rFonts w:ascii="Helvetica" w:hAnsi="Helvetica"/>
          <w:b/>
          <w:color w:val="000000"/>
          <w:sz w:val="22"/>
          <w:szCs w:val="22"/>
          <w:shd w:val="clear" w:color="auto" w:fill="FFFFFF"/>
        </w:rPr>
      </w:pPr>
      <w:r w:rsidRPr="00F31CE8">
        <w:rPr>
          <w:rFonts w:ascii="Helvetica" w:hAnsi="Helvetica"/>
          <w:b/>
          <w:color w:val="000000"/>
          <w:sz w:val="22"/>
          <w:szCs w:val="22"/>
        </w:rPr>
        <w:br/>
      </w:r>
      <w:r w:rsidRPr="00F31CE8">
        <w:rPr>
          <w:rFonts w:ascii="Helvetica" w:hAnsi="Helvetica"/>
          <w:b/>
          <w:color w:val="000000"/>
          <w:sz w:val="22"/>
          <w:szCs w:val="22"/>
          <w:shd w:val="clear" w:color="auto" w:fill="FFFFFF"/>
        </w:rPr>
        <w:t>- Figure 5D should probably be redrawn since the graphic is from a previous study, and it is important that the authors have determined the interactions inferred from that study for comparison with their own.</w:t>
      </w:r>
      <w:r w:rsidRPr="00F31CE8">
        <w:rPr>
          <w:rStyle w:val="apple-converted-space"/>
          <w:rFonts w:ascii="Helvetica" w:hAnsi="Helvetica"/>
          <w:b/>
          <w:color w:val="000000"/>
          <w:sz w:val="22"/>
          <w:szCs w:val="22"/>
          <w:shd w:val="clear" w:color="auto" w:fill="FFFFFF"/>
        </w:rPr>
        <w:t> </w:t>
      </w:r>
    </w:p>
    <w:p w14:paraId="0C4CEE9F" w14:textId="77777777" w:rsidR="00F31CE8" w:rsidRDefault="00F31CE8">
      <w:pPr>
        <w:rPr>
          <w:rStyle w:val="apple-converted-space"/>
          <w:rFonts w:ascii="Helvetica" w:hAnsi="Helvetica"/>
          <w:color w:val="000000"/>
          <w:sz w:val="22"/>
          <w:szCs w:val="22"/>
          <w:shd w:val="clear" w:color="auto" w:fill="FFFFFF"/>
        </w:rPr>
      </w:pPr>
    </w:p>
    <w:p w14:paraId="690EE401" w14:textId="4D4BAF6A" w:rsidR="00F31CE8" w:rsidRPr="00F31CE8" w:rsidRDefault="00F31CE8">
      <w:pPr>
        <w:rPr>
          <w:rStyle w:val="apple-converted-space"/>
          <w:rFonts w:ascii="Helvetica" w:hAnsi="Helvetica"/>
          <w:color w:val="000000"/>
          <w:sz w:val="22"/>
          <w:szCs w:val="22"/>
          <w:shd w:val="clear" w:color="auto" w:fill="FFFFFF"/>
          <w:lang w:val="en-US"/>
        </w:rPr>
      </w:pPr>
      <w:r w:rsidRPr="00F31CE8">
        <w:rPr>
          <w:rStyle w:val="apple-converted-space"/>
          <w:rFonts w:ascii="Helvetica" w:hAnsi="Helvetica"/>
          <w:color w:val="000000"/>
          <w:sz w:val="22"/>
          <w:szCs w:val="22"/>
          <w:highlight w:val="yellow"/>
          <w:shd w:val="clear" w:color="auto" w:fill="FFFFFF"/>
          <w:lang w:val="en-US"/>
        </w:rPr>
        <w:t>Done.</w:t>
      </w:r>
    </w:p>
    <w:p w14:paraId="1CBFDD7D" w14:textId="77777777" w:rsidR="00F31CE8" w:rsidRPr="009216F2"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9216F2">
        <w:rPr>
          <w:rFonts w:ascii="Helvetica" w:hAnsi="Helvetica"/>
          <w:b/>
          <w:color w:val="000000"/>
          <w:sz w:val="22"/>
          <w:szCs w:val="22"/>
          <w:shd w:val="clear" w:color="auto" w:fill="FFFFFF"/>
        </w:rPr>
        <w:t>- There is language used describing "bonds" in fitness valleys that I did not understand.</w:t>
      </w:r>
      <w:r w:rsidRPr="009216F2">
        <w:rPr>
          <w:rStyle w:val="apple-converted-space"/>
          <w:rFonts w:ascii="Helvetica" w:hAnsi="Helvetica"/>
          <w:b/>
          <w:color w:val="000000"/>
          <w:sz w:val="22"/>
          <w:szCs w:val="22"/>
          <w:shd w:val="clear" w:color="auto" w:fill="FFFFFF"/>
        </w:rPr>
        <w:t> </w:t>
      </w:r>
    </w:p>
    <w:p w14:paraId="095B2AC2" w14:textId="77777777" w:rsidR="009216F2" w:rsidRDefault="009216F2">
      <w:pPr>
        <w:rPr>
          <w:rStyle w:val="apple-converted-space"/>
          <w:rFonts w:ascii="Helvetica" w:hAnsi="Helvetica"/>
          <w:color w:val="000000"/>
          <w:sz w:val="22"/>
          <w:szCs w:val="22"/>
          <w:shd w:val="clear" w:color="auto" w:fill="FFFFFF"/>
          <w:lang w:val="en-US"/>
        </w:rPr>
      </w:pPr>
    </w:p>
    <w:p w14:paraId="4926E8FA" w14:textId="6853B22A" w:rsidR="00F31CE8" w:rsidRPr="00AB419D" w:rsidRDefault="009216F2">
      <w:pPr>
        <w:rPr>
          <w:rStyle w:val="apple-converted-space"/>
          <w:rFonts w:ascii="Times New Roman" w:hAnsi="Times New Roman" w:cs="Times New Roman"/>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Clarified:</w:t>
      </w:r>
      <w:r w:rsidR="00F31CE8" w:rsidRPr="00C90CFE">
        <w:rPr>
          <w:rStyle w:val="apple-converted-space"/>
          <w:rFonts w:ascii="Helvetica" w:hAnsi="Helvetica"/>
          <w:color w:val="000000"/>
          <w:sz w:val="22"/>
          <w:szCs w:val="22"/>
          <w:shd w:val="clear" w:color="auto" w:fill="FFFFFF"/>
          <w:lang w:val="en-US"/>
        </w:rPr>
        <w:t xml:space="preserve"> </w:t>
      </w:r>
      <w:r>
        <w:rPr>
          <w:rStyle w:val="apple-converted-space"/>
          <w:rFonts w:ascii="Helvetica" w:hAnsi="Helvetica"/>
          <w:color w:val="000000"/>
          <w:sz w:val="22"/>
          <w:szCs w:val="22"/>
          <w:shd w:val="clear" w:color="auto" w:fill="FFFFFF"/>
          <w:lang w:val="en-US"/>
        </w:rPr>
        <w:t xml:space="preserve"> </w:t>
      </w:r>
      <w:r w:rsidRPr="00AB419D">
        <w:rPr>
          <w:rStyle w:val="apple-converted-space"/>
          <w:rFonts w:ascii="Times New Roman" w:hAnsi="Times New Roman" w:cs="Times New Roman"/>
          <w:color w:val="000000"/>
          <w:sz w:val="20"/>
          <w:szCs w:val="20"/>
          <w:shd w:val="clear" w:color="auto" w:fill="FFFFFF"/>
          <w:lang w:val="en-US"/>
        </w:rPr>
        <w:t>"(</w:t>
      </w:r>
      <w:r w:rsidR="00F31CE8" w:rsidRPr="00AB419D">
        <w:rPr>
          <w:rStyle w:val="apple-converted-space"/>
          <w:rFonts w:ascii="Times New Roman" w:hAnsi="Times New Roman" w:cs="Times New Roman"/>
          <w:color w:val="000000"/>
          <w:sz w:val="20"/>
          <w:szCs w:val="20"/>
          <w:shd w:val="clear" w:color="auto" w:fill="FFFFFF"/>
          <w:lang w:val="en-US"/>
        </w:rPr>
        <w:t>interactions</w:t>
      </w:r>
      <w:r w:rsidRPr="00AB419D">
        <w:rPr>
          <w:rStyle w:val="apple-converted-space"/>
          <w:rFonts w:ascii="Times New Roman" w:hAnsi="Times New Roman" w:cs="Times New Roman"/>
          <w:color w:val="000000"/>
          <w:sz w:val="20"/>
          <w:szCs w:val="20"/>
          <w:shd w:val="clear" w:color="auto" w:fill="FFFFFF"/>
          <w:lang w:val="en-US"/>
        </w:rPr>
        <w:t>)"</w:t>
      </w:r>
      <w:r w:rsidR="00F31CE8" w:rsidRPr="00AB419D">
        <w:rPr>
          <w:rStyle w:val="apple-converted-space"/>
          <w:rFonts w:ascii="Times New Roman" w:hAnsi="Times New Roman" w:cs="Times New Roman"/>
          <w:color w:val="000000"/>
          <w:sz w:val="20"/>
          <w:szCs w:val="20"/>
          <w:shd w:val="clear" w:color="auto" w:fill="FFFFFF"/>
          <w:lang w:val="en-US"/>
        </w:rPr>
        <w:t>.</w:t>
      </w:r>
    </w:p>
    <w:p w14:paraId="1E1C54D1" w14:textId="77777777" w:rsidR="00F31CE8" w:rsidRPr="00F31CE8" w:rsidRDefault="00133529">
      <w:pPr>
        <w:rPr>
          <w:rStyle w:val="apple-converted-space"/>
          <w:rFonts w:ascii="Helvetica" w:hAnsi="Helvetica"/>
          <w:b/>
          <w:color w:val="000000"/>
          <w:sz w:val="22"/>
          <w:szCs w:val="22"/>
          <w:shd w:val="clear" w:color="auto" w:fill="FFFFFF"/>
        </w:rPr>
      </w:pPr>
      <w:r w:rsidRPr="003552A3">
        <w:rPr>
          <w:rFonts w:ascii="Helvetica" w:hAnsi="Helvetica"/>
          <w:color w:val="000000"/>
          <w:sz w:val="22"/>
          <w:szCs w:val="22"/>
        </w:rPr>
        <w:br/>
      </w:r>
      <w:r w:rsidRPr="00F31CE8">
        <w:rPr>
          <w:rFonts w:ascii="Helvetica" w:hAnsi="Helvetica"/>
          <w:b/>
          <w:color w:val="000000"/>
          <w:sz w:val="22"/>
          <w:szCs w:val="22"/>
          <w:shd w:val="clear" w:color="auto" w:fill="FFFFFF"/>
        </w:rPr>
        <w:t>- UFE should certainly be described at first use in the results.</w:t>
      </w:r>
      <w:r w:rsidRPr="00F31CE8">
        <w:rPr>
          <w:rStyle w:val="apple-converted-space"/>
          <w:rFonts w:ascii="Helvetica" w:hAnsi="Helvetica"/>
          <w:b/>
          <w:color w:val="000000"/>
          <w:sz w:val="22"/>
          <w:szCs w:val="22"/>
          <w:shd w:val="clear" w:color="auto" w:fill="FFFFFF"/>
        </w:rPr>
        <w:t> </w:t>
      </w:r>
    </w:p>
    <w:p w14:paraId="40616054" w14:textId="77777777" w:rsidR="00F31CE8" w:rsidRDefault="00F31CE8">
      <w:pPr>
        <w:rPr>
          <w:rStyle w:val="apple-converted-space"/>
          <w:rFonts w:ascii="Helvetica" w:hAnsi="Helvetica"/>
          <w:color w:val="000000"/>
          <w:sz w:val="22"/>
          <w:szCs w:val="22"/>
          <w:shd w:val="clear" w:color="auto" w:fill="FFFFFF"/>
        </w:rPr>
      </w:pPr>
    </w:p>
    <w:p w14:paraId="481EDDD2" w14:textId="3D88FF67" w:rsidR="00F31CE8" w:rsidRPr="00F31CE8" w:rsidRDefault="00FC3865">
      <w:pPr>
        <w:rPr>
          <w:rStyle w:val="apple-converted-space"/>
          <w:rFonts w:ascii="Helvetica" w:hAnsi="Helvetica"/>
          <w:color w:val="000000"/>
          <w:sz w:val="22"/>
          <w:szCs w:val="22"/>
          <w:shd w:val="clear" w:color="auto" w:fill="FFFFFF"/>
          <w:lang w:val="en-US"/>
        </w:rPr>
      </w:pPr>
      <w:r>
        <w:rPr>
          <w:rStyle w:val="apple-converted-space"/>
          <w:rFonts w:ascii="Helvetica" w:hAnsi="Helvetica"/>
          <w:color w:val="000000"/>
          <w:sz w:val="22"/>
          <w:szCs w:val="22"/>
          <w:shd w:val="clear" w:color="auto" w:fill="FFFFFF"/>
          <w:lang w:val="en-US"/>
        </w:rPr>
        <w:t>W</w:t>
      </w:r>
      <w:r w:rsidR="00F31CE8">
        <w:rPr>
          <w:rStyle w:val="apple-converted-space"/>
          <w:rFonts w:ascii="Helvetica" w:hAnsi="Helvetica"/>
          <w:color w:val="000000"/>
          <w:sz w:val="22"/>
          <w:szCs w:val="22"/>
          <w:shd w:val="clear" w:color="auto" w:fill="FFFFFF"/>
          <w:lang w:val="en-US"/>
        </w:rPr>
        <w:t>e</w:t>
      </w:r>
      <w:ins w:id="686" w:author="ivan4995@gmail.com" w:date="2026-05-05T17:59:00Z">
        <w:r w:rsidR="00A54A42">
          <w:rPr>
            <w:rStyle w:val="apple-converted-space"/>
            <w:rFonts w:ascii="Helvetica" w:hAnsi="Helvetica"/>
            <w:color w:val="000000"/>
            <w:sz w:val="22"/>
            <w:szCs w:val="22"/>
            <w:shd w:val="clear" w:color="auto" w:fill="FFFFFF"/>
            <w:lang w:val="en-US"/>
          </w:rPr>
          <w:t xml:space="preserve"> now describe it in results and also</w:t>
        </w:r>
      </w:ins>
      <w:r w:rsidR="00F31CE8">
        <w:rPr>
          <w:rStyle w:val="apple-converted-space"/>
          <w:rFonts w:ascii="Helvetica" w:hAnsi="Helvetica"/>
          <w:color w:val="000000"/>
          <w:sz w:val="22"/>
          <w:szCs w:val="22"/>
          <w:shd w:val="clear" w:color="auto" w:fill="FFFFFF"/>
          <w:lang w:val="en-US"/>
        </w:rPr>
        <w:t xml:space="preserve"> </w:t>
      </w:r>
      <w:ins w:id="687" w:author="ivan4995@gmail.com" w:date="2026-05-05T17:59:00Z">
        <w:r w:rsidR="00A54A42">
          <w:rPr>
            <w:rStyle w:val="apple-converted-space"/>
            <w:rFonts w:ascii="Helvetica" w:hAnsi="Helvetica"/>
            <w:color w:val="000000"/>
            <w:sz w:val="22"/>
            <w:szCs w:val="22"/>
            <w:shd w:val="clear" w:color="auto" w:fill="FFFFFF"/>
            <w:lang w:val="en-US"/>
          </w:rPr>
          <w:t>refer to the</w:t>
        </w:r>
      </w:ins>
      <w:del w:id="688" w:author="ivan4995@gmail.com" w:date="2026-05-05T17:59:00Z">
        <w:r w:rsidR="00F31CE8" w:rsidDel="00A54A42">
          <w:rPr>
            <w:rStyle w:val="apple-converted-space"/>
            <w:rFonts w:ascii="Helvetica" w:hAnsi="Helvetica"/>
            <w:color w:val="000000"/>
            <w:sz w:val="22"/>
            <w:szCs w:val="22"/>
            <w:shd w:val="clear" w:color="auto" w:fill="FFFFFF"/>
            <w:lang w:val="en-US"/>
          </w:rPr>
          <w:delText xml:space="preserve">cite </w:delText>
        </w:r>
        <w:r w:rsidDel="00A54A42">
          <w:rPr>
            <w:rStyle w:val="apple-converted-space"/>
            <w:rFonts w:ascii="Helvetica" w:hAnsi="Helvetica"/>
            <w:color w:val="000000"/>
            <w:sz w:val="22"/>
            <w:szCs w:val="22"/>
            <w:shd w:val="clear" w:color="auto" w:fill="FFFFFF"/>
            <w:lang w:val="en-US"/>
          </w:rPr>
          <w:delText>it in</w:delText>
        </w:r>
      </w:del>
      <w:r>
        <w:rPr>
          <w:rStyle w:val="apple-converted-space"/>
          <w:rFonts w:ascii="Helvetica" w:hAnsi="Helvetica"/>
          <w:color w:val="000000"/>
          <w:sz w:val="22"/>
          <w:szCs w:val="22"/>
          <w:shd w:val="clear" w:color="auto" w:fill="FFFFFF"/>
          <w:lang w:val="en-US"/>
        </w:rPr>
        <w:t xml:space="preserve"> </w:t>
      </w:r>
      <w:r w:rsidR="00F31CE8">
        <w:rPr>
          <w:rStyle w:val="apple-converted-space"/>
          <w:rFonts w:ascii="Helvetica" w:hAnsi="Helvetica"/>
          <w:color w:val="000000"/>
          <w:sz w:val="22"/>
          <w:szCs w:val="22"/>
          <w:shd w:val="clear" w:color="auto" w:fill="FFFFFF"/>
          <w:lang w:val="en-US"/>
        </w:rPr>
        <w:t>Methods</w:t>
      </w:r>
      <w:ins w:id="689" w:author="ivan4995@gmail.com" w:date="2026-05-05T17:59:00Z">
        <w:r w:rsidR="00A54A42">
          <w:rPr>
            <w:rStyle w:val="apple-converted-space"/>
            <w:rFonts w:ascii="Helvetica" w:hAnsi="Helvetica"/>
            <w:color w:val="000000"/>
            <w:sz w:val="22"/>
            <w:szCs w:val="22"/>
            <w:shd w:val="clear" w:color="auto" w:fill="FFFFFF"/>
            <w:lang w:val="en-US"/>
          </w:rPr>
          <w:t xml:space="preserve"> section</w:t>
        </w:r>
      </w:ins>
      <w:r w:rsidR="00F31CE8">
        <w:rPr>
          <w:rStyle w:val="apple-converted-space"/>
          <w:rFonts w:ascii="Helvetica" w:hAnsi="Helvetica"/>
          <w:color w:val="000000"/>
          <w:sz w:val="22"/>
          <w:szCs w:val="22"/>
          <w:shd w:val="clear" w:color="auto" w:fill="FFFFFF"/>
          <w:lang w:val="en-US"/>
        </w:rPr>
        <w:t xml:space="preserve"> where the method is described</w:t>
      </w:r>
      <w:ins w:id="690" w:author="ivan4995@gmail.com" w:date="2026-05-05T18:00:00Z">
        <w:r w:rsidR="00A54A42">
          <w:rPr>
            <w:rStyle w:val="apple-converted-space"/>
            <w:rFonts w:ascii="Helvetica" w:hAnsi="Helvetica"/>
            <w:color w:val="000000"/>
            <w:sz w:val="22"/>
            <w:szCs w:val="22"/>
            <w:shd w:val="clear" w:color="auto" w:fill="FFFFFF"/>
            <w:lang w:val="en-US"/>
          </w:rPr>
          <w:t xml:space="preserve"> in more details</w:t>
        </w:r>
      </w:ins>
      <w:r w:rsidR="00F31CE8">
        <w:rPr>
          <w:rStyle w:val="apple-converted-space"/>
          <w:rFonts w:ascii="Helvetica" w:hAnsi="Helvetica"/>
          <w:color w:val="000000"/>
          <w:sz w:val="22"/>
          <w:szCs w:val="22"/>
          <w:shd w:val="clear" w:color="auto" w:fill="FFFFFF"/>
          <w:lang w:val="en-US"/>
        </w:rPr>
        <w:t>.</w:t>
      </w:r>
    </w:p>
    <w:p w14:paraId="350A42E9" w14:textId="77777777" w:rsidR="00292E84" w:rsidRDefault="00292E84">
      <w:pPr>
        <w:rPr>
          <w:rFonts w:ascii="Helvetica" w:hAnsi="Helvetica"/>
          <w:color w:val="000000"/>
          <w:sz w:val="22"/>
          <w:szCs w:val="22"/>
          <w:shd w:val="clear" w:color="auto" w:fill="FFFFFF"/>
          <w:lang w:val="en-US"/>
        </w:rPr>
      </w:pPr>
    </w:p>
    <w:p w14:paraId="3E5BC263" w14:textId="523ACE54" w:rsidR="00F31CE8" w:rsidRDefault="00AB419D">
      <w:pPr>
        <w:rPr>
          <w:rFonts w:ascii="Helvetica" w:hAnsi="Helvetica"/>
          <w:color w:val="000000"/>
          <w:sz w:val="22"/>
          <w:szCs w:val="22"/>
          <w:shd w:val="clear" w:color="auto" w:fill="FFFFFF"/>
          <w:lang w:val="en-US"/>
        </w:rPr>
      </w:pPr>
      <w:r>
        <w:rPr>
          <w:rFonts w:ascii="Helvetica" w:hAnsi="Helvetica"/>
          <w:color w:val="000000"/>
          <w:sz w:val="22"/>
          <w:szCs w:val="22"/>
          <w:shd w:val="clear" w:color="auto" w:fill="FFFFFF"/>
          <w:lang w:val="en-US"/>
        </w:rPr>
        <w:t xml:space="preserve">Thank you for </w:t>
      </w:r>
      <w:r w:rsidR="005F0D2E">
        <w:rPr>
          <w:rFonts w:ascii="Helvetica" w:hAnsi="Helvetica"/>
          <w:color w:val="000000"/>
          <w:sz w:val="22"/>
          <w:szCs w:val="22"/>
          <w:shd w:val="clear" w:color="auto" w:fill="FFFFFF"/>
          <w:lang w:val="en-US"/>
        </w:rPr>
        <w:t xml:space="preserve">the </w:t>
      </w:r>
      <w:r>
        <w:rPr>
          <w:rFonts w:ascii="Helvetica" w:hAnsi="Helvetica"/>
          <w:color w:val="000000"/>
          <w:sz w:val="22"/>
          <w:szCs w:val="22"/>
          <w:shd w:val="clear" w:color="auto" w:fill="FFFFFF"/>
          <w:lang w:val="en-US"/>
        </w:rPr>
        <w:t>comments.</w:t>
      </w:r>
    </w:p>
    <w:p w14:paraId="5F23C60D" w14:textId="77777777" w:rsidR="009216F2" w:rsidRDefault="009216F2">
      <w:pPr>
        <w:rPr>
          <w:rFonts w:ascii="Helvetica" w:hAnsi="Helvetica"/>
          <w:color w:val="000000"/>
          <w:sz w:val="22"/>
          <w:szCs w:val="22"/>
          <w:shd w:val="clear" w:color="auto" w:fill="FFFFFF"/>
          <w:lang w:val="en-US"/>
        </w:rPr>
      </w:pPr>
    </w:p>
    <w:p w14:paraId="77C9FB16" w14:textId="77777777" w:rsidR="009216F2" w:rsidRPr="00712860" w:rsidRDefault="009216F2">
      <w:pPr>
        <w:rPr>
          <w:rFonts w:ascii="Helvetica" w:hAnsi="Helvetica"/>
          <w:color w:val="000000"/>
          <w:sz w:val="22"/>
          <w:szCs w:val="22"/>
          <w:shd w:val="clear" w:color="auto" w:fill="FFFFFF"/>
          <w:lang w:val="en-US"/>
        </w:rPr>
      </w:pPr>
    </w:p>
    <w:sectPr w:rsidR="009216F2" w:rsidRPr="007128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86" w:author="ivan4995@gmail.com" w:date="2026-05-05T17:36:00Z" w:initials="i">
    <w:p w14:paraId="70877B22" w14:textId="77777777" w:rsidR="002018DD" w:rsidRDefault="00B36128">
      <w:pPr>
        <w:pStyle w:val="CommentText"/>
        <w:rPr>
          <w:lang w:val="en-US"/>
        </w:rPr>
      </w:pPr>
      <w:r>
        <w:rPr>
          <w:rStyle w:val="CommentReference"/>
        </w:rPr>
        <w:annotationRef/>
      </w:r>
      <w:r>
        <w:rPr>
          <w:lang w:val="en-US"/>
        </w:rPr>
        <w:t>Not sure this is the right fragment</w:t>
      </w:r>
      <w:r w:rsidR="002018DD">
        <w:rPr>
          <w:lang w:val="en-US"/>
        </w:rPr>
        <w:t xml:space="preserve"> for a solid answer</w:t>
      </w:r>
      <w:r>
        <w:rPr>
          <w:lang w:val="en-US"/>
        </w:rPr>
        <w:t xml:space="preserve">, reviewer asks for evidence for “generality” and we answer that </w:t>
      </w:r>
      <w:r w:rsidR="002018DD">
        <w:rPr>
          <w:lang w:val="en-US"/>
        </w:rPr>
        <w:t>our model is enough for SARS-CoV-2 modeling and in general a good one. There is a chance that reviewer won’t understand that we want to say that this exactly means that our work is general enough for the title claim.</w:t>
      </w:r>
    </w:p>
    <w:p w14:paraId="73959D7F" w14:textId="6CC3A9B8" w:rsidR="00B36128" w:rsidRPr="00B36128" w:rsidRDefault="002018DD">
      <w:pPr>
        <w:pStyle w:val="CommentText"/>
        <w:rPr>
          <w:lang w:val="en-US"/>
        </w:rPr>
      </w:pPr>
      <w:r>
        <w:rPr>
          <w:lang w:val="en-US"/>
        </w:rPr>
        <w:t>I might be wrong, though and just don’t give them enough credit…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959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4A931" w16cex:dateUtc="2026-05-05T14: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959D7F" w16cid:durableId="2DA4A9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van4995@gmail.com">
    <w15:presenceInfo w15:providerId="Windows Live" w15:userId="5f2ca59b9e73ce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29"/>
    <w:rsid w:val="00004867"/>
    <w:rsid w:val="00022F23"/>
    <w:rsid w:val="00024629"/>
    <w:rsid w:val="0003368C"/>
    <w:rsid w:val="00033F23"/>
    <w:rsid w:val="00043D3A"/>
    <w:rsid w:val="00047B35"/>
    <w:rsid w:val="00050A3A"/>
    <w:rsid w:val="00053D5A"/>
    <w:rsid w:val="00054F84"/>
    <w:rsid w:val="000633B8"/>
    <w:rsid w:val="00064A43"/>
    <w:rsid w:val="0007243A"/>
    <w:rsid w:val="00082298"/>
    <w:rsid w:val="00090F01"/>
    <w:rsid w:val="000976D6"/>
    <w:rsid w:val="000977C9"/>
    <w:rsid w:val="000A07F9"/>
    <w:rsid w:val="000A3EB3"/>
    <w:rsid w:val="000A411F"/>
    <w:rsid w:val="000A5E9E"/>
    <w:rsid w:val="000A605C"/>
    <w:rsid w:val="000C51D9"/>
    <w:rsid w:val="000C7C3E"/>
    <w:rsid w:val="000D7258"/>
    <w:rsid w:val="000E1D81"/>
    <w:rsid w:val="000E305B"/>
    <w:rsid w:val="000E3F03"/>
    <w:rsid w:val="000E616C"/>
    <w:rsid w:val="000E6D3E"/>
    <w:rsid w:val="000F45FE"/>
    <w:rsid w:val="0010367E"/>
    <w:rsid w:val="00104006"/>
    <w:rsid w:val="00106904"/>
    <w:rsid w:val="001071D8"/>
    <w:rsid w:val="00107E16"/>
    <w:rsid w:val="00110469"/>
    <w:rsid w:val="00117BE2"/>
    <w:rsid w:val="00133529"/>
    <w:rsid w:val="00133D54"/>
    <w:rsid w:val="001351F7"/>
    <w:rsid w:val="0013604C"/>
    <w:rsid w:val="001360D5"/>
    <w:rsid w:val="00136A6C"/>
    <w:rsid w:val="00141783"/>
    <w:rsid w:val="00144238"/>
    <w:rsid w:val="00151068"/>
    <w:rsid w:val="00151B8B"/>
    <w:rsid w:val="001538C8"/>
    <w:rsid w:val="00157250"/>
    <w:rsid w:val="00177FDD"/>
    <w:rsid w:val="001801DA"/>
    <w:rsid w:val="001819BB"/>
    <w:rsid w:val="00182872"/>
    <w:rsid w:val="001A4009"/>
    <w:rsid w:val="001A728B"/>
    <w:rsid w:val="001B1543"/>
    <w:rsid w:val="001C04C4"/>
    <w:rsid w:val="001C3D07"/>
    <w:rsid w:val="001C4480"/>
    <w:rsid w:val="001D1973"/>
    <w:rsid w:val="001D4ACE"/>
    <w:rsid w:val="001E0746"/>
    <w:rsid w:val="001F0DE7"/>
    <w:rsid w:val="001F52AF"/>
    <w:rsid w:val="001F5F81"/>
    <w:rsid w:val="001F7E3C"/>
    <w:rsid w:val="002018DD"/>
    <w:rsid w:val="00202CAE"/>
    <w:rsid w:val="0021263C"/>
    <w:rsid w:val="0021438F"/>
    <w:rsid w:val="00215670"/>
    <w:rsid w:val="00216930"/>
    <w:rsid w:val="00217CD4"/>
    <w:rsid w:val="00221856"/>
    <w:rsid w:val="00221FBE"/>
    <w:rsid w:val="00222F51"/>
    <w:rsid w:val="002241F7"/>
    <w:rsid w:val="002241FA"/>
    <w:rsid w:val="0022426D"/>
    <w:rsid w:val="0022788C"/>
    <w:rsid w:val="00235AAF"/>
    <w:rsid w:val="002477E2"/>
    <w:rsid w:val="00264E6A"/>
    <w:rsid w:val="00265D70"/>
    <w:rsid w:val="00274A39"/>
    <w:rsid w:val="00276ACF"/>
    <w:rsid w:val="002770F0"/>
    <w:rsid w:val="0028293D"/>
    <w:rsid w:val="0028795A"/>
    <w:rsid w:val="00292E84"/>
    <w:rsid w:val="002A0DF0"/>
    <w:rsid w:val="002B1390"/>
    <w:rsid w:val="002B2752"/>
    <w:rsid w:val="002B4D95"/>
    <w:rsid w:val="002B7CE1"/>
    <w:rsid w:val="002C279E"/>
    <w:rsid w:val="002D14E6"/>
    <w:rsid w:val="002E7298"/>
    <w:rsid w:val="002F03AB"/>
    <w:rsid w:val="002F4D25"/>
    <w:rsid w:val="002F603F"/>
    <w:rsid w:val="002F7269"/>
    <w:rsid w:val="002F7F9B"/>
    <w:rsid w:val="00300643"/>
    <w:rsid w:val="003058EF"/>
    <w:rsid w:val="00311305"/>
    <w:rsid w:val="00313288"/>
    <w:rsid w:val="0031623F"/>
    <w:rsid w:val="00325179"/>
    <w:rsid w:val="00330336"/>
    <w:rsid w:val="00341C65"/>
    <w:rsid w:val="00342B06"/>
    <w:rsid w:val="0034353E"/>
    <w:rsid w:val="00352890"/>
    <w:rsid w:val="003552A3"/>
    <w:rsid w:val="003558C2"/>
    <w:rsid w:val="003621B2"/>
    <w:rsid w:val="00363582"/>
    <w:rsid w:val="00363E82"/>
    <w:rsid w:val="00374ED2"/>
    <w:rsid w:val="00375979"/>
    <w:rsid w:val="003850ED"/>
    <w:rsid w:val="00385B51"/>
    <w:rsid w:val="00393ED4"/>
    <w:rsid w:val="00394A37"/>
    <w:rsid w:val="003A4288"/>
    <w:rsid w:val="003A78A9"/>
    <w:rsid w:val="003B1697"/>
    <w:rsid w:val="003B4ABF"/>
    <w:rsid w:val="003B77F9"/>
    <w:rsid w:val="003C44DC"/>
    <w:rsid w:val="003C584F"/>
    <w:rsid w:val="003C7B04"/>
    <w:rsid w:val="003D0644"/>
    <w:rsid w:val="003D10D7"/>
    <w:rsid w:val="003D7B7A"/>
    <w:rsid w:val="003E4435"/>
    <w:rsid w:val="003E5DC4"/>
    <w:rsid w:val="003F3339"/>
    <w:rsid w:val="003F72FD"/>
    <w:rsid w:val="00400CCF"/>
    <w:rsid w:val="00401F41"/>
    <w:rsid w:val="004043B1"/>
    <w:rsid w:val="00410276"/>
    <w:rsid w:val="00411D34"/>
    <w:rsid w:val="0042408F"/>
    <w:rsid w:val="004372A3"/>
    <w:rsid w:val="0044599D"/>
    <w:rsid w:val="004537A8"/>
    <w:rsid w:val="0045680E"/>
    <w:rsid w:val="00473A9D"/>
    <w:rsid w:val="00475836"/>
    <w:rsid w:val="004816A1"/>
    <w:rsid w:val="004904C3"/>
    <w:rsid w:val="004A4AA4"/>
    <w:rsid w:val="004B217A"/>
    <w:rsid w:val="004B2298"/>
    <w:rsid w:val="004B28D4"/>
    <w:rsid w:val="004B2D5E"/>
    <w:rsid w:val="004C59E9"/>
    <w:rsid w:val="004C61A0"/>
    <w:rsid w:val="004E23E7"/>
    <w:rsid w:val="004E61F1"/>
    <w:rsid w:val="004F1A47"/>
    <w:rsid w:val="004F2A4F"/>
    <w:rsid w:val="004F2F86"/>
    <w:rsid w:val="004F5F0D"/>
    <w:rsid w:val="00503214"/>
    <w:rsid w:val="00506493"/>
    <w:rsid w:val="00520ABB"/>
    <w:rsid w:val="00520B17"/>
    <w:rsid w:val="00523943"/>
    <w:rsid w:val="00526B0B"/>
    <w:rsid w:val="00540E5D"/>
    <w:rsid w:val="005467D4"/>
    <w:rsid w:val="005475EA"/>
    <w:rsid w:val="00560284"/>
    <w:rsid w:val="00563697"/>
    <w:rsid w:val="00572001"/>
    <w:rsid w:val="005900C2"/>
    <w:rsid w:val="005905DE"/>
    <w:rsid w:val="00591B93"/>
    <w:rsid w:val="0059307F"/>
    <w:rsid w:val="005A2EDB"/>
    <w:rsid w:val="005A35D3"/>
    <w:rsid w:val="005A4C1A"/>
    <w:rsid w:val="005A7771"/>
    <w:rsid w:val="005B0E48"/>
    <w:rsid w:val="005B6DC7"/>
    <w:rsid w:val="005D412E"/>
    <w:rsid w:val="005E3D14"/>
    <w:rsid w:val="005F0D2E"/>
    <w:rsid w:val="005F2885"/>
    <w:rsid w:val="00602B02"/>
    <w:rsid w:val="00610180"/>
    <w:rsid w:val="0061286B"/>
    <w:rsid w:val="00620546"/>
    <w:rsid w:val="00620991"/>
    <w:rsid w:val="00623600"/>
    <w:rsid w:val="00624595"/>
    <w:rsid w:val="00650E7A"/>
    <w:rsid w:val="00651EC8"/>
    <w:rsid w:val="00660F68"/>
    <w:rsid w:val="00661198"/>
    <w:rsid w:val="0066602C"/>
    <w:rsid w:val="006729DA"/>
    <w:rsid w:val="00676B33"/>
    <w:rsid w:val="006868C3"/>
    <w:rsid w:val="0069296F"/>
    <w:rsid w:val="00694CD2"/>
    <w:rsid w:val="006A4193"/>
    <w:rsid w:val="006B01F5"/>
    <w:rsid w:val="006B740A"/>
    <w:rsid w:val="006C4FA8"/>
    <w:rsid w:val="006D1C99"/>
    <w:rsid w:val="006D2D13"/>
    <w:rsid w:val="006D3C98"/>
    <w:rsid w:val="006D6FA2"/>
    <w:rsid w:val="006D7A73"/>
    <w:rsid w:val="006E25FD"/>
    <w:rsid w:val="006E310E"/>
    <w:rsid w:val="006F0687"/>
    <w:rsid w:val="006F7ED3"/>
    <w:rsid w:val="00712860"/>
    <w:rsid w:val="00712A1E"/>
    <w:rsid w:val="00715326"/>
    <w:rsid w:val="00715E3D"/>
    <w:rsid w:val="00720DBE"/>
    <w:rsid w:val="00736FBD"/>
    <w:rsid w:val="007418E4"/>
    <w:rsid w:val="007519C8"/>
    <w:rsid w:val="00760E66"/>
    <w:rsid w:val="00761C88"/>
    <w:rsid w:val="00762528"/>
    <w:rsid w:val="007648DF"/>
    <w:rsid w:val="00766F36"/>
    <w:rsid w:val="00767709"/>
    <w:rsid w:val="00770C77"/>
    <w:rsid w:val="00775FBA"/>
    <w:rsid w:val="007806B7"/>
    <w:rsid w:val="0078222D"/>
    <w:rsid w:val="00786D68"/>
    <w:rsid w:val="007913D4"/>
    <w:rsid w:val="007962D6"/>
    <w:rsid w:val="00796FB4"/>
    <w:rsid w:val="007B2C1B"/>
    <w:rsid w:val="007B758F"/>
    <w:rsid w:val="007B7742"/>
    <w:rsid w:val="007C0420"/>
    <w:rsid w:val="007C0936"/>
    <w:rsid w:val="007C6318"/>
    <w:rsid w:val="007D4B91"/>
    <w:rsid w:val="007D71E7"/>
    <w:rsid w:val="007E3764"/>
    <w:rsid w:val="007F0434"/>
    <w:rsid w:val="007F4A31"/>
    <w:rsid w:val="00800C6D"/>
    <w:rsid w:val="00813C95"/>
    <w:rsid w:val="0081594F"/>
    <w:rsid w:val="008202F2"/>
    <w:rsid w:val="008247AD"/>
    <w:rsid w:val="008502BB"/>
    <w:rsid w:val="008504C0"/>
    <w:rsid w:val="00853C5C"/>
    <w:rsid w:val="00861D04"/>
    <w:rsid w:val="00866B8A"/>
    <w:rsid w:val="00870DC5"/>
    <w:rsid w:val="00875BB8"/>
    <w:rsid w:val="00883B4F"/>
    <w:rsid w:val="008876C7"/>
    <w:rsid w:val="008A5A42"/>
    <w:rsid w:val="008B1B1A"/>
    <w:rsid w:val="008B6FB1"/>
    <w:rsid w:val="008C1CE6"/>
    <w:rsid w:val="008C2E7B"/>
    <w:rsid w:val="008C3EFA"/>
    <w:rsid w:val="008D0455"/>
    <w:rsid w:val="008D6F95"/>
    <w:rsid w:val="008E0132"/>
    <w:rsid w:val="008E2748"/>
    <w:rsid w:val="008E6A2D"/>
    <w:rsid w:val="008F3B73"/>
    <w:rsid w:val="008F49A8"/>
    <w:rsid w:val="008F6870"/>
    <w:rsid w:val="00900125"/>
    <w:rsid w:val="00905F53"/>
    <w:rsid w:val="009143F3"/>
    <w:rsid w:val="00915D34"/>
    <w:rsid w:val="00917E22"/>
    <w:rsid w:val="00917F60"/>
    <w:rsid w:val="00921262"/>
    <w:rsid w:val="009216F2"/>
    <w:rsid w:val="00923E6D"/>
    <w:rsid w:val="00940AFE"/>
    <w:rsid w:val="00945810"/>
    <w:rsid w:val="00952580"/>
    <w:rsid w:val="00955CAE"/>
    <w:rsid w:val="0096356A"/>
    <w:rsid w:val="00977924"/>
    <w:rsid w:val="009830BA"/>
    <w:rsid w:val="009A1697"/>
    <w:rsid w:val="009A2D24"/>
    <w:rsid w:val="009A3B16"/>
    <w:rsid w:val="009C12B1"/>
    <w:rsid w:val="009D7091"/>
    <w:rsid w:val="009D7342"/>
    <w:rsid w:val="009E149F"/>
    <w:rsid w:val="009E243A"/>
    <w:rsid w:val="009E4D70"/>
    <w:rsid w:val="009F1552"/>
    <w:rsid w:val="009F4F56"/>
    <w:rsid w:val="00A010EE"/>
    <w:rsid w:val="00A12DD4"/>
    <w:rsid w:val="00A13369"/>
    <w:rsid w:val="00A16507"/>
    <w:rsid w:val="00A203D9"/>
    <w:rsid w:val="00A23778"/>
    <w:rsid w:val="00A27538"/>
    <w:rsid w:val="00A5090F"/>
    <w:rsid w:val="00A54A42"/>
    <w:rsid w:val="00A64CCB"/>
    <w:rsid w:val="00A65A6B"/>
    <w:rsid w:val="00A66017"/>
    <w:rsid w:val="00A66333"/>
    <w:rsid w:val="00A769CB"/>
    <w:rsid w:val="00A770A6"/>
    <w:rsid w:val="00A77921"/>
    <w:rsid w:val="00A83243"/>
    <w:rsid w:val="00A85993"/>
    <w:rsid w:val="00AB419D"/>
    <w:rsid w:val="00AB7219"/>
    <w:rsid w:val="00AC7425"/>
    <w:rsid w:val="00AC7EA1"/>
    <w:rsid w:val="00AD179B"/>
    <w:rsid w:val="00AE030E"/>
    <w:rsid w:val="00AE38F3"/>
    <w:rsid w:val="00AE7A6D"/>
    <w:rsid w:val="00AE7FE8"/>
    <w:rsid w:val="00AF6FEF"/>
    <w:rsid w:val="00B0121F"/>
    <w:rsid w:val="00B0329E"/>
    <w:rsid w:val="00B1070F"/>
    <w:rsid w:val="00B12BBF"/>
    <w:rsid w:val="00B1556F"/>
    <w:rsid w:val="00B22E28"/>
    <w:rsid w:val="00B24259"/>
    <w:rsid w:val="00B303D9"/>
    <w:rsid w:val="00B35BF0"/>
    <w:rsid w:val="00B36128"/>
    <w:rsid w:val="00B42A61"/>
    <w:rsid w:val="00B46889"/>
    <w:rsid w:val="00B63C09"/>
    <w:rsid w:val="00B701BE"/>
    <w:rsid w:val="00B753D5"/>
    <w:rsid w:val="00B83C85"/>
    <w:rsid w:val="00B84398"/>
    <w:rsid w:val="00B84438"/>
    <w:rsid w:val="00B84BA2"/>
    <w:rsid w:val="00B91412"/>
    <w:rsid w:val="00B968A0"/>
    <w:rsid w:val="00B97707"/>
    <w:rsid w:val="00BA00B3"/>
    <w:rsid w:val="00BA2D39"/>
    <w:rsid w:val="00BA4239"/>
    <w:rsid w:val="00BA5067"/>
    <w:rsid w:val="00BA7958"/>
    <w:rsid w:val="00BB1A5E"/>
    <w:rsid w:val="00BB2215"/>
    <w:rsid w:val="00BB2FC5"/>
    <w:rsid w:val="00BC5A69"/>
    <w:rsid w:val="00BD0B49"/>
    <w:rsid w:val="00BD18C0"/>
    <w:rsid w:val="00BD1A82"/>
    <w:rsid w:val="00BD5978"/>
    <w:rsid w:val="00BE6168"/>
    <w:rsid w:val="00BE7B90"/>
    <w:rsid w:val="00BF2836"/>
    <w:rsid w:val="00BF358F"/>
    <w:rsid w:val="00BF4414"/>
    <w:rsid w:val="00C07ADF"/>
    <w:rsid w:val="00C348CC"/>
    <w:rsid w:val="00C51793"/>
    <w:rsid w:val="00C53AA4"/>
    <w:rsid w:val="00C551DA"/>
    <w:rsid w:val="00C65604"/>
    <w:rsid w:val="00C67628"/>
    <w:rsid w:val="00C7140A"/>
    <w:rsid w:val="00C72480"/>
    <w:rsid w:val="00C72CC4"/>
    <w:rsid w:val="00C75B06"/>
    <w:rsid w:val="00C7646C"/>
    <w:rsid w:val="00C771A0"/>
    <w:rsid w:val="00C82D58"/>
    <w:rsid w:val="00C8797A"/>
    <w:rsid w:val="00C90772"/>
    <w:rsid w:val="00C90CFE"/>
    <w:rsid w:val="00C92D0F"/>
    <w:rsid w:val="00C953F2"/>
    <w:rsid w:val="00CA5559"/>
    <w:rsid w:val="00CB0546"/>
    <w:rsid w:val="00CD2769"/>
    <w:rsid w:val="00CD3B15"/>
    <w:rsid w:val="00CE6A0F"/>
    <w:rsid w:val="00CF26C0"/>
    <w:rsid w:val="00CF36AD"/>
    <w:rsid w:val="00D0221E"/>
    <w:rsid w:val="00D03DD7"/>
    <w:rsid w:val="00D04799"/>
    <w:rsid w:val="00D068AB"/>
    <w:rsid w:val="00D12548"/>
    <w:rsid w:val="00D23B05"/>
    <w:rsid w:val="00D258EC"/>
    <w:rsid w:val="00D314B3"/>
    <w:rsid w:val="00D46276"/>
    <w:rsid w:val="00D466C4"/>
    <w:rsid w:val="00D53C9F"/>
    <w:rsid w:val="00D66BB8"/>
    <w:rsid w:val="00D70979"/>
    <w:rsid w:val="00D717F3"/>
    <w:rsid w:val="00D73F42"/>
    <w:rsid w:val="00D97BF5"/>
    <w:rsid w:val="00DA1E9B"/>
    <w:rsid w:val="00DA53B9"/>
    <w:rsid w:val="00DB0F89"/>
    <w:rsid w:val="00DB31FB"/>
    <w:rsid w:val="00DB7C89"/>
    <w:rsid w:val="00DC4164"/>
    <w:rsid w:val="00DC4E2D"/>
    <w:rsid w:val="00DC6C88"/>
    <w:rsid w:val="00DD0184"/>
    <w:rsid w:val="00DE027A"/>
    <w:rsid w:val="00DE0FC7"/>
    <w:rsid w:val="00DE32E6"/>
    <w:rsid w:val="00DF5819"/>
    <w:rsid w:val="00E00E09"/>
    <w:rsid w:val="00E01A67"/>
    <w:rsid w:val="00E03940"/>
    <w:rsid w:val="00E24495"/>
    <w:rsid w:val="00E25845"/>
    <w:rsid w:val="00E26319"/>
    <w:rsid w:val="00E27239"/>
    <w:rsid w:val="00E369EA"/>
    <w:rsid w:val="00E41E7B"/>
    <w:rsid w:val="00E4451D"/>
    <w:rsid w:val="00E4521C"/>
    <w:rsid w:val="00E47A1D"/>
    <w:rsid w:val="00E50B5F"/>
    <w:rsid w:val="00E546CA"/>
    <w:rsid w:val="00E55EFD"/>
    <w:rsid w:val="00E57460"/>
    <w:rsid w:val="00E607B9"/>
    <w:rsid w:val="00E61A5A"/>
    <w:rsid w:val="00E65018"/>
    <w:rsid w:val="00E82AF9"/>
    <w:rsid w:val="00E9148E"/>
    <w:rsid w:val="00E94510"/>
    <w:rsid w:val="00E9571B"/>
    <w:rsid w:val="00E97FE4"/>
    <w:rsid w:val="00EA5642"/>
    <w:rsid w:val="00EB0B01"/>
    <w:rsid w:val="00EB1D8F"/>
    <w:rsid w:val="00EB3BC4"/>
    <w:rsid w:val="00EB50E0"/>
    <w:rsid w:val="00EB5733"/>
    <w:rsid w:val="00EC4918"/>
    <w:rsid w:val="00EE4BEB"/>
    <w:rsid w:val="00EF5072"/>
    <w:rsid w:val="00EF5695"/>
    <w:rsid w:val="00EF5D2A"/>
    <w:rsid w:val="00EF654A"/>
    <w:rsid w:val="00F024CC"/>
    <w:rsid w:val="00F067AC"/>
    <w:rsid w:val="00F251B5"/>
    <w:rsid w:val="00F26121"/>
    <w:rsid w:val="00F27379"/>
    <w:rsid w:val="00F3110B"/>
    <w:rsid w:val="00F31CE8"/>
    <w:rsid w:val="00F40B43"/>
    <w:rsid w:val="00F42DD9"/>
    <w:rsid w:val="00F47157"/>
    <w:rsid w:val="00F5569D"/>
    <w:rsid w:val="00F6129A"/>
    <w:rsid w:val="00F659E0"/>
    <w:rsid w:val="00F72A5A"/>
    <w:rsid w:val="00F877C6"/>
    <w:rsid w:val="00F9204B"/>
    <w:rsid w:val="00F93209"/>
    <w:rsid w:val="00F951D4"/>
    <w:rsid w:val="00FA07FD"/>
    <w:rsid w:val="00FA7AC1"/>
    <w:rsid w:val="00FB6C45"/>
    <w:rsid w:val="00FB7C8E"/>
    <w:rsid w:val="00FC0904"/>
    <w:rsid w:val="00FC1692"/>
    <w:rsid w:val="00FC3865"/>
    <w:rsid w:val="00FC58BC"/>
    <w:rsid w:val="00FC5B23"/>
    <w:rsid w:val="00FD0CDE"/>
    <w:rsid w:val="00FD1799"/>
    <w:rsid w:val="00FE0530"/>
    <w:rsid w:val="00FE2CC6"/>
    <w:rsid w:val="00FE6EDF"/>
    <w:rsid w:val="00FE7A65"/>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727A040B"/>
  <w15:chartTrackingRefBased/>
  <w15:docId w15:val="{A02C80C0-6773-C340-ABF7-9A1DC082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5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5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5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5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5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5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5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5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5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5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5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5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5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5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529"/>
    <w:rPr>
      <w:rFonts w:eastAsiaTheme="majorEastAsia" w:cstheme="majorBidi"/>
      <w:color w:val="272727" w:themeColor="text1" w:themeTint="D8"/>
    </w:rPr>
  </w:style>
  <w:style w:type="paragraph" w:styleId="Title">
    <w:name w:val="Title"/>
    <w:basedOn w:val="Normal"/>
    <w:next w:val="Normal"/>
    <w:link w:val="TitleChar"/>
    <w:uiPriority w:val="10"/>
    <w:qFormat/>
    <w:rsid w:val="001335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5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5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529"/>
    <w:rPr>
      <w:i/>
      <w:iCs/>
      <w:color w:val="404040" w:themeColor="text1" w:themeTint="BF"/>
    </w:rPr>
  </w:style>
  <w:style w:type="paragraph" w:styleId="ListParagraph">
    <w:name w:val="List Paragraph"/>
    <w:basedOn w:val="Normal"/>
    <w:uiPriority w:val="34"/>
    <w:qFormat/>
    <w:rsid w:val="00133529"/>
    <w:pPr>
      <w:ind w:left="720"/>
      <w:contextualSpacing/>
    </w:pPr>
  </w:style>
  <w:style w:type="character" w:styleId="IntenseEmphasis">
    <w:name w:val="Intense Emphasis"/>
    <w:basedOn w:val="DefaultParagraphFont"/>
    <w:uiPriority w:val="21"/>
    <w:qFormat/>
    <w:rsid w:val="00133529"/>
    <w:rPr>
      <w:i/>
      <w:iCs/>
      <w:color w:val="2F5496" w:themeColor="accent1" w:themeShade="BF"/>
    </w:rPr>
  </w:style>
  <w:style w:type="paragraph" w:styleId="IntenseQuote">
    <w:name w:val="Intense Quote"/>
    <w:basedOn w:val="Normal"/>
    <w:next w:val="Normal"/>
    <w:link w:val="IntenseQuoteChar"/>
    <w:uiPriority w:val="30"/>
    <w:qFormat/>
    <w:rsid w:val="001335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529"/>
    <w:rPr>
      <w:i/>
      <w:iCs/>
      <w:color w:val="2F5496" w:themeColor="accent1" w:themeShade="BF"/>
    </w:rPr>
  </w:style>
  <w:style w:type="character" w:styleId="IntenseReference">
    <w:name w:val="Intense Reference"/>
    <w:basedOn w:val="DefaultParagraphFont"/>
    <w:uiPriority w:val="32"/>
    <w:qFormat/>
    <w:rsid w:val="00133529"/>
    <w:rPr>
      <w:b/>
      <w:bCs/>
      <w:smallCaps/>
      <w:color w:val="2F5496" w:themeColor="accent1" w:themeShade="BF"/>
      <w:spacing w:val="5"/>
    </w:rPr>
  </w:style>
  <w:style w:type="character" w:customStyle="1" w:styleId="apple-converted-space">
    <w:name w:val="apple-converted-space"/>
    <w:basedOn w:val="DefaultParagraphFont"/>
    <w:rsid w:val="00133529"/>
  </w:style>
  <w:style w:type="character" w:styleId="Hyperlink">
    <w:name w:val="Hyperlink"/>
    <w:basedOn w:val="DefaultParagraphFont"/>
    <w:uiPriority w:val="99"/>
    <w:semiHidden/>
    <w:unhideWhenUsed/>
    <w:rsid w:val="00133529"/>
    <w:rPr>
      <w:color w:val="0000FF"/>
      <w:u w:val="single"/>
    </w:rPr>
  </w:style>
  <w:style w:type="character" w:styleId="FollowedHyperlink">
    <w:name w:val="FollowedHyperlink"/>
    <w:basedOn w:val="DefaultParagraphFont"/>
    <w:uiPriority w:val="99"/>
    <w:semiHidden/>
    <w:unhideWhenUsed/>
    <w:rsid w:val="00B42A61"/>
    <w:rPr>
      <w:color w:val="954F72" w:themeColor="followedHyperlink"/>
      <w:u w:val="single"/>
    </w:rPr>
  </w:style>
  <w:style w:type="paragraph" w:styleId="Revision">
    <w:name w:val="Revision"/>
    <w:hidden/>
    <w:uiPriority w:val="99"/>
    <w:semiHidden/>
    <w:rsid w:val="003B77F9"/>
  </w:style>
  <w:style w:type="character" w:styleId="CommentReference">
    <w:name w:val="annotation reference"/>
    <w:basedOn w:val="DefaultParagraphFont"/>
    <w:uiPriority w:val="99"/>
    <w:semiHidden/>
    <w:unhideWhenUsed/>
    <w:rsid w:val="00B36128"/>
    <w:rPr>
      <w:sz w:val="16"/>
      <w:szCs w:val="16"/>
    </w:rPr>
  </w:style>
  <w:style w:type="paragraph" w:styleId="CommentText">
    <w:name w:val="annotation text"/>
    <w:basedOn w:val="Normal"/>
    <w:link w:val="CommentTextChar"/>
    <w:uiPriority w:val="99"/>
    <w:semiHidden/>
    <w:unhideWhenUsed/>
    <w:rsid w:val="00B36128"/>
    <w:rPr>
      <w:sz w:val="20"/>
      <w:szCs w:val="20"/>
    </w:rPr>
  </w:style>
  <w:style w:type="character" w:customStyle="1" w:styleId="CommentTextChar">
    <w:name w:val="Comment Text Char"/>
    <w:basedOn w:val="DefaultParagraphFont"/>
    <w:link w:val="CommentText"/>
    <w:uiPriority w:val="99"/>
    <w:semiHidden/>
    <w:rsid w:val="00B36128"/>
    <w:rPr>
      <w:sz w:val="20"/>
      <w:szCs w:val="20"/>
    </w:rPr>
  </w:style>
  <w:style w:type="paragraph" w:styleId="CommentSubject">
    <w:name w:val="annotation subject"/>
    <w:basedOn w:val="CommentText"/>
    <w:next w:val="CommentText"/>
    <w:link w:val="CommentSubjectChar"/>
    <w:uiPriority w:val="99"/>
    <w:semiHidden/>
    <w:unhideWhenUsed/>
    <w:rsid w:val="00B36128"/>
    <w:rPr>
      <w:b/>
      <w:bCs/>
    </w:rPr>
  </w:style>
  <w:style w:type="character" w:customStyle="1" w:styleId="CommentSubjectChar">
    <w:name w:val="Comment Subject Char"/>
    <w:basedOn w:val="CommentTextChar"/>
    <w:link w:val="CommentSubject"/>
    <w:uiPriority w:val="99"/>
    <w:semiHidden/>
    <w:rsid w:val="00B361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9535</Words>
  <Characters>54350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ivan4995@gmail.com</cp:lastModifiedBy>
  <cp:revision>3</cp:revision>
  <dcterms:created xsi:type="dcterms:W3CDTF">2026-05-05T13:49:00Z</dcterms:created>
  <dcterms:modified xsi:type="dcterms:W3CDTF">2026-05-05T15:00:00Z</dcterms:modified>
</cp:coreProperties>
</file>