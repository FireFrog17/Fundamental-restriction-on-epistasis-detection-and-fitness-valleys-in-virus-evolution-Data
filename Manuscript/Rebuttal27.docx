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3980A" w14:textId="5C28BB0D" w:rsidR="00563697" w:rsidRDefault="00563697" w:rsidP="00563697">
      <w:pPr>
        <w:jc w:val="center"/>
        <w:rPr>
          <w:rFonts w:ascii="Helvetica" w:hAnsi="Helvetica"/>
          <w:b/>
          <w:color w:val="000000"/>
          <w:sz w:val="22"/>
          <w:szCs w:val="22"/>
          <w:shd w:val="clear" w:color="auto" w:fill="FFFFFF"/>
          <w:lang w:val="en-US"/>
        </w:rPr>
      </w:pPr>
      <w:r>
        <w:rPr>
          <w:rFonts w:ascii="Helvetica" w:hAnsi="Helvetica"/>
          <w:b/>
          <w:color w:val="000000"/>
          <w:sz w:val="22"/>
          <w:szCs w:val="22"/>
          <w:shd w:val="clear" w:color="auto" w:fill="FFFFFF"/>
          <w:lang w:val="en-US"/>
        </w:rPr>
        <w:t>Reply to Reviewers</w:t>
      </w:r>
    </w:p>
    <w:p w14:paraId="219CB62B" w14:textId="14055E4C" w:rsidR="00563697" w:rsidRPr="00BA5067" w:rsidRDefault="00563697" w:rsidP="00563697">
      <w:pPr>
        <w:jc w:val="center"/>
        <w:rPr>
          <w:rFonts w:ascii="Helvetica" w:hAnsi="Helvetica"/>
          <w:color w:val="000000"/>
          <w:sz w:val="22"/>
          <w:szCs w:val="22"/>
          <w:shd w:val="clear" w:color="auto" w:fill="FFFFFF"/>
          <w:lang w:val="en-US"/>
        </w:rPr>
      </w:pPr>
    </w:p>
    <w:p w14:paraId="2CFF58CF" w14:textId="628D476C" w:rsidR="00563697" w:rsidRPr="00BA5067" w:rsidRDefault="00563697" w:rsidP="00563697">
      <w:pPr>
        <w:rPr>
          <w:rFonts w:ascii="Helvetica" w:hAnsi="Helvetica"/>
          <w:color w:val="000000"/>
          <w:sz w:val="22"/>
          <w:szCs w:val="22"/>
          <w:shd w:val="clear" w:color="auto" w:fill="FFFFFF"/>
          <w:lang w:val="en-US"/>
        </w:rPr>
      </w:pPr>
      <w:r w:rsidRPr="00BA5067">
        <w:rPr>
          <w:rFonts w:ascii="Helvetica" w:hAnsi="Helvetica"/>
          <w:color w:val="000000"/>
          <w:sz w:val="22"/>
          <w:szCs w:val="22"/>
          <w:shd w:val="clear" w:color="auto" w:fill="FFFFFF"/>
          <w:lang w:val="en-US"/>
        </w:rPr>
        <w:t>Line numbers</w:t>
      </w:r>
      <w:r w:rsidR="00BA5067">
        <w:rPr>
          <w:rFonts w:ascii="Helvetica" w:hAnsi="Helvetica"/>
          <w:color w:val="000000"/>
          <w:sz w:val="22"/>
          <w:szCs w:val="22"/>
          <w:shd w:val="clear" w:color="auto" w:fill="FFFFFF"/>
          <w:lang w:val="en-US"/>
        </w:rPr>
        <w:t xml:space="preserve"> given below</w:t>
      </w:r>
      <w:r w:rsidRPr="00BA5067">
        <w:rPr>
          <w:rFonts w:ascii="Helvetica" w:hAnsi="Helvetica"/>
          <w:color w:val="000000"/>
          <w:sz w:val="22"/>
          <w:szCs w:val="22"/>
          <w:shd w:val="clear" w:color="auto" w:fill="FFFFFF"/>
          <w:lang w:val="en-US"/>
        </w:rPr>
        <w:t xml:space="preserve"> correspond to the </w:t>
      </w:r>
      <w:r w:rsidR="00BA5067" w:rsidRPr="00BA5067">
        <w:rPr>
          <w:rFonts w:ascii="Helvetica" w:hAnsi="Helvetica"/>
          <w:color w:val="000000"/>
          <w:sz w:val="22"/>
          <w:szCs w:val="22"/>
          <w:shd w:val="clear" w:color="auto" w:fill="FFFFFF"/>
          <w:lang w:val="en-US"/>
        </w:rPr>
        <w:t xml:space="preserve">revised manuscript </w:t>
      </w:r>
      <w:r w:rsidRPr="00BA5067">
        <w:rPr>
          <w:rFonts w:ascii="Helvetica" w:hAnsi="Helvetica"/>
          <w:color w:val="000000"/>
          <w:sz w:val="22"/>
          <w:szCs w:val="22"/>
          <w:shd w:val="clear" w:color="auto" w:fill="FFFFFF"/>
          <w:lang w:val="en-US"/>
        </w:rPr>
        <w:t>version with highlighted changes.</w:t>
      </w:r>
    </w:p>
    <w:p w14:paraId="046FBB88" w14:textId="77777777" w:rsidR="00563697" w:rsidRDefault="00563697">
      <w:pPr>
        <w:rPr>
          <w:rFonts w:ascii="Helvetica" w:hAnsi="Helvetica"/>
          <w:b/>
          <w:color w:val="000000"/>
          <w:sz w:val="22"/>
          <w:szCs w:val="22"/>
          <w:shd w:val="clear" w:color="auto" w:fill="FFFFFF"/>
        </w:rPr>
      </w:pPr>
    </w:p>
    <w:p w14:paraId="1B728C51" w14:textId="76DC81E2" w:rsidR="00C90772" w:rsidRPr="003552A3" w:rsidRDefault="00133529">
      <w:pPr>
        <w:rPr>
          <w:rFonts w:ascii="Helvetica" w:hAnsi="Helvetica"/>
          <w:b/>
          <w:color w:val="000000"/>
          <w:sz w:val="22"/>
          <w:szCs w:val="22"/>
        </w:rPr>
      </w:pPr>
      <w:r w:rsidRPr="003552A3">
        <w:rPr>
          <w:rFonts w:ascii="Helvetica" w:hAnsi="Helvetica"/>
          <w:b/>
          <w:color w:val="000000"/>
          <w:sz w:val="22"/>
          <w:szCs w:val="22"/>
          <w:shd w:val="clear" w:color="auto" w:fill="FFFFFF"/>
        </w:rPr>
        <w:t>Reviewer #1 :</w:t>
      </w:r>
      <w:r w:rsidRPr="003552A3">
        <w:rPr>
          <w:rStyle w:val="apple-converted-space"/>
          <w:rFonts w:ascii="Helvetica" w:hAnsi="Helvetica"/>
          <w:b/>
          <w:color w:val="000000"/>
          <w:sz w:val="22"/>
          <w:szCs w:val="22"/>
          <w:shd w:val="clear" w:color="auto" w:fill="FFFFFF"/>
        </w:rPr>
        <w:t> </w:t>
      </w:r>
      <w:r w:rsidRPr="003552A3">
        <w:rPr>
          <w:rFonts w:ascii="Helvetica" w:hAnsi="Helvetica"/>
          <w:b/>
          <w:color w:val="000000"/>
          <w:sz w:val="22"/>
          <w:szCs w:val="22"/>
        </w:rPr>
        <w:br/>
      </w:r>
      <w:r w:rsidRPr="003552A3">
        <w:rPr>
          <w:rFonts w:ascii="Helvetica" w:hAnsi="Helvetica"/>
          <w:b/>
          <w:color w:val="000000"/>
          <w:sz w:val="22"/>
          <w:szCs w:val="22"/>
        </w:rPr>
        <w:br/>
      </w:r>
      <w:r w:rsidRPr="003552A3">
        <w:rPr>
          <w:rFonts w:ascii="Helvetica" w:hAnsi="Helvetica"/>
          <w:b/>
          <w:color w:val="000000"/>
          <w:sz w:val="22"/>
          <w:szCs w:val="22"/>
          <w:shd w:val="clear" w:color="auto" w:fill="FFFFFF"/>
        </w:rPr>
        <w:t>Likhachev and Rouzine explore how accurately epistatic interaction can be measured from genetic diversity data using a method they previously developed. They first generate synthetic data and investigate how well the method discovers the ground truth and then apply the method to SARS-CoV-2 data.</w:t>
      </w:r>
      <w:r w:rsidRPr="003552A3">
        <w:rPr>
          <w:rStyle w:val="apple-converted-space"/>
          <w:rFonts w:ascii="Helvetica" w:hAnsi="Helvetica"/>
          <w:b/>
          <w:color w:val="000000"/>
          <w:sz w:val="22"/>
          <w:szCs w:val="22"/>
          <w:shd w:val="clear" w:color="auto" w:fill="FFFFFF"/>
        </w:rPr>
        <w:t> </w:t>
      </w:r>
      <w:r w:rsidRPr="003552A3">
        <w:rPr>
          <w:rFonts w:ascii="Helvetica" w:hAnsi="Helvetica"/>
          <w:b/>
          <w:color w:val="000000"/>
          <w:sz w:val="22"/>
          <w:szCs w:val="22"/>
        </w:rPr>
        <w:br/>
      </w:r>
    </w:p>
    <w:p w14:paraId="4C1210E1" w14:textId="444CC9F2" w:rsidR="00C90772" w:rsidRPr="003552A3" w:rsidRDefault="00E24495">
      <w:pPr>
        <w:rPr>
          <w:rFonts w:ascii="Helvetica" w:hAnsi="Helvetica"/>
          <w:color w:val="000000"/>
          <w:sz w:val="22"/>
          <w:szCs w:val="22"/>
          <w:lang w:val="en-US"/>
        </w:rPr>
      </w:pPr>
      <w:r>
        <w:rPr>
          <w:rFonts w:ascii="Helvetica" w:hAnsi="Helvetica"/>
          <w:color w:val="000000"/>
          <w:sz w:val="22"/>
          <w:szCs w:val="22"/>
          <w:lang w:val="en-US"/>
        </w:rPr>
        <w:t>T</w:t>
      </w:r>
      <w:r w:rsidR="00C90772" w:rsidRPr="003552A3">
        <w:rPr>
          <w:rFonts w:ascii="Helvetica" w:hAnsi="Helvetica"/>
          <w:color w:val="000000"/>
          <w:sz w:val="22"/>
          <w:szCs w:val="22"/>
          <w:lang w:val="en-US"/>
        </w:rPr>
        <w:t xml:space="preserve">hank </w:t>
      </w:r>
      <w:r>
        <w:rPr>
          <w:rFonts w:ascii="Helvetica" w:hAnsi="Helvetica"/>
          <w:color w:val="000000"/>
          <w:sz w:val="22"/>
          <w:szCs w:val="22"/>
          <w:lang w:val="en-US"/>
        </w:rPr>
        <w:t>you</w:t>
      </w:r>
      <w:r w:rsidR="00C90772" w:rsidRPr="003552A3">
        <w:rPr>
          <w:rFonts w:ascii="Helvetica" w:hAnsi="Helvetica"/>
          <w:color w:val="000000"/>
          <w:sz w:val="22"/>
          <w:szCs w:val="22"/>
          <w:lang w:val="en-US"/>
        </w:rPr>
        <w:t xml:space="preserve"> for </w:t>
      </w:r>
      <w:r w:rsidR="00FA7AC1">
        <w:rPr>
          <w:rFonts w:ascii="Helvetica" w:hAnsi="Helvetica"/>
          <w:color w:val="000000"/>
          <w:sz w:val="22"/>
          <w:szCs w:val="22"/>
          <w:lang w:val="en-US"/>
        </w:rPr>
        <w:t>describing</w:t>
      </w:r>
      <w:r w:rsidR="00C90772" w:rsidRPr="003552A3">
        <w:rPr>
          <w:rFonts w:ascii="Helvetica" w:hAnsi="Helvetica"/>
          <w:color w:val="000000"/>
          <w:sz w:val="22"/>
          <w:szCs w:val="22"/>
          <w:lang w:val="en-US"/>
        </w:rPr>
        <w:t xml:space="preserve"> the structure of our work</w:t>
      </w:r>
      <w:r w:rsidR="00AD179B">
        <w:rPr>
          <w:rFonts w:ascii="Helvetica" w:hAnsi="Helvetica"/>
          <w:color w:val="000000"/>
          <w:sz w:val="22"/>
          <w:szCs w:val="22"/>
          <w:lang w:val="en-US"/>
        </w:rPr>
        <w:t xml:space="preserve"> </w:t>
      </w:r>
      <w:r w:rsidR="00AD179B" w:rsidRPr="003552A3">
        <w:rPr>
          <w:rFonts w:ascii="Helvetica" w:hAnsi="Helvetica"/>
          <w:color w:val="000000"/>
          <w:sz w:val="22"/>
          <w:szCs w:val="22"/>
          <w:lang w:val="en-US"/>
        </w:rPr>
        <w:t>correctly</w:t>
      </w:r>
      <w:r w:rsidR="00C90772" w:rsidRPr="003552A3">
        <w:rPr>
          <w:rFonts w:ascii="Helvetica" w:hAnsi="Helvetica"/>
          <w:color w:val="000000"/>
          <w:sz w:val="22"/>
          <w:szCs w:val="22"/>
          <w:lang w:val="en-US"/>
        </w:rPr>
        <w:t>.</w:t>
      </w:r>
    </w:p>
    <w:p w14:paraId="22B92D03" w14:textId="77777777" w:rsidR="00C90772" w:rsidRPr="003552A3" w:rsidRDefault="00133529">
      <w:pPr>
        <w:rPr>
          <w:rFonts w:ascii="Helvetica" w:hAnsi="Helvetica"/>
          <w:b/>
          <w:color w:val="000000"/>
          <w:sz w:val="22"/>
          <w:szCs w:val="22"/>
          <w:shd w:val="clear" w:color="auto" w:fill="FFFFFF"/>
        </w:rPr>
      </w:pPr>
      <w:r w:rsidRPr="003552A3">
        <w:rPr>
          <w:rFonts w:ascii="Helvetica" w:hAnsi="Helvetica"/>
          <w:b/>
          <w:color w:val="000000"/>
          <w:sz w:val="22"/>
          <w:szCs w:val="22"/>
        </w:rPr>
        <w:br/>
      </w:r>
      <w:r w:rsidRPr="003552A3">
        <w:rPr>
          <w:rFonts w:ascii="Helvetica" w:hAnsi="Helvetica"/>
          <w:b/>
          <w:color w:val="000000"/>
          <w:sz w:val="22"/>
          <w:szCs w:val="22"/>
          <w:shd w:val="clear" w:color="auto" w:fill="FFFFFF"/>
        </w:rPr>
        <w:t xml:space="preserve">If I understand correctly, what the authors refer to as mutation spectrum is essentially the distribution of Hamming distances from a consensus sequence. </w:t>
      </w:r>
    </w:p>
    <w:p w14:paraId="6F2AAF58" w14:textId="6BB2AAF2" w:rsidR="00C90772" w:rsidRPr="003552A3" w:rsidRDefault="00C90772">
      <w:pPr>
        <w:rPr>
          <w:rFonts w:ascii="Helvetica" w:hAnsi="Helvetica"/>
          <w:b/>
          <w:color w:val="000000"/>
          <w:sz w:val="22"/>
          <w:szCs w:val="22"/>
          <w:shd w:val="clear" w:color="auto" w:fill="FFFFFF"/>
        </w:rPr>
      </w:pPr>
    </w:p>
    <w:p w14:paraId="4054F422" w14:textId="35972DEB" w:rsidR="00C90772" w:rsidRPr="0028795A" w:rsidRDefault="001C04C4">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Yes</w:t>
      </w:r>
      <w:r w:rsidR="00141783" w:rsidRPr="0028795A">
        <w:rPr>
          <w:rFonts w:ascii="Helvetica" w:hAnsi="Helvetica"/>
          <w:color w:val="000000"/>
          <w:sz w:val="22"/>
          <w:szCs w:val="22"/>
          <w:shd w:val="clear" w:color="auto" w:fill="FFFFFF"/>
          <w:lang w:val="en-US"/>
        </w:rPr>
        <w:t>.</w:t>
      </w:r>
    </w:p>
    <w:p w14:paraId="335C0182" w14:textId="77777777" w:rsidR="00C90772" w:rsidRPr="003552A3" w:rsidRDefault="00C90772">
      <w:pPr>
        <w:rPr>
          <w:rFonts w:ascii="Helvetica" w:hAnsi="Helvetica"/>
          <w:b/>
          <w:color w:val="000000"/>
          <w:sz w:val="22"/>
          <w:szCs w:val="22"/>
          <w:shd w:val="clear" w:color="auto" w:fill="FFFFFF"/>
        </w:rPr>
      </w:pPr>
    </w:p>
    <w:p w14:paraId="1A14139D" w14:textId="5395C2B8" w:rsidR="00C90772" w:rsidRPr="003552A3" w:rsidRDefault="00133529">
      <w:pPr>
        <w:rPr>
          <w:rFonts w:ascii="Helvetica" w:hAnsi="Helvetica"/>
          <w:b/>
          <w:color w:val="000000"/>
          <w:sz w:val="22"/>
          <w:szCs w:val="22"/>
          <w:shd w:val="clear" w:color="auto" w:fill="FFFFFF"/>
        </w:rPr>
      </w:pPr>
      <w:r w:rsidRPr="003552A3">
        <w:rPr>
          <w:rFonts w:ascii="Helvetica" w:hAnsi="Helvetica"/>
          <w:b/>
          <w:color w:val="000000"/>
          <w:sz w:val="22"/>
          <w:szCs w:val="22"/>
          <w:shd w:val="clear" w:color="auto" w:fill="FFFFFF"/>
        </w:rPr>
        <w:t xml:space="preserve">I have two points here: (i) why not compare to a reference sequence? </w:t>
      </w:r>
    </w:p>
    <w:p w14:paraId="54A6229C" w14:textId="77777777" w:rsidR="00C90772" w:rsidRPr="003552A3" w:rsidRDefault="00C90772">
      <w:pPr>
        <w:rPr>
          <w:rFonts w:ascii="Helvetica" w:hAnsi="Helvetica"/>
          <w:color w:val="000000"/>
          <w:sz w:val="22"/>
          <w:szCs w:val="22"/>
          <w:shd w:val="clear" w:color="auto" w:fill="FFFFFF"/>
        </w:rPr>
      </w:pPr>
    </w:p>
    <w:p w14:paraId="081A9703" w14:textId="6CA1549E" w:rsidR="00C90772" w:rsidRPr="00311305" w:rsidRDefault="003B77F9">
      <w:pPr>
        <w:rPr>
          <w:rFonts w:ascii="Helvetica" w:hAnsi="Helvetica"/>
          <w:color w:val="000000"/>
          <w:sz w:val="22"/>
          <w:szCs w:val="22"/>
          <w:shd w:val="clear" w:color="auto" w:fill="FFFFFF"/>
          <w:lang w:val="en-US"/>
        </w:rPr>
      </w:pPr>
      <w:ins w:id="0" w:author="ivan4995@gmail.com" w:date="2026-05-05T16:39:00Z">
        <w:del w:id="1" w:author="Microsoft Office User" w:date="2026-05-05T18:22:00Z" w16du:dateUtc="2026-05-05T15:22:00Z">
          <w:r w:rsidDel="00CC2F32">
            <w:rPr>
              <w:rFonts w:ascii="Helvetica" w:hAnsi="Helvetica"/>
              <w:color w:val="000000"/>
              <w:sz w:val="22"/>
              <w:szCs w:val="22"/>
              <w:shd w:val="clear" w:color="auto" w:fill="FFFFFF"/>
              <w:lang w:val="en-US"/>
            </w:rPr>
            <w:delText>Now</w:delText>
          </w:r>
        </w:del>
      </w:ins>
      <w:ins w:id="2" w:author="ivan4995@gmail.com" w:date="2026-05-05T16:38:00Z">
        <w:del w:id="3" w:author="Microsoft Office User" w:date="2026-05-05T18:22:00Z" w16du:dateUtc="2026-05-05T15:22:00Z">
          <w:r w:rsidDel="00CC2F32">
            <w:rPr>
              <w:rFonts w:ascii="Helvetica" w:hAnsi="Helvetica"/>
              <w:color w:val="000000"/>
              <w:sz w:val="22"/>
              <w:szCs w:val="22"/>
              <w:shd w:val="clear" w:color="auto" w:fill="FFFFFF"/>
              <w:lang w:val="en-US"/>
            </w:rPr>
            <w:delText xml:space="preserve"> in</w:delText>
          </w:r>
        </w:del>
        <w:del w:id="4" w:author="Microsoft Office User" w:date="2026-05-05T18:25:00Z" w16du:dateUtc="2026-05-05T15:25:00Z">
          <w:r w:rsidDel="00CC2F32">
            <w:rPr>
              <w:rFonts w:ascii="Helvetica" w:hAnsi="Helvetica"/>
              <w:color w:val="000000"/>
              <w:sz w:val="22"/>
              <w:szCs w:val="22"/>
              <w:shd w:val="clear" w:color="auto" w:fill="FFFFFF"/>
              <w:lang w:val="en-US"/>
            </w:rPr>
            <w:delText xml:space="preserve"> revised version we compare to</w:delText>
          </w:r>
        </w:del>
      </w:ins>
      <w:ins w:id="5" w:author="ivan4995@gmail.com" w:date="2026-05-05T16:39:00Z">
        <w:del w:id="6" w:author="Microsoft Office User" w:date="2026-05-05T18:25:00Z" w16du:dateUtc="2026-05-05T15:25:00Z">
          <w:r w:rsidDel="00CC2F32">
            <w:rPr>
              <w:rFonts w:ascii="Helvetica" w:hAnsi="Helvetica"/>
              <w:color w:val="000000"/>
              <w:sz w:val="22"/>
              <w:szCs w:val="22"/>
              <w:shd w:val="clear" w:color="auto" w:fill="FFFFFF"/>
              <w:lang w:val="en-US"/>
            </w:rPr>
            <w:delText xml:space="preserve"> Wuhan variant</w:delText>
          </w:r>
        </w:del>
      </w:ins>
      <w:ins w:id="7" w:author="ivan4995@gmail.com" w:date="2026-05-05T16:38:00Z">
        <w:del w:id="8" w:author="Microsoft Office User" w:date="2026-05-05T18:25:00Z" w16du:dateUtc="2026-05-05T15:25:00Z">
          <w:r w:rsidDel="00CC2F32">
            <w:rPr>
              <w:rFonts w:ascii="Helvetica" w:hAnsi="Helvetica"/>
              <w:color w:val="000000"/>
              <w:sz w:val="22"/>
              <w:szCs w:val="22"/>
              <w:shd w:val="clear" w:color="auto" w:fill="FFFFFF"/>
              <w:lang w:val="en-US"/>
            </w:rPr>
            <w:delText xml:space="preserve"> a</w:delText>
          </w:r>
        </w:del>
      </w:ins>
      <w:ins w:id="9" w:author="ivan4995@gmail.com" w:date="2026-05-05T16:39:00Z">
        <w:del w:id="10" w:author="Microsoft Office User" w:date="2026-05-05T18:25:00Z" w16du:dateUtc="2026-05-05T15:25:00Z">
          <w:r w:rsidDel="00CC2F32">
            <w:rPr>
              <w:rFonts w:ascii="Helvetica" w:hAnsi="Helvetica"/>
              <w:color w:val="000000"/>
              <w:sz w:val="22"/>
              <w:szCs w:val="22"/>
              <w:shd w:val="clear" w:color="auto" w:fill="FFFFFF"/>
              <w:lang w:val="en-US"/>
            </w:rPr>
            <w:delText xml:space="preserve">s </w:delText>
          </w:r>
        </w:del>
        <w:del w:id="11" w:author="Microsoft Office User" w:date="2026-05-05T18:22:00Z" w16du:dateUtc="2026-05-05T15:22:00Z">
          <w:r w:rsidDel="00CC2F32">
            <w:rPr>
              <w:rFonts w:ascii="Helvetica" w:hAnsi="Helvetica"/>
              <w:color w:val="000000"/>
              <w:sz w:val="22"/>
              <w:szCs w:val="22"/>
              <w:shd w:val="clear" w:color="auto" w:fill="FFFFFF"/>
              <w:lang w:val="en-US"/>
            </w:rPr>
            <w:delText>a</w:delText>
          </w:r>
        </w:del>
      </w:ins>
      <w:ins w:id="12" w:author="ivan4995@gmail.com" w:date="2026-05-05T16:38:00Z">
        <w:del w:id="13" w:author="Microsoft Office User" w:date="2026-05-05T18:25:00Z" w16du:dateUtc="2026-05-05T15:25:00Z">
          <w:r w:rsidDel="00CC2F32">
            <w:rPr>
              <w:rFonts w:ascii="Helvetica" w:hAnsi="Helvetica"/>
              <w:color w:val="000000"/>
              <w:sz w:val="22"/>
              <w:szCs w:val="22"/>
              <w:shd w:val="clear" w:color="auto" w:fill="FFFFFF"/>
              <w:lang w:val="en-US"/>
            </w:rPr>
            <w:delText xml:space="preserve"> reference sequence</w:delText>
          </w:r>
        </w:del>
      </w:ins>
      <w:ins w:id="14" w:author="Microsoft Office User" w:date="2026-05-06T03:23:00Z" w16du:dateUtc="2026-05-06T00:23:00Z">
        <w:r w:rsidR="00043A85" w:rsidRPr="00043A85">
          <w:rPr>
            <w:rFonts w:ascii="Helvetica" w:hAnsi="Helvetica"/>
            <w:color w:val="000000"/>
            <w:sz w:val="22"/>
            <w:szCs w:val="22"/>
            <w:shd w:val="clear" w:color="auto" w:fill="FFFFFF"/>
            <w:lang w:val="en-US"/>
          </w:rPr>
          <w:t xml:space="preserve"> </w:t>
        </w:r>
      </w:ins>
      <w:ins w:id="15" w:author="Microsoft Office User" w:date="2026-05-06T03:33:00Z" w16du:dateUtc="2026-05-06T00:33:00Z">
        <w:r w:rsidR="00EB7593">
          <w:rPr>
            <w:rFonts w:ascii="Helvetica" w:hAnsi="Helvetica"/>
            <w:color w:val="000000"/>
            <w:sz w:val="22"/>
            <w:szCs w:val="22"/>
            <w:shd w:val="clear" w:color="auto" w:fill="FFFFFF"/>
            <w:lang w:val="en-US"/>
          </w:rPr>
          <w:t>I</w:t>
        </w:r>
      </w:ins>
      <w:ins w:id="16" w:author="Microsoft Office User" w:date="2026-05-06T03:23:00Z" w16du:dateUtc="2026-05-06T00:23:00Z">
        <w:r w:rsidR="00043A85">
          <w:rPr>
            <w:rFonts w:ascii="Helvetica" w:hAnsi="Helvetica"/>
            <w:color w:val="000000"/>
            <w:sz w:val="22"/>
            <w:szCs w:val="22"/>
            <w:shd w:val="clear" w:color="auto" w:fill="FFFFFF"/>
            <w:lang w:val="en-US"/>
          </w:rPr>
          <w:t>n</w:t>
        </w:r>
      </w:ins>
      <w:ins w:id="17" w:author="Microsoft Office User" w:date="2026-05-06T03:24:00Z" w16du:dateUtc="2026-05-06T00:24:00Z">
        <w:r w:rsidR="00043A85">
          <w:rPr>
            <w:rFonts w:ascii="Helvetica" w:hAnsi="Helvetica"/>
            <w:color w:val="000000"/>
            <w:sz w:val="22"/>
            <w:szCs w:val="22"/>
            <w:shd w:val="clear" w:color="auto" w:fill="FFFFFF"/>
            <w:lang w:val="en-US"/>
          </w:rPr>
          <w:t xml:space="preserve"> </w:t>
        </w:r>
      </w:ins>
      <w:ins w:id="18" w:author="Microsoft Office User" w:date="2026-05-06T03:23:00Z" w16du:dateUtc="2026-05-06T00:23:00Z">
        <w:r w:rsidR="00043A85">
          <w:rPr>
            <w:rFonts w:ascii="Helvetica" w:hAnsi="Helvetica"/>
            <w:color w:val="000000"/>
            <w:sz w:val="22"/>
            <w:szCs w:val="22"/>
            <w:shd w:val="clear" w:color="auto" w:fill="FFFFFF"/>
            <w:lang w:val="en-US"/>
          </w:rPr>
          <w:t xml:space="preserve">the </w:t>
        </w:r>
      </w:ins>
      <w:ins w:id="19" w:author="Microsoft Office User" w:date="2026-05-06T03:33:00Z" w16du:dateUtc="2026-05-06T00:33:00Z">
        <w:r w:rsidR="00EB7593">
          <w:rPr>
            <w:rFonts w:ascii="Helvetica" w:hAnsi="Helvetica"/>
            <w:color w:val="000000"/>
            <w:sz w:val="22"/>
            <w:szCs w:val="22"/>
            <w:shd w:val="clear" w:color="auto" w:fill="FFFFFF"/>
            <w:lang w:val="en-US"/>
          </w:rPr>
          <w:t xml:space="preserve">original manuscript, we used the </w:t>
        </w:r>
      </w:ins>
      <w:ins w:id="20" w:author="Microsoft Office User" w:date="2026-05-06T03:34:00Z" w16du:dateUtc="2026-05-06T00:34:00Z">
        <w:r w:rsidR="00EB7593">
          <w:rPr>
            <w:rFonts w:ascii="Helvetica" w:hAnsi="Helvetica"/>
            <w:color w:val="000000"/>
            <w:sz w:val="22"/>
            <w:szCs w:val="22"/>
            <w:shd w:val="clear" w:color="auto" w:fill="FFFFFF"/>
            <w:lang w:val="en-US"/>
          </w:rPr>
          <w:t xml:space="preserve">consensus of our Dataset 1 as the reference sequence. In the </w:t>
        </w:r>
      </w:ins>
      <w:ins w:id="21" w:author="Microsoft Office User" w:date="2026-05-05T18:25:00Z" w16du:dateUtc="2026-05-05T15:25:00Z">
        <w:r w:rsidR="00CC2F32">
          <w:rPr>
            <w:rFonts w:ascii="Helvetica" w:hAnsi="Helvetica"/>
            <w:color w:val="000000"/>
            <w:sz w:val="22"/>
            <w:szCs w:val="22"/>
            <w:shd w:val="clear" w:color="auto" w:fill="FFFFFF"/>
            <w:lang w:val="en-US"/>
          </w:rPr>
          <w:t xml:space="preserve">revised version, we </w:t>
        </w:r>
      </w:ins>
      <w:ins w:id="22" w:author="Microsoft Office User" w:date="2026-05-06T03:35:00Z" w16du:dateUtc="2026-05-06T00:35:00Z">
        <w:r w:rsidR="00EB7593">
          <w:rPr>
            <w:rFonts w:ascii="Helvetica" w:hAnsi="Helvetica"/>
            <w:color w:val="000000"/>
            <w:sz w:val="22"/>
            <w:szCs w:val="22"/>
            <w:shd w:val="clear" w:color="auto" w:fill="FFFFFF"/>
            <w:lang w:val="en-US"/>
          </w:rPr>
          <w:t>use</w:t>
        </w:r>
      </w:ins>
      <w:ins w:id="23" w:author="Microsoft Office User" w:date="2026-05-05T18:25:00Z" w16du:dateUtc="2026-05-05T15:25:00Z">
        <w:r w:rsidR="00CC2F32">
          <w:rPr>
            <w:rFonts w:ascii="Helvetica" w:hAnsi="Helvetica"/>
            <w:color w:val="000000"/>
            <w:sz w:val="22"/>
            <w:szCs w:val="22"/>
            <w:shd w:val="clear" w:color="auto" w:fill="FFFFFF"/>
            <w:lang w:val="en-US"/>
          </w:rPr>
          <w:t xml:space="preserve"> Wuhan variant as the reference sequence. </w:t>
        </w:r>
      </w:ins>
      <w:ins w:id="24" w:author="Microsoft Office User" w:date="2026-05-06T03:33:00Z" w16du:dateUtc="2026-05-06T00:33:00Z">
        <w:r w:rsidR="00EB7593">
          <w:rPr>
            <w:rFonts w:ascii="Helvetica" w:hAnsi="Helvetica"/>
            <w:color w:val="000000"/>
            <w:sz w:val="22"/>
            <w:szCs w:val="22"/>
            <w:shd w:val="clear" w:color="auto" w:fill="FFFFFF"/>
            <w:lang w:val="en-US"/>
          </w:rPr>
          <w:t xml:space="preserve">We tested by simulation that taking the initial </w:t>
        </w:r>
      </w:ins>
      <w:ins w:id="25" w:author="Microsoft Office User" w:date="2026-05-06T03:35:00Z" w16du:dateUtc="2026-05-06T00:35:00Z">
        <w:r w:rsidR="00EB7593">
          <w:rPr>
            <w:rFonts w:ascii="Helvetica" w:hAnsi="Helvetica"/>
            <w:color w:val="000000"/>
            <w:sz w:val="22"/>
            <w:szCs w:val="22"/>
            <w:shd w:val="clear" w:color="auto" w:fill="FFFFFF"/>
            <w:lang w:val="en-US"/>
          </w:rPr>
          <w:t xml:space="preserve">genomic </w:t>
        </w:r>
      </w:ins>
      <w:ins w:id="26" w:author="Microsoft Office User" w:date="2026-05-06T03:33:00Z" w16du:dateUtc="2026-05-06T00:33:00Z">
        <w:r w:rsidR="00EB7593">
          <w:rPr>
            <w:rFonts w:ascii="Helvetica" w:hAnsi="Helvetica"/>
            <w:color w:val="000000"/>
            <w:sz w:val="22"/>
            <w:szCs w:val="22"/>
            <w:shd w:val="clear" w:color="auto" w:fill="FFFFFF"/>
            <w:lang w:val="en-US"/>
          </w:rPr>
          <w:t xml:space="preserve">sequence as the reference gives </w:t>
        </w:r>
      </w:ins>
      <w:ins w:id="27" w:author="Microsoft Office User" w:date="2026-05-06T03:50:00Z" w16du:dateUtc="2026-05-06T00:50:00Z">
        <w:r w:rsidR="00457934">
          <w:rPr>
            <w:rFonts w:ascii="Helvetica" w:hAnsi="Helvetica"/>
            <w:color w:val="000000"/>
            <w:sz w:val="22"/>
            <w:szCs w:val="22"/>
            <w:shd w:val="clear" w:color="auto" w:fill="FFFFFF"/>
            <w:lang w:val="en-US"/>
          </w:rPr>
          <w:t>a higher detection accuracy.</w:t>
        </w:r>
      </w:ins>
      <w:del w:id="28" w:author="Microsoft Office User" w:date="2026-05-06T03:50:00Z" w16du:dateUtc="2026-05-06T00:50:00Z">
        <w:r w:rsidR="00E50B5F" w:rsidDel="00457934">
          <w:rPr>
            <w:rFonts w:ascii="Helvetica" w:hAnsi="Helvetica"/>
            <w:color w:val="000000"/>
            <w:sz w:val="22"/>
            <w:szCs w:val="22"/>
            <w:shd w:val="clear" w:color="auto" w:fill="FFFFFF"/>
            <w:lang w:val="en-US"/>
          </w:rPr>
          <w:delText>W</w:delText>
        </w:r>
        <w:r w:rsidR="0066602C" w:rsidDel="00457934">
          <w:rPr>
            <w:rFonts w:ascii="Helvetica" w:hAnsi="Helvetica"/>
            <w:color w:val="000000"/>
            <w:sz w:val="22"/>
            <w:szCs w:val="22"/>
            <w:shd w:val="clear" w:color="auto" w:fill="FFFFFF"/>
            <w:lang w:val="en-US"/>
          </w:rPr>
          <w:delText>e</w:delText>
        </w:r>
        <w:r w:rsidR="004C61A0" w:rsidRPr="003552A3" w:rsidDel="00457934">
          <w:rPr>
            <w:rFonts w:ascii="Helvetica" w:hAnsi="Helvetica"/>
            <w:color w:val="000000"/>
            <w:sz w:val="22"/>
            <w:szCs w:val="22"/>
            <w:shd w:val="clear" w:color="auto" w:fill="FFFFFF"/>
            <w:lang w:val="en-US"/>
          </w:rPr>
          <w:delText xml:space="preserve"> </w:delText>
        </w:r>
        <w:r w:rsidR="00E25845" w:rsidDel="00457934">
          <w:rPr>
            <w:rFonts w:ascii="Helvetica" w:hAnsi="Helvetica"/>
            <w:color w:val="000000"/>
            <w:sz w:val="22"/>
            <w:szCs w:val="22"/>
            <w:shd w:val="clear" w:color="auto" w:fill="FFFFFF"/>
            <w:lang w:val="en-US"/>
          </w:rPr>
          <w:delText xml:space="preserve">do </w:delText>
        </w:r>
        <w:r w:rsidR="00C90772" w:rsidRPr="003552A3" w:rsidDel="00457934">
          <w:rPr>
            <w:rFonts w:ascii="Helvetica" w:hAnsi="Helvetica"/>
            <w:color w:val="000000"/>
            <w:sz w:val="22"/>
            <w:szCs w:val="22"/>
            <w:shd w:val="clear" w:color="auto" w:fill="FFFFFF"/>
            <w:lang w:val="en-US"/>
          </w:rPr>
          <w:delText xml:space="preserve">compare </w:delText>
        </w:r>
        <w:r w:rsidR="004C61A0" w:rsidRPr="003552A3" w:rsidDel="00457934">
          <w:rPr>
            <w:rFonts w:ascii="Helvetica" w:hAnsi="Helvetica"/>
            <w:color w:val="000000"/>
            <w:sz w:val="22"/>
            <w:szCs w:val="22"/>
            <w:shd w:val="clear" w:color="auto" w:fill="FFFFFF"/>
            <w:lang w:val="en-US"/>
          </w:rPr>
          <w:delText xml:space="preserve">sequences </w:delText>
        </w:r>
        <w:r w:rsidR="00C90772" w:rsidRPr="003552A3" w:rsidDel="00457934">
          <w:rPr>
            <w:rFonts w:ascii="Helvetica" w:hAnsi="Helvetica"/>
            <w:color w:val="000000"/>
            <w:sz w:val="22"/>
            <w:szCs w:val="22"/>
            <w:shd w:val="clear" w:color="auto" w:fill="FFFFFF"/>
            <w:lang w:val="en-US"/>
          </w:rPr>
          <w:delText xml:space="preserve">to a reference sequence defined as the consensus </w:delText>
        </w:r>
        <w:r w:rsidR="004C61A0" w:rsidRPr="003552A3" w:rsidDel="00457934">
          <w:rPr>
            <w:rFonts w:ascii="Helvetica" w:hAnsi="Helvetica"/>
            <w:color w:val="000000"/>
            <w:sz w:val="22"/>
            <w:szCs w:val="22"/>
            <w:shd w:val="clear" w:color="auto" w:fill="FFFFFF"/>
            <w:lang w:val="en-US"/>
          </w:rPr>
          <w:delText xml:space="preserve">for </w:delText>
        </w:r>
        <w:r w:rsidR="0066602C" w:rsidDel="00457934">
          <w:rPr>
            <w:rFonts w:ascii="Helvetica" w:hAnsi="Helvetica"/>
            <w:color w:val="000000"/>
            <w:sz w:val="22"/>
            <w:szCs w:val="22"/>
            <w:shd w:val="clear" w:color="auto" w:fill="FFFFFF"/>
            <w:lang w:val="en-US"/>
          </w:rPr>
          <w:delText>sequences</w:delText>
        </w:r>
        <w:r w:rsidR="00E94510" w:rsidRPr="003552A3" w:rsidDel="00457934">
          <w:rPr>
            <w:rFonts w:ascii="Helvetica" w:hAnsi="Helvetica"/>
            <w:color w:val="000000"/>
            <w:sz w:val="22"/>
            <w:szCs w:val="22"/>
            <w:shd w:val="clear" w:color="auto" w:fill="FFFFFF"/>
            <w:lang w:val="en-US"/>
          </w:rPr>
          <w:delText xml:space="preserve"> sampled during the </w:delText>
        </w:r>
        <w:r w:rsidR="004C61A0" w:rsidRPr="003552A3" w:rsidDel="00457934">
          <w:rPr>
            <w:rFonts w:ascii="Helvetica" w:hAnsi="Helvetica"/>
            <w:color w:val="000000"/>
            <w:sz w:val="22"/>
            <w:szCs w:val="22"/>
            <w:shd w:val="clear" w:color="auto" w:fill="FFFFFF"/>
            <w:lang w:val="en-US"/>
          </w:rPr>
          <w:delText xml:space="preserve">time period from </w:delText>
        </w:r>
        <w:r w:rsidR="005E3D14" w:rsidRPr="003552A3" w:rsidDel="00457934">
          <w:rPr>
            <w:rFonts w:ascii="Helvetica" w:hAnsi="Helvetica"/>
            <w:color w:val="000000"/>
            <w:sz w:val="22"/>
            <w:szCs w:val="22"/>
            <w:shd w:val="clear" w:color="auto" w:fill="FFFFFF"/>
            <w:lang w:val="en-US"/>
          </w:rPr>
          <w:delText>09/24/2020 to 09/25/2021</w:delText>
        </w:r>
        <w:r w:rsidR="004C61A0" w:rsidRPr="003552A3" w:rsidDel="00457934">
          <w:rPr>
            <w:rFonts w:ascii="Helvetica" w:hAnsi="Helvetica"/>
            <w:color w:val="000000"/>
            <w:sz w:val="22"/>
            <w:szCs w:val="22"/>
            <w:shd w:val="clear" w:color="auto" w:fill="FFFFFF"/>
            <w:lang w:val="en-US"/>
          </w:rPr>
          <w:delText xml:space="preserve"> (caption to Fig. 2). </w:delText>
        </w:r>
      </w:del>
    </w:p>
    <w:p w14:paraId="114D91FF" w14:textId="77777777" w:rsidR="00C90772" w:rsidRPr="003552A3" w:rsidRDefault="00C90772">
      <w:pPr>
        <w:rPr>
          <w:rFonts w:ascii="Helvetica" w:hAnsi="Helvetica"/>
          <w:color w:val="000000"/>
          <w:sz w:val="22"/>
          <w:szCs w:val="22"/>
          <w:shd w:val="clear" w:color="auto" w:fill="FFFFFF"/>
          <w:lang w:val="en-US"/>
        </w:rPr>
      </w:pPr>
    </w:p>
    <w:p w14:paraId="7ACF6F54" w14:textId="0B4EC20D" w:rsidR="00FE2CC6" w:rsidRPr="003552A3" w:rsidRDefault="00133529">
      <w:pPr>
        <w:rPr>
          <w:rStyle w:val="apple-converted-space"/>
          <w:rFonts w:ascii="Helvetica" w:hAnsi="Helvetica"/>
          <w:b/>
          <w:color w:val="000000"/>
          <w:sz w:val="22"/>
          <w:szCs w:val="22"/>
          <w:shd w:val="clear" w:color="auto" w:fill="FFFFFF"/>
        </w:rPr>
      </w:pPr>
      <w:r w:rsidRPr="003552A3">
        <w:rPr>
          <w:rFonts w:ascii="Helvetica" w:hAnsi="Helvetica"/>
          <w:b/>
          <w:color w:val="000000"/>
          <w:sz w:val="22"/>
          <w:szCs w:val="22"/>
          <w:shd w:val="clear" w:color="auto" w:fill="FFFFFF"/>
        </w:rPr>
        <w:t>and (ii) there are many sequences that seem far too diverged for the indicated period ending in September 2021. The largest distances from the reference (or a consensus) in Sept 2021 should have been 50, maybe 60 mutations. It seems to me that the alignment is not very clean or that problematic sequences were included in the analysis.</w:t>
      </w:r>
      <w:r w:rsidRPr="003552A3">
        <w:rPr>
          <w:rStyle w:val="apple-converted-space"/>
          <w:rFonts w:ascii="Helvetica" w:hAnsi="Helvetica"/>
          <w:b/>
          <w:color w:val="000000"/>
          <w:sz w:val="22"/>
          <w:szCs w:val="22"/>
          <w:shd w:val="clear" w:color="auto" w:fill="FFFFFF"/>
        </w:rPr>
        <w:t> </w:t>
      </w:r>
    </w:p>
    <w:p w14:paraId="201385D7" w14:textId="7A78DB32" w:rsidR="00FE2CC6" w:rsidRDefault="00FE2CC6">
      <w:pPr>
        <w:rPr>
          <w:ins w:id="29" w:author="ivan4995@gmail.com" w:date="2026-05-05T16:39:00Z"/>
          <w:rStyle w:val="apple-converted-space"/>
          <w:rFonts w:ascii="Helvetica" w:hAnsi="Helvetica"/>
          <w:color w:val="000000"/>
          <w:sz w:val="22"/>
          <w:szCs w:val="22"/>
          <w:shd w:val="clear" w:color="auto" w:fill="FFFFFF"/>
        </w:rPr>
      </w:pPr>
    </w:p>
    <w:p w14:paraId="097DFBB0" w14:textId="0CF03A6C" w:rsidR="003B77F9" w:rsidDel="00706B61" w:rsidRDefault="003B77F9" w:rsidP="00706B61">
      <w:pPr>
        <w:rPr>
          <w:del w:id="30" w:author="Microsoft Office User" w:date="2026-05-06T03:36:00Z" w16du:dateUtc="2026-05-06T00:36:00Z"/>
          <w:rStyle w:val="apple-converted-space"/>
          <w:rFonts w:ascii="Helvetica" w:hAnsi="Helvetica"/>
          <w:color w:val="000000"/>
          <w:sz w:val="22"/>
          <w:szCs w:val="22"/>
          <w:shd w:val="clear" w:color="auto" w:fill="FFFFFF"/>
          <w:lang w:val="en-US"/>
        </w:rPr>
      </w:pPr>
      <w:ins w:id="31" w:author="ivan4995@gmail.com" w:date="2026-05-05T16:39:00Z">
        <w:del w:id="32" w:author="Microsoft Office User" w:date="2026-05-06T03:24:00Z" w16du:dateUtc="2026-05-06T00:24:00Z">
          <w:r w:rsidDel="00C04E14">
            <w:rPr>
              <w:rStyle w:val="apple-converted-space"/>
              <w:rFonts w:ascii="Helvetica" w:hAnsi="Helvetica"/>
              <w:color w:val="000000"/>
              <w:sz w:val="22"/>
              <w:szCs w:val="22"/>
              <w:shd w:val="clear" w:color="auto" w:fill="FFFFFF"/>
              <w:lang w:val="en-US"/>
            </w:rPr>
            <w:delText>In revise</w:delText>
          </w:r>
        </w:del>
      </w:ins>
      <w:ins w:id="33" w:author="ivan4995@gmail.com" w:date="2026-05-05T16:40:00Z">
        <w:del w:id="34" w:author="Microsoft Office User" w:date="2026-05-06T03:24:00Z" w16du:dateUtc="2026-05-06T00:24:00Z">
          <w:r w:rsidDel="00C04E14">
            <w:rPr>
              <w:rStyle w:val="apple-converted-space"/>
              <w:rFonts w:ascii="Helvetica" w:hAnsi="Helvetica"/>
              <w:color w:val="000000"/>
              <w:sz w:val="22"/>
              <w:szCs w:val="22"/>
              <w:shd w:val="clear" w:color="auto" w:fill="FFFFFF"/>
              <w:lang w:val="en-US"/>
            </w:rPr>
            <w:delText>d version</w:delText>
          </w:r>
        </w:del>
      </w:ins>
      <w:ins w:id="35" w:author="Microsoft Office User" w:date="2026-05-06T03:47:00Z" w16du:dateUtc="2026-05-06T00:47:00Z">
        <w:r w:rsidR="00457934">
          <w:rPr>
            <w:rStyle w:val="apple-converted-space"/>
            <w:rFonts w:ascii="Helvetica" w:hAnsi="Helvetica"/>
            <w:color w:val="000000"/>
            <w:sz w:val="22"/>
            <w:szCs w:val="22"/>
            <w:shd w:val="clear" w:color="auto" w:fill="FFFFFF"/>
            <w:lang w:val="en-US"/>
          </w:rPr>
          <w:t xml:space="preserve">The </w:t>
        </w:r>
      </w:ins>
      <w:ins w:id="36" w:author="Microsoft Office User" w:date="2026-05-05T18:23:00Z" w16du:dateUtc="2026-05-05T15:23:00Z">
        <w:r w:rsidR="00CC2F32">
          <w:rPr>
            <w:rStyle w:val="apple-converted-space"/>
            <w:rFonts w:ascii="Helvetica" w:hAnsi="Helvetica"/>
            <w:color w:val="000000"/>
            <w:sz w:val="22"/>
            <w:szCs w:val="22"/>
            <w:shd w:val="clear" w:color="auto" w:fill="FFFFFF"/>
            <w:lang w:val="en-US"/>
          </w:rPr>
          <w:t>focus</w:t>
        </w:r>
      </w:ins>
      <w:ins w:id="37" w:author="Microsoft Office User" w:date="2026-05-06T03:33:00Z" w16du:dateUtc="2026-05-06T00:33:00Z">
        <w:r w:rsidR="00EB7593">
          <w:rPr>
            <w:rStyle w:val="apple-converted-space"/>
            <w:rFonts w:ascii="Helvetica" w:hAnsi="Helvetica"/>
            <w:color w:val="000000"/>
            <w:sz w:val="22"/>
            <w:szCs w:val="22"/>
            <w:shd w:val="clear" w:color="auto" w:fill="FFFFFF"/>
            <w:lang w:val="en-US"/>
          </w:rPr>
          <w:t xml:space="preserve"> </w:t>
        </w:r>
      </w:ins>
      <w:ins w:id="38" w:author="Microsoft Office User" w:date="2026-05-06T03:35:00Z" w16du:dateUtc="2026-05-06T00:35:00Z">
        <w:r w:rsidR="00706B61">
          <w:rPr>
            <w:rStyle w:val="apple-converted-space"/>
            <w:rFonts w:ascii="Helvetica" w:hAnsi="Helvetica"/>
            <w:color w:val="000000"/>
            <w:sz w:val="22"/>
            <w:szCs w:val="22"/>
            <w:shd w:val="clear" w:color="auto" w:fill="FFFFFF"/>
            <w:lang w:val="en-US"/>
          </w:rPr>
          <w:t>of the manuscript</w:t>
        </w:r>
      </w:ins>
      <w:ins w:id="39" w:author="Microsoft Office User" w:date="2026-05-05T18:23:00Z" w16du:dateUtc="2026-05-05T15:23:00Z">
        <w:r w:rsidR="00CC2F32">
          <w:rPr>
            <w:rStyle w:val="apple-converted-space"/>
            <w:rFonts w:ascii="Helvetica" w:hAnsi="Helvetica"/>
            <w:color w:val="000000"/>
            <w:sz w:val="22"/>
            <w:szCs w:val="22"/>
            <w:shd w:val="clear" w:color="auto" w:fill="FFFFFF"/>
            <w:lang w:val="en-US"/>
          </w:rPr>
          <w:t xml:space="preserve"> is on </w:t>
        </w:r>
      </w:ins>
      <w:ins w:id="40" w:author="Microsoft Office User" w:date="2026-05-06T03:26:00Z" w16du:dateUtc="2026-05-06T00:26:00Z">
        <w:r w:rsidR="00A0525F">
          <w:rPr>
            <w:rStyle w:val="apple-converted-space"/>
            <w:rFonts w:ascii="Helvetica" w:hAnsi="Helvetica"/>
            <w:color w:val="000000"/>
            <w:sz w:val="22"/>
            <w:szCs w:val="22"/>
            <w:shd w:val="clear" w:color="auto" w:fill="FFFFFF"/>
            <w:lang w:val="en-US"/>
          </w:rPr>
          <w:t xml:space="preserve">mixing </w:t>
        </w:r>
      </w:ins>
      <w:ins w:id="41" w:author="Microsoft Office User" w:date="2026-05-05T18:23:00Z" w16du:dateUtc="2026-05-05T15:23:00Z">
        <w:r w:rsidR="00CC2F32">
          <w:rPr>
            <w:rStyle w:val="apple-converted-space"/>
            <w:rFonts w:ascii="Helvetica" w:hAnsi="Helvetica"/>
            <w:color w:val="000000"/>
            <w:sz w:val="22"/>
            <w:szCs w:val="22"/>
            <w:shd w:val="clear" w:color="auto" w:fill="FFFFFF"/>
            <w:lang w:val="en-US"/>
          </w:rPr>
          <w:t>sequence groups I and II (Fig</w:t>
        </w:r>
      </w:ins>
      <w:ins w:id="42" w:author="Microsoft Office User" w:date="2026-05-06T03:48:00Z" w16du:dateUtc="2026-05-06T00:48:00Z">
        <w:r w:rsidR="00457934">
          <w:rPr>
            <w:rStyle w:val="apple-converted-space"/>
            <w:rFonts w:ascii="Helvetica" w:hAnsi="Helvetica"/>
            <w:color w:val="000000"/>
            <w:sz w:val="22"/>
            <w:szCs w:val="22"/>
            <w:shd w:val="clear" w:color="auto" w:fill="FFFFFF"/>
            <w:lang w:val="en-US"/>
          </w:rPr>
          <w:t>s</w:t>
        </w:r>
      </w:ins>
      <w:ins w:id="43" w:author="Microsoft Office User" w:date="2026-05-05T18:23:00Z" w16du:dateUtc="2026-05-05T15:23:00Z">
        <w:r w:rsidR="00CC2F32">
          <w:rPr>
            <w:rStyle w:val="apple-converted-space"/>
            <w:rFonts w:ascii="Helvetica" w:hAnsi="Helvetica"/>
            <w:color w:val="000000"/>
            <w:sz w:val="22"/>
            <w:szCs w:val="22"/>
            <w:shd w:val="clear" w:color="auto" w:fill="FFFFFF"/>
            <w:lang w:val="en-US"/>
          </w:rPr>
          <w:t>. 5</w:t>
        </w:r>
      </w:ins>
      <w:ins w:id="44" w:author="Microsoft Office User" w:date="2026-05-06T03:48:00Z" w16du:dateUtc="2026-05-06T00:48:00Z">
        <w:r w:rsidR="00457934">
          <w:rPr>
            <w:rStyle w:val="apple-converted-space"/>
            <w:rFonts w:ascii="Helvetica" w:hAnsi="Helvetica"/>
            <w:color w:val="000000"/>
            <w:sz w:val="22"/>
            <w:szCs w:val="22"/>
            <w:shd w:val="clear" w:color="auto" w:fill="FFFFFF"/>
            <w:lang w:val="en-US"/>
          </w:rPr>
          <w:t xml:space="preserve"> and 6</w:t>
        </w:r>
      </w:ins>
      <w:ins w:id="45" w:author="Microsoft Office User" w:date="2026-05-05T18:23:00Z" w16du:dateUtc="2026-05-05T15:23:00Z">
        <w:r w:rsidR="00CC2F32">
          <w:rPr>
            <w:rStyle w:val="apple-converted-space"/>
            <w:rFonts w:ascii="Helvetica" w:hAnsi="Helvetica"/>
            <w:color w:val="000000"/>
            <w:sz w:val="22"/>
            <w:szCs w:val="22"/>
            <w:shd w:val="clear" w:color="auto" w:fill="FFFFFF"/>
            <w:lang w:val="en-US"/>
          </w:rPr>
          <w:t xml:space="preserve">), where </w:t>
        </w:r>
      </w:ins>
      <w:ins w:id="46" w:author="Microsoft Office User" w:date="2026-05-05T18:26:00Z" w16du:dateUtc="2026-05-05T15:26:00Z">
        <w:r w:rsidR="00DE081B">
          <w:rPr>
            <w:rStyle w:val="apple-converted-space"/>
            <w:rFonts w:ascii="Helvetica" w:hAnsi="Helvetica"/>
            <w:color w:val="000000"/>
            <w:sz w:val="22"/>
            <w:szCs w:val="22"/>
            <w:shd w:val="clear" w:color="auto" w:fill="FFFFFF"/>
            <w:lang w:val="en-US"/>
          </w:rPr>
          <w:t>the distance</w:t>
        </w:r>
      </w:ins>
      <w:ins w:id="47" w:author="Microsoft Office User" w:date="2026-05-05T18:23:00Z" w16du:dateUtc="2026-05-05T15:23:00Z">
        <w:r w:rsidR="00CC2F32">
          <w:rPr>
            <w:rStyle w:val="apple-converted-space"/>
            <w:rFonts w:ascii="Helvetica" w:hAnsi="Helvetica"/>
            <w:color w:val="000000"/>
            <w:sz w:val="22"/>
            <w:szCs w:val="22"/>
            <w:shd w:val="clear" w:color="auto" w:fill="FFFFFF"/>
            <w:lang w:val="en-US"/>
          </w:rPr>
          <w:t xml:space="preserve"> </w:t>
        </w:r>
      </w:ins>
      <w:ins w:id="48" w:author="Microsoft Office User" w:date="2026-05-06T03:49:00Z" w16du:dateUtc="2026-05-06T00:49:00Z">
        <w:r w:rsidR="00457934">
          <w:rPr>
            <w:rStyle w:val="apple-converted-space"/>
            <w:rFonts w:ascii="Helvetica" w:hAnsi="Helvetica"/>
            <w:color w:val="000000"/>
            <w:sz w:val="22"/>
            <w:szCs w:val="22"/>
            <w:shd w:val="clear" w:color="auto" w:fill="FFFFFF"/>
            <w:lang w:val="en-US"/>
          </w:rPr>
          <w:t>f</w:t>
        </w:r>
      </w:ins>
      <w:ins w:id="49" w:author="Microsoft Office User" w:date="2026-05-06T03:50:00Z" w16du:dateUtc="2026-05-06T00:50:00Z">
        <w:r w:rsidR="00457934">
          <w:rPr>
            <w:rStyle w:val="apple-converted-space"/>
            <w:rFonts w:ascii="Helvetica" w:hAnsi="Helvetica"/>
            <w:color w:val="000000"/>
            <w:sz w:val="22"/>
            <w:szCs w:val="22"/>
            <w:shd w:val="clear" w:color="auto" w:fill="FFFFFF"/>
            <w:lang w:val="en-US"/>
          </w:rPr>
          <w:t>rom</w:t>
        </w:r>
      </w:ins>
      <w:ins w:id="50" w:author="Microsoft Office User" w:date="2026-05-06T03:49:00Z" w16du:dateUtc="2026-05-06T00:49:00Z">
        <w:r w:rsidR="00457934">
          <w:rPr>
            <w:rStyle w:val="apple-converted-space"/>
            <w:rFonts w:ascii="Helvetica" w:hAnsi="Helvetica"/>
            <w:color w:val="000000"/>
            <w:sz w:val="22"/>
            <w:szCs w:val="22"/>
            <w:shd w:val="clear" w:color="auto" w:fill="FFFFFF"/>
            <w:lang w:val="en-US"/>
          </w:rPr>
          <w:t xml:space="preserve"> Wuhan</w:t>
        </w:r>
      </w:ins>
      <w:ins w:id="51" w:author="Microsoft Office User" w:date="2026-05-06T03:50:00Z" w16du:dateUtc="2026-05-06T00:50:00Z">
        <w:r w:rsidR="00457934">
          <w:rPr>
            <w:rStyle w:val="apple-converted-space"/>
            <w:rFonts w:ascii="Helvetica" w:hAnsi="Helvetica"/>
            <w:color w:val="000000"/>
            <w:sz w:val="22"/>
            <w:szCs w:val="22"/>
            <w:shd w:val="clear" w:color="auto" w:fill="FFFFFF"/>
            <w:lang w:val="en-US"/>
          </w:rPr>
          <w:t xml:space="preserve"> variant</w:t>
        </w:r>
      </w:ins>
      <w:ins w:id="52" w:author="Microsoft Office User" w:date="2026-05-06T03:49:00Z" w16du:dateUtc="2026-05-06T00:49:00Z">
        <w:r w:rsidR="00457934">
          <w:rPr>
            <w:rStyle w:val="apple-converted-space"/>
            <w:rFonts w:ascii="Helvetica" w:hAnsi="Helvetica"/>
            <w:color w:val="000000"/>
            <w:sz w:val="22"/>
            <w:szCs w:val="22"/>
            <w:shd w:val="clear" w:color="auto" w:fill="FFFFFF"/>
            <w:lang w:val="en-US"/>
          </w:rPr>
          <w:t xml:space="preserve"> </w:t>
        </w:r>
      </w:ins>
      <w:ins w:id="53" w:author="Microsoft Office User" w:date="2026-05-05T18:23:00Z" w16du:dateUtc="2026-05-05T15:23:00Z">
        <w:r w:rsidR="00CC2F32">
          <w:rPr>
            <w:rStyle w:val="apple-converted-space"/>
            <w:rFonts w:ascii="Helvetica" w:hAnsi="Helvetica"/>
            <w:color w:val="000000"/>
            <w:sz w:val="22"/>
            <w:szCs w:val="22"/>
            <w:shd w:val="clear" w:color="auto" w:fill="FFFFFF"/>
            <w:lang w:val="en-US"/>
          </w:rPr>
          <w:t>does not ex</w:t>
        </w:r>
      </w:ins>
      <w:ins w:id="54" w:author="Microsoft Office User" w:date="2026-05-05T18:24:00Z" w16du:dateUtc="2026-05-05T15:24:00Z">
        <w:r w:rsidR="00CC2F32">
          <w:rPr>
            <w:rStyle w:val="apple-converted-space"/>
            <w:rFonts w:ascii="Helvetica" w:hAnsi="Helvetica"/>
            <w:color w:val="000000"/>
            <w:sz w:val="22"/>
            <w:szCs w:val="22"/>
            <w:shd w:val="clear" w:color="auto" w:fill="FFFFFF"/>
            <w:lang w:val="en-US"/>
          </w:rPr>
          <w:t>ceed 40 al</w:t>
        </w:r>
      </w:ins>
      <w:ins w:id="55" w:author="Microsoft Office User" w:date="2026-05-05T18:26:00Z" w16du:dateUtc="2026-05-05T15:26:00Z">
        <w:r w:rsidR="00DE081B">
          <w:rPr>
            <w:rStyle w:val="apple-converted-space"/>
            <w:rFonts w:ascii="Helvetica" w:hAnsi="Helvetica"/>
            <w:color w:val="000000"/>
            <w:sz w:val="22"/>
            <w:szCs w:val="22"/>
            <w:shd w:val="clear" w:color="auto" w:fill="FFFFFF"/>
            <w:lang w:val="en-US"/>
          </w:rPr>
          <w:t>l</w:t>
        </w:r>
      </w:ins>
      <w:ins w:id="56" w:author="Microsoft Office User" w:date="2026-05-05T18:24:00Z" w16du:dateUtc="2026-05-05T15:24:00Z">
        <w:r w:rsidR="00CC2F32">
          <w:rPr>
            <w:rStyle w:val="apple-converted-space"/>
            <w:rFonts w:ascii="Helvetica" w:hAnsi="Helvetica"/>
            <w:color w:val="000000"/>
            <w:sz w:val="22"/>
            <w:szCs w:val="22"/>
            <w:shd w:val="clear" w:color="auto" w:fill="FFFFFF"/>
            <w:lang w:val="en-US"/>
          </w:rPr>
          <w:t>eles.</w:t>
        </w:r>
      </w:ins>
      <w:ins w:id="57" w:author="Microsoft Office User" w:date="2026-05-06T03:24:00Z" w16du:dateUtc="2026-05-06T00:24:00Z">
        <w:r w:rsidR="00C04E14">
          <w:rPr>
            <w:rStyle w:val="apple-converted-space"/>
            <w:rFonts w:ascii="Helvetica" w:hAnsi="Helvetica"/>
            <w:color w:val="000000"/>
            <w:sz w:val="22"/>
            <w:szCs w:val="22"/>
            <w:shd w:val="clear" w:color="auto" w:fill="FFFFFF"/>
            <w:lang w:val="en-US"/>
          </w:rPr>
          <w:t xml:space="preserve"> </w:t>
        </w:r>
      </w:ins>
      <w:ins w:id="58" w:author="Microsoft Office User" w:date="2026-05-06T03:49:00Z" w16du:dateUtc="2026-05-06T00:49:00Z">
        <w:r w:rsidR="00457934">
          <w:rPr>
            <w:rStyle w:val="apple-converted-space"/>
            <w:rFonts w:ascii="Helvetica" w:hAnsi="Helvetica"/>
            <w:color w:val="000000"/>
            <w:sz w:val="22"/>
            <w:szCs w:val="22"/>
            <w:shd w:val="clear" w:color="auto" w:fill="FFFFFF"/>
            <w:lang w:val="en-US"/>
          </w:rPr>
          <w:t>It is</w:t>
        </w:r>
      </w:ins>
      <w:ins w:id="59" w:author="Microsoft Office User" w:date="2026-05-06T03:38:00Z" w16du:dateUtc="2026-05-06T00:38:00Z">
        <w:r w:rsidR="00706B61">
          <w:rPr>
            <w:rStyle w:val="apple-converted-space"/>
            <w:rFonts w:ascii="Helvetica" w:hAnsi="Helvetica"/>
            <w:color w:val="000000"/>
            <w:sz w:val="22"/>
            <w:szCs w:val="22"/>
            <w:shd w:val="clear" w:color="auto" w:fill="FFFFFF"/>
            <w:lang w:val="en-US"/>
          </w:rPr>
          <w:t xml:space="preserve"> possible that sequences with large deletions or insertions </w:t>
        </w:r>
      </w:ins>
      <w:ins w:id="60" w:author="Microsoft Office User" w:date="2026-05-06T03:47:00Z" w16du:dateUtc="2026-05-06T00:47:00Z">
        <w:r w:rsidR="00457934">
          <w:rPr>
            <w:rStyle w:val="apple-converted-space"/>
            <w:rFonts w:ascii="Helvetica" w:hAnsi="Helvetica"/>
            <w:color w:val="000000"/>
            <w:sz w:val="22"/>
            <w:szCs w:val="22"/>
            <w:shd w:val="clear" w:color="auto" w:fill="FFFFFF"/>
            <w:lang w:val="en-US"/>
          </w:rPr>
          <w:t>are</w:t>
        </w:r>
      </w:ins>
      <w:ins w:id="61" w:author="Microsoft Office User" w:date="2026-05-06T03:38:00Z" w16du:dateUtc="2026-05-06T00:38:00Z">
        <w:r w:rsidR="00706B61">
          <w:rPr>
            <w:rStyle w:val="apple-converted-space"/>
            <w:rFonts w:ascii="Helvetica" w:hAnsi="Helvetica"/>
            <w:color w:val="000000"/>
            <w:sz w:val="22"/>
            <w:szCs w:val="22"/>
            <w:shd w:val="clear" w:color="auto" w:fill="FFFFFF"/>
            <w:lang w:val="en-US"/>
          </w:rPr>
          <w:t xml:space="preserve"> present</w:t>
        </w:r>
      </w:ins>
      <w:ins w:id="62" w:author="Microsoft Office User" w:date="2026-05-06T03:39:00Z" w16du:dateUtc="2026-05-06T00:39:00Z">
        <w:r w:rsidR="00706B61">
          <w:rPr>
            <w:rStyle w:val="apple-converted-space"/>
            <w:rFonts w:ascii="Helvetica" w:hAnsi="Helvetica"/>
            <w:color w:val="000000"/>
            <w:sz w:val="22"/>
            <w:szCs w:val="22"/>
            <w:shd w:val="clear" w:color="auto" w:fill="FFFFFF"/>
            <w:lang w:val="en-US"/>
          </w:rPr>
          <w:t xml:space="preserve"> in group III</w:t>
        </w:r>
      </w:ins>
      <w:ins w:id="63" w:author="Microsoft Office User" w:date="2026-05-06T03:49:00Z" w16du:dateUtc="2026-05-06T00:49:00Z">
        <w:r w:rsidR="00457934">
          <w:rPr>
            <w:rStyle w:val="apple-converted-space"/>
            <w:rFonts w:ascii="Helvetica" w:hAnsi="Helvetica"/>
            <w:color w:val="000000"/>
            <w:sz w:val="22"/>
            <w:szCs w:val="22"/>
            <w:shd w:val="clear" w:color="auto" w:fill="FFFFFF"/>
            <w:lang w:val="en-US"/>
          </w:rPr>
          <w:t>, where the distance is larger</w:t>
        </w:r>
      </w:ins>
      <w:ins w:id="64" w:author="Microsoft Office User" w:date="2026-05-06T03:38:00Z" w16du:dateUtc="2026-05-06T00:38:00Z">
        <w:r w:rsidR="00706B61">
          <w:rPr>
            <w:rStyle w:val="apple-converted-space"/>
            <w:rFonts w:ascii="Helvetica" w:hAnsi="Helvetica"/>
            <w:color w:val="000000"/>
            <w:sz w:val="22"/>
            <w:szCs w:val="22"/>
            <w:shd w:val="clear" w:color="auto" w:fill="FFFFFF"/>
            <w:lang w:val="en-US"/>
          </w:rPr>
          <w:t xml:space="preserve">. </w:t>
        </w:r>
      </w:ins>
      <w:ins w:id="65" w:author="Microsoft Office User" w:date="2026-05-06T03:46:00Z" w16du:dateUtc="2026-05-06T00:46:00Z">
        <w:r w:rsidR="00457934">
          <w:rPr>
            <w:rStyle w:val="apple-converted-space"/>
            <w:rFonts w:ascii="Helvetica" w:hAnsi="Helvetica"/>
            <w:color w:val="000000"/>
            <w:sz w:val="22"/>
            <w:szCs w:val="22"/>
            <w:shd w:val="clear" w:color="auto" w:fill="FFFFFF"/>
            <w:lang w:val="en-US"/>
          </w:rPr>
          <w:t>When we mi</w:t>
        </w:r>
      </w:ins>
      <w:ins w:id="66" w:author="Microsoft Office User" w:date="2026-05-06T03:47:00Z" w16du:dateUtc="2026-05-06T00:47:00Z">
        <w:r w:rsidR="00457934">
          <w:rPr>
            <w:rStyle w:val="apple-converted-space"/>
            <w:rFonts w:ascii="Helvetica" w:hAnsi="Helvetica"/>
            <w:color w:val="000000"/>
            <w:sz w:val="22"/>
            <w:szCs w:val="22"/>
            <w:shd w:val="clear" w:color="auto" w:fill="FFFFFF"/>
            <w:lang w:val="en-US"/>
          </w:rPr>
          <w:t xml:space="preserve">x </w:t>
        </w:r>
      </w:ins>
      <w:ins w:id="67" w:author="Microsoft Office User" w:date="2026-05-06T03:49:00Z" w16du:dateUtc="2026-05-06T00:49:00Z">
        <w:r w:rsidR="00457934">
          <w:rPr>
            <w:rStyle w:val="apple-converted-space"/>
            <w:rFonts w:ascii="Helvetica" w:hAnsi="Helvetica"/>
            <w:color w:val="000000"/>
            <w:sz w:val="22"/>
            <w:szCs w:val="22"/>
            <w:shd w:val="clear" w:color="auto" w:fill="FFFFFF"/>
            <w:lang w:val="en-US"/>
          </w:rPr>
          <w:t>I and III,</w:t>
        </w:r>
      </w:ins>
      <w:ins w:id="68" w:author="Microsoft Office User" w:date="2026-05-06T03:47:00Z" w16du:dateUtc="2026-05-06T00:47:00Z">
        <w:r w:rsidR="00457934">
          <w:rPr>
            <w:rStyle w:val="apple-converted-space"/>
            <w:rFonts w:ascii="Helvetica" w:hAnsi="Helvetica"/>
            <w:color w:val="000000"/>
            <w:sz w:val="22"/>
            <w:szCs w:val="22"/>
            <w:shd w:val="clear" w:color="auto" w:fill="FFFFFF"/>
            <w:lang w:val="en-US"/>
          </w:rPr>
          <w:t xml:space="preserve"> we obtain a subset of </w:t>
        </w:r>
      </w:ins>
      <w:ins w:id="69" w:author="Microsoft Office User" w:date="2026-05-06T03:49:00Z" w16du:dateUtc="2026-05-06T00:49:00Z">
        <w:r w:rsidR="00457934">
          <w:rPr>
            <w:rStyle w:val="apple-converted-space"/>
            <w:rFonts w:ascii="Helvetica" w:hAnsi="Helvetica"/>
            <w:color w:val="000000"/>
            <w:sz w:val="22"/>
            <w:szCs w:val="22"/>
            <w:shd w:val="clear" w:color="auto" w:fill="FFFFFF"/>
            <w:lang w:val="en-US"/>
          </w:rPr>
          <w:t>links detected from groups I and II</w:t>
        </w:r>
      </w:ins>
      <w:ins w:id="70" w:author="Microsoft Office User" w:date="2026-05-06T03:50:00Z" w16du:dateUtc="2026-05-06T00:50:00Z">
        <w:r w:rsidR="00457934">
          <w:rPr>
            <w:rStyle w:val="apple-converted-space"/>
            <w:rFonts w:ascii="Helvetica" w:hAnsi="Helvetica"/>
            <w:color w:val="000000"/>
            <w:sz w:val="22"/>
            <w:szCs w:val="22"/>
            <w:shd w:val="clear" w:color="auto" w:fill="FFFFFF"/>
            <w:lang w:val="en-US"/>
          </w:rPr>
          <w:t xml:space="preserve"> (Fig S5)</w:t>
        </w:r>
      </w:ins>
      <w:ins w:id="71" w:author="Microsoft Office User" w:date="2026-05-06T03:49:00Z" w16du:dateUtc="2026-05-06T00:49:00Z">
        <w:r w:rsidR="00457934">
          <w:rPr>
            <w:rStyle w:val="apple-converted-space"/>
            <w:rFonts w:ascii="Helvetica" w:hAnsi="Helvetica"/>
            <w:color w:val="000000"/>
            <w:sz w:val="22"/>
            <w:szCs w:val="22"/>
            <w:shd w:val="clear" w:color="auto" w:fill="FFFFFF"/>
            <w:lang w:val="en-US"/>
          </w:rPr>
          <w:t>.</w:t>
        </w:r>
      </w:ins>
      <w:ins w:id="72" w:author="ivan4995@gmail.com" w:date="2026-05-05T16:40:00Z">
        <w:del w:id="73" w:author="Microsoft Office User" w:date="2026-05-05T18:23:00Z" w16du:dateUtc="2026-05-05T15:23:00Z">
          <w:r w:rsidDel="00CC2F32">
            <w:rPr>
              <w:rStyle w:val="apple-converted-space"/>
              <w:rFonts w:ascii="Helvetica" w:hAnsi="Helvetica"/>
              <w:color w:val="000000"/>
              <w:sz w:val="22"/>
              <w:szCs w:val="22"/>
              <w:shd w:val="clear" w:color="auto" w:fill="FFFFFF"/>
              <w:lang w:val="en-US"/>
            </w:rPr>
            <w:delText xml:space="preserve"> max divergence is 23 m</w:delText>
          </w:r>
        </w:del>
      </w:ins>
      <w:ins w:id="74" w:author="ivan4995@gmail.com" w:date="2026-05-05T16:41:00Z">
        <w:del w:id="75" w:author="Microsoft Office User" w:date="2026-05-05T18:23:00Z" w16du:dateUtc="2026-05-05T15:23:00Z">
          <w:r w:rsidDel="00CC2F32">
            <w:rPr>
              <w:rStyle w:val="apple-converted-space"/>
              <w:rFonts w:ascii="Helvetica" w:hAnsi="Helvetica"/>
              <w:color w:val="000000"/>
              <w:sz w:val="22"/>
              <w:szCs w:val="22"/>
              <w:shd w:val="clear" w:color="auto" w:fill="FFFFFF"/>
              <w:lang w:val="en-US"/>
            </w:rPr>
            <w:delText>utations</w:delText>
          </w:r>
        </w:del>
      </w:ins>
    </w:p>
    <w:p w14:paraId="7AFB450C" w14:textId="77777777" w:rsidR="00706B61" w:rsidRDefault="00706B61" w:rsidP="00706B61">
      <w:pPr>
        <w:rPr>
          <w:ins w:id="76" w:author="Microsoft Office User" w:date="2026-05-06T03:36:00Z" w16du:dateUtc="2026-05-06T00:36:00Z"/>
          <w:rStyle w:val="apple-converted-space"/>
          <w:rFonts w:ascii="Helvetica" w:hAnsi="Helvetica"/>
          <w:color w:val="000000"/>
          <w:sz w:val="22"/>
          <w:szCs w:val="22"/>
          <w:shd w:val="clear" w:color="auto" w:fill="FFFFFF"/>
          <w:lang w:val="en-US"/>
        </w:rPr>
      </w:pPr>
    </w:p>
    <w:p w14:paraId="2F2701EC" w14:textId="77777777" w:rsidR="00706B61" w:rsidRPr="003B77F9" w:rsidRDefault="00706B61" w:rsidP="00706B61">
      <w:pPr>
        <w:rPr>
          <w:ins w:id="77" w:author="Microsoft Office User" w:date="2026-05-06T03:36:00Z" w16du:dateUtc="2026-05-06T00:36:00Z"/>
          <w:rStyle w:val="apple-converted-space"/>
          <w:rFonts w:ascii="Helvetica" w:hAnsi="Helvetica"/>
          <w:color w:val="000000"/>
          <w:sz w:val="22"/>
          <w:szCs w:val="22"/>
          <w:shd w:val="clear" w:color="auto" w:fill="FFFFFF"/>
          <w:lang w:val="en-US"/>
          <w:rPrChange w:id="78" w:author="ivan4995@gmail.com" w:date="2026-05-05T16:39:00Z">
            <w:rPr>
              <w:ins w:id="79" w:author="Microsoft Office User" w:date="2026-05-06T03:36:00Z" w16du:dateUtc="2026-05-06T00:36:00Z"/>
              <w:rStyle w:val="apple-converted-space"/>
              <w:rFonts w:ascii="Helvetica" w:hAnsi="Helvetica"/>
              <w:color w:val="000000"/>
              <w:sz w:val="22"/>
              <w:szCs w:val="22"/>
              <w:shd w:val="clear" w:color="auto" w:fill="FFFFFF"/>
            </w:rPr>
          </w:rPrChange>
        </w:rPr>
      </w:pPr>
    </w:p>
    <w:p w14:paraId="6469C2A1" w14:textId="1C3FBCAD" w:rsidR="002C279E" w:rsidRPr="000D7258" w:rsidDel="00706B61" w:rsidRDefault="002F7269">
      <w:pPr>
        <w:rPr>
          <w:del w:id="80" w:author="Microsoft Office User" w:date="2026-05-06T03:36:00Z" w16du:dateUtc="2026-05-06T00:36:00Z"/>
          <w:rFonts w:ascii="Helvetica" w:hAnsi="Helvetica"/>
          <w:color w:val="000000"/>
          <w:sz w:val="22"/>
          <w:szCs w:val="22"/>
          <w:shd w:val="clear" w:color="auto" w:fill="FFFFFF"/>
          <w:lang w:val="en-US"/>
        </w:rPr>
      </w:pPr>
      <w:del w:id="81" w:author="Microsoft Office User" w:date="2026-05-06T03:36:00Z" w16du:dateUtc="2026-05-06T00:36:00Z">
        <w:r w:rsidDel="00706B61">
          <w:rPr>
            <w:rFonts w:ascii="Helvetica" w:hAnsi="Helvetica"/>
            <w:color w:val="000000"/>
            <w:sz w:val="22"/>
            <w:szCs w:val="22"/>
            <w:shd w:val="clear" w:color="auto" w:fill="FFFFFF"/>
            <w:lang w:val="en-US"/>
          </w:rPr>
          <w:delText>There is no</w:delText>
        </w:r>
        <w:r w:rsidR="000D7258" w:rsidDel="00706B61">
          <w:rPr>
            <w:rFonts w:ascii="Helvetica" w:hAnsi="Helvetica"/>
            <w:color w:val="000000"/>
            <w:sz w:val="22"/>
            <w:szCs w:val="22"/>
            <w:shd w:val="clear" w:color="auto" w:fill="FFFFFF"/>
            <w:lang w:val="en-US"/>
          </w:rPr>
          <w:delText xml:space="preserve"> discrepancy </w:delText>
        </w:r>
        <w:r w:rsidDel="00706B61">
          <w:rPr>
            <w:rFonts w:ascii="Helvetica" w:hAnsi="Helvetica"/>
            <w:color w:val="000000"/>
            <w:sz w:val="22"/>
            <w:szCs w:val="22"/>
            <w:shd w:val="clear" w:color="auto" w:fill="FFFFFF"/>
            <w:lang w:val="en-US"/>
          </w:rPr>
          <w:delText>between these numbers and our results</w:delText>
        </w:r>
        <w:r w:rsidR="0028795A" w:rsidDel="00706B61">
          <w:rPr>
            <w:rFonts w:ascii="Helvetica" w:hAnsi="Helvetica"/>
            <w:color w:val="000000"/>
            <w:sz w:val="22"/>
            <w:szCs w:val="22"/>
            <w:shd w:val="clear" w:color="auto" w:fill="FFFFFF"/>
            <w:lang w:val="en-US"/>
          </w:rPr>
          <w:delText xml:space="preserve">. </w:delText>
        </w:r>
        <w:r w:rsidR="002F603F" w:rsidDel="00706B61">
          <w:rPr>
            <w:rFonts w:ascii="Helvetica" w:hAnsi="Helvetica"/>
            <w:color w:val="000000"/>
            <w:sz w:val="22"/>
            <w:szCs w:val="22"/>
            <w:shd w:val="clear" w:color="auto" w:fill="FFFFFF"/>
            <w:lang w:val="en-US"/>
          </w:rPr>
          <w:delText xml:space="preserve">Almost all </w:delText>
        </w:r>
        <w:r w:rsidR="00133D54" w:rsidRPr="003552A3" w:rsidDel="00706B61">
          <w:rPr>
            <w:rFonts w:ascii="Helvetica" w:hAnsi="Helvetica"/>
            <w:color w:val="000000"/>
            <w:sz w:val="22"/>
            <w:szCs w:val="22"/>
            <w:shd w:val="clear" w:color="auto" w:fill="FFFFFF"/>
            <w:lang w:val="en-US"/>
          </w:rPr>
          <w:delText>sequences</w:delText>
        </w:r>
        <w:r w:rsidR="00133D54" w:rsidDel="00706B61">
          <w:rPr>
            <w:rFonts w:ascii="Helvetica" w:hAnsi="Helvetica"/>
            <w:color w:val="000000"/>
            <w:sz w:val="22"/>
            <w:szCs w:val="22"/>
            <w:shd w:val="clear" w:color="auto" w:fill="FFFFFF"/>
            <w:lang w:val="en-US"/>
          </w:rPr>
          <w:delText xml:space="preserve"> in our histogram</w:delText>
        </w:r>
        <w:r w:rsidR="00133D54" w:rsidRPr="003552A3" w:rsidDel="00706B61">
          <w:rPr>
            <w:rFonts w:ascii="Helvetica" w:hAnsi="Helvetica"/>
            <w:color w:val="000000"/>
            <w:sz w:val="22"/>
            <w:szCs w:val="22"/>
            <w:shd w:val="clear" w:color="auto" w:fill="FFFFFF"/>
            <w:lang w:val="en-US"/>
          </w:rPr>
          <w:delText xml:space="preserve"> have </w:delText>
        </w:r>
        <w:r w:rsidR="00133D54" w:rsidRPr="003552A3" w:rsidDel="00706B61">
          <w:rPr>
            <w:rFonts w:ascii="Helvetica" w:hAnsi="Helvetica"/>
            <w:color w:val="000000"/>
            <w:sz w:val="22"/>
            <w:szCs w:val="22"/>
            <w:lang w:val="en-US"/>
          </w:rPr>
          <w:delText>less than 70 mutations</w:delText>
        </w:r>
        <w:r w:rsidR="00133D54" w:rsidDel="00706B61">
          <w:rPr>
            <w:rFonts w:ascii="Helvetica" w:hAnsi="Helvetica"/>
            <w:color w:val="000000"/>
            <w:sz w:val="22"/>
            <w:szCs w:val="22"/>
            <w:lang w:val="en-US"/>
          </w:rPr>
          <w:delText xml:space="preserve"> (Fig. 2)</w:delText>
        </w:r>
        <w:r w:rsidR="00715326" w:rsidDel="00706B61">
          <w:rPr>
            <w:rFonts w:ascii="Helvetica" w:hAnsi="Helvetica"/>
            <w:color w:val="000000"/>
            <w:sz w:val="22"/>
            <w:szCs w:val="22"/>
            <w:lang w:val="en-US"/>
          </w:rPr>
          <w:delText>, and the</w:delText>
        </w:r>
        <w:r w:rsidR="00133D54" w:rsidDel="00706B61">
          <w:rPr>
            <w:rFonts w:ascii="Helvetica" w:hAnsi="Helvetica"/>
            <w:color w:val="000000"/>
            <w:sz w:val="22"/>
            <w:szCs w:val="22"/>
            <w:lang w:val="en-US"/>
          </w:rPr>
          <w:delText xml:space="preserve"> slight </w:delText>
        </w:r>
        <w:r w:rsidR="00715E3D" w:rsidDel="00706B61">
          <w:rPr>
            <w:rFonts w:ascii="Helvetica" w:hAnsi="Helvetica"/>
            <w:color w:val="000000"/>
            <w:sz w:val="22"/>
            <w:szCs w:val="22"/>
            <w:lang w:val="en-US"/>
          </w:rPr>
          <w:delText xml:space="preserve">excess </w:delText>
        </w:r>
        <w:r w:rsidR="002C279E" w:rsidDel="00706B61">
          <w:rPr>
            <w:rFonts w:ascii="Helvetica" w:hAnsi="Helvetica"/>
            <w:color w:val="000000"/>
            <w:sz w:val="22"/>
            <w:szCs w:val="22"/>
            <w:lang w:val="en-US"/>
          </w:rPr>
          <w:delText xml:space="preserve">of that number </w:delText>
        </w:r>
        <w:r w:rsidR="00715E3D" w:rsidDel="00706B61">
          <w:rPr>
            <w:rFonts w:ascii="Helvetica" w:hAnsi="Helvetica"/>
            <w:color w:val="000000"/>
            <w:sz w:val="22"/>
            <w:szCs w:val="22"/>
            <w:lang w:val="en-US"/>
          </w:rPr>
          <w:delText>over</w:delText>
        </w:r>
        <w:r w:rsidR="00133D54" w:rsidDel="00706B61">
          <w:rPr>
            <w:rFonts w:ascii="Helvetica" w:hAnsi="Helvetica"/>
            <w:color w:val="000000"/>
            <w:sz w:val="22"/>
            <w:szCs w:val="22"/>
            <w:lang w:val="en-US"/>
          </w:rPr>
          <w:delText xml:space="preserve"> </w:delText>
        </w:r>
        <w:r w:rsidR="00715E3D" w:rsidDel="00706B61">
          <w:rPr>
            <w:rFonts w:ascii="Helvetica" w:hAnsi="Helvetica"/>
            <w:color w:val="000000"/>
            <w:sz w:val="22"/>
            <w:szCs w:val="22"/>
            <w:lang w:val="en-US"/>
          </w:rPr>
          <w:delText>50-60</w:delText>
        </w:r>
        <w:r w:rsidR="00133D54" w:rsidDel="00706B61">
          <w:rPr>
            <w:rFonts w:ascii="Helvetica" w:hAnsi="Helvetica"/>
            <w:color w:val="000000"/>
            <w:sz w:val="22"/>
            <w:szCs w:val="22"/>
            <w:lang w:val="en-US"/>
          </w:rPr>
          <w:delText xml:space="preserve"> is </w:delText>
        </w:r>
        <w:r w:rsidR="000D7258" w:rsidDel="00706B61">
          <w:rPr>
            <w:rFonts w:ascii="Helvetica" w:hAnsi="Helvetica"/>
            <w:color w:val="000000"/>
            <w:sz w:val="22"/>
            <w:szCs w:val="22"/>
            <w:lang w:val="en-US"/>
          </w:rPr>
          <w:delText xml:space="preserve">probably </w:delText>
        </w:r>
        <w:r w:rsidR="00715326" w:rsidDel="00706B61">
          <w:rPr>
            <w:rFonts w:ascii="Helvetica" w:hAnsi="Helvetica"/>
            <w:color w:val="000000"/>
            <w:sz w:val="22"/>
            <w:szCs w:val="22"/>
            <w:lang w:val="en-US"/>
          </w:rPr>
          <w:delText>caused by</w:delText>
        </w:r>
        <w:r w:rsidR="00BA4239" w:rsidDel="00706B61">
          <w:rPr>
            <w:rFonts w:ascii="Helvetica" w:hAnsi="Helvetica"/>
            <w:color w:val="000000"/>
            <w:sz w:val="22"/>
            <w:szCs w:val="22"/>
            <w:lang w:val="en-US"/>
          </w:rPr>
          <w:delText xml:space="preserve"> </w:delText>
        </w:r>
        <w:r w:rsidR="00800C6D" w:rsidDel="00706B61">
          <w:rPr>
            <w:rFonts w:ascii="Helvetica" w:hAnsi="Helvetica"/>
            <w:color w:val="000000"/>
            <w:sz w:val="22"/>
            <w:szCs w:val="22"/>
            <w:lang w:val="en-US"/>
          </w:rPr>
          <w:delText>considering a sequence set</w:delText>
        </w:r>
        <w:r w:rsidR="00800C6D" w:rsidDel="00706B61">
          <w:rPr>
            <w:rFonts w:ascii="Helvetica" w:hAnsi="Helvetica"/>
            <w:color w:val="000000"/>
            <w:sz w:val="22"/>
            <w:szCs w:val="22"/>
            <w:shd w:val="clear" w:color="auto" w:fill="FFFFFF"/>
            <w:lang w:val="en-US"/>
          </w:rPr>
          <w:delText xml:space="preserve"> over the period of one year</w:delText>
        </w:r>
        <w:r w:rsidR="000D7258" w:rsidDel="00706B61">
          <w:rPr>
            <w:rFonts w:ascii="Helvetica" w:hAnsi="Helvetica"/>
            <w:color w:val="000000"/>
            <w:sz w:val="22"/>
            <w:szCs w:val="22"/>
            <w:shd w:val="clear" w:color="auto" w:fill="FFFFFF"/>
            <w:lang w:val="en-US"/>
          </w:rPr>
          <w:delText xml:space="preserve"> and a different choice of consensus</w:delText>
        </w:r>
        <w:r w:rsidR="00800C6D" w:rsidDel="00706B61">
          <w:rPr>
            <w:rFonts w:ascii="Helvetica" w:hAnsi="Helvetica"/>
            <w:color w:val="000000"/>
            <w:sz w:val="22"/>
            <w:szCs w:val="22"/>
            <w:shd w:val="clear" w:color="auto" w:fill="FFFFFF"/>
            <w:lang w:val="en-US"/>
          </w:rPr>
          <w:delText xml:space="preserve">. </w:delText>
        </w:r>
        <w:r w:rsidR="000D7258" w:rsidDel="00706B61">
          <w:rPr>
            <w:rFonts w:ascii="Helvetica" w:hAnsi="Helvetica"/>
            <w:color w:val="000000"/>
            <w:sz w:val="22"/>
            <w:szCs w:val="22"/>
            <w:lang w:val="en-US"/>
          </w:rPr>
          <w:delText xml:space="preserve">Moreover, when we excluded the </w:delText>
        </w:r>
        <w:r w:rsidR="00D717F3" w:rsidDel="00706B61">
          <w:rPr>
            <w:rFonts w:ascii="Helvetica" w:hAnsi="Helvetica"/>
            <w:color w:val="000000"/>
            <w:sz w:val="22"/>
            <w:szCs w:val="22"/>
            <w:lang w:val="en-US"/>
          </w:rPr>
          <w:delText xml:space="preserve">few </w:delText>
        </w:r>
        <w:r w:rsidR="00300643" w:rsidDel="00706B61">
          <w:rPr>
            <w:rFonts w:ascii="Helvetica" w:hAnsi="Helvetica"/>
            <w:color w:val="000000"/>
            <w:sz w:val="22"/>
            <w:szCs w:val="22"/>
            <w:lang w:val="en-US"/>
          </w:rPr>
          <w:delText xml:space="preserve">sequences creating </w:delText>
        </w:r>
        <w:r w:rsidR="00853C5C" w:rsidRPr="003552A3" w:rsidDel="00706B61">
          <w:rPr>
            <w:rFonts w:ascii="Helvetica" w:hAnsi="Helvetica"/>
            <w:color w:val="000000"/>
            <w:sz w:val="22"/>
            <w:szCs w:val="22"/>
            <w:lang w:val="en-US"/>
          </w:rPr>
          <w:delText>the small peak at 90</w:delText>
        </w:r>
        <w:r w:rsidR="003B4ABF" w:rsidDel="00706B61">
          <w:rPr>
            <w:rFonts w:ascii="Helvetica" w:hAnsi="Helvetica"/>
            <w:color w:val="000000"/>
            <w:sz w:val="22"/>
            <w:szCs w:val="22"/>
            <w:lang w:val="en-US"/>
          </w:rPr>
          <w:delText xml:space="preserve"> in Fig. 2</w:delText>
        </w:r>
        <w:r w:rsidR="00853C5C" w:rsidRPr="003552A3" w:rsidDel="00706B61">
          <w:rPr>
            <w:rFonts w:ascii="Helvetica" w:hAnsi="Helvetica"/>
            <w:color w:val="000000"/>
            <w:sz w:val="22"/>
            <w:szCs w:val="22"/>
            <w:lang w:val="en-US"/>
          </w:rPr>
          <w:delText xml:space="preserve">, </w:delText>
        </w:r>
        <w:r w:rsidR="00DA53B9" w:rsidRPr="003552A3" w:rsidDel="00706B61">
          <w:rPr>
            <w:rFonts w:ascii="Helvetica" w:hAnsi="Helvetica"/>
            <w:color w:val="000000"/>
            <w:sz w:val="22"/>
            <w:szCs w:val="22"/>
            <w:lang w:val="en-US"/>
          </w:rPr>
          <w:delText xml:space="preserve">we </w:delText>
        </w:r>
        <w:r w:rsidR="000D7258" w:rsidDel="00706B61">
          <w:rPr>
            <w:rFonts w:ascii="Helvetica" w:hAnsi="Helvetica"/>
            <w:color w:val="000000"/>
            <w:sz w:val="22"/>
            <w:szCs w:val="22"/>
            <w:lang w:val="en-US"/>
          </w:rPr>
          <w:delText>observed</w:delText>
        </w:r>
        <w:r w:rsidR="00DA53B9" w:rsidRPr="003552A3" w:rsidDel="00706B61">
          <w:rPr>
            <w:rFonts w:ascii="Helvetica" w:hAnsi="Helvetica"/>
            <w:color w:val="000000"/>
            <w:sz w:val="22"/>
            <w:szCs w:val="22"/>
            <w:lang w:val="en-US"/>
          </w:rPr>
          <w:delText xml:space="preserve"> no change </w:delText>
        </w:r>
        <w:r w:rsidR="00DA53B9" w:rsidDel="00706B61">
          <w:rPr>
            <w:rFonts w:ascii="Helvetica" w:hAnsi="Helvetica"/>
            <w:color w:val="000000"/>
            <w:sz w:val="22"/>
            <w:szCs w:val="22"/>
            <w:lang w:val="en-US"/>
          </w:rPr>
          <w:delText xml:space="preserve">in </w:delText>
        </w:r>
        <w:r w:rsidR="00900125" w:rsidDel="00706B61">
          <w:rPr>
            <w:rFonts w:ascii="Helvetica" w:hAnsi="Helvetica"/>
            <w:color w:val="000000"/>
            <w:sz w:val="22"/>
            <w:szCs w:val="22"/>
            <w:lang w:val="en-US"/>
          </w:rPr>
          <w:delText xml:space="preserve">final </w:delText>
        </w:r>
        <w:r w:rsidR="00853C5C" w:rsidRPr="003552A3" w:rsidDel="00706B61">
          <w:rPr>
            <w:rFonts w:ascii="Helvetica" w:hAnsi="Helvetica"/>
            <w:color w:val="000000"/>
            <w:sz w:val="22"/>
            <w:szCs w:val="22"/>
            <w:lang w:val="en-US"/>
          </w:rPr>
          <w:delText>results</w:delText>
        </w:r>
        <w:r w:rsidR="00DA53B9" w:rsidDel="00706B61">
          <w:rPr>
            <w:rFonts w:ascii="Helvetica" w:hAnsi="Helvetica"/>
            <w:color w:val="000000"/>
            <w:sz w:val="22"/>
            <w:szCs w:val="22"/>
            <w:lang w:val="en-US"/>
          </w:rPr>
          <w:delText xml:space="preserve">, as long as </w:delText>
        </w:r>
        <w:r w:rsidR="00853C5C" w:rsidRPr="003552A3" w:rsidDel="00706B61">
          <w:rPr>
            <w:rFonts w:ascii="Helvetica" w:hAnsi="Helvetica"/>
            <w:color w:val="000000"/>
            <w:sz w:val="22"/>
            <w:szCs w:val="22"/>
            <w:lang w:val="en-US"/>
          </w:rPr>
          <w:delText>samples are balanced</w:delText>
        </w:r>
        <w:r w:rsidR="00363E82" w:rsidDel="00706B61">
          <w:rPr>
            <w:rFonts w:ascii="Helvetica" w:hAnsi="Helvetica"/>
            <w:color w:val="000000"/>
            <w:sz w:val="22"/>
            <w:szCs w:val="22"/>
            <w:lang w:val="en-US"/>
          </w:rPr>
          <w:delText xml:space="preserve"> between major variants</w:delText>
        </w:r>
        <w:r w:rsidR="00853C5C" w:rsidRPr="003552A3" w:rsidDel="00706B61">
          <w:rPr>
            <w:rFonts w:ascii="Helvetica" w:hAnsi="Helvetica"/>
            <w:color w:val="000000"/>
            <w:sz w:val="22"/>
            <w:szCs w:val="22"/>
            <w:lang w:val="en-US"/>
          </w:rPr>
          <w:delText xml:space="preserve"> </w:delText>
        </w:r>
        <w:r w:rsidR="00900125" w:rsidDel="00706B61">
          <w:rPr>
            <w:rFonts w:ascii="Helvetica" w:hAnsi="Helvetica"/>
            <w:color w:val="000000"/>
            <w:sz w:val="22"/>
            <w:szCs w:val="22"/>
            <w:lang w:val="en-US"/>
          </w:rPr>
          <w:delText>(</w:delText>
        </w:r>
        <w:r w:rsidR="00B35BF0" w:rsidDel="00706B61">
          <w:rPr>
            <w:rFonts w:ascii="Helvetica" w:hAnsi="Helvetica"/>
            <w:color w:val="000000"/>
            <w:sz w:val="22"/>
            <w:szCs w:val="22"/>
            <w:lang w:val="en-US"/>
          </w:rPr>
          <w:delText xml:space="preserve">compare </w:delText>
        </w:r>
        <w:r w:rsidR="00DA53B9" w:rsidRPr="003552A3" w:rsidDel="00706B61">
          <w:rPr>
            <w:rFonts w:ascii="Helvetica" w:hAnsi="Helvetica"/>
            <w:color w:val="000000"/>
            <w:sz w:val="22"/>
            <w:szCs w:val="22"/>
            <w:lang w:val="en-US"/>
          </w:rPr>
          <w:delText>Fig. S5</w:delText>
        </w:r>
        <w:r w:rsidR="00900125" w:rsidDel="00706B61">
          <w:rPr>
            <w:rFonts w:ascii="Helvetica" w:hAnsi="Helvetica"/>
            <w:color w:val="000000"/>
            <w:sz w:val="22"/>
            <w:szCs w:val="22"/>
            <w:lang w:val="en-US"/>
          </w:rPr>
          <w:delText>A, D</w:delText>
        </w:r>
        <w:r w:rsidR="00B35BF0" w:rsidDel="00706B61">
          <w:rPr>
            <w:rFonts w:ascii="Helvetica" w:hAnsi="Helvetica"/>
            <w:color w:val="000000"/>
            <w:sz w:val="22"/>
            <w:szCs w:val="22"/>
            <w:lang w:val="en-US"/>
          </w:rPr>
          <w:delText xml:space="preserve"> </w:delText>
        </w:r>
        <w:r w:rsidR="00004867" w:rsidRPr="00090F01" w:rsidDel="00706B61">
          <w:rPr>
            <w:rFonts w:ascii="Helvetica" w:hAnsi="Helvetica"/>
            <w:color w:val="000000"/>
            <w:sz w:val="22"/>
            <w:szCs w:val="22"/>
            <w:lang w:val="en-US"/>
          </w:rPr>
          <w:delText>w</w:delText>
        </w:r>
        <w:r w:rsidR="00004867" w:rsidDel="00706B61">
          <w:rPr>
            <w:rFonts w:ascii="Helvetica" w:hAnsi="Helvetica"/>
            <w:color w:val="000000"/>
            <w:sz w:val="22"/>
            <w:szCs w:val="22"/>
            <w:lang w:val="en-US"/>
          </w:rPr>
          <w:delText>ith</w:delText>
        </w:r>
        <w:r w:rsidR="00B35BF0" w:rsidDel="00706B61">
          <w:rPr>
            <w:rFonts w:ascii="Helvetica" w:hAnsi="Helvetica"/>
            <w:color w:val="000000"/>
            <w:sz w:val="22"/>
            <w:szCs w:val="22"/>
            <w:lang w:val="en-US"/>
          </w:rPr>
          <w:delText xml:space="preserve"> Fig. 4A, D</w:delText>
        </w:r>
        <w:r w:rsidR="00853C5C" w:rsidRPr="003552A3" w:rsidDel="00706B61">
          <w:rPr>
            <w:rFonts w:ascii="Helvetica" w:hAnsi="Helvetica"/>
            <w:color w:val="000000"/>
            <w:sz w:val="22"/>
            <w:szCs w:val="22"/>
            <w:lang w:val="en-US"/>
          </w:rPr>
          <w:delText>)</w:delText>
        </w:r>
        <w:r w:rsidR="00DA53B9" w:rsidDel="00706B61">
          <w:rPr>
            <w:rFonts w:ascii="Helvetica" w:hAnsi="Helvetica"/>
            <w:color w:val="000000"/>
            <w:sz w:val="22"/>
            <w:szCs w:val="22"/>
            <w:lang w:val="en-US"/>
          </w:rPr>
          <w:delText>.</w:delText>
        </w:r>
        <w:r w:rsidR="002C279E" w:rsidDel="00706B61">
          <w:rPr>
            <w:rFonts w:ascii="Helvetica" w:hAnsi="Helvetica"/>
            <w:color w:val="000000"/>
            <w:sz w:val="22"/>
            <w:szCs w:val="22"/>
            <w:lang w:val="en-US"/>
          </w:rPr>
          <w:delText xml:space="preserve"> </w:delText>
        </w:r>
      </w:del>
    </w:p>
    <w:p w14:paraId="1317BD89" w14:textId="5435FF81" w:rsidR="00766F36" w:rsidRPr="00762528" w:rsidRDefault="00133529" w:rsidP="00706B61">
      <w:pPr>
        <w:rPr>
          <w:rFonts w:ascii="Helvetica" w:hAnsi="Helvetica"/>
          <w:b/>
          <w:color w:val="000000"/>
          <w:sz w:val="22"/>
          <w:szCs w:val="22"/>
          <w:shd w:val="clear" w:color="auto" w:fill="FFFFFF"/>
        </w:rPr>
      </w:pPr>
      <w:del w:id="82" w:author="Microsoft Office User" w:date="2026-05-06T03:36:00Z" w16du:dateUtc="2026-05-06T00:36:00Z">
        <w:r w:rsidRPr="003552A3" w:rsidDel="00706B61">
          <w:rPr>
            <w:rFonts w:ascii="Helvetica" w:hAnsi="Helvetica"/>
            <w:color w:val="000000"/>
            <w:sz w:val="22"/>
            <w:szCs w:val="22"/>
          </w:rPr>
          <w:br/>
        </w:r>
      </w:del>
      <w:r w:rsidRPr="003552A3">
        <w:rPr>
          <w:rFonts w:ascii="Helvetica" w:hAnsi="Helvetica"/>
          <w:b/>
          <w:color w:val="000000"/>
          <w:sz w:val="22"/>
          <w:szCs w:val="22"/>
          <w:shd w:val="clear" w:color="auto" w:fill="FFFFFF"/>
        </w:rPr>
        <w:t xml:space="preserve">The simulations seem rather unrealistic for the SARS-CoV-2 application. they are initialized as diverse population where every deleterious allele is at frequency 0.45. SARS-CoV-2 started as a monomorphic outbreak and most sites have very low allele frequencies. </w:t>
      </w:r>
      <w:r w:rsidR="00CD3B15" w:rsidRPr="003552A3">
        <w:rPr>
          <w:rFonts w:ascii="Helvetica" w:hAnsi="Helvetica"/>
          <w:b/>
          <w:color w:val="000000"/>
          <w:sz w:val="22"/>
          <w:szCs w:val="22"/>
          <w:shd w:val="clear" w:color="auto" w:fill="FFFFFF"/>
        </w:rPr>
        <w:t xml:space="preserve">Furthermore, results in Fig 1 explore recombination rates of 0.1, 0.5, and 1.0. SARS-CoV-2 recombination rate depend on co-infection and are likely much lower. </w:t>
      </w:r>
      <w:r w:rsidR="00264E6A" w:rsidRPr="003552A3">
        <w:rPr>
          <w:rFonts w:ascii="Helvetica" w:hAnsi="Helvetica"/>
          <w:b/>
          <w:color w:val="000000"/>
          <w:sz w:val="22"/>
          <w:szCs w:val="22"/>
          <w:shd w:val="clear" w:color="auto" w:fill="FFFFFF"/>
        </w:rPr>
        <w:t>Linkage is thus a much more serious proble</w:t>
      </w:r>
      <w:r w:rsidR="00264E6A" w:rsidRPr="003552A3">
        <w:rPr>
          <w:rFonts w:ascii="Helvetica" w:hAnsi="Helvetica"/>
          <w:b/>
          <w:color w:val="000000"/>
          <w:sz w:val="22"/>
          <w:szCs w:val="22"/>
          <w:shd w:val="clear" w:color="auto" w:fill="FFFFFF"/>
          <w:lang w:val="en-US"/>
        </w:rPr>
        <w:t>m</w:t>
      </w:r>
      <w:r w:rsidR="00264E6A">
        <w:rPr>
          <w:rFonts w:ascii="Helvetica" w:hAnsi="Helvetica"/>
          <w:b/>
          <w:color w:val="000000"/>
          <w:sz w:val="22"/>
          <w:szCs w:val="22"/>
          <w:shd w:val="clear" w:color="auto" w:fill="FFFFFF"/>
          <w:lang w:val="en-US"/>
        </w:rPr>
        <w:t>...</w:t>
      </w:r>
    </w:p>
    <w:p w14:paraId="07155571" w14:textId="77777777" w:rsidR="00CD3B15" w:rsidRPr="003552A3" w:rsidRDefault="00CD3B15">
      <w:pPr>
        <w:rPr>
          <w:rFonts w:ascii="Helvetica" w:hAnsi="Helvetica"/>
          <w:color w:val="000000"/>
          <w:sz w:val="22"/>
          <w:szCs w:val="22"/>
          <w:shd w:val="clear" w:color="auto" w:fill="FFFFFF"/>
          <w:lang w:val="en-US"/>
        </w:rPr>
      </w:pPr>
    </w:p>
    <w:p w14:paraId="4C387EF3" w14:textId="0CCF0FEC" w:rsidR="00DE081B" w:rsidRPr="00BD1A82" w:rsidRDefault="00EB7593">
      <w:pPr>
        <w:rPr>
          <w:rFonts w:ascii="Helvetica" w:hAnsi="Helvetica"/>
          <w:color w:val="000000"/>
          <w:sz w:val="22"/>
          <w:szCs w:val="22"/>
          <w:shd w:val="clear" w:color="auto" w:fill="FFFFFF"/>
          <w:lang w:val="en-US"/>
        </w:rPr>
      </w:pPr>
      <w:ins w:id="83" w:author="Microsoft Office User" w:date="2026-05-06T03:31:00Z" w16du:dateUtc="2026-05-06T00:31:00Z">
        <w:r>
          <w:rPr>
            <w:rFonts w:ascii="Helvetica" w:hAnsi="Helvetica"/>
            <w:color w:val="000000"/>
            <w:sz w:val="22"/>
            <w:szCs w:val="22"/>
            <w:shd w:val="clear" w:color="auto" w:fill="FFFFFF"/>
            <w:lang w:val="en-US"/>
          </w:rPr>
          <w:t xml:space="preserve">To address this important concern, </w:t>
        </w:r>
      </w:ins>
      <w:del w:id="84" w:author="Microsoft Office User" w:date="2026-05-06T03:31:00Z" w16du:dateUtc="2026-05-06T00:31:00Z">
        <w:r w:rsidR="00900125" w:rsidRPr="00CC2F32" w:rsidDel="00EB7593">
          <w:rPr>
            <w:rFonts w:ascii="Helvetica" w:hAnsi="Helvetica"/>
            <w:color w:val="000000"/>
            <w:sz w:val="22"/>
            <w:szCs w:val="22"/>
            <w:shd w:val="clear" w:color="auto" w:fill="FFFFFF"/>
            <w:lang w:val="en-US"/>
            <w:rPrChange w:id="85" w:author="Microsoft Office User" w:date="2026-05-05T18:21:00Z" w16du:dateUtc="2026-05-05T15:21:00Z">
              <w:rPr>
                <w:rFonts w:ascii="Helvetica" w:hAnsi="Helvetica"/>
                <w:color w:val="000000"/>
                <w:sz w:val="22"/>
                <w:szCs w:val="22"/>
                <w:highlight w:val="yellow"/>
                <w:shd w:val="clear" w:color="auto" w:fill="FFFFFF"/>
                <w:lang w:val="en-US"/>
              </w:rPr>
            </w:rPrChange>
          </w:rPr>
          <w:delText>I</w:delText>
        </w:r>
      </w:del>
      <w:del w:id="86" w:author="Microsoft Office User" w:date="2026-05-06T03:32:00Z" w16du:dateUtc="2026-05-06T00:32:00Z">
        <w:r w:rsidR="00BB2215" w:rsidRPr="00CC2F32" w:rsidDel="00EB7593">
          <w:rPr>
            <w:rFonts w:ascii="Helvetica" w:hAnsi="Helvetica"/>
            <w:color w:val="000000"/>
            <w:sz w:val="22"/>
            <w:szCs w:val="22"/>
            <w:shd w:val="clear" w:color="auto" w:fill="FFFFFF"/>
            <w:lang w:val="en-US"/>
            <w:rPrChange w:id="87" w:author="Microsoft Office User" w:date="2026-05-05T18:21:00Z" w16du:dateUtc="2026-05-05T15:21:00Z">
              <w:rPr>
                <w:rFonts w:ascii="Helvetica" w:hAnsi="Helvetica"/>
                <w:color w:val="000000"/>
                <w:sz w:val="22"/>
                <w:szCs w:val="22"/>
                <w:highlight w:val="yellow"/>
                <w:shd w:val="clear" w:color="auto" w:fill="FFFFFF"/>
                <w:lang w:val="en-US"/>
              </w:rPr>
            </w:rPrChange>
          </w:rPr>
          <w:delText xml:space="preserve">n </w:delText>
        </w:r>
      </w:del>
      <w:del w:id="88" w:author="Microsoft Office User" w:date="2026-05-06T03:31:00Z" w16du:dateUtc="2026-05-06T00:31:00Z">
        <w:r w:rsidR="00BB2215" w:rsidRPr="00CC2F32" w:rsidDel="00EB7593">
          <w:rPr>
            <w:rFonts w:ascii="Helvetica" w:hAnsi="Helvetica"/>
            <w:color w:val="000000"/>
            <w:sz w:val="22"/>
            <w:szCs w:val="22"/>
            <w:shd w:val="clear" w:color="auto" w:fill="FFFFFF"/>
            <w:lang w:val="en-US"/>
            <w:rPrChange w:id="89" w:author="Microsoft Office User" w:date="2026-05-05T18:21:00Z" w16du:dateUtc="2026-05-05T15:21:00Z">
              <w:rPr>
                <w:rFonts w:ascii="Helvetica" w:hAnsi="Helvetica"/>
                <w:color w:val="000000"/>
                <w:sz w:val="22"/>
                <w:szCs w:val="22"/>
                <w:highlight w:val="yellow"/>
                <w:shd w:val="clear" w:color="auto" w:fill="FFFFFF"/>
                <w:lang w:val="en-US"/>
              </w:rPr>
            </w:rPrChange>
          </w:rPr>
          <w:delText xml:space="preserve">the revised version, </w:delText>
        </w:r>
      </w:del>
      <w:r w:rsidR="00BB2215" w:rsidRPr="00CC2F32">
        <w:rPr>
          <w:rFonts w:ascii="Helvetica" w:hAnsi="Helvetica"/>
          <w:color w:val="000000"/>
          <w:sz w:val="22"/>
          <w:szCs w:val="22"/>
          <w:shd w:val="clear" w:color="auto" w:fill="FFFFFF"/>
          <w:lang w:val="en-US"/>
          <w:rPrChange w:id="90"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we added </w:t>
      </w:r>
      <w:ins w:id="91" w:author="Microsoft Office User" w:date="2026-05-06T03:31:00Z" w16du:dateUtc="2026-05-06T00:31:00Z">
        <w:r>
          <w:rPr>
            <w:rFonts w:ascii="Helvetica" w:hAnsi="Helvetica"/>
            <w:color w:val="000000"/>
            <w:sz w:val="22"/>
            <w:szCs w:val="22"/>
            <w:shd w:val="clear" w:color="auto" w:fill="FFFFFF"/>
            <w:lang w:val="en-US"/>
          </w:rPr>
          <w:t xml:space="preserve">a new section </w:t>
        </w:r>
      </w:ins>
      <w:del w:id="92" w:author="Microsoft Office User" w:date="2026-05-05T18:20:00Z" w16du:dateUtc="2026-05-05T15:20:00Z">
        <w:r w:rsidR="00BB2215" w:rsidRPr="00CC2F32" w:rsidDel="00CC2F32">
          <w:rPr>
            <w:rFonts w:ascii="Helvetica" w:hAnsi="Helvetica"/>
            <w:color w:val="000000"/>
            <w:sz w:val="22"/>
            <w:szCs w:val="22"/>
            <w:shd w:val="clear" w:color="auto" w:fill="FFFFFF"/>
            <w:lang w:val="en-US"/>
            <w:rPrChange w:id="93" w:author="Microsoft Office User" w:date="2026-05-05T18:21:00Z" w16du:dateUtc="2026-05-05T15:21:00Z">
              <w:rPr>
                <w:rFonts w:ascii="Helvetica" w:hAnsi="Helvetica"/>
                <w:color w:val="000000"/>
                <w:sz w:val="22"/>
                <w:szCs w:val="22"/>
                <w:highlight w:val="yellow"/>
                <w:shd w:val="clear" w:color="auto" w:fill="FFFFFF"/>
                <w:lang w:val="en-US"/>
              </w:rPr>
            </w:rPrChange>
          </w:rPr>
          <w:delText xml:space="preserve">a </w:delText>
        </w:r>
      </w:del>
      <w:del w:id="94" w:author="Microsoft Office User" w:date="2026-05-06T03:31:00Z" w16du:dateUtc="2026-05-06T00:31:00Z">
        <w:r w:rsidR="00BB2215" w:rsidRPr="00CC2F32" w:rsidDel="00EB7593">
          <w:rPr>
            <w:rFonts w:ascii="Helvetica" w:hAnsi="Helvetica"/>
            <w:color w:val="000000"/>
            <w:sz w:val="22"/>
            <w:szCs w:val="22"/>
            <w:shd w:val="clear" w:color="auto" w:fill="FFFFFF"/>
            <w:lang w:val="en-US"/>
            <w:rPrChange w:id="95" w:author="Microsoft Office User" w:date="2026-05-05T18:21:00Z" w16du:dateUtc="2026-05-05T15:21:00Z">
              <w:rPr>
                <w:rFonts w:ascii="Helvetica" w:hAnsi="Helvetica"/>
                <w:color w:val="000000"/>
                <w:sz w:val="22"/>
                <w:szCs w:val="22"/>
                <w:highlight w:val="yellow"/>
                <w:shd w:val="clear" w:color="auto" w:fill="FFFFFF"/>
                <w:lang w:val="en-US"/>
              </w:rPr>
            </w:rPrChange>
          </w:rPr>
          <w:delText xml:space="preserve">new </w:delText>
        </w:r>
        <w:r w:rsidR="00151068" w:rsidRPr="00CC2F32" w:rsidDel="00EB7593">
          <w:rPr>
            <w:rFonts w:ascii="Helvetica" w:hAnsi="Helvetica"/>
            <w:color w:val="000000"/>
            <w:sz w:val="22"/>
            <w:szCs w:val="22"/>
            <w:shd w:val="clear" w:color="auto" w:fill="FFFFFF"/>
            <w:lang w:val="en-US"/>
            <w:rPrChange w:id="96" w:author="Microsoft Office User" w:date="2026-05-05T18:21:00Z" w16du:dateUtc="2026-05-05T15:21:00Z">
              <w:rPr>
                <w:rFonts w:ascii="Helvetica" w:hAnsi="Helvetica"/>
                <w:color w:val="000000"/>
                <w:sz w:val="22"/>
                <w:szCs w:val="22"/>
                <w:highlight w:val="yellow"/>
                <w:shd w:val="clear" w:color="auto" w:fill="FFFFFF"/>
                <w:lang w:val="en-US"/>
              </w:rPr>
            </w:rPrChange>
          </w:rPr>
          <w:delText>f</w:delText>
        </w:r>
        <w:r w:rsidR="00BB2215" w:rsidRPr="00CC2F32" w:rsidDel="00EB7593">
          <w:rPr>
            <w:rFonts w:ascii="Helvetica" w:hAnsi="Helvetica"/>
            <w:color w:val="000000"/>
            <w:sz w:val="22"/>
            <w:szCs w:val="22"/>
            <w:shd w:val="clear" w:color="auto" w:fill="FFFFFF"/>
            <w:lang w:val="en-US"/>
            <w:rPrChange w:id="97" w:author="Microsoft Office User" w:date="2026-05-05T18:21:00Z" w16du:dateUtc="2026-05-05T15:21:00Z">
              <w:rPr>
                <w:rFonts w:ascii="Helvetica" w:hAnsi="Helvetica"/>
                <w:color w:val="000000"/>
                <w:sz w:val="22"/>
                <w:szCs w:val="22"/>
                <w:highlight w:val="yellow"/>
                <w:shd w:val="clear" w:color="auto" w:fill="FFFFFF"/>
                <w:lang w:val="en-US"/>
              </w:rPr>
            </w:rPrChange>
          </w:rPr>
          <w:delText>igure</w:delText>
        </w:r>
        <w:r w:rsidR="00004867" w:rsidRPr="00CC2F32" w:rsidDel="00EB7593">
          <w:rPr>
            <w:rFonts w:ascii="Helvetica" w:hAnsi="Helvetica"/>
            <w:color w:val="000000"/>
            <w:sz w:val="22"/>
            <w:szCs w:val="22"/>
            <w:shd w:val="clear" w:color="auto" w:fill="FFFFFF"/>
            <w:lang w:val="en-US"/>
            <w:rPrChange w:id="98" w:author="Microsoft Office User" w:date="2026-05-05T18:21:00Z" w16du:dateUtc="2026-05-05T15:21:00Z">
              <w:rPr>
                <w:rFonts w:ascii="Helvetica" w:hAnsi="Helvetica"/>
                <w:color w:val="000000"/>
                <w:sz w:val="22"/>
                <w:szCs w:val="22"/>
                <w:highlight w:val="yellow"/>
                <w:shd w:val="clear" w:color="auto" w:fill="FFFFFF"/>
                <w:lang w:val="en-US"/>
              </w:rPr>
            </w:rPrChange>
          </w:rPr>
          <w:delText xml:space="preserve"> </w:delText>
        </w:r>
      </w:del>
      <w:r w:rsidR="00004867" w:rsidRPr="00CC2F32">
        <w:rPr>
          <w:rFonts w:ascii="Helvetica" w:hAnsi="Helvetica"/>
          <w:color w:val="000000"/>
          <w:sz w:val="22"/>
          <w:szCs w:val="22"/>
          <w:shd w:val="clear" w:color="auto" w:fill="FFFFFF"/>
          <w:lang w:val="en-US"/>
          <w:rPrChange w:id="99" w:author="Microsoft Office User" w:date="2026-05-05T18:21:00Z" w16du:dateUtc="2026-05-05T15:21:00Z">
            <w:rPr>
              <w:rFonts w:ascii="Helvetica" w:hAnsi="Helvetica"/>
              <w:color w:val="000000"/>
              <w:sz w:val="22"/>
              <w:szCs w:val="22"/>
              <w:highlight w:val="yellow"/>
              <w:shd w:val="clear" w:color="auto" w:fill="FFFFFF"/>
              <w:lang w:val="en-US"/>
            </w:rPr>
          </w:rPrChange>
        </w:rPr>
        <w:t>(</w:t>
      </w:r>
      <w:del w:id="100" w:author="Microsoft Office User" w:date="2026-05-05T18:20:00Z" w16du:dateUtc="2026-05-05T15:20:00Z">
        <w:r w:rsidR="00BB2215" w:rsidRPr="00CC2F32" w:rsidDel="00CC2F32">
          <w:rPr>
            <w:rFonts w:ascii="Helvetica" w:hAnsi="Helvetica"/>
            <w:color w:val="000000"/>
            <w:sz w:val="22"/>
            <w:szCs w:val="22"/>
            <w:shd w:val="clear" w:color="auto" w:fill="FFFFFF"/>
            <w:lang w:val="en-US"/>
            <w:rPrChange w:id="101" w:author="Microsoft Office User" w:date="2026-05-05T18:21:00Z" w16du:dateUtc="2026-05-05T15:21:00Z">
              <w:rPr>
                <w:rFonts w:ascii="Helvetica" w:hAnsi="Helvetica"/>
                <w:color w:val="000000"/>
                <w:sz w:val="22"/>
                <w:szCs w:val="22"/>
                <w:highlight w:val="yellow"/>
                <w:shd w:val="clear" w:color="auto" w:fill="FFFFFF"/>
                <w:lang w:val="en-US"/>
              </w:rPr>
            </w:rPrChange>
          </w:rPr>
          <w:delText xml:space="preserve">now </w:delText>
        </w:r>
      </w:del>
      <w:r w:rsidR="00BB2215" w:rsidRPr="00CC2F32">
        <w:rPr>
          <w:rFonts w:ascii="Helvetica" w:hAnsi="Helvetica"/>
          <w:color w:val="000000"/>
          <w:sz w:val="22"/>
          <w:szCs w:val="22"/>
          <w:shd w:val="clear" w:color="auto" w:fill="FFFFFF"/>
          <w:lang w:val="en-US"/>
          <w:rPrChange w:id="102" w:author="Microsoft Office User" w:date="2026-05-05T18:21:00Z" w16du:dateUtc="2026-05-05T15:21:00Z">
            <w:rPr>
              <w:rFonts w:ascii="Helvetica" w:hAnsi="Helvetica"/>
              <w:color w:val="000000"/>
              <w:sz w:val="22"/>
              <w:szCs w:val="22"/>
              <w:highlight w:val="yellow"/>
              <w:shd w:val="clear" w:color="auto" w:fill="FFFFFF"/>
              <w:lang w:val="en-US"/>
            </w:rPr>
          </w:rPrChange>
        </w:rPr>
        <w:t>Figure</w:t>
      </w:r>
      <w:ins w:id="103" w:author="Microsoft Office User" w:date="2026-05-05T18:20:00Z" w16du:dateUtc="2026-05-05T15:20:00Z">
        <w:r w:rsidR="00CC2F32" w:rsidRPr="00CC2F32">
          <w:rPr>
            <w:rFonts w:ascii="Helvetica" w:hAnsi="Helvetica"/>
            <w:color w:val="000000"/>
            <w:sz w:val="22"/>
            <w:szCs w:val="22"/>
            <w:shd w:val="clear" w:color="auto" w:fill="FFFFFF"/>
            <w:lang w:val="en-US"/>
            <w:rPrChange w:id="104" w:author="Microsoft Office User" w:date="2026-05-05T18:21:00Z" w16du:dateUtc="2026-05-05T15:21:00Z">
              <w:rPr>
                <w:rFonts w:ascii="Helvetica" w:hAnsi="Helvetica"/>
                <w:color w:val="000000"/>
                <w:sz w:val="22"/>
                <w:szCs w:val="22"/>
                <w:highlight w:val="yellow"/>
                <w:shd w:val="clear" w:color="auto" w:fill="FFFFFF"/>
                <w:lang w:val="en-US"/>
              </w:rPr>
            </w:rPrChange>
          </w:rPr>
          <w:t>s</w:t>
        </w:r>
      </w:ins>
      <w:r w:rsidR="00BB2215" w:rsidRPr="00CC2F32">
        <w:rPr>
          <w:rFonts w:ascii="Helvetica" w:hAnsi="Helvetica"/>
          <w:color w:val="000000"/>
          <w:sz w:val="22"/>
          <w:szCs w:val="22"/>
          <w:shd w:val="clear" w:color="auto" w:fill="FFFFFF"/>
          <w:lang w:val="en-US"/>
          <w:rPrChange w:id="105"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 </w:t>
      </w:r>
      <w:ins w:id="106" w:author="Microsoft Office User" w:date="2026-05-05T18:20:00Z" w16du:dateUtc="2026-05-05T15:20:00Z">
        <w:r w:rsidR="00CC2F32" w:rsidRPr="00CC2F32">
          <w:rPr>
            <w:rFonts w:ascii="Helvetica" w:hAnsi="Helvetica"/>
            <w:color w:val="000000"/>
            <w:sz w:val="22"/>
            <w:szCs w:val="22"/>
            <w:shd w:val="clear" w:color="auto" w:fill="FFFFFF"/>
            <w:lang w:val="en-US"/>
            <w:rPrChange w:id="107" w:author="Microsoft Office User" w:date="2026-05-05T18:21:00Z" w16du:dateUtc="2026-05-05T15:21:00Z">
              <w:rPr>
                <w:rFonts w:ascii="Helvetica" w:hAnsi="Helvetica"/>
                <w:color w:val="000000"/>
                <w:sz w:val="22"/>
                <w:szCs w:val="22"/>
                <w:highlight w:val="yellow"/>
                <w:shd w:val="clear" w:color="auto" w:fill="FFFFFF"/>
                <w:lang w:val="en-US"/>
              </w:rPr>
            </w:rPrChange>
          </w:rPr>
          <w:t>2-4</w:t>
        </w:r>
      </w:ins>
      <w:ins w:id="108" w:author="ivan4995@gmail.com" w:date="2026-05-05T16:42:00Z">
        <w:del w:id="109" w:author="Microsoft Office User" w:date="2026-05-05T18:18:00Z" w16du:dateUtc="2026-05-05T15:18:00Z">
          <w:r w:rsidR="003B77F9" w:rsidRPr="00CC2F32" w:rsidDel="00CC2F32">
            <w:rPr>
              <w:rFonts w:ascii="Helvetica" w:hAnsi="Helvetica"/>
              <w:color w:val="000000"/>
              <w:sz w:val="22"/>
              <w:szCs w:val="22"/>
              <w:shd w:val="clear" w:color="auto" w:fill="FFFFFF"/>
              <w:lang w:val="en-US"/>
              <w:rPrChange w:id="110" w:author="Microsoft Office User" w:date="2026-05-05T18:21:00Z" w16du:dateUtc="2026-05-05T15:21:00Z">
                <w:rPr>
                  <w:rFonts w:ascii="Helvetica" w:hAnsi="Helvetica"/>
                  <w:color w:val="000000"/>
                  <w:sz w:val="22"/>
                  <w:szCs w:val="22"/>
                  <w:highlight w:val="yellow"/>
                  <w:shd w:val="clear" w:color="auto" w:fill="FFFFFF"/>
                  <w:lang w:val="en-US"/>
                </w:rPr>
              </w:rPrChange>
            </w:rPr>
            <w:delText>3</w:delText>
          </w:r>
        </w:del>
      </w:ins>
      <w:del w:id="111" w:author="ivan4995@gmail.com" w:date="2026-05-05T16:42:00Z">
        <w:r w:rsidR="00BB2215" w:rsidRPr="00CC2F32" w:rsidDel="003B77F9">
          <w:rPr>
            <w:rFonts w:ascii="Helvetica" w:hAnsi="Helvetica"/>
            <w:color w:val="000000"/>
            <w:sz w:val="22"/>
            <w:szCs w:val="22"/>
            <w:shd w:val="clear" w:color="auto" w:fill="FFFFFF"/>
            <w:lang w:val="en-US"/>
            <w:rPrChange w:id="112" w:author="Microsoft Office User" w:date="2026-05-05T18:21:00Z" w16du:dateUtc="2026-05-05T15:21:00Z">
              <w:rPr>
                <w:rFonts w:ascii="Helvetica" w:hAnsi="Helvetica"/>
                <w:color w:val="000000"/>
                <w:sz w:val="22"/>
                <w:szCs w:val="22"/>
                <w:highlight w:val="yellow"/>
                <w:shd w:val="clear" w:color="auto" w:fill="FFFFFF"/>
                <w:lang w:val="en-US"/>
              </w:rPr>
            </w:rPrChange>
          </w:rPr>
          <w:delText>2</w:delText>
        </w:r>
      </w:del>
      <w:r w:rsidR="00004867" w:rsidRPr="00CC2F32">
        <w:rPr>
          <w:rFonts w:ascii="Helvetica" w:hAnsi="Helvetica"/>
          <w:color w:val="000000"/>
          <w:sz w:val="22"/>
          <w:szCs w:val="22"/>
          <w:shd w:val="clear" w:color="auto" w:fill="FFFFFF"/>
          <w:lang w:val="en-US"/>
          <w:rPrChange w:id="113" w:author="Microsoft Office User" w:date="2026-05-05T18:21:00Z" w16du:dateUtc="2026-05-05T15:21:00Z">
            <w:rPr>
              <w:rFonts w:ascii="Helvetica" w:hAnsi="Helvetica"/>
              <w:color w:val="000000"/>
              <w:sz w:val="22"/>
              <w:szCs w:val="22"/>
              <w:highlight w:val="yellow"/>
              <w:shd w:val="clear" w:color="auto" w:fill="FFFFFF"/>
              <w:lang w:val="en-US"/>
            </w:rPr>
          </w:rPrChange>
        </w:rPr>
        <w:t>)</w:t>
      </w:r>
      <w:r w:rsidR="00BB2215" w:rsidRPr="00CC2F32">
        <w:rPr>
          <w:rFonts w:ascii="Helvetica" w:hAnsi="Helvetica"/>
          <w:color w:val="000000"/>
          <w:sz w:val="22"/>
          <w:szCs w:val="22"/>
          <w:shd w:val="clear" w:color="auto" w:fill="FFFFFF"/>
          <w:lang w:val="en-US"/>
          <w:rPrChange w:id="114"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 where we </w:t>
      </w:r>
      <w:del w:id="115" w:author="Microsoft Office User" w:date="2026-05-05T18:26:00Z" w16du:dateUtc="2026-05-05T15:26:00Z">
        <w:r w:rsidR="00CD3B15" w:rsidRPr="00CC2F32" w:rsidDel="00DE081B">
          <w:rPr>
            <w:rFonts w:ascii="Helvetica" w:hAnsi="Helvetica"/>
            <w:color w:val="000000"/>
            <w:sz w:val="22"/>
            <w:szCs w:val="22"/>
            <w:shd w:val="clear" w:color="auto" w:fill="FFFFFF"/>
            <w:lang w:val="en-US"/>
            <w:rPrChange w:id="116" w:author="Microsoft Office User" w:date="2026-05-05T18:21:00Z" w16du:dateUtc="2026-05-05T15:21:00Z">
              <w:rPr>
                <w:rFonts w:ascii="Helvetica" w:hAnsi="Helvetica"/>
                <w:color w:val="000000"/>
                <w:sz w:val="22"/>
                <w:szCs w:val="22"/>
                <w:highlight w:val="yellow"/>
                <w:shd w:val="clear" w:color="auto" w:fill="FFFFFF"/>
                <w:lang w:val="en-US"/>
              </w:rPr>
            </w:rPrChange>
          </w:rPr>
          <w:delText>show</w:delText>
        </w:r>
        <w:r w:rsidR="00BB2215" w:rsidRPr="00CC2F32" w:rsidDel="00DE081B">
          <w:rPr>
            <w:rFonts w:ascii="Helvetica" w:hAnsi="Helvetica"/>
            <w:color w:val="000000"/>
            <w:sz w:val="22"/>
            <w:szCs w:val="22"/>
            <w:shd w:val="clear" w:color="auto" w:fill="FFFFFF"/>
            <w:lang w:val="en-US"/>
            <w:rPrChange w:id="117" w:author="Microsoft Office User" w:date="2026-05-05T18:21:00Z" w16du:dateUtc="2026-05-05T15:21:00Z">
              <w:rPr>
                <w:rFonts w:ascii="Helvetica" w:hAnsi="Helvetica"/>
                <w:color w:val="000000"/>
                <w:sz w:val="22"/>
                <w:szCs w:val="22"/>
                <w:highlight w:val="yellow"/>
                <w:shd w:val="clear" w:color="auto" w:fill="FFFFFF"/>
                <w:lang w:val="en-US"/>
              </w:rPr>
            </w:rPrChange>
          </w:rPr>
          <w:delText xml:space="preserve"> </w:delText>
        </w:r>
      </w:del>
      <w:ins w:id="118" w:author="Microsoft Office User" w:date="2026-05-05T18:26:00Z" w16du:dateUtc="2026-05-05T15:26:00Z">
        <w:r w:rsidR="00DE081B">
          <w:rPr>
            <w:rFonts w:ascii="Helvetica" w:hAnsi="Helvetica"/>
            <w:color w:val="000000"/>
            <w:sz w:val="22"/>
            <w:szCs w:val="22"/>
            <w:shd w:val="clear" w:color="auto" w:fill="FFFFFF"/>
            <w:lang w:val="en-US"/>
          </w:rPr>
          <w:t>test</w:t>
        </w:r>
        <w:r w:rsidR="00DE081B" w:rsidRPr="00CC2F32">
          <w:rPr>
            <w:rFonts w:ascii="Helvetica" w:hAnsi="Helvetica"/>
            <w:color w:val="000000"/>
            <w:sz w:val="22"/>
            <w:szCs w:val="22"/>
            <w:shd w:val="clear" w:color="auto" w:fill="FFFFFF"/>
            <w:lang w:val="en-US"/>
            <w:rPrChange w:id="119"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 </w:t>
        </w:r>
      </w:ins>
      <w:r w:rsidR="00BB2215" w:rsidRPr="00CC2F32">
        <w:rPr>
          <w:rFonts w:ascii="Helvetica" w:hAnsi="Helvetica"/>
          <w:color w:val="000000"/>
          <w:sz w:val="22"/>
          <w:szCs w:val="22"/>
          <w:shd w:val="clear" w:color="auto" w:fill="FFFFFF"/>
          <w:lang w:val="en-US"/>
          <w:rPrChange w:id="120"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the </w:t>
      </w:r>
      <w:r w:rsidR="00766F36" w:rsidRPr="00CC2F32">
        <w:rPr>
          <w:rFonts w:ascii="Helvetica" w:hAnsi="Helvetica"/>
          <w:color w:val="000000"/>
          <w:sz w:val="22"/>
          <w:szCs w:val="22"/>
          <w:shd w:val="clear" w:color="auto" w:fill="FFFFFF"/>
          <w:lang w:val="en-US"/>
          <w:rPrChange w:id="121"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detection </w:t>
      </w:r>
      <w:r w:rsidR="00BB2215" w:rsidRPr="00CC2F32">
        <w:rPr>
          <w:rFonts w:ascii="Helvetica" w:hAnsi="Helvetica"/>
          <w:color w:val="000000"/>
          <w:sz w:val="22"/>
          <w:szCs w:val="22"/>
          <w:shd w:val="clear" w:color="auto" w:fill="FFFFFF"/>
          <w:lang w:val="en-US"/>
          <w:rPrChange w:id="122" w:author="Microsoft Office User" w:date="2026-05-05T18:21:00Z" w16du:dateUtc="2026-05-05T15:21:00Z">
            <w:rPr>
              <w:rFonts w:ascii="Helvetica" w:hAnsi="Helvetica"/>
              <w:color w:val="000000"/>
              <w:sz w:val="22"/>
              <w:szCs w:val="22"/>
              <w:highlight w:val="yellow"/>
              <w:shd w:val="clear" w:color="auto" w:fill="FFFFFF"/>
              <w:lang w:val="en-US"/>
            </w:rPr>
          </w:rPrChange>
        </w:rPr>
        <w:t>accuracy</w:t>
      </w:r>
      <w:r w:rsidR="00CD3B15" w:rsidRPr="00CC2F32">
        <w:rPr>
          <w:rFonts w:ascii="Helvetica" w:hAnsi="Helvetica"/>
          <w:color w:val="000000"/>
          <w:sz w:val="22"/>
          <w:szCs w:val="22"/>
          <w:shd w:val="clear" w:color="auto" w:fill="FFFFFF"/>
          <w:lang w:val="en-US"/>
          <w:rPrChange w:id="123"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 of the metho</w:t>
      </w:r>
      <w:r w:rsidR="00720DBE" w:rsidRPr="00CC2F32">
        <w:rPr>
          <w:rFonts w:ascii="Helvetica" w:hAnsi="Helvetica"/>
          <w:color w:val="000000"/>
          <w:sz w:val="22"/>
          <w:szCs w:val="22"/>
          <w:shd w:val="clear" w:color="auto" w:fill="FFFFFF"/>
          <w:lang w:val="en-US"/>
          <w:rPrChange w:id="124" w:author="Microsoft Office User" w:date="2026-05-05T18:21:00Z" w16du:dateUtc="2026-05-05T15:21:00Z">
            <w:rPr>
              <w:rFonts w:ascii="Helvetica" w:hAnsi="Helvetica"/>
              <w:color w:val="000000"/>
              <w:sz w:val="22"/>
              <w:szCs w:val="22"/>
              <w:highlight w:val="yellow"/>
              <w:shd w:val="clear" w:color="auto" w:fill="FFFFFF"/>
              <w:lang w:val="en-US"/>
            </w:rPr>
          </w:rPrChange>
        </w:rPr>
        <w:t>d</w:t>
      </w:r>
      <w:r w:rsidR="00BB2215" w:rsidRPr="00CC2F32">
        <w:rPr>
          <w:rFonts w:ascii="Helvetica" w:hAnsi="Helvetica"/>
          <w:color w:val="000000"/>
          <w:sz w:val="22"/>
          <w:szCs w:val="22"/>
          <w:shd w:val="clear" w:color="auto" w:fill="FFFFFF"/>
          <w:lang w:val="en-US"/>
          <w:rPrChange w:id="125"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 for the initial</w:t>
      </w:r>
      <w:ins w:id="126" w:author="Microsoft Office User" w:date="2026-05-05T18:26:00Z" w16du:dateUtc="2026-05-05T15:26:00Z">
        <w:r w:rsidR="00DE081B">
          <w:rPr>
            <w:rFonts w:ascii="Helvetica" w:hAnsi="Helvetica"/>
            <w:color w:val="000000"/>
            <w:sz w:val="22"/>
            <w:szCs w:val="22"/>
            <w:shd w:val="clear" w:color="auto" w:fill="FFFFFF"/>
            <w:lang w:val="en-US"/>
          </w:rPr>
          <w:t>ly–</w:t>
        </w:r>
      </w:ins>
      <w:del w:id="127" w:author="Microsoft Office User" w:date="2026-05-05T18:26:00Z" w16du:dateUtc="2026-05-05T15:26:00Z">
        <w:r w:rsidR="00BB2215" w:rsidRPr="00CC2F32" w:rsidDel="00DE081B">
          <w:rPr>
            <w:rFonts w:ascii="Helvetica" w:hAnsi="Helvetica"/>
            <w:color w:val="000000"/>
            <w:sz w:val="22"/>
            <w:szCs w:val="22"/>
            <w:shd w:val="clear" w:color="auto" w:fill="FFFFFF"/>
            <w:lang w:val="en-US"/>
            <w:rPrChange w:id="128" w:author="Microsoft Office User" w:date="2026-05-05T18:21:00Z" w16du:dateUtc="2026-05-05T15:21:00Z">
              <w:rPr>
                <w:rFonts w:ascii="Helvetica" w:hAnsi="Helvetica"/>
                <w:color w:val="000000"/>
                <w:sz w:val="22"/>
                <w:szCs w:val="22"/>
                <w:highlight w:val="yellow"/>
                <w:shd w:val="clear" w:color="auto" w:fill="FFFFFF"/>
                <w:lang w:val="en-US"/>
              </w:rPr>
            </w:rPrChange>
          </w:rPr>
          <w:delText xml:space="preserve"> </w:delText>
        </w:r>
      </w:del>
      <w:r w:rsidR="00BB2215" w:rsidRPr="00CC2F32">
        <w:rPr>
          <w:rFonts w:ascii="Helvetica" w:hAnsi="Helvetica"/>
          <w:color w:val="000000"/>
          <w:sz w:val="22"/>
          <w:szCs w:val="22"/>
          <w:shd w:val="clear" w:color="auto" w:fill="FFFFFF"/>
          <w:lang w:val="en-US"/>
          <w:rPrChange w:id="129" w:author="Microsoft Office User" w:date="2026-05-05T18:21:00Z" w16du:dateUtc="2026-05-05T15:21:00Z">
            <w:rPr>
              <w:rFonts w:ascii="Helvetica" w:hAnsi="Helvetica"/>
              <w:color w:val="000000"/>
              <w:sz w:val="22"/>
              <w:szCs w:val="22"/>
              <w:highlight w:val="yellow"/>
              <w:shd w:val="clear" w:color="auto" w:fill="FFFFFF"/>
              <w:lang w:val="en-US"/>
            </w:rPr>
          </w:rPrChange>
        </w:rPr>
        <w:t>monomorphic population</w:t>
      </w:r>
      <w:r w:rsidR="00DA53B9" w:rsidRPr="00CC2F32">
        <w:rPr>
          <w:rFonts w:ascii="Helvetica" w:hAnsi="Helvetica"/>
          <w:color w:val="000000"/>
          <w:sz w:val="22"/>
          <w:szCs w:val="22"/>
          <w:shd w:val="clear" w:color="auto" w:fill="FFFFFF"/>
          <w:lang w:val="en-US"/>
          <w:rPrChange w:id="130"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 with </w:t>
      </w:r>
      <w:del w:id="131" w:author="Microsoft Office User" w:date="2026-05-05T18:26:00Z" w16du:dateUtc="2026-05-05T15:26:00Z">
        <w:r w:rsidR="00DA53B9" w:rsidRPr="00CC2F32" w:rsidDel="00DE081B">
          <w:rPr>
            <w:rFonts w:ascii="Helvetica" w:hAnsi="Helvetica"/>
            <w:color w:val="000000"/>
            <w:sz w:val="22"/>
            <w:szCs w:val="22"/>
            <w:shd w:val="clear" w:color="auto" w:fill="FFFFFF"/>
            <w:lang w:val="en-US"/>
            <w:rPrChange w:id="132" w:author="Microsoft Office User" w:date="2026-05-05T18:21:00Z" w16du:dateUtc="2026-05-05T15:21:00Z">
              <w:rPr>
                <w:rFonts w:ascii="Helvetica" w:hAnsi="Helvetica"/>
                <w:color w:val="000000"/>
                <w:sz w:val="22"/>
                <w:szCs w:val="22"/>
                <w:highlight w:val="yellow"/>
                <w:shd w:val="clear" w:color="auto" w:fill="FFFFFF"/>
                <w:lang w:val="en-US"/>
              </w:rPr>
            </w:rPrChange>
          </w:rPr>
          <w:delText xml:space="preserve">zero </w:delText>
        </w:r>
      </w:del>
      <w:ins w:id="133" w:author="Microsoft Office User" w:date="2026-05-05T18:26:00Z" w16du:dateUtc="2026-05-05T15:26:00Z">
        <w:r w:rsidR="00DE081B">
          <w:rPr>
            <w:rFonts w:ascii="Helvetica" w:hAnsi="Helvetica"/>
            <w:color w:val="000000"/>
            <w:sz w:val="22"/>
            <w:szCs w:val="22"/>
            <w:shd w:val="clear" w:color="auto" w:fill="FFFFFF"/>
            <w:lang w:val="en-US"/>
          </w:rPr>
          <w:t>no</w:t>
        </w:r>
        <w:r w:rsidR="00DE081B" w:rsidRPr="00CC2F32">
          <w:rPr>
            <w:rFonts w:ascii="Helvetica" w:hAnsi="Helvetica"/>
            <w:color w:val="000000"/>
            <w:sz w:val="22"/>
            <w:szCs w:val="22"/>
            <w:shd w:val="clear" w:color="auto" w:fill="FFFFFF"/>
            <w:lang w:val="en-US"/>
            <w:rPrChange w:id="134"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 </w:t>
        </w:r>
      </w:ins>
      <w:r w:rsidR="00DA53B9" w:rsidRPr="00CC2F32">
        <w:rPr>
          <w:rFonts w:ascii="Helvetica" w:hAnsi="Helvetica"/>
          <w:color w:val="000000"/>
          <w:sz w:val="22"/>
          <w:szCs w:val="22"/>
          <w:shd w:val="clear" w:color="auto" w:fill="FFFFFF"/>
          <w:lang w:val="en-US"/>
          <w:rPrChange w:id="135" w:author="Microsoft Office User" w:date="2026-05-05T18:21:00Z" w16du:dateUtc="2026-05-05T15:21:00Z">
            <w:rPr>
              <w:rFonts w:ascii="Helvetica" w:hAnsi="Helvetica"/>
              <w:color w:val="000000"/>
              <w:sz w:val="22"/>
              <w:szCs w:val="22"/>
              <w:highlight w:val="yellow"/>
              <w:shd w:val="clear" w:color="auto" w:fill="FFFFFF"/>
              <w:lang w:val="en-US"/>
            </w:rPr>
          </w:rPrChange>
        </w:rPr>
        <w:t>recombination</w:t>
      </w:r>
      <w:ins w:id="136" w:author="Microsoft Office User" w:date="2026-05-05T18:16:00Z" w16du:dateUtc="2026-05-05T15:16:00Z">
        <w:r w:rsidR="00CC2F32" w:rsidRPr="00CC2F32">
          <w:rPr>
            <w:rFonts w:ascii="Helvetica" w:hAnsi="Helvetica"/>
            <w:color w:val="000000"/>
            <w:sz w:val="22"/>
            <w:szCs w:val="22"/>
            <w:shd w:val="clear" w:color="auto" w:fill="FFFFFF"/>
            <w:lang w:val="en-US"/>
            <w:rPrChange w:id="137"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 </w:t>
        </w:r>
      </w:ins>
      <w:ins w:id="138" w:author="Microsoft Office User" w:date="2026-05-05T18:17:00Z" w16du:dateUtc="2026-05-05T15:17:00Z">
        <w:r w:rsidR="00CC2F32" w:rsidRPr="00CC2F32">
          <w:rPr>
            <w:rFonts w:ascii="Helvetica" w:hAnsi="Helvetica"/>
            <w:color w:val="000000"/>
            <w:sz w:val="22"/>
            <w:szCs w:val="22"/>
            <w:shd w:val="clear" w:color="auto" w:fill="FFFFFF"/>
            <w:lang w:val="en-US"/>
            <w:rPrChange w:id="139"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To explain </w:t>
        </w:r>
      </w:ins>
      <w:ins w:id="140" w:author="Microsoft Office User" w:date="2026-05-05T18:26:00Z" w16du:dateUtc="2026-05-05T15:26:00Z">
        <w:r w:rsidR="00DE081B">
          <w:rPr>
            <w:rFonts w:ascii="Helvetica" w:hAnsi="Helvetica"/>
            <w:color w:val="000000"/>
            <w:sz w:val="22"/>
            <w:szCs w:val="22"/>
            <w:shd w:val="clear" w:color="auto" w:fill="FFFFFF"/>
            <w:lang w:val="en-US"/>
          </w:rPr>
          <w:t xml:space="preserve">the </w:t>
        </w:r>
      </w:ins>
      <w:ins w:id="141" w:author="Microsoft Office User" w:date="2026-05-05T18:17:00Z" w16du:dateUtc="2026-05-05T15:17:00Z">
        <w:r w:rsidR="00CC2F32" w:rsidRPr="00CC2F32">
          <w:rPr>
            <w:rFonts w:ascii="Helvetica" w:hAnsi="Helvetica"/>
            <w:color w:val="000000"/>
            <w:sz w:val="22"/>
            <w:szCs w:val="22"/>
            <w:shd w:val="clear" w:color="auto" w:fill="FFFFFF"/>
            <w:lang w:val="en-US"/>
            <w:rPrChange w:id="142" w:author="Microsoft Office User" w:date="2026-05-05T18:21:00Z" w16du:dateUtc="2026-05-05T15:21:00Z">
              <w:rPr>
                <w:rFonts w:ascii="Helvetica" w:hAnsi="Helvetica"/>
                <w:color w:val="000000"/>
                <w:sz w:val="22"/>
                <w:szCs w:val="22"/>
                <w:highlight w:val="yellow"/>
                <w:shd w:val="clear" w:color="auto" w:fill="FFFFFF"/>
                <w:lang w:val="en-US"/>
              </w:rPr>
            </w:rPrChange>
          </w:rPr>
          <w:t>emergence of VOC, we</w:t>
        </w:r>
      </w:ins>
      <w:ins w:id="143" w:author="Microsoft Office User" w:date="2026-05-05T18:16:00Z" w16du:dateUtc="2026-05-05T15:16:00Z">
        <w:r w:rsidR="00CC2F32" w:rsidRPr="00CC2F32">
          <w:rPr>
            <w:rFonts w:ascii="Helvetica" w:hAnsi="Helvetica"/>
            <w:color w:val="000000"/>
            <w:sz w:val="22"/>
            <w:szCs w:val="22"/>
            <w:shd w:val="clear" w:color="auto" w:fill="FFFFFF"/>
            <w:lang w:val="en-US"/>
            <w:rPrChange w:id="144"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 </w:t>
        </w:r>
      </w:ins>
      <w:ins w:id="145" w:author="Microsoft Office User" w:date="2026-05-05T18:17:00Z" w16du:dateUtc="2026-05-05T15:17:00Z">
        <w:r w:rsidR="00CC2F32" w:rsidRPr="00CC2F32">
          <w:rPr>
            <w:rFonts w:ascii="Helvetica" w:hAnsi="Helvetica"/>
            <w:color w:val="000000"/>
            <w:sz w:val="22"/>
            <w:szCs w:val="22"/>
            <w:shd w:val="clear" w:color="auto" w:fill="FFFFFF"/>
            <w:lang w:val="en-US"/>
            <w:rPrChange w:id="146" w:author="Microsoft Office User" w:date="2026-05-05T18:21:00Z" w16du:dateUtc="2026-05-05T15:21:00Z">
              <w:rPr>
                <w:rFonts w:ascii="Helvetica" w:hAnsi="Helvetica"/>
                <w:color w:val="000000"/>
                <w:sz w:val="22"/>
                <w:szCs w:val="22"/>
                <w:highlight w:val="yellow"/>
                <w:shd w:val="clear" w:color="auto" w:fill="FFFFFF"/>
                <w:lang w:val="en-US"/>
              </w:rPr>
            </w:rPrChange>
          </w:rPr>
          <w:t>also</w:t>
        </w:r>
      </w:ins>
      <w:ins w:id="147" w:author="Microsoft Office User" w:date="2026-05-05T18:16:00Z" w16du:dateUtc="2026-05-05T15:16:00Z">
        <w:r w:rsidR="00CC2F32" w:rsidRPr="00CC2F32">
          <w:rPr>
            <w:rFonts w:ascii="Helvetica" w:hAnsi="Helvetica"/>
            <w:color w:val="000000"/>
            <w:sz w:val="22"/>
            <w:szCs w:val="22"/>
            <w:shd w:val="clear" w:color="auto" w:fill="FFFFFF"/>
            <w:lang w:val="en-US"/>
            <w:rPrChange w:id="148"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 </w:t>
        </w:r>
      </w:ins>
      <w:ins w:id="149" w:author="Microsoft Office User" w:date="2026-05-05T18:17:00Z" w16du:dateUtc="2026-05-05T15:17:00Z">
        <w:r w:rsidR="00CC2F32" w:rsidRPr="00CC2F32">
          <w:rPr>
            <w:rFonts w:ascii="Helvetica" w:hAnsi="Helvetica"/>
            <w:color w:val="000000"/>
            <w:sz w:val="22"/>
            <w:szCs w:val="22"/>
            <w:shd w:val="clear" w:color="auto" w:fill="FFFFFF"/>
            <w:lang w:val="en-US"/>
            <w:rPrChange w:id="150"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assume </w:t>
        </w:r>
      </w:ins>
      <w:ins w:id="151" w:author="Microsoft Office User" w:date="2026-05-05T18:16:00Z" w16du:dateUtc="2026-05-05T15:16:00Z">
        <w:r w:rsidR="00CC2F32" w:rsidRPr="00CC2F32">
          <w:rPr>
            <w:rFonts w:ascii="Helvetica" w:hAnsi="Helvetica"/>
            <w:color w:val="000000"/>
            <w:sz w:val="22"/>
            <w:szCs w:val="22"/>
            <w:shd w:val="clear" w:color="auto" w:fill="FFFFFF"/>
            <w:lang w:val="en-US"/>
            <w:rPrChange w:id="152" w:author="Microsoft Office User" w:date="2026-05-05T18:21:00Z" w16du:dateUtc="2026-05-05T15:21:00Z">
              <w:rPr>
                <w:rFonts w:ascii="Helvetica" w:hAnsi="Helvetica"/>
                <w:color w:val="000000"/>
                <w:sz w:val="22"/>
                <w:szCs w:val="22"/>
                <w:highlight w:val="yellow"/>
                <w:shd w:val="clear" w:color="auto" w:fill="FFFFFF"/>
                <w:lang w:val="en-US"/>
              </w:rPr>
            </w:rPrChange>
          </w:rPr>
          <w:t>positive epistasis in the form of a fitness valley (</w:t>
        </w:r>
      </w:ins>
      <w:ins w:id="153" w:author="Microsoft Office User" w:date="2026-05-05T18:17:00Z" w16du:dateUtc="2026-05-05T15:17:00Z">
        <w:r w:rsidR="00CC2F32" w:rsidRPr="00CC2F32">
          <w:rPr>
            <w:rFonts w:ascii="Helvetica" w:hAnsi="Helvetica"/>
            <w:color w:val="000000"/>
            <w:sz w:val="22"/>
            <w:szCs w:val="22"/>
            <w:shd w:val="clear" w:color="auto" w:fill="FFFFFF"/>
            <w:lang w:val="en-US"/>
            <w:rPrChange w:id="154" w:author="Microsoft Office User" w:date="2026-05-05T18:21:00Z" w16du:dateUtc="2026-05-05T15:21:00Z">
              <w:rPr>
                <w:rFonts w:ascii="Helvetica" w:hAnsi="Helvetica"/>
                <w:color w:val="000000"/>
                <w:sz w:val="22"/>
                <w:szCs w:val="22"/>
                <w:highlight w:val="yellow"/>
                <w:shd w:val="clear" w:color="auto" w:fill="FFFFFF"/>
                <w:lang w:val="en-US"/>
              </w:rPr>
            </w:rPrChange>
          </w:rPr>
          <w:t xml:space="preserve">the </w:t>
        </w:r>
      </w:ins>
      <w:ins w:id="155" w:author="Microsoft Office User" w:date="2026-05-05T18:16:00Z" w16du:dateUtc="2026-05-05T15:16:00Z">
        <w:r w:rsidR="00CC2F32" w:rsidRPr="00CC2F32">
          <w:rPr>
            <w:rFonts w:ascii="Helvetica" w:hAnsi="Helvetica"/>
            <w:color w:val="000000"/>
            <w:sz w:val="22"/>
            <w:szCs w:val="22"/>
            <w:shd w:val="clear" w:color="auto" w:fill="FFFFFF"/>
            <w:lang w:val="en-US"/>
            <w:rPrChange w:id="156" w:author="Microsoft Office User" w:date="2026-05-05T18:21:00Z" w16du:dateUtc="2026-05-05T15:21:00Z">
              <w:rPr>
                <w:rFonts w:ascii="Helvetica" w:hAnsi="Helvetica"/>
                <w:color w:val="000000"/>
                <w:sz w:val="22"/>
                <w:szCs w:val="22"/>
                <w:highlight w:val="yellow"/>
                <w:shd w:val="clear" w:color="auto" w:fill="FFFFFF"/>
                <w:lang w:val="en-US"/>
              </w:rPr>
            </w:rPrChange>
          </w:rPr>
          <w:t>primary mutation and 10 compensatory mutations</w:t>
        </w:r>
      </w:ins>
      <w:ins w:id="157" w:author="Microsoft Office User" w:date="2026-05-05T18:21:00Z" w16du:dateUtc="2026-05-05T15:21:00Z">
        <w:r w:rsidR="00CC2F32" w:rsidRPr="00CC2F32">
          <w:rPr>
            <w:rFonts w:ascii="Helvetica" w:hAnsi="Helvetica"/>
            <w:color w:val="000000"/>
            <w:sz w:val="22"/>
            <w:szCs w:val="22"/>
            <w:shd w:val="clear" w:color="auto" w:fill="FFFFFF"/>
            <w:lang w:val="en-US"/>
            <w:rPrChange w:id="158" w:author="Microsoft Office User" w:date="2026-05-05T18:21:00Z" w16du:dateUtc="2026-05-05T15:21:00Z">
              <w:rPr>
                <w:rFonts w:ascii="Helvetica" w:hAnsi="Helvetica"/>
                <w:color w:val="000000"/>
                <w:sz w:val="22"/>
                <w:szCs w:val="22"/>
                <w:highlight w:val="yellow"/>
                <w:shd w:val="clear" w:color="auto" w:fill="FFFFFF"/>
                <w:lang w:val="en-US"/>
              </w:rPr>
            </w:rPrChange>
          </w:rPr>
          <w:t>, Fig. 2</w:t>
        </w:r>
      </w:ins>
      <w:ins w:id="159" w:author="Microsoft Office User" w:date="2026-05-05T18:27:00Z" w16du:dateUtc="2026-05-05T15:27:00Z">
        <w:r w:rsidR="00DE081B">
          <w:rPr>
            <w:rFonts w:ascii="Helvetica" w:hAnsi="Helvetica"/>
            <w:color w:val="000000"/>
            <w:sz w:val="22"/>
            <w:szCs w:val="22"/>
            <w:shd w:val="clear" w:color="auto" w:fill="FFFFFF"/>
            <w:lang w:val="en-US"/>
          </w:rPr>
          <w:t xml:space="preserve"> insert</w:t>
        </w:r>
      </w:ins>
      <w:ins w:id="160" w:author="Microsoft Office User" w:date="2026-05-05T18:16:00Z" w16du:dateUtc="2026-05-05T15:16:00Z">
        <w:r w:rsidR="00CC2F32" w:rsidRPr="00CC2F32">
          <w:rPr>
            <w:rFonts w:ascii="Helvetica" w:hAnsi="Helvetica"/>
            <w:color w:val="000000"/>
            <w:sz w:val="22"/>
            <w:szCs w:val="22"/>
            <w:shd w:val="clear" w:color="auto" w:fill="FFFFFF"/>
            <w:lang w:val="en-US"/>
            <w:rPrChange w:id="161" w:author="Microsoft Office User" w:date="2026-05-05T18:21:00Z" w16du:dateUtc="2026-05-05T15:21:00Z">
              <w:rPr>
                <w:rFonts w:ascii="Helvetica" w:hAnsi="Helvetica"/>
                <w:color w:val="000000"/>
                <w:sz w:val="22"/>
                <w:szCs w:val="22"/>
                <w:highlight w:val="yellow"/>
                <w:shd w:val="clear" w:color="auto" w:fill="FFFFFF"/>
                <w:lang w:val="en-US"/>
              </w:rPr>
            </w:rPrChange>
          </w:rPr>
          <w:t>)</w:t>
        </w:r>
      </w:ins>
      <w:r w:rsidR="00CD3B15" w:rsidRPr="00CC2F32">
        <w:rPr>
          <w:rFonts w:ascii="Helvetica" w:hAnsi="Helvetica"/>
          <w:color w:val="000000"/>
          <w:sz w:val="22"/>
          <w:szCs w:val="22"/>
          <w:shd w:val="clear" w:color="auto" w:fill="FFFFFF"/>
          <w:lang w:val="en-US"/>
          <w:rPrChange w:id="162" w:author="Microsoft Office User" w:date="2026-05-05T18:21:00Z" w16du:dateUtc="2026-05-05T15:21:00Z">
            <w:rPr>
              <w:rFonts w:ascii="Helvetica" w:hAnsi="Helvetica"/>
              <w:color w:val="000000"/>
              <w:sz w:val="22"/>
              <w:szCs w:val="22"/>
              <w:highlight w:val="yellow"/>
              <w:shd w:val="clear" w:color="auto" w:fill="FFFFFF"/>
              <w:lang w:val="en-US"/>
            </w:rPr>
          </w:rPrChange>
        </w:rPr>
        <w:t>.</w:t>
      </w:r>
      <w:r w:rsidR="00766F36" w:rsidRPr="00151068">
        <w:rPr>
          <w:rFonts w:ascii="Helvetica" w:hAnsi="Helvetica"/>
          <w:color w:val="000000"/>
          <w:sz w:val="22"/>
          <w:szCs w:val="22"/>
          <w:shd w:val="clear" w:color="auto" w:fill="FFFFFF"/>
          <w:lang w:val="en-US"/>
        </w:rPr>
        <w:t xml:space="preserve"> </w:t>
      </w:r>
      <w:r w:rsidR="006D1C99">
        <w:rPr>
          <w:rFonts w:ascii="Helvetica" w:hAnsi="Helvetica"/>
          <w:color w:val="000000"/>
          <w:sz w:val="22"/>
          <w:szCs w:val="22"/>
          <w:shd w:val="clear" w:color="auto" w:fill="FFFFFF"/>
          <w:lang w:val="en-US"/>
        </w:rPr>
        <w:t xml:space="preserve"> </w:t>
      </w:r>
      <w:del w:id="163" w:author="Microsoft Office User" w:date="2026-05-05T18:17:00Z" w16du:dateUtc="2026-05-05T15:17:00Z">
        <w:r w:rsidR="00BD1A82" w:rsidRPr="003552A3" w:rsidDel="00CC2F32">
          <w:rPr>
            <w:rFonts w:ascii="Helvetica" w:hAnsi="Helvetica"/>
            <w:color w:val="000000"/>
            <w:sz w:val="22"/>
            <w:szCs w:val="22"/>
            <w:shd w:val="clear" w:color="auto" w:fill="FFFFFF"/>
            <w:lang w:val="en-US"/>
          </w:rPr>
          <w:delText xml:space="preserve">The case of zero recombination for </w:delText>
        </w:r>
        <w:r w:rsidR="00BD1A82" w:rsidDel="00CC2F32">
          <w:rPr>
            <w:rFonts w:ascii="Helvetica" w:hAnsi="Helvetica"/>
            <w:color w:val="000000"/>
            <w:sz w:val="22"/>
            <w:szCs w:val="22"/>
            <w:shd w:val="clear" w:color="auto" w:fill="FFFFFF"/>
            <w:lang w:val="en-US"/>
          </w:rPr>
          <w:delText>a</w:delText>
        </w:r>
        <w:r w:rsidR="003850ED" w:rsidDel="00CC2F32">
          <w:rPr>
            <w:rFonts w:ascii="Helvetica" w:hAnsi="Helvetica"/>
            <w:color w:val="000000"/>
            <w:sz w:val="22"/>
            <w:szCs w:val="22"/>
            <w:shd w:val="clear" w:color="auto" w:fill="FFFFFF"/>
            <w:lang w:val="en-US"/>
          </w:rPr>
          <w:delText>n initially</w:delText>
        </w:r>
        <w:r w:rsidR="00BD1A82" w:rsidDel="00CC2F32">
          <w:rPr>
            <w:rFonts w:ascii="Helvetica" w:hAnsi="Helvetica"/>
            <w:color w:val="000000"/>
            <w:sz w:val="22"/>
            <w:szCs w:val="22"/>
            <w:shd w:val="clear" w:color="auto" w:fill="FFFFFF"/>
            <w:lang w:val="en-US"/>
          </w:rPr>
          <w:delText xml:space="preserve"> </w:delText>
        </w:r>
        <w:r w:rsidR="00BD1A82" w:rsidRPr="003552A3" w:rsidDel="00CC2F32">
          <w:rPr>
            <w:rFonts w:ascii="Helvetica" w:hAnsi="Helvetica"/>
            <w:color w:val="000000"/>
            <w:sz w:val="22"/>
            <w:szCs w:val="22"/>
            <w:shd w:val="clear" w:color="auto" w:fill="FFFFFF"/>
            <w:lang w:val="en-US"/>
          </w:rPr>
          <w:delText xml:space="preserve">polymorphic population </w:delText>
        </w:r>
        <w:r w:rsidR="00BD1A82" w:rsidDel="00CC2F32">
          <w:rPr>
            <w:rFonts w:ascii="Helvetica" w:hAnsi="Helvetica"/>
            <w:color w:val="000000"/>
            <w:sz w:val="22"/>
            <w:szCs w:val="22"/>
            <w:shd w:val="clear" w:color="auto" w:fill="FFFFFF"/>
            <w:lang w:val="en-US"/>
          </w:rPr>
          <w:delText>was</w:delText>
        </w:r>
        <w:r w:rsidR="00BD1A82" w:rsidRPr="003552A3" w:rsidDel="00CC2F32">
          <w:rPr>
            <w:rFonts w:ascii="Helvetica" w:hAnsi="Helvetica"/>
            <w:color w:val="000000"/>
            <w:sz w:val="22"/>
            <w:szCs w:val="22"/>
            <w:shd w:val="clear" w:color="auto" w:fill="FFFFFF"/>
            <w:lang w:val="en-US"/>
          </w:rPr>
          <w:delText xml:space="preserve"> </w:delText>
        </w:r>
        <w:r w:rsidR="00BD1A82" w:rsidDel="00CC2F32">
          <w:rPr>
            <w:rFonts w:ascii="Helvetica" w:hAnsi="Helvetica"/>
            <w:color w:val="000000"/>
            <w:sz w:val="22"/>
            <w:szCs w:val="22"/>
            <w:shd w:val="clear" w:color="auto" w:fill="FFFFFF"/>
            <w:lang w:val="en-US"/>
          </w:rPr>
          <w:delText>already</w:delText>
        </w:r>
        <w:r w:rsidR="00BD1A82" w:rsidRPr="003552A3" w:rsidDel="00CC2F32">
          <w:rPr>
            <w:rFonts w:ascii="Helvetica" w:hAnsi="Helvetica"/>
            <w:color w:val="000000"/>
            <w:sz w:val="22"/>
            <w:szCs w:val="22"/>
            <w:shd w:val="clear" w:color="auto" w:fill="FFFFFF"/>
            <w:lang w:val="en-US"/>
          </w:rPr>
          <w:delText xml:space="preserve"> </w:delText>
        </w:r>
        <w:r w:rsidR="00BD1A82" w:rsidDel="00CC2F32">
          <w:rPr>
            <w:rFonts w:ascii="Helvetica" w:hAnsi="Helvetica"/>
            <w:color w:val="000000"/>
            <w:sz w:val="22"/>
            <w:szCs w:val="22"/>
            <w:shd w:val="clear" w:color="auto" w:fill="FFFFFF"/>
            <w:lang w:val="en-US"/>
          </w:rPr>
          <w:delText>given i</w:delText>
        </w:r>
        <w:r w:rsidR="00BD1A82" w:rsidRPr="003552A3" w:rsidDel="00CC2F32">
          <w:rPr>
            <w:rFonts w:ascii="Helvetica" w:hAnsi="Helvetica"/>
            <w:color w:val="000000"/>
            <w:sz w:val="22"/>
            <w:szCs w:val="22"/>
            <w:shd w:val="clear" w:color="auto" w:fill="FFFFFF"/>
            <w:lang w:val="en-US"/>
          </w:rPr>
          <w:delText>n Fig. S2.</w:delText>
        </w:r>
        <w:r w:rsidR="00BD1A82" w:rsidDel="00CC2F32">
          <w:rPr>
            <w:rFonts w:ascii="Helvetica" w:hAnsi="Helvetica"/>
            <w:color w:val="000000"/>
            <w:sz w:val="22"/>
            <w:szCs w:val="22"/>
            <w:shd w:val="clear" w:color="auto" w:fill="FFFFFF"/>
            <w:lang w:val="en-US"/>
          </w:rPr>
          <w:delText xml:space="preserve"> </w:delText>
        </w:r>
      </w:del>
      <w:r w:rsidR="002F7F9B">
        <w:rPr>
          <w:rFonts w:ascii="Helvetica" w:hAnsi="Helvetica"/>
          <w:color w:val="000000"/>
          <w:sz w:val="22"/>
          <w:szCs w:val="22"/>
          <w:shd w:val="clear" w:color="auto" w:fill="FFFFFF"/>
          <w:lang w:val="en-US"/>
        </w:rPr>
        <w:t>As expected,</w:t>
      </w:r>
      <w:r w:rsidR="00151068">
        <w:rPr>
          <w:rFonts w:ascii="Helvetica" w:hAnsi="Helvetica"/>
          <w:color w:val="000000"/>
          <w:sz w:val="22"/>
          <w:szCs w:val="22"/>
          <w:shd w:val="clear" w:color="auto" w:fill="FFFFFF"/>
          <w:lang w:val="en-US"/>
        </w:rPr>
        <w:t xml:space="preserve"> the </w:t>
      </w:r>
      <w:r w:rsidR="00264E6A" w:rsidRPr="006D1C99">
        <w:rPr>
          <w:rFonts w:ascii="Helvetica" w:hAnsi="Helvetica"/>
          <w:color w:val="000000"/>
          <w:sz w:val="22"/>
          <w:szCs w:val="22"/>
          <w:shd w:val="clear" w:color="auto" w:fill="FFFFFF"/>
          <w:lang w:val="en-US"/>
        </w:rPr>
        <w:t xml:space="preserve">detection error is </w:t>
      </w:r>
      <w:ins w:id="164" w:author="Microsoft Office User" w:date="2026-05-06T03:54:00Z" w16du:dateUtc="2026-05-06T00:54:00Z">
        <w:r w:rsidR="00413B07">
          <w:rPr>
            <w:rFonts w:ascii="Helvetica" w:hAnsi="Helvetica"/>
            <w:color w:val="000000"/>
            <w:sz w:val="22"/>
            <w:szCs w:val="22"/>
            <w:shd w:val="clear" w:color="auto" w:fill="FFFFFF"/>
            <w:lang w:val="en-US"/>
          </w:rPr>
          <w:t xml:space="preserve">much </w:t>
        </w:r>
      </w:ins>
      <w:r w:rsidR="00264E6A" w:rsidRPr="006D1C99">
        <w:rPr>
          <w:rFonts w:ascii="Helvetica" w:hAnsi="Helvetica"/>
          <w:color w:val="000000"/>
          <w:sz w:val="22"/>
          <w:szCs w:val="22"/>
          <w:shd w:val="clear" w:color="auto" w:fill="FFFFFF"/>
          <w:lang w:val="en-US"/>
        </w:rPr>
        <w:t xml:space="preserve">higher </w:t>
      </w:r>
      <w:r w:rsidR="00BD1A82">
        <w:rPr>
          <w:rFonts w:ascii="Helvetica" w:hAnsi="Helvetica"/>
          <w:color w:val="000000"/>
          <w:sz w:val="22"/>
          <w:szCs w:val="22"/>
          <w:shd w:val="clear" w:color="auto" w:fill="FFFFFF"/>
          <w:lang w:val="en-US"/>
        </w:rPr>
        <w:t xml:space="preserve">for </w:t>
      </w:r>
      <w:r w:rsidR="00151068">
        <w:rPr>
          <w:rFonts w:ascii="Helvetica" w:hAnsi="Helvetica"/>
          <w:color w:val="000000"/>
          <w:sz w:val="22"/>
          <w:szCs w:val="22"/>
          <w:shd w:val="clear" w:color="auto" w:fill="FFFFFF"/>
          <w:lang w:val="en-US"/>
        </w:rPr>
        <w:t xml:space="preserve">an </w:t>
      </w:r>
      <w:r w:rsidR="00BD1A82">
        <w:rPr>
          <w:rFonts w:ascii="Helvetica" w:hAnsi="Helvetica"/>
          <w:color w:val="000000"/>
          <w:sz w:val="22"/>
          <w:szCs w:val="22"/>
          <w:shd w:val="clear" w:color="auto" w:fill="FFFFFF"/>
          <w:lang w:val="en-US"/>
        </w:rPr>
        <w:t>initially monomorphic</w:t>
      </w:r>
      <w:r w:rsidR="00151068">
        <w:rPr>
          <w:rFonts w:ascii="Helvetica" w:hAnsi="Helvetica"/>
          <w:color w:val="000000"/>
          <w:sz w:val="22"/>
          <w:szCs w:val="22"/>
          <w:shd w:val="clear" w:color="auto" w:fill="FFFFFF"/>
          <w:lang w:val="en-US"/>
        </w:rPr>
        <w:t xml:space="preserve"> population</w:t>
      </w:r>
      <w:r w:rsidR="00BD1A82">
        <w:rPr>
          <w:rFonts w:ascii="Helvetica" w:hAnsi="Helvetica"/>
          <w:color w:val="000000"/>
          <w:sz w:val="22"/>
          <w:szCs w:val="22"/>
          <w:shd w:val="clear" w:color="auto" w:fill="FFFFFF"/>
          <w:lang w:val="en-US"/>
        </w:rPr>
        <w:t xml:space="preserve"> </w:t>
      </w:r>
      <w:r w:rsidR="00151068">
        <w:rPr>
          <w:rFonts w:ascii="Helvetica" w:hAnsi="Helvetica"/>
          <w:color w:val="000000"/>
          <w:sz w:val="22"/>
          <w:szCs w:val="22"/>
          <w:shd w:val="clear" w:color="auto" w:fill="FFFFFF"/>
          <w:lang w:val="en-US"/>
        </w:rPr>
        <w:t>than for an initially polymorphic population</w:t>
      </w:r>
      <w:ins w:id="165" w:author="Microsoft Office User" w:date="2026-05-05T18:27:00Z" w16du:dateUtc="2026-05-05T15:27:00Z">
        <w:r w:rsidR="00DE081B">
          <w:rPr>
            <w:rFonts w:ascii="Helvetica" w:hAnsi="Helvetica"/>
            <w:color w:val="000000"/>
            <w:sz w:val="22"/>
            <w:szCs w:val="22"/>
            <w:shd w:val="clear" w:color="auto" w:fill="FFFFFF"/>
            <w:lang w:val="en-US"/>
          </w:rPr>
          <w:t xml:space="preserve"> (cf. Fig </w:t>
        </w:r>
      </w:ins>
      <w:ins w:id="166" w:author="Microsoft Office User" w:date="2026-05-06T03:54:00Z" w16du:dateUtc="2026-05-06T00:54:00Z">
        <w:r w:rsidR="00413B07">
          <w:rPr>
            <w:rFonts w:ascii="Helvetica" w:hAnsi="Helvetica"/>
            <w:color w:val="000000"/>
            <w:sz w:val="22"/>
            <w:szCs w:val="22"/>
            <w:shd w:val="clear" w:color="auto" w:fill="FFFFFF"/>
            <w:lang w:val="en-US"/>
          </w:rPr>
          <w:t>4</w:t>
        </w:r>
      </w:ins>
      <w:ins w:id="167" w:author="Microsoft Office User" w:date="2026-05-05T18:27:00Z" w16du:dateUtc="2026-05-05T15:27:00Z">
        <w:r w:rsidR="00DE081B">
          <w:rPr>
            <w:rFonts w:ascii="Helvetica" w:hAnsi="Helvetica"/>
            <w:color w:val="000000"/>
            <w:sz w:val="22"/>
            <w:szCs w:val="22"/>
            <w:shd w:val="clear" w:color="auto" w:fill="FFFFFF"/>
            <w:lang w:val="en-US"/>
          </w:rPr>
          <w:t xml:space="preserve"> and Fig 1)</w:t>
        </w:r>
      </w:ins>
      <w:r w:rsidR="00264E6A" w:rsidRPr="006D1C99">
        <w:rPr>
          <w:rFonts w:ascii="Helvetica" w:hAnsi="Helvetica"/>
          <w:color w:val="000000"/>
          <w:sz w:val="22"/>
          <w:szCs w:val="22"/>
          <w:shd w:val="clear" w:color="auto" w:fill="FFFFFF"/>
          <w:lang w:val="en-US"/>
        </w:rPr>
        <w:t xml:space="preserve">, but </w:t>
      </w:r>
      <w:r w:rsidR="006D1C99">
        <w:rPr>
          <w:rFonts w:ascii="Helvetica" w:hAnsi="Helvetica"/>
          <w:color w:val="000000"/>
          <w:sz w:val="22"/>
          <w:szCs w:val="22"/>
          <w:shd w:val="clear" w:color="auto" w:fill="FFFFFF"/>
          <w:lang w:val="en-US"/>
        </w:rPr>
        <w:t xml:space="preserve">it </w:t>
      </w:r>
      <w:r w:rsidR="00264E6A" w:rsidRPr="006D1C99">
        <w:rPr>
          <w:rFonts w:ascii="Helvetica" w:hAnsi="Helvetica"/>
          <w:color w:val="000000"/>
          <w:sz w:val="22"/>
          <w:szCs w:val="22"/>
          <w:shd w:val="clear" w:color="auto" w:fill="FFFFFF"/>
          <w:lang w:val="en-US"/>
        </w:rPr>
        <w:t xml:space="preserve">does not </w:t>
      </w:r>
      <w:del w:id="168" w:author="Microsoft Office User" w:date="2026-05-06T03:51:00Z" w16du:dateUtc="2026-05-06T00:51:00Z">
        <w:r w:rsidR="006D1C99" w:rsidRPr="006D1C99" w:rsidDel="00457934">
          <w:rPr>
            <w:rFonts w:ascii="Helvetica" w:hAnsi="Helvetica"/>
            <w:color w:val="000000"/>
            <w:sz w:val="22"/>
            <w:szCs w:val="22"/>
            <w:shd w:val="clear" w:color="auto" w:fill="FFFFFF"/>
            <w:lang w:val="en-US"/>
          </w:rPr>
          <w:delText>alter</w:delText>
        </w:r>
        <w:r w:rsidR="00264E6A" w:rsidRPr="006D1C99" w:rsidDel="00457934">
          <w:rPr>
            <w:rFonts w:ascii="Helvetica" w:hAnsi="Helvetica"/>
            <w:color w:val="000000"/>
            <w:sz w:val="22"/>
            <w:szCs w:val="22"/>
            <w:shd w:val="clear" w:color="auto" w:fill="FFFFFF"/>
            <w:lang w:val="en-US"/>
          </w:rPr>
          <w:delText xml:space="preserve"> </w:delText>
        </w:r>
      </w:del>
      <w:ins w:id="169" w:author="Microsoft Office User" w:date="2026-05-06T03:51:00Z" w16du:dateUtc="2026-05-06T00:51:00Z">
        <w:r w:rsidR="00457934">
          <w:rPr>
            <w:rFonts w:ascii="Helvetica" w:hAnsi="Helvetica"/>
            <w:color w:val="000000"/>
            <w:sz w:val="22"/>
            <w:szCs w:val="22"/>
            <w:shd w:val="clear" w:color="auto" w:fill="FFFFFF"/>
            <w:lang w:val="en-US"/>
          </w:rPr>
          <w:t>cancel</w:t>
        </w:r>
        <w:r w:rsidR="00457934" w:rsidRPr="006D1C99">
          <w:rPr>
            <w:rFonts w:ascii="Helvetica" w:hAnsi="Helvetica"/>
            <w:color w:val="000000"/>
            <w:sz w:val="22"/>
            <w:szCs w:val="22"/>
            <w:shd w:val="clear" w:color="auto" w:fill="FFFFFF"/>
            <w:lang w:val="en-US"/>
          </w:rPr>
          <w:t xml:space="preserve"> </w:t>
        </w:r>
      </w:ins>
      <w:r w:rsidR="006D1C99">
        <w:rPr>
          <w:rFonts w:ascii="Helvetica" w:hAnsi="Helvetica"/>
          <w:color w:val="000000"/>
          <w:sz w:val="22"/>
          <w:szCs w:val="22"/>
          <w:shd w:val="clear" w:color="auto" w:fill="FFFFFF"/>
          <w:lang w:val="en-US"/>
        </w:rPr>
        <w:t>the</w:t>
      </w:r>
      <w:ins w:id="170" w:author="Microsoft Office User" w:date="2026-05-05T18:28:00Z" w16du:dateUtc="2026-05-05T15:28:00Z">
        <w:r w:rsidR="00DE081B">
          <w:rPr>
            <w:rFonts w:ascii="Helvetica" w:hAnsi="Helvetica"/>
            <w:color w:val="000000"/>
            <w:sz w:val="22"/>
            <w:szCs w:val="22"/>
            <w:shd w:val="clear" w:color="auto" w:fill="FFFFFF"/>
            <w:lang w:val="en-US"/>
          </w:rPr>
          <w:t xml:space="preserve"> </w:t>
        </w:r>
      </w:ins>
      <w:ins w:id="171" w:author="Microsoft Office User" w:date="2026-05-06T03:52:00Z" w16du:dateUtc="2026-05-06T00:52:00Z">
        <w:r w:rsidR="00457934">
          <w:rPr>
            <w:rFonts w:ascii="Helvetica" w:hAnsi="Helvetica"/>
            <w:color w:val="000000"/>
            <w:sz w:val="22"/>
            <w:szCs w:val="22"/>
            <w:shd w:val="clear" w:color="auto" w:fill="FFFFFF"/>
            <w:lang w:val="en-US"/>
          </w:rPr>
          <w:t>utility</w:t>
        </w:r>
      </w:ins>
      <w:ins w:id="172" w:author="Microsoft Office User" w:date="2026-05-05T18:28:00Z" w16du:dateUtc="2026-05-05T15:28:00Z">
        <w:r w:rsidR="00DE081B">
          <w:rPr>
            <w:rFonts w:ascii="Helvetica" w:hAnsi="Helvetica"/>
            <w:color w:val="000000"/>
            <w:sz w:val="22"/>
            <w:szCs w:val="22"/>
            <w:shd w:val="clear" w:color="auto" w:fill="FFFFFF"/>
            <w:lang w:val="en-US"/>
          </w:rPr>
          <w:t xml:space="preserve"> of the method</w:t>
        </w:r>
      </w:ins>
      <w:del w:id="173" w:author="Microsoft Office User" w:date="2026-05-05T18:28:00Z" w16du:dateUtc="2026-05-05T15:28:00Z">
        <w:r w:rsidR="006D1C99" w:rsidDel="00DE081B">
          <w:rPr>
            <w:rFonts w:ascii="Helvetica" w:hAnsi="Helvetica"/>
            <w:color w:val="000000"/>
            <w:sz w:val="22"/>
            <w:szCs w:val="22"/>
            <w:shd w:val="clear" w:color="auto" w:fill="FFFFFF"/>
            <w:lang w:val="en-US"/>
          </w:rPr>
          <w:delText xml:space="preserve"> </w:delText>
        </w:r>
        <w:r w:rsidR="0022788C" w:rsidDel="00DE081B">
          <w:rPr>
            <w:rFonts w:ascii="Helvetica" w:hAnsi="Helvetica"/>
            <w:color w:val="000000"/>
            <w:sz w:val="22"/>
            <w:szCs w:val="22"/>
            <w:shd w:val="clear" w:color="auto" w:fill="FFFFFF"/>
            <w:lang w:val="en-US"/>
          </w:rPr>
          <w:delText>conclusions</w:delText>
        </w:r>
      </w:del>
      <w:r w:rsidR="00EB3BC4">
        <w:rPr>
          <w:rFonts w:ascii="Helvetica" w:hAnsi="Helvetica"/>
          <w:color w:val="000000"/>
          <w:sz w:val="22"/>
          <w:szCs w:val="22"/>
          <w:shd w:val="clear" w:color="auto" w:fill="FFFFFF"/>
          <w:lang w:val="en-US"/>
        </w:rPr>
        <w:t>.</w:t>
      </w:r>
      <w:ins w:id="174" w:author="Microsoft Office User" w:date="2026-05-05T18:18:00Z" w16du:dateUtc="2026-05-05T15:18:00Z">
        <w:r w:rsidR="00CC2F32">
          <w:rPr>
            <w:rFonts w:ascii="Helvetica" w:hAnsi="Helvetica"/>
            <w:color w:val="000000"/>
            <w:sz w:val="22"/>
            <w:szCs w:val="22"/>
            <w:shd w:val="clear" w:color="auto" w:fill="FFFFFF"/>
            <w:lang w:val="en-US"/>
          </w:rPr>
          <w:t xml:space="preserve"> </w:t>
        </w:r>
      </w:ins>
      <w:ins w:id="175" w:author="Microsoft Office User" w:date="2026-05-06T03:53:00Z" w16du:dateUtc="2026-05-06T00:53:00Z">
        <w:r w:rsidR="00457934">
          <w:rPr>
            <w:rFonts w:ascii="Helvetica" w:hAnsi="Helvetica"/>
            <w:color w:val="000000"/>
            <w:sz w:val="22"/>
            <w:szCs w:val="22"/>
            <w:shd w:val="clear" w:color="auto" w:fill="FFFFFF"/>
            <w:lang w:val="en-US"/>
          </w:rPr>
          <w:t>The technique</w:t>
        </w:r>
      </w:ins>
      <w:ins w:id="176" w:author="Microsoft Office User" w:date="2026-05-05T18:19:00Z" w16du:dateUtc="2026-05-05T15:19:00Z">
        <w:r w:rsidR="00CC2F32">
          <w:rPr>
            <w:rFonts w:ascii="Helvetica" w:hAnsi="Helvetica"/>
            <w:color w:val="000000"/>
            <w:sz w:val="22"/>
            <w:szCs w:val="22"/>
            <w:shd w:val="clear" w:color="auto" w:fill="FFFFFF"/>
            <w:lang w:val="en-US"/>
          </w:rPr>
          <w:t xml:space="preserve"> </w:t>
        </w:r>
      </w:ins>
      <w:ins w:id="177" w:author="Microsoft Office User" w:date="2026-05-06T03:53:00Z" w16du:dateUtc="2026-05-06T00:53:00Z">
        <w:r w:rsidR="00457934">
          <w:rPr>
            <w:rFonts w:ascii="Helvetica" w:hAnsi="Helvetica"/>
            <w:color w:val="000000"/>
            <w:sz w:val="22"/>
            <w:szCs w:val="22"/>
            <w:shd w:val="clear" w:color="auto" w:fill="FFFFFF"/>
            <w:lang w:val="en-US"/>
          </w:rPr>
          <w:t>misses</w:t>
        </w:r>
      </w:ins>
      <w:ins w:id="178" w:author="Microsoft Office User" w:date="2026-05-05T18:19:00Z" w16du:dateUtc="2026-05-05T15:19:00Z">
        <w:r w:rsidR="00CC2F32">
          <w:rPr>
            <w:rFonts w:ascii="Helvetica" w:hAnsi="Helvetica"/>
            <w:color w:val="000000"/>
            <w:sz w:val="22"/>
            <w:szCs w:val="22"/>
            <w:shd w:val="clear" w:color="auto" w:fill="FFFFFF"/>
            <w:lang w:val="en-US"/>
          </w:rPr>
          <w:t xml:space="preserve"> </w:t>
        </w:r>
      </w:ins>
      <w:ins w:id="179" w:author="Microsoft Office User" w:date="2026-05-05T18:28:00Z" w16du:dateUtc="2026-05-05T15:28:00Z">
        <w:r w:rsidR="00DE081B">
          <w:rPr>
            <w:rFonts w:ascii="Helvetica" w:hAnsi="Helvetica"/>
            <w:color w:val="000000"/>
            <w:sz w:val="22"/>
            <w:szCs w:val="22"/>
            <w:shd w:val="clear" w:color="auto" w:fill="FFFFFF"/>
            <w:lang w:val="en-US"/>
          </w:rPr>
          <w:t>a half of</w:t>
        </w:r>
      </w:ins>
      <w:ins w:id="180" w:author="Microsoft Office User" w:date="2026-05-05T18:19:00Z" w16du:dateUtc="2026-05-05T15:19:00Z">
        <w:r w:rsidR="00CC2F32">
          <w:rPr>
            <w:rFonts w:ascii="Helvetica" w:hAnsi="Helvetica"/>
            <w:color w:val="000000"/>
            <w:sz w:val="22"/>
            <w:szCs w:val="22"/>
            <w:shd w:val="clear" w:color="auto" w:fill="FFFFFF"/>
            <w:lang w:val="en-US"/>
          </w:rPr>
          <w:t xml:space="preserve"> compensatory sites, </w:t>
        </w:r>
      </w:ins>
      <w:ins w:id="181" w:author="Microsoft Office User" w:date="2026-05-05T18:28:00Z" w16du:dateUtc="2026-05-05T15:28:00Z">
        <w:r w:rsidR="00DE081B">
          <w:rPr>
            <w:rFonts w:ascii="Helvetica" w:hAnsi="Helvetica"/>
            <w:color w:val="000000"/>
            <w:sz w:val="22"/>
            <w:szCs w:val="22"/>
            <w:shd w:val="clear" w:color="auto" w:fill="FFFFFF"/>
            <w:lang w:val="en-US"/>
          </w:rPr>
          <w:t>the weake</w:t>
        </w:r>
      </w:ins>
      <w:ins w:id="182" w:author="Microsoft Office User" w:date="2026-05-06T03:53:00Z" w16du:dateUtc="2026-05-06T00:53:00Z">
        <w:r w:rsidR="00457934">
          <w:rPr>
            <w:rFonts w:ascii="Helvetica" w:hAnsi="Helvetica"/>
            <w:color w:val="000000"/>
            <w:sz w:val="22"/>
            <w:szCs w:val="22"/>
            <w:shd w:val="clear" w:color="auto" w:fill="FFFFFF"/>
            <w:lang w:val="en-US"/>
          </w:rPr>
          <w:t>r half</w:t>
        </w:r>
      </w:ins>
      <w:ins w:id="183" w:author="Microsoft Office User" w:date="2026-05-05T18:28:00Z" w16du:dateUtc="2026-05-05T15:28:00Z">
        <w:r w:rsidR="00DE081B">
          <w:rPr>
            <w:rFonts w:ascii="Helvetica" w:hAnsi="Helvetica"/>
            <w:color w:val="000000"/>
            <w:sz w:val="22"/>
            <w:szCs w:val="22"/>
            <w:shd w:val="clear" w:color="auto" w:fill="FFFFFF"/>
            <w:lang w:val="en-US"/>
          </w:rPr>
          <w:t xml:space="preserve">, </w:t>
        </w:r>
      </w:ins>
      <w:ins w:id="184" w:author="Microsoft Office User" w:date="2026-05-05T18:19:00Z" w16du:dateUtc="2026-05-05T15:19:00Z">
        <w:r w:rsidR="00CC2F32">
          <w:rPr>
            <w:rFonts w:ascii="Helvetica" w:hAnsi="Helvetica"/>
            <w:color w:val="000000"/>
            <w:sz w:val="22"/>
            <w:szCs w:val="22"/>
            <w:shd w:val="clear" w:color="auto" w:fill="FFFFFF"/>
            <w:lang w:val="en-US"/>
          </w:rPr>
          <w:t xml:space="preserve">but </w:t>
        </w:r>
      </w:ins>
      <w:ins w:id="185" w:author="Microsoft Office User" w:date="2026-05-06T03:51:00Z" w16du:dateUtc="2026-05-06T00:51:00Z">
        <w:r w:rsidR="00457934">
          <w:rPr>
            <w:rFonts w:ascii="Helvetica" w:hAnsi="Helvetica"/>
            <w:color w:val="000000"/>
            <w:sz w:val="22"/>
            <w:szCs w:val="22"/>
            <w:shd w:val="clear" w:color="auto" w:fill="FFFFFF"/>
            <w:lang w:val="en-US"/>
          </w:rPr>
          <w:t xml:space="preserve">on the bright side it </w:t>
        </w:r>
      </w:ins>
      <w:ins w:id="186" w:author="Microsoft Office User" w:date="2026-05-05T18:19:00Z" w16du:dateUtc="2026-05-05T15:19:00Z">
        <w:r w:rsidR="00CC2F32">
          <w:rPr>
            <w:rFonts w:ascii="Helvetica" w:hAnsi="Helvetica"/>
            <w:color w:val="000000"/>
            <w:sz w:val="22"/>
            <w:szCs w:val="22"/>
            <w:shd w:val="clear" w:color="auto" w:fill="FFFFFF"/>
            <w:lang w:val="en-US"/>
          </w:rPr>
          <w:t>does not generate any false positiv</w:t>
        </w:r>
      </w:ins>
      <w:ins w:id="187" w:author="Microsoft Office User" w:date="2026-05-05T18:20:00Z" w16du:dateUtc="2026-05-05T15:20:00Z">
        <w:r w:rsidR="00CC2F32">
          <w:rPr>
            <w:rFonts w:ascii="Helvetica" w:hAnsi="Helvetica"/>
            <w:color w:val="000000"/>
            <w:sz w:val="22"/>
            <w:szCs w:val="22"/>
            <w:shd w:val="clear" w:color="auto" w:fill="FFFFFF"/>
            <w:lang w:val="en-US"/>
          </w:rPr>
          <w:t>e</w:t>
        </w:r>
      </w:ins>
      <w:ins w:id="188" w:author="Microsoft Office User" w:date="2026-05-05T18:28:00Z" w16du:dateUtc="2026-05-05T15:28:00Z">
        <w:r w:rsidR="00DE081B">
          <w:rPr>
            <w:rFonts w:ascii="Helvetica" w:hAnsi="Helvetica"/>
            <w:color w:val="000000"/>
            <w:sz w:val="22"/>
            <w:szCs w:val="22"/>
            <w:shd w:val="clear" w:color="auto" w:fill="FFFFFF"/>
            <w:lang w:val="en-US"/>
          </w:rPr>
          <w:t xml:space="preserve">s </w:t>
        </w:r>
      </w:ins>
      <w:ins w:id="189" w:author="Microsoft Office User" w:date="2026-05-05T18:20:00Z" w16du:dateUtc="2026-05-05T15:20:00Z">
        <w:r w:rsidR="00CC2F32">
          <w:rPr>
            <w:rFonts w:ascii="Helvetica" w:hAnsi="Helvetica"/>
            <w:color w:val="000000"/>
            <w:sz w:val="22"/>
            <w:szCs w:val="22"/>
            <w:shd w:val="clear" w:color="auto" w:fill="FFFFFF"/>
            <w:lang w:val="en-US"/>
          </w:rPr>
          <w:t>(Fig. 4</w:t>
        </w:r>
      </w:ins>
      <w:ins w:id="190" w:author="Microsoft Office User" w:date="2026-05-06T03:53:00Z" w16du:dateUtc="2026-05-06T00:53:00Z">
        <w:r w:rsidR="00E43292">
          <w:rPr>
            <w:rFonts w:ascii="Helvetica" w:hAnsi="Helvetica"/>
            <w:color w:val="000000"/>
            <w:sz w:val="22"/>
            <w:szCs w:val="22"/>
            <w:shd w:val="clear" w:color="auto" w:fill="FFFFFF"/>
            <w:lang w:val="en-US"/>
          </w:rPr>
          <w:t xml:space="preserve"> and the legend</w:t>
        </w:r>
      </w:ins>
      <w:ins w:id="191" w:author="Microsoft Office User" w:date="2026-05-06T03:30:00Z" w16du:dateUtc="2026-05-06T00:30:00Z">
        <w:r w:rsidR="00814C4B">
          <w:rPr>
            <w:rFonts w:ascii="Helvetica" w:hAnsi="Helvetica"/>
            <w:color w:val="000000"/>
            <w:sz w:val="22"/>
            <w:szCs w:val="22"/>
            <w:shd w:val="clear" w:color="auto" w:fill="FFFFFF"/>
            <w:lang w:val="en-US"/>
          </w:rPr>
          <w:t>).</w:t>
        </w:r>
      </w:ins>
      <w:ins w:id="192" w:author="Microsoft Office User" w:date="2026-05-06T03:51:00Z" w16du:dateUtc="2026-05-06T00:51:00Z">
        <w:r w:rsidR="00457934">
          <w:rPr>
            <w:rFonts w:ascii="Helvetica" w:hAnsi="Helvetica"/>
            <w:color w:val="000000"/>
            <w:sz w:val="22"/>
            <w:szCs w:val="22"/>
            <w:shd w:val="clear" w:color="auto" w:fill="FFFFFF"/>
            <w:lang w:val="en-US"/>
          </w:rPr>
          <w:t xml:space="preserve"> </w:t>
        </w:r>
      </w:ins>
    </w:p>
    <w:p w14:paraId="1ABD7B4D" w14:textId="77777777" w:rsidR="00CD3B15" w:rsidRPr="003552A3" w:rsidRDefault="00CD3B15">
      <w:pPr>
        <w:rPr>
          <w:rFonts w:ascii="Helvetica" w:hAnsi="Helvetica"/>
          <w:color w:val="000000"/>
          <w:sz w:val="22"/>
          <w:szCs w:val="22"/>
          <w:shd w:val="clear" w:color="auto" w:fill="FFFFFF"/>
          <w:lang w:val="en-US"/>
        </w:rPr>
      </w:pPr>
    </w:p>
    <w:p w14:paraId="04567410" w14:textId="178DDD7F" w:rsidR="00E94510" w:rsidRPr="00E4521C" w:rsidRDefault="00264E6A">
      <w:pPr>
        <w:rPr>
          <w:rStyle w:val="apple-converted-space"/>
          <w:rFonts w:ascii="Helvetica" w:hAnsi="Helvetica"/>
          <w:b/>
          <w:color w:val="000000"/>
          <w:sz w:val="22"/>
          <w:szCs w:val="22"/>
          <w:shd w:val="clear" w:color="auto" w:fill="FFFFFF"/>
          <w:lang w:val="en-US"/>
        </w:rPr>
      </w:pPr>
      <w:r>
        <w:rPr>
          <w:rFonts w:ascii="Helvetica" w:hAnsi="Helvetica"/>
          <w:b/>
          <w:color w:val="000000"/>
          <w:sz w:val="22"/>
          <w:szCs w:val="22"/>
          <w:shd w:val="clear" w:color="auto" w:fill="FFFFFF"/>
        </w:rPr>
        <w:t xml:space="preserve">... </w:t>
      </w:r>
      <w:r w:rsidR="00133529" w:rsidRPr="003552A3">
        <w:rPr>
          <w:rFonts w:ascii="Helvetica" w:hAnsi="Helvetica"/>
          <w:b/>
          <w:color w:val="000000"/>
          <w:sz w:val="22"/>
          <w:szCs w:val="22"/>
          <w:shd w:val="clear" w:color="auto" w:fill="FFFFFF"/>
        </w:rPr>
        <w:t>and most previous approaches have used independent mutation events for fitness estimation.</w:t>
      </w:r>
      <w:r w:rsidR="00133529" w:rsidRPr="003552A3">
        <w:rPr>
          <w:rStyle w:val="apple-converted-space"/>
          <w:rFonts w:ascii="Helvetica" w:hAnsi="Helvetica"/>
          <w:b/>
          <w:color w:val="000000"/>
          <w:sz w:val="22"/>
          <w:szCs w:val="22"/>
          <w:shd w:val="clear" w:color="auto" w:fill="FFFFFF"/>
        </w:rPr>
        <w:t> </w:t>
      </w:r>
    </w:p>
    <w:p w14:paraId="76B1FBD3" w14:textId="77777777" w:rsidR="00E94510" w:rsidRPr="003552A3" w:rsidRDefault="00E94510">
      <w:pPr>
        <w:rPr>
          <w:rStyle w:val="apple-converted-space"/>
          <w:rFonts w:ascii="Helvetica" w:hAnsi="Helvetica"/>
          <w:color w:val="000000"/>
          <w:sz w:val="22"/>
          <w:szCs w:val="22"/>
          <w:shd w:val="clear" w:color="auto" w:fill="FFFFFF"/>
        </w:rPr>
      </w:pPr>
    </w:p>
    <w:p w14:paraId="78E7CB8D" w14:textId="4A72DFA8" w:rsidR="006D1C99" w:rsidRDefault="00E615F8">
      <w:pPr>
        <w:rPr>
          <w:rStyle w:val="apple-converted-space"/>
          <w:rFonts w:ascii="Helvetica" w:hAnsi="Helvetica"/>
          <w:color w:val="000000"/>
          <w:sz w:val="22"/>
          <w:szCs w:val="22"/>
          <w:shd w:val="clear" w:color="auto" w:fill="FFFFFF"/>
          <w:lang w:val="en-US"/>
        </w:rPr>
      </w:pPr>
      <w:ins w:id="193" w:author="Microsoft Office User" w:date="2026-05-06T04:01:00Z" w16du:dateUtc="2026-05-06T01:01:00Z">
        <w:r>
          <w:rPr>
            <w:rStyle w:val="apple-converted-space"/>
            <w:rFonts w:ascii="Helvetica" w:hAnsi="Helvetica"/>
            <w:color w:val="000000"/>
            <w:sz w:val="22"/>
            <w:szCs w:val="22"/>
            <w:shd w:val="clear" w:color="auto" w:fill="FFFFFF"/>
            <w:lang w:val="en-US"/>
          </w:rPr>
          <w:t>We do not</w:t>
        </w:r>
      </w:ins>
      <w:ins w:id="194" w:author="Microsoft Office User" w:date="2026-05-06T04:02:00Z" w16du:dateUtc="2026-05-06T01:02:00Z">
        <w:r>
          <w:rPr>
            <w:rStyle w:val="apple-converted-space"/>
            <w:rFonts w:ascii="Helvetica" w:hAnsi="Helvetica"/>
            <w:color w:val="000000"/>
            <w:sz w:val="22"/>
            <w:szCs w:val="22"/>
            <w:shd w:val="clear" w:color="auto" w:fill="FFFFFF"/>
            <w:lang w:val="en-US"/>
          </w:rPr>
          <w:t xml:space="preserve"> address</w:t>
        </w:r>
      </w:ins>
      <w:ins w:id="195" w:author="Microsoft Office User" w:date="2026-05-06T04:01:00Z" w16du:dateUtc="2026-05-06T01:01:00Z">
        <w:r>
          <w:rPr>
            <w:rStyle w:val="apple-converted-space"/>
            <w:rFonts w:ascii="Helvetica" w:hAnsi="Helvetica"/>
            <w:color w:val="000000"/>
            <w:sz w:val="22"/>
            <w:szCs w:val="22"/>
            <w:shd w:val="clear" w:color="auto" w:fill="FFFFFF"/>
            <w:lang w:val="en-US"/>
          </w:rPr>
          <w:t xml:space="preserve"> </w:t>
        </w:r>
      </w:ins>
      <w:del w:id="196" w:author="Microsoft Office User" w:date="2026-05-06T03:59:00Z" w16du:dateUtc="2026-05-06T00:59:00Z">
        <w:r w:rsidR="006D1C99" w:rsidDel="00E615F8">
          <w:rPr>
            <w:rStyle w:val="apple-converted-space"/>
            <w:rFonts w:ascii="Helvetica" w:hAnsi="Helvetica"/>
            <w:color w:val="000000"/>
            <w:sz w:val="22"/>
            <w:szCs w:val="22"/>
            <w:shd w:val="clear" w:color="auto" w:fill="FFFFFF"/>
            <w:lang w:val="en-US"/>
          </w:rPr>
          <w:delText>This</w:delText>
        </w:r>
      </w:del>
      <w:del w:id="197" w:author="Microsoft Office User" w:date="2026-05-05T18:29:00Z" w16du:dateUtc="2026-05-05T15:29:00Z">
        <w:r w:rsidR="00264E6A" w:rsidDel="00DE081B">
          <w:rPr>
            <w:rStyle w:val="apple-converted-space"/>
            <w:rFonts w:ascii="Helvetica" w:hAnsi="Helvetica"/>
            <w:color w:val="000000"/>
            <w:sz w:val="22"/>
            <w:szCs w:val="22"/>
            <w:shd w:val="clear" w:color="auto" w:fill="FFFFFF"/>
            <w:lang w:val="en-US"/>
          </w:rPr>
          <w:delText xml:space="preserve"> </w:delText>
        </w:r>
      </w:del>
      <w:del w:id="198" w:author="Microsoft Office User" w:date="2026-05-06T03:56:00Z" w16du:dateUtc="2026-05-06T00:56:00Z">
        <w:r w:rsidR="00264E6A" w:rsidDel="00413B07">
          <w:rPr>
            <w:rStyle w:val="apple-converted-space"/>
            <w:rFonts w:ascii="Helvetica" w:hAnsi="Helvetica"/>
            <w:color w:val="000000"/>
            <w:sz w:val="22"/>
            <w:szCs w:val="22"/>
            <w:shd w:val="clear" w:color="auto" w:fill="FFFFFF"/>
            <w:lang w:val="en-US"/>
          </w:rPr>
          <w:delText xml:space="preserve">is a different </w:delText>
        </w:r>
      </w:del>
      <w:del w:id="199" w:author="Microsoft Office User" w:date="2026-05-06T03:59:00Z" w16du:dateUtc="2026-05-06T00:59:00Z">
        <w:r w:rsidR="00264E6A" w:rsidDel="00E615F8">
          <w:rPr>
            <w:rStyle w:val="apple-converted-space"/>
            <w:rFonts w:ascii="Helvetica" w:hAnsi="Helvetica"/>
            <w:color w:val="000000"/>
            <w:sz w:val="22"/>
            <w:szCs w:val="22"/>
            <w:shd w:val="clear" w:color="auto" w:fill="FFFFFF"/>
            <w:lang w:val="en-US"/>
          </w:rPr>
          <w:delText>topi</w:delText>
        </w:r>
      </w:del>
      <w:del w:id="200" w:author="Microsoft Office User" w:date="2026-05-05T18:29:00Z" w16du:dateUtc="2026-05-05T15:29:00Z">
        <w:r w:rsidR="00264E6A" w:rsidDel="00DE081B">
          <w:rPr>
            <w:rStyle w:val="apple-converted-space"/>
            <w:rFonts w:ascii="Helvetica" w:hAnsi="Helvetica"/>
            <w:color w:val="000000"/>
            <w:sz w:val="22"/>
            <w:szCs w:val="22"/>
            <w:shd w:val="clear" w:color="auto" w:fill="FFFFFF"/>
            <w:lang w:val="en-US"/>
          </w:rPr>
          <w:delText>c</w:delText>
        </w:r>
        <w:r w:rsidR="00F47157" w:rsidDel="00DE081B">
          <w:rPr>
            <w:rStyle w:val="apple-converted-space"/>
            <w:rFonts w:ascii="Helvetica" w:hAnsi="Helvetica"/>
            <w:color w:val="000000"/>
            <w:sz w:val="22"/>
            <w:szCs w:val="22"/>
            <w:shd w:val="clear" w:color="auto" w:fill="FFFFFF"/>
            <w:lang w:val="en-US"/>
          </w:rPr>
          <w:delText>,</w:delText>
        </w:r>
      </w:del>
      <w:del w:id="201" w:author="Microsoft Office User" w:date="2026-05-06T03:56:00Z" w16du:dateUtc="2026-05-06T00:56:00Z">
        <w:r w:rsidR="00264E6A" w:rsidDel="00413B07">
          <w:rPr>
            <w:rStyle w:val="apple-converted-space"/>
            <w:rFonts w:ascii="Helvetica" w:hAnsi="Helvetica"/>
            <w:color w:val="000000"/>
            <w:sz w:val="22"/>
            <w:szCs w:val="22"/>
            <w:shd w:val="clear" w:color="auto" w:fill="FFFFFF"/>
            <w:lang w:val="en-US"/>
          </w:rPr>
          <w:delText xml:space="preserve"> see</w:delText>
        </w:r>
      </w:del>
      <w:del w:id="202" w:author="Microsoft Office User" w:date="2026-05-06T03:59:00Z" w16du:dateUtc="2026-05-06T00:59:00Z">
        <w:r w:rsidR="00264E6A" w:rsidDel="00E615F8">
          <w:rPr>
            <w:rStyle w:val="apple-converted-space"/>
            <w:rFonts w:ascii="Helvetica" w:hAnsi="Helvetica"/>
            <w:color w:val="000000"/>
            <w:sz w:val="22"/>
            <w:szCs w:val="22"/>
            <w:shd w:val="clear" w:color="auto" w:fill="FFFFFF"/>
            <w:lang w:val="en-US"/>
          </w:rPr>
          <w:delText xml:space="preserve"> our new preprint </w:delText>
        </w:r>
      </w:del>
      <w:del w:id="203" w:author="Microsoft Office User" w:date="2026-05-06T03:58:00Z" w16du:dateUtc="2026-05-06T00:58:00Z">
        <w:r w:rsidR="00264E6A" w:rsidDel="00E615F8">
          <w:rPr>
            <w:rStyle w:val="apple-converted-space"/>
            <w:rFonts w:ascii="Helvetica" w:hAnsi="Helvetica"/>
            <w:color w:val="000000"/>
            <w:sz w:val="22"/>
            <w:szCs w:val="22"/>
            <w:shd w:val="clear" w:color="auto" w:fill="FFFFFF"/>
            <w:lang w:val="en-US"/>
          </w:rPr>
          <w:delText xml:space="preserve">on </w:delText>
        </w:r>
      </w:del>
      <w:ins w:id="204" w:author="Microsoft Office User" w:date="2026-05-06T03:59:00Z" w16du:dateUtc="2026-05-06T00:59:00Z">
        <w:r>
          <w:rPr>
            <w:rStyle w:val="apple-converted-space"/>
            <w:rFonts w:ascii="Helvetica" w:hAnsi="Helvetica"/>
            <w:color w:val="000000"/>
            <w:sz w:val="22"/>
            <w:szCs w:val="22"/>
            <w:shd w:val="clear" w:color="auto" w:fill="FFFFFF"/>
            <w:lang w:val="en-US"/>
          </w:rPr>
          <w:t xml:space="preserve">the </w:t>
        </w:r>
      </w:ins>
      <w:r w:rsidR="00264E6A">
        <w:rPr>
          <w:rStyle w:val="apple-converted-space"/>
          <w:rFonts w:ascii="Helvetica" w:hAnsi="Helvetica"/>
          <w:color w:val="000000"/>
          <w:sz w:val="22"/>
          <w:szCs w:val="22"/>
          <w:shd w:val="clear" w:color="auto" w:fill="FFFFFF"/>
          <w:lang w:val="en-US"/>
        </w:rPr>
        <w:t>fitness effect</w:t>
      </w:r>
      <w:ins w:id="205" w:author="Microsoft Office User" w:date="2026-05-06T04:01:00Z" w16du:dateUtc="2026-05-06T01:01:00Z">
        <w:r>
          <w:rPr>
            <w:rStyle w:val="apple-converted-space"/>
            <w:rFonts w:ascii="Helvetica" w:hAnsi="Helvetica"/>
            <w:color w:val="000000"/>
            <w:sz w:val="22"/>
            <w:szCs w:val="22"/>
            <w:shd w:val="clear" w:color="auto" w:fill="FFFFFF"/>
            <w:lang w:val="en-US"/>
          </w:rPr>
          <w:t>s o</w:t>
        </w:r>
      </w:ins>
      <w:ins w:id="206" w:author="Microsoft Office User" w:date="2026-05-06T04:02:00Z" w16du:dateUtc="2026-05-06T01:02:00Z">
        <w:r>
          <w:rPr>
            <w:rStyle w:val="apple-converted-space"/>
            <w:rFonts w:ascii="Helvetica" w:hAnsi="Helvetica"/>
            <w:color w:val="000000"/>
            <w:sz w:val="22"/>
            <w:szCs w:val="22"/>
            <w:shd w:val="clear" w:color="auto" w:fill="FFFFFF"/>
            <w:lang w:val="en-US"/>
          </w:rPr>
          <w:t>f</w:t>
        </w:r>
      </w:ins>
      <w:ins w:id="207" w:author="Microsoft Office User" w:date="2026-05-06T04:01:00Z" w16du:dateUtc="2026-05-06T01:01:00Z">
        <w:r>
          <w:rPr>
            <w:rStyle w:val="apple-converted-space"/>
            <w:rFonts w:ascii="Helvetica" w:hAnsi="Helvetica"/>
            <w:color w:val="000000"/>
            <w:sz w:val="22"/>
            <w:szCs w:val="22"/>
            <w:shd w:val="clear" w:color="auto" w:fill="FFFFFF"/>
            <w:lang w:val="en-US"/>
          </w:rPr>
          <w:t xml:space="preserve"> independent </w:t>
        </w:r>
      </w:ins>
      <w:ins w:id="208" w:author="Microsoft Office User" w:date="2026-05-06T03:59:00Z" w16du:dateUtc="2026-05-06T00:59:00Z">
        <w:r>
          <w:rPr>
            <w:rStyle w:val="apple-converted-space"/>
            <w:rFonts w:ascii="Helvetica" w:hAnsi="Helvetica"/>
            <w:color w:val="000000"/>
            <w:sz w:val="22"/>
            <w:szCs w:val="22"/>
            <w:shd w:val="clear" w:color="auto" w:fill="FFFFFF"/>
            <w:lang w:val="en-US"/>
          </w:rPr>
          <w:t>mutations</w:t>
        </w:r>
      </w:ins>
      <w:ins w:id="209" w:author="Microsoft Office User" w:date="2026-05-06T04:02:00Z" w16du:dateUtc="2026-05-06T01:02:00Z">
        <w:r>
          <w:rPr>
            <w:rStyle w:val="apple-converted-space"/>
            <w:rFonts w:ascii="Helvetica" w:hAnsi="Helvetica"/>
            <w:color w:val="000000"/>
            <w:sz w:val="22"/>
            <w:szCs w:val="22"/>
            <w:shd w:val="clear" w:color="auto" w:fill="FFFFFF"/>
            <w:lang w:val="en-US"/>
          </w:rPr>
          <w:t xml:space="preserve"> here, because it requires a separate method. </w:t>
        </w:r>
      </w:ins>
      <w:ins w:id="210" w:author="Microsoft Office User" w:date="2026-05-06T04:03:00Z" w16du:dateUtc="2026-05-06T01:03:00Z">
        <w:r>
          <w:rPr>
            <w:rStyle w:val="apple-converted-space"/>
            <w:rFonts w:ascii="Helvetica" w:hAnsi="Helvetica"/>
            <w:color w:val="000000"/>
            <w:sz w:val="22"/>
            <w:szCs w:val="22"/>
            <w:shd w:val="clear" w:color="auto" w:fill="FFFFFF"/>
            <w:lang w:val="en-US"/>
          </w:rPr>
          <w:t xml:space="preserve">Such estimation </w:t>
        </w:r>
      </w:ins>
      <w:ins w:id="211" w:author="Microsoft Office User" w:date="2026-05-06T04:02:00Z" w16du:dateUtc="2026-05-06T01:02:00Z">
        <w:r>
          <w:rPr>
            <w:rStyle w:val="apple-converted-space"/>
            <w:rFonts w:ascii="Helvetica" w:hAnsi="Helvetica"/>
            <w:color w:val="000000"/>
            <w:sz w:val="22"/>
            <w:szCs w:val="22"/>
            <w:shd w:val="clear" w:color="auto" w:fill="FFFFFF"/>
            <w:lang w:val="en-US"/>
          </w:rPr>
          <w:t>for</w:t>
        </w:r>
      </w:ins>
      <w:ins w:id="212" w:author="Microsoft Office User" w:date="2026-05-06T04:01:00Z" w16du:dateUtc="2026-05-06T01:01:00Z">
        <w:r>
          <w:rPr>
            <w:rStyle w:val="apple-converted-space"/>
            <w:rFonts w:ascii="Helvetica" w:hAnsi="Helvetica"/>
            <w:color w:val="000000"/>
            <w:sz w:val="22"/>
            <w:szCs w:val="22"/>
            <w:shd w:val="clear" w:color="auto" w:fill="FFFFFF"/>
            <w:lang w:val="en-US"/>
          </w:rPr>
          <w:t xml:space="preserve"> E Coli</w:t>
        </w:r>
      </w:ins>
      <w:ins w:id="213" w:author="Microsoft Office User" w:date="2026-05-06T03:59:00Z" w16du:dateUtc="2026-05-06T00:59:00Z">
        <w:r>
          <w:rPr>
            <w:rStyle w:val="apple-converted-space"/>
            <w:rFonts w:ascii="Helvetica" w:hAnsi="Helvetica"/>
            <w:color w:val="000000"/>
            <w:sz w:val="22"/>
            <w:szCs w:val="22"/>
            <w:shd w:val="clear" w:color="auto" w:fill="FFFFFF"/>
            <w:lang w:val="en-US"/>
          </w:rPr>
          <w:t xml:space="preserve"> is addressed </w:t>
        </w:r>
      </w:ins>
      <w:ins w:id="214" w:author="Microsoft Office User" w:date="2026-05-06T04:03:00Z" w16du:dateUtc="2026-05-06T01:03:00Z">
        <w:r>
          <w:rPr>
            <w:rStyle w:val="apple-converted-space"/>
            <w:rFonts w:ascii="Helvetica" w:hAnsi="Helvetica"/>
            <w:color w:val="000000"/>
            <w:sz w:val="22"/>
            <w:szCs w:val="22"/>
            <w:shd w:val="clear" w:color="auto" w:fill="FFFFFF"/>
            <w:lang w:val="en-US"/>
          </w:rPr>
          <w:t>here</w:t>
        </w:r>
      </w:ins>
      <w:del w:id="215" w:author="Microsoft Office User" w:date="2026-05-06T04:01:00Z" w16du:dateUtc="2026-05-06T01:01:00Z">
        <w:r w:rsidR="00264E6A" w:rsidDel="00E615F8">
          <w:rPr>
            <w:rStyle w:val="apple-converted-space"/>
            <w:rFonts w:ascii="Helvetica" w:hAnsi="Helvetica"/>
            <w:color w:val="000000"/>
            <w:sz w:val="22"/>
            <w:szCs w:val="22"/>
            <w:shd w:val="clear" w:color="auto" w:fill="FFFFFF"/>
            <w:lang w:val="en-US"/>
          </w:rPr>
          <w:delText xml:space="preserve"> </w:delText>
        </w:r>
      </w:del>
      <w:del w:id="216" w:author="Microsoft Office User" w:date="2026-05-06T04:00:00Z" w16du:dateUtc="2026-05-06T01:00:00Z">
        <w:r w:rsidR="00264E6A" w:rsidDel="00E615F8">
          <w:rPr>
            <w:rStyle w:val="apple-converted-space"/>
            <w:rFonts w:ascii="Helvetica" w:hAnsi="Helvetica"/>
            <w:color w:val="000000"/>
            <w:sz w:val="22"/>
            <w:szCs w:val="22"/>
            <w:shd w:val="clear" w:color="auto" w:fill="FFFFFF"/>
            <w:lang w:val="en-US"/>
          </w:rPr>
          <w:delText>estimation:</w:delText>
        </w:r>
      </w:del>
      <w:ins w:id="217" w:author="Microsoft Office User" w:date="2026-05-06T04:00:00Z" w16du:dateUtc="2026-05-06T01:00:00Z">
        <w:r>
          <w:rPr>
            <w:rStyle w:val="apple-converted-space"/>
            <w:rFonts w:ascii="Helvetica" w:hAnsi="Helvetica"/>
            <w:color w:val="000000"/>
            <w:sz w:val="22"/>
            <w:szCs w:val="22"/>
            <w:shd w:val="clear" w:color="auto" w:fill="FFFFFF"/>
            <w:lang w:val="en-US"/>
          </w:rPr>
          <w:t>:</w:t>
        </w:r>
      </w:ins>
      <w:r w:rsidR="00264E6A">
        <w:rPr>
          <w:rStyle w:val="apple-converted-space"/>
          <w:rFonts w:ascii="Helvetica" w:hAnsi="Helvetica"/>
          <w:color w:val="000000"/>
          <w:sz w:val="22"/>
          <w:szCs w:val="22"/>
          <w:shd w:val="clear" w:color="auto" w:fill="FFFFFF"/>
          <w:lang w:val="en-US"/>
        </w:rPr>
        <w:t xml:space="preserve"> </w:t>
      </w:r>
    </w:p>
    <w:p w14:paraId="7FD49D06" w14:textId="71B165ED" w:rsidR="006D1C99" w:rsidRDefault="00264E6A">
      <w:pPr>
        <w:rPr>
          <w:rStyle w:val="apple-converted-space"/>
          <w:rFonts w:ascii="Helvetica" w:hAnsi="Helvetica"/>
          <w:color w:val="000000"/>
          <w:sz w:val="22"/>
          <w:szCs w:val="22"/>
          <w:shd w:val="clear" w:color="auto" w:fill="FFFFFF"/>
          <w:lang w:val="en-US"/>
        </w:rPr>
      </w:pPr>
      <w:r w:rsidRPr="00264E6A">
        <w:rPr>
          <w:rStyle w:val="apple-converted-space"/>
          <w:rFonts w:ascii="Helvetica" w:hAnsi="Helvetica"/>
          <w:color w:val="000000"/>
          <w:sz w:val="22"/>
          <w:szCs w:val="22"/>
          <w:shd w:val="clear" w:color="auto" w:fill="FFFFFF"/>
          <w:lang w:val="en-US"/>
        </w:rPr>
        <w:t>https://www.biorxiv.org/content/10.1101/2025.11.26.690712v1</w:t>
      </w:r>
    </w:p>
    <w:p w14:paraId="4B37D80C" w14:textId="0753D7AF" w:rsidR="00300643" w:rsidRDefault="00133529">
      <w:pPr>
        <w:rPr>
          <w:rFonts w:ascii="Helvetica" w:hAnsi="Helvetica"/>
          <w:b/>
          <w:color w:val="000000"/>
          <w:sz w:val="22"/>
          <w:szCs w:val="22"/>
          <w:shd w:val="clear" w:color="auto" w:fill="FFFFFF"/>
        </w:rPr>
      </w:pPr>
      <w:r w:rsidRPr="003552A3">
        <w:rPr>
          <w:rFonts w:ascii="Helvetica" w:hAnsi="Helvetica"/>
          <w:color w:val="000000"/>
          <w:sz w:val="22"/>
          <w:szCs w:val="22"/>
        </w:rPr>
        <w:br/>
      </w:r>
      <w:r w:rsidRPr="003552A3">
        <w:rPr>
          <w:rFonts w:ascii="Helvetica" w:hAnsi="Helvetica"/>
          <w:b/>
          <w:color w:val="000000"/>
          <w:sz w:val="22"/>
          <w:szCs w:val="22"/>
          <w:shd w:val="clear" w:color="auto" w:fill="FFFFFF"/>
        </w:rPr>
        <w:t xml:space="preserve">Is there any biological context or rationalization for the interacting pairs flagged by the method? </w:t>
      </w:r>
    </w:p>
    <w:p w14:paraId="0F13286A" w14:textId="77777777" w:rsidR="00300643" w:rsidRDefault="00300643">
      <w:pPr>
        <w:rPr>
          <w:rFonts w:ascii="Helvetica" w:hAnsi="Helvetica"/>
          <w:b/>
          <w:color w:val="000000"/>
          <w:sz w:val="22"/>
          <w:szCs w:val="22"/>
          <w:shd w:val="clear" w:color="auto" w:fill="FFFFFF"/>
        </w:rPr>
      </w:pPr>
    </w:p>
    <w:p w14:paraId="6FBC3074" w14:textId="4724E5F4" w:rsidR="00300643" w:rsidRPr="006329A7" w:rsidRDefault="005C4FC1">
      <w:pPr>
        <w:rPr>
          <w:ins w:id="218" w:author="Microsoft Office User" w:date="2026-05-05T18:15:00Z" w16du:dateUtc="2026-05-05T15:15:00Z"/>
          <w:rFonts w:ascii="Helvetica" w:hAnsi="Helvetica"/>
          <w:color w:val="000000"/>
          <w:sz w:val="22"/>
          <w:szCs w:val="22"/>
          <w:shd w:val="clear" w:color="auto" w:fill="FFFFFF"/>
          <w:lang w:val="en-US"/>
          <w:rPrChange w:id="219" w:author="Microsoft Office User" w:date="2026-05-05T19:23:00Z" w16du:dateUtc="2026-05-05T16:23:00Z">
            <w:rPr>
              <w:ins w:id="220" w:author="Microsoft Office User" w:date="2026-05-05T18:15:00Z" w16du:dateUtc="2026-05-05T15:15:00Z"/>
              <w:rFonts w:ascii="Helvetica" w:hAnsi="Helvetica"/>
              <w:color w:val="000000"/>
              <w:sz w:val="22"/>
              <w:szCs w:val="22"/>
              <w:shd w:val="clear" w:color="auto" w:fill="FFFFFF"/>
              <w:lang w:val="ru-RU"/>
            </w:rPr>
          </w:rPrChange>
        </w:rPr>
      </w:pPr>
      <w:ins w:id="221" w:author="Microsoft Office User" w:date="2026-05-06T04:04:00Z" w16du:dateUtc="2026-05-06T01:04:00Z">
        <w:r>
          <w:rPr>
            <w:rFonts w:ascii="Helvetica" w:hAnsi="Helvetica"/>
            <w:color w:val="000000"/>
            <w:sz w:val="22"/>
            <w:szCs w:val="22"/>
            <w:shd w:val="clear" w:color="auto" w:fill="FFFFFF"/>
            <w:lang w:val="en-US"/>
          </w:rPr>
          <w:t xml:space="preserve">Yes, there is. </w:t>
        </w:r>
      </w:ins>
      <w:del w:id="222" w:author="ivan4995@gmail.com" w:date="2026-05-05T16:43:00Z">
        <w:r w:rsidR="00300643" w:rsidRPr="00300643" w:rsidDel="00CA5559">
          <w:rPr>
            <w:rFonts w:ascii="Helvetica" w:hAnsi="Helvetica"/>
            <w:color w:val="000000"/>
            <w:sz w:val="22"/>
            <w:szCs w:val="22"/>
            <w:shd w:val="clear" w:color="auto" w:fill="FFFFFF"/>
            <w:lang w:val="en-US"/>
          </w:rPr>
          <w:delText xml:space="preserve">We </w:delText>
        </w:r>
        <w:r w:rsidR="00E9148E" w:rsidDel="00CA5559">
          <w:rPr>
            <w:rFonts w:ascii="Helvetica" w:hAnsi="Helvetica"/>
            <w:color w:val="000000"/>
            <w:sz w:val="22"/>
            <w:szCs w:val="22"/>
            <w:shd w:val="clear" w:color="auto" w:fill="FFFFFF"/>
            <w:lang w:val="en-US"/>
          </w:rPr>
          <w:delText>do not know</w:delText>
        </w:r>
        <w:r w:rsidR="00EB3BC4" w:rsidDel="00CA5559">
          <w:rPr>
            <w:rFonts w:ascii="Helvetica" w:hAnsi="Helvetica"/>
            <w:color w:val="000000"/>
            <w:sz w:val="22"/>
            <w:szCs w:val="22"/>
            <w:shd w:val="clear" w:color="auto" w:fill="FFFFFF"/>
            <w:lang w:val="en-US"/>
          </w:rPr>
          <w:delText xml:space="preserve">. </w:delText>
        </w:r>
      </w:del>
      <w:r w:rsidR="00EB3BC4">
        <w:rPr>
          <w:rFonts w:ascii="Helvetica" w:hAnsi="Helvetica"/>
          <w:color w:val="000000"/>
          <w:sz w:val="22"/>
          <w:szCs w:val="22"/>
          <w:shd w:val="clear" w:color="auto" w:fill="FFFFFF"/>
          <w:lang w:val="en-US"/>
        </w:rPr>
        <w:t>We</w:t>
      </w:r>
      <w:r w:rsidR="00E9148E">
        <w:rPr>
          <w:rFonts w:ascii="Helvetica" w:hAnsi="Helvetica"/>
          <w:color w:val="000000"/>
          <w:sz w:val="22"/>
          <w:szCs w:val="22"/>
          <w:shd w:val="clear" w:color="auto" w:fill="FFFFFF"/>
          <w:lang w:val="en-US"/>
        </w:rPr>
        <w:t xml:space="preserve"> </w:t>
      </w:r>
      <w:r w:rsidR="00300643" w:rsidRPr="00300643">
        <w:rPr>
          <w:rFonts w:ascii="Helvetica" w:hAnsi="Helvetica"/>
          <w:color w:val="000000"/>
          <w:sz w:val="22"/>
          <w:szCs w:val="22"/>
          <w:shd w:val="clear" w:color="auto" w:fill="FFFFFF"/>
          <w:lang w:val="en-US"/>
        </w:rPr>
        <w:t>added a</w:t>
      </w:r>
      <w:ins w:id="223" w:author="ivan4995@gmail.com" w:date="2026-05-05T16:43:00Z">
        <w:r w:rsidR="00CA5559">
          <w:rPr>
            <w:rFonts w:ascii="Helvetica" w:hAnsi="Helvetica"/>
            <w:color w:val="000000"/>
            <w:sz w:val="22"/>
            <w:szCs w:val="22"/>
            <w:shd w:val="clear" w:color="auto" w:fill="FFFFFF"/>
            <w:lang w:val="en-US"/>
          </w:rPr>
          <w:t xml:space="preserve"> paragr</w:t>
        </w:r>
      </w:ins>
      <w:ins w:id="224" w:author="ivan4995@gmail.com" w:date="2026-05-05T16:44:00Z">
        <w:r w:rsidR="00CA5559">
          <w:rPr>
            <w:rFonts w:ascii="Helvetica" w:hAnsi="Helvetica"/>
            <w:color w:val="000000"/>
            <w:sz w:val="22"/>
            <w:szCs w:val="22"/>
            <w:shd w:val="clear" w:color="auto" w:fill="FFFFFF"/>
            <w:lang w:val="en-US"/>
          </w:rPr>
          <w:t>aph</w:t>
        </w:r>
      </w:ins>
      <w:del w:id="225" w:author="ivan4995@gmail.com" w:date="2026-05-05T16:43:00Z">
        <w:r w:rsidR="00300643" w:rsidRPr="00300643" w:rsidDel="00CA5559">
          <w:rPr>
            <w:rFonts w:ascii="Helvetica" w:hAnsi="Helvetica"/>
            <w:color w:val="000000"/>
            <w:sz w:val="22"/>
            <w:szCs w:val="22"/>
            <w:shd w:val="clear" w:color="auto" w:fill="FFFFFF"/>
            <w:lang w:val="en-US"/>
          </w:rPr>
          <w:delText xml:space="preserve"> sentence</w:delText>
        </w:r>
      </w:del>
      <w:r w:rsidR="00300643" w:rsidRPr="00300643">
        <w:rPr>
          <w:rFonts w:ascii="Helvetica" w:hAnsi="Helvetica"/>
          <w:color w:val="000000"/>
          <w:sz w:val="22"/>
          <w:szCs w:val="22"/>
          <w:shd w:val="clear" w:color="auto" w:fill="FFFFFF"/>
          <w:lang w:val="en-US"/>
        </w:rPr>
        <w:t xml:space="preserve"> </w:t>
      </w:r>
      <w:r w:rsidR="00A13369">
        <w:rPr>
          <w:rFonts w:ascii="Helvetica" w:hAnsi="Helvetica"/>
          <w:color w:val="000000"/>
          <w:sz w:val="22"/>
          <w:szCs w:val="22"/>
          <w:shd w:val="clear" w:color="auto" w:fill="FFFFFF"/>
          <w:lang w:val="en-US"/>
        </w:rPr>
        <w:t xml:space="preserve">in </w:t>
      </w:r>
      <w:ins w:id="226" w:author="ivan4995@gmail.com" w:date="2026-05-05T16:45:00Z">
        <w:r w:rsidR="00CA5559">
          <w:rPr>
            <w:rFonts w:ascii="Helvetica" w:hAnsi="Helvetica"/>
            <w:color w:val="000000"/>
            <w:sz w:val="22"/>
            <w:szCs w:val="22"/>
            <w:shd w:val="clear" w:color="auto" w:fill="FFFFFF"/>
            <w:lang w:val="en-US"/>
          </w:rPr>
          <w:t>Results</w:t>
        </w:r>
      </w:ins>
      <w:del w:id="227" w:author="ivan4995@gmail.com" w:date="2026-05-05T16:44:00Z">
        <w:r w:rsidR="00300643" w:rsidRPr="00300643" w:rsidDel="00CA5559">
          <w:rPr>
            <w:rFonts w:ascii="Helvetica" w:hAnsi="Helvetica"/>
            <w:color w:val="000000"/>
            <w:sz w:val="22"/>
            <w:szCs w:val="22"/>
            <w:shd w:val="clear" w:color="auto" w:fill="FFFFFF"/>
            <w:lang w:val="en-US"/>
          </w:rPr>
          <w:delText>Discussion</w:delText>
        </w:r>
      </w:del>
      <w:r w:rsidR="00300643" w:rsidRPr="00300643">
        <w:rPr>
          <w:rFonts w:ascii="Helvetica" w:hAnsi="Helvetica"/>
          <w:color w:val="000000"/>
          <w:sz w:val="22"/>
          <w:szCs w:val="22"/>
          <w:shd w:val="clear" w:color="auto" w:fill="FFFFFF"/>
          <w:lang w:val="en-US"/>
        </w:rPr>
        <w:t xml:space="preserve"> </w:t>
      </w:r>
      <w:r w:rsidR="00EB0B01">
        <w:rPr>
          <w:rFonts w:ascii="Helvetica" w:hAnsi="Helvetica"/>
          <w:color w:val="000000"/>
          <w:sz w:val="22"/>
          <w:szCs w:val="22"/>
          <w:shd w:val="clear" w:color="auto" w:fill="FFFFFF"/>
          <w:lang w:val="en-US"/>
        </w:rPr>
        <w:t>(Line</w:t>
      </w:r>
      <w:ins w:id="228" w:author="ivan4995@gmail.com" w:date="2026-05-05T16:45:00Z">
        <w:r w:rsidR="00CA5559">
          <w:rPr>
            <w:rFonts w:ascii="Helvetica" w:hAnsi="Helvetica"/>
            <w:color w:val="000000"/>
            <w:sz w:val="22"/>
            <w:szCs w:val="22"/>
            <w:shd w:val="clear" w:color="auto" w:fill="FFFFFF"/>
            <w:lang w:val="en-US"/>
          </w:rPr>
          <w:t>s</w:t>
        </w:r>
      </w:ins>
      <w:r w:rsidR="00EB0B01">
        <w:rPr>
          <w:rFonts w:ascii="Helvetica" w:hAnsi="Helvetica"/>
          <w:color w:val="000000"/>
          <w:sz w:val="22"/>
          <w:szCs w:val="22"/>
          <w:shd w:val="clear" w:color="auto" w:fill="FFFFFF"/>
          <w:lang w:val="en-US"/>
        </w:rPr>
        <w:t xml:space="preserve"> </w:t>
      </w:r>
      <w:ins w:id="229" w:author="ivan4995@gmail.com" w:date="2026-05-05T16:45:00Z">
        <w:r w:rsidR="00CA5559">
          <w:rPr>
            <w:rFonts w:ascii="Helvetica" w:hAnsi="Helvetica"/>
            <w:color w:val="000000"/>
            <w:sz w:val="22"/>
            <w:szCs w:val="22"/>
            <w:shd w:val="clear" w:color="auto" w:fill="FFFFFF"/>
            <w:lang w:val="en-US"/>
          </w:rPr>
          <w:t>220-241</w:t>
        </w:r>
      </w:ins>
      <w:del w:id="230" w:author="ivan4995@gmail.com" w:date="2026-05-05T16:45:00Z">
        <w:r w:rsidR="00EB0B01" w:rsidDel="00CA5559">
          <w:rPr>
            <w:rFonts w:ascii="Helvetica" w:hAnsi="Helvetica"/>
            <w:color w:val="000000"/>
            <w:sz w:val="22"/>
            <w:szCs w:val="22"/>
            <w:shd w:val="clear" w:color="auto" w:fill="FFFFFF"/>
            <w:lang w:val="en-US"/>
          </w:rPr>
          <w:delText>**</w:delText>
        </w:r>
      </w:del>
      <w:r w:rsidR="00EB0B01">
        <w:rPr>
          <w:rFonts w:ascii="Helvetica" w:hAnsi="Helvetica"/>
          <w:color w:val="000000"/>
          <w:sz w:val="22"/>
          <w:szCs w:val="22"/>
          <w:shd w:val="clear" w:color="auto" w:fill="FFFFFF"/>
          <w:lang w:val="en-US"/>
        </w:rPr>
        <w:t>)</w:t>
      </w:r>
      <w:r w:rsidR="00300643" w:rsidRPr="00300643">
        <w:rPr>
          <w:rFonts w:ascii="Helvetica" w:hAnsi="Helvetica"/>
          <w:color w:val="000000"/>
          <w:sz w:val="22"/>
          <w:szCs w:val="22"/>
          <w:shd w:val="clear" w:color="auto" w:fill="FFFFFF"/>
          <w:lang w:val="en-US"/>
        </w:rPr>
        <w:t>:</w:t>
      </w:r>
    </w:p>
    <w:p w14:paraId="0E32FDC5" w14:textId="77777777" w:rsidR="00CC2F32" w:rsidRPr="006329A7" w:rsidRDefault="00CC2F32">
      <w:pPr>
        <w:rPr>
          <w:rFonts w:ascii="Helvetica" w:hAnsi="Helvetica"/>
          <w:color w:val="000000"/>
          <w:sz w:val="22"/>
          <w:szCs w:val="22"/>
          <w:shd w:val="clear" w:color="auto" w:fill="FFFFFF"/>
          <w:lang w:val="en-US"/>
        </w:rPr>
      </w:pPr>
    </w:p>
    <w:p w14:paraId="3F0381B6" w14:textId="77777777" w:rsidR="000E616C" w:rsidRPr="000E616C" w:rsidRDefault="000E616C">
      <w:pPr>
        <w:ind w:firstLine="709"/>
        <w:jc w:val="both"/>
        <w:rPr>
          <w:ins w:id="231" w:author="ivan4995@gmail.com" w:date="2026-05-05T16:51:00Z"/>
          <w:rFonts w:ascii="Times New Roman" w:eastAsia="Times New Roman" w:hAnsi="Times New Roman" w:cs="Times New Roman"/>
          <w:sz w:val="20"/>
          <w:szCs w:val="20"/>
          <w:lang w:val="en-US"/>
          <w:rPrChange w:id="232" w:author="ivan4995@gmail.com" w:date="2026-05-05T16:52:00Z">
            <w:rPr>
              <w:ins w:id="233" w:author="ivan4995@gmail.com" w:date="2026-05-05T16:51:00Z"/>
              <w:rFonts w:ascii="Times New Roman" w:eastAsia="Times New Roman" w:hAnsi="Times New Roman" w:cs="Times New Roman"/>
              <w:lang w:val="en-US"/>
            </w:rPr>
          </w:rPrChange>
        </w:rPr>
        <w:pPrChange w:id="234" w:author="ivan4995@gmail.com" w:date="2026-05-05T16:52:00Z">
          <w:pPr>
            <w:spacing w:line="360" w:lineRule="auto"/>
            <w:ind w:firstLine="709"/>
            <w:jc w:val="both"/>
          </w:pPr>
        </w:pPrChange>
      </w:pPr>
      <w:ins w:id="235" w:author="ivan4995@gmail.com" w:date="2026-05-05T16:51:00Z">
        <w:r w:rsidRPr="000E616C">
          <w:rPr>
            <w:rFonts w:ascii="Times New Roman" w:eastAsia="Times New Roman" w:hAnsi="Times New Roman" w:cs="Times New Roman"/>
            <w:sz w:val="20"/>
            <w:szCs w:val="20"/>
            <w:lang w:val="en-US"/>
            <w:rPrChange w:id="236" w:author="ivan4995@gmail.com" w:date="2026-05-05T16:52:00Z">
              <w:rPr>
                <w:rFonts w:ascii="Times New Roman" w:eastAsia="Times New Roman" w:hAnsi="Times New Roman" w:cs="Times New Roman"/>
                <w:lang w:val="en-US"/>
              </w:rPr>
            </w:rPrChange>
          </w:rPr>
          <w:t xml:space="preserve">Mutations E484K and N501Y are well-known mutations of the receptor-binding domain of the coronavirus in Spike. The first is responsible for the viral  escape from the immune response  and is capable of reducing the affinity of antibodies produced to earlier strains by 1-2 orders of magnitude , while the second improves the binding of coronavirus to the human ACE2 receptor on cell surface and increases viral replication in upper respiratory tract cells. </w:t>
        </w:r>
        <w:r w:rsidRPr="000E616C">
          <w:rPr>
            <w:rFonts w:ascii="Times New Roman" w:eastAsia="Times New Roman" w:hAnsi="Times New Roman" w:cs="Times New Roman"/>
            <w:sz w:val="20"/>
            <w:szCs w:val="20"/>
            <w:lang w:val="en-US"/>
            <w:rPrChange w:id="237" w:author="ivan4995@gmail.com" w:date="2026-05-05T16:52:00Z">
              <w:rPr>
                <w:rFonts w:ascii="Times New Roman" w:eastAsia="Times New Roman" w:hAnsi="Times New Roman" w:cs="Times New Roman"/>
                <w:lang w:val="en-US"/>
              </w:rPr>
            </w:rPrChange>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Pr="000E616C">
          <w:rPr>
            <w:rFonts w:ascii="Times New Roman" w:eastAsia="Times New Roman" w:hAnsi="Times New Roman" w:cs="Times New Roman"/>
            <w:sz w:val="20"/>
            <w:szCs w:val="20"/>
            <w:lang w:val="en-US"/>
            <w:rPrChange w:id="238" w:author="ivan4995@gmail.com" w:date="2026-05-05T16:52:00Z">
              <w:rPr>
                <w:rFonts w:ascii="Times New Roman" w:eastAsia="Times New Roman" w:hAnsi="Times New Roman" w:cs="Times New Roman"/>
                <w:lang w:val="en-US"/>
              </w:rPr>
            </w:rPrChange>
          </w:rPr>
          <w:instrText xml:space="preserve"> ADDIN EN.CITE </w:instrText>
        </w:r>
        <w:r w:rsidRPr="000E616C">
          <w:rPr>
            <w:rFonts w:ascii="Times New Roman" w:eastAsia="Times New Roman" w:hAnsi="Times New Roman" w:cs="Times New Roman"/>
            <w:sz w:val="20"/>
            <w:szCs w:val="20"/>
            <w:lang w:val="en-US"/>
            <w:rPrChange w:id="239" w:author="ivan4995@gmail.com" w:date="2026-05-05T16:52:00Z">
              <w:rPr>
                <w:rFonts w:ascii="Times New Roman" w:eastAsia="Times New Roman" w:hAnsi="Times New Roman" w:cs="Times New Roman"/>
                <w:lang w:val="en-US"/>
              </w:rPr>
            </w:rPrChange>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Pr="000E616C">
          <w:rPr>
            <w:rFonts w:ascii="Times New Roman" w:eastAsia="Times New Roman" w:hAnsi="Times New Roman" w:cs="Times New Roman"/>
            <w:sz w:val="20"/>
            <w:szCs w:val="20"/>
            <w:lang w:val="en-US"/>
            <w:rPrChange w:id="240" w:author="ivan4995@gmail.com" w:date="2026-05-05T16:52:00Z">
              <w:rPr>
                <w:rFonts w:ascii="Times New Roman" w:eastAsia="Times New Roman" w:hAnsi="Times New Roman" w:cs="Times New Roman"/>
                <w:lang w:val="en-US"/>
              </w:rPr>
            </w:rPrChange>
          </w:rPr>
          <w:instrText xml:space="preserve"> ADDIN EN.CITE.DATA </w:instrText>
        </w:r>
        <w:r w:rsidRPr="00C964EB">
          <w:rPr>
            <w:rFonts w:ascii="Times New Roman" w:eastAsia="Times New Roman" w:hAnsi="Times New Roman" w:cs="Times New Roman"/>
            <w:sz w:val="20"/>
            <w:szCs w:val="20"/>
            <w:lang w:val="en-US"/>
          </w:rPr>
        </w:r>
        <w:r w:rsidRPr="000E616C">
          <w:rPr>
            <w:rFonts w:ascii="Times New Roman" w:eastAsia="Times New Roman" w:hAnsi="Times New Roman" w:cs="Times New Roman"/>
            <w:sz w:val="20"/>
            <w:szCs w:val="20"/>
            <w:lang w:val="en-US"/>
            <w:rPrChange w:id="241" w:author="ivan4995@gmail.com" w:date="2026-05-05T16:52:00Z">
              <w:rPr>
                <w:rFonts w:ascii="Times New Roman" w:eastAsia="Times New Roman" w:hAnsi="Times New Roman" w:cs="Times New Roman"/>
                <w:lang w:val="en-US"/>
              </w:rPr>
            </w:rPrChange>
          </w:rPr>
          <w:fldChar w:fldCharType="end"/>
        </w:r>
        <w:r w:rsidRPr="00C964EB">
          <w:rPr>
            <w:rFonts w:ascii="Times New Roman" w:eastAsia="Times New Roman" w:hAnsi="Times New Roman" w:cs="Times New Roman"/>
            <w:sz w:val="20"/>
            <w:szCs w:val="20"/>
            <w:lang w:val="en-US"/>
          </w:rPr>
        </w:r>
        <w:r w:rsidRPr="000E616C">
          <w:rPr>
            <w:rFonts w:ascii="Times New Roman" w:eastAsia="Times New Roman" w:hAnsi="Times New Roman" w:cs="Times New Roman"/>
            <w:sz w:val="20"/>
            <w:szCs w:val="20"/>
            <w:lang w:val="en-US"/>
            <w:rPrChange w:id="242" w:author="ivan4995@gmail.com" w:date="2026-05-05T16:52:00Z">
              <w:rPr>
                <w:rFonts w:ascii="Times New Roman" w:eastAsia="Times New Roman" w:hAnsi="Times New Roman" w:cs="Times New Roman"/>
                <w:lang w:val="en-US"/>
              </w:rPr>
            </w:rPrChange>
          </w:rPr>
          <w:fldChar w:fldCharType="separate"/>
        </w:r>
        <w:r w:rsidRPr="000E616C">
          <w:rPr>
            <w:rFonts w:ascii="Times New Roman" w:eastAsia="Times New Roman" w:hAnsi="Times New Roman" w:cs="Times New Roman"/>
            <w:noProof/>
            <w:sz w:val="20"/>
            <w:szCs w:val="20"/>
            <w:lang w:val="en-US"/>
            <w:rPrChange w:id="243" w:author="ivan4995@gmail.com" w:date="2026-05-05T16:52:00Z">
              <w:rPr>
                <w:rFonts w:ascii="Times New Roman" w:eastAsia="Times New Roman" w:hAnsi="Times New Roman" w:cs="Times New Roman"/>
                <w:noProof/>
                <w:lang w:val="en-US"/>
              </w:rPr>
            </w:rPrChange>
          </w:rPr>
          <w:t>[41]</w:t>
        </w:r>
        <w:r w:rsidRPr="000E616C">
          <w:rPr>
            <w:rFonts w:ascii="Times New Roman" w:eastAsia="Times New Roman" w:hAnsi="Times New Roman" w:cs="Times New Roman"/>
            <w:sz w:val="20"/>
            <w:szCs w:val="20"/>
            <w:lang w:val="en-US"/>
            <w:rPrChange w:id="244" w:author="ivan4995@gmail.com" w:date="2026-05-05T16:52:00Z">
              <w:rPr>
                <w:rFonts w:ascii="Times New Roman" w:eastAsia="Times New Roman" w:hAnsi="Times New Roman" w:cs="Times New Roman"/>
                <w:lang w:val="en-US"/>
              </w:rPr>
            </w:rPrChange>
          </w:rPr>
          <w:fldChar w:fldCharType="end"/>
        </w:r>
      </w:ins>
    </w:p>
    <w:p w14:paraId="0493FB16" w14:textId="77777777" w:rsidR="000E616C" w:rsidRPr="000E616C" w:rsidRDefault="000E616C">
      <w:pPr>
        <w:ind w:firstLine="720"/>
        <w:jc w:val="both"/>
        <w:rPr>
          <w:ins w:id="245" w:author="ivan4995@gmail.com" w:date="2026-05-05T16:51:00Z"/>
          <w:rFonts w:ascii="Times New Roman" w:eastAsia="Times New Roman" w:hAnsi="Times New Roman" w:cs="Times New Roman"/>
          <w:sz w:val="20"/>
          <w:szCs w:val="20"/>
          <w:lang w:val="en-US"/>
          <w:rPrChange w:id="246" w:author="ivan4995@gmail.com" w:date="2026-05-05T16:52:00Z">
            <w:rPr>
              <w:ins w:id="247" w:author="ivan4995@gmail.com" w:date="2026-05-05T16:51:00Z"/>
              <w:rFonts w:ascii="Times New Roman" w:eastAsia="Times New Roman" w:hAnsi="Times New Roman" w:cs="Times New Roman"/>
              <w:lang w:val="en-US"/>
            </w:rPr>
          </w:rPrChange>
        </w:rPr>
        <w:pPrChange w:id="248" w:author="ivan4995@gmail.com" w:date="2026-05-05T16:52:00Z">
          <w:pPr>
            <w:spacing w:line="360" w:lineRule="auto"/>
            <w:ind w:firstLine="720"/>
            <w:jc w:val="both"/>
          </w:pPr>
        </w:pPrChange>
      </w:pPr>
      <w:ins w:id="249" w:author="ivan4995@gmail.com" w:date="2026-05-05T16:51:00Z">
        <w:r w:rsidRPr="000E616C">
          <w:rPr>
            <w:rFonts w:ascii="Times New Roman" w:eastAsia="Times New Roman" w:hAnsi="Times New Roman" w:cs="Times New Roman"/>
            <w:sz w:val="20"/>
            <w:szCs w:val="20"/>
            <w:lang w:val="en-US"/>
            <w:rPrChange w:id="250" w:author="ivan4995@gmail.com" w:date="2026-05-05T16:52:00Z">
              <w:rPr>
                <w:rFonts w:ascii="Times New Roman" w:eastAsia="Times New Roman" w:hAnsi="Times New Roman" w:cs="Times New Roman"/>
                <w:lang w:val="en-US"/>
              </w:rPr>
            </w:rPrChange>
          </w:rPr>
          <w:t xml:space="preserve">Mutations P681H and P681R, most often found in Alpha (B.1.1.7) and Delta (B.1.617.2) variants of the virus, respectively, are located in the furin cleavage region of Spike. They both confer a change in the amino acids from nonpolar hydrophobic to positively charge. They affect tropism (repertoire of infectable cells) by increasing the cleavage of S1/S2 proteins in human airway epithelial cells </w:t>
        </w:r>
        <w:r w:rsidRPr="000E616C">
          <w:rPr>
            <w:rFonts w:ascii="Times New Roman" w:eastAsia="Times New Roman" w:hAnsi="Times New Roman" w:cs="Times New Roman"/>
            <w:sz w:val="20"/>
            <w:szCs w:val="20"/>
            <w:lang w:val="en-US"/>
            <w:rPrChange w:id="251" w:author="ivan4995@gmail.com" w:date="2026-05-05T16:52:00Z">
              <w:rPr>
                <w:rFonts w:ascii="Times New Roman" w:eastAsia="Times New Roman" w:hAnsi="Times New Roman" w:cs="Times New Roman"/>
                <w:lang w:val="en-US"/>
              </w:rPr>
            </w:rPrChange>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Pr="000E616C">
          <w:rPr>
            <w:rFonts w:ascii="Times New Roman" w:eastAsia="Times New Roman" w:hAnsi="Times New Roman" w:cs="Times New Roman"/>
            <w:sz w:val="20"/>
            <w:szCs w:val="20"/>
            <w:lang w:val="en-US"/>
            <w:rPrChange w:id="252" w:author="ivan4995@gmail.com" w:date="2026-05-05T16:52:00Z">
              <w:rPr>
                <w:rFonts w:ascii="Times New Roman" w:eastAsia="Times New Roman" w:hAnsi="Times New Roman" w:cs="Times New Roman"/>
                <w:lang w:val="en-US"/>
              </w:rPr>
            </w:rPrChange>
          </w:rPr>
          <w:instrText xml:space="preserve"> ADDIN EN.CITE </w:instrText>
        </w:r>
        <w:r w:rsidRPr="000E616C">
          <w:rPr>
            <w:rFonts w:ascii="Times New Roman" w:eastAsia="Times New Roman" w:hAnsi="Times New Roman" w:cs="Times New Roman"/>
            <w:sz w:val="20"/>
            <w:szCs w:val="20"/>
            <w:lang w:val="en-US"/>
            <w:rPrChange w:id="253" w:author="ivan4995@gmail.com" w:date="2026-05-05T16:52:00Z">
              <w:rPr>
                <w:rFonts w:ascii="Times New Roman" w:eastAsia="Times New Roman" w:hAnsi="Times New Roman" w:cs="Times New Roman"/>
                <w:lang w:val="en-US"/>
              </w:rPr>
            </w:rPrChange>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Pr="000E616C">
          <w:rPr>
            <w:rFonts w:ascii="Times New Roman" w:eastAsia="Times New Roman" w:hAnsi="Times New Roman" w:cs="Times New Roman"/>
            <w:sz w:val="20"/>
            <w:szCs w:val="20"/>
            <w:lang w:val="en-US"/>
            <w:rPrChange w:id="254" w:author="ivan4995@gmail.com" w:date="2026-05-05T16:52:00Z">
              <w:rPr>
                <w:rFonts w:ascii="Times New Roman" w:eastAsia="Times New Roman" w:hAnsi="Times New Roman" w:cs="Times New Roman"/>
                <w:lang w:val="en-US"/>
              </w:rPr>
            </w:rPrChange>
          </w:rPr>
          <w:instrText xml:space="preserve"> ADDIN EN.CITE.DATA </w:instrText>
        </w:r>
        <w:r w:rsidRPr="00C964EB">
          <w:rPr>
            <w:rFonts w:ascii="Times New Roman" w:eastAsia="Times New Roman" w:hAnsi="Times New Roman" w:cs="Times New Roman"/>
            <w:sz w:val="20"/>
            <w:szCs w:val="20"/>
            <w:lang w:val="en-US"/>
          </w:rPr>
        </w:r>
        <w:r w:rsidRPr="000E616C">
          <w:rPr>
            <w:rFonts w:ascii="Times New Roman" w:eastAsia="Times New Roman" w:hAnsi="Times New Roman" w:cs="Times New Roman"/>
            <w:sz w:val="20"/>
            <w:szCs w:val="20"/>
            <w:lang w:val="en-US"/>
            <w:rPrChange w:id="255" w:author="ivan4995@gmail.com" w:date="2026-05-05T16:52:00Z">
              <w:rPr>
                <w:rFonts w:ascii="Times New Roman" w:eastAsia="Times New Roman" w:hAnsi="Times New Roman" w:cs="Times New Roman"/>
                <w:lang w:val="en-US"/>
              </w:rPr>
            </w:rPrChange>
          </w:rPr>
          <w:fldChar w:fldCharType="end"/>
        </w:r>
        <w:r w:rsidRPr="00C964EB">
          <w:rPr>
            <w:rFonts w:ascii="Times New Roman" w:eastAsia="Times New Roman" w:hAnsi="Times New Roman" w:cs="Times New Roman"/>
            <w:sz w:val="20"/>
            <w:szCs w:val="20"/>
            <w:lang w:val="en-US"/>
          </w:rPr>
        </w:r>
        <w:r w:rsidRPr="000E616C">
          <w:rPr>
            <w:rFonts w:ascii="Times New Roman" w:eastAsia="Times New Roman" w:hAnsi="Times New Roman" w:cs="Times New Roman"/>
            <w:sz w:val="20"/>
            <w:szCs w:val="20"/>
            <w:lang w:val="en-US"/>
            <w:rPrChange w:id="256" w:author="ivan4995@gmail.com" w:date="2026-05-05T16:52:00Z">
              <w:rPr>
                <w:rFonts w:ascii="Times New Roman" w:eastAsia="Times New Roman" w:hAnsi="Times New Roman" w:cs="Times New Roman"/>
                <w:lang w:val="en-US"/>
              </w:rPr>
            </w:rPrChange>
          </w:rPr>
          <w:fldChar w:fldCharType="separate"/>
        </w:r>
        <w:r w:rsidRPr="000E616C">
          <w:rPr>
            <w:rFonts w:ascii="Times New Roman" w:eastAsia="Times New Roman" w:hAnsi="Times New Roman" w:cs="Times New Roman"/>
            <w:noProof/>
            <w:sz w:val="20"/>
            <w:szCs w:val="20"/>
            <w:lang w:val="en-US"/>
            <w:rPrChange w:id="257" w:author="ivan4995@gmail.com" w:date="2026-05-05T16:52:00Z">
              <w:rPr>
                <w:rFonts w:ascii="Times New Roman" w:eastAsia="Times New Roman" w:hAnsi="Times New Roman" w:cs="Times New Roman"/>
                <w:noProof/>
                <w:lang w:val="en-US"/>
              </w:rPr>
            </w:rPrChange>
          </w:rPr>
          <w:t>[42]</w:t>
        </w:r>
        <w:r w:rsidRPr="000E616C">
          <w:rPr>
            <w:rFonts w:ascii="Times New Roman" w:eastAsia="Times New Roman" w:hAnsi="Times New Roman" w:cs="Times New Roman"/>
            <w:sz w:val="20"/>
            <w:szCs w:val="20"/>
            <w:lang w:val="en-US"/>
            <w:rPrChange w:id="258" w:author="ivan4995@gmail.com" w:date="2026-05-05T16:52:00Z">
              <w:rPr>
                <w:rFonts w:ascii="Times New Roman" w:eastAsia="Times New Roman" w:hAnsi="Times New Roman" w:cs="Times New Roman"/>
                <w:lang w:val="en-US"/>
              </w:rPr>
            </w:rPrChange>
          </w:rPr>
          <w:fldChar w:fldCharType="end"/>
        </w:r>
        <w:r w:rsidRPr="000E616C">
          <w:rPr>
            <w:rFonts w:ascii="Times New Roman" w:eastAsia="Times New Roman" w:hAnsi="Times New Roman" w:cs="Times New Roman"/>
            <w:sz w:val="20"/>
            <w:szCs w:val="20"/>
            <w:lang w:val="en-US"/>
            <w:rPrChange w:id="259" w:author="ivan4995@gmail.com" w:date="2026-05-05T16:52:00Z">
              <w:rPr>
                <w:rFonts w:ascii="Times New Roman" w:eastAsia="Times New Roman" w:hAnsi="Times New Roman" w:cs="Times New Roman"/>
                <w:lang w:val="en-US"/>
              </w:rPr>
            </w:rPrChange>
          </w:rPr>
          <w:t>.</w:t>
        </w:r>
      </w:ins>
    </w:p>
    <w:p w14:paraId="3C1437E9" w14:textId="77777777" w:rsidR="000E616C" w:rsidRPr="000E616C" w:rsidRDefault="000E616C">
      <w:pPr>
        <w:ind w:firstLine="720"/>
        <w:jc w:val="both"/>
        <w:rPr>
          <w:ins w:id="260" w:author="ivan4995@gmail.com" w:date="2026-05-05T16:51:00Z"/>
          <w:rFonts w:ascii="Times New Roman" w:eastAsia="Times New Roman" w:hAnsi="Times New Roman" w:cs="Times New Roman"/>
          <w:sz w:val="20"/>
          <w:szCs w:val="20"/>
          <w:lang w:val="en-US"/>
          <w:rPrChange w:id="261" w:author="ivan4995@gmail.com" w:date="2026-05-05T16:52:00Z">
            <w:rPr>
              <w:ins w:id="262" w:author="ivan4995@gmail.com" w:date="2026-05-05T16:51:00Z"/>
              <w:rFonts w:ascii="Times New Roman" w:eastAsia="Times New Roman" w:hAnsi="Times New Roman" w:cs="Times New Roman"/>
              <w:lang w:val="en-US"/>
            </w:rPr>
          </w:rPrChange>
        </w:rPr>
        <w:pPrChange w:id="263" w:author="ivan4995@gmail.com" w:date="2026-05-05T16:52:00Z">
          <w:pPr>
            <w:spacing w:line="360" w:lineRule="auto"/>
            <w:ind w:firstLine="720"/>
            <w:jc w:val="both"/>
          </w:pPr>
        </w:pPrChange>
      </w:pPr>
      <w:ins w:id="264" w:author="ivan4995@gmail.com" w:date="2026-05-05T16:51:00Z">
        <w:r w:rsidRPr="000E616C">
          <w:rPr>
            <w:rFonts w:ascii="Times New Roman" w:eastAsia="Times New Roman" w:hAnsi="Times New Roman" w:cs="Times New Roman"/>
            <w:sz w:val="20"/>
            <w:szCs w:val="20"/>
            <w:lang w:val="en-US"/>
            <w:rPrChange w:id="265" w:author="ivan4995@gmail.com" w:date="2026-05-05T16:52:00Z">
              <w:rPr>
                <w:rFonts w:ascii="Times New Roman" w:eastAsia="Times New Roman" w:hAnsi="Times New Roman" w:cs="Times New Roman"/>
                <w:lang w:val="en-US"/>
              </w:rPr>
            </w:rPrChange>
          </w:rPr>
          <w:t xml:space="preserve">Mutation D138Y in Spike  is believed to affect the protein's secondary structure thus reducing antibody -binding efficiency </w:t>
        </w:r>
        <w:r w:rsidRPr="000E616C">
          <w:rPr>
            <w:rFonts w:ascii="Times New Roman" w:eastAsia="Times New Roman" w:hAnsi="Times New Roman" w:cs="Times New Roman"/>
            <w:sz w:val="20"/>
            <w:szCs w:val="20"/>
            <w:lang w:val="en-US"/>
            <w:rPrChange w:id="266" w:author="ivan4995@gmail.com" w:date="2026-05-05T16:52:00Z">
              <w:rPr>
                <w:rFonts w:ascii="Times New Roman" w:eastAsia="Times New Roman" w:hAnsi="Times New Roman" w:cs="Times New Roman"/>
                <w:lang w:val="en-US"/>
              </w:rPr>
            </w:rPrChange>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Pr="000E616C">
          <w:rPr>
            <w:rFonts w:ascii="Times New Roman" w:eastAsia="Times New Roman" w:hAnsi="Times New Roman" w:cs="Times New Roman"/>
            <w:sz w:val="20"/>
            <w:szCs w:val="20"/>
            <w:lang w:val="en-US"/>
            <w:rPrChange w:id="267" w:author="ivan4995@gmail.com" w:date="2026-05-05T16:52:00Z">
              <w:rPr>
                <w:rFonts w:ascii="Times New Roman" w:eastAsia="Times New Roman" w:hAnsi="Times New Roman" w:cs="Times New Roman"/>
                <w:lang w:val="en-US"/>
              </w:rPr>
            </w:rPrChange>
          </w:rPr>
          <w:instrText xml:space="preserve"> ADDIN EN.CITE </w:instrText>
        </w:r>
        <w:r w:rsidRPr="000E616C">
          <w:rPr>
            <w:rFonts w:ascii="Times New Roman" w:eastAsia="Times New Roman" w:hAnsi="Times New Roman" w:cs="Times New Roman"/>
            <w:sz w:val="20"/>
            <w:szCs w:val="20"/>
            <w:lang w:val="en-US"/>
            <w:rPrChange w:id="268" w:author="ivan4995@gmail.com" w:date="2026-05-05T16:52:00Z">
              <w:rPr>
                <w:rFonts w:ascii="Times New Roman" w:eastAsia="Times New Roman" w:hAnsi="Times New Roman" w:cs="Times New Roman"/>
                <w:lang w:val="en-US"/>
              </w:rPr>
            </w:rPrChange>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Pr="000E616C">
          <w:rPr>
            <w:rFonts w:ascii="Times New Roman" w:eastAsia="Times New Roman" w:hAnsi="Times New Roman" w:cs="Times New Roman"/>
            <w:sz w:val="20"/>
            <w:szCs w:val="20"/>
            <w:lang w:val="en-US"/>
            <w:rPrChange w:id="269" w:author="ivan4995@gmail.com" w:date="2026-05-05T16:52:00Z">
              <w:rPr>
                <w:rFonts w:ascii="Times New Roman" w:eastAsia="Times New Roman" w:hAnsi="Times New Roman" w:cs="Times New Roman"/>
                <w:lang w:val="en-US"/>
              </w:rPr>
            </w:rPrChange>
          </w:rPr>
          <w:instrText xml:space="preserve"> ADDIN EN.CITE.DATA </w:instrText>
        </w:r>
        <w:r w:rsidRPr="00C964EB">
          <w:rPr>
            <w:rFonts w:ascii="Times New Roman" w:eastAsia="Times New Roman" w:hAnsi="Times New Roman" w:cs="Times New Roman"/>
            <w:sz w:val="20"/>
            <w:szCs w:val="20"/>
            <w:lang w:val="en-US"/>
          </w:rPr>
        </w:r>
        <w:r w:rsidRPr="000E616C">
          <w:rPr>
            <w:rFonts w:ascii="Times New Roman" w:eastAsia="Times New Roman" w:hAnsi="Times New Roman" w:cs="Times New Roman"/>
            <w:sz w:val="20"/>
            <w:szCs w:val="20"/>
            <w:lang w:val="en-US"/>
            <w:rPrChange w:id="270" w:author="ivan4995@gmail.com" w:date="2026-05-05T16:52:00Z">
              <w:rPr>
                <w:rFonts w:ascii="Times New Roman" w:eastAsia="Times New Roman" w:hAnsi="Times New Roman" w:cs="Times New Roman"/>
                <w:lang w:val="en-US"/>
              </w:rPr>
            </w:rPrChange>
          </w:rPr>
          <w:fldChar w:fldCharType="end"/>
        </w:r>
        <w:r w:rsidRPr="00C964EB">
          <w:rPr>
            <w:rFonts w:ascii="Times New Roman" w:eastAsia="Times New Roman" w:hAnsi="Times New Roman" w:cs="Times New Roman"/>
            <w:sz w:val="20"/>
            <w:szCs w:val="20"/>
            <w:lang w:val="en-US"/>
          </w:rPr>
        </w:r>
        <w:r w:rsidRPr="000E616C">
          <w:rPr>
            <w:rFonts w:ascii="Times New Roman" w:eastAsia="Times New Roman" w:hAnsi="Times New Roman" w:cs="Times New Roman"/>
            <w:sz w:val="20"/>
            <w:szCs w:val="20"/>
            <w:lang w:val="en-US"/>
            <w:rPrChange w:id="271" w:author="ivan4995@gmail.com" w:date="2026-05-05T16:52:00Z">
              <w:rPr>
                <w:rFonts w:ascii="Times New Roman" w:eastAsia="Times New Roman" w:hAnsi="Times New Roman" w:cs="Times New Roman"/>
                <w:lang w:val="en-US"/>
              </w:rPr>
            </w:rPrChange>
          </w:rPr>
          <w:fldChar w:fldCharType="separate"/>
        </w:r>
        <w:r w:rsidRPr="000E616C">
          <w:rPr>
            <w:rFonts w:ascii="Times New Roman" w:eastAsia="Times New Roman" w:hAnsi="Times New Roman" w:cs="Times New Roman"/>
            <w:noProof/>
            <w:sz w:val="20"/>
            <w:szCs w:val="20"/>
            <w:lang w:val="en-US"/>
            <w:rPrChange w:id="272" w:author="ivan4995@gmail.com" w:date="2026-05-05T16:52:00Z">
              <w:rPr>
                <w:rFonts w:ascii="Times New Roman" w:eastAsia="Times New Roman" w:hAnsi="Times New Roman" w:cs="Times New Roman"/>
                <w:noProof/>
                <w:lang w:val="en-US"/>
              </w:rPr>
            </w:rPrChange>
          </w:rPr>
          <w:t>[43]</w:t>
        </w:r>
        <w:r w:rsidRPr="000E616C">
          <w:rPr>
            <w:rFonts w:ascii="Times New Roman" w:eastAsia="Times New Roman" w:hAnsi="Times New Roman" w:cs="Times New Roman"/>
            <w:sz w:val="20"/>
            <w:szCs w:val="20"/>
            <w:lang w:val="en-US"/>
            <w:rPrChange w:id="273" w:author="ivan4995@gmail.com" w:date="2026-05-05T16:52:00Z">
              <w:rPr>
                <w:rFonts w:ascii="Times New Roman" w:eastAsia="Times New Roman" w:hAnsi="Times New Roman" w:cs="Times New Roman"/>
                <w:lang w:val="en-US"/>
              </w:rPr>
            </w:rPrChange>
          </w:rPr>
          <w:fldChar w:fldCharType="end"/>
        </w:r>
        <w:r w:rsidRPr="000E616C">
          <w:rPr>
            <w:rFonts w:ascii="Times New Roman" w:eastAsia="Times New Roman" w:hAnsi="Times New Roman" w:cs="Times New Roman"/>
            <w:sz w:val="20"/>
            <w:szCs w:val="20"/>
            <w:lang w:val="en-US"/>
            <w:rPrChange w:id="274" w:author="ivan4995@gmail.com" w:date="2026-05-05T16:52:00Z">
              <w:rPr>
                <w:rFonts w:ascii="Times New Roman" w:eastAsia="Times New Roman" w:hAnsi="Times New Roman" w:cs="Times New Roman"/>
                <w:lang w:val="en-US"/>
              </w:rPr>
            </w:rPrChange>
          </w:rPr>
          <w:t xml:space="preserve">. The R203K mutation in the N protein was shown to increase transmission and virulence of SARS-COV-2 </w:t>
        </w:r>
        <w:r w:rsidRPr="000E616C">
          <w:rPr>
            <w:rFonts w:ascii="Times New Roman" w:eastAsia="Times New Roman" w:hAnsi="Times New Roman" w:cs="Times New Roman"/>
            <w:sz w:val="20"/>
            <w:szCs w:val="20"/>
            <w:lang w:val="en-US"/>
            <w:rPrChange w:id="275" w:author="ivan4995@gmail.com" w:date="2026-05-05T16:52:00Z">
              <w:rPr>
                <w:rFonts w:ascii="Times New Roman" w:eastAsia="Times New Roman" w:hAnsi="Times New Roman" w:cs="Times New Roman"/>
                <w:lang w:val="en-US"/>
              </w:rPr>
            </w:rPrChange>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Pr="000E616C">
          <w:rPr>
            <w:rFonts w:ascii="Times New Roman" w:eastAsia="Times New Roman" w:hAnsi="Times New Roman" w:cs="Times New Roman"/>
            <w:sz w:val="20"/>
            <w:szCs w:val="20"/>
            <w:lang w:val="en-US"/>
            <w:rPrChange w:id="276" w:author="ivan4995@gmail.com" w:date="2026-05-05T16:52:00Z">
              <w:rPr>
                <w:rFonts w:ascii="Times New Roman" w:eastAsia="Times New Roman" w:hAnsi="Times New Roman" w:cs="Times New Roman"/>
                <w:lang w:val="en-US"/>
              </w:rPr>
            </w:rPrChange>
          </w:rPr>
          <w:instrText xml:space="preserve"> ADDIN EN.CITE </w:instrText>
        </w:r>
        <w:r w:rsidRPr="000E616C">
          <w:rPr>
            <w:rFonts w:ascii="Times New Roman" w:eastAsia="Times New Roman" w:hAnsi="Times New Roman" w:cs="Times New Roman"/>
            <w:sz w:val="20"/>
            <w:szCs w:val="20"/>
            <w:lang w:val="en-US"/>
            <w:rPrChange w:id="277" w:author="ivan4995@gmail.com" w:date="2026-05-05T16:52:00Z">
              <w:rPr>
                <w:rFonts w:ascii="Times New Roman" w:eastAsia="Times New Roman" w:hAnsi="Times New Roman" w:cs="Times New Roman"/>
                <w:lang w:val="en-US"/>
              </w:rPr>
            </w:rPrChange>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Pr="000E616C">
          <w:rPr>
            <w:rFonts w:ascii="Times New Roman" w:eastAsia="Times New Roman" w:hAnsi="Times New Roman" w:cs="Times New Roman"/>
            <w:sz w:val="20"/>
            <w:szCs w:val="20"/>
            <w:lang w:val="en-US"/>
            <w:rPrChange w:id="278" w:author="ivan4995@gmail.com" w:date="2026-05-05T16:52:00Z">
              <w:rPr>
                <w:rFonts w:ascii="Times New Roman" w:eastAsia="Times New Roman" w:hAnsi="Times New Roman" w:cs="Times New Roman"/>
                <w:lang w:val="en-US"/>
              </w:rPr>
            </w:rPrChange>
          </w:rPr>
          <w:instrText xml:space="preserve"> ADDIN EN.CITE.DATA </w:instrText>
        </w:r>
        <w:r w:rsidRPr="00C964EB">
          <w:rPr>
            <w:rFonts w:ascii="Times New Roman" w:eastAsia="Times New Roman" w:hAnsi="Times New Roman" w:cs="Times New Roman"/>
            <w:sz w:val="20"/>
            <w:szCs w:val="20"/>
            <w:lang w:val="en-US"/>
          </w:rPr>
        </w:r>
        <w:r w:rsidRPr="000E616C">
          <w:rPr>
            <w:rFonts w:ascii="Times New Roman" w:eastAsia="Times New Roman" w:hAnsi="Times New Roman" w:cs="Times New Roman"/>
            <w:sz w:val="20"/>
            <w:szCs w:val="20"/>
            <w:lang w:val="en-US"/>
            <w:rPrChange w:id="279" w:author="ivan4995@gmail.com" w:date="2026-05-05T16:52:00Z">
              <w:rPr>
                <w:rFonts w:ascii="Times New Roman" w:eastAsia="Times New Roman" w:hAnsi="Times New Roman" w:cs="Times New Roman"/>
                <w:lang w:val="en-US"/>
              </w:rPr>
            </w:rPrChange>
          </w:rPr>
          <w:fldChar w:fldCharType="end"/>
        </w:r>
        <w:r w:rsidRPr="00C964EB">
          <w:rPr>
            <w:rFonts w:ascii="Times New Roman" w:eastAsia="Times New Roman" w:hAnsi="Times New Roman" w:cs="Times New Roman"/>
            <w:sz w:val="20"/>
            <w:szCs w:val="20"/>
            <w:lang w:val="en-US"/>
          </w:rPr>
        </w:r>
        <w:r w:rsidRPr="000E616C">
          <w:rPr>
            <w:rFonts w:ascii="Times New Roman" w:eastAsia="Times New Roman" w:hAnsi="Times New Roman" w:cs="Times New Roman"/>
            <w:sz w:val="20"/>
            <w:szCs w:val="20"/>
            <w:lang w:val="en-US"/>
            <w:rPrChange w:id="280" w:author="ivan4995@gmail.com" w:date="2026-05-05T16:52:00Z">
              <w:rPr>
                <w:rFonts w:ascii="Times New Roman" w:eastAsia="Times New Roman" w:hAnsi="Times New Roman" w:cs="Times New Roman"/>
                <w:lang w:val="en-US"/>
              </w:rPr>
            </w:rPrChange>
          </w:rPr>
          <w:fldChar w:fldCharType="separate"/>
        </w:r>
        <w:r w:rsidRPr="000E616C">
          <w:rPr>
            <w:rFonts w:ascii="Times New Roman" w:eastAsia="Times New Roman" w:hAnsi="Times New Roman" w:cs="Times New Roman"/>
            <w:noProof/>
            <w:sz w:val="20"/>
            <w:szCs w:val="20"/>
            <w:lang w:val="en-US"/>
            <w:rPrChange w:id="281" w:author="ivan4995@gmail.com" w:date="2026-05-05T16:52:00Z">
              <w:rPr>
                <w:rFonts w:ascii="Times New Roman" w:eastAsia="Times New Roman" w:hAnsi="Times New Roman" w:cs="Times New Roman"/>
                <w:noProof/>
                <w:lang w:val="en-US"/>
              </w:rPr>
            </w:rPrChange>
          </w:rPr>
          <w:t>[44]</w:t>
        </w:r>
        <w:r w:rsidRPr="000E616C">
          <w:rPr>
            <w:rFonts w:ascii="Times New Roman" w:eastAsia="Times New Roman" w:hAnsi="Times New Roman" w:cs="Times New Roman"/>
            <w:sz w:val="20"/>
            <w:szCs w:val="20"/>
            <w:lang w:val="en-US"/>
            <w:rPrChange w:id="282" w:author="ivan4995@gmail.com" w:date="2026-05-05T16:52:00Z">
              <w:rPr>
                <w:rFonts w:ascii="Times New Roman" w:eastAsia="Times New Roman" w:hAnsi="Times New Roman" w:cs="Times New Roman"/>
                <w:lang w:val="en-US"/>
              </w:rPr>
            </w:rPrChange>
          </w:rPr>
          <w:fldChar w:fldCharType="end"/>
        </w:r>
        <w:r w:rsidRPr="000E616C">
          <w:rPr>
            <w:rFonts w:ascii="Times New Roman" w:eastAsia="Times New Roman" w:hAnsi="Times New Roman" w:cs="Times New Roman"/>
            <w:sz w:val="20"/>
            <w:szCs w:val="20"/>
            <w:lang w:val="en-US"/>
            <w:rPrChange w:id="283" w:author="ivan4995@gmail.com" w:date="2026-05-05T16:52:00Z">
              <w:rPr>
                <w:rFonts w:ascii="Times New Roman" w:eastAsia="Times New Roman" w:hAnsi="Times New Roman" w:cs="Times New Roman"/>
                <w:lang w:val="en-US"/>
              </w:rPr>
            </w:rPrChange>
          </w:rPr>
          <w:t xml:space="preserve">, while the R203M mutation, which creates a start codon for a  new open reading frame, was reported to suppress interferon induction, thereby increasing viral infectivity </w:t>
        </w:r>
        <w:r w:rsidRPr="000E616C">
          <w:rPr>
            <w:rFonts w:ascii="Times New Roman" w:eastAsia="Times New Roman" w:hAnsi="Times New Roman" w:cs="Times New Roman"/>
            <w:sz w:val="20"/>
            <w:szCs w:val="20"/>
            <w:lang w:val="en-US"/>
            <w:rPrChange w:id="284" w:author="ivan4995@gmail.com" w:date="2026-05-05T16:52:00Z">
              <w:rPr>
                <w:rFonts w:ascii="Times New Roman" w:eastAsia="Times New Roman" w:hAnsi="Times New Roman" w:cs="Times New Roman"/>
                <w:lang w:val="en-US"/>
              </w:rPr>
            </w:rPrChange>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Pr="000E616C">
          <w:rPr>
            <w:rFonts w:ascii="Times New Roman" w:eastAsia="Times New Roman" w:hAnsi="Times New Roman" w:cs="Times New Roman"/>
            <w:sz w:val="20"/>
            <w:szCs w:val="20"/>
            <w:lang w:val="en-US"/>
            <w:rPrChange w:id="285" w:author="ivan4995@gmail.com" w:date="2026-05-05T16:52:00Z">
              <w:rPr>
                <w:rFonts w:ascii="Times New Roman" w:eastAsia="Times New Roman" w:hAnsi="Times New Roman" w:cs="Times New Roman"/>
                <w:lang w:val="en-US"/>
              </w:rPr>
            </w:rPrChange>
          </w:rPr>
          <w:instrText xml:space="preserve"> ADDIN EN.CITE </w:instrText>
        </w:r>
        <w:r w:rsidRPr="000E616C">
          <w:rPr>
            <w:rFonts w:ascii="Times New Roman" w:eastAsia="Times New Roman" w:hAnsi="Times New Roman" w:cs="Times New Roman"/>
            <w:sz w:val="20"/>
            <w:szCs w:val="20"/>
            <w:lang w:val="en-US"/>
            <w:rPrChange w:id="286" w:author="ivan4995@gmail.com" w:date="2026-05-05T16:52:00Z">
              <w:rPr>
                <w:rFonts w:ascii="Times New Roman" w:eastAsia="Times New Roman" w:hAnsi="Times New Roman" w:cs="Times New Roman"/>
                <w:lang w:val="en-US"/>
              </w:rPr>
            </w:rPrChange>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Pr="000E616C">
          <w:rPr>
            <w:rFonts w:ascii="Times New Roman" w:eastAsia="Times New Roman" w:hAnsi="Times New Roman" w:cs="Times New Roman"/>
            <w:sz w:val="20"/>
            <w:szCs w:val="20"/>
            <w:lang w:val="en-US"/>
            <w:rPrChange w:id="287" w:author="ivan4995@gmail.com" w:date="2026-05-05T16:52:00Z">
              <w:rPr>
                <w:rFonts w:ascii="Times New Roman" w:eastAsia="Times New Roman" w:hAnsi="Times New Roman" w:cs="Times New Roman"/>
                <w:lang w:val="en-US"/>
              </w:rPr>
            </w:rPrChange>
          </w:rPr>
          <w:instrText xml:space="preserve"> ADDIN EN.CITE.DATA </w:instrText>
        </w:r>
        <w:r w:rsidRPr="00C964EB">
          <w:rPr>
            <w:rFonts w:ascii="Times New Roman" w:eastAsia="Times New Roman" w:hAnsi="Times New Roman" w:cs="Times New Roman"/>
            <w:sz w:val="20"/>
            <w:szCs w:val="20"/>
            <w:lang w:val="en-US"/>
          </w:rPr>
        </w:r>
        <w:r w:rsidRPr="000E616C">
          <w:rPr>
            <w:rFonts w:ascii="Times New Roman" w:eastAsia="Times New Roman" w:hAnsi="Times New Roman" w:cs="Times New Roman"/>
            <w:sz w:val="20"/>
            <w:szCs w:val="20"/>
            <w:lang w:val="en-US"/>
            <w:rPrChange w:id="288" w:author="ivan4995@gmail.com" w:date="2026-05-05T16:52:00Z">
              <w:rPr>
                <w:rFonts w:ascii="Times New Roman" w:eastAsia="Times New Roman" w:hAnsi="Times New Roman" w:cs="Times New Roman"/>
                <w:lang w:val="en-US"/>
              </w:rPr>
            </w:rPrChange>
          </w:rPr>
          <w:fldChar w:fldCharType="end"/>
        </w:r>
        <w:r w:rsidRPr="00C964EB">
          <w:rPr>
            <w:rFonts w:ascii="Times New Roman" w:eastAsia="Times New Roman" w:hAnsi="Times New Roman" w:cs="Times New Roman"/>
            <w:sz w:val="20"/>
            <w:szCs w:val="20"/>
            <w:lang w:val="en-US"/>
          </w:rPr>
        </w:r>
        <w:r w:rsidRPr="000E616C">
          <w:rPr>
            <w:rFonts w:ascii="Times New Roman" w:eastAsia="Times New Roman" w:hAnsi="Times New Roman" w:cs="Times New Roman"/>
            <w:sz w:val="20"/>
            <w:szCs w:val="20"/>
            <w:lang w:val="en-US"/>
            <w:rPrChange w:id="289" w:author="ivan4995@gmail.com" w:date="2026-05-05T16:52:00Z">
              <w:rPr>
                <w:rFonts w:ascii="Times New Roman" w:eastAsia="Times New Roman" w:hAnsi="Times New Roman" w:cs="Times New Roman"/>
                <w:lang w:val="en-US"/>
              </w:rPr>
            </w:rPrChange>
          </w:rPr>
          <w:fldChar w:fldCharType="separate"/>
        </w:r>
        <w:r w:rsidRPr="000E616C">
          <w:rPr>
            <w:rFonts w:ascii="Times New Roman" w:eastAsia="Times New Roman" w:hAnsi="Times New Roman" w:cs="Times New Roman"/>
            <w:noProof/>
            <w:sz w:val="20"/>
            <w:szCs w:val="20"/>
            <w:lang w:val="en-US"/>
            <w:rPrChange w:id="290" w:author="ivan4995@gmail.com" w:date="2026-05-05T16:52:00Z">
              <w:rPr>
                <w:rFonts w:ascii="Times New Roman" w:eastAsia="Times New Roman" w:hAnsi="Times New Roman" w:cs="Times New Roman"/>
                <w:noProof/>
                <w:lang w:val="en-US"/>
              </w:rPr>
            </w:rPrChange>
          </w:rPr>
          <w:t>[45]</w:t>
        </w:r>
        <w:r w:rsidRPr="000E616C">
          <w:rPr>
            <w:rFonts w:ascii="Times New Roman" w:eastAsia="Times New Roman" w:hAnsi="Times New Roman" w:cs="Times New Roman"/>
            <w:sz w:val="20"/>
            <w:szCs w:val="20"/>
            <w:lang w:val="en-US"/>
            <w:rPrChange w:id="291" w:author="ivan4995@gmail.com" w:date="2026-05-05T16:52:00Z">
              <w:rPr>
                <w:rFonts w:ascii="Times New Roman" w:eastAsia="Times New Roman" w:hAnsi="Times New Roman" w:cs="Times New Roman"/>
                <w:lang w:val="en-US"/>
              </w:rPr>
            </w:rPrChange>
          </w:rPr>
          <w:fldChar w:fldCharType="end"/>
        </w:r>
        <w:r w:rsidRPr="000E616C">
          <w:rPr>
            <w:rFonts w:ascii="Times New Roman" w:eastAsia="Times New Roman" w:hAnsi="Times New Roman" w:cs="Times New Roman"/>
            <w:sz w:val="20"/>
            <w:szCs w:val="20"/>
            <w:lang w:val="en-US"/>
            <w:rPrChange w:id="292" w:author="ivan4995@gmail.com" w:date="2026-05-05T16:52:00Z">
              <w:rPr>
                <w:rFonts w:ascii="Times New Roman" w:eastAsia="Times New Roman" w:hAnsi="Times New Roman" w:cs="Times New Roman"/>
                <w:lang w:val="en-US"/>
              </w:rPr>
            </w:rPrChange>
          </w:rPr>
          <w:t xml:space="preserve">. </w:t>
        </w:r>
      </w:ins>
    </w:p>
    <w:p w14:paraId="716B7117" w14:textId="5F3CAA9C" w:rsidR="00300643" w:rsidRPr="000E616C" w:rsidDel="000E616C" w:rsidRDefault="000E616C">
      <w:pPr>
        <w:rPr>
          <w:del w:id="293" w:author="ivan4995@gmail.com" w:date="2026-05-05T16:45:00Z"/>
          <w:rFonts w:ascii="Times New Roman" w:eastAsia="Times New Roman" w:hAnsi="Times New Roman" w:cs="Times New Roman"/>
          <w:sz w:val="20"/>
          <w:szCs w:val="20"/>
          <w:lang w:val="en-US"/>
          <w:rPrChange w:id="294" w:author="ivan4995@gmail.com" w:date="2026-05-05T16:52:00Z">
            <w:rPr>
              <w:del w:id="295" w:author="ivan4995@gmail.com" w:date="2026-05-05T16:45:00Z"/>
              <w:rFonts w:ascii="Times New Roman" w:eastAsia="Times New Roman" w:hAnsi="Times New Roman" w:cs="Times New Roman"/>
              <w:lang w:val="en-US"/>
            </w:rPr>
          </w:rPrChange>
        </w:rPr>
      </w:pPr>
      <w:ins w:id="296" w:author="ivan4995@gmail.com" w:date="2026-05-05T16:51:00Z">
        <w:r w:rsidRPr="000E616C">
          <w:rPr>
            <w:rFonts w:ascii="Times New Roman" w:eastAsia="Times New Roman" w:hAnsi="Times New Roman" w:cs="Times New Roman"/>
            <w:sz w:val="20"/>
            <w:szCs w:val="20"/>
            <w:lang w:val="en-US"/>
            <w:rPrChange w:id="297" w:author="ivan4995@gmail.com" w:date="2026-05-05T16:52:00Z">
              <w:rPr>
                <w:rFonts w:ascii="Times New Roman" w:eastAsia="Times New Roman" w:hAnsi="Times New Roman" w:cs="Times New Roman"/>
                <w:lang w:val="en-US"/>
              </w:rPr>
            </w:rPrChange>
          </w:rPr>
          <w:t xml:space="preserve">V82A and T120I in ORF7a are most frequently found in variant Delta of the coronavirus </w:t>
        </w:r>
        <w:r w:rsidRPr="000E616C">
          <w:rPr>
            <w:rFonts w:ascii="Times New Roman" w:eastAsia="Times New Roman" w:hAnsi="Times New Roman" w:cs="Times New Roman"/>
            <w:sz w:val="20"/>
            <w:szCs w:val="20"/>
            <w:lang w:val="en-US"/>
            <w:rPrChange w:id="298" w:author="ivan4995@gmail.com" w:date="2026-05-05T16:52:00Z">
              <w:rPr>
                <w:rFonts w:ascii="Times New Roman" w:eastAsia="Times New Roman" w:hAnsi="Times New Roman" w:cs="Times New Roman"/>
                <w:lang w:val="en-US"/>
              </w:rPr>
            </w:rPrChange>
          </w:rPr>
          <w:fldChar w:fldCharType="begin"/>
        </w:r>
        <w:r w:rsidRPr="000E616C">
          <w:rPr>
            <w:rFonts w:ascii="Times New Roman" w:eastAsia="Times New Roman" w:hAnsi="Times New Roman" w:cs="Times New Roman"/>
            <w:sz w:val="20"/>
            <w:szCs w:val="20"/>
            <w:lang w:val="en-US"/>
            <w:rPrChange w:id="299" w:author="ivan4995@gmail.com" w:date="2026-05-05T16:52:00Z">
              <w:rPr>
                <w:rFonts w:ascii="Times New Roman" w:eastAsia="Times New Roman" w:hAnsi="Times New Roman" w:cs="Times New Roman"/>
                <w:lang w:val="en-US"/>
              </w:rPr>
            </w:rPrChange>
          </w:rPr>
          <w:instrText xml:space="preserve"> ADDIN EN.CITE &lt;EndNote&gt;&lt;Cite&gt;&lt;Author&gt;Cruz&lt;/Author&gt;&lt;Year&gt;2022&lt;/Year&gt;&lt;RecNum&gt;1831&lt;/RecNum&gt;&lt;DisplayText&gt;[46]&lt;/DisplayText&gt;&lt;record&gt;&lt;rec-number&gt;1831&lt;/rec-number&gt;&lt;foreign-keys&gt;&lt;key app="EN" db-id="z5v2e0v5r25tt5e00v35f59hst2ra25srwwd" timestamp="1777984745"&gt;1831&lt;/key&gt;&lt;/foreign-keys&gt;&lt;ref-type name="Journal Article"&gt;17&lt;/ref-type&gt;&lt;contributors&gt;&lt;authors&gt;&lt;author&gt;Cruz, C. A. K.&lt;/author&gt;&lt;author&gt;Medina, P. M. B.&lt;/author&gt;&lt;/authors&gt;&lt;/contributors&gt;&lt;auth-address&gt;Biological Models Laboratory, Department of Biochemistry and Molecular Biology, College of Medicine, University of the Philippines Manila, Manila, Metro Manila, Philippines.&lt;/auth-address&gt;&lt;titles&gt;&lt;title&gt;Temporal changes in the accessory protein mutations of SARS-CoV-2 variants and their predicted structural and functional effects&lt;/title&gt;&lt;secondary-title&gt;J Med Virol&lt;/secondary-title&gt;&lt;/titles&gt;&lt;periodical&gt;&lt;full-title&gt;J Med Virol&lt;/full-title&gt;&lt;/periodical&gt;&lt;pages&gt;5189-5200&lt;/pages&gt;&lt;volume&gt;94&lt;/volume&gt;&lt;number&gt;11&lt;/number&gt;&lt;edition&gt;20220712&lt;/edition&gt;&lt;keywords&gt;&lt;keyword&gt;*covid-19&lt;/keyword&gt;&lt;keyword&gt;Humans&lt;/keyword&gt;&lt;keyword&gt;Mutation&lt;/keyword&gt;&lt;keyword&gt;*SARS-CoV-2/genetics&lt;/keyword&gt;&lt;keyword&gt;Spike Glycoprotein, Coronavirus/genetics&lt;/keyword&gt;&lt;keyword&gt;Covid-19&lt;/keyword&gt;&lt;keyword&gt;SARS-CoV-2 variants&lt;/keyword&gt;&lt;keyword&gt;accessory proteins&lt;/keyword&gt;&lt;keyword&gt;bioinformatics&lt;/keyword&gt;&lt;keyword&gt;mutations&lt;/keyword&gt;&lt;/keywords&gt;&lt;dates&gt;&lt;year&gt;2022&lt;/year&gt;&lt;pub-dates&gt;&lt;date&gt;Nov&lt;/date&gt;&lt;/pub-dates&gt;&lt;/dates&gt;&lt;isbn&gt;1096-9071 (Electronic)&amp;#xD;0146-6615 (Print)&amp;#xD;0146-6615 (Linking)&lt;/isbn&gt;&lt;accession-num&gt;35764775&lt;/accession-num&gt;&lt;urls&gt;&lt;related-urls&gt;&lt;url&gt;https://www.ncbi.nlm.nih.gov/pubmed/35764775&lt;/url&gt;&lt;/related-urls&gt;&lt;/urls&gt;&lt;custom1&gt;The author declares no conflict of interest.&lt;/custom1&gt;&lt;custom2&gt;PMC9349927&lt;/custom2&gt;&lt;electronic-resource-num&gt;10.1002/jmv.27964&lt;/electronic-resource-num&gt;&lt;remote-database-name&gt;Medline&lt;/remote-database-name&gt;&lt;remote-database-provider&gt;NLM&lt;/remote-database-provider&gt;&lt;/record&gt;&lt;/Cite&gt;&lt;/EndNote&gt;</w:instrText>
        </w:r>
        <w:r w:rsidRPr="000E616C">
          <w:rPr>
            <w:rFonts w:ascii="Times New Roman" w:eastAsia="Times New Roman" w:hAnsi="Times New Roman" w:cs="Times New Roman"/>
            <w:sz w:val="20"/>
            <w:szCs w:val="20"/>
            <w:lang w:val="en-US"/>
            <w:rPrChange w:id="300" w:author="ivan4995@gmail.com" w:date="2026-05-05T16:52:00Z">
              <w:rPr>
                <w:rFonts w:ascii="Times New Roman" w:eastAsia="Times New Roman" w:hAnsi="Times New Roman" w:cs="Times New Roman"/>
                <w:lang w:val="en-US"/>
              </w:rPr>
            </w:rPrChange>
          </w:rPr>
          <w:fldChar w:fldCharType="separate"/>
        </w:r>
        <w:r w:rsidRPr="000E616C">
          <w:rPr>
            <w:rFonts w:ascii="Times New Roman" w:eastAsia="Times New Roman" w:hAnsi="Times New Roman" w:cs="Times New Roman"/>
            <w:noProof/>
            <w:sz w:val="20"/>
            <w:szCs w:val="20"/>
            <w:lang w:val="en-US"/>
            <w:rPrChange w:id="301" w:author="ivan4995@gmail.com" w:date="2026-05-05T16:52:00Z">
              <w:rPr>
                <w:rFonts w:ascii="Times New Roman" w:eastAsia="Times New Roman" w:hAnsi="Times New Roman" w:cs="Times New Roman"/>
                <w:noProof/>
                <w:lang w:val="en-US"/>
              </w:rPr>
            </w:rPrChange>
          </w:rPr>
          <w:t>[46]</w:t>
        </w:r>
        <w:r w:rsidRPr="000E616C">
          <w:rPr>
            <w:rFonts w:ascii="Times New Roman" w:eastAsia="Times New Roman" w:hAnsi="Times New Roman" w:cs="Times New Roman"/>
            <w:sz w:val="20"/>
            <w:szCs w:val="20"/>
            <w:lang w:val="en-US"/>
            <w:rPrChange w:id="302" w:author="ivan4995@gmail.com" w:date="2026-05-05T16:52:00Z">
              <w:rPr>
                <w:rFonts w:ascii="Times New Roman" w:eastAsia="Times New Roman" w:hAnsi="Times New Roman" w:cs="Times New Roman"/>
                <w:lang w:val="en-US"/>
              </w:rPr>
            </w:rPrChange>
          </w:rPr>
          <w:fldChar w:fldCharType="end"/>
        </w:r>
        <w:r w:rsidRPr="000E616C">
          <w:rPr>
            <w:rFonts w:ascii="Times New Roman" w:eastAsia="Times New Roman" w:hAnsi="Times New Roman" w:cs="Times New Roman"/>
            <w:sz w:val="20"/>
            <w:szCs w:val="20"/>
            <w:lang w:val="en-US"/>
            <w:rPrChange w:id="303" w:author="ivan4995@gmail.com" w:date="2026-05-05T16:52:00Z">
              <w:rPr>
                <w:rFonts w:ascii="Times New Roman" w:eastAsia="Times New Roman" w:hAnsi="Times New Roman" w:cs="Times New Roman"/>
                <w:lang w:val="en-US"/>
              </w:rPr>
            </w:rPrChange>
          </w:rPr>
          <w:t>.  They are located within the di-lysine motif of ORF7a, which is important for the localization of viral proteins in endoplasmic reticulum. Existing data on mutation Q7036H in protein ORF1ab and mutation V71I in ORF7a do not permit to determine their functions definitively; however, their location within viral non-structural proteins hint at their interaction with the immune system of the host.</w:t>
        </w:r>
      </w:ins>
    </w:p>
    <w:p w14:paraId="356A0979" w14:textId="77777777" w:rsidR="000E616C" w:rsidRDefault="000E616C" w:rsidP="000E616C">
      <w:pPr>
        <w:rPr>
          <w:ins w:id="304" w:author="ivan4995@gmail.com" w:date="2026-05-05T16:51:00Z"/>
          <w:rFonts w:ascii="Helvetica" w:hAnsi="Helvetica"/>
          <w:b/>
          <w:color w:val="000000"/>
          <w:sz w:val="22"/>
          <w:szCs w:val="22"/>
          <w:shd w:val="clear" w:color="auto" w:fill="FFFFFF"/>
          <w:lang w:val="en-US"/>
        </w:rPr>
      </w:pPr>
    </w:p>
    <w:p w14:paraId="016DC99C" w14:textId="39FE2E23" w:rsidR="00300643" w:rsidRPr="009830BA" w:rsidDel="00CA5559" w:rsidRDefault="00300643" w:rsidP="00300643">
      <w:pPr>
        <w:rPr>
          <w:del w:id="305" w:author="ivan4995@gmail.com" w:date="2026-05-05T16:45:00Z"/>
          <w:rFonts w:ascii="Times New Roman" w:hAnsi="Times New Roman" w:cs="Times New Roman"/>
          <w:color w:val="000000"/>
          <w:sz w:val="20"/>
          <w:szCs w:val="20"/>
          <w:shd w:val="clear" w:color="auto" w:fill="FFFFFF"/>
          <w:lang w:val="en-US"/>
        </w:rPr>
      </w:pPr>
      <w:del w:id="306" w:author="ivan4995@gmail.com" w:date="2026-05-05T16:45:00Z">
        <w:r w:rsidRPr="009830BA" w:rsidDel="00CA5559">
          <w:rPr>
            <w:rFonts w:ascii="Times New Roman" w:hAnsi="Times New Roman" w:cs="Times New Roman"/>
            <w:color w:val="000000"/>
            <w:sz w:val="20"/>
            <w:szCs w:val="20"/>
            <w:shd w:val="clear" w:color="auto" w:fill="FFFFFF"/>
            <w:lang w:val="en-US"/>
          </w:rPr>
          <w:delText xml:space="preserve">The </w:delText>
        </w:r>
        <w:r w:rsidRPr="009830BA" w:rsidDel="00CA5559">
          <w:rPr>
            <w:rFonts w:ascii="Times New Roman" w:hAnsi="Times New Roman" w:cs="Times New Roman"/>
            <w:color w:val="000000"/>
            <w:sz w:val="20"/>
            <w:szCs w:val="20"/>
            <w:shd w:val="clear" w:color="auto" w:fill="FFFFFF"/>
          </w:rPr>
          <w:delText>biological context for the interacting pairs flagged by the method</w:delText>
        </w:r>
        <w:r w:rsidRPr="009830BA" w:rsidDel="00CA5559">
          <w:rPr>
            <w:rFonts w:ascii="Times New Roman" w:hAnsi="Times New Roman" w:cs="Times New Roman"/>
            <w:color w:val="000000"/>
            <w:sz w:val="20"/>
            <w:szCs w:val="20"/>
            <w:shd w:val="clear" w:color="auto" w:fill="FFFFFF"/>
            <w:lang w:val="en-US"/>
          </w:rPr>
          <w:delText xml:space="preserve"> is </w:delText>
        </w:r>
        <w:r w:rsidR="00151B8B" w:rsidRPr="009830BA" w:rsidDel="00CA5559">
          <w:rPr>
            <w:rFonts w:ascii="Times New Roman" w:hAnsi="Times New Roman" w:cs="Times New Roman"/>
            <w:color w:val="000000"/>
            <w:sz w:val="20"/>
            <w:szCs w:val="20"/>
            <w:shd w:val="clear" w:color="auto" w:fill="FFFFFF"/>
            <w:lang w:val="en-US"/>
          </w:rPr>
          <w:delText>a</w:delText>
        </w:r>
        <w:r w:rsidRPr="009830BA" w:rsidDel="00CA5559">
          <w:rPr>
            <w:rFonts w:ascii="Times New Roman" w:hAnsi="Times New Roman" w:cs="Times New Roman"/>
            <w:color w:val="000000"/>
            <w:sz w:val="20"/>
            <w:szCs w:val="20"/>
            <w:shd w:val="clear" w:color="auto" w:fill="FFFFFF"/>
            <w:lang w:val="en-US"/>
          </w:rPr>
          <w:delText xml:space="preserve"> subject of further investigation.</w:delText>
        </w:r>
      </w:del>
    </w:p>
    <w:p w14:paraId="087299A0" w14:textId="6BDC2655" w:rsidR="00300643" w:rsidRPr="00300643" w:rsidRDefault="00300643">
      <w:pPr>
        <w:rPr>
          <w:rFonts w:ascii="Helvetica" w:hAnsi="Helvetica"/>
          <w:b/>
          <w:color w:val="000000"/>
          <w:sz w:val="22"/>
          <w:szCs w:val="22"/>
          <w:shd w:val="clear" w:color="auto" w:fill="FFFFFF"/>
        </w:rPr>
      </w:pPr>
    </w:p>
    <w:p w14:paraId="29A67EEA" w14:textId="6D023330" w:rsidR="00F40B43" w:rsidRPr="003552A3" w:rsidRDefault="00133529">
      <w:pPr>
        <w:rPr>
          <w:rStyle w:val="apple-converted-space"/>
          <w:rFonts w:ascii="Helvetica" w:hAnsi="Helvetica"/>
          <w:color w:val="000000"/>
          <w:sz w:val="22"/>
          <w:szCs w:val="22"/>
          <w:shd w:val="clear" w:color="auto" w:fill="FFFFFF"/>
        </w:rPr>
      </w:pPr>
      <w:r w:rsidRPr="003552A3">
        <w:rPr>
          <w:rFonts w:ascii="Helvetica" w:hAnsi="Helvetica"/>
          <w:b/>
          <w:color w:val="000000"/>
          <w:sz w:val="22"/>
          <w:szCs w:val="22"/>
          <w:shd w:val="clear" w:color="auto" w:fill="FFFFFF"/>
        </w:rPr>
        <w:t>It would be much preferable to list these as amino acid substitutions rather than nucleotide positions.</w:t>
      </w:r>
      <w:r w:rsidRPr="003552A3">
        <w:rPr>
          <w:rStyle w:val="apple-converted-space"/>
          <w:rFonts w:ascii="Helvetica" w:hAnsi="Helvetica"/>
          <w:color w:val="000000"/>
          <w:sz w:val="22"/>
          <w:szCs w:val="22"/>
          <w:shd w:val="clear" w:color="auto" w:fill="FFFFFF"/>
        </w:rPr>
        <w:t> </w:t>
      </w:r>
    </w:p>
    <w:p w14:paraId="312674EC" w14:textId="2B605235" w:rsidR="00E03940" w:rsidRPr="003552A3" w:rsidRDefault="00E03940">
      <w:pPr>
        <w:rPr>
          <w:rStyle w:val="apple-converted-space"/>
          <w:rFonts w:ascii="Helvetica" w:hAnsi="Helvetica"/>
          <w:color w:val="000000"/>
          <w:sz w:val="22"/>
          <w:szCs w:val="22"/>
          <w:shd w:val="clear" w:color="auto" w:fill="FFFFFF"/>
        </w:rPr>
      </w:pPr>
    </w:p>
    <w:p w14:paraId="293E983E" w14:textId="4541633B" w:rsidR="00E03940" w:rsidRPr="003552A3" w:rsidRDefault="00E03940">
      <w:pPr>
        <w:rPr>
          <w:rStyle w:val="apple-converted-space"/>
          <w:rFonts w:ascii="Helvetica" w:hAnsi="Helvetica"/>
          <w:color w:val="000000"/>
          <w:sz w:val="22"/>
          <w:szCs w:val="22"/>
          <w:shd w:val="clear" w:color="auto" w:fill="FFFFFF"/>
          <w:lang w:val="en-US"/>
        </w:rPr>
      </w:pPr>
      <w:del w:id="307" w:author="Microsoft Office User" w:date="2026-05-05T18:30:00Z" w16du:dateUtc="2026-05-05T15:30:00Z">
        <w:r w:rsidRPr="00DE081B" w:rsidDel="00DE081B">
          <w:rPr>
            <w:rStyle w:val="apple-converted-space"/>
            <w:rFonts w:ascii="Helvetica" w:hAnsi="Helvetica"/>
            <w:color w:val="000000"/>
            <w:sz w:val="22"/>
            <w:szCs w:val="22"/>
            <w:shd w:val="clear" w:color="auto" w:fill="FFFFFF"/>
            <w:lang w:val="en-US"/>
          </w:rPr>
          <w:delText xml:space="preserve">In the revised version, </w:delText>
        </w:r>
        <w:r w:rsidRPr="00DE081B" w:rsidDel="00DE081B">
          <w:rPr>
            <w:rStyle w:val="apple-converted-space"/>
            <w:rFonts w:ascii="Helvetica" w:hAnsi="Helvetica"/>
            <w:color w:val="000000"/>
            <w:sz w:val="22"/>
            <w:szCs w:val="22"/>
            <w:shd w:val="clear" w:color="auto" w:fill="FFFFFF"/>
            <w:lang w:val="en-US"/>
            <w:rPrChange w:id="308"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delText xml:space="preserve">we added </w:delText>
        </w:r>
        <w:r w:rsidR="0045680E" w:rsidRPr="00DE081B" w:rsidDel="00DE081B">
          <w:rPr>
            <w:rStyle w:val="apple-converted-space"/>
            <w:rFonts w:ascii="Helvetica" w:hAnsi="Helvetica"/>
            <w:color w:val="000000"/>
            <w:sz w:val="22"/>
            <w:szCs w:val="22"/>
            <w:shd w:val="clear" w:color="auto" w:fill="FFFFFF"/>
            <w:lang w:val="en-US"/>
            <w:rPrChange w:id="309"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delText>the</w:delText>
        </w:r>
      </w:del>
      <w:ins w:id="310" w:author="Microsoft Office User" w:date="2026-05-05T18:30:00Z" w16du:dateUtc="2026-05-05T15:30:00Z">
        <w:r w:rsidR="00DE081B" w:rsidRPr="00DE081B">
          <w:rPr>
            <w:rStyle w:val="apple-converted-space"/>
            <w:rFonts w:ascii="Helvetica" w:hAnsi="Helvetica"/>
            <w:color w:val="000000"/>
            <w:sz w:val="22"/>
            <w:szCs w:val="22"/>
            <w:shd w:val="clear" w:color="auto" w:fill="FFFFFF"/>
            <w:lang w:val="en-US"/>
          </w:rPr>
          <w:t xml:space="preserve">Done </w:t>
        </w:r>
      </w:ins>
      <w:ins w:id="311" w:author="Microsoft Office User" w:date="2026-05-06T03:56:00Z" w16du:dateUtc="2026-05-06T00:56:00Z">
        <w:r w:rsidR="00F370B2">
          <w:rPr>
            <w:rStyle w:val="apple-converted-space"/>
            <w:rFonts w:ascii="Helvetica" w:hAnsi="Helvetica"/>
            <w:color w:val="000000"/>
            <w:sz w:val="22"/>
            <w:szCs w:val="22"/>
            <w:shd w:val="clear" w:color="auto" w:fill="FFFFFF"/>
            <w:lang w:val="en-US"/>
          </w:rPr>
          <w:t>(</w:t>
        </w:r>
      </w:ins>
      <w:del w:id="312" w:author="Microsoft Office User" w:date="2026-05-05T18:30:00Z" w16du:dateUtc="2026-05-05T15:30:00Z">
        <w:r w:rsidR="0045680E" w:rsidRPr="00DE081B" w:rsidDel="00DE081B">
          <w:rPr>
            <w:rStyle w:val="apple-converted-space"/>
            <w:rFonts w:ascii="Helvetica" w:hAnsi="Helvetica"/>
            <w:color w:val="000000"/>
            <w:sz w:val="22"/>
            <w:szCs w:val="22"/>
            <w:shd w:val="clear" w:color="auto" w:fill="FFFFFF"/>
            <w:lang w:val="en-US"/>
            <w:rPrChange w:id="313"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delText xml:space="preserve"> </w:delText>
        </w:r>
        <w:r w:rsidRPr="00DE081B" w:rsidDel="00DE081B">
          <w:rPr>
            <w:rStyle w:val="apple-converted-space"/>
            <w:rFonts w:ascii="Helvetica" w:hAnsi="Helvetica"/>
            <w:color w:val="000000"/>
            <w:sz w:val="22"/>
            <w:szCs w:val="22"/>
            <w:shd w:val="clear" w:color="auto" w:fill="FFFFFF"/>
            <w:lang w:val="en-US"/>
            <w:rPrChange w:id="314"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delText>pairs of aminoacid positions</w:delText>
        </w:r>
      </w:del>
      <w:del w:id="315" w:author="Microsoft Office User" w:date="2026-05-06T03:56:00Z" w16du:dateUtc="2026-05-06T00:56:00Z">
        <w:r w:rsidRPr="00DE081B" w:rsidDel="00F370B2">
          <w:rPr>
            <w:rStyle w:val="apple-converted-space"/>
            <w:rFonts w:ascii="Helvetica" w:hAnsi="Helvetica"/>
            <w:color w:val="000000"/>
            <w:sz w:val="22"/>
            <w:szCs w:val="22"/>
            <w:shd w:val="clear" w:color="auto" w:fill="FFFFFF"/>
            <w:lang w:val="en-US"/>
            <w:rPrChange w:id="316"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delText xml:space="preserve"> </w:delText>
        </w:r>
      </w:del>
      <w:ins w:id="317" w:author="ivan4995@gmail.com" w:date="2026-05-05T16:46:00Z">
        <w:del w:id="318" w:author="Microsoft Office User" w:date="2026-05-05T18:30:00Z" w16du:dateUtc="2026-05-05T15:30:00Z">
          <w:r w:rsidR="00CA5559" w:rsidRPr="00DE081B" w:rsidDel="00DE081B">
            <w:rPr>
              <w:rStyle w:val="apple-converted-space"/>
              <w:rFonts w:ascii="Helvetica" w:hAnsi="Helvetica"/>
              <w:color w:val="000000"/>
              <w:sz w:val="22"/>
              <w:szCs w:val="22"/>
              <w:shd w:val="clear" w:color="auto" w:fill="FFFFFF"/>
              <w:lang w:val="en-US"/>
              <w:rPrChange w:id="319"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delText xml:space="preserve">( tables in </w:delText>
          </w:r>
        </w:del>
        <w:r w:rsidR="00CA5559" w:rsidRPr="00DE081B">
          <w:rPr>
            <w:rStyle w:val="apple-converted-space"/>
            <w:rFonts w:ascii="Helvetica" w:hAnsi="Helvetica"/>
            <w:color w:val="000000"/>
            <w:sz w:val="22"/>
            <w:szCs w:val="22"/>
            <w:shd w:val="clear" w:color="auto" w:fill="FFFFFF"/>
            <w:lang w:val="en-US"/>
            <w:rPrChange w:id="320"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t xml:space="preserve">Figs. 6 and </w:t>
        </w:r>
        <w:del w:id="321" w:author="Microsoft Office User" w:date="2026-05-06T03:56:00Z" w16du:dateUtc="2026-05-06T00:56:00Z">
          <w:r w:rsidR="00CA5559" w:rsidRPr="00DE081B" w:rsidDel="00413B07">
            <w:rPr>
              <w:rStyle w:val="apple-converted-space"/>
              <w:rFonts w:ascii="Helvetica" w:hAnsi="Helvetica"/>
              <w:color w:val="000000"/>
              <w:sz w:val="22"/>
              <w:szCs w:val="22"/>
              <w:shd w:val="clear" w:color="auto" w:fill="FFFFFF"/>
              <w:lang w:val="en-US"/>
              <w:rPrChange w:id="322"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delText>7</w:delText>
          </w:r>
        </w:del>
      </w:ins>
      <w:ins w:id="323" w:author="Microsoft Office User" w:date="2026-05-06T03:56:00Z" w16du:dateUtc="2026-05-06T00:56:00Z">
        <w:r w:rsidR="00413B07">
          <w:rPr>
            <w:rStyle w:val="apple-converted-space"/>
            <w:rFonts w:ascii="Helvetica" w:hAnsi="Helvetica"/>
            <w:color w:val="000000"/>
            <w:sz w:val="22"/>
            <w:szCs w:val="22"/>
            <w:shd w:val="clear" w:color="auto" w:fill="FFFFFF"/>
            <w:lang w:val="en-US"/>
          </w:rPr>
          <w:t>S5</w:t>
        </w:r>
        <w:r w:rsidR="00F370B2">
          <w:rPr>
            <w:rStyle w:val="apple-converted-space"/>
            <w:rFonts w:ascii="Helvetica" w:hAnsi="Helvetica"/>
            <w:color w:val="000000"/>
            <w:sz w:val="22"/>
            <w:szCs w:val="22"/>
            <w:shd w:val="clear" w:color="auto" w:fill="FFFFFF"/>
            <w:lang w:val="en-US"/>
          </w:rPr>
          <w:t>)</w:t>
        </w:r>
      </w:ins>
      <w:del w:id="324" w:author="ivan4995@gmail.com" w:date="2026-05-05T16:45:00Z">
        <w:r w:rsidR="00DA53B9" w:rsidRPr="00DE081B" w:rsidDel="00CA5559">
          <w:rPr>
            <w:rStyle w:val="apple-converted-space"/>
            <w:rFonts w:ascii="Helvetica" w:hAnsi="Helvetica"/>
            <w:color w:val="000000"/>
            <w:sz w:val="22"/>
            <w:szCs w:val="22"/>
            <w:shd w:val="clear" w:color="auto" w:fill="FFFFFF"/>
            <w:lang w:val="en-US"/>
            <w:rPrChange w:id="325"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delText>(</w:delText>
        </w:r>
        <w:r w:rsidRPr="00DE081B" w:rsidDel="00CA5559">
          <w:rPr>
            <w:rStyle w:val="apple-converted-space"/>
            <w:rFonts w:ascii="Helvetica" w:hAnsi="Helvetica"/>
            <w:color w:val="000000"/>
            <w:sz w:val="22"/>
            <w:szCs w:val="22"/>
            <w:shd w:val="clear" w:color="auto" w:fill="FFFFFF"/>
            <w:lang w:val="en-US"/>
            <w:rPrChange w:id="326"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delText>S1 Text</w:delText>
        </w:r>
        <w:r w:rsidR="00DA53B9" w:rsidRPr="00DE081B" w:rsidDel="00CA5559">
          <w:rPr>
            <w:rStyle w:val="apple-converted-space"/>
            <w:rFonts w:ascii="Helvetica" w:hAnsi="Helvetica"/>
            <w:color w:val="000000"/>
            <w:sz w:val="22"/>
            <w:szCs w:val="22"/>
            <w:shd w:val="clear" w:color="auto" w:fill="FFFFFF"/>
            <w:lang w:val="en-US"/>
            <w:rPrChange w:id="327"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delText xml:space="preserve">, </w:delText>
        </w:r>
        <w:r w:rsidRPr="00DE081B" w:rsidDel="00CA5559">
          <w:rPr>
            <w:rStyle w:val="apple-converted-space"/>
            <w:rFonts w:ascii="Helvetica" w:hAnsi="Helvetica"/>
            <w:color w:val="000000"/>
            <w:sz w:val="22"/>
            <w:szCs w:val="22"/>
            <w:shd w:val="clear" w:color="auto" w:fill="FFFFFF"/>
            <w:lang w:val="en-US"/>
            <w:rPrChange w:id="328"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delText>S2 Text</w:delText>
        </w:r>
      </w:del>
      <w:del w:id="329" w:author="Microsoft Office User" w:date="2026-05-05T18:30:00Z" w16du:dateUtc="2026-05-05T15:30:00Z">
        <w:r w:rsidR="00DA53B9" w:rsidRPr="00DE081B" w:rsidDel="00DE081B">
          <w:rPr>
            <w:rStyle w:val="apple-converted-space"/>
            <w:rFonts w:ascii="Helvetica" w:hAnsi="Helvetica"/>
            <w:color w:val="000000"/>
            <w:sz w:val="22"/>
            <w:szCs w:val="22"/>
            <w:shd w:val="clear" w:color="auto" w:fill="FFFFFF"/>
            <w:lang w:val="en-US"/>
            <w:rPrChange w:id="330"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delText>)</w:delText>
        </w:r>
      </w:del>
      <w:r w:rsidRPr="00DE081B">
        <w:rPr>
          <w:rStyle w:val="apple-converted-space"/>
          <w:rFonts w:ascii="Helvetica" w:hAnsi="Helvetica"/>
          <w:color w:val="000000"/>
          <w:sz w:val="22"/>
          <w:szCs w:val="22"/>
          <w:shd w:val="clear" w:color="auto" w:fill="FFFFFF"/>
          <w:lang w:val="en-US"/>
          <w:rPrChange w:id="331" w:author="Microsoft Office User" w:date="2026-05-05T18:31:00Z" w16du:dateUtc="2026-05-05T15:31:00Z">
            <w:rPr>
              <w:rStyle w:val="apple-converted-space"/>
              <w:rFonts w:ascii="Helvetica" w:hAnsi="Helvetica"/>
              <w:color w:val="000000"/>
              <w:sz w:val="22"/>
              <w:szCs w:val="22"/>
              <w:highlight w:val="yellow"/>
              <w:shd w:val="clear" w:color="auto" w:fill="FFFFFF"/>
              <w:lang w:val="en-US"/>
            </w:rPr>
          </w:rPrChange>
        </w:rPr>
        <w:t>.</w:t>
      </w:r>
    </w:p>
    <w:p w14:paraId="71060A0C" w14:textId="7A33DFC6" w:rsidR="0045680E" w:rsidRPr="0045680E" w:rsidRDefault="00133529">
      <w:pPr>
        <w:rPr>
          <w:rFonts w:ascii="Helvetica" w:hAnsi="Helvetica"/>
          <w:b/>
          <w:color w:val="000000"/>
          <w:sz w:val="22"/>
          <w:szCs w:val="22"/>
          <w:shd w:val="clear" w:color="auto" w:fill="FFFFFF"/>
          <w:lang w:val="en-US"/>
        </w:rPr>
      </w:pPr>
      <w:r w:rsidRPr="003552A3">
        <w:rPr>
          <w:rFonts w:ascii="Helvetica" w:hAnsi="Helvetica"/>
          <w:color w:val="000000"/>
          <w:sz w:val="22"/>
          <w:szCs w:val="22"/>
        </w:rPr>
        <w:br/>
      </w:r>
      <w:r w:rsidRPr="003552A3">
        <w:rPr>
          <w:rFonts w:ascii="Helvetica" w:hAnsi="Helvetica"/>
          <w:b/>
          <w:color w:val="000000"/>
          <w:sz w:val="22"/>
          <w:szCs w:val="22"/>
          <w:shd w:val="clear" w:color="auto" w:fill="FFFFFF"/>
        </w:rPr>
        <w:t>While I agree that the application of QLE based methods to SARS-CoV-2 is ill-advised and that the inherent assumptions are strongly violated</w:t>
      </w:r>
      <w:r w:rsidR="0045680E">
        <w:rPr>
          <w:rFonts w:ascii="Helvetica" w:hAnsi="Helvetica"/>
          <w:b/>
          <w:color w:val="000000"/>
          <w:sz w:val="22"/>
          <w:szCs w:val="22"/>
          <w:shd w:val="clear" w:color="auto" w:fill="FFFFFF"/>
          <w:lang w:val="en-US"/>
        </w:rPr>
        <w:t>…</w:t>
      </w:r>
    </w:p>
    <w:p w14:paraId="4B129A40" w14:textId="43BE99A1" w:rsidR="0045680E" w:rsidRDefault="0045680E">
      <w:pPr>
        <w:rPr>
          <w:rFonts w:ascii="Helvetica" w:hAnsi="Helvetica"/>
          <w:b/>
          <w:color w:val="000000"/>
          <w:sz w:val="22"/>
          <w:szCs w:val="22"/>
          <w:shd w:val="clear" w:color="auto" w:fill="FFFFFF"/>
        </w:rPr>
      </w:pPr>
    </w:p>
    <w:p w14:paraId="02189061" w14:textId="05F19E26" w:rsidR="0045680E" w:rsidRPr="0045680E" w:rsidRDefault="0045680E">
      <w:pPr>
        <w:rPr>
          <w:rFonts w:ascii="Helvetica" w:hAnsi="Helvetica"/>
          <w:color w:val="000000"/>
          <w:sz w:val="22"/>
          <w:szCs w:val="22"/>
          <w:shd w:val="clear" w:color="auto" w:fill="FFFFFF"/>
          <w:lang w:val="en-US"/>
        </w:rPr>
      </w:pPr>
      <w:r w:rsidRPr="0045680E">
        <w:rPr>
          <w:rFonts w:ascii="Helvetica" w:hAnsi="Helvetica"/>
          <w:color w:val="000000"/>
          <w:sz w:val="22"/>
          <w:szCs w:val="22"/>
          <w:shd w:val="clear" w:color="auto" w:fill="FFFFFF"/>
          <w:lang w:val="en-US"/>
        </w:rPr>
        <w:t>Thank you</w:t>
      </w:r>
      <w:r>
        <w:rPr>
          <w:rFonts w:ascii="Helvetica" w:hAnsi="Helvetica"/>
          <w:color w:val="000000"/>
          <w:sz w:val="22"/>
          <w:szCs w:val="22"/>
          <w:shd w:val="clear" w:color="auto" w:fill="FFFFFF"/>
          <w:lang w:val="en-US"/>
        </w:rPr>
        <w:t xml:space="preserve"> for </w:t>
      </w:r>
      <w:del w:id="332" w:author="Microsoft Office User" w:date="2026-05-06T03:56:00Z" w16du:dateUtc="2026-05-06T00:56:00Z">
        <w:r w:rsidDel="00C73E12">
          <w:rPr>
            <w:rFonts w:ascii="Helvetica" w:hAnsi="Helvetica"/>
            <w:color w:val="000000"/>
            <w:sz w:val="22"/>
            <w:szCs w:val="22"/>
            <w:shd w:val="clear" w:color="auto" w:fill="FFFFFF"/>
            <w:lang w:val="en-US"/>
          </w:rPr>
          <w:delText>support</w:delText>
        </w:r>
        <w:r w:rsidR="002E7298" w:rsidDel="00C73E12">
          <w:rPr>
            <w:rFonts w:ascii="Helvetica" w:hAnsi="Helvetica"/>
            <w:color w:val="000000"/>
            <w:sz w:val="22"/>
            <w:szCs w:val="22"/>
            <w:shd w:val="clear" w:color="auto" w:fill="FFFFFF"/>
            <w:lang w:val="en-US"/>
          </w:rPr>
          <w:delText xml:space="preserve">ing </w:delText>
        </w:r>
      </w:del>
      <w:ins w:id="333" w:author="Microsoft Office User" w:date="2026-05-06T03:56:00Z" w16du:dateUtc="2026-05-06T00:56:00Z">
        <w:r w:rsidR="00C73E12">
          <w:rPr>
            <w:rFonts w:ascii="Helvetica" w:hAnsi="Helvetica"/>
            <w:color w:val="000000"/>
            <w:sz w:val="22"/>
            <w:szCs w:val="22"/>
            <w:shd w:val="clear" w:color="auto" w:fill="FFFFFF"/>
            <w:lang w:val="en-US"/>
          </w:rPr>
          <w:t xml:space="preserve">agreeing with </w:t>
        </w:r>
      </w:ins>
      <w:r w:rsidR="00AE030E">
        <w:rPr>
          <w:rFonts w:ascii="Helvetica" w:hAnsi="Helvetica"/>
          <w:color w:val="000000"/>
          <w:sz w:val="22"/>
          <w:szCs w:val="22"/>
          <w:shd w:val="clear" w:color="auto" w:fill="FFFFFF"/>
          <w:lang w:val="en-US"/>
        </w:rPr>
        <w:t>this</w:t>
      </w:r>
      <w:r w:rsidR="008C2E7B">
        <w:rPr>
          <w:rFonts w:ascii="Helvetica" w:hAnsi="Helvetica"/>
          <w:color w:val="000000"/>
          <w:sz w:val="22"/>
          <w:szCs w:val="22"/>
          <w:shd w:val="clear" w:color="auto" w:fill="FFFFFF"/>
          <w:lang w:val="en-US"/>
        </w:rPr>
        <w:t xml:space="preserve"> important</w:t>
      </w:r>
      <w:r w:rsidR="00FD0CDE">
        <w:rPr>
          <w:rFonts w:ascii="Helvetica" w:hAnsi="Helvetica"/>
          <w:color w:val="000000"/>
          <w:sz w:val="22"/>
          <w:szCs w:val="22"/>
          <w:shd w:val="clear" w:color="auto" w:fill="FFFFFF"/>
          <w:lang w:val="en-US"/>
        </w:rPr>
        <w:t xml:space="preserve"> </w:t>
      </w:r>
      <w:r w:rsidR="002E7298">
        <w:rPr>
          <w:rFonts w:ascii="Helvetica" w:hAnsi="Helvetica"/>
          <w:color w:val="000000"/>
          <w:sz w:val="22"/>
          <w:szCs w:val="22"/>
          <w:shd w:val="clear" w:color="auto" w:fill="FFFFFF"/>
          <w:lang w:val="en-US"/>
        </w:rPr>
        <w:t>point.</w:t>
      </w:r>
    </w:p>
    <w:p w14:paraId="585EB124" w14:textId="77777777" w:rsidR="0045680E" w:rsidRDefault="0045680E">
      <w:pPr>
        <w:rPr>
          <w:rFonts w:ascii="Helvetica" w:hAnsi="Helvetica"/>
          <w:b/>
          <w:color w:val="000000"/>
          <w:sz w:val="22"/>
          <w:szCs w:val="22"/>
          <w:shd w:val="clear" w:color="auto" w:fill="FFFFFF"/>
        </w:rPr>
      </w:pPr>
    </w:p>
    <w:p w14:paraId="3EF6B7CD" w14:textId="27402C38" w:rsidR="00F40B43" w:rsidRPr="003552A3" w:rsidRDefault="00133529">
      <w:pPr>
        <w:rPr>
          <w:rFonts w:ascii="Helvetica" w:hAnsi="Helvetica"/>
          <w:b/>
          <w:color w:val="000000"/>
          <w:sz w:val="22"/>
          <w:szCs w:val="22"/>
          <w:shd w:val="clear" w:color="auto" w:fill="FFFFFF"/>
        </w:rPr>
      </w:pPr>
      <w:r w:rsidRPr="003552A3">
        <w:rPr>
          <w:rFonts w:ascii="Helvetica" w:hAnsi="Helvetica"/>
          <w:b/>
          <w:color w:val="000000"/>
          <w:sz w:val="22"/>
          <w:szCs w:val="22"/>
          <w:shd w:val="clear" w:color="auto" w:fill="FFFFFF"/>
        </w:rPr>
        <w:t xml:space="preserve"> </w:t>
      </w:r>
      <w:r w:rsidR="0045680E">
        <w:rPr>
          <w:rFonts w:ascii="Helvetica" w:hAnsi="Helvetica"/>
          <w:b/>
          <w:color w:val="000000"/>
          <w:sz w:val="22"/>
          <w:szCs w:val="22"/>
          <w:shd w:val="clear" w:color="auto" w:fill="FFFFFF"/>
          <w:lang w:val="en-US"/>
        </w:rPr>
        <w:t xml:space="preserve">… </w:t>
      </w:r>
      <w:r w:rsidRPr="003552A3">
        <w:rPr>
          <w:rFonts w:ascii="Helvetica" w:hAnsi="Helvetica"/>
          <w:b/>
          <w:color w:val="000000"/>
          <w:sz w:val="22"/>
          <w:szCs w:val="22"/>
          <w:shd w:val="clear" w:color="auto" w:fill="FFFFFF"/>
        </w:rPr>
        <w:t xml:space="preserve">I don't think the authors have convincingly shown that their approach does a lot better. </w:t>
      </w:r>
    </w:p>
    <w:p w14:paraId="453F13CB" w14:textId="77777777" w:rsidR="00B91412" w:rsidDel="00087634" w:rsidRDefault="00B91412" w:rsidP="00E50B5F">
      <w:pPr>
        <w:rPr>
          <w:del w:id="334" w:author="Microsoft Office User" w:date="2026-05-06T03:13:00Z" w16du:dateUtc="2026-05-06T00:13:00Z"/>
          <w:rFonts w:ascii="Helvetica" w:hAnsi="Helvetica"/>
          <w:color w:val="000000"/>
          <w:sz w:val="22"/>
          <w:szCs w:val="22"/>
          <w:shd w:val="clear" w:color="auto" w:fill="FFFFFF"/>
          <w:lang w:val="en-US"/>
        </w:rPr>
      </w:pPr>
    </w:p>
    <w:p w14:paraId="11B488D2" w14:textId="77777777" w:rsidR="00087634" w:rsidRDefault="00087634" w:rsidP="00E50B5F">
      <w:pPr>
        <w:rPr>
          <w:ins w:id="335" w:author="Microsoft Office User" w:date="2026-05-06T03:11:00Z" w16du:dateUtc="2026-05-06T00:11:00Z"/>
          <w:rFonts w:ascii="Helvetica" w:hAnsi="Helvetica"/>
          <w:color w:val="000000"/>
          <w:sz w:val="22"/>
          <w:szCs w:val="22"/>
          <w:shd w:val="clear" w:color="auto" w:fill="FFFFFF"/>
          <w:lang w:val="en-US"/>
        </w:rPr>
      </w:pPr>
    </w:p>
    <w:p w14:paraId="4401924E" w14:textId="77777777" w:rsidR="00C73E12" w:rsidRDefault="00274A39" w:rsidP="00E50B5F">
      <w:pPr>
        <w:rPr>
          <w:ins w:id="336" w:author="Microsoft Office User" w:date="2026-05-06T03:58:00Z" w16du:dateUtc="2026-05-06T00:58:00Z"/>
          <w:rFonts w:ascii="Helvetica" w:hAnsi="Helvetica"/>
          <w:color w:val="000000"/>
          <w:sz w:val="22"/>
          <w:szCs w:val="22"/>
          <w:shd w:val="clear" w:color="auto" w:fill="FFFFFF"/>
          <w:lang w:val="en-US"/>
        </w:rPr>
      </w:pPr>
      <w:del w:id="337" w:author="Microsoft Office User" w:date="2026-05-06T03:57:00Z" w16du:dateUtc="2026-05-06T00:57:00Z">
        <w:r w:rsidDel="00C73E12">
          <w:rPr>
            <w:rFonts w:ascii="Helvetica" w:hAnsi="Helvetica"/>
            <w:color w:val="000000"/>
            <w:sz w:val="22"/>
            <w:szCs w:val="22"/>
            <w:shd w:val="clear" w:color="auto" w:fill="FFFFFF"/>
            <w:lang w:val="en-US"/>
          </w:rPr>
          <w:delText>I</w:delText>
        </w:r>
        <w:r w:rsidR="00E50B5F" w:rsidRPr="00C90CFE" w:rsidDel="00C73E12">
          <w:rPr>
            <w:rFonts w:ascii="Helvetica" w:hAnsi="Helvetica"/>
            <w:color w:val="000000"/>
            <w:sz w:val="22"/>
            <w:szCs w:val="22"/>
            <w:shd w:val="clear" w:color="auto" w:fill="FFFFFF"/>
            <w:lang w:val="en-US"/>
          </w:rPr>
          <w:delText xml:space="preserve">n the revised version, </w:delText>
        </w:r>
      </w:del>
      <w:ins w:id="338" w:author="Microsoft Office User" w:date="2026-05-06T03:57:00Z" w16du:dateUtc="2026-05-06T00:57:00Z">
        <w:r w:rsidR="00C73E12">
          <w:rPr>
            <w:rFonts w:ascii="Helvetica" w:hAnsi="Helvetica"/>
            <w:color w:val="000000"/>
            <w:sz w:val="22"/>
            <w:szCs w:val="22"/>
            <w:shd w:val="clear" w:color="auto" w:fill="FFFFFF"/>
            <w:lang w:val="en-US"/>
          </w:rPr>
          <w:t xml:space="preserve">We hope </w:t>
        </w:r>
      </w:ins>
      <w:ins w:id="339" w:author="Microsoft Office User" w:date="2026-05-06T03:18:00Z" w16du:dateUtc="2026-05-06T00:18:00Z">
        <w:r w:rsidR="006C22C3">
          <w:rPr>
            <w:rFonts w:ascii="Helvetica" w:hAnsi="Helvetica"/>
            <w:color w:val="000000"/>
            <w:sz w:val="22"/>
            <w:szCs w:val="22"/>
            <w:shd w:val="clear" w:color="auto" w:fill="FFFFFF"/>
            <w:lang w:val="en-US"/>
          </w:rPr>
          <w:t xml:space="preserve">we </w:t>
        </w:r>
      </w:ins>
      <w:ins w:id="340" w:author="Microsoft Office User" w:date="2026-05-06T03:58:00Z" w16du:dateUtc="2026-05-06T00:58:00Z">
        <w:r w:rsidR="00C73E12">
          <w:rPr>
            <w:rFonts w:ascii="Helvetica" w:hAnsi="Helvetica"/>
            <w:color w:val="000000"/>
            <w:sz w:val="22"/>
            <w:szCs w:val="22"/>
            <w:shd w:val="clear" w:color="auto" w:fill="FFFFFF"/>
            <w:lang w:val="en-US"/>
          </w:rPr>
          <w:t xml:space="preserve">now </w:t>
        </w:r>
      </w:ins>
      <w:ins w:id="341" w:author="Microsoft Office User" w:date="2026-05-06T03:18:00Z" w16du:dateUtc="2026-05-06T00:18:00Z">
        <w:r w:rsidR="006C22C3">
          <w:rPr>
            <w:rFonts w:ascii="Helvetica" w:hAnsi="Helvetica"/>
            <w:color w:val="000000"/>
            <w:sz w:val="22"/>
            <w:szCs w:val="22"/>
            <w:shd w:val="clear" w:color="auto" w:fill="FFFFFF"/>
            <w:lang w:val="en-US"/>
          </w:rPr>
          <w:t xml:space="preserve">addressed </w:t>
        </w:r>
      </w:ins>
      <w:ins w:id="342" w:author="Microsoft Office User" w:date="2026-05-06T03:52:00Z" w16du:dateUtc="2026-05-06T00:52:00Z">
        <w:r w:rsidR="00457934">
          <w:rPr>
            <w:rFonts w:ascii="Helvetica" w:hAnsi="Helvetica"/>
            <w:color w:val="000000"/>
            <w:sz w:val="22"/>
            <w:szCs w:val="22"/>
            <w:shd w:val="clear" w:color="auto" w:fill="FFFFFF"/>
            <w:lang w:val="en-US"/>
          </w:rPr>
          <w:t>Reviewer</w:t>
        </w:r>
      </w:ins>
      <w:ins w:id="343" w:author="Microsoft Office User" w:date="2026-05-06T03:56:00Z" w16du:dateUtc="2026-05-06T00:56:00Z">
        <w:r w:rsidR="00C73E12">
          <w:rPr>
            <w:rFonts w:ascii="Helvetica" w:hAnsi="Helvetica"/>
            <w:color w:val="000000"/>
            <w:sz w:val="22"/>
            <w:szCs w:val="22"/>
            <w:shd w:val="clear" w:color="auto" w:fill="FFFFFF"/>
            <w:lang w:val="en-US"/>
          </w:rPr>
          <w:t>'s</w:t>
        </w:r>
      </w:ins>
      <w:ins w:id="344" w:author="Microsoft Office User" w:date="2026-05-06T03:52:00Z" w16du:dateUtc="2026-05-06T00:52:00Z">
        <w:r w:rsidR="00457934">
          <w:rPr>
            <w:rFonts w:ascii="Helvetica" w:hAnsi="Helvetica"/>
            <w:color w:val="000000"/>
            <w:sz w:val="22"/>
            <w:szCs w:val="22"/>
            <w:shd w:val="clear" w:color="auto" w:fill="FFFFFF"/>
            <w:lang w:val="en-US"/>
          </w:rPr>
          <w:t xml:space="preserve"> </w:t>
        </w:r>
      </w:ins>
      <w:ins w:id="345" w:author="Microsoft Office User" w:date="2026-05-06T03:18:00Z" w16du:dateUtc="2026-05-06T00:18:00Z">
        <w:r w:rsidR="006C22C3">
          <w:rPr>
            <w:rFonts w:ascii="Helvetica" w:hAnsi="Helvetica"/>
            <w:color w:val="000000"/>
            <w:sz w:val="22"/>
            <w:szCs w:val="22"/>
            <w:shd w:val="clear" w:color="auto" w:fill="FFFFFF"/>
            <w:lang w:val="en-US"/>
          </w:rPr>
          <w:t xml:space="preserve">concerns about </w:t>
        </w:r>
      </w:ins>
      <w:ins w:id="346" w:author="Microsoft Office User" w:date="2026-05-06T03:19:00Z" w16du:dateUtc="2026-05-06T00:19:00Z">
        <w:r w:rsidR="00216D96">
          <w:rPr>
            <w:rFonts w:ascii="Helvetica" w:hAnsi="Helvetica"/>
            <w:color w:val="000000"/>
            <w:sz w:val="22"/>
            <w:szCs w:val="22"/>
            <w:shd w:val="clear" w:color="auto" w:fill="FFFFFF"/>
            <w:lang w:val="en-US"/>
          </w:rPr>
          <w:t xml:space="preserve">the </w:t>
        </w:r>
      </w:ins>
      <w:ins w:id="347" w:author="Microsoft Office User" w:date="2026-05-06T03:18:00Z" w16du:dateUtc="2026-05-06T00:18:00Z">
        <w:r w:rsidR="006C22C3">
          <w:rPr>
            <w:rFonts w:ascii="Helvetica" w:hAnsi="Helvetica"/>
            <w:color w:val="000000"/>
            <w:sz w:val="22"/>
            <w:szCs w:val="22"/>
            <w:shd w:val="clear" w:color="auto" w:fill="FFFFFF"/>
            <w:lang w:val="en-US"/>
          </w:rPr>
          <w:t>realism of simulation</w:t>
        </w:r>
      </w:ins>
      <w:ins w:id="348" w:author="Microsoft Office User" w:date="2026-05-06T03:57:00Z" w16du:dateUtc="2026-05-06T00:57:00Z">
        <w:r w:rsidR="00C73E12">
          <w:rPr>
            <w:rFonts w:ascii="Helvetica" w:hAnsi="Helvetica"/>
            <w:color w:val="000000"/>
            <w:sz w:val="22"/>
            <w:szCs w:val="22"/>
            <w:shd w:val="clear" w:color="auto" w:fill="FFFFFF"/>
            <w:lang w:val="en-US"/>
          </w:rPr>
          <w:t xml:space="preserve"> tests</w:t>
        </w:r>
      </w:ins>
      <w:del w:id="349" w:author="Microsoft Office User" w:date="2026-05-06T03:18:00Z" w16du:dateUtc="2026-05-06T00:18:00Z">
        <w:r w:rsidR="00E50B5F" w:rsidRPr="00C90CFE" w:rsidDel="0047006F">
          <w:rPr>
            <w:rFonts w:ascii="Helvetica" w:hAnsi="Helvetica"/>
            <w:color w:val="000000"/>
            <w:sz w:val="22"/>
            <w:szCs w:val="22"/>
            <w:shd w:val="clear" w:color="auto" w:fill="FFFFFF"/>
            <w:lang w:val="en-US"/>
          </w:rPr>
          <w:delText xml:space="preserve">we </w:delText>
        </w:r>
      </w:del>
      <w:ins w:id="350" w:author="Microsoft Office User" w:date="2026-05-06T03:13:00Z" w16du:dateUtc="2026-05-06T00:13:00Z">
        <w:r w:rsidR="00087634">
          <w:rPr>
            <w:rFonts w:ascii="Helvetica" w:hAnsi="Helvetica"/>
            <w:color w:val="000000"/>
            <w:sz w:val="22"/>
            <w:szCs w:val="22"/>
            <w:shd w:val="clear" w:color="auto" w:fill="FFFFFF"/>
            <w:lang w:val="en-US"/>
          </w:rPr>
          <w:t xml:space="preserve">. </w:t>
        </w:r>
      </w:ins>
      <w:ins w:id="351" w:author="Microsoft Office User" w:date="2026-05-06T03:29:00Z" w16du:dateUtc="2026-05-06T00:29:00Z">
        <w:r w:rsidR="005F62E6">
          <w:rPr>
            <w:rFonts w:ascii="Helvetica" w:hAnsi="Helvetica"/>
            <w:color w:val="000000"/>
            <w:sz w:val="22"/>
            <w:szCs w:val="22"/>
            <w:shd w:val="clear" w:color="auto" w:fill="FFFFFF"/>
            <w:lang w:val="en-US"/>
          </w:rPr>
          <w:t xml:space="preserve">The method </w:t>
        </w:r>
        <w:r w:rsidR="00814C4B">
          <w:rPr>
            <w:rFonts w:ascii="Helvetica" w:hAnsi="Helvetica"/>
            <w:color w:val="000000"/>
            <w:sz w:val="22"/>
            <w:szCs w:val="22"/>
            <w:shd w:val="clear" w:color="auto" w:fill="FFFFFF"/>
            <w:lang w:val="en-US"/>
          </w:rPr>
          <w:t xml:space="preserve">is very conservative and misses weaker bonds, </w:t>
        </w:r>
      </w:ins>
      <w:ins w:id="352" w:author="Microsoft Office User" w:date="2026-05-06T03:30:00Z" w16du:dateUtc="2026-05-06T00:30:00Z">
        <w:r w:rsidR="00814C4B">
          <w:rPr>
            <w:rFonts w:ascii="Helvetica" w:hAnsi="Helvetica"/>
            <w:color w:val="000000"/>
            <w:sz w:val="22"/>
            <w:szCs w:val="22"/>
            <w:shd w:val="clear" w:color="auto" w:fill="FFFFFF"/>
            <w:lang w:val="en-US"/>
          </w:rPr>
          <w:t xml:space="preserve">but </w:t>
        </w:r>
      </w:ins>
      <w:ins w:id="353" w:author="Microsoft Office User" w:date="2026-05-06T03:57:00Z" w16du:dateUtc="2026-05-06T00:57:00Z">
        <w:r w:rsidR="00C73E12">
          <w:rPr>
            <w:rFonts w:ascii="Helvetica" w:hAnsi="Helvetica"/>
            <w:color w:val="000000"/>
            <w:sz w:val="22"/>
            <w:szCs w:val="22"/>
            <w:shd w:val="clear" w:color="auto" w:fill="FFFFFF"/>
            <w:lang w:val="en-US"/>
          </w:rPr>
          <w:t xml:space="preserve">it </w:t>
        </w:r>
      </w:ins>
      <w:ins w:id="354" w:author="Microsoft Office User" w:date="2026-05-06T03:29:00Z" w16du:dateUtc="2026-05-06T00:29:00Z">
        <w:r w:rsidR="005F62E6">
          <w:rPr>
            <w:rFonts w:ascii="Helvetica" w:hAnsi="Helvetica"/>
            <w:color w:val="000000"/>
            <w:sz w:val="22"/>
            <w:szCs w:val="22"/>
            <w:shd w:val="clear" w:color="auto" w:fill="FFFFFF"/>
            <w:lang w:val="en-US"/>
          </w:rPr>
          <w:t>does not generate any false positives (Fig. 4), which is impossible for QLE methods.</w:t>
        </w:r>
      </w:ins>
      <w:ins w:id="355" w:author="Microsoft Office User" w:date="2026-05-06T03:52:00Z" w16du:dateUtc="2026-05-06T00:52:00Z">
        <w:r w:rsidR="00457934">
          <w:rPr>
            <w:rFonts w:ascii="Helvetica" w:hAnsi="Helvetica"/>
            <w:color w:val="000000"/>
            <w:sz w:val="22"/>
            <w:szCs w:val="22"/>
            <w:shd w:val="clear" w:color="auto" w:fill="FFFFFF"/>
            <w:lang w:val="en-US"/>
          </w:rPr>
          <w:t xml:space="preserve"> </w:t>
        </w:r>
      </w:ins>
    </w:p>
    <w:p w14:paraId="11296EEC" w14:textId="77777777" w:rsidR="00C73E12" w:rsidRDefault="00C73E12" w:rsidP="00E50B5F">
      <w:pPr>
        <w:rPr>
          <w:ins w:id="356" w:author="Microsoft Office User" w:date="2026-05-06T03:58:00Z" w16du:dateUtc="2026-05-06T00:58:00Z"/>
          <w:rFonts w:ascii="Helvetica" w:hAnsi="Helvetica"/>
          <w:color w:val="000000"/>
          <w:sz w:val="22"/>
          <w:szCs w:val="22"/>
          <w:shd w:val="clear" w:color="auto" w:fill="FFFFFF"/>
          <w:lang w:val="en-US"/>
        </w:rPr>
      </w:pPr>
    </w:p>
    <w:p w14:paraId="30B40A33" w14:textId="0B568498" w:rsidR="00E50B5F" w:rsidRDefault="00A20EBC" w:rsidP="00E50B5F">
      <w:pPr>
        <w:rPr>
          <w:rFonts w:ascii="Helvetica" w:hAnsi="Helvetica"/>
          <w:color w:val="000000"/>
          <w:sz w:val="22"/>
          <w:szCs w:val="22"/>
          <w:shd w:val="clear" w:color="auto" w:fill="FFFFFF"/>
          <w:lang w:val="en-US"/>
        </w:rPr>
      </w:pPr>
      <w:ins w:id="357" w:author="Microsoft Office User" w:date="2026-05-06T03:15:00Z" w16du:dateUtc="2026-05-06T00:15:00Z">
        <w:r>
          <w:rPr>
            <w:rFonts w:ascii="Helvetica" w:hAnsi="Helvetica"/>
            <w:color w:val="000000"/>
            <w:sz w:val="22"/>
            <w:szCs w:val="22"/>
            <w:shd w:val="clear" w:color="auto" w:fill="FFFFFF"/>
            <w:lang w:val="en-US"/>
          </w:rPr>
          <w:t>The</w:t>
        </w:r>
      </w:ins>
      <w:del w:id="358" w:author="Microsoft Office User" w:date="2026-05-06T03:15:00Z" w16du:dateUtc="2026-05-06T00:15:00Z">
        <w:r w:rsidR="00274A39" w:rsidDel="00A20EBC">
          <w:rPr>
            <w:rFonts w:ascii="Helvetica" w:hAnsi="Helvetica"/>
            <w:color w:val="000000"/>
            <w:sz w:val="22"/>
            <w:szCs w:val="22"/>
            <w:shd w:val="clear" w:color="auto" w:fill="FFFFFF"/>
            <w:lang w:val="en-US"/>
          </w:rPr>
          <w:delText xml:space="preserve">explain </w:delText>
        </w:r>
        <w:r w:rsidR="002B1390" w:rsidDel="00A20EBC">
          <w:rPr>
            <w:rFonts w:ascii="Helvetica" w:hAnsi="Helvetica"/>
            <w:color w:val="000000"/>
            <w:sz w:val="22"/>
            <w:szCs w:val="22"/>
            <w:shd w:val="clear" w:color="auto" w:fill="FFFFFF"/>
            <w:lang w:val="en-US"/>
          </w:rPr>
          <w:delText>it</w:delText>
        </w:r>
        <w:r w:rsidR="000976D6" w:rsidDel="00A20EBC">
          <w:rPr>
            <w:rFonts w:ascii="Helvetica" w:hAnsi="Helvetica"/>
            <w:color w:val="000000"/>
            <w:sz w:val="22"/>
            <w:szCs w:val="22"/>
            <w:shd w:val="clear" w:color="auto" w:fill="FFFFFF"/>
            <w:lang w:val="en-US"/>
          </w:rPr>
          <w:delText xml:space="preserve"> better</w:delText>
        </w:r>
      </w:del>
      <w:ins w:id="359" w:author="Microsoft Office User" w:date="2026-05-06T03:15:00Z" w16du:dateUtc="2026-05-06T00:15:00Z">
        <w:r>
          <w:rPr>
            <w:rFonts w:ascii="Helvetica" w:hAnsi="Helvetica"/>
            <w:color w:val="000000"/>
            <w:sz w:val="22"/>
            <w:szCs w:val="22"/>
            <w:shd w:val="clear" w:color="auto" w:fill="FFFFFF"/>
            <w:lang w:val="en-US"/>
          </w:rPr>
          <w:t xml:space="preserve"> advantages of our approach</w:t>
        </w:r>
      </w:ins>
      <w:r w:rsidR="002B1390">
        <w:rPr>
          <w:rFonts w:ascii="Helvetica" w:hAnsi="Helvetica"/>
          <w:color w:val="000000"/>
          <w:sz w:val="22"/>
          <w:szCs w:val="22"/>
          <w:shd w:val="clear" w:color="auto" w:fill="FFFFFF"/>
          <w:lang w:val="en-US"/>
        </w:rPr>
        <w:t xml:space="preserve"> </w:t>
      </w:r>
      <w:ins w:id="360" w:author="Microsoft Office User" w:date="2026-05-06T03:16:00Z" w16du:dateUtc="2026-05-06T00:16:00Z">
        <w:r>
          <w:rPr>
            <w:rFonts w:ascii="Helvetica" w:hAnsi="Helvetica"/>
            <w:color w:val="000000"/>
            <w:sz w:val="22"/>
            <w:szCs w:val="22"/>
            <w:shd w:val="clear" w:color="auto" w:fill="FFFFFF"/>
            <w:lang w:val="en-US"/>
          </w:rPr>
          <w:t xml:space="preserve">are now explained </w:t>
        </w:r>
      </w:ins>
      <w:r w:rsidR="002B1390">
        <w:rPr>
          <w:rFonts w:ascii="Helvetica" w:hAnsi="Helvetica"/>
          <w:color w:val="000000"/>
          <w:sz w:val="22"/>
          <w:szCs w:val="22"/>
          <w:shd w:val="clear" w:color="auto" w:fill="FFFFFF"/>
          <w:lang w:val="en-US"/>
        </w:rPr>
        <w:t>in Introduction</w:t>
      </w:r>
      <w:ins w:id="361" w:author="Microsoft Office User" w:date="2026-05-06T03:16:00Z" w16du:dateUtc="2026-05-06T00:16:00Z">
        <w:r w:rsidR="00F31215">
          <w:rPr>
            <w:rFonts w:ascii="Helvetica" w:hAnsi="Helvetica"/>
            <w:color w:val="000000"/>
            <w:sz w:val="22"/>
            <w:szCs w:val="22"/>
            <w:shd w:val="clear" w:color="auto" w:fill="FFFFFF"/>
            <w:lang w:val="en-US"/>
          </w:rPr>
          <w:t>, as follows</w:t>
        </w:r>
      </w:ins>
      <w:r w:rsidR="00AE38F3">
        <w:rPr>
          <w:rFonts w:ascii="Helvetica" w:hAnsi="Helvetica"/>
          <w:color w:val="000000"/>
          <w:sz w:val="22"/>
          <w:szCs w:val="22"/>
          <w:shd w:val="clear" w:color="auto" w:fill="FFFFFF"/>
          <w:lang w:val="en-US"/>
        </w:rPr>
        <w:t xml:space="preserve"> (Line </w:t>
      </w:r>
      <w:ins w:id="362" w:author="ivan4995@gmail.com" w:date="2026-05-05T16:48:00Z">
        <w:r w:rsidR="00C953F2">
          <w:rPr>
            <w:rFonts w:ascii="Helvetica" w:hAnsi="Helvetica"/>
            <w:color w:val="000000"/>
            <w:sz w:val="22"/>
            <w:szCs w:val="22"/>
            <w:shd w:val="clear" w:color="auto" w:fill="FFFFFF"/>
            <w:lang w:val="en-US"/>
          </w:rPr>
          <w:t>82</w:t>
        </w:r>
      </w:ins>
      <w:del w:id="363" w:author="ivan4995@gmail.com" w:date="2026-05-05T16:48:00Z">
        <w:r w:rsidR="008C3EFA" w:rsidDel="00C953F2">
          <w:rPr>
            <w:rFonts w:ascii="Helvetica" w:hAnsi="Helvetica"/>
            <w:color w:val="000000"/>
            <w:sz w:val="22"/>
            <w:szCs w:val="22"/>
            <w:shd w:val="clear" w:color="auto" w:fill="FFFFFF"/>
            <w:lang w:val="en-US"/>
          </w:rPr>
          <w:delText>115</w:delText>
        </w:r>
      </w:del>
      <w:r w:rsidR="00AE38F3">
        <w:rPr>
          <w:rFonts w:ascii="Helvetica" w:hAnsi="Helvetica"/>
          <w:color w:val="000000"/>
          <w:sz w:val="22"/>
          <w:szCs w:val="22"/>
          <w:shd w:val="clear" w:color="auto" w:fill="FFFFFF"/>
          <w:lang w:val="en-US"/>
        </w:rPr>
        <w:t>)</w:t>
      </w:r>
      <w:r w:rsidR="00274A39">
        <w:rPr>
          <w:rFonts w:ascii="Helvetica" w:hAnsi="Helvetica"/>
          <w:color w:val="000000"/>
          <w:sz w:val="22"/>
          <w:szCs w:val="22"/>
          <w:shd w:val="clear" w:color="auto" w:fill="FFFFFF"/>
          <w:lang w:val="en-US"/>
        </w:rPr>
        <w:t>:</w:t>
      </w:r>
    </w:p>
    <w:p w14:paraId="58B7272C" w14:textId="77777777" w:rsidR="00E50B5F" w:rsidRDefault="00E50B5F">
      <w:pPr>
        <w:rPr>
          <w:rFonts w:ascii="Helvetica" w:hAnsi="Helvetica"/>
          <w:color w:val="000000"/>
          <w:sz w:val="22"/>
          <w:szCs w:val="22"/>
          <w:shd w:val="clear" w:color="auto" w:fill="FFFFFF"/>
          <w:lang w:val="en-US"/>
        </w:rPr>
      </w:pPr>
    </w:p>
    <w:p w14:paraId="0C3E9BE0" w14:textId="73936A39" w:rsidR="00087634" w:rsidRPr="000E616C" w:rsidRDefault="000E616C">
      <w:pPr>
        <w:jc w:val="both"/>
        <w:rPr>
          <w:ins w:id="364" w:author="ivan4995@gmail.com" w:date="2026-05-05T16:49:00Z"/>
          <w:rFonts w:ascii="Times New Roman" w:eastAsia="Times New Roman" w:hAnsi="Times New Roman" w:cs="Times New Roman"/>
          <w:bCs/>
          <w:sz w:val="20"/>
          <w:szCs w:val="20"/>
          <w:lang w:val="en-US"/>
          <w:rPrChange w:id="365" w:author="ivan4995@gmail.com" w:date="2026-05-05T16:49:00Z">
            <w:rPr>
              <w:ins w:id="366" w:author="ivan4995@gmail.com" w:date="2026-05-05T16:49:00Z"/>
              <w:rFonts w:ascii="Times New Roman" w:eastAsia="Times New Roman" w:hAnsi="Times New Roman" w:cs="Times New Roman"/>
              <w:bCs/>
              <w:lang w:val="en-US"/>
            </w:rPr>
          </w:rPrChange>
        </w:rPr>
        <w:pPrChange w:id="367" w:author="ivan4995@gmail.com" w:date="2026-05-05T16:49:00Z">
          <w:pPr>
            <w:spacing w:line="360" w:lineRule="auto"/>
            <w:jc w:val="both"/>
          </w:pPr>
        </w:pPrChange>
      </w:pPr>
      <w:ins w:id="368" w:author="ivan4995@gmail.com" w:date="2026-05-05T16:49:00Z">
        <w:r w:rsidRPr="000E616C">
          <w:rPr>
            <w:rFonts w:ascii="Times New Roman" w:eastAsia="Times New Roman" w:hAnsi="Times New Roman" w:cs="Times New Roman"/>
            <w:sz w:val="20"/>
            <w:szCs w:val="20"/>
            <w:rPrChange w:id="369" w:author="ivan4995@gmail.com" w:date="2026-05-05T16:49:00Z">
              <w:rPr>
                <w:rFonts w:ascii="Times New Roman" w:eastAsia="Times New Roman" w:hAnsi="Times New Roman" w:cs="Times New Roman"/>
              </w:rPr>
            </w:rPrChange>
          </w:rPr>
          <w:t>In the present work, we test the fidelity of this detection technique using Monte-Carlo simulation in a broad range of parameters.  Then, we apply the method to real virus sequences from the adapting world population of SARS–CoV-2 sampled in two different ways to predict the strongest epistatic links. This</w:t>
        </w:r>
        <w:r w:rsidRPr="000E616C">
          <w:rPr>
            <w:rFonts w:ascii="Times New Roman" w:eastAsia="Times New Roman" w:hAnsi="Times New Roman" w:cs="Times New Roman"/>
            <w:sz w:val="20"/>
            <w:szCs w:val="20"/>
            <w:lang w:val="en-US"/>
            <w:rPrChange w:id="370" w:author="ivan4995@gmail.com" w:date="2026-05-05T16:49:00Z">
              <w:rPr>
                <w:rFonts w:ascii="Times New Roman" w:eastAsia="Times New Roman" w:hAnsi="Times New Roman" w:cs="Times New Roman"/>
                <w:lang w:val="en-US"/>
              </w:rPr>
            </w:rPrChange>
          </w:rPr>
          <w:t xml:space="preserve"> approach differs from the alternative methods in the following respects. Firstly, it does not make unrealistic assumptions regarding the </w:t>
        </w:r>
        <w:r w:rsidRPr="000E616C">
          <w:rPr>
            <w:rFonts w:ascii="Times New Roman" w:eastAsia="Times New Roman" w:hAnsi="Times New Roman" w:cs="Times New Roman"/>
            <w:sz w:val="20"/>
            <w:szCs w:val="20"/>
            <w:lang w:val="en-US"/>
            <w:rPrChange w:id="371" w:author="ivan4995@gmail.com" w:date="2026-05-05T16:49:00Z">
              <w:rPr>
                <w:rFonts w:ascii="Times New Roman" w:eastAsia="Times New Roman" w:hAnsi="Times New Roman" w:cs="Times New Roman"/>
                <w:lang w:val="en-US"/>
              </w:rPr>
            </w:rPrChange>
          </w:rPr>
          <w:lastRenderedPageBreak/>
          <w:t xml:space="preserve">evolutionary factors at play. Secondly, its accuracy is validated in a broad range of model parameters on simulated sequences, using a generic model of population genetics of the Wright Fisher type. </w:t>
        </w:r>
      </w:ins>
      <w:ins w:id="372" w:author="Microsoft Office User" w:date="2026-05-06T03:18:00Z" w16du:dateUtc="2026-05-06T00:18:00Z">
        <w:r w:rsidR="00497D8D" w:rsidRPr="00087634">
          <w:rPr>
            <w:rFonts w:ascii="Times New Roman" w:eastAsia="Times New Roman" w:hAnsi="Times New Roman" w:cs="Times New Roman"/>
            <w:sz w:val="20"/>
            <w:szCs w:val="20"/>
            <w:lang w:val="en-US"/>
          </w:rPr>
          <w:t xml:space="preserve">We demonstrate the accuracy on simulated sequences under conditions resembling the evolution of SARS CoV-2 including the emergence of </w:t>
        </w:r>
        <w:r w:rsidR="00497D8D">
          <w:rPr>
            <w:rFonts w:ascii="Times New Roman" w:eastAsia="Times New Roman" w:hAnsi="Times New Roman" w:cs="Times New Roman"/>
            <w:sz w:val="20"/>
            <w:szCs w:val="20"/>
            <w:lang w:val="en-US"/>
          </w:rPr>
          <w:t>variants of concern</w:t>
        </w:r>
        <w:r w:rsidR="00497D8D" w:rsidRPr="00087634">
          <w:rPr>
            <w:rFonts w:ascii="Times New Roman" w:eastAsia="Times New Roman" w:hAnsi="Times New Roman" w:cs="Times New Roman"/>
            <w:sz w:val="20"/>
            <w:szCs w:val="20"/>
            <w:lang w:val="en-US"/>
          </w:rPr>
          <w:t xml:space="preserve">. </w:t>
        </w:r>
      </w:ins>
      <w:ins w:id="373" w:author="ivan4995@gmail.com" w:date="2026-05-05T16:49:00Z">
        <w:r w:rsidRPr="000E616C">
          <w:rPr>
            <w:rFonts w:ascii="Times New Roman" w:eastAsia="Times New Roman" w:hAnsi="Times New Roman" w:cs="Times New Roman"/>
            <w:sz w:val="20"/>
            <w:szCs w:val="20"/>
            <w:lang w:val="en-US"/>
            <w:rPrChange w:id="374" w:author="ivan4995@gmail.com" w:date="2026-05-05T16:49:00Z">
              <w:rPr>
                <w:rFonts w:ascii="Times New Roman" w:eastAsia="Times New Roman" w:hAnsi="Times New Roman" w:cs="Times New Roman"/>
                <w:lang w:val="en-US"/>
              </w:rPr>
            </w:rPrChange>
          </w:rPr>
          <w:t xml:space="preserve">Thirdly, the application to data is focused on well-balanced sampling between sequences related to major variants. </w:t>
        </w:r>
        <w:r w:rsidRPr="000E616C">
          <w:rPr>
            <w:rFonts w:ascii="Times New Roman" w:eastAsia="Times New Roman" w:hAnsi="Times New Roman" w:cs="Times New Roman"/>
            <w:bCs/>
            <w:sz w:val="20"/>
            <w:szCs w:val="20"/>
            <w:lang w:val="en-US"/>
            <w:rPrChange w:id="375" w:author="ivan4995@gmail.com" w:date="2026-05-05T16:49:00Z">
              <w:rPr>
                <w:rFonts w:ascii="Times New Roman" w:eastAsia="Times New Roman" w:hAnsi="Times New Roman" w:cs="Times New Roman"/>
                <w:bCs/>
                <w:lang w:val="en-US"/>
              </w:rPr>
            </w:rPrChange>
          </w:rPr>
          <w:t xml:space="preserve">The fourth feature is the use of the conditional correlator. </w:t>
        </w:r>
      </w:ins>
    </w:p>
    <w:p w14:paraId="13C66E58" w14:textId="4E41FDC2" w:rsidR="001538C8" w:rsidRDefault="00FC5B23">
      <w:pPr>
        <w:rPr>
          <w:rFonts w:ascii="Times New Roman" w:hAnsi="Times New Roman" w:cs="Times New Roman"/>
          <w:bCs/>
          <w:color w:val="000000"/>
          <w:sz w:val="20"/>
          <w:szCs w:val="20"/>
          <w:shd w:val="clear" w:color="auto" w:fill="FFFFFF"/>
          <w:lang w:val="en-US"/>
        </w:rPr>
      </w:pPr>
      <w:del w:id="376" w:author="ivan4995@gmail.com" w:date="2026-05-05T16:49:00Z">
        <w:r w:rsidDel="000E616C">
          <w:rPr>
            <w:rFonts w:ascii="Times New Roman" w:hAnsi="Times New Roman" w:cs="Times New Roman"/>
            <w:color w:val="000000"/>
            <w:sz w:val="20"/>
            <w:szCs w:val="20"/>
            <w:shd w:val="clear" w:color="auto" w:fill="FFFFFF"/>
            <w:lang w:val="en-US"/>
          </w:rPr>
          <w:delText>Our</w:delText>
        </w:r>
        <w:r w:rsidR="00E50B5F" w:rsidRPr="004F1A47" w:rsidDel="000E616C">
          <w:rPr>
            <w:rFonts w:ascii="Times New Roman" w:hAnsi="Times New Roman" w:cs="Times New Roman"/>
            <w:color w:val="000000"/>
            <w:sz w:val="20"/>
            <w:szCs w:val="20"/>
            <w:shd w:val="clear" w:color="auto" w:fill="FFFFFF"/>
            <w:lang w:val="en-US"/>
          </w:rPr>
          <w:delText xml:space="preserve"> </w:delText>
        </w:r>
        <w:r w:rsidR="00DA1E9B" w:rsidDel="000E616C">
          <w:rPr>
            <w:rFonts w:ascii="Times New Roman" w:hAnsi="Times New Roman" w:cs="Times New Roman"/>
            <w:color w:val="000000"/>
            <w:sz w:val="20"/>
            <w:szCs w:val="20"/>
            <w:shd w:val="clear" w:color="auto" w:fill="FFFFFF"/>
            <w:lang w:val="en-US"/>
          </w:rPr>
          <w:delText>approach</w:delText>
        </w:r>
        <w:r w:rsidR="002E7298" w:rsidRPr="004F1A47" w:rsidDel="000E616C">
          <w:rPr>
            <w:rFonts w:ascii="Times New Roman" w:hAnsi="Times New Roman" w:cs="Times New Roman"/>
            <w:color w:val="000000"/>
            <w:sz w:val="20"/>
            <w:szCs w:val="20"/>
            <w:shd w:val="clear" w:color="auto" w:fill="FFFFFF"/>
            <w:lang w:val="en-US"/>
          </w:rPr>
          <w:delText xml:space="preserve"> </w:delText>
        </w:r>
        <w:r w:rsidR="007C0936" w:rsidDel="000E616C">
          <w:rPr>
            <w:rFonts w:ascii="Times New Roman" w:hAnsi="Times New Roman" w:cs="Times New Roman"/>
            <w:color w:val="000000"/>
            <w:sz w:val="20"/>
            <w:szCs w:val="20"/>
            <w:shd w:val="clear" w:color="auto" w:fill="FFFFFF"/>
            <w:lang w:val="en-US"/>
          </w:rPr>
          <w:delText>differs from</w:delText>
        </w:r>
        <w:r w:rsidR="00E50B5F" w:rsidRPr="004F1A47" w:rsidDel="000E616C">
          <w:rPr>
            <w:rFonts w:ascii="Times New Roman" w:hAnsi="Times New Roman" w:cs="Times New Roman"/>
            <w:color w:val="000000"/>
            <w:sz w:val="20"/>
            <w:szCs w:val="20"/>
            <w:shd w:val="clear" w:color="auto" w:fill="FFFFFF"/>
            <w:lang w:val="en-US"/>
          </w:rPr>
          <w:delText xml:space="preserve"> the </w:delText>
        </w:r>
        <w:r w:rsidDel="000E616C">
          <w:rPr>
            <w:rFonts w:ascii="Times New Roman" w:hAnsi="Times New Roman" w:cs="Times New Roman"/>
            <w:color w:val="000000"/>
            <w:sz w:val="20"/>
            <w:szCs w:val="20"/>
            <w:shd w:val="clear" w:color="auto" w:fill="FFFFFF"/>
            <w:lang w:val="en-US"/>
          </w:rPr>
          <w:delText>previous</w:delText>
        </w:r>
        <w:r w:rsidR="00E50B5F" w:rsidRPr="004F1A47" w:rsidDel="000E616C">
          <w:rPr>
            <w:rFonts w:ascii="Times New Roman" w:hAnsi="Times New Roman" w:cs="Times New Roman"/>
            <w:color w:val="000000"/>
            <w:sz w:val="20"/>
            <w:szCs w:val="20"/>
            <w:shd w:val="clear" w:color="auto" w:fill="FFFFFF"/>
            <w:lang w:val="en-US"/>
          </w:rPr>
          <w:delText xml:space="preserve"> </w:delText>
        </w:r>
        <w:r w:rsidR="00375979" w:rsidRPr="004F1A47" w:rsidDel="000E616C">
          <w:rPr>
            <w:rFonts w:ascii="Times New Roman" w:hAnsi="Times New Roman" w:cs="Times New Roman"/>
            <w:color w:val="000000"/>
            <w:sz w:val="20"/>
            <w:szCs w:val="20"/>
            <w:shd w:val="clear" w:color="auto" w:fill="FFFFFF"/>
            <w:lang w:val="en-US"/>
          </w:rPr>
          <w:delText>studies</w:delText>
        </w:r>
        <w:r w:rsidR="00EB3BC4" w:rsidDel="000E616C">
          <w:rPr>
            <w:rFonts w:ascii="Times New Roman" w:hAnsi="Times New Roman" w:cs="Times New Roman"/>
            <w:color w:val="000000"/>
            <w:sz w:val="20"/>
            <w:szCs w:val="20"/>
            <w:shd w:val="clear" w:color="auto" w:fill="FFFFFF"/>
            <w:lang w:val="en-US"/>
          </w:rPr>
          <w:delText xml:space="preserve"> in the following respects</w:delText>
        </w:r>
        <w:r w:rsidR="00E50B5F" w:rsidRPr="004F1A47" w:rsidDel="000E616C">
          <w:rPr>
            <w:rFonts w:ascii="Times New Roman" w:hAnsi="Times New Roman" w:cs="Times New Roman"/>
            <w:color w:val="000000"/>
            <w:sz w:val="20"/>
            <w:szCs w:val="20"/>
            <w:shd w:val="clear" w:color="auto" w:fill="FFFFFF"/>
            <w:lang w:val="en-US"/>
          </w:rPr>
          <w:delText xml:space="preserve">. Firstly, it </w:delText>
        </w:r>
        <w:r w:rsidR="002E7298" w:rsidRPr="004F1A47" w:rsidDel="000E616C">
          <w:rPr>
            <w:rFonts w:ascii="Times New Roman" w:hAnsi="Times New Roman" w:cs="Times New Roman"/>
            <w:color w:val="000000"/>
            <w:sz w:val="20"/>
            <w:szCs w:val="20"/>
            <w:shd w:val="clear" w:color="auto" w:fill="FFFFFF"/>
            <w:lang w:val="en-US"/>
          </w:rPr>
          <w:delText>do</w:delText>
        </w:r>
        <w:r w:rsidR="00E50B5F" w:rsidRPr="004F1A47" w:rsidDel="000E616C">
          <w:rPr>
            <w:rFonts w:ascii="Times New Roman" w:hAnsi="Times New Roman" w:cs="Times New Roman"/>
            <w:color w:val="000000"/>
            <w:sz w:val="20"/>
            <w:szCs w:val="20"/>
            <w:shd w:val="clear" w:color="auto" w:fill="FFFFFF"/>
            <w:lang w:val="en-US"/>
          </w:rPr>
          <w:delText>es</w:delText>
        </w:r>
        <w:r w:rsidR="002E7298" w:rsidRPr="004F1A47" w:rsidDel="000E616C">
          <w:rPr>
            <w:rFonts w:ascii="Times New Roman" w:hAnsi="Times New Roman" w:cs="Times New Roman"/>
            <w:color w:val="000000"/>
            <w:sz w:val="20"/>
            <w:szCs w:val="20"/>
            <w:shd w:val="clear" w:color="auto" w:fill="FFFFFF"/>
            <w:lang w:val="en-US"/>
          </w:rPr>
          <w:delText xml:space="preserve"> not make </w:delText>
        </w:r>
        <w:r w:rsidR="00D466C4" w:rsidRPr="004F1A47" w:rsidDel="000E616C">
          <w:rPr>
            <w:rFonts w:ascii="Times New Roman" w:hAnsi="Times New Roman" w:cs="Times New Roman"/>
            <w:color w:val="000000"/>
            <w:sz w:val="20"/>
            <w:szCs w:val="20"/>
            <w:shd w:val="clear" w:color="auto" w:fill="FFFFFF"/>
            <w:lang w:val="en-US"/>
          </w:rPr>
          <w:delText xml:space="preserve">any </w:delText>
        </w:r>
        <w:r w:rsidR="002E7298" w:rsidRPr="004F1A47" w:rsidDel="000E616C">
          <w:rPr>
            <w:rFonts w:ascii="Times New Roman" w:hAnsi="Times New Roman" w:cs="Times New Roman"/>
            <w:color w:val="000000"/>
            <w:sz w:val="20"/>
            <w:szCs w:val="20"/>
            <w:shd w:val="clear" w:color="auto" w:fill="FFFFFF"/>
            <w:lang w:val="en-US"/>
          </w:rPr>
          <w:delText>unrealistic assumptions</w:delText>
        </w:r>
        <w:r w:rsidR="00375979" w:rsidRPr="004F1A47" w:rsidDel="000E616C">
          <w:rPr>
            <w:rFonts w:ascii="Times New Roman" w:hAnsi="Times New Roman" w:cs="Times New Roman"/>
            <w:color w:val="000000"/>
            <w:sz w:val="20"/>
            <w:szCs w:val="20"/>
            <w:shd w:val="clear" w:color="auto" w:fill="FFFFFF"/>
            <w:lang w:val="en-US"/>
          </w:rPr>
          <w:delText xml:space="preserve"> regarding the evolutionary factors at play</w:delText>
        </w:r>
        <w:r w:rsidR="00E50B5F" w:rsidRPr="004F1A47" w:rsidDel="000E616C">
          <w:rPr>
            <w:rFonts w:ascii="Times New Roman" w:hAnsi="Times New Roman" w:cs="Times New Roman"/>
            <w:color w:val="000000"/>
            <w:sz w:val="20"/>
            <w:szCs w:val="20"/>
            <w:shd w:val="clear" w:color="auto" w:fill="FFFFFF"/>
            <w:lang w:val="en-US"/>
          </w:rPr>
          <w:delText xml:space="preserve">. </w:delText>
        </w:r>
        <w:r w:rsidR="00401F41" w:rsidRPr="004F1A47" w:rsidDel="000E616C">
          <w:rPr>
            <w:rFonts w:ascii="Times New Roman" w:hAnsi="Times New Roman" w:cs="Times New Roman"/>
            <w:color w:val="000000"/>
            <w:sz w:val="20"/>
            <w:szCs w:val="20"/>
            <w:shd w:val="clear" w:color="auto" w:fill="FFFFFF"/>
            <w:lang w:val="en-US"/>
          </w:rPr>
          <w:delText>Secondly</w:delText>
        </w:r>
        <w:r w:rsidR="00E50B5F" w:rsidRPr="004F1A47" w:rsidDel="000E616C">
          <w:rPr>
            <w:rFonts w:ascii="Times New Roman" w:hAnsi="Times New Roman" w:cs="Times New Roman"/>
            <w:color w:val="000000"/>
            <w:sz w:val="20"/>
            <w:szCs w:val="20"/>
            <w:shd w:val="clear" w:color="auto" w:fill="FFFFFF"/>
            <w:lang w:val="en-US"/>
          </w:rPr>
          <w:delText xml:space="preserve">, </w:delText>
        </w:r>
        <w:r w:rsidR="00375979" w:rsidRPr="004F1A47" w:rsidDel="000E616C">
          <w:rPr>
            <w:rFonts w:ascii="Times New Roman" w:hAnsi="Times New Roman" w:cs="Times New Roman"/>
            <w:color w:val="000000"/>
            <w:sz w:val="20"/>
            <w:szCs w:val="20"/>
            <w:shd w:val="clear" w:color="auto" w:fill="FFFFFF"/>
            <w:lang w:val="en-US"/>
          </w:rPr>
          <w:delText>its</w:delText>
        </w:r>
        <w:r w:rsidR="00E50B5F" w:rsidRPr="004F1A47" w:rsidDel="000E616C">
          <w:rPr>
            <w:rFonts w:ascii="Times New Roman" w:hAnsi="Times New Roman" w:cs="Times New Roman"/>
            <w:color w:val="000000"/>
            <w:sz w:val="20"/>
            <w:szCs w:val="20"/>
            <w:shd w:val="clear" w:color="auto" w:fill="FFFFFF"/>
            <w:lang w:val="en-US"/>
          </w:rPr>
          <w:delText xml:space="preserve"> accuracy</w:delText>
        </w:r>
        <w:r w:rsidR="00375979" w:rsidRPr="004F1A47" w:rsidDel="000E616C">
          <w:rPr>
            <w:rFonts w:ascii="Times New Roman" w:hAnsi="Times New Roman" w:cs="Times New Roman"/>
            <w:color w:val="000000"/>
            <w:sz w:val="20"/>
            <w:szCs w:val="20"/>
            <w:shd w:val="clear" w:color="auto" w:fill="FFFFFF"/>
            <w:lang w:val="en-US"/>
          </w:rPr>
          <w:delText xml:space="preserve"> </w:delText>
        </w:r>
        <w:r w:rsidR="00DA1E9B" w:rsidDel="000E616C">
          <w:rPr>
            <w:rFonts w:ascii="Times New Roman" w:hAnsi="Times New Roman" w:cs="Times New Roman"/>
            <w:color w:val="000000"/>
            <w:sz w:val="20"/>
            <w:szCs w:val="20"/>
            <w:shd w:val="clear" w:color="auto" w:fill="FFFFFF"/>
            <w:lang w:val="en-US"/>
          </w:rPr>
          <w:delText xml:space="preserve">is validated </w:delText>
        </w:r>
        <w:r w:rsidR="00375979" w:rsidRPr="004F1A47" w:rsidDel="000E616C">
          <w:rPr>
            <w:rFonts w:ascii="Times New Roman" w:hAnsi="Times New Roman" w:cs="Times New Roman"/>
            <w:color w:val="000000"/>
            <w:sz w:val="20"/>
            <w:szCs w:val="20"/>
            <w:shd w:val="clear" w:color="auto" w:fill="FFFFFF"/>
            <w:lang w:val="en-US"/>
          </w:rPr>
          <w:delText>in a broad range</w:delText>
        </w:r>
        <w:r w:rsidR="00E50B5F" w:rsidRPr="004F1A47" w:rsidDel="000E616C">
          <w:rPr>
            <w:rFonts w:ascii="Times New Roman" w:hAnsi="Times New Roman" w:cs="Times New Roman"/>
            <w:color w:val="000000"/>
            <w:sz w:val="20"/>
            <w:szCs w:val="20"/>
            <w:shd w:val="clear" w:color="auto" w:fill="FFFFFF"/>
            <w:lang w:val="en-US"/>
          </w:rPr>
          <w:delText xml:space="preserve"> of model parameters, </w:delText>
        </w:r>
        <w:r w:rsidR="00375979" w:rsidRPr="004F1A47" w:rsidDel="000E616C">
          <w:rPr>
            <w:rFonts w:ascii="Times New Roman" w:hAnsi="Times New Roman" w:cs="Times New Roman"/>
            <w:color w:val="000000"/>
            <w:sz w:val="20"/>
            <w:szCs w:val="20"/>
            <w:shd w:val="clear" w:color="auto" w:fill="FFFFFF"/>
            <w:lang w:val="en-US"/>
          </w:rPr>
          <w:delText>using a generic model of population genetics</w:delText>
        </w:r>
        <w:r w:rsidR="00DF5819" w:rsidRPr="004F1A47" w:rsidDel="000E616C">
          <w:rPr>
            <w:rFonts w:ascii="Times New Roman" w:hAnsi="Times New Roman" w:cs="Times New Roman"/>
            <w:color w:val="000000"/>
            <w:sz w:val="20"/>
            <w:szCs w:val="20"/>
            <w:shd w:val="clear" w:color="auto" w:fill="FFFFFF"/>
            <w:lang w:val="en-US"/>
          </w:rPr>
          <w:delText xml:space="preserve"> of the Wright Fisher type</w:delText>
        </w:r>
        <w:r w:rsidR="00375979" w:rsidRPr="004F1A47" w:rsidDel="000E616C">
          <w:rPr>
            <w:rFonts w:ascii="Times New Roman" w:hAnsi="Times New Roman" w:cs="Times New Roman"/>
            <w:color w:val="000000"/>
            <w:sz w:val="20"/>
            <w:szCs w:val="20"/>
            <w:shd w:val="clear" w:color="auto" w:fill="FFFFFF"/>
            <w:lang w:val="en-US"/>
          </w:rPr>
          <w:delText>.</w:delText>
        </w:r>
        <w:r w:rsidR="00B84398" w:rsidRPr="004F1A47" w:rsidDel="000E616C">
          <w:rPr>
            <w:rFonts w:ascii="Times New Roman" w:hAnsi="Times New Roman" w:cs="Times New Roman"/>
            <w:color w:val="000000"/>
            <w:sz w:val="20"/>
            <w:szCs w:val="20"/>
            <w:shd w:val="clear" w:color="auto" w:fill="FFFFFF"/>
            <w:lang w:val="en-US"/>
          </w:rPr>
          <w:delText xml:space="preserve"> </w:delText>
        </w:r>
        <w:r w:rsidR="00DA1E9B" w:rsidDel="000E616C">
          <w:rPr>
            <w:rFonts w:ascii="Times New Roman" w:hAnsi="Times New Roman" w:cs="Times New Roman"/>
            <w:color w:val="000000"/>
            <w:sz w:val="20"/>
            <w:szCs w:val="20"/>
            <w:shd w:val="clear" w:color="auto" w:fill="FFFFFF"/>
            <w:lang w:val="en-US"/>
          </w:rPr>
          <w:delText xml:space="preserve">Thirdly, the application to data is focused on well-balanced sampling between sequences related to major variants. </w:delText>
        </w:r>
        <w:r w:rsidR="004F1A47" w:rsidDel="000E616C">
          <w:rPr>
            <w:rFonts w:ascii="Times New Roman" w:hAnsi="Times New Roman" w:cs="Times New Roman"/>
            <w:bCs/>
            <w:color w:val="000000"/>
            <w:sz w:val="20"/>
            <w:szCs w:val="20"/>
            <w:shd w:val="clear" w:color="auto" w:fill="FFFFFF"/>
            <w:lang w:val="en-US"/>
          </w:rPr>
          <w:delText xml:space="preserve">The </w:delText>
        </w:r>
        <w:r w:rsidR="00DA1E9B" w:rsidDel="000E616C">
          <w:rPr>
            <w:rFonts w:ascii="Times New Roman" w:hAnsi="Times New Roman" w:cs="Times New Roman"/>
            <w:bCs/>
            <w:color w:val="000000"/>
            <w:sz w:val="20"/>
            <w:szCs w:val="20"/>
            <w:shd w:val="clear" w:color="auto" w:fill="FFFFFF"/>
            <w:lang w:val="en-US"/>
          </w:rPr>
          <w:delText>fourth innovation</w:delText>
        </w:r>
        <w:r w:rsidR="00B84398" w:rsidRPr="004F1A47" w:rsidDel="000E616C">
          <w:rPr>
            <w:rFonts w:ascii="Times New Roman" w:hAnsi="Times New Roman" w:cs="Times New Roman"/>
            <w:bCs/>
            <w:color w:val="000000"/>
            <w:sz w:val="20"/>
            <w:szCs w:val="20"/>
            <w:shd w:val="clear" w:color="auto" w:fill="FFFFFF"/>
            <w:lang w:val="en-US"/>
          </w:rPr>
          <w:delText xml:space="preserve"> is the </w:delText>
        </w:r>
        <w:r w:rsidR="001A728B" w:rsidRPr="004F1A47" w:rsidDel="000E616C">
          <w:rPr>
            <w:rFonts w:ascii="Times New Roman" w:hAnsi="Times New Roman" w:cs="Times New Roman"/>
            <w:bCs/>
            <w:color w:val="000000"/>
            <w:sz w:val="20"/>
            <w:szCs w:val="20"/>
            <w:shd w:val="clear" w:color="auto" w:fill="FFFFFF"/>
            <w:lang w:val="en-US"/>
          </w:rPr>
          <w:delText xml:space="preserve">use of a </w:delText>
        </w:r>
        <w:r w:rsidR="00B84398" w:rsidRPr="004F1A47" w:rsidDel="000E616C">
          <w:rPr>
            <w:rFonts w:ascii="Times New Roman" w:hAnsi="Times New Roman" w:cs="Times New Roman"/>
            <w:bCs/>
            <w:color w:val="000000"/>
            <w:sz w:val="20"/>
            <w:szCs w:val="20"/>
            <w:shd w:val="clear" w:color="auto" w:fill="FFFFFF"/>
            <w:lang w:val="en-US"/>
          </w:rPr>
          <w:delText xml:space="preserve">conditional correlator that enhances the </w:delText>
        </w:r>
        <w:r w:rsidR="008C1CE6" w:rsidRPr="004F1A47" w:rsidDel="000E616C">
          <w:rPr>
            <w:rFonts w:ascii="Times New Roman" w:hAnsi="Times New Roman" w:cs="Times New Roman"/>
            <w:bCs/>
            <w:color w:val="000000"/>
            <w:sz w:val="20"/>
            <w:szCs w:val="20"/>
            <w:shd w:val="clear" w:color="auto" w:fill="FFFFFF"/>
            <w:lang w:val="en-US"/>
          </w:rPr>
          <w:delText xml:space="preserve">detection </w:delText>
        </w:r>
        <w:r w:rsidR="00B84398" w:rsidRPr="004F1A47" w:rsidDel="000E616C">
          <w:rPr>
            <w:rFonts w:ascii="Times New Roman" w:hAnsi="Times New Roman" w:cs="Times New Roman"/>
            <w:bCs/>
            <w:color w:val="000000"/>
            <w:sz w:val="20"/>
            <w:szCs w:val="20"/>
            <w:shd w:val="clear" w:color="auto" w:fill="FFFFFF"/>
            <w:lang w:val="en-US"/>
          </w:rPr>
          <w:delText xml:space="preserve">accuracy near the </w:delText>
        </w:r>
        <w:r w:rsidR="00EF654A" w:rsidDel="000E616C">
          <w:rPr>
            <w:rFonts w:ascii="Times New Roman" w:hAnsi="Times New Roman" w:cs="Times New Roman"/>
            <w:bCs/>
            <w:color w:val="000000"/>
            <w:sz w:val="20"/>
            <w:szCs w:val="20"/>
            <w:shd w:val="clear" w:color="auto" w:fill="FFFFFF"/>
            <w:lang w:val="en-US"/>
          </w:rPr>
          <w:delText xml:space="preserve">epistatic magnitude </w:delText>
        </w:r>
        <w:r w:rsidR="00B84398" w:rsidRPr="004F1A47" w:rsidDel="000E616C">
          <w:rPr>
            <w:rFonts w:ascii="Times New Roman" w:hAnsi="Times New Roman" w:cs="Times New Roman"/>
            <w:bCs/>
            <w:color w:val="000000"/>
            <w:sz w:val="20"/>
            <w:szCs w:val="20"/>
            <w:shd w:val="clear" w:color="auto" w:fill="FFFFFF"/>
            <w:lang w:val="en-US"/>
          </w:rPr>
          <w:delText xml:space="preserve">of </w:delText>
        </w:r>
        <w:r w:rsidR="004F1A47" w:rsidDel="000E616C">
          <w:rPr>
            <w:rFonts w:ascii="Times New Roman" w:hAnsi="Times New Roman" w:cs="Times New Roman"/>
            <w:bCs/>
            <w:color w:val="000000"/>
            <w:sz w:val="20"/>
            <w:szCs w:val="20"/>
            <w:shd w:val="clear" w:color="auto" w:fill="FFFFFF"/>
            <w:lang w:val="en-US"/>
          </w:rPr>
          <w:delText xml:space="preserve">full </w:delText>
        </w:r>
        <w:r w:rsidR="00B84398" w:rsidRPr="004F1A47" w:rsidDel="000E616C">
          <w:rPr>
            <w:rFonts w:ascii="Times New Roman" w:hAnsi="Times New Roman" w:cs="Times New Roman"/>
            <w:bCs/>
            <w:color w:val="000000"/>
            <w:sz w:val="20"/>
            <w:szCs w:val="20"/>
            <w:shd w:val="clear" w:color="auto" w:fill="FFFFFF"/>
            <w:lang w:val="en-US"/>
          </w:rPr>
          <w:delText>compensation</w:delText>
        </w:r>
      </w:del>
      <w:del w:id="377" w:author="ivan4995@gmail.com" w:date="2026-05-05T16:50:00Z">
        <w:r w:rsidR="00B84398" w:rsidRPr="004F1A47" w:rsidDel="000E616C">
          <w:rPr>
            <w:rFonts w:ascii="Times New Roman" w:hAnsi="Times New Roman" w:cs="Times New Roman"/>
            <w:bCs/>
            <w:color w:val="000000"/>
            <w:sz w:val="20"/>
            <w:szCs w:val="20"/>
            <w:shd w:val="clear" w:color="auto" w:fill="FFFFFF"/>
            <w:lang w:val="en-US"/>
          </w:rPr>
          <w:delText>.</w:delText>
        </w:r>
      </w:del>
    </w:p>
    <w:p w14:paraId="63F493AE" w14:textId="35D9C485" w:rsidR="001538C8" w:rsidRPr="001538C8" w:rsidRDefault="001538C8">
      <w:pPr>
        <w:rPr>
          <w:rFonts w:ascii="Helvetica" w:hAnsi="Helvetica"/>
          <w:color w:val="000000"/>
          <w:sz w:val="22"/>
          <w:szCs w:val="22"/>
          <w:shd w:val="clear" w:color="auto" w:fill="FFFFFF"/>
          <w:lang w:val="en-US"/>
        </w:rPr>
      </w:pPr>
    </w:p>
    <w:p w14:paraId="595C02F2" w14:textId="39BCD0C2" w:rsidR="00EB50E0" w:rsidRPr="003552A3" w:rsidRDefault="00133529">
      <w:pPr>
        <w:rPr>
          <w:rStyle w:val="apple-converted-space"/>
          <w:rFonts w:ascii="Helvetica" w:hAnsi="Helvetica"/>
          <w:b/>
          <w:color w:val="000000"/>
          <w:sz w:val="22"/>
          <w:szCs w:val="22"/>
          <w:shd w:val="clear" w:color="auto" w:fill="FFFFFF"/>
        </w:rPr>
      </w:pPr>
      <w:r w:rsidRPr="003552A3">
        <w:rPr>
          <w:rFonts w:ascii="Helvetica" w:hAnsi="Helvetica"/>
          <w:b/>
          <w:color w:val="000000"/>
          <w:sz w:val="22"/>
          <w:szCs w:val="22"/>
          <w:shd w:val="clear" w:color="auto" w:fill="FFFFFF"/>
        </w:rPr>
        <w:t xml:space="preserve">In fact, tree based methods (like Neverov et al) take strong linkage effect into account explicitly. </w:t>
      </w:r>
    </w:p>
    <w:p w14:paraId="5D9BFB0A" w14:textId="77777777" w:rsidR="00EB50E0" w:rsidRPr="003552A3" w:rsidRDefault="00EB50E0">
      <w:pPr>
        <w:rPr>
          <w:rStyle w:val="apple-converted-space"/>
          <w:rFonts w:ascii="Helvetica" w:hAnsi="Helvetica"/>
          <w:color w:val="000000"/>
          <w:sz w:val="22"/>
          <w:szCs w:val="22"/>
          <w:shd w:val="clear" w:color="auto" w:fill="FFFFFF"/>
        </w:rPr>
      </w:pPr>
    </w:p>
    <w:p w14:paraId="3A40BEFF" w14:textId="51EECE55" w:rsidR="00082298" w:rsidRDefault="007F4A31">
      <w:pPr>
        <w:rPr>
          <w:rFonts w:ascii="Helvetica" w:hAnsi="Helvetica"/>
          <w:color w:val="000000"/>
          <w:sz w:val="22"/>
          <w:szCs w:val="22"/>
          <w:lang w:val="en-US"/>
        </w:rPr>
      </w:pPr>
      <w:r>
        <w:rPr>
          <w:rFonts w:ascii="Helvetica" w:hAnsi="Helvetica"/>
          <w:color w:val="000000"/>
          <w:sz w:val="22"/>
          <w:szCs w:val="22"/>
          <w:lang w:val="en-US"/>
        </w:rPr>
        <w:t>Indeed, t</w:t>
      </w:r>
      <w:r w:rsidR="00B63C09">
        <w:rPr>
          <w:rFonts w:ascii="Helvetica" w:hAnsi="Helvetica"/>
          <w:color w:val="000000"/>
          <w:sz w:val="22"/>
          <w:szCs w:val="22"/>
          <w:lang w:val="en-US"/>
        </w:rPr>
        <w:t xml:space="preserve">hey make an effort </w:t>
      </w:r>
      <w:r>
        <w:rPr>
          <w:rFonts w:ascii="Helvetica" w:hAnsi="Helvetica"/>
          <w:color w:val="000000"/>
          <w:sz w:val="22"/>
          <w:szCs w:val="22"/>
          <w:lang w:val="en-US"/>
        </w:rPr>
        <w:t>to do so</w:t>
      </w:r>
      <w:r w:rsidR="00B63C09">
        <w:rPr>
          <w:rFonts w:ascii="Helvetica" w:hAnsi="Helvetica"/>
          <w:color w:val="000000"/>
          <w:sz w:val="22"/>
          <w:szCs w:val="22"/>
          <w:lang w:val="en-US"/>
        </w:rPr>
        <w:t xml:space="preserve"> by monitoring synonymous mutations as markers of linkage</w:t>
      </w:r>
      <w:r>
        <w:rPr>
          <w:rFonts w:ascii="Helvetica" w:hAnsi="Helvetica"/>
          <w:color w:val="000000"/>
          <w:sz w:val="22"/>
          <w:szCs w:val="22"/>
          <w:lang w:val="en-US"/>
        </w:rPr>
        <w:t>. However,</w:t>
      </w:r>
      <w:r w:rsidR="00B63C09">
        <w:rPr>
          <w:rFonts w:ascii="Helvetica" w:hAnsi="Helvetica"/>
          <w:color w:val="000000"/>
          <w:sz w:val="22"/>
          <w:szCs w:val="22"/>
          <w:lang w:val="en-US"/>
        </w:rPr>
        <w:t xml:space="preserve"> they do not use balancing sampling and do not test the accuracy on simulated sequences. </w:t>
      </w:r>
      <w:r w:rsidR="00082298">
        <w:rPr>
          <w:rFonts w:ascii="Helvetica" w:hAnsi="Helvetica"/>
          <w:color w:val="000000"/>
          <w:sz w:val="22"/>
          <w:szCs w:val="22"/>
          <w:lang w:val="en-US"/>
        </w:rPr>
        <w:t>As for the replacement of a pairwise correlation to the</w:t>
      </w:r>
      <w:r w:rsidR="00917F60">
        <w:rPr>
          <w:rFonts w:ascii="Helvetica" w:hAnsi="Helvetica"/>
          <w:color w:val="000000"/>
          <w:sz w:val="22"/>
          <w:szCs w:val="22"/>
          <w:lang w:val="en-US"/>
        </w:rPr>
        <w:t xml:space="preserve"> phylogenetic</w:t>
      </w:r>
      <w:r w:rsidR="00082298">
        <w:rPr>
          <w:rFonts w:ascii="Helvetica" w:hAnsi="Helvetica"/>
          <w:color w:val="000000"/>
          <w:sz w:val="22"/>
          <w:szCs w:val="22"/>
          <w:lang w:val="en-US"/>
        </w:rPr>
        <w:t xml:space="preserve"> tree, in itself, it offers little advantage </w:t>
      </w:r>
      <w:del w:id="378" w:author="Microsoft Office User" w:date="2026-05-05T18:36:00Z" w16du:dateUtc="2026-05-05T15:36:00Z">
        <w:r w:rsidR="00082298" w:rsidDel="00D841A1">
          <w:rPr>
            <w:rFonts w:ascii="Helvetica" w:hAnsi="Helvetica"/>
            <w:color w:val="000000"/>
            <w:sz w:val="22"/>
            <w:szCs w:val="22"/>
            <w:lang w:val="en-US"/>
          </w:rPr>
          <w:delText>in this regard</w:delText>
        </w:r>
      </w:del>
      <w:ins w:id="379" w:author="Microsoft Office User" w:date="2026-05-05T18:36:00Z" w16du:dateUtc="2026-05-05T15:36:00Z">
        <w:r w:rsidR="00D841A1">
          <w:rPr>
            <w:rFonts w:ascii="Helvetica" w:hAnsi="Helvetica"/>
            <w:color w:val="000000"/>
            <w:sz w:val="22"/>
            <w:szCs w:val="22"/>
            <w:lang w:val="en-US"/>
          </w:rPr>
          <w:t xml:space="preserve">in canceling linkage effects (see Pedruzzi </w:t>
        </w:r>
      </w:ins>
      <w:ins w:id="380" w:author="Microsoft Office User" w:date="2026-05-05T18:37:00Z" w16du:dateUtc="2026-05-05T15:37:00Z">
        <w:r w:rsidR="00D841A1">
          <w:rPr>
            <w:rFonts w:ascii="Helvetica" w:hAnsi="Helvetica"/>
            <w:color w:val="000000"/>
            <w:sz w:val="22"/>
            <w:szCs w:val="22"/>
            <w:lang w:val="en-US"/>
          </w:rPr>
          <w:t>&amp;</w:t>
        </w:r>
      </w:ins>
      <w:ins w:id="381" w:author="Microsoft Office User" w:date="2026-05-05T18:36:00Z" w16du:dateUtc="2026-05-05T15:36:00Z">
        <w:r w:rsidR="00D841A1">
          <w:rPr>
            <w:rFonts w:ascii="Helvetica" w:hAnsi="Helvetica"/>
            <w:color w:val="000000"/>
            <w:sz w:val="22"/>
            <w:szCs w:val="22"/>
            <w:lang w:val="en-US"/>
          </w:rPr>
          <w:t xml:space="preserve"> Rouzine PL</w:t>
        </w:r>
      </w:ins>
      <w:ins w:id="382" w:author="Microsoft Office User" w:date="2026-05-05T18:37:00Z" w16du:dateUtc="2026-05-05T15:37:00Z">
        <w:r w:rsidR="00D841A1">
          <w:rPr>
            <w:rFonts w:ascii="Helvetica" w:hAnsi="Helvetica"/>
            <w:color w:val="000000"/>
            <w:sz w:val="22"/>
            <w:szCs w:val="22"/>
            <w:lang w:val="en-US"/>
          </w:rPr>
          <w:t>o</w:t>
        </w:r>
      </w:ins>
      <w:ins w:id="383" w:author="Microsoft Office User" w:date="2026-05-05T18:36:00Z" w16du:dateUtc="2026-05-05T15:36:00Z">
        <w:r w:rsidR="00D841A1">
          <w:rPr>
            <w:rFonts w:ascii="Helvetica" w:hAnsi="Helvetica"/>
            <w:color w:val="000000"/>
            <w:sz w:val="22"/>
            <w:szCs w:val="22"/>
            <w:lang w:val="en-US"/>
          </w:rPr>
          <w:t>S ONE 2019)</w:t>
        </w:r>
      </w:ins>
      <w:r w:rsidR="00082298">
        <w:rPr>
          <w:rFonts w:ascii="Helvetica" w:hAnsi="Helvetica"/>
          <w:color w:val="000000"/>
          <w:sz w:val="22"/>
          <w:szCs w:val="22"/>
          <w:lang w:val="en-US"/>
        </w:rPr>
        <w:t xml:space="preserve">. </w:t>
      </w:r>
    </w:p>
    <w:p w14:paraId="5A414DD9" w14:textId="77777777" w:rsidR="00082298" w:rsidRDefault="00082298">
      <w:pPr>
        <w:rPr>
          <w:rFonts w:ascii="Helvetica" w:hAnsi="Helvetica"/>
          <w:color w:val="000000"/>
          <w:sz w:val="22"/>
          <w:szCs w:val="22"/>
          <w:lang w:val="en-US"/>
        </w:rPr>
      </w:pPr>
    </w:p>
    <w:p w14:paraId="0A4660EA" w14:textId="265561B2" w:rsidR="009A1697" w:rsidRDefault="00082298">
      <w:pPr>
        <w:rPr>
          <w:rFonts w:ascii="Helvetica" w:hAnsi="Helvetica"/>
          <w:color w:val="000000"/>
          <w:sz w:val="22"/>
          <w:szCs w:val="22"/>
          <w:lang w:val="en-US"/>
        </w:rPr>
      </w:pPr>
      <w:r>
        <w:rPr>
          <w:rFonts w:ascii="Helvetica" w:hAnsi="Helvetica"/>
          <w:color w:val="000000"/>
          <w:sz w:val="22"/>
          <w:szCs w:val="22"/>
          <w:lang w:val="en-US"/>
        </w:rPr>
        <w:t>To explain it, w</w:t>
      </w:r>
      <w:r w:rsidR="009D7091">
        <w:rPr>
          <w:rFonts w:ascii="Helvetica" w:hAnsi="Helvetica"/>
          <w:color w:val="000000"/>
          <w:sz w:val="22"/>
          <w:szCs w:val="22"/>
          <w:lang w:val="en-US"/>
        </w:rPr>
        <w:t xml:space="preserve">e </w:t>
      </w:r>
      <w:r w:rsidR="00E4451D">
        <w:rPr>
          <w:rFonts w:ascii="Helvetica" w:hAnsi="Helvetica"/>
          <w:color w:val="000000"/>
          <w:sz w:val="22"/>
          <w:szCs w:val="22"/>
          <w:lang w:val="en-US"/>
        </w:rPr>
        <w:t>added to Discussion</w:t>
      </w:r>
      <w:r w:rsidR="003C7B04">
        <w:rPr>
          <w:rFonts w:ascii="Helvetica" w:hAnsi="Helvetica"/>
          <w:color w:val="000000"/>
          <w:sz w:val="22"/>
          <w:szCs w:val="22"/>
          <w:lang w:val="en-US"/>
        </w:rPr>
        <w:t xml:space="preserve"> the following paragraph</w:t>
      </w:r>
      <w:ins w:id="384" w:author="Microsoft Office User" w:date="2026-05-05T18:37:00Z" w16du:dateUtc="2026-05-05T15:37:00Z">
        <w:r w:rsidR="00D841A1">
          <w:rPr>
            <w:rFonts w:ascii="Helvetica" w:hAnsi="Helvetica"/>
            <w:color w:val="000000"/>
            <w:sz w:val="22"/>
            <w:szCs w:val="22"/>
            <w:lang w:val="en-US"/>
          </w:rPr>
          <w:t xml:space="preserve"> (Line 323)</w:t>
        </w:r>
      </w:ins>
      <w:r w:rsidR="00E4451D">
        <w:rPr>
          <w:rFonts w:ascii="Helvetica" w:hAnsi="Helvetica"/>
          <w:color w:val="000000"/>
          <w:sz w:val="22"/>
          <w:szCs w:val="22"/>
          <w:lang w:val="en-US"/>
        </w:rPr>
        <w:t>:</w:t>
      </w:r>
    </w:p>
    <w:p w14:paraId="78D2CC42" w14:textId="77777777" w:rsidR="00EB1D8F" w:rsidRDefault="00EB1D8F">
      <w:pPr>
        <w:rPr>
          <w:rFonts w:ascii="Helvetica" w:hAnsi="Helvetica"/>
          <w:color w:val="000000"/>
          <w:sz w:val="22"/>
          <w:szCs w:val="22"/>
          <w:lang w:val="en-US"/>
        </w:rPr>
      </w:pPr>
    </w:p>
    <w:p w14:paraId="7DE81459" w14:textId="77777777" w:rsidR="00394A37" w:rsidRPr="00394A37" w:rsidRDefault="00394A37">
      <w:pPr>
        <w:ind w:firstLine="720"/>
        <w:jc w:val="both"/>
        <w:rPr>
          <w:ins w:id="385" w:author="ivan4995@gmail.com" w:date="2026-05-05T16:53:00Z"/>
          <w:rFonts w:ascii="Times New Roman" w:eastAsia="Times New Roman" w:hAnsi="Times New Roman" w:cs="Times New Roman"/>
          <w:bCs/>
          <w:sz w:val="20"/>
          <w:szCs w:val="20"/>
          <w:lang w:val="en-US"/>
          <w:rPrChange w:id="386" w:author="ivan4995@gmail.com" w:date="2026-05-05T16:53:00Z">
            <w:rPr>
              <w:ins w:id="387" w:author="ivan4995@gmail.com" w:date="2026-05-05T16:53:00Z"/>
              <w:rFonts w:ascii="Times New Roman" w:eastAsia="Times New Roman" w:hAnsi="Times New Roman" w:cs="Times New Roman"/>
              <w:bCs/>
              <w:lang w:val="en-US"/>
            </w:rPr>
          </w:rPrChange>
        </w:rPr>
        <w:pPrChange w:id="388" w:author="ivan4995@gmail.com" w:date="2026-05-05T16:54:00Z">
          <w:pPr>
            <w:spacing w:line="360" w:lineRule="auto"/>
            <w:ind w:firstLine="720"/>
            <w:jc w:val="both"/>
          </w:pPr>
        </w:pPrChange>
      </w:pPr>
      <w:ins w:id="389" w:author="ivan4995@gmail.com" w:date="2026-05-05T16:53:00Z">
        <w:r w:rsidRPr="00394A37">
          <w:rPr>
            <w:rFonts w:ascii="Times New Roman" w:eastAsia="Times New Roman" w:hAnsi="Times New Roman" w:cs="Times New Roman"/>
            <w:sz w:val="20"/>
            <w:szCs w:val="20"/>
            <w:rPrChange w:id="390" w:author="ivan4995@gmail.com" w:date="2026-05-05T16:53:00Z">
              <w:rPr>
                <w:rFonts w:ascii="Times New Roman" w:eastAsia="Times New Roman" w:hAnsi="Times New Roman" w:cs="Times New Roman"/>
              </w:rPr>
            </w:rPrChange>
          </w:rPr>
          <w:t>Note that the use of tree-based methods does</w:t>
        </w:r>
        <w:r w:rsidRPr="00394A37">
          <w:rPr>
            <w:rFonts w:ascii="Times New Roman" w:eastAsia="Times New Roman" w:hAnsi="Times New Roman" w:cs="Times New Roman"/>
            <w:bCs/>
            <w:sz w:val="20"/>
            <w:szCs w:val="20"/>
            <w:rPrChange w:id="391" w:author="ivan4995@gmail.com" w:date="2026-05-05T16:53:00Z">
              <w:rPr>
                <w:rFonts w:ascii="Times New Roman" w:eastAsia="Times New Roman" w:hAnsi="Times New Roman" w:cs="Times New Roman"/>
                <w:bCs/>
              </w:rPr>
            </w:rPrChange>
          </w:rPr>
          <w:t xml:space="preserve"> not automatically compensate for strong linkage effects. </w:t>
        </w:r>
        <w:r w:rsidRPr="00394A37">
          <w:rPr>
            <w:rFonts w:ascii="Times New Roman" w:eastAsia="Times New Roman" w:hAnsi="Times New Roman" w:cs="Times New Roman"/>
            <w:bCs/>
            <w:sz w:val="20"/>
            <w:szCs w:val="20"/>
            <w:lang w:val="en-US"/>
            <w:rPrChange w:id="392" w:author="ivan4995@gmail.com" w:date="2026-05-05T16:53:00Z">
              <w:rPr>
                <w:rFonts w:ascii="Times New Roman" w:eastAsia="Times New Roman" w:hAnsi="Times New Roman" w:cs="Times New Roman"/>
                <w:bCs/>
                <w:lang w:val="en-US"/>
              </w:rPr>
            </w:rPrChange>
          </w:rPr>
          <w:t xml:space="preserve">This is because, in the absence of sufficiently strong recombination, all sequences in one single population are very similar to their MRCA, and MRCAs for different independent populations are diverging from each other in genetic space. This process was demonstrated to be responsible for strong linkage effects </w:t>
        </w:r>
        <w:r w:rsidRPr="00394A37">
          <w:rPr>
            <w:rFonts w:ascii="Times New Roman" w:eastAsia="Times New Roman" w:hAnsi="Times New Roman" w:cs="Times New Roman"/>
            <w:bCs/>
            <w:sz w:val="20"/>
            <w:szCs w:val="20"/>
            <w:lang w:val="en-US"/>
            <w:rPrChange w:id="393" w:author="ivan4995@gmail.com" w:date="2026-05-05T16:53:00Z">
              <w:rPr>
                <w:rFonts w:ascii="Times New Roman" w:eastAsia="Times New Roman" w:hAnsi="Times New Roman" w:cs="Times New Roman"/>
                <w:bCs/>
                <w:lang w:val="en-US"/>
              </w:rPr>
            </w:rPrChange>
          </w:rPr>
          <w:fldChar w:fldCharType="begin"/>
        </w:r>
        <w:r w:rsidRPr="00394A37">
          <w:rPr>
            <w:rFonts w:ascii="Times New Roman" w:eastAsia="Times New Roman" w:hAnsi="Times New Roman" w:cs="Times New Roman"/>
            <w:bCs/>
            <w:sz w:val="20"/>
            <w:szCs w:val="20"/>
            <w:lang w:val="en-US"/>
            <w:rPrChange w:id="394" w:author="ivan4995@gmail.com" w:date="2026-05-05T16:53:00Z">
              <w:rPr>
                <w:rFonts w:ascii="Times New Roman" w:eastAsia="Times New Roman" w:hAnsi="Times New Roman" w:cs="Times New Roman"/>
                <w:bCs/>
                <w:lang w:val="en-US"/>
              </w:rPr>
            </w:rPrChange>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Pr="00394A37">
          <w:rPr>
            <w:rFonts w:ascii="Times New Roman" w:eastAsia="Times New Roman" w:hAnsi="Times New Roman" w:cs="Times New Roman"/>
            <w:bCs/>
            <w:sz w:val="20"/>
            <w:szCs w:val="20"/>
            <w:lang w:val="en-US"/>
            <w:rPrChange w:id="395" w:author="ivan4995@gmail.com" w:date="2026-05-05T16:53:00Z">
              <w:rPr>
                <w:rFonts w:ascii="Times New Roman" w:eastAsia="Times New Roman" w:hAnsi="Times New Roman" w:cs="Times New Roman"/>
                <w:bCs/>
                <w:lang w:val="en-US"/>
              </w:rPr>
            </w:rPrChange>
          </w:rPr>
          <w:fldChar w:fldCharType="separate"/>
        </w:r>
        <w:r w:rsidRPr="00394A37">
          <w:rPr>
            <w:rFonts w:ascii="Times New Roman" w:eastAsia="Times New Roman" w:hAnsi="Times New Roman" w:cs="Times New Roman"/>
            <w:bCs/>
            <w:noProof/>
            <w:sz w:val="20"/>
            <w:szCs w:val="20"/>
            <w:lang w:val="en-US"/>
            <w:rPrChange w:id="396" w:author="ivan4995@gmail.com" w:date="2026-05-05T16:53:00Z">
              <w:rPr>
                <w:rFonts w:ascii="Times New Roman" w:eastAsia="Times New Roman" w:hAnsi="Times New Roman" w:cs="Times New Roman"/>
                <w:bCs/>
                <w:noProof/>
                <w:lang w:val="en-US"/>
              </w:rPr>
            </w:rPrChange>
          </w:rPr>
          <w:t>[34]</w:t>
        </w:r>
        <w:r w:rsidRPr="00394A37">
          <w:rPr>
            <w:rFonts w:ascii="Times New Roman" w:eastAsia="Times New Roman" w:hAnsi="Times New Roman" w:cs="Times New Roman"/>
            <w:bCs/>
            <w:sz w:val="20"/>
            <w:szCs w:val="20"/>
            <w:lang w:val="en-US"/>
            <w:rPrChange w:id="397" w:author="ivan4995@gmail.com" w:date="2026-05-05T16:53:00Z">
              <w:rPr>
                <w:rFonts w:ascii="Times New Roman" w:eastAsia="Times New Roman" w:hAnsi="Times New Roman" w:cs="Times New Roman"/>
                <w:bCs/>
                <w:lang w:val="en-US"/>
              </w:rPr>
            </w:rPrChange>
          </w:rPr>
          <w:fldChar w:fldCharType="end"/>
        </w:r>
        <w:r w:rsidRPr="00394A37">
          <w:rPr>
            <w:rFonts w:ascii="Times New Roman" w:eastAsia="Times New Roman" w:hAnsi="Times New Roman" w:cs="Times New Roman"/>
            <w:bCs/>
            <w:sz w:val="20"/>
            <w:szCs w:val="20"/>
            <w:lang w:val="en-US"/>
            <w:rPrChange w:id="398" w:author="ivan4995@gmail.com" w:date="2026-05-05T16:53:00Z">
              <w:rPr>
                <w:rFonts w:ascii="Times New Roman" w:eastAsia="Times New Roman" w:hAnsi="Times New Roman" w:cs="Times New Roman"/>
                <w:bCs/>
                <w:lang w:val="en-US"/>
              </w:rPr>
            </w:rPrChange>
          </w:rPr>
          <w:t>. To exclude the effects of linkage, one group</w:t>
        </w:r>
        <w:r w:rsidRPr="00394A37" w:rsidDel="00012969">
          <w:rPr>
            <w:rFonts w:ascii="Times New Roman" w:eastAsia="Times New Roman" w:hAnsi="Times New Roman" w:cs="Times New Roman"/>
            <w:bCs/>
            <w:sz w:val="20"/>
            <w:szCs w:val="20"/>
            <w:lang w:val="en-US"/>
            <w:rPrChange w:id="399" w:author="ivan4995@gmail.com" w:date="2026-05-05T16:53:00Z">
              <w:rPr>
                <w:rFonts w:ascii="Times New Roman" w:eastAsia="Times New Roman" w:hAnsi="Times New Roman" w:cs="Times New Roman"/>
                <w:bCs/>
                <w:lang w:val="en-US"/>
              </w:rPr>
            </w:rPrChange>
          </w:rPr>
          <w:t xml:space="preserve"> </w:t>
        </w:r>
        <w:r w:rsidRPr="00394A37">
          <w:rPr>
            <w:rFonts w:ascii="Times New Roman" w:eastAsia="Times New Roman" w:hAnsi="Times New Roman" w:cs="Times New Roman"/>
            <w:bCs/>
            <w:sz w:val="20"/>
            <w:szCs w:val="20"/>
            <w:lang w:val="en-US"/>
            <w:rPrChange w:id="400" w:author="ivan4995@gmail.com" w:date="2026-05-05T16:53:00Z">
              <w:rPr>
                <w:rFonts w:ascii="Times New Roman" w:eastAsia="Times New Roman" w:hAnsi="Times New Roman" w:cs="Times New Roman"/>
                <w:bCs/>
                <w:lang w:val="en-US"/>
              </w:rPr>
            </w:rPrChange>
          </w:rPr>
          <w:t xml:space="preserve">used synonymous sites as markers of linkage  </w:t>
        </w:r>
        <w:r w:rsidRPr="00394A37">
          <w:rPr>
            <w:rFonts w:ascii="Times New Roman" w:eastAsia="Times New Roman" w:hAnsi="Times New Roman" w:cs="Times New Roman"/>
            <w:bCs/>
            <w:sz w:val="20"/>
            <w:szCs w:val="20"/>
            <w:lang w:val="en-US"/>
            <w:rPrChange w:id="401" w:author="ivan4995@gmail.com" w:date="2026-05-05T16:53:00Z">
              <w:rPr>
                <w:rFonts w:ascii="Times New Roman" w:eastAsia="Times New Roman" w:hAnsi="Times New Roman" w:cs="Times New Roman"/>
                <w:bCs/>
                <w:lang w:val="en-US"/>
              </w:rPr>
            </w:rPrChange>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Pr="00394A37">
          <w:rPr>
            <w:rFonts w:ascii="Times New Roman" w:eastAsia="Times New Roman" w:hAnsi="Times New Roman" w:cs="Times New Roman"/>
            <w:bCs/>
            <w:sz w:val="20"/>
            <w:szCs w:val="20"/>
            <w:lang w:val="en-US"/>
            <w:rPrChange w:id="402" w:author="ivan4995@gmail.com" w:date="2026-05-05T16:53:00Z">
              <w:rPr>
                <w:rFonts w:ascii="Times New Roman" w:eastAsia="Times New Roman" w:hAnsi="Times New Roman" w:cs="Times New Roman"/>
                <w:bCs/>
                <w:lang w:val="en-US"/>
              </w:rPr>
            </w:rPrChange>
          </w:rPr>
          <w:instrText xml:space="preserve"> ADDIN EN.CITE </w:instrText>
        </w:r>
        <w:r w:rsidRPr="00394A37">
          <w:rPr>
            <w:rFonts w:ascii="Times New Roman" w:eastAsia="Times New Roman" w:hAnsi="Times New Roman" w:cs="Times New Roman"/>
            <w:bCs/>
            <w:sz w:val="20"/>
            <w:szCs w:val="20"/>
            <w:lang w:val="en-US"/>
            <w:rPrChange w:id="403" w:author="ivan4995@gmail.com" w:date="2026-05-05T16:53:00Z">
              <w:rPr>
                <w:rFonts w:ascii="Times New Roman" w:eastAsia="Times New Roman" w:hAnsi="Times New Roman" w:cs="Times New Roman"/>
                <w:bCs/>
                <w:lang w:val="en-US"/>
              </w:rPr>
            </w:rPrChange>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Pr="00394A37">
          <w:rPr>
            <w:rFonts w:ascii="Times New Roman" w:eastAsia="Times New Roman" w:hAnsi="Times New Roman" w:cs="Times New Roman"/>
            <w:bCs/>
            <w:sz w:val="20"/>
            <w:szCs w:val="20"/>
            <w:lang w:val="en-US"/>
            <w:rPrChange w:id="404" w:author="ivan4995@gmail.com" w:date="2026-05-05T16:53:00Z">
              <w:rPr>
                <w:rFonts w:ascii="Times New Roman" w:eastAsia="Times New Roman" w:hAnsi="Times New Roman" w:cs="Times New Roman"/>
                <w:bCs/>
                <w:lang w:val="en-US"/>
              </w:rPr>
            </w:rPrChange>
          </w:rPr>
          <w:instrText xml:space="preserve"> ADDIN EN.CITE.DATA </w:instrText>
        </w:r>
        <w:r w:rsidRPr="00C964EB">
          <w:rPr>
            <w:rFonts w:ascii="Times New Roman" w:eastAsia="Times New Roman" w:hAnsi="Times New Roman" w:cs="Times New Roman"/>
            <w:bCs/>
            <w:sz w:val="20"/>
            <w:szCs w:val="20"/>
            <w:lang w:val="en-US"/>
          </w:rPr>
        </w:r>
        <w:r w:rsidRPr="00394A37">
          <w:rPr>
            <w:rFonts w:ascii="Times New Roman" w:eastAsia="Times New Roman" w:hAnsi="Times New Roman" w:cs="Times New Roman"/>
            <w:bCs/>
            <w:sz w:val="20"/>
            <w:szCs w:val="20"/>
            <w:lang w:val="en-US"/>
            <w:rPrChange w:id="405" w:author="ivan4995@gmail.com" w:date="2026-05-05T16:53:00Z">
              <w:rPr>
                <w:rFonts w:ascii="Times New Roman" w:eastAsia="Times New Roman" w:hAnsi="Times New Roman" w:cs="Times New Roman"/>
                <w:bCs/>
                <w:lang w:val="en-US"/>
              </w:rPr>
            </w:rPrChange>
          </w:rPr>
          <w:fldChar w:fldCharType="end"/>
        </w:r>
        <w:r w:rsidRPr="00C964EB">
          <w:rPr>
            <w:rFonts w:ascii="Times New Roman" w:eastAsia="Times New Roman" w:hAnsi="Times New Roman" w:cs="Times New Roman"/>
            <w:bCs/>
            <w:sz w:val="20"/>
            <w:szCs w:val="20"/>
            <w:lang w:val="en-US"/>
          </w:rPr>
        </w:r>
        <w:r w:rsidRPr="00394A37">
          <w:rPr>
            <w:rFonts w:ascii="Times New Roman" w:eastAsia="Times New Roman" w:hAnsi="Times New Roman" w:cs="Times New Roman"/>
            <w:bCs/>
            <w:sz w:val="20"/>
            <w:szCs w:val="20"/>
            <w:lang w:val="en-US"/>
            <w:rPrChange w:id="406" w:author="ivan4995@gmail.com" w:date="2026-05-05T16:53:00Z">
              <w:rPr>
                <w:rFonts w:ascii="Times New Roman" w:eastAsia="Times New Roman" w:hAnsi="Times New Roman" w:cs="Times New Roman"/>
                <w:bCs/>
                <w:lang w:val="en-US"/>
              </w:rPr>
            </w:rPrChange>
          </w:rPr>
          <w:fldChar w:fldCharType="separate"/>
        </w:r>
        <w:r w:rsidRPr="00394A37">
          <w:rPr>
            <w:rFonts w:ascii="Times New Roman" w:eastAsia="Times New Roman" w:hAnsi="Times New Roman" w:cs="Times New Roman"/>
            <w:bCs/>
            <w:noProof/>
            <w:sz w:val="20"/>
            <w:szCs w:val="20"/>
            <w:lang w:val="en-US"/>
            <w:rPrChange w:id="407" w:author="ivan4995@gmail.com" w:date="2026-05-05T16:53:00Z">
              <w:rPr>
                <w:rFonts w:ascii="Times New Roman" w:eastAsia="Times New Roman" w:hAnsi="Times New Roman" w:cs="Times New Roman"/>
                <w:bCs/>
                <w:noProof/>
                <w:lang w:val="en-US"/>
              </w:rPr>
            </w:rPrChange>
          </w:rPr>
          <w:t>[37, 38]</w:t>
        </w:r>
        <w:r w:rsidRPr="00394A37">
          <w:rPr>
            <w:rFonts w:ascii="Times New Roman" w:eastAsia="Times New Roman" w:hAnsi="Times New Roman" w:cs="Times New Roman"/>
            <w:bCs/>
            <w:sz w:val="20"/>
            <w:szCs w:val="20"/>
            <w:lang w:val="en-US"/>
            <w:rPrChange w:id="408" w:author="ivan4995@gmail.com" w:date="2026-05-05T16:53:00Z">
              <w:rPr>
                <w:rFonts w:ascii="Times New Roman" w:eastAsia="Times New Roman" w:hAnsi="Times New Roman" w:cs="Times New Roman"/>
                <w:bCs/>
                <w:lang w:val="en-US"/>
              </w:rPr>
            </w:rPrChange>
          </w:rPr>
          <w:fldChar w:fldCharType="end"/>
        </w:r>
        <w:r w:rsidRPr="00394A37">
          <w:rPr>
            <w:rFonts w:ascii="Times New Roman" w:eastAsia="Times New Roman" w:hAnsi="Times New Roman" w:cs="Times New Roman"/>
            <w:bCs/>
            <w:sz w:val="20"/>
            <w:szCs w:val="20"/>
            <w:lang w:val="en-US"/>
            <w:rPrChange w:id="409" w:author="ivan4995@gmail.com" w:date="2026-05-05T16:53:00Z">
              <w:rPr>
                <w:rFonts w:ascii="Times New Roman" w:eastAsia="Times New Roman" w:hAnsi="Times New Roman" w:cs="Times New Roman"/>
                <w:bCs/>
                <w:lang w:val="en-US"/>
              </w:rPr>
            </w:rPrChange>
          </w:rPr>
          <w:t xml:space="preserve">. However, the accuracy of this method was not tested in simulation. </w:t>
        </w:r>
      </w:ins>
    </w:p>
    <w:p w14:paraId="764380B9" w14:textId="57787F31" w:rsidR="00082298" w:rsidRPr="00082298" w:rsidDel="00394A37" w:rsidRDefault="00082298" w:rsidP="00082298">
      <w:pPr>
        <w:rPr>
          <w:del w:id="410" w:author="ivan4995@gmail.com" w:date="2026-05-05T16:53:00Z"/>
          <w:rFonts w:ascii="Times New Roman" w:eastAsia="Times New Roman" w:hAnsi="Times New Roman" w:cs="Times New Roman"/>
          <w:bCs/>
          <w:sz w:val="20"/>
          <w:szCs w:val="20"/>
          <w:lang w:val="en-US"/>
        </w:rPr>
      </w:pPr>
      <w:del w:id="411" w:author="ivan4995@gmail.com" w:date="2026-05-05T16:53:00Z">
        <w:r w:rsidRPr="00082298" w:rsidDel="00394A37">
          <w:rPr>
            <w:rFonts w:ascii="Times New Roman" w:eastAsia="Times New Roman" w:hAnsi="Times New Roman" w:cs="Times New Roman"/>
            <w:bCs/>
            <w:sz w:val="20"/>
            <w:szCs w:val="20"/>
            <w:lang w:val="en-US"/>
          </w:rPr>
          <w:delText xml:space="preserve">Note that the use of tree-based methods instead of pairwise correlations </w:delText>
        </w:r>
        <w:r w:rsidRPr="00082298" w:rsidDel="00394A37">
          <w:rPr>
            <w:rFonts w:ascii="Times New Roman" w:eastAsia="Times New Roman" w:hAnsi="Times New Roman" w:cs="Times New Roman"/>
            <w:bCs/>
            <w:sz w:val="20"/>
            <w:szCs w:val="20"/>
          </w:rPr>
          <w:fldChar w:fldCharType="begin">
            <w:fldData xml:space="preserve">PEVuZE5vdGU+PENpdGU+PEF1dGhvcj5LcnlhemhpbXNraXk8L0F1dGhvcj48WWVhcj4yMDExPC9Z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</w:fldData>
          </w:fldChar>
        </w:r>
        <w:r w:rsidRPr="00082298" w:rsidDel="00394A37">
          <w:rPr>
            <w:rFonts w:ascii="Times New Roman" w:eastAsia="Times New Roman" w:hAnsi="Times New Roman" w:cs="Times New Roman"/>
            <w:bCs/>
            <w:sz w:val="20"/>
            <w:szCs w:val="20"/>
          </w:rPr>
          <w:delInstrText xml:space="preserve"> ADDIN EN.CITE </w:delInstrText>
        </w:r>
        <w:r w:rsidRPr="00082298" w:rsidDel="00394A37">
          <w:rPr>
            <w:rFonts w:ascii="Times New Roman" w:eastAsia="Times New Roman" w:hAnsi="Times New Roman" w:cs="Times New Roman"/>
            <w:bCs/>
            <w:sz w:val="20"/>
            <w:szCs w:val="20"/>
          </w:rPr>
          <w:fldChar w:fldCharType="begin">
            <w:fldData xml:space="preserve">PEVuZE5vdGU+PENpdGU+PEF1dGhvcj5LcnlhemhpbXNraXk8L0F1dGhvcj48WWVhcj4yMDExPC9Z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</w:fldData>
          </w:fldChar>
        </w:r>
        <w:r w:rsidRPr="00082298" w:rsidDel="00394A37">
          <w:rPr>
            <w:rFonts w:ascii="Times New Roman" w:eastAsia="Times New Roman" w:hAnsi="Times New Roman" w:cs="Times New Roman"/>
            <w:bCs/>
            <w:sz w:val="20"/>
            <w:szCs w:val="20"/>
          </w:rPr>
          <w:delInstrText xml:space="preserve"> ADDIN EN.CITE.DATA </w:delInstrText>
        </w:r>
        <w:r w:rsidRPr="00082298" w:rsidDel="00394A37">
          <w:rPr>
            <w:rFonts w:ascii="Times New Roman" w:eastAsia="Times New Roman" w:hAnsi="Times New Roman" w:cs="Times New Roman"/>
            <w:bCs/>
            <w:sz w:val="20"/>
            <w:szCs w:val="20"/>
            <w:lang w:val="en-US"/>
          </w:rPr>
        </w:r>
        <w:r w:rsidRPr="00082298" w:rsidDel="00394A37">
          <w:rPr>
            <w:rFonts w:ascii="Times New Roman" w:eastAsia="Times New Roman" w:hAnsi="Times New Roman" w:cs="Times New Roman"/>
            <w:bCs/>
            <w:sz w:val="20"/>
            <w:szCs w:val="20"/>
            <w:lang w:val="en-US"/>
          </w:rPr>
          <w:fldChar w:fldCharType="end"/>
        </w:r>
        <w:r w:rsidRPr="00082298" w:rsidDel="00394A37">
          <w:rPr>
            <w:rFonts w:ascii="Times New Roman" w:eastAsia="Times New Roman" w:hAnsi="Times New Roman" w:cs="Times New Roman"/>
            <w:bCs/>
            <w:sz w:val="20"/>
            <w:szCs w:val="20"/>
          </w:rPr>
        </w:r>
        <w:r w:rsidRPr="00082298" w:rsidDel="00394A37">
          <w:rPr>
            <w:rFonts w:ascii="Times New Roman" w:eastAsia="Times New Roman" w:hAnsi="Times New Roman" w:cs="Times New Roman"/>
            <w:bCs/>
            <w:sz w:val="20"/>
            <w:szCs w:val="20"/>
          </w:rPr>
          <w:fldChar w:fldCharType="separate"/>
        </w:r>
        <w:r w:rsidRPr="00082298" w:rsidDel="00394A37">
          <w:rPr>
            <w:rFonts w:ascii="Times New Roman" w:eastAsia="Times New Roman" w:hAnsi="Times New Roman" w:cs="Times New Roman"/>
            <w:bCs/>
            <w:sz w:val="20"/>
            <w:szCs w:val="20"/>
          </w:rPr>
          <w:delText>[39, 40]</w:delText>
        </w:r>
        <w:r w:rsidRPr="00082298" w:rsidDel="00394A37">
          <w:rPr>
            <w:rFonts w:ascii="Times New Roman" w:eastAsia="Times New Roman" w:hAnsi="Times New Roman" w:cs="Times New Roman"/>
            <w:bCs/>
            <w:sz w:val="20"/>
            <w:szCs w:val="20"/>
            <w:lang w:val="en-US"/>
          </w:rPr>
          <w:fldChar w:fldCharType="end"/>
        </w:r>
        <w:r w:rsidRPr="00082298" w:rsidDel="00394A37">
          <w:rPr>
            <w:rFonts w:ascii="Times New Roman" w:eastAsia="Times New Roman" w:hAnsi="Times New Roman" w:cs="Times New Roman"/>
            <w:bCs/>
            <w:sz w:val="20"/>
            <w:szCs w:val="20"/>
          </w:rPr>
          <w:delText xml:space="preserve"> does not automatically compensates for strong linkage effects. </w:delText>
        </w:r>
        <w:r w:rsidRPr="00082298" w:rsidDel="00394A37">
          <w:rPr>
            <w:rFonts w:ascii="Times New Roman" w:eastAsia="Times New Roman" w:hAnsi="Times New Roman" w:cs="Times New Roman"/>
            <w:bCs/>
            <w:sz w:val="20"/>
            <w:szCs w:val="20"/>
            <w:lang w:val="en-US"/>
          </w:rPr>
          <w:delText xml:space="preserve">This is because, in the absence of sufficiently strong recombination, all sequences in one single population are very similar to their MRCA, and MRCAs for different independent populations are diverging from each other in genetic space. This process was demonstrated to be responsible for strong linkage effects </w:delText>
        </w:r>
        <w:r w:rsidRPr="00082298" w:rsidDel="00394A37">
          <w:rPr>
            <w:rFonts w:ascii="Times New Roman" w:eastAsia="Times New Roman" w:hAnsi="Times New Roman" w:cs="Times New Roman"/>
            <w:bCs/>
            <w:sz w:val="20"/>
            <w:szCs w:val="20"/>
            <w:lang w:val="en-US"/>
          </w:rPr>
          <w:fldChar w:fldCharType="begin"/>
        </w:r>
        <w:r w:rsidRPr="00082298" w:rsidDel="00394A37">
          <w:rPr>
            <w:rFonts w:ascii="Times New Roman" w:eastAsia="Times New Roman" w:hAnsi="Times New Roman" w:cs="Times New Roman"/>
            <w:bCs/>
            <w:sz w:val="20"/>
            <w:szCs w:val="20"/>
            <w:lang w:val="en-US"/>
          </w:rPr>
          <w:delInstrText xml:space="preserve"> ADDIN EN.CITE &lt;EndNote&gt;&lt;Cite&gt;&lt;Author&gt;Pedruzzi&lt;/Author&gt;&lt;Year&gt;2019&lt;/Year&gt;&lt;RecNum&gt;202&lt;/RecNum&gt;&lt;DisplayText&gt;[36]&lt;/DisplayText&gt;&lt;record&gt;&lt;rec-number&gt;202&lt;/rec-number&gt;&lt;foreign-keys&gt;&lt;key app="EN" db-id="desw09ddppdzr8ezzrk555vktr0505dpx2av" timestamp="1621686177"&gt;202&lt;/key&gt;&lt;/foreign-keys&gt;&lt;ref-type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delInstrText>
        </w:r>
        <w:r w:rsidRPr="00082298" w:rsidDel="00394A37">
          <w:rPr>
            <w:rFonts w:ascii="Times New Roman" w:eastAsia="Times New Roman" w:hAnsi="Times New Roman" w:cs="Times New Roman"/>
            <w:bCs/>
            <w:sz w:val="20"/>
            <w:szCs w:val="20"/>
            <w:lang w:val="en-US"/>
          </w:rPr>
          <w:fldChar w:fldCharType="separate"/>
        </w:r>
        <w:r w:rsidRPr="00082298" w:rsidDel="00394A37">
          <w:rPr>
            <w:rFonts w:ascii="Times New Roman" w:eastAsia="Times New Roman" w:hAnsi="Times New Roman" w:cs="Times New Roman"/>
            <w:bCs/>
            <w:sz w:val="20"/>
            <w:szCs w:val="20"/>
            <w:lang w:val="en-US"/>
          </w:rPr>
          <w:delText>[36]</w:delText>
        </w:r>
        <w:r w:rsidRPr="00082298" w:rsidDel="00394A37">
          <w:rPr>
            <w:rFonts w:ascii="Times New Roman" w:eastAsia="Times New Roman" w:hAnsi="Times New Roman" w:cs="Times New Roman"/>
            <w:bCs/>
            <w:sz w:val="20"/>
            <w:szCs w:val="20"/>
            <w:lang w:val="en-US"/>
          </w:rPr>
          <w:fldChar w:fldCharType="end"/>
        </w:r>
        <w:r w:rsidRPr="00082298" w:rsidDel="00394A37">
          <w:rPr>
            <w:rFonts w:ascii="Times New Roman" w:eastAsia="Times New Roman" w:hAnsi="Times New Roman" w:cs="Times New Roman"/>
            <w:bCs/>
            <w:sz w:val="20"/>
            <w:szCs w:val="20"/>
            <w:lang w:val="en-US"/>
          </w:rPr>
          <w:delText xml:space="preserve">. While the studies </w:delText>
        </w:r>
        <w:r w:rsidRPr="00082298" w:rsidDel="00394A37">
          <w:rPr>
            <w:rFonts w:ascii="Times New Roman" w:eastAsia="Times New Roman" w:hAnsi="Times New Roman" w:cs="Times New Roman"/>
            <w:bCs/>
            <w:sz w:val="20"/>
            <w:szCs w:val="20"/>
          </w:rPr>
          <w:fldChar w:fldCharType="begin">
            <w:fldData xml:space="preserve">PEVuZE5vdGU+PENpdGU+PEF1dGhvcj5LcnlhemhpbXNraXk8L0F1dGhvcj48WWVhcj4yMDExPC9Z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</w:fldData>
          </w:fldChar>
        </w:r>
        <w:r w:rsidRPr="00082298" w:rsidDel="00394A37">
          <w:rPr>
            <w:rFonts w:ascii="Times New Roman" w:eastAsia="Times New Roman" w:hAnsi="Times New Roman" w:cs="Times New Roman"/>
            <w:bCs/>
            <w:sz w:val="20"/>
            <w:szCs w:val="20"/>
          </w:rPr>
          <w:delInstrText xml:space="preserve"> ADDIN EN.CITE </w:delInstrText>
        </w:r>
        <w:r w:rsidRPr="00082298" w:rsidDel="00394A37">
          <w:rPr>
            <w:rFonts w:ascii="Times New Roman" w:eastAsia="Times New Roman" w:hAnsi="Times New Roman" w:cs="Times New Roman"/>
            <w:bCs/>
            <w:sz w:val="20"/>
            <w:szCs w:val="20"/>
          </w:rPr>
          <w:fldChar w:fldCharType="begin">
            <w:fldData xml:space="preserve">PEVuZE5vdGU+PENpdGU+PEF1dGhvcj5LcnlhemhpbXNraXk8L0F1dGhvcj48WWVhcj4yMDExPC9Z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</w:fldData>
          </w:fldChar>
        </w:r>
        <w:r w:rsidRPr="00082298" w:rsidDel="00394A37">
          <w:rPr>
            <w:rFonts w:ascii="Times New Roman" w:eastAsia="Times New Roman" w:hAnsi="Times New Roman" w:cs="Times New Roman"/>
            <w:bCs/>
            <w:sz w:val="20"/>
            <w:szCs w:val="20"/>
          </w:rPr>
          <w:delInstrText xml:space="preserve"> ADDIN EN.CITE.DATA </w:delInstrText>
        </w:r>
        <w:r w:rsidRPr="00082298" w:rsidDel="00394A37">
          <w:rPr>
            <w:rFonts w:ascii="Times New Roman" w:eastAsia="Times New Roman" w:hAnsi="Times New Roman" w:cs="Times New Roman"/>
            <w:bCs/>
            <w:sz w:val="20"/>
            <w:szCs w:val="20"/>
            <w:lang w:val="en-US"/>
          </w:rPr>
        </w:r>
        <w:r w:rsidRPr="00082298" w:rsidDel="00394A37">
          <w:rPr>
            <w:rFonts w:ascii="Times New Roman" w:eastAsia="Times New Roman" w:hAnsi="Times New Roman" w:cs="Times New Roman"/>
            <w:bCs/>
            <w:sz w:val="20"/>
            <w:szCs w:val="20"/>
            <w:lang w:val="en-US"/>
          </w:rPr>
          <w:fldChar w:fldCharType="end"/>
        </w:r>
        <w:r w:rsidRPr="00082298" w:rsidDel="00394A37">
          <w:rPr>
            <w:rFonts w:ascii="Times New Roman" w:eastAsia="Times New Roman" w:hAnsi="Times New Roman" w:cs="Times New Roman"/>
            <w:bCs/>
            <w:sz w:val="20"/>
            <w:szCs w:val="20"/>
          </w:rPr>
        </w:r>
        <w:r w:rsidRPr="00082298" w:rsidDel="00394A37">
          <w:rPr>
            <w:rFonts w:ascii="Times New Roman" w:eastAsia="Times New Roman" w:hAnsi="Times New Roman" w:cs="Times New Roman"/>
            <w:bCs/>
            <w:sz w:val="20"/>
            <w:szCs w:val="20"/>
          </w:rPr>
          <w:fldChar w:fldCharType="separate"/>
        </w:r>
        <w:r w:rsidRPr="00082298" w:rsidDel="00394A37">
          <w:rPr>
            <w:rFonts w:ascii="Times New Roman" w:eastAsia="Times New Roman" w:hAnsi="Times New Roman" w:cs="Times New Roman"/>
            <w:bCs/>
            <w:sz w:val="20"/>
            <w:szCs w:val="20"/>
          </w:rPr>
          <w:delText>[39, 40]</w:delText>
        </w:r>
        <w:r w:rsidRPr="00082298" w:rsidDel="00394A37">
          <w:rPr>
            <w:rFonts w:ascii="Times New Roman" w:eastAsia="Times New Roman" w:hAnsi="Times New Roman" w:cs="Times New Roman"/>
            <w:bCs/>
            <w:sz w:val="20"/>
            <w:szCs w:val="20"/>
            <w:lang w:val="en-US"/>
          </w:rPr>
          <w:fldChar w:fldCharType="end"/>
        </w:r>
        <w:r w:rsidRPr="00082298" w:rsidDel="00394A37">
          <w:rPr>
            <w:rFonts w:ascii="Times New Roman" w:eastAsia="Times New Roman" w:hAnsi="Times New Roman" w:cs="Times New Roman"/>
            <w:bCs/>
            <w:sz w:val="20"/>
            <w:szCs w:val="20"/>
          </w:rPr>
          <w:delText xml:space="preserve"> </w:delText>
        </w:r>
        <w:r w:rsidRPr="00082298" w:rsidDel="00394A37">
          <w:rPr>
            <w:rFonts w:ascii="Times New Roman" w:eastAsia="Times New Roman" w:hAnsi="Times New Roman" w:cs="Times New Roman"/>
            <w:bCs/>
            <w:sz w:val="20"/>
            <w:szCs w:val="20"/>
            <w:lang w:val="en-US"/>
          </w:rPr>
          <w:delText xml:space="preserve">also use conditional correlations (synonymous sites) as markers of linkage, the accuracy of their method is not tested in simulation. </w:delText>
        </w:r>
      </w:del>
    </w:p>
    <w:p w14:paraId="780AA517" w14:textId="77777777" w:rsidR="0069296F" w:rsidRDefault="0069296F">
      <w:pPr>
        <w:rPr>
          <w:rFonts w:ascii="Helvetica" w:hAnsi="Helvetica"/>
          <w:color w:val="000000"/>
          <w:sz w:val="22"/>
          <w:szCs w:val="22"/>
          <w:lang w:val="en-US"/>
        </w:rPr>
      </w:pPr>
    </w:p>
    <w:p w14:paraId="5CB8E4B6" w14:textId="77777777" w:rsidR="00EB1D8F" w:rsidRPr="003552A3" w:rsidRDefault="00EB1D8F" w:rsidP="00EB1D8F">
      <w:pPr>
        <w:rPr>
          <w:rStyle w:val="apple-converted-space"/>
          <w:rFonts w:ascii="Helvetica" w:hAnsi="Helvetica"/>
          <w:b/>
          <w:color w:val="000000"/>
          <w:sz w:val="22"/>
          <w:szCs w:val="22"/>
          <w:shd w:val="clear" w:color="auto" w:fill="FFFFFF"/>
        </w:rPr>
      </w:pPr>
      <w:r w:rsidRPr="003552A3">
        <w:rPr>
          <w:rFonts w:ascii="Helvetica" w:hAnsi="Helvetica"/>
          <w:b/>
          <w:color w:val="000000"/>
          <w:sz w:val="22"/>
          <w:szCs w:val="22"/>
          <w:shd w:val="clear" w:color="auto" w:fill="FFFFFF"/>
        </w:rPr>
        <w:t>These can be applied to very large datasets and should extract all available information from the data.</w:t>
      </w:r>
      <w:r w:rsidRPr="003552A3">
        <w:rPr>
          <w:rStyle w:val="apple-converted-space"/>
          <w:rFonts w:ascii="Helvetica" w:hAnsi="Helvetica"/>
          <w:b/>
          <w:color w:val="000000"/>
          <w:sz w:val="22"/>
          <w:szCs w:val="22"/>
          <w:shd w:val="clear" w:color="auto" w:fill="FFFFFF"/>
        </w:rPr>
        <w:t> </w:t>
      </w:r>
    </w:p>
    <w:p w14:paraId="05DF25C7" w14:textId="77777777" w:rsidR="00EB1D8F" w:rsidRPr="00EB1D8F" w:rsidRDefault="00EB1D8F">
      <w:pPr>
        <w:rPr>
          <w:rFonts w:ascii="Helvetica" w:hAnsi="Helvetica"/>
          <w:color w:val="000000"/>
          <w:sz w:val="22"/>
          <w:szCs w:val="22"/>
        </w:rPr>
      </w:pPr>
    </w:p>
    <w:p w14:paraId="2C3F7146" w14:textId="77758575" w:rsidR="00761C88" w:rsidRPr="00216930" w:rsidRDefault="00DE32E6">
      <w:pPr>
        <w:rPr>
          <w:rFonts w:ascii="Helvetica" w:hAnsi="Helvetica"/>
          <w:color w:val="000000"/>
          <w:sz w:val="22"/>
          <w:szCs w:val="22"/>
        </w:rPr>
      </w:pPr>
      <w:r w:rsidRPr="00216930">
        <w:rPr>
          <w:rFonts w:ascii="Helvetica" w:hAnsi="Helvetica"/>
          <w:color w:val="000000"/>
          <w:sz w:val="22"/>
          <w:szCs w:val="22"/>
        </w:rPr>
        <w:t>Potentially,</w:t>
      </w:r>
      <w:r w:rsidR="00761C88" w:rsidRPr="00216930">
        <w:rPr>
          <w:rFonts w:ascii="Helvetica" w:hAnsi="Helvetica"/>
          <w:color w:val="000000"/>
          <w:sz w:val="22"/>
          <w:szCs w:val="22"/>
        </w:rPr>
        <w:t xml:space="preserve"> </w:t>
      </w:r>
      <w:r w:rsidR="00775FBA" w:rsidRPr="00216930">
        <w:rPr>
          <w:rFonts w:ascii="Helvetica" w:hAnsi="Helvetica"/>
          <w:color w:val="000000"/>
          <w:sz w:val="22"/>
          <w:szCs w:val="22"/>
        </w:rPr>
        <w:t>it can be done</w:t>
      </w:r>
      <w:r w:rsidRPr="00216930">
        <w:rPr>
          <w:rFonts w:ascii="Helvetica" w:hAnsi="Helvetica"/>
          <w:color w:val="000000"/>
          <w:sz w:val="22"/>
          <w:szCs w:val="22"/>
        </w:rPr>
        <w:t>, provided the</w:t>
      </w:r>
      <w:r w:rsidR="0096356A" w:rsidRPr="00216930">
        <w:rPr>
          <w:rFonts w:ascii="Helvetica" w:hAnsi="Helvetica"/>
          <w:color w:val="000000"/>
          <w:sz w:val="22"/>
          <w:szCs w:val="22"/>
        </w:rPr>
        <w:t xml:space="preserve"> authors of that </w:t>
      </w:r>
      <w:r w:rsidR="00F3110B">
        <w:rPr>
          <w:rFonts w:ascii="Helvetica" w:hAnsi="Helvetica"/>
          <w:color w:val="000000"/>
          <w:sz w:val="22"/>
          <w:szCs w:val="22"/>
        </w:rPr>
        <w:t>future</w:t>
      </w:r>
      <w:r w:rsidR="0096356A" w:rsidRPr="00216930">
        <w:rPr>
          <w:rFonts w:ascii="Helvetica" w:hAnsi="Helvetica"/>
          <w:color w:val="000000"/>
          <w:sz w:val="22"/>
          <w:szCs w:val="22"/>
        </w:rPr>
        <w:t xml:space="preserve"> work use</w:t>
      </w:r>
      <w:r w:rsidRPr="00216930">
        <w:rPr>
          <w:rFonts w:ascii="Helvetica" w:hAnsi="Helvetica"/>
          <w:color w:val="000000"/>
          <w:sz w:val="22"/>
          <w:szCs w:val="22"/>
        </w:rPr>
        <w:t xml:space="preserve"> </w:t>
      </w:r>
      <w:r w:rsidR="00761C88" w:rsidRPr="00216930">
        <w:rPr>
          <w:rFonts w:ascii="Helvetica" w:hAnsi="Helvetica"/>
          <w:bCs/>
          <w:color w:val="000000"/>
          <w:sz w:val="22"/>
          <w:szCs w:val="22"/>
          <w:shd w:val="clear" w:color="auto" w:fill="FFFFFF"/>
          <w:lang w:val="en-US"/>
        </w:rPr>
        <w:t>balanced averaging</w:t>
      </w:r>
      <w:r w:rsidRPr="00216930">
        <w:rPr>
          <w:rFonts w:ascii="Helvetica" w:hAnsi="Helvetica"/>
          <w:bCs/>
          <w:color w:val="000000"/>
          <w:sz w:val="22"/>
          <w:szCs w:val="22"/>
          <w:shd w:val="clear" w:color="auto" w:fill="FFFFFF"/>
          <w:lang w:val="en-US"/>
        </w:rPr>
        <w:t xml:space="preserve"> </w:t>
      </w:r>
      <w:r w:rsidR="0096356A" w:rsidRPr="00216930">
        <w:rPr>
          <w:rFonts w:ascii="Helvetica" w:hAnsi="Helvetica"/>
          <w:bCs/>
          <w:color w:val="000000"/>
          <w:sz w:val="22"/>
          <w:szCs w:val="22"/>
          <w:shd w:val="clear" w:color="auto" w:fill="FFFFFF"/>
          <w:lang w:val="en-US"/>
        </w:rPr>
        <w:t xml:space="preserve">over data </w:t>
      </w:r>
      <w:r w:rsidR="00761C88" w:rsidRPr="00216930">
        <w:rPr>
          <w:rFonts w:ascii="Helvetica" w:hAnsi="Helvetica"/>
          <w:bCs/>
          <w:color w:val="000000"/>
          <w:sz w:val="22"/>
          <w:szCs w:val="22"/>
          <w:shd w:val="clear" w:color="auto" w:fill="FFFFFF"/>
          <w:lang w:val="en-US"/>
        </w:rPr>
        <w:t>and test</w:t>
      </w:r>
      <w:r w:rsidR="00775FBA" w:rsidRPr="00216930">
        <w:rPr>
          <w:rFonts w:ascii="Helvetica" w:hAnsi="Helvetica"/>
          <w:bCs/>
          <w:color w:val="000000"/>
          <w:sz w:val="22"/>
          <w:szCs w:val="22"/>
          <w:shd w:val="clear" w:color="auto" w:fill="FFFFFF"/>
          <w:lang w:val="en-US"/>
        </w:rPr>
        <w:t xml:space="preserve"> for </w:t>
      </w:r>
      <w:r w:rsidR="0096356A" w:rsidRPr="00216930">
        <w:rPr>
          <w:rFonts w:ascii="Helvetica" w:hAnsi="Helvetica"/>
          <w:bCs/>
          <w:color w:val="000000"/>
          <w:sz w:val="22"/>
          <w:szCs w:val="22"/>
          <w:shd w:val="clear" w:color="auto" w:fill="FFFFFF"/>
          <w:lang w:val="en-US"/>
        </w:rPr>
        <w:t xml:space="preserve">the </w:t>
      </w:r>
      <w:r w:rsidR="00775FBA" w:rsidRPr="00216930">
        <w:rPr>
          <w:rFonts w:ascii="Helvetica" w:hAnsi="Helvetica"/>
          <w:bCs/>
          <w:color w:val="000000"/>
          <w:sz w:val="22"/>
          <w:szCs w:val="22"/>
          <w:shd w:val="clear" w:color="auto" w:fill="FFFFFF"/>
          <w:lang w:val="en-US"/>
        </w:rPr>
        <w:t>accurac</w:t>
      </w:r>
      <w:r w:rsidR="0096356A" w:rsidRPr="00216930">
        <w:rPr>
          <w:rFonts w:ascii="Helvetica" w:hAnsi="Helvetica"/>
          <w:bCs/>
          <w:color w:val="000000"/>
          <w:sz w:val="22"/>
          <w:szCs w:val="22"/>
          <w:shd w:val="clear" w:color="auto" w:fill="FFFFFF"/>
          <w:lang w:val="en-US"/>
        </w:rPr>
        <w:t>y</w:t>
      </w:r>
      <w:r w:rsidR="00DC4164">
        <w:rPr>
          <w:rFonts w:ascii="Helvetica" w:hAnsi="Helvetica"/>
          <w:bCs/>
          <w:color w:val="000000"/>
          <w:sz w:val="22"/>
          <w:szCs w:val="22"/>
          <w:shd w:val="clear" w:color="auto" w:fill="FFFFFF"/>
          <w:lang w:val="en-US"/>
        </w:rPr>
        <w:t xml:space="preserve"> by simulation</w:t>
      </w:r>
      <w:r w:rsidR="0096356A" w:rsidRPr="00216930">
        <w:rPr>
          <w:rFonts w:ascii="Helvetica" w:hAnsi="Helvetica"/>
          <w:bCs/>
          <w:color w:val="000000"/>
          <w:sz w:val="22"/>
          <w:szCs w:val="22"/>
          <w:shd w:val="clear" w:color="auto" w:fill="FFFFFF"/>
          <w:lang w:val="en-US"/>
        </w:rPr>
        <w:t>, as we do</w:t>
      </w:r>
      <w:r w:rsidR="009143F3" w:rsidRPr="00216930">
        <w:rPr>
          <w:rFonts w:ascii="Helvetica" w:hAnsi="Helvetica"/>
          <w:bCs/>
          <w:color w:val="000000"/>
          <w:sz w:val="22"/>
          <w:szCs w:val="22"/>
          <w:shd w:val="clear" w:color="auto" w:fill="FFFFFF"/>
          <w:lang w:val="en-US"/>
        </w:rPr>
        <w:t>.</w:t>
      </w:r>
      <w:r w:rsidR="00B84398" w:rsidRPr="00216930">
        <w:rPr>
          <w:rFonts w:ascii="Helvetica" w:hAnsi="Helvetica"/>
          <w:bCs/>
          <w:color w:val="000000"/>
          <w:sz w:val="22"/>
          <w:szCs w:val="22"/>
          <w:shd w:val="clear" w:color="auto" w:fill="FFFFFF"/>
          <w:lang w:val="en-US"/>
        </w:rPr>
        <w:t xml:space="preserve"> </w:t>
      </w:r>
      <w:r w:rsidR="003621B2">
        <w:rPr>
          <w:rFonts w:ascii="Helvetica" w:hAnsi="Helvetica"/>
          <w:bCs/>
          <w:color w:val="000000"/>
          <w:sz w:val="22"/>
          <w:szCs w:val="22"/>
          <w:shd w:val="clear" w:color="auto" w:fill="FFFFFF"/>
          <w:lang w:val="en-US"/>
        </w:rPr>
        <w:t>This has not been done by Plotkin’s group in 2011-2015</w:t>
      </w:r>
      <w:r w:rsidR="00C72CC4">
        <w:rPr>
          <w:rFonts w:ascii="Helvetica" w:hAnsi="Helvetica"/>
          <w:bCs/>
          <w:color w:val="000000"/>
          <w:sz w:val="22"/>
          <w:szCs w:val="22"/>
          <w:shd w:val="clear" w:color="auto" w:fill="FFFFFF"/>
          <w:lang w:val="en-US"/>
        </w:rPr>
        <w:t xml:space="preserve"> who only used neutral mutations as a marker of hitchhiking</w:t>
      </w:r>
      <w:r w:rsidR="003621B2">
        <w:rPr>
          <w:rFonts w:ascii="Helvetica" w:hAnsi="Helvetica"/>
          <w:bCs/>
          <w:color w:val="000000"/>
          <w:sz w:val="22"/>
          <w:szCs w:val="22"/>
          <w:shd w:val="clear" w:color="auto" w:fill="FFFFFF"/>
          <w:lang w:val="en-US"/>
        </w:rPr>
        <w:t xml:space="preserve">. </w:t>
      </w:r>
      <w:r w:rsidR="0096356A" w:rsidRPr="00216930">
        <w:rPr>
          <w:rFonts w:ascii="Helvetica" w:hAnsi="Helvetica"/>
          <w:bCs/>
          <w:color w:val="000000"/>
          <w:sz w:val="22"/>
          <w:szCs w:val="22"/>
          <w:shd w:val="clear" w:color="auto" w:fill="FFFFFF"/>
          <w:lang w:val="en-US"/>
        </w:rPr>
        <w:t xml:space="preserve">We would be </w:t>
      </w:r>
      <w:r w:rsidR="00955CAE">
        <w:rPr>
          <w:rFonts w:ascii="Helvetica" w:hAnsi="Helvetica"/>
          <w:bCs/>
          <w:color w:val="000000"/>
          <w:sz w:val="22"/>
          <w:szCs w:val="22"/>
          <w:shd w:val="clear" w:color="auto" w:fill="FFFFFF"/>
          <w:lang w:val="en-US"/>
        </w:rPr>
        <w:t xml:space="preserve">very </w:t>
      </w:r>
      <w:r w:rsidR="0096356A" w:rsidRPr="00216930">
        <w:rPr>
          <w:rFonts w:ascii="Helvetica" w:hAnsi="Helvetica"/>
          <w:bCs/>
          <w:color w:val="000000"/>
          <w:sz w:val="22"/>
          <w:szCs w:val="22"/>
          <w:shd w:val="clear" w:color="auto" w:fill="FFFFFF"/>
          <w:lang w:val="en-US"/>
        </w:rPr>
        <w:t xml:space="preserve">interested in reading such an article and comparing </w:t>
      </w:r>
      <w:r w:rsidR="00216930">
        <w:rPr>
          <w:rFonts w:ascii="Helvetica" w:hAnsi="Helvetica"/>
          <w:bCs/>
          <w:color w:val="000000"/>
          <w:sz w:val="22"/>
          <w:szCs w:val="22"/>
          <w:shd w:val="clear" w:color="auto" w:fill="FFFFFF"/>
          <w:lang w:val="en-US"/>
        </w:rPr>
        <w:t xml:space="preserve">its </w:t>
      </w:r>
      <w:r w:rsidR="0096356A" w:rsidRPr="00216930">
        <w:rPr>
          <w:rFonts w:ascii="Helvetica" w:hAnsi="Helvetica"/>
          <w:bCs/>
          <w:color w:val="000000"/>
          <w:sz w:val="22"/>
          <w:szCs w:val="22"/>
          <w:shd w:val="clear" w:color="auto" w:fill="FFFFFF"/>
          <w:lang w:val="en-US"/>
        </w:rPr>
        <w:t>results with ours.</w:t>
      </w:r>
    </w:p>
    <w:p w14:paraId="2375AD8D" w14:textId="011C0D86" w:rsidR="00EB50E0" w:rsidRPr="003552A3" w:rsidRDefault="00133529">
      <w:pPr>
        <w:rPr>
          <w:rStyle w:val="apple-converted-space"/>
          <w:rFonts w:ascii="Helvetica" w:hAnsi="Helvetica"/>
          <w:b/>
          <w:color w:val="000000"/>
          <w:sz w:val="22"/>
          <w:szCs w:val="22"/>
          <w:shd w:val="clear" w:color="auto" w:fill="FFFFFF"/>
        </w:rPr>
      </w:pPr>
      <w:r w:rsidRPr="003552A3">
        <w:rPr>
          <w:rFonts w:ascii="Helvetica" w:hAnsi="Helvetica"/>
          <w:color w:val="000000"/>
          <w:sz w:val="22"/>
          <w:szCs w:val="22"/>
        </w:rPr>
        <w:br/>
      </w:r>
      <w:r w:rsidRPr="003552A3">
        <w:rPr>
          <w:rFonts w:ascii="Helvetica" w:hAnsi="Helvetica"/>
          <w:b/>
          <w:color w:val="000000"/>
          <w:sz w:val="22"/>
          <w:szCs w:val="22"/>
          <w:shd w:val="clear" w:color="auto" w:fill="FFFFFF"/>
        </w:rPr>
        <w:t>Minor points:</w:t>
      </w:r>
      <w:r w:rsidRPr="003552A3">
        <w:rPr>
          <w:rStyle w:val="apple-converted-space"/>
          <w:rFonts w:ascii="Helvetica" w:hAnsi="Helvetica"/>
          <w:b/>
          <w:color w:val="000000"/>
          <w:sz w:val="22"/>
          <w:szCs w:val="22"/>
          <w:shd w:val="clear" w:color="auto" w:fill="FFFFFF"/>
        </w:rPr>
        <w:t> </w:t>
      </w:r>
    </w:p>
    <w:p w14:paraId="7F95288B" w14:textId="77777777" w:rsidR="00D0221E" w:rsidRPr="003552A3" w:rsidRDefault="00133529">
      <w:pPr>
        <w:rPr>
          <w:rStyle w:val="apple-converted-space"/>
          <w:rFonts w:ascii="Helvetica" w:hAnsi="Helvetica"/>
          <w:b/>
          <w:color w:val="000000"/>
          <w:sz w:val="22"/>
          <w:szCs w:val="22"/>
          <w:shd w:val="clear" w:color="auto" w:fill="FFFFFF"/>
        </w:rPr>
      </w:pPr>
      <w:r w:rsidRPr="003552A3">
        <w:rPr>
          <w:rFonts w:ascii="Helvetica" w:hAnsi="Helvetica"/>
          <w:b/>
          <w:color w:val="000000"/>
          <w:sz w:val="22"/>
          <w:szCs w:val="22"/>
        </w:rPr>
        <w:br/>
      </w:r>
      <w:r w:rsidRPr="003552A3">
        <w:rPr>
          <w:rFonts w:ascii="Helvetica" w:hAnsi="Helvetica"/>
          <w:b/>
          <w:color w:val="000000"/>
          <w:sz w:val="22"/>
          <w:szCs w:val="22"/>
          <w:shd w:val="clear" w:color="auto" w:fill="FFFFFF"/>
        </w:rPr>
        <w:t>- why not break down the sequence by variant or Pango lineage? The Hamming distance distributions should be readily interpretable in terms of pairwise comparison between variants.</w:t>
      </w:r>
      <w:r w:rsidRPr="003552A3">
        <w:rPr>
          <w:rStyle w:val="apple-converted-space"/>
          <w:rFonts w:ascii="Helvetica" w:hAnsi="Helvetica"/>
          <w:b/>
          <w:color w:val="000000"/>
          <w:sz w:val="22"/>
          <w:szCs w:val="22"/>
          <w:shd w:val="clear" w:color="auto" w:fill="FFFFFF"/>
        </w:rPr>
        <w:t> </w:t>
      </w:r>
    </w:p>
    <w:p w14:paraId="1C2CAC32" w14:textId="77777777" w:rsidR="00D0221E" w:rsidRPr="003552A3" w:rsidRDefault="00D0221E">
      <w:pPr>
        <w:rPr>
          <w:rStyle w:val="apple-converted-space"/>
          <w:rFonts w:ascii="Helvetica" w:hAnsi="Helvetica"/>
          <w:color w:val="000000"/>
          <w:sz w:val="22"/>
          <w:szCs w:val="22"/>
          <w:shd w:val="clear" w:color="auto" w:fill="FFFFFF"/>
        </w:rPr>
      </w:pPr>
    </w:p>
    <w:p w14:paraId="5F7B78BB" w14:textId="1D077A2F" w:rsidR="000A411F" w:rsidRPr="003552A3" w:rsidRDefault="00D0221E">
      <w:pPr>
        <w:rPr>
          <w:rStyle w:val="apple-converted-space"/>
          <w:rFonts w:ascii="Helvetica" w:hAnsi="Helvetica"/>
          <w:color w:val="000000"/>
          <w:sz w:val="22"/>
          <w:szCs w:val="22"/>
          <w:shd w:val="clear" w:color="auto" w:fill="FFFFFF"/>
          <w:lang w:val="en-US"/>
        </w:rPr>
      </w:pPr>
      <w:del w:id="412" w:author="Microsoft Office User" w:date="2026-05-05T18:39:00Z" w16du:dateUtc="2026-05-05T15:39:00Z">
        <w:r w:rsidRPr="003552A3" w:rsidDel="00D841A1">
          <w:rPr>
            <w:rStyle w:val="apple-converted-space"/>
            <w:rFonts w:ascii="Helvetica" w:hAnsi="Helvetica"/>
            <w:color w:val="000000"/>
            <w:sz w:val="22"/>
            <w:szCs w:val="22"/>
            <w:shd w:val="clear" w:color="auto" w:fill="FFFFFF"/>
            <w:lang w:val="en-US"/>
          </w:rPr>
          <w:delText xml:space="preserve">We </w:delText>
        </w:r>
      </w:del>
      <w:ins w:id="413" w:author="ivan4995@gmail.com" w:date="2026-05-05T16:55:00Z">
        <w:del w:id="414" w:author="Microsoft Office User" w:date="2026-05-05T18:39:00Z" w16du:dateUtc="2026-05-05T15:39:00Z">
          <w:r w:rsidR="00394A37" w:rsidDel="00D841A1">
            <w:rPr>
              <w:rStyle w:val="apple-converted-space"/>
              <w:rFonts w:ascii="Helvetica" w:hAnsi="Helvetica"/>
              <w:color w:val="000000"/>
              <w:sz w:val="22"/>
              <w:szCs w:val="22"/>
              <w:shd w:val="clear" w:color="auto" w:fill="FFFFFF"/>
              <w:lang w:val="en-US"/>
            </w:rPr>
            <w:delText xml:space="preserve">tried that but </w:delText>
          </w:r>
        </w:del>
      </w:ins>
      <w:ins w:id="415" w:author="ivan4995@gmail.com" w:date="2026-05-05T16:56:00Z">
        <w:del w:id="416" w:author="Microsoft Office User" w:date="2026-05-05T18:39:00Z" w16du:dateUtc="2026-05-05T15:39:00Z">
          <w:r w:rsidR="00394A37" w:rsidDel="00D841A1">
            <w:rPr>
              <w:rStyle w:val="apple-converted-space"/>
              <w:rFonts w:ascii="Helvetica" w:hAnsi="Helvetica"/>
              <w:color w:val="000000"/>
              <w:sz w:val="22"/>
              <w:szCs w:val="22"/>
              <w:shd w:val="clear" w:color="auto" w:fill="FFFFFF"/>
              <w:lang w:val="en-US"/>
            </w:rPr>
            <w:delText xml:space="preserve">results were </w:delText>
          </w:r>
        </w:del>
      </w:ins>
      <w:ins w:id="417" w:author="ivan4995@gmail.com" w:date="2026-05-05T16:57:00Z">
        <w:del w:id="418" w:author="Microsoft Office User" w:date="2026-05-05T18:38:00Z" w16du:dateUtc="2026-05-05T15:38:00Z">
          <w:r w:rsidR="00394A37" w:rsidDel="00D841A1">
            <w:rPr>
              <w:rStyle w:val="apple-converted-space"/>
              <w:rFonts w:ascii="Helvetica" w:hAnsi="Helvetica"/>
              <w:color w:val="000000"/>
              <w:sz w:val="22"/>
              <w:szCs w:val="22"/>
              <w:shd w:val="clear" w:color="auto" w:fill="FFFFFF"/>
              <w:lang w:val="en-US"/>
            </w:rPr>
            <w:delText xml:space="preserve">untenable </w:delText>
          </w:r>
        </w:del>
      </w:ins>
      <w:ins w:id="419" w:author="ivan4995@gmail.com" w:date="2026-05-05T17:00:00Z">
        <w:del w:id="420" w:author="Microsoft Office User" w:date="2026-05-05T18:38:00Z" w16du:dateUtc="2026-05-05T15:38:00Z">
          <w:r w:rsidR="00D03DD7" w:rsidDel="00D841A1">
            <w:rPr>
              <w:rStyle w:val="apple-converted-space"/>
              <w:rFonts w:ascii="Helvetica" w:hAnsi="Helvetica"/>
              <w:color w:val="000000"/>
              <w:sz w:val="22"/>
              <w:szCs w:val="22"/>
              <w:shd w:val="clear" w:color="auto" w:fill="FFFFFF"/>
              <w:lang w:val="en-US"/>
            </w:rPr>
            <w:delText>because of</w:delText>
          </w:r>
        </w:del>
      </w:ins>
      <w:ins w:id="421" w:author="ivan4995@gmail.com" w:date="2026-05-05T16:57:00Z">
        <w:del w:id="422" w:author="Microsoft Office User" w:date="2026-05-05T18:38:00Z" w16du:dateUtc="2026-05-05T15:38:00Z">
          <w:r w:rsidR="00394A37" w:rsidDel="00D841A1">
            <w:rPr>
              <w:rStyle w:val="apple-converted-space"/>
              <w:rFonts w:ascii="Helvetica" w:hAnsi="Helvetica"/>
              <w:color w:val="000000"/>
              <w:sz w:val="22"/>
              <w:szCs w:val="22"/>
              <w:shd w:val="clear" w:color="auto" w:fill="FFFFFF"/>
              <w:lang w:val="en-US"/>
            </w:rPr>
            <w:delText xml:space="preserve"> the quality of data and </w:delText>
          </w:r>
          <w:r w:rsidR="00D03DD7" w:rsidDel="00D841A1">
            <w:rPr>
              <w:rStyle w:val="apple-converted-space"/>
              <w:rFonts w:ascii="Helvetica" w:hAnsi="Helvetica"/>
              <w:color w:val="000000"/>
              <w:sz w:val="22"/>
              <w:szCs w:val="22"/>
              <w:shd w:val="clear" w:color="auto" w:fill="FFFFFF"/>
              <w:lang w:val="en-US"/>
            </w:rPr>
            <w:delText>alignment</w:delText>
          </w:r>
        </w:del>
      </w:ins>
      <w:ins w:id="423" w:author="ivan4995@gmail.com" w:date="2026-05-05T16:59:00Z">
        <w:del w:id="424" w:author="Microsoft Office User" w:date="2026-05-05T18:38:00Z" w16du:dateUtc="2026-05-05T15:38:00Z">
          <w:r w:rsidR="00D03DD7" w:rsidDel="00D841A1">
            <w:rPr>
              <w:rStyle w:val="apple-converted-space"/>
              <w:rFonts w:ascii="Helvetica" w:hAnsi="Helvetica"/>
              <w:color w:val="000000"/>
              <w:sz w:val="22"/>
              <w:szCs w:val="22"/>
              <w:shd w:val="clear" w:color="auto" w:fill="FFFFFF"/>
              <w:lang w:val="en-US"/>
            </w:rPr>
            <w:delText>, due to scarcity of comput</w:delText>
          </w:r>
        </w:del>
      </w:ins>
      <w:ins w:id="425" w:author="ivan4995@gmail.com" w:date="2026-05-05T17:00:00Z">
        <w:del w:id="426" w:author="Microsoft Office User" w:date="2026-05-05T18:38:00Z" w16du:dateUtc="2026-05-05T15:38:00Z">
          <w:r w:rsidR="00D03DD7" w:rsidDel="00D841A1">
            <w:rPr>
              <w:rStyle w:val="apple-converted-space"/>
              <w:rFonts w:ascii="Helvetica" w:hAnsi="Helvetica"/>
              <w:color w:val="000000"/>
              <w:sz w:val="22"/>
              <w:szCs w:val="22"/>
              <w:shd w:val="clear" w:color="auto" w:fill="FFFFFF"/>
              <w:lang w:val="en-US"/>
            </w:rPr>
            <w:delText>a</w:delText>
          </w:r>
        </w:del>
      </w:ins>
      <w:ins w:id="427" w:author="ivan4995@gmail.com" w:date="2026-05-05T16:59:00Z">
        <w:del w:id="428" w:author="Microsoft Office User" w:date="2026-05-05T18:38:00Z" w16du:dateUtc="2026-05-05T15:38:00Z">
          <w:r w:rsidR="00D03DD7" w:rsidDel="00D841A1">
            <w:rPr>
              <w:rStyle w:val="apple-converted-space"/>
              <w:rFonts w:ascii="Helvetica" w:hAnsi="Helvetica"/>
              <w:color w:val="000000"/>
              <w:sz w:val="22"/>
              <w:szCs w:val="22"/>
              <w:shd w:val="clear" w:color="auto" w:fill="FFFFFF"/>
              <w:lang w:val="en-US"/>
            </w:rPr>
            <w:delText>tional resources we can’t</w:delText>
          </w:r>
        </w:del>
      </w:ins>
      <w:ins w:id="429" w:author="ivan4995@gmail.com" w:date="2026-05-05T17:00:00Z">
        <w:del w:id="430" w:author="Microsoft Office User" w:date="2026-05-05T18:38:00Z" w16du:dateUtc="2026-05-05T15:38:00Z">
          <w:r w:rsidR="00D03DD7" w:rsidDel="00D841A1">
            <w:rPr>
              <w:rStyle w:val="apple-converted-space"/>
              <w:rFonts w:ascii="Helvetica" w:hAnsi="Helvetica"/>
              <w:color w:val="000000"/>
              <w:sz w:val="22"/>
              <w:szCs w:val="22"/>
              <w:shd w:val="clear" w:color="auto" w:fill="FFFFFF"/>
              <w:lang w:val="en-US"/>
            </w:rPr>
            <w:delText xml:space="preserve"> remake this dataset and thus encourage other groups t</w:delText>
          </w:r>
        </w:del>
      </w:ins>
      <w:ins w:id="431" w:author="ivan4995@gmail.com" w:date="2026-05-05T17:01:00Z">
        <w:del w:id="432" w:author="Microsoft Office User" w:date="2026-05-05T18:38:00Z" w16du:dateUtc="2026-05-05T15:38:00Z">
          <w:r w:rsidR="00D03DD7" w:rsidDel="00D841A1">
            <w:rPr>
              <w:rStyle w:val="apple-converted-space"/>
              <w:rFonts w:ascii="Helvetica" w:hAnsi="Helvetica"/>
              <w:color w:val="000000"/>
              <w:sz w:val="22"/>
              <w:szCs w:val="22"/>
              <w:shd w:val="clear" w:color="auto" w:fill="FFFFFF"/>
              <w:lang w:val="en-US"/>
            </w:rPr>
            <w:delText>o try using our method with thin kind of data distribution.</w:delText>
          </w:r>
        </w:del>
        <w:del w:id="433" w:author="Microsoft Office User" w:date="2026-05-05T18:39:00Z" w16du:dateUtc="2026-05-05T15:39:00Z">
          <w:r w:rsidR="00D03DD7" w:rsidDel="00D841A1">
            <w:rPr>
              <w:rStyle w:val="apple-converted-space"/>
              <w:rFonts w:ascii="Helvetica" w:hAnsi="Helvetica"/>
              <w:color w:val="000000"/>
              <w:sz w:val="22"/>
              <w:szCs w:val="22"/>
              <w:shd w:val="clear" w:color="auto" w:fill="FFFFFF"/>
              <w:lang w:val="en-US"/>
            </w:rPr>
            <w:delText xml:space="preserve"> Moreover</w:delText>
          </w:r>
        </w:del>
      </w:ins>
      <w:ins w:id="434" w:author="ivan4995@gmail.com" w:date="2026-05-05T16:59:00Z">
        <w:del w:id="435" w:author="Microsoft Office User" w:date="2026-05-05T18:39:00Z" w16du:dateUtc="2026-05-05T15:39:00Z">
          <w:r w:rsidR="00D03DD7" w:rsidDel="00D841A1">
            <w:rPr>
              <w:rStyle w:val="apple-converted-space"/>
              <w:rFonts w:ascii="Helvetica" w:hAnsi="Helvetica"/>
              <w:color w:val="000000"/>
              <w:sz w:val="22"/>
              <w:szCs w:val="22"/>
              <w:shd w:val="clear" w:color="auto" w:fill="FFFFFF"/>
              <w:lang w:val="en-US"/>
            </w:rPr>
            <w:delText xml:space="preserve"> </w:delText>
          </w:r>
        </w:del>
      </w:ins>
      <w:del w:id="436" w:author="Microsoft Office User" w:date="2026-05-05T18:39:00Z" w16du:dateUtc="2026-05-05T15:39:00Z">
        <w:r w:rsidR="001F5F81" w:rsidDel="00D841A1">
          <w:rPr>
            <w:rStyle w:val="apple-converted-space"/>
            <w:rFonts w:ascii="Helvetica" w:hAnsi="Helvetica"/>
            <w:color w:val="000000"/>
            <w:sz w:val="22"/>
            <w:szCs w:val="22"/>
            <w:shd w:val="clear" w:color="auto" w:fill="FFFFFF"/>
            <w:lang w:val="en-US"/>
          </w:rPr>
          <w:delText xml:space="preserve">already </w:delText>
        </w:r>
        <w:r w:rsidR="00CF26C0" w:rsidDel="00D841A1">
          <w:rPr>
            <w:rStyle w:val="apple-converted-space"/>
            <w:rFonts w:ascii="Helvetica" w:hAnsi="Helvetica"/>
            <w:color w:val="000000"/>
            <w:sz w:val="22"/>
            <w:szCs w:val="22"/>
            <w:shd w:val="clear" w:color="auto" w:fill="FFFFFF"/>
            <w:lang w:val="en-US"/>
          </w:rPr>
          <w:delText>tried</w:delText>
        </w:r>
        <w:r w:rsidRPr="003552A3" w:rsidDel="00D841A1">
          <w:rPr>
            <w:rStyle w:val="apple-converted-space"/>
            <w:rFonts w:ascii="Helvetica" w:hAnsi="Helvetica"/>
            <w:color w:val="000000"/>
            <w:sz w:val="22"/>
            <w:szCs w:val="22"/>
            <w:shd w:val="clear" w:color="auto" w:fill="FFFFFF"/>
            <w:lang w:val="en-US"/>
          </w:rPr>
          <w:delText xml:space="preserve"> that in Dataset 2</w:delText>
        </w:r>
        <w:r w:rsidR="00CD2769" w:rsidDel="00D841A1">
          <w:rPr>
            <w:rStyle w:val="apple-converted-space"/>
            <w:rFonts w:ascii="Helvetica" w:hAnsi="Helvetica"/>
            <w:color w:val="000000"/>
            <w:sz w:val="22"/>
            <w:szCs w:val="22"/>
            <w:shd w:val="clear" w:color="auto" w:fill="FFFFFF"/>
            <w:lang w:val="en-US"/>
          </w:rPr>
          <w:delText xml:space="preserve">, see </w:delText>
        </w:r>
        <w:r w:rsidR="00CF26C0" w:rsidRPr="003552A3" w:rsidDel="00D841A1">
          <w:rPr>
            <w:rStyle w:val="apple-converted-space"/>
            <w:rFonts w:ascii="Helvetica" w:hAnsi="Helvetica"/>
            <w:color w:val="000000"/>
            <w:sz w:val="22"/>
            <w:szCs w:val="22"/>
            <w:shd w:val="clear" w:color="auto" w:fill="FFFFFF"/>
            <w:lang w:val="en-US"/>
          </w:rPr>
          <w:delText>Fig S6</w:delText>
        </w:r>
        <w:r w:rsidR="00DB31FB" w:rsidDel="00D841A1">
          <w:rPr>
            <w:rStyle w:val="apple-converted-space"/>
            <w:rFonts w:ascii="Helvetica" w:hAnsi="Helvetica"/>
            <w:color w:val="000000"/>
            <w:sz w:val="22"/>
            <w:szCs w:val="22"/>
            <w:shd w:val="clear" w:color="auto" w:fill="FFFFFF"/>
            <w:lang w:val="en-US"/>
          </w:rPr>
          <w:delText xml:space="preserve"> in Supplement</w:delText>
        </w:r>
        <w:r w:rsidRPr="003552A3" w:rsidDel="00D841A1">
          <w:rPr>
            <w:rStyle w:val="apple-converted-space"/>
            <w:rFonts w:ascii="Helvetica" w:hAnsi="Helvetica"/>
            <w:color w:val="000000"/>
            <w:sz w:val="22"/>
            <w:szCs w:val="22"/>
            <w:shd w:val="clear" w:color="auto" w:fill="FFFFFF"/>
            <w:lang w:val="en-US"/>
          </w:rPr>
          <w:delText xml:space="preserve">. </w:delText>
        </w:r>
      </w:del>
      <w:ins w:id="437" w:author="ivan4995@gmail.com" w:date="2026-05-05T17:02:00Z">
        <w:del w:id="438" w:author="Microsoft Office User" w:date="2026-05-05T18:39:00Z" w16du:dateUtc="2026-05-05T15:39:00Z">
          <w:r w:rsidR="00D03DD7" w:rsidDel="00D841A1">
            <w:rPr>
              <w:rStyle w:val="apple-converted-space"/>
              <w:rFonts w:ascii="Helvetica" w:hAnsi="Helvetica"/>
              <w:color w:val="000000"/>
              <w:sz w:val="22"/>
              <w:szCs w:val="22"/>
              <w:shd w:val="clear" w:color="auto" w:fill="FFFFFF"/>
              <w:lang w:val="en-US"/>
            </w:rPr>
            <w:delText>a</w:delText>
          </w:r>
        </w:del>
      </w:ins>
      <w:del w:id="439" w:author="Microsoft Office User" w:date="2026-05-05T18:39:00Z" w16du:dateUtc="2026-05-05T15:39:00Z">
        <w:r w:rsidR="006D3C98" w:rsidDel="00D841A1">
          <w:rPr>
            <w:rStyle w:val="apple-converted-space"/>
            <w:rFonts w:ascii="Helvetica" w:hAnsi="Helvetica"/>
            <w:color w:val="000000"/>
            <w:sz w:val="22"/>
            <w:szCs w:val="22"/>
            <w:shd w:val="clear" w:color="auto" w:fill="FFFFFF"/>
            <w:lang w:val="en-US"/>
          </w:rPr>
          <w:delText>A</w:delText>
        </w:r>
        <w:r w:rsidR="001F5F81" w:rsidDel="00D841A1">
          <w:rPr>
            <w:rStyle w:val="apple-converted-space"/>
            <w:rFonts w:ascii="Helvetica" w:hAnsi="Helvetica"/>
            <w:color w:val="000000"/>
            <w:sz w:val="22"/>
            <w:szCs w:val="22"/>
            <w:shd w:val="clear" w:color="auto" w:fill="FFFFFF"/>
            <w:lang w:val="en-US"/>
          </w:rPr>
          <w:delText>s</w:delText>
        </w:r>
      </w:del>
      <w:ins w:id="440" w:author="Microsoft Office User" w:date="2026-05-05T18:39:00Z" w16du:dateUtc="2026-05-05T15:39:00Z">
        <w:r w:rsidR="00D841A1">
          <w:rPr>
            <w:rStyle w:val="apple-converted-space"/>
            <w:rFonts w:ascii="Helvetica" w:hAnsi="Helvetica"/>
            <w:color w:val="000000"/>
            <w:sz w:val="22"/>
            <w:szCs w:val="22"/>
            <w:shd w:val="clear" w:color="auto" w:fill="FFFFFF"/>
            <w:lang w:val="en-US"/>
          </w:rPr>
          <w:t>As</w:t>
        </w:r>
      </w:ins>
      <w:r w:rsidR="001F5F81">
        <w:rPr>
          <w:rStyle w:val="apple-converted-space"/>
          <w:rFonts w:ascii="Helvetica" w:hAnsi="Helvetica"/>
          <w:color w:val="000000"/>
          <w:sz w:val="22"/>
          <w:szCs w:val="22"/>
          <w:shd w:val="clear" w:color="auto" w:fill="FFFFFF"/>
          <w:lang w:val="en-US"/>
        </w:rPr>
        <w:t xml:space="preserve"> stated in the title of the manuscript, </w:t>
      </w:r>
      <w:r w:rsidR="000A411F" w:rsidRPr="003552A3">
        <w:rPr>
          <w:rStyle w:val="apple-converted-space"/>
          <w:rFonts w:ascii="Helvetica" w:hAnsi="Helvetica"/>
          <w:color w:val="000000"/>
          <w:sz w:val="22"/>
          <w:szCs w:val="22"/>
          <w:shd w:val="clear" w:color="auto" w:fill="FFFFFF"/>
          <w:lang w:val="en-US"/>
        </w:rPr>
        <w:t xml:space="preserve">we </w:t>
      </w:r>
      <w:r w:rsidR="00CF26C0">
        <w:rPr>
          <w:rStyle w:val="apple-converted-space"/>
          <w:rFonts w:ascii="Helvetica" w:hAnsi="Helvetica"/>
          <w:color w:val="000000"/>
          <w:sz w:val="22"/>
          <w:szCs w:val="22"/>
          <w:shd w:val="clear" w:color="auto" w:fill="FFFFFF"/>
          <w:lang w:val="en-US"/>
        </w:rPr>
        <w:t>seek</w:t>
      </w:r>
      <w:r w:rsidR="000A411F" w:rsidRPr="003552A3">
        <w:rPr>
          <w:rStyle w:val="apple-converted-space"/>
          <w:rFonts w:ascii="Helvetica" w:hAnsi="Helvetica"/>
          <w:color w:val="000000"/>
          <w:sz w:val="22"/>
          <w:szCs w:val="22"/>
          <w:shd w:val="clear" w:color="auto" w:fill="FFFFFF"/>
          <w:lang w:val="en-US"/>
        </w:rPr>
        <w:t xml:space="preserve"> fitness valleys connecting major variants</w:t>
      </w:r>
      <w:r w:rsidR="00182872">
        <w:rPr>
          <w:rStyle w:val="apple-converted-space"/>
          <w:rFonts w:ascii="Helvetica" w:hAnsi="Helvetica"/>
          <w:color w:val="000000"/>
          <w:sz w:val="22"/>
          <w:szCs w:val="22"/>
          <w:shd w:val="clear" w:color="auto" w:fill="FFFFFF"/>
          <w:lang w:val="en-US"/>
        </w:rPr>
        <w:t xml:space="preserve"> to explain the emergence of VOC</w:t>
      </w:r>
      <w:r w:rsidR="000A411F" w:rsidRPr="003552A3">
        <w:rPr>
          <w:rStyle w:val="apple-converted-space"/>
          <w:rFonts w:ascii="Helvetica" w:hAnsi="Helvetica"/>
          <w:color w:val="000000"/>
          <w:sz w:val="22"/>
          <w:szCs w:val="22"/>
          <w:shd w:val="clear" w:color="auto" w:fill="FFFFFF"/>
          <w:lang w:val="en-US"/>
        </w:rPr>
        <w:t>.</w:t>
      </w:r>
      <w:r w:rsidR="00274A39">
        <w:rPr>
          <w:rStyle w:val="apple-converted-space"/>
          <w:rFonts w:ascii="Helvetica" w:hAnsi="Helvetica"/>
          <w:color w:val="000000"/>
          <w:sz w:val="22"/>
          <w:szCs w:val="22"/>
          <w:shd w:val="clear" w:color="auto" w:fill="FFFFFF"/>
          <w:lang w:val="en-US"/>
        </w:rPr>
        <w:t xml:space="preserve"> </w:t>
      </w:r>
      <w:r w:rsidR="00182872">
        <w:rPr>
          <w:rStyle w:val="apple-converted-space"/>
          <w:rFonts w:ascii="Helvetica" w:hAnsi="Helvetica"/>
          <w:color w:val="000000"/>
          <w:sz w:val="22"/>
          <w:szCs w:val="22"/>
          <w:shd w:val="clear" w:color="auto" w:fill="FFFFFF"/>
          <w:lang w:val="en-US"/>
        </w:rPr>
        <w:t>H</w:t>
      </w:r>
      <w:r w:rsidR="00274A39">
        <w:rPr>
          <w:rStyle w:val="apple-converted-space"/>
          <w:rFonts w:ascii="Helvetica" w:hAnsi="Helvetica"/>
          <w:color w:val="000000"/>
          <w:sz w:val="22"/>
          <w:szCs w:val="22"/>
          <w:shd w:val="clear" w:color="auto" w:fill="FFFFFF"/>
          <w:lang w:val="en-US"/>
        </w:rPr>
        <w:t>ence, we must use the</w:t>
      </w:r>
      <w:r w:rsidR="00E61A5A">
        <w:rPr>
          <w:rStyle w:val="apple-converted-space"/>
          <w:rFonts w:ascii="Helvetica" w:hAnsi="Helvetica"/>
          <w:color w:val="000000"/>
          <w:sz w:val="22"/>
          <w:szCs w:val="22"/>
          <w:shd w:val="clear" w:color="auto" w:fill="FFFFFF"/>
          <w:lang w:val="en-US"/>
        </w:rPr>
        <w:t xml:space="preserve"> balanced</w:t>
      </w:r>
      <w:r w:rsidR="00274A39">
        <w:rPr>
          <w:rStyle w:val="apple-converted-space"/>
          <w:rFonts w:ascii="Helvetica" w:hAnsi="Helvetica"/>
          <w:color w:val="000000"/>
          <w:sz w:val="22"/>
          <w:szCs w:val="22"/>
          <w:shd w:val="clear" w:color="auto" w:fill="FFFFFF"/>
          <w:lang w:val="en-US"/>
        </w:rPr>
        <w:t xml:space="preserve"> mix of variants</w:t>
      </w:r>
      <w:r w:rsidR="00CD2769">
        <w:rPr>
          <w:rStyle w:val="apple-converted-space"/>
          <w:rFonts w:ascii="Helvetica" w:hAnsi="Helvetica"/>
          <w:color w:val="000000"/>
          <w:sz w:val="22"/>
          <w:szCs w:val="22"/>
          <w:shd w:val="clear" w:color="auto" w:fill="FFFFFF"/>
          <w:lang w:val="en-US"/>
        </w:rPr>
        <w:t>, as we do in Dataset 1</w:t>
      </w:r>
      <w:r w:rsidR="00182872">
        <w:rPr>
          <w:rStyle w:val="apple-converted-space"/>
          <w:rFonts w:ascii="Helvetica" w:hAnsi="Helvetica"/>
          <w:color w:val="000000"/>
          <w:sz w:val="22"/>
          <w:szCs w:val="22"/>
          <w:shd w:val="clear" w:color="auto" w:fill="FFFFFF"/>
          <w:lang w:val="en-US"/>
        </w:rPr>
        <w:t>.</w:t>
      </w:r>
    </w:p>
    <w:p w14:paraId="7E502010" w14:textId="77777777" w:rsidR="000A411F" w:rsidRPr="003552A3" w:rsidRDefault="00133529">
      <w:pPr>
        <w:rPr>
          <w:rStyle w:val="apple-converted-space"/>
          <w:rFonts w:ascii="Helvetica" w:hAnsi="Helvetica"/>
          <w:b/>
          <w:color w:val="000000"/>
          <w:sz w:val="22"/>
          <w:szCs w:val="22"/>
          <w:shd w:val="clear" w:color="auto" w:fill="FFFFFF"/>
        </w:rPr>
      </w:pPr>
      <w:r w:rsidRPr="003552A3">
        <w:rPr>
          <w:rFonts w:ascii="Helvetica" w:hAnsi="Helvetica"/>
          <w:color w:val="000000"/>
          <w:sz w:val="22"/>
          <w:szCs w:val="22"/>
        </w:rPr>
        <w:br/>
      </w:r>
      <w:r w:rsidRPr="003552A3">
        <w:rPr>
          <w:rFonts w:ascii="Helvetica" w:hAnsi="Helvetica"/>
          <w:b/>
          <w:color w:val="000000"/>
          <w:sz w:val="22"/>
          <w:szCs w:val="22"/>
          <w:shd w:val="clear" w:color="auto" w:fill="FFFFFF"/>
        </w:rPr>
        <w:t>- QLE does not ignore linkage effects. It assumes that recombination is rapid compared to allele frequency changes.</w:t>
      </w:r>
      <w:r w:rsidRPr="003552A3">
        <w:rPr>
          <w:rStyle w:val="apple-converted-space"/>
          <w:rFonts w:ascii="Helvetica" w:hAnsi="Helvetica"/>
          <w:b/>
          <w:color w:val="000000"/>
          <w:sz w:val="22"/>
          <w:szCs w:val="22"/>
          <w:shd w:val="clear" w:color="auto" w:fill="FFFFFF"/>
        </w:rPr>
        <w:t> </w:t>
      </w:r>
    </w:p>
    <w:p w14:paraId="6EC288A5" w14:textId="77777777" w:rsidR="000A411F" w:rsidRPr="003552A3" w:rsidRDefault="000A411F">
      <w:pPr>
        <w:rPr>
          <w:rStyle w:val="apple-converted-space"/>
          <w:rFonts w:ascii="Helvetica" w:hAnsi="Helvetica"/>
          <w:color w:val="000000"/>
          <w:sz w:val="22"/>
          <w:szCs w:val="22"/>
          <w:shd w:val="clear" w:color="auto" w:fill="FFFFFF"/>
        </w:rPr>
      </w:pPr>
    </w:p>
    <w:p w14:paraId="0008CEC5" w14:textId="77777777" w:rsidR="00832391" w:rsidRPr="002B7CE1" w:rsidRDefault="00832391" w:rsidP="00832391">
      <w:pPr>
        <w:rPr>
          <w:moveTo w:id="441" w:author="Microsoft Office User" w:date="2026-05-05T18:41:00Z" w16du:dateUtc="2026-05-05T15:41:00Z"/>
          <w:rStyle w:val="apple-converted-space"/>
          <w:rFonts w:ascii="Times New Roman" w:hAnsi="Times New Roman" w:cs="Times New Roman"/>
          <w:color w:val="000000"/>
          <w:sz w:val="20"/>
          <w:szCs w:val="20"/>
          <w:shd w:val="clear" w:color="auto" w:fill="FFFFFF"/>
          <w:lang w:val="en-US"/>
        </w:rPr>
      </w:pPr>
      <w:ins w:id="442" w:author="Microsoft Office User" w:date="2026-05-05T18:41:00Z" w16du:dateUtc="2026-05-05T15:41:00Z">
        <w:r>
          <w:rPr>
            <w:rStyle w:val="apple-converted-space"/>
            <w:rFonts w:ascii="Helvetica" w:hAnsi="Helvetica"/>
            <w:color w:val="000000"/>
            <w:sz w:val="22"/>
            <w:szCs w:val="22"/>
            <w:shd w:val="clear" w:color="auto" w:fill="FFFFFF"/>
            <w:lang w:val="en-US"/>
          </w:rPr>
          <w:t xml:space="preserve">Thank you. </w:t>
        </w:r>
      </w:ins>
      <w:moveToRangeStart w:id="443" w:author="Microsoft Office User" w:date="2026-05-05T18:41:00Z" w:name="move228898920"/>
      <w:moveTo w:id="444" w:author="Microsoft Office User" w:date="2026-05-05T18:41:00Z" w16du:dateUtc="2026-05-05T15:41:00Z">
        <w:r>
          <w:rPr>
            <w:rStyle w:val="apple-converted-space"/>
            <w:rFonts w:ascii="Helvetica" w:hAnsi="Helvetica"/>
            <w:color w:val="000000"/>
            <w:sz w:val="22"/>
            <w:szCs w:val="22"/>
            <w:shd w:val="clear" w:color="auto" w:fill="FFFFFF"/>
            <w:lang w:val="en-US"/>
          </w:rPr>
          <w:t>In the end, it amounts to the same thing: linkage effects are relatively small.</w:t>
        </w:r>
      </w:moveTo>
    </w:p>
    <w:moveToRangeEnd w:id="443"/>
    <w:p w14:paraId="2564317D" w14:textId="6CF0FB42" w:rsidR="000A411F" w:rsidRPr="003552A3" w:rsidRDefault="000A411F">
      <w:pPr>
        <w:rPr>
          <w:rStyle w:val="apple-converted-space"/>
          <w:rFonts w:ascii="Helvetica" w:hAnsi="Helvetica"/>
          <w:color w:val="000000"/>
          <w:sz w:val="22"/>
          <w:szCs w:val="22"/>
          <w:shd w:val="clear" w:color="auto" w:fill="FFFFFF"/>
          <w:lang w:val="en-US"/>
        </w:rPr>
      </w:pPr>
      <w:r w:rsidRPr="00C90CFE">
        <w:rPr>
          <w:rStyle w:val="apple-converted-space"/>
          <w:rFonts w:ascii="Helvetica" w:hAnsi="Helvetica"/>
          <w:color w:val="000000"/>
          <w:sz w:val="22"/>
          <w:szCs w:val="22"/>
          <w:shd w:val="clear" w:color="auto" w:fill="FFFFFF"/>
          <w:lang w:val="en-US"/>
        </w:rPr>
        <w:t xml:space="preserve">We </w:t>
      </w:r>
      <w:r w:rsidR="00BD0B49" w:rsidRPr="00C90CFE">
        <w:rPr>
          <w:rStyle w:val="apple-converted-space"/>
          <w:rFonts w:ascii="Helvetica" w:hAnsi="Helvetica"/>
          <w:color w:val="000000"/>
          <w:sz w:val="22"/>
          <w:szCs w:val="22"/>
          <w:shd w:val="clear" w:color="auto" w:fill="FFFFFF"/>
          <w:lang w:val="en-US"/>
        </w:rPr>
        <w:t>edited</w:t>
      </w:r>
      <w:r w:rsidR="006A4193" w:rsidRPr="00C90CFE">
        <w:rPr>
          <w:rStyle w:val="apple-converted-space"/>
          <w:rFonts w:ascii="Helvetica" w:hAnsi="Helvetica"/>
          <w:color w:val="000000"/>
          <w:sz w:val="22"/>
          <w:szCs w:val="22"/>
          <w:shd w:val="clear" w:color="auto" w:fill="FFFFFF"/>
          <w:lang w:val="en-US"/>
        </w:rPr>
        <w:t xml:space="preserve"> the sentence</w:t>
      </w:r>
      <w:r w:rsidR="007B2C1B">
        <w:rPr>
          <w:rStyle w:val="apple-converted-space"/>
          <w:rFonts w:ascii="Helvetica" w:hAnsi="Helvetica"/>
          <w:color w:val="000000"/>
          <w:sz w:val="22"/>
          <w:szCs w:val="22"/>
          <w:shd w:val="clear" w:color="auto" w:fill="FFFFFF"/>
          <w:lang w:val="en-US"/>
        </w:rPr>
        <w:t xml:space="preserve"> </w:t>
      </w:r>
      <w:del w:id="445" w:author="Microsoft Office User" w:date="2026-05-05T18:41:00Z" w16du:dateUtc="2026-05-05T15:41:00Z">
        <w:r w:rsidR="007B2C1B" w:rsidDel="00832391">
          <w:rPr>
            <w:rStyle w:val="apple-converted-space"/>
            <w:rFonts w:ascii="Helvetica" w:hAnsi="Helvetica"/>
            <w:color w:val="000000"/>
            <w:sz w:val="22"/>
            <w:szCs w:val="22"/>
            <w:shd w:val="clear" w:color="auto" w:fill="FFFFFF"/>
            <w:lang w:val="en-US"/>
          </w:rPr>
          <w:delText>for accuracy</w:delText>
        </w:r>
      </w:del>
      <w:ins w:id="446" w:author="Microsoft Office User" w:date="2026-05-05T18:39:00Z" w16du:dateUtc="2026-05-05T15:39:00Z">
        <w:r w:rsidR="00832391">
          <w:rPr>
            <w:rStyle w:val="apple-converted-space"/>
            <w:rFonts w:ascii="Helvetica" w:hAnsi="Helvetica"/>
            <w:color w:val="000000"/>
            <w:sz w:val="22"/>
            <w:szCs w:val="22"/>
            <w:shd w:val="clear" w:color="auto" w:fill="FFFFFF"/>
            <w:lang w:val="en-US"/>
          </w:rPr>
          <w:t xml:space="preserve">(line </w:t>
        </w:r>
      </w:ins>
      <w:ins w:id="447" w:author="Microsoft Office User" w:date="2026-05-05T18:40:00Z" w16du:dateUtc="2026-05-05T15:40:00Z">
        <w:r w:rsidR="00832391">
          <w:rPr>
            <w:rStyle w:val="apple-converted-space"/>
            <w:rFonts w:ascii="Helvetica" w:hAnsi="Helvetica"/>
            <w:color w:val="000000"/>
            <w:sz w:val="22"/>
            <w:szCs w:val="22"/>
            <w:shd w:val="clear" w:color="auto" w:fill="FFFFFF"/>
            <w:lang w:val="en-US"/>
          </w:rPr>
          <w:t>298)</w:t>
        </w:r>
      </w:ins>
      <w:r w:rsidR="006A4193" w:rsidRPr="00C90CFE">
        <w:rPr>
          <w:rStyle w:val="apple-converted-space"/>
          <w:rFonts w:ascii="Helvetica" w:hAnsi="Helvetica"/>
          <w:color w:val="000000"/>
          <w:sz w:val="22"/>
          <w:szCs w:val="22"/>
          <w:shd w:val="clear" w:color="auto" w:fill="FFFFFF"/>
          <w:lang w:val="en-US"/>
        </w:rPr>
        <w:t>:</w:t>
      </w:r>
      <w:r w:rsidRPr="003552A3">
        <w:rPr>
          <w:rStyle w:val="apple-converted-space"/>
          <w:rFonts w:ascii="Helvetica" w:hAnsi="Helvetica"/>
          <w:color w:val="000000"/>
          <w:sz w:val="22"/>
          <w:szCs w:val="22"/>
          <w:shd w:val="clear" w:color="auto" w:fill="FFFFFF"/>
          <w:lang w:val="en-US"/>
        </w:rPr>
        <w:t xml:space="preserve"> </w:t>
      </w:r>
    </w:p>
    <w:p w14:paraId="044F136C" w14:textId="77777777" w:rsidR="000A411F" w:rsidRPr="003552A3" w:rsidRDefault="000A411F">
      <w:pPr>
        <w:rPr>
          <w:rStyle w:val="apple-converted-space"/>
          <w:rFonts w:ascii="Helvetica" w:hAnsi="Helvetica"/>
          <w:color w:val="000000"/>
          <w:sz w:val="22"/>
          <w:szCs w:val="22"/>
          <w:shd w:val="clear" w:color="auto" w:fill="FFFFFF"/>
          <w:lang w:val="en-US"/>
        </w:rPr>
      </w:pPr>
    </w:p>
    <w:p w14:paraId="2844F454" w14:textId="6719BAB3" w:rsidR="003552A3" w:rsidRPr="00AC7425" w:rsidDel="00AC7425" w:rsidRDefault="00AC7425">
      <w:pPr>
        <w:rPr>
          <w:del w:id="448" w:author="ivan4995@gmail.com" w:date="2026-05-05T17:03:00Z"/>
          <w:rStyle w:val="apple-converted-space"/>
          <w:color w:val="000000"/>
          <w:shd w:val="clear" w:color="auto" w:fill="FFFFFF"/>
          <w:lang w:val="en-US"/>
          <w:rPrChange w:id="449" w:author="ivan4995@gmail.com" w:date="2026-05-05T17:03:00Z">
            <w:rPr>
              <w:del w:id="450" w:author="ivan4995@gmail.com" w:date="2026-05-05T17:03:00Z"/>
              <w:rFonts w:ascii="Times New Roman" w:eastAsia="Times New Roman" w:hAnsi="Times New Roman" w:cs="Times New Roman"/>
            </w:rPr>
          </w:rPrChange>
        </w:rPr>
      </w:pPr>
      <w:ins w:id="451" w:author="ivan4995@gmail.com" w:date="2026-05-05T17:03:00Z">
        <w:r w:rsidRPr="00AC7425">
          <w:rPr>
            <w:rFonts w:ascii="Times New Roman" w:eastAsia="Times New Roman" w:hAnsi="Times New Roman" w:cs="Times New Roman"/>
            <w:sz w:val="20"/>
            <w:szCs w:val="20"/>
            <w:rPrChange w:id="452" w:author="ivan4995@gmail.com" w:date="2026-05-05T17:03:00Z">
              <w:rPr>
                <w:rFonts w:ascii="Times New Roman" w:eastAsia="Times New Roman" w:hAnsi="Times New Roman" w:cs="Times New Roman"/>
              </w:rPr>
            </w:rPrChange>
          </w:rPr>
          <w:t xml:space="preserve">“quasi linkage equilibrium” approach </w:t>
        </w:r>
        <w:r w:rsidRPr="00AC7425">
          <w:rPr>
            <w:rFonts w:ascii="Times New Roman" w:eastAsia="Times New Roman" w:hAnsi="Times New Roman" w:cs="Times New Roman"/>
            <w:sz w:val="20"/>
            <w:szCs w:val="20"/>
            <w:rPrChange w:id="453" w:author="ivan4995@gmail.com" w:date="2026-05-05T17:03:00Z">
              <w:rPr>
                <w:rFonts w:ascii="Times New Roman" w:eastAsia="Times New Roman" w:hAnsi="Times New Roman" w:cs="Times New Roman"/>
              </w:rPr>
            </w:rPrChange>
          </w:rPr>
          <w:fldChar w:fldCharType="begin"/>
        </w:r>
        <w:r w:rsidRPr="00AC7425">
          <w:rPr>
            <w:rFonts w:ascii="Times New Roman" w:eastAsia="Times New Roman" w:hAnsi="Times New Roman" w:cs="Times New Roman"/>
            <w:sz w:val="20"/>
            <w:szCs w:val="20"/>
            <w:rPrChange w:id="454" w:author="ivan4995@gmail.com" w:date="2026-05-05T17:03:00Z">
              <w:rPr>
                <w:rFonts w:ascii="Times New Roman" w:eastAsia="Times New Roman" w:hAnsi="Times New Roman" w:cs="Times New Roman"/>
              </w:rPr>
            </w:rPrChange>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Pr="00AC7425">
          <w:rPr>
            <w:rFonts w:ascii="Times New Roman" w:eastAsia="Times New Roman" w:hAnsi="Times New Roman" w:cs="Times New Roman"/>
            <w:sz w:val="20"/>
            <w:szCs w:val="20"/>
            <w:rPrChange w:id="455" w:author="ivan4995@gmail.com" w:date="2026-05-05T17:03:00Z">
              <w:rPr>
                <w:rFonts w:ascii="Times New Roman" w:eastAsia="Times New Roman" w:hAnsi="Times New Roman" w:cs="Times New Roman"/>
              </w:rPr>
            </w:rPrChange>
          </w:rPr>
          <w:fldChar w:fldCharType="separate"/>
        </w:r>
        <w:r w:rsidRPr="00AC7425">
          <w:rPr>
            <w:rFonts w:ascii="Times New Roman" w:eastAsia="Times New Roman" w:hAnsi="Times New Roman" w:cs="Times New Roman"/>
            <w:noProof/>
            <w:sz w:val="20"/>
            <w:szCs w:val="20"/>
            <w:rPrChange w:id="456" w:author="ivan4995@gmail.com" w:date="2026-05-05T17:03:00Z">
              <w:rPr>
                <w:rFonts w:ascii="Times New Roman" w:eastAsia="Times New Roman" w:hAnsi="Times New Roman" w:cs="Times New Roman"/>
                <w:noProof/>
              </w:rPr>
            </w:rPrChange>
          </w:rPr>
          <w:t>[28, 30]</w:t>
        </w:r>
        <w:r w:rsidRPr="00AC7425">
          <w:rPr>
            <w:rFonts w:ascii="Times New Roman" w:eastAsia="Times New Roman" w:hAnsi="Times New Roman" w:cs="Times New Roman"/>
            <w:sz w:val="20"/>
            <w:szCs w:val="20"/>
            <w:rPrChange w:id="457" w:author="ivan4995@gmail.com" w:date="2026-05-05T17:03:00Z">
              <w:rPr>
                <w:rFonts w:ascii="Times New Roman" w:eastAsia="Times New Roman" w:hAnsi="Times New Roman" w:cs="Times New Roman"/>
              </w:rPr>
            </w:rPrChange>
          </w:rPr>
          <w:fldChar w:fldCharType="end"/>
        </w:r>
        <w:r w:rsidRPr="00AC7425">
          <w:rPr>
            <w:rFonts w:ascii="Times New Roman" w:eastAsia="Times New Roman" w:hAnsi="Times New Roman" w:cs="Times New Roman"/>
            <w:sz w:val="20"/>
            <w:szCs w:val="20"/>
            <w:rPrChange w:id="458" w:author="ivan4995@gmail.com" w:date="2026-05-05T17:03:00Z">
              <w:rPr>
                <w:rFonts w:ascii="Times New Roman" w:eastAsia="Times New Roman" w:hAnsi="Times New Roman" w:cs="Times New Roman"/>
              </w:rPr>
            </w:rPrChange>
          </w:rPr>
          <w:t xml:space="preserve">, which assumes frequent recombination compared to changes in allelic frequency and a large population size. In this limit, genetic linkage effects are negligible compared to epistasis and recombination. </w:t>
        </w:r>
      </w:ins>
      <w:del w:id="459" w:author="ivan4995@gmail.com" w:date="2026-05-05T17:03:00Z">
        <w:r w:rsidR="000A411F" w:rsidRPr="00AC7425" w:rsidDel="00AC7425">
          <w:rPr>
            <w:rStyle w:val="apple-converted-space"/>
            <w:rFonts w:ascii="Times New Roman" w:hAnsi="Times New Roman" w:cs="Times New Roman"/>
            <w:color w:val="000000"/>
            <w:sz w:val="20"/>
            <w:szCs w:val="20"/>
            <w:shd w:val="clear" w:color="auto" w:fill="FFFFFF"/>
            <w:lang w:val="en-US"/>
          </w:rPr>
          <w:delText xml:space="preserve"> “quasi-linkage equilibrium”, which assumes that recombination is rapid compared to allele frequency changes, and </w:delText>
        </w:r>
        <w:r w:rsidR="00DB0F89" w:rsidRPr="00AC7425" w:rsidDel="00AC7425">
          <w:rPr>
            <w:rStyle w:val="apple-converted-space"/>
            <w:rFonts w:ascii="Times New Roman" w:hAnsi="Times New Roman" w:cs="Times New Roman"/>
            <w:color w:val="000000"/>
            <w:sz w:val="20"/>
            <w:szCs w:val="20"/>
            <w:shd w:val="clear" w:color="auto" w:fill="FFFFFF"/>
            <w:lang w:val="en-US"/>
          </w:rPr>
          <w:delText xml:space="preserve">that </w:delText>
        </w:r>
        <w:r w:rsidR="000A411F" w:rsidRPr="00AC7425" w:rsidDel="00AC7425">
          <w:rPr>
            <w:rStyle w:val="apple-converted-space"/>
            <w:rFonts w:ascii="Times New Roman" w:hAnsi="Times New Roman" w:cs="Times New Roman"/>
            <w:color w:val="000000"/>
            <w:sz w:val="20"/>
            <w:szCs w:val="20"/>
            <w:shd w:val="clear" w:color="auto" w:fill="FFFFFF"/>
            <w:lang w:val="en-US"/>
          </w:rPr>
          <w:delText>population is large, so that recombination</w:delText>
        </w:r>
        <w:r w:rsidR="003552A3" w:rsidRPr="00AC7425" w:rsidDel="00AC7425">
          <w:rPr>
            <w:rStyle w:val="apple-converted-space"/>
            <w:rFonts w:ascii="Times New Roman" w:hAnsi="Times New Roman" w:cs="Times New Roman"/>
            <w:color w:val="000000"/>
            <w:sz w:val="20"/>
            <w:szCs w:val="20"/>
            <w:shd w:val="clear" w:color="auto" w:fill="FFFFFF"/>
            <w:lang w:val="en-US"/>
          </w:rPr>
          <w:delText xml:space="preserve"> and </w:delText>
        </w:r>
        <w:r w:rsidR="00DB0F89" w:rsidRPr="00AC7425" w:rsidDel="00AC7425">
          <w:rPr>
            <w:rStyle w:val="apple-converted-space"/>
            <w:rFonts w:ascii="Times New Roman" w:hAnsi="Times New Roman" w:cs="Times New Roman"/>
            <w:color w:val="000000"/>
            <w:sz w:val="20"/>
            <w:szCs w:val="20"/>
            <w:shd w:val="clear" w:color="auto" w:fill="FFFFFF"/>
            <w:lang w:val="en-US"/>
          </w:rPr>
          <w:delText xml:space="preserve">the </w:delText>
        </w:r>
        <w:r w:rsidR="003552A3" w:rsidRPr="00AC7425" w:rsidDel="00AC7425">
          <w:rPr>
            <w:rStyle w:val="apple-converted-space"/>
            <w:rFonts w:ascii="Times New Roman" w:hAnsi="Times New Roman" w:cs="Times New Roman"/>
            <w:color w:val="000000"/>
            <w:sz w:val="20"/>
            <w:szCs w:val="20"/>
            <w:shd w:val="clear" w:color="auto" w:fill="FFFFFF"/>
            <w:lang w:val="en-US"/>
          </w:rPr>
          <w:delText xml:space="preserve">natural selection </w:delText>
        </w:r>
        <w:r w:rsidR="00DB0F89" w:rsidRPr="00AC7425" w:rsidDel="00AC7425">
          <w:rPr>
            <w:rStyle w:val="apple-converted-space"/>
            <w:rFonts w:ascii="Times New Roman" w:hAnsi="Times New Roman" w:cs="Times New Roman"/>
            <w:color w:val="000000"/>
            <w:sz w:val="20"/>
            <w:szCs w:val="20"/>
            <w:shd w:val="clear" w:color="auto" w:fill="FFFFFF"/>
            <w:lang w:val="en-US"/>
          </w:rPr>
          <w:delText>with</w:delText>
        </w:r>
        <w:r w:rsidR="000A411F" w:rsidRPr="00AC7425" w:rsidDel="00AC7425">
          <w:rPr>
            <w:rStyle w:val="apple-converted-space"/>
            <w:rFonts w:ascii="Times New Roman" w:hAnsi="Times New Roman" w:cs="Times New Roman"/>
            <w:color w:val="000000"/>
            <w:sz w:val="20"/>
            <w:szCs w:val="20"/>
            <w:shd w:val="clear" w:color="auto" w:fill="FFFFFF"/>
            <w:lang w:val="en-US"/>
          </w:rPr>
          <w:delText xml:space="preserve"> epistasis are </w:delText>
        </w:r>
        <w:r w:rsidR="00D23B05" w:rsidRPr="00AC7425" w:rsidDel="00AC7425">
          <w:rPr>
            <w:rStyle w:val="apple-converted-space"/>
            <w:rFonts w:ascii="Times New Roman" w:hAnsi="Times New Roman" w:cs="Times New Roman"/>
            <w:color w:val="000000"/>
            <w:sz w:val="20"/>
            <w:szCs w:val="20"/>
            <w:shd w:val="clear" w:color="auto" w:fill="FFFFFF"/>
            <w:lang w:val="en-US"/>
          </w:rPr>
          <w:delText xml:space="preserve">the </w:delText>
        </w:r>
        <w:r w:rsidR="003D0644" w:rsidRPr="00AC7425" w:rsidDel="00AC7425">
          <w:rPr>
            <w:rStyle w:val="apple-converted-space"/>
            <w:rFonts w:ascii="Times New Roman" w:hAnsi="Times New Roman" w:cs="Times New Roman"/>
            <w:color w:val="000000"/>
            <w:sz w:val="20"/>
            <w:szCs w:val="20"/>
            <w:shd w:val="clear" w:color="auto" w:fill="FFFFFF"/>
            <w:lang w:val="en-US"/>
          </w:rPr>
          <w:delText xml:space="preserve">dominant </w:delText>
        </w:r>
        <w:r w:rsidR="00CD2769" w:rsidRPr="00AC7425" w:rsidDel="00AC7425">
          <w:rPr>
            <w:rStyle w:val="apple-converted-space"/>
            <w:rFonts w:ascii="Times New Roman" w:hAnsi="Times New Roman" w:cs="Times New Roman"/>
            <w:color w:val="000000"/>
            <w:sz w:val="20"/>
            <w:szCs w:val="20"/>
            <w:shd w:val="clear" w:color="auto" w:fill="FFFFFF"/>
            <w:lang w:val="en-US"/>
          </w:rPr>
          <w:delText xml:space="preserve">evolutionary </w:delText>
        </w:r>
        <w:r w:rsidR="000A411F" w:rsidRPr="00AC7425" w:rsidDel="00AC7425">
          <w:rPr>
            <w:rStyle w:val="apple-converted-space"/>
            <w:rFonts w:ascii="Times New Roman" w:hAnsi="Times New Roman" w:cs="Times New Roman"/>
            <w:color w:val="000000"/>
            <w:sz w:val="20"/>
            <w:szCs w:val="20"/>
            <w:shd w:val="clear" w:color="auto" w:fill="FFFFFF"/>
            <w:lang w:val="en-US"/>
          </w:rPr>
          <w:delText xml:space="preserve">factors, </w:delText>
        </w:r>
        <w:r w:rsidR="00720DBE" w:rsidRPr="00AC7425" w:rsidDel="00AC7425">
          <w:rPr>
            <w:rStyle w:val="apple-converted-space"/>
            <w:rFonts w:ascii="Times New Roman" w:hAnsi="Times New Roman" w:cs="Times New Roman"/>
            <w:color w:val="000000"/>
            <w:sz w:val="20"/>
            <w:szCs w:val="20"/>
            <w:shd w:val="clear" w:color="auto" w:fill="FFFFFF"/>
            <w:lang w:val="en-US"/>
          </w:rPr>
          <w:delText>while</w:delText>
        </w:r>
        <w:r w:rsidR="000A411F" w:rsidRPr="00AC7425" w:rsidDel="00AC7425">
          <w:rPr>
            <w:rStyle w:val="apple-converted-space"/>
            <w:rFonts w:ascii="Times New Roman" w:hAnsi="Times New Roman" w:cs="Times New Roman"/>
            <w:color w:val="000000"/>
            <w:sz w:val="20"/>
            <w:szCs w:val="20"/>
            <w:shd w:val="clear" w:color="auto" w:fill="FFFFFF"/>
            <w:lang w:val="en-US"/>
          </w:rPr>
          <w:delText xml:space="preserve"> </w:delText>
        </w:r>
        <w:r w:rsidR="00A770A6" w:rsidRPr="00AC7425" w:rsidDel="00AC7425">
          <w:rPr>
            <w:rStyle w:val="apple-converted-space"/>
            <w:rFonts w:ascii="Times New Roman" w:hAnsi="Times New Roman" w:cs="Times New Roman"/>
            <w:color w:val="000000"/>
            <w:sz w:val="20"/>
            <w:szCs w:val="20"/>
            <w:shd w:val="clear" w:color="auto" w:fill="FFFFFF"/>
            <w:lang w:val="en-US"/>
          </w:rPr>
          <w:delText xml:space="preserve">the effects of </w:delText>
        </w:r>
        <w:r w:rsidR="000A411F" w:rsidRPr="00AC7425" w:rsidDel="00AC7425">
          <w:rPr>
            <w:rStyle w:val="apple-converted-space"/>
            <w:rFonts w:ascii="Times New Roman" w:hAnsi="Times New Roman" w:cs="Times New Roman"/>
            <w:color w:val="000000"/>
            <w:sz w:val="20"/>
            <w:szCs w:val="20"/>
            <w:shd w:val="clear" w:color="auto" w:fill="FFFFFF"/>
            <w:lang w:val="en-US"/>
          </w:rPr>
          <w:delText xml:space="preserve">genetic linkage </w:delText>
        </w:r>
        <w:r w:rsidR="00DB0F89" w:rsidRPr="00AC7425" w:rsidDel="00AC7425">
          <w:rPr>
            <w:rStyle w:val="apple-converted-space"/>
            <w:rFonts w:ascii="Times New Roman" w:hAnsi="Times New Roman" w:cs="Times New Roman"/>
            <w:color w:val="000000"/>
            <w:sz w:val="20"/>
            <w:szCs w:val="20"/>
            <w:shd w:val="clear" w:color="auto" w:fill="FFFFFF"/>
            <w:lang w:val="en-US"/>
          </w:rPr>
          <w:delText>are</w:delText>
        </w:r>
        <w:r w:rsidR="007806B7" w:rsidRPr="00AC7425" w:rsidDel="00AC7425">
          <w:rPr>
            <w:rStyle w:val="apple-converted-space"/>
            <w:rFonts w:ascii="Times New Roman" w:hAnsi="Times New Roman" w:cs="Times New Roman"/>
            <w:color w:val="000000"/>
            <w:sz w:val="20"/>
            <w:szCs w:val="20"/>
            <w:shd w:val="clear" w:color="auto" w:fill="FFFFFF"/>
            <w:lang w:val="en-US"/>
          </w:rPr>
          <w:delText xml:space="preserve"> relatively small</w:delText>
        </w:r>
        <w:r w:rsidR="000A411F" w:rsidRPr="00AC7425" w:rsidDel="00AC7425">
          <w:rPr>
            <w:rStyle w:val="apple-converted-space"/>
            <w:rFonts w:ascii="Times New Roman" w:hAnsi="Times New Roman" w:cs="Times New Roman"/>
            <w:color w:val="000000"/>
            <w:sz w:val="20"/>
            <w:szCs w:val="20"/>
            <w:shd w:val="clear" w:color="auto" w:fill="FFFFFF"/>
            <w:lang w:val="en-US"/>
          </w:rPr>
          <w:delText>.</w:delText>
        </w:r>
      </w:del>
    </w:p>
    <w:p w14:paraId="611C56C4" w14:textId="77777777" w:rsidR="00AC7425" w:rsidRPr="00AC7425" w:rsidRDefault="00AC7425" w:rsidP="00AC7425">
      <w:pPr>
        <w:rPr>
          <w:ins w:id="460" w:author="ivan4995@gmail.com" w:date="2026-05-05T17:03:00Z"/>
          <w:rStyle w:val="apple-converted-space"/>
          <w:rFonts w:ascii="Times New Roman" w:hAnsi="Times New Roman" w:cs="Times New Roman"/>
          <w:color w:val="000000"/>
          <w:sz w:val="20"/>
          <w:szCs w:val="20"/>
          <w:shd w:val="clear" w:color="auto" w:fill="FFFFFF"/>
          <w:lang w:val="en-US"/>
        </w:rPr>
      </w:pPr>
    </w:p>
    <w:p w14:paraId="2C70EDDF" w14:textId="77777777" w:rsidR="00B753D5" w:rsidRDefault="00B753D5">
      <w:pPr>
        <w:rPr>
          <w:rStyle w:val="apple-converted-space"/>
          <w:rFonts w:ascii="Times New Roman" w:hAnsi="Times New Roman" w:cs="Times New Roman"/>
          <w:color w:val="000000"/>
          <w:sz w:val="20"/>
          <w:szCs w:val="20"/>
          <w:shd w:val="clear" w:color="auto" w:fill="FFFFFF"/>
          <w:lang w:val="en-US"/>
        </w:rPr>
      </w:pPr>
    </w:p>
    <w:p w14:paraId="6F94C76B" w14:textId="787A1F1F" w:rsidR="00B753D5" w:rsidRPr="002B7CE1" w:rsidDel="00832391" w:rsidRDefault="00B753D5">
      <w:pPr>
        <w:rPr>
          <w:moveFrom w:id="461" w:author="Microsoft Office User" w:date="2026-05-05T18:41:00Z" w16du:dateUtc="2026-05-05T15:41:00Z"/>
          <w:rStyle w:val="apple-converted-space"/>
          <w:rFonts w:ascii="Times New Roman" w:hAnsi="Times New Roman" w:cs="Times New Roman"/>
          <w:color w:val="000000"/>
          <w:sz w:val="20"/>
          <w:szCs w:val="20"/>
          <w:shd w:val="clear" w:color="auto" w:fill="FFFFFF"/>
          <w:lang w:val="en-US"/>
        </w:rPr>
      </w:pPr>
      <w:moveFromRangeStart w:id="462" w:author="Microsoft Office User" w:date="2026-05-05T18:41:00Z" w:name="move228898920"/>
      <w:moveFrom w:id="463" w:author="Microsoft Office User" w:date="2026-05-05T18:41:00Z" w16du:dateUtc="2026-05-05T15:41:00Z">
        <w:r w:rsidDel="00832391">
          <w:rPr>
            <w:rStyle w:val="apple-converted-space"/>
            <w:rFonts w:ascii="Helvetica" w:hAnsi="Helvetica"/>
            <w:color w:val="000000"/>
            <w:sz w:val="22"/>
            <w:szCs w:val="22"/>
            <w:shd w:val="clear" w:color="auto" w:fill="FFFFFF"/>
            <w:lang w:val="en-US"/>
          </w:rPr>
          <w:lastRenderedPageBreak/>
          <w:t>In the end, it amounts to the same thing: linkage effects are relatively small.</w:t>
        </w:r>
      </w:moveFrom>
    </w:p>
    <w:moveFromRangeEnd w:id="462"/>
    <w:p w14:paraId="57DB932F" w14:textId="77777777" w:rsidR="00F024CC" w:rsidRDefault="00133529">
      <w:pPr>
        <w:rPr>
          <w:rStyle w:val="apple-converted-space"/>
          <w:rFonts w:ascii="Helvetica" w:hAnsi="Helvetica"/>
          <w:color w:val="000000"/>
          <w:sz w:val="22"/>
          <w:szCs w:val="22"/>
          <w:shd w:val="clear" w:color="auto" w:fill="FFFFFF"/>
          <w:lang w:val="en-US"/>
        </w:rPr>
      </w:pPr>
      <w:r w:rsidRPr="003552A3">
        <w:rPr>
          <w:rStyle w:val="apple-converted-space"/>
          <w:sz w:val="22"/>
          <w:szCs w:val="22"/>
          <w:shd w:val="clear" w:color="auto" w:fill="FFFFFF"/>
          <w:lang w:val="en-US"/>
        </w:rPr>
        <w:br/>
      </w:r>
      <w:r w:rsidRPr="003552A3">
        <w:rPr>
          <w:rFonts w:ascii="Helvetica" w:hAnsi="Helvetica"/>
          <w:b/>
          <w:color w:val="000000"/>
          <w:sz w:val="22"/>
          <w:szCs w:val="22"/>
          <w:shd w:val="clear" w:color="auto" w:fill="FFFFFF"/>
        </w:rPr>
        <w:t>Richard Neher</w:t>
      </w:r>
      <w:r w:rsidRPr="003552A3">
        <w:rPr>
          <w:rStyle w:val="apple-converted-space"/>
          <w:rFonts w:ascii="Helvetica" w:hAnsi="Helvetica"/>
          <w:color w:val="000000"/>
          <w:sz w:val="22"/>
          <w:szCs w:val="22"/>
          <w:shd w:val="clear" w:color="auto" w:fill="FFFFFF"/>
          <w:lang w:val="en-US"/>
        </w:rPr>
        <w:t> </w:t>
      </w:r>
    </w:p>
    <w:p w14:paraId="287CE9B3" w14:textId="77777777" w:rsidR="00F024CC" w:rsidRDefault="00F024CC">
      <w:pPr>
        <w:rPr>
          <w:rStyle w:val="apple-converted-space"/>
          <w:rFonts w:ascii="Helvetica" w:hAnsi="Helvetica"/>
          <w:color w:val="000000"/>
          <w:sz w:val="22"/>
          <w:szCs w:val="22"/>
          <w:shd w:val="clear" w:color="auto" w:fill="FFFFFF"/>
          <w:lang w:val="en-US"/>
        </w:rPr>
      </w:pPr>
    </w:p>
    <w:p w14:paraId="69D71AE1" w14:textId="4B3FC892" w:rsidR="00B42A61" w:rsidRPr="00E50B5F" w:rsidRDefault="00F024CC">
      <w:pPr>
        <w:rPr>
          <w:rFonts w:ascii="Helvetica" w:hAnsi="Helvetica"/>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t>Thank you for</w:t>
      </w:r>
      <w:del w:id="464" w:author="Microsoft Office User" w:date="2026-05-06T04:26:00Z" w16du:dateUtc="2026-05-06T01:26:00Z">
        <w:r w:rsidDel="00C964EB">
          <w:rPr>
            <w:rStyle w:val="apple-converted-space"/>
            <w:rFonts w:ascii="Helvetica" w:hAnsi="Helvetica"/>
            <w:color w:val="000000"/>
            <w:sz w:val="22"/>
            <w:szCs w:val="22"/>
            <w:shd w:val="clear" w:color="auto" w:fill="FFFFFF"/>
            <w:lang w:val="en-US"/>
          </w:rPr>
          <w:delText xml:space="preserve"> the</w:delText>
        </w:r>
      </w:del>
      <w:r>
        <w:rPr>
          <w:rStyle w:val="apple-converted-space"/>
          <w:rFonts w:ascii="Helvetica" w:hAnsi="Helvetica"/>
          <w:color w:val="000000"/>
          <w:sz w:val="22"/>
          <w:szCs w:val="22"/>
          <w:shd w:val="clear" w:color="auto" w:fill="FFFFFF"/>
          <w:lang w:val="en-US"/>
        </w:rPr>
        <w:t xml:space="preserve"> </w:t>
      </w:r>
      <w:ins w:id="465" w:author="Microsoft Office User" w:date="2026-05-06T04:26:00Z" w16du:dateUtc="2026-05-06T01:26:00Z">
        <w:r w:rsidR="00C964EB">
          <w:rPr>
            <w:rStyle w:val="apple-converted-space"/>
            <w:rFonts w:ascii="Helvetica" w:hAnsi="Helvetica"/>
            <w:color w:val="000000"/>
            <w:sz w:val="22"/>
            <w:szCs w:val="22"/>
            <w:shd w:val="clear" w:color="auto" w:fill="FFFFFF"/>
            <w:lang w:val="en-US"/>
          </w:rPr>
          <w:t>the</w:t>
        </w:r>
      </w:ins>
      <w:ins w:id="466" w:author="Microsoft Office User" w:date="2026-05-05T18:42:00Z" w16du:dateUtc="2026-05-05T15:42:00Z">
        <w:r w:rsidR="00832391">
          <w:rPr>
            <w:rStyle w:val="apple-converted-space"/>
            <w:rFonts w:ascii="Helvetica" w:hAnsi="Helvetica"/>
            <w:color w:val="000000"/>
            <w:sz w:val="22"/>
            <w:szCs w:val="22"/>
            <w:shd w:val="clear" w:color="auto" w:fill="FFFFFF"/>
            <w:lang w:val="en-US"/>
          </w:rPr>
          <w:t xml:space="preserve"> </w:t>
        </w:r>
      </w:ins>
      <w:r>
        <w:rPr>
          <w:rStyle w:val="apple-converted-space"/>
          <w:rFonts w:ascii="Helvetica" w:hAnsi="Helvetica"/>
          <w:color w:val="000000"/>
          <w:sz w:val="22"/>
          <w:szCs w:val="22"/>
          <w:shd w:val="clear" w:color="auto" w:fill="FFFFFF"/>
          <w:lang w:val="en-US"/>
        </w:rPr>
        <w:t>comments.</w:t>
      </w:r>
      <w:ins w:id="467" w:author="Microsoft Office User" w:date="2026-05-05T18:42:00Z" w16du:dateUtc="2026-05-05T15:42:00Z">
        <w:r w:rsidR="00832391">
          <w:rPr>
            <w:rStyle w:val="apple-converted-space"/>
            <w:rFonts w:ascii="Helvetica" w:hAnsi="Helvetica"/>
            <w:color w:val="000000"/>
            <w:sz w:val="22"/>
            <w:szCs w:val="22"/>
            <w:shd w:val="clear" w:color="auto" w:fill="FFFFFF"/>
            <w:lang w:val="en-US"/>
          </w:rPr>
          <w:t xml:space="preserve"> </w:t>
        </w:r>
      </w:ins>
      <w:r w:rsidR="00133529" w:rsidRPr="003552A3">
        <w:rPr>
          <w:rFonts w:ascii="Helvetica" w:hAnsi="Helvetica"/>
          <w:color w:val="000000"/>
          <w:sz w:val="22"/>
          <w:szCs w:val="22"/>
        </w:rPr>
        <w:br/>
      </w:r>
      <w:r w:rsidR="00133529" w:rsidRPr="003552A3">
        <w:rPr>
          <w:rFonts w:ascii="Helvetica" w:hAnsi="Helvetica"/>
          <w:color w:val="000000"/>
          <w:sz w:val="22"/>
          <w:szCs w:val="22"/>
        </w:rPr>
        <w:br/>
      </w:r>
      <w:r w:rsidR="00133529" w:rsidRPr="003552A3">
        <w:rPr>
          <w:rFonts w:ascii="Helvetica" w:hAnsi="Helvetica"/>
          <w:color w:val="000000"/>
          <w:sz w:val="22"/>
          <w:szCs w:val="22"/>
        </w:rPr>
        <w:br/>
      </w:r>
      <w:r w:rsidR="00133529" w:rsidRPr="00B42A61">
        <w:rPr>
          <w:rFonts w:ascii="Helvetica" w:hAnsi="Helvetica"/>
          <w:b/>
          <w:bCs/>
          <w:color w:val="000000"/>
          <w:sz w:val="22"/>
          <w:szCs w:val="22"/>
          <w:shd w:val="clear" w:color="auto" w:fill="FFFFFF"/>
        </w:rPr>
        <w:t>Reviewer #2 :</w:t>
      </w:r>
      <w:r w:rsidR="00133529" w:rsidRPr="00B42A61">
        <w:rPr>
          <w:rStyle w:val="apple-converted-space"/>
          <w:rFonts w:ascii="Helvetica" w:hAnsi="Helvetica"/>
          <w:b/>
          <w:bCs/>
          <w:color w:val="000000"/>
          <w:sz w:val="22"/>
          <w:szCs w:val="22"/>
          <w:shd w:val="clear" w:color="auto" w:fill="FFFFFF"/>
        </w:rPr>
        <w:t> </w:t>
      </w:r>
      <w:r w:rsidR="00133529" w:rsidRPr="00B42A61">
        <w:rPr>
          <w:rFonts w:ascii="Helvetica" w:hAnsi="Helvetica"/>
          <w:b/>
          <w:bCs/>
          <w:color w:val="000000"/>
          <w:sz w:val="22"/>
          <w:szCs w:val="22"/>
        </w:rPr>
        <w:br/>
      </w:r>
      <w:r w:rsidR="00133529" w:rsidRPr="00B42A61">
        <w:rPr>
          <w:rFonts w:ascii="Helvetica" w:hAnsi="Helvetica"/>
          <w:b/>
          <w:bCs/>
          <w:color w:val="000000"/>
          <w:sz w:val="22"/>
          <w:szCs w:val="22"/>
        </w:rPr>
        <w:br/>
      </w:r>
      <w:r w:rsidR="00133529" w:rsidRPr="00B42A61">
        <w:rPr>
          <w:rFonts w:ascii="Helvetica" w:hAnsi="Helvetica"/>
          <w:b/>
          <w:bCs/>
          <w:color w:val="000000"/>
          <w:sz w:val="22"/>
          <w:szCs w:val="22"/>
          <w:shd w:val="clear" w:color="auto" w:fill="FFFFFF"/>
        </w:rPr>
        <w:t>This paper uses an epistasis inference method (developed by Pedruzzi &amp; Rouzine 2021:</w:t>
      </w:r>
      <w:r w:rsidR="00133529" w:rsidRPr="00B42A61">
        <w:rPr>
          <w:rStyle w:val="apple-converted-space"/>
          <w:rFonts w:ascii="Helvetica" w:hAnsi="Helvetica"/>
          <w:b/>
          <w:bCs/>
          <w:color w:val="000000"/>
          <w:sz w:val="22"/>
          <w:szCs w:val="22"/>
          <w:shd w:val="clear" w:color="auto" w:fill="FFFFFF"/>
        </w:rPr>
        <w:t> </w:t>
      </w:r>
      <w:hyperlink r:id="rId4" w:history="1">
        <w:r w:rsidR="00133529" w:rsidRPr="00B42A61">
          <w:rPr>
            <w:rStyle w:val="Hyperlink"/>
            <w:rFonts w:ascii="Helvetica" w:hAnsi="Helvetica"/>
            <w:b/>
            <w:bCs/>
            <w:sz w:val="22"/>
            <w:szCs w:val="22"/>
            <w:shd w:val="clear" w:color="auto" w:fill="FFFFFF"/>
          </w:rPr>
          <w:t>https://journals.plos.org/plospathogens/article?id=10.1371/journal.ppat.1009669</w:t>
        </w:r>
      </w:hyperlink>
      <w:r w:rsidR="00133529" w:rsidRPr="00B42A61">
        <w:rPr>
          <w:rFonts w:ascii="Helvetica" w:hAnsi="Helvetica"/>
          <w:b/>
          <w:bCs/>
          <w:color w:val="000000"/>
          <w:sz w:val="22"/>
          <w:szCs w:val="22"/>
          <w:shd w:val="clear" w:color="auto" w:fill="FFFFFF"/>
        </w:rPr>
        <w:t>) to understand how the accuracy of detection (i.e., a normalized sum of false positives and negatives) depends on features such as sequence length. The method is suggested as an alternative to methods of epistasis inference based on patterns of covariance between mutations (i.e., based on linkage (dis)equilibrium;</w:t>
      </w:r>
      <w:r w:rsidR="00133529" w:rsidRPr="00B42A61">
        <w:rPr>
          <w:rStyle w:val="apple-converted-space"/>
          <w:rFonts w:ascii="Helvetica" w:hAnsi="Helvetica"/>
          <w:b/>
          <w:bCs/>
          <w:color w:val="000000"/>
          <w:sz w:val="22"/>
          <w:szCs w:val="22"/>
          <w:shd w:val="clear" w:color="auto" w:fill="FFFFFF"/>
        </w:rPr>
        <w:t> </w:t>
      </w:r>
      <w:hyperlink r:id="rId5" w:history="1">
        <w:r w:rsidR="00133529" w:rsidRPr="00B42A61">
          <w:rPr>
            <w:rStyle w:val="Hyperlink"/>
            <w:rFonts w:ascii="Helvetica" w:hAnsi="Helvetica"/>
            <w:b/>
            <w:bCs/>
            <w:sz w:val="22"/>
            <w:szCs w:val="22"/>
            <w:shd w:val="clear" w:color="auto" w:fill="FFFFFF"/>
          </w:rPr>
          <w:t>https://www.pnas.org/doi/full/10.1073/pnas.2012331117</w:t>
        </w:r>
      </w:hyperlink>
      <w:r w:rsidR="00133529" w:rsidRPr="00B42A61">
        <w:rPr>
          <w:rFonts w:ascii="Helvetica" w:hAnsi="Helvetica"/>
          <w:b/>
          <w:bCs/>
          <w:color w:val="000000"/>
          <w:sz w:val="22"/>
          <w:szCs w:val="22"/>
          <w:shd w:val="clear" w:color="auto" w:fill="FFFFFF"/>
        </w:rPr>
        <w:t>) and phylogeny (i.e., the nature of substitutions occurring along the tree;</w:t>
      </w:r>
      <w:r w:rsidR="00133529" w:rsidRPr="00B42A61">
        <w:rPr>
          <w:rStyle w:val="apple-converted-space"/>
          <w:rFonts w:ascii="Helvetica" w:hAnsi="Helvetica"/>
          <w:b/>
          <w:bCs/>
          <w:color w:val="000000"/>
          <w:sz w:val="22"/>
          <w:szCs w:val="22"/>
          <w:shd w:val="clear" w:color="auto" w:fill="FFFFFF"/>
        </w:rPr>
        <w:t> </w:t>
      </w:r>
      <w:hyperlink r:id="rId6" w:history="1">
        <w:r w:rsidR="00133529" w:rsidRPr="00B42A61">
          <w:rPr>
            <w:rStyle w:val="Hyperlink"/>
            <w:rFonts w:ascii="Helvetica" w:hAnsi="Helvetica"/>
            <w:b/>
            <w:bCs/>
            <w:sz w:val="22"/>
            <w:szCs w:val="22"/>
            <w:shd w:val="clear" w:color="auto" w:fill="FFFFFF"/>
          </w:rPr>
          <w:t>https://journals.plos.org/plosgenetics/article?id=10.1371/journal.pgen.1001301</w:t>
        </w:r>
      </w:hyperlink>
      <w:r w:rsidR="00133529" w:rsidRPr="00B42A61">
        <w:rPr>
          <w:rFonts w:ascii="Helvetica" w:hAnsi="Helvetica"/>
          <w:b/>
          <w:bCs/>
          <w:color w:val="000000"/>
          <w:sz w:val="22"/>
          <w:szCs w:val="22"/>
          <w:shd w:val="clear" w:color="auto" w:fill="FFFFFF"/>
        </w:rPr>
        <w:t xml:space="preserve">). The key steps are to calculate some measure of covariance or correlation (e.g., r2) for SNPs at two loci, test the significance of the association and retain SNP pairs that are sufficiently correlated, and calculate *conditional* correlation coefficients </w:t>
      </w:r>
      <w:r w:rsidR="00813C95" w:rsidRPr="00B42A61">
        <w:rPr>
          <w:rFonts w:ascii="Helvetica" w:hAnsi="Helvetica"/>
          <w:b/>
          <w:bCs/>
          <w:color w:val="000000"/>
          <w:sz w:val="22"/>
          <w:szCs w:val="22"/>
          <w:shd w:val="clear" w:color="auto" w:fill="FFFFFF"/>
        </w:rPr>
        <w:t>(given "a locus connected to the pair of interest carries the consensus allele</w:t>
      </w:r>
      <w:r w:rsidR="00813C95">
        <w:rPr>
          <w:rFonts w:ascii="Helvetica" w:hAnsi="Helvetica"/>
          <w:b/>
          <w:bCs/>
          <w:color w:val="000000"/>
          <w:sz w:val="22"/>
          <w:szCs w:val="22"/>
          <w:shd w:val="clear" w:color="auto" w:fill="FFFFFF"/>
        </w:rPr>
        <w:t>...</w:t>
      </w:r>
    </w:p>
    <w:p w14:paraId="35BB15CD" w14:textId="654030E9" w:rsidR="00B42A61" w:rsidRDefault="00B42A61">
      <w:pPr>
        <w:rPr>
          <w:rFonts w:ascii="Helvetica" w:hAnsi="Helvetica"/>
          <w:color w:val="000000"/>
          <w:sz w:val="22"/>
          <w:szCs w:val="22"/>
          <w:shd w:val="clear" w:color="auto" w:fill="FFFFFF"/>
        </w:rPr>
      </w:pPr>
    </w:p>
    <w:p w14:paraId="1C628872" w14:textId="06CE1ABB" w:rsidR="00520ABB" w:rsidRDefault="00B42A61">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 xml:space="preserve">Thank you </w:t>
      </w:r>
      <w:r w:rsidR="00520ABB">
        <w:rPr>
          <w:rFonts w:ascii="Helvetica" w:hAnsi="Helvetica"/>
          <w:color w:val="000000"/>
          <w:sz w:val="22"/>
          <w:szCs w:val="22"/>
          <w:shd w:val="clear" w:color="auto" w:fill="FFFFFF"/>
          <w:lang w:val="en-US"/>
        </w:rPr>
        <w:t xml:space="preserve">for </w:t>
      </w:r>
      <w:r>
        <w:rPr>
          <w:rFonts w:ascii="Helvetica" w:hAnsi="Helvetica"/>
          <w:color w:val="000000"/>
          <w:sz w:val="22"/>
          <w:szCs w:val="22"/>
          <w:shd w:val="clear" w:color="auto" w:fill="FFFFFF"/>
          <w:lang w:val="en-US"/>
        </w:rPr>
        <w:t>the correct description</w:t>
      </w:r>
      <w:r w:rsidR="00520ABB">
        <w:rPr>
          <w:rFonts w:ascii="Helvetica" w:hAnsi="Helvetica"/>
          <w:color w:val="000000"/>
          <w:sz w:val="22"/>
          <w:szCs w:val="22"/>
          <w:shd w:val="clear" w:color="auto" w:fill="FFFFFF"/>
          <w:lang w:val="en-US"/>
        </w:rPr>
        <w:t xml:space="preserve"> of our procedure</w:t>
      </w:r>
      <w:r>
        <w:rPr>
          <w:rFonts w:ascii="Helvetica" w:hAnsi="Helvetica"/>
          <w:color w:val="000000"/>
          <w:sz w:val="22"/>
          <w:szCs w:val="22"/>
          <w:shd w:val="clear" w:color="auto" w:fill="FFFFFF"/>
          <w:lang w:val="en-US"/>
        </w:rPr>
        <w:t>.</w:t>
      </w:r>
    </w:p>
    <w:p w14:paraId="4197829E" w14:textId="77ABF782" w:rsidR="00813C95" w:rsidRPr="00E50B5F" w:rsidRDefault="00813C95" w:rsidP="00813C95">
      <w:pPr>
        <w:rPr>
          <w:rFonts w:ascii="Helvetica" w:hAnsi="Helvetica"/>
          <w:color w:val="000000"/>
          <w:sz w:val="22"/>
          <w:szCs w:val="22"/>
          <w:shd w:val="clear" w:color="auto" w:fill="FFFFFF"/>
          <w:lang w:val="en-US"/>
        </w:rPr>
      </w:pPr>
    </w:p>
    <w:p w14:paraId="632D0D34" w14:textId="6C7AC163" w:rsidR="00520ABB" w:rsidRPr="00B42A61" w:rsidRDefault="00520ABB">
      <w:pPr>
        <w:rPr>
          <w:rFonts w:ascii="Helvetica" w:hAnsi="Helvetica"/>
          <w:color w:val="000000"/>
          <w:sz w:val="22"/>
          <w:szCs w:val="22"/>
          <w:shd w:val="clear" w:color="auto" w:fill="FFFFFF"/>
          <w:lang w:val="en-US"/>
        </w:rPr>
      </w:pPr>
      <w:r w:rsidRPr="00B42A61">
        <w:rPr>
          <w:rFonts w:ascii="Helvetica" w:hAnsi="Helvetica"/>
          <w:b/>
          <w:bCs/>
          <w:color w:val="000000"/>
          <w:sz w:val="22"/>
          <w:szCs w:val="22"/>
          <w:shd w:val="clear" w:color="auto" w:fill="FFFFFF"/>
        </w:rPr>
        <w:t>which I take to mean "of the ancestral type"</w:t>
      </w:r>
      <w:r w:rsidR="00813C95">
        <w:rPr>
          <w:rFonts w:ascii="Helvetica" w:hAnsi="Helvetica"/>
          <w:b/>
          <w:bCs/>
          <w:color w:val="000000"/>
          <w:sz w:val="22"/>
          <w:szCs w:val="22"/>
          <w:shd w:val="clear" w:color="auto" w:fill="FFFFFF"/>
        </w:rPr>
        <w:t>)</w:t>
      </w:r>
      <w:r w:rsidRPr="00B42A61">
        <w:rPr>
          <w:rFonts w:ascii="Helvetica" w:hAnsi="Helvetica"/>
          <w:b/>
          <w:bCs/>
          <w:color w:val="000000"/>
          <w:sz w:val="22"/>
          <w:szCs w:val="22"/>
          <w:shd w:val="clear" w:color="auto" w:fill="FFFFFF"/>
        </w:rPr>
        <w:t xml:space="preserve">. </w:t>
      </w:r>
    </w:p>
    <w:p w14:paraId="34979733" w14:textId="60821222" w:rsidR="00B42A61" w:rsidRDefault="00B42A61">
      <w:pPr>
        <w:rPr>
          <w:rFonts w:ascii="Helvetica" w:hAnsi="Helvetica"/>
          <w:color w:val="000000"/>
          <w:sz w:val="22"/>
          <w:szCs w:val="22"/>
          <w:shd w:val="clear" w:color="auto" w:fill="FFFFFF"/>
        </w:rPr>
      </w:pPr>
    </w:p>
    <w:p w14:paraId="78FE7F69" w14:textId="65C7BB1D" w:rsidR="00B42A61" w:rsidDel="00AC7425" w:rsidRDefault="00AC7425">
      <w:pPr>
        <w:rPr>
          <w:del w:id="468" w:author="ivan4995@gmail.com" w:date="2026-05-05T17:04:00Z"/>
          <w:rFonts w:ascii="Helvetica" w:hAnsi="Helvetica"/>
          <w:color w:val="000000"/>
          <w:sz w:val="22"/>
          <w:szCs w:val="22"/>
          <w:shd w:val="clear" w:color="auto" w:fill="FFFFFF"/>
          <w:lang w:val="en-US"/>
        </w:rPr>
      </w:pPr>
      <w:ins w:id="469" w:author="ivan4995@gmail.com" w:date="2026-05-05T17:04:00Z">
        <w:r>
          <w:rPr>
            <w:rFonts w:ascii="Helvetica" w:hAnsi="Helvetica"/>
            <w:color w:val="000000"/>
            <w:sz w:val="22"/>
            <w:szCs w:val="22"/>
            <w:shd w:val="clear" w:color="auto" w:fill="FFFFFF"/>
            <w:lang w:val="en-US"/>
          </w:rPr>
          <w:t>In</w:t>
        </w:r>
      </w:ins>
      <w:del w:id="470" w:author="ivan4995@gmail.com" w:date="2026-05-05T17:04:00Z">
        <w:r w:rsidR="00813C95" w:rsidDel="00AC7425">
          <w:rPr>
            <w:rFonts w:ascii="Helvetica" w:hAnsi="Helvetica"/>
            <w:color w:val="000000"/>
            <w:sz w:val="22"/>
            <w:szCs w:val="22"/>
            <w:shd w:val="clear" w:color="auto" w:fill="FFFFFF"/>
            <w:lang w:val="en-US"/>
          </w:rPr>
          <w:delText xml:space="preserve">As stated in Fig. 2 legend, the </w:delText>
        </w:r>
        <w:r w:rsidR="00B42A61" w:rsidDel="00AC7425">
          <w:rPr>
            <w:rFonts w:ascii="Helvetica" w:hAnsi="Helvetica"/>
            <w:color w:val="000000"/>
            <w:sz w:val="22"/>
            <w:szCs w:val="22"/>
            <w:shd w:val="clear" w:color="auto" w:fill="FFFFFF"/>
            <w:lang w:val="en-US"/>
          </w:rPr>
          <w:delText>consensus was determined for sequences isolated during time period 09.2020–09.2021</w:delText>
        </w:r>
        <w:r w:rsidR="00813C95" w:rsidDel="00AC7425">
          <w:rPr>
            <w:rFonts w:ascii="Helvetica" w:hAnsi="Helvetica"/>
            <w:color w:val="000000"/>
            <w:sz w:val="22"/>
            <w:szCs w:val="22"/>
            <w:shd w:val="clear" w:color="auto" w:fill="FFFFFF"/>
            <w:lang w:val="en-US"/>
          </w:rPr>
          <w:delText>.</w:delText>
        </w:r>
      </w:del>
    </w:p>
    <w:p w14:paraId="3A622772" w14:textId="5BD8FE3A" w:rsidR="00AC7425" w:rsidRPr="00B42A61" w:rsidRDefault="00AC7425">
      <w:pPr>
        <w:rPr>
          <w:ins w:id="471" w:author="ivan4995@gmail.com" w:date="2026-05-05T17:04:00Z"/>
          <w:rFonts w:ascii="Helvetica" w:hAnsi="Helvetica"/>
          <w:color w:val="000000"/>
          <w:sz w:val="22"/>
          <w:szCs w:val="22"/>
          <w:shd w:val="clear" w:color="auto" w:fill="FFFFFF"/>
          <w:lang w:val="en-US"/>
        </w:rPr>
      </w:pPr>
      <w:ins w:id="472" w:author="ivan4995@gmail.com" w:date="2026-05-05T17:04:00Z">
        <w:r>
          <w:rPr>
            <w:rFonts w:ascii="Helvetica" w:hAnsi="Helvetica"/>
            <w:color w:val="000000"/>
            <w:sz w:val="22"/>
            <w:szCs w:val="22"/>
            <w:shd w:val="clear" w:color="auto" w:fill="FFFFFF"/>
            <w:lang w:val="en-US"/>
          </w:rPr>
          <w:t xml:space="preserve"> </w:t>
        </w:r>
      </w:ins>
      <w:ins w:id="473" w:author="Microsoft Office User" w:date="2026-05-05T21:58:00Z" w16du:dateUtc="2026-05-05T18:58:00Z">
        <w:r w:rsidR="00334403">
          <w:rPr>
            <w:rFonts w:ascii="Helvetica" w:hAnsi="Helvetica"/>
            <w:color w:val="000000"/>
            <w:sz w:val="22"/>
            <w:szCs w:val="22"/>
            <w:shd w:val="clear" w:color="auto" w:fill="FFFFFF"/>
            <w:lang w:val="en-US"/>
          </w:rPr>
          <w:t>t</w:t>
        </w:r>
      </w:ins>
      <w:ins w:id="474" w:author="Microsoft Office User" w:date="2026-05-05T21:59:00Z" w16du:dateUtc="2026-05-05T18:59:00Z">
        <w:r w:rsidR="00334403">
          <w:rPr>
            <w:rFonts w:ascii="Helvetica" w:hAnsi="Helvetica"/>
            <w:color w:val="000000"/>
            <w:sz w:val="22"/>
            <w:szCs w:val="22"/>
            <w:shd w:val="clear" w:color="auto" w:fill="FFFFFF"/>
            <w:lang w:val="en-US"/>
          </w:rPr>
          <w:t xml:space="preserve">he </w:t>
        </w:r>
      </w:ins>
      <w:ins w:id="475" w:author="ivan4995@gmail.com" w:date="2026-05-05T17:04:00Z">
        <w:r>
          <w:rPr>
            <w:rFonts w:ascii="Helvetica" w:hAnsi="Helvetica"/>
            <w:color w:val="000000"/>
            <w:sz w:val="22"/>
            <w:szCs w:val="22"/>
            <w:shd w:val="clear" w:color="auto" w:fill="FFFFFF"/>
            <w:lang w:val="en-US"/>
          </w:rPr>
          <w:t>revised version</w:t>
        </w:r>
      </w:ins>
      <w:ins w:id="476" w:author="Microsoft Office User" w:date="2026-05-05T18:42:00Z" w16du:dateUtc="2026-05-05T15:42:00Z">
        <w:r w:rsidR="00832391">
          <w:rPr>
            <w:rFonts w:ascii="Helvetica" w:hAnsi="Helvetica"/>
            <w:color w:val="000000"/>
            <w:sz w:val="22"/>
            <w:szCs w:val="22"/>
            <w:shd w:val="clear" w:color="auto" w:fill="FFFFFF"/>
            <w:lang w:val="en-US"/>
          </w:rPr>
          <w:t>,</w:t>
        </w:r>
      </w:ins>
      <w:ins w:id="477" w:author="ivan4995@gmail.com" w:date="2026-05-05T17:04:00Z">
        <w:r>
          <w:rPr>
            <w:rFonts w:ascii="Helvetica" w:hAnsi="Helvetica"/>
            <w:color w:val="000000"/>
            <w:sz w:val="22"/>
            <w:szCs w:val="22"/>
            <w:shd w:val="clear" w:color="auto" w:fill="FFFFFF"/>
            <w:lang w:val="en-US"/>
          </w:rPr>
          <w:t xml:space="preserve"> we use Wuhan variant as </w:t>
        </w:r>
      </w:ins>
      <w:ins w:id="478" w:author="Microsoft Office User" w:date="2026-05-05T18:42:00Z" w16du:dateUtc="2026-05-05T15:42:00Z">
        <w:r w:rsidR="00832391">
          <w:rPr>
            <w:rFonts w:ascii="Helvetica" w:hAnsi="Helvetica"/>
            <w:color w:val="000000"/>
            <w:sz w:val="22"/>
            <w:szCs w:val="22"/>
            <w:shd w:val="clear" w:color="auto" w:fill="FFFFFF"/>
            <w:lang w:val="en-US"/>
          </w:rPr>
          <w:t>the</w:t>
        </w:r>
      </w:ins>
      <w:ins w:id="479" w:author="ivan4995@gmail.com" w:date="2026-05-05T17:04:00Z">
        <w:del w:id="480" w:author="Microsoft Office User" w:date="2026-05-05T18:42:00Z" w16du:dateUtc="2026-05-05T15:42:00Z">
          <w:r w:rsidDel="00832391">
            <w:rPr>
              <w:rFonts w:ascii="Helvetica" w:hAnsi="Helvetica"/>
              <w:color w:val="000000"/>
              <w:sz w:val="22"/>
              <w:szCs w:val="22"/>
              <w:shd w:val="clear" w:color="auto" w:fill="FFFFFF"/>
              <w:lang w:val="en-US"/>
            </w:rPr>
            <w:delText>a</w:delText>
          </w:r>
        </w:del>
        <w:r>
          <w:rPr>
            <w:rFonts w:ascii="Helvetica" w:hAnsi="Helvetica"/>
            <w:color w:val="000000"/>
            <w:sz w:val="22"/>
            <w:szCs w:val="22"/>
            <w:shd w:val="clear" w:color="auto" w:fill="FFFFFF"/>
            <w:lang w:val="en-US"/>
          </w:rPr>
          <w:t xml:space="preserve"> consensus</w:t>
        </w:r>
      </w:ins>
      <w:ins w:id="481" w:author="Microsoft Office User" w:date="2026-05-05T18:42:00Z" w16du:dateUtc="2026-05-05T15:42:00Z">
        <w:r w:rsidR="00832391">
          <w:rPr>
            <w:rFonts w:ascii="Helvetica" w:hAnsi="Helvetica"/>
            <w:color w:val="000000"/>
            <w:sz w:val="22"/>
            <w:szCs w:val="22"/>
            <w:shd w:val="clear" w:color="auto" w:fill="FFFFFF"/>
            <w:lang w:val="en-US"/>
          </w:rPr>
          <w:t>.</w:t>
        </w:r>
      </w:ins>
    </w:p>
    <w:p w14:paraId="5699ACAB" w14:textId="77777777" w:rsidR="00B42A61" w:rsidRPr="00B42A61" w:rsidRDefault="00B42A61">
      <w:pPr>
        <w:rPr>
          <w:rFonts w:ascii="Helvetica" w:hAnsi="Helvetica"/>
          <w:b/>
          <w:color w:val="000000"/>
          <w:sz w:val="22"/>
          <w:szCs w:val="22"/>
          <w:shd w:val="clear" w:color="auto" w:fill="FFFFFF"/>
        </w:rPr>
      </w:pPr>
    </w:p>
    <w:p w14:paraId="65BF850F" w14:textId="69F478C4" w:rsidR="00B42A61" w:rsidRPr="00B42A61" w:rsidRDefault="00133529">
      <w:pPr>
        <w:rPr>
          <w:rFonts w:ascii="Helvetica" w:hAnsi="Helvetica"/>
          <w:b/>
          <w:color w:val="000000"/>
          <w:sz w:val="22"/>
          <w:szCs w:val="22"/>
          <w:shd w:val="clear" w:color="auto" w:fill="FFFFFF"/>
          <w:lang w:val="en-US"/>
        </w:rPr>
      </w:pPr>
      <w:r w:rsidRPr="00B42A61">
        <w:rPr>
          <w:rFonts w:ascii="Helvetica" w:hAnsi="Helvetica"/>
          <w:b/>
          <w:color w:val="000000"/>
          <w:sz w:val="22"/>
          <w:szCs w:val="22"/>
          <w:shd w:val="clear" w:color="auto" w:fill="FFFFFF"/>
        </w:rPr>
        <w:t>The authors test this method using simulations to test the ability of their method to recover epistasis pairs and, applying their method to SARS-CoV-2 data, identify such interactions.</w:t>
      </w:r>
      <w:r w:rsidRPr="00B42A61">
        <w:rPr>
          <w:rStyle w:val="apple-converted-space"/>
          <w:rFonts w:ascii="Helvetica" w:hAnsi="Helvetica"/>
          <w:b/>
          <w:color w:val="000000"/>
          <w:sz w:val="22"/>
          <w:szCs w:val="22"/>
          <w:shd w:val="clear" w:color="auto" w:fill="FFFFFF"/>
        </w:rPr>
        <w:t> </w:t>
      </w:r>
      <w:r w:rsidRPr="00B42A61">
        <w:rPr>
          <w:rFonts w:ascii="Helvetica" w:hAnsi="Helvetica"/>
          <w:b/>
          <w:color w:val="000000"/>
          <w:sz w:val="22"/>
          <w:szCs w:val="22"/>
        </w:rPr>
        <w:br/>
      </w:r>
      <w:r w:rsidRPr="00B42A61">
        <w:rPr>
          <w:rFonts w:ascii="Helvetica" w:hAnsi="Helvetica"/>
          <w:b/>
          <w:color w:val="000000"/>
          <w:sz w:val="22"/>
          <w:szCs w:val="22"/>
        </w:rPr>
        <w:br/>
      </w:r>
      <w:r w:rsidRPr="00B42A61">
        <w:rPr>
          <w:rFonts w:ascii="Helvetica" w:hAnsi="Helvetica"/>
          <w:b/>
          <w:color w:val="000000"/>
          <w:sz w:val="22"/>
          <w:szCs w:val="22"/>
          <w:shd w:val="clear" w:color="auto" w:fill="FFFFFF"/>
        </w:rPr>
        <w:t>I think the core idea of the method is interesting</w:t>
      </w:r>
      <w:r w:rsidR="00B42A61">
        <w:rPr>
          <w:rFonts w:ascii="Helvetica" w:hAnsi="Helvetica"/>
          <w:b/>
          <w:color w:val="000000"/>
          <w:sz w:val="22"/>
          <w:szCs w:val="22"/>
          <w:shd w:val="clear" w:color="auto" w:fill="FFFFFF"/>
          <w:lang w:val="en-US"/>
        </w:rPr>
        <w:t>…</w:t>
      </w:r>
    </w:p>
    <w:p w14:paraId="4659DE7F" w14:textId="00B975FF" w:rsidR="00B42A61" w:rsidRDefault="00B42A61">
      <w:pPr>
        <w:rPr>
          <w:rFonts w:ascii="Helvetica" w:hAnsi="Helvetica"/>
          <w:color w:val="000000"/>
          <w:sz w:val="22"/>
          <w:szCs w:val="22"/>
          <w:shd w:val="clear" w:color="auto" w:fill="FFFFFF"/>
        </w:rPr>
      </w:pPr>
    </w:p>
    <w:p w14:paraId="65F07287" w14:textId="71435DC4" w:rsidR="00B42A61" w:rsidRPr="00B42A61" w:rsidRDefault="00B42A61">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 xml:space="preserve">Thank you for the positive opinion about </w:t>
      </w:r>
      <w:del w:id="482" w:author="Microsoft Office User" w:date="2026-05-06T04:27:00Z" w16du:dateUtc="2026-05-06T01:27:00Z">
        <w:r w:rsidDel="00C964EB">
          <w:rPr>
            <w:rFonts w:ascii="Helvetica" w:hAnsi="Helvetica"/>
            <w:color w:val="000000"/>
            <w:sz w:val="22"/>
            <w:szCs w:val="22"/>
            <w:shd w:val="clear" w:color="auto" w:fill="FFFFFF"/>
            <w:lang w:val="en-US"/>
          </w:rPr>
          <w:delText xml:space="preserve">the </w:delText>
        </w:r>
      </w:del>
      <w:ins w:id="483" w:author="Microsoft Office User" w:date="2026-05-06T04:27:00Z" w16du:dateUtc="2026-05-06T01:27:00Z">
        <w:r w:rsidR="00C964EB">
          <w:rPr>
            <w:rFonts w:ascii="Helvetica" w:hAnsi="Helvetica"/>
            <w:color w:val="000000"/>
            <w:sz w:val="22"/>
            <w:szCs w:val="22"/>
            <w:shd w:val="clear" w:color="auto" w:fill="FFFFFF"/>
            <w:lang w:val="en-US"/>
          </w:rPr>
          <w:t>our</w:t>
        </w:r>
        <w:r w:rsidR="00C964EB">
          <w:rPr>
            <w:rFonts w:ascii="Helvetica" w:hAnsi="Helvetica"/>
            <w:color w:val="000000"/>
            <w:sz w:val="22"/>
            <w:szCs w:val="22"/>
            <w:shd w:val="clear" w:color="auto" w:fill="FFFFFF"/>
            <w:lang w:val="en-US"/>
          </w:rPr>
          <w:t xml:space="preserve"> </w:t>
        </w:r>
      </w:ins>
      <w:r>
        <w:rPr>
          <w:rFonts w:ascii="Helvetica" w:hAnsi="Helvetica"/>
          <w:color w:val="000000"/>
          <w:sz w:val="22"/>
          <w:szCs w:val="22"/>
          <w:shd w:val="clear" w:color="auto" w:fill="FFFFFF"/>
          <w:lang w:val="en-US"/>
        </w:rPr>
        <w:t>core idea</w:t>
      </w:r>
      <w:del w:id="484" w:author="Microsoft Office User" w:date="2026-05-06T04:27:00Z" w16du:dateUtc="2026-05-06T01:27:00Z">
        <w:r w:rsidR="00712A1E" w:rsidDel="00C964EB">
          <w:rPr>
            <w:rFonts w:ascii="Helvetica" w:hAnsi="Helvetica"/>
            <w:color w:val="000000"/>
            <w:sz w:val="22"/>
            <w:szCs w:val="22"/>
            <w:shd w:val="clear" w:color="auto" w:fill="FFFFFF"/>
            <w:lang w:val="en-US"/>
          </w:rPr>
          <w:delText xml:space="preserve"> of our method</w:delText>
        </w:r>
      </w:del>
      <w:r>
        <w:rPr>
          <w:rFonts w:ascii="Helvetica" w:hAnsi="Helvetica"/>
          <w:color w:val="000000"/>
          <w:sz w:val="22"/>
          <w:szCs w:val="22"/>
          <w:shd w:val="clear" w:color="auto" w:fill="FFFFFF"/>
          <w:lang w:val="en-US"/>
        </w:rPr>
        <w:t>.</w:t>
      </w:r>
    </w:p>
    <w:p w14:paraId="605A2FE4" w14:textId="77777777" w:rsidR="00B42A61" w:rsidRDefault="00B42A61">
      <w:pPr>
        <w:rPr>
          <w:rFonts w:ascii="Helvetica" w:hAnsi="Helvetica"/>
          <w:color w:val="000000"/>
          <w:sz w:val="22"/>
          <w:szCs w:val="22"/>
          <w:shd w:val="clear" w:color="auto" w:fill="FFFFFF"/>
        </w:rPr>
      </w:pPr>
    </w:p>
    <w:p w14:paraId="56CE9428" w14:textId="179EBD6C" w:rsidR="00712A1E" w:rsidRPr="0069296F" w:rsidRDefault="00712A1E">
      <w:pPr>
        <w:rPr>
          <w:rFonts w:ascii="Helvetica" w:hAnsi="Helvetica"/>
          <w:b/>
          <w:color w:val="000000"/>
          <w:sz w:val="22"/>
          <w:szCs w:val="22"/>
          <w:shd w:val="clear" w:color="auto" w:fill="FFFFFF"/>
          <w:lang w:val="en-US"/>
        </w:rPr>
      </w:pPr>
      <w:r w:rsidRPr="00712A1E">
        <w:rPr>
          <w:rFonts w:ascii="Helvetica" w:hAnsi="Helvetica"/>
          <w:b/>
          <w:color w:val="000000"/>
          <w:sz w:val="22"/>
          <w:szCs w:val="22"/>
          <w:shd w:val="clear" w:color="auto" w:fill="FFFFFF"/>
          <w:lang w:val="en-US"/>
        </w:rPr>
        <w:t xml:space="preserve">… </w:t>
      </w:r>
      <w:r w:rsidR="00133529" w:rsidRPr="00712A1E">
        <w:rPr>
          <w:rFonts w:ascii="Helvetica" w:hAnsi="Helvetica"/>
          <w:b/>
          <w:color w:val="000000"/>
          <w:sz w:val="22"/>
          <w:szCs w:val="22"/>
          <w:shd w:val="clear" w:color="auto" w:fill="FFFFFF"/>
        </w:rPr>
        <w:t>but the paper in its current form is difficult to read and the logic of the method, simulations, and inferences drawn from the SARS-CoV-2 data are underdeveloped. The paper would benefit by carefully explaining the approach</w:t>
      </w:r>
      <w:r>
        <w:rPr>
          <w:rFonts w:ascii="Helvetica" w:hAnsi="Helvetica"/>
          <w:b/>
          <w:color w:val="000000"/>
          <w:sz w:val="22"/>
          <w:szCs w:val="22"/>
          <w:shd w:val="clear" w:color="auto" w:fill="FFFFFF"/>
          <w:lang w:val="en-US"/>
        </w:rPr>
        <w:t>…</w:t>
      </w:r>
    </w:p>
    <w:p w14:paraId="2AE94AC6" w14:textId="73B3E113" w:rsidR="00712A1E" w:rsidRPr="00712A1E" w:rsidRDefault="00712A1E">
      <w:pPr>
        <w:rPr>
          <w:rFonts w:ascii="Helvetica" w:hAnsi="Helvetica"/>
          <w:b/>
          <w:color w:val="000000"/>
          <w:sz w:val="22"/>
          <w:szCs w:val="22"/>
          <w:shd w:val="clear" w:color="auto" w:fill="FFFFFF"/>
          <w:lang w:val="en-US"/>
        </w:rPr>
      </w:pPr>
      <w:r w:rsidRPr="00712A1E">
        <w:rPr>
          <w:rFonts w:ascii="Helvetica" w:hAnsi="Helvetica"/>
          <w:b/>
          <w:color w:val="000000"/>
          <w:sz w:val="22"/>
          <w:szCs w:val="22"/>
          <w:shd w:val="clear" w:color="auto" w:fill="FFFFFF"/>
          <w:lang w:val="en-US"/>
        </w:rPr>
        <w:t xml:space="preserve">… </w:t>
      </w:r>
      <w:r w:rsidRPr="00712A1E">
        <w:rPr>
          <w:rFonts w:ascii="Helvetica" w:hAnsi="Helvetica"/>
          <w:b/>
          <w:color w:val="000000"/>
          <w:sz w:val="22"/>
          <w:szCs w:val="22"/>
          <w:shd w:val="clear" w:color="auto" w:fill="FFFFFF"/>
        </w:rPr>
        <w:t>and ensuring that confounding in the empirical portion of the paper is controlled for in some capacity.</w:t>
      </w:r>
      <w:r w:rsidRPr="00712A1E">
        <w:rPr>
          <w:rStyle w:val="apple-converted-space"/>
          <w:rFonts w:ascii="Helvetica" w:hAnsi="Helvetica"/>
          <w:b/>
          <w:color w:val="000000"/>
          <w:sz w:val="22"/>
          <w:szCs w:val="22"/>
          <w:shd w:val="clear" w:color="auto" w:fill="FFFFFF"/>
        </w:rPr>
        <w:t> </w:t>
      </w:r>
    </w:p>
    <w:p w14:paraId="6A44D7F6" w14:textId="77777777" w:rsidR="00712A1E" w:rsidRDefault="00712A1E">
      <w:pPr>
        <w:rPr>
          <w:rFonts w:ascii="Helvetica" w:hAnsi="Helvetica"/>
          <w:color w:val="000000"/>
          <w:sz w:val="22"/>
          <w:szCs w:val="22"/>
          <w:shd w:val="clear" w:color="auto" w:fill="FFFFFF"/>
        </w:rPr>
      </w:pPr>
    </w:p>
    <w:p w14:paraId="0F098863" w14:textId="5833A272" w:rsidR="00712A1E" w:rsidRDefault="00712A1E">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In the revised version, we did our best to explain our approach based on Reviewer</w:t>
      </w:r>
      <w:r w:rsidR="008876C7">
        <w:rPr>
          <w:rFonts w:ascii="Helvetica" w:hAnsi="Helvetica"/>
          <w:color w:val="000000"/>
          <w:sz w:val="22"/>
          <w:szCs w:val="22"/>
          <w:shd w:val="clear" w:color="auto" w:fill="FFFFFF"/>
          <w:lang w:val="en-US"/>
        </w:rPr>
        <w:t>s'</w:t>
      </w:r>
      <w:r>
        <w:rPr>
          <w:rFonts w:ascii="Helvetica" w:hAnsi="Helvetica"/>
          <w:color w:val="000000"/>
          <w:sz w:val="22"/>
          <w:szCs w:val="22"/>
          <w:shd w:val="clear" w:color="auto" w:fill="FFFFFF"/>
          <w:lang w:val="en-US"/>
        </w:rPr>
        <w:t xml:space="preserve"> comments.</w:t>
      </w:r>
    </w:p>
    <w:p w14:paraId="2A593DD9" w14:textId="77777777" w:rsidR="00712A1E" w:rsidRPr="00712A1E" w:rsidRDefault="00712A1E">
      <w:pPr>
        <w:rPr>
          <w:rFonts w:ascii="Helvetica" w:hAnsi="Helvetica"/>
          <w:color w:val="000000"/>
          <w:sz w:val="22"/>
          <w:szCs w:val="22"/>
          <w:shd w:val="clear" w:color="auto" w:fill="FFFFFF"/>
          <w:lang w:val="en-US"/>
        </w:rPr>
      </w:pPr>
    </w:p>
    <w:p w14:paraId="5B1A29E1" w14:textId="264D6AE1" w:rsidR="00712A1E" w:rsidRDefault="00712A1E">
      <w:pPr>
        <w:rPr>
          <w:rFonts w:ascii="Helvetica" w:hAnsi="Helvetica"/>
          <w:b/>
          <w:color w:val="000000"/>
          <w:sz w:val="22"/>
          <w:szCs w:val="22"/>
          <w:shd w:val="clear" w:color="auto" w:fill="FFFFFF"/>
          <w:lang w:val="en-US"/>
        </w:rPr>
      </w:pPr>
      <w:r w:rsidRPr="00712A1E">
        <w:rPr>
          <w:rFonts w:ascii="Helvetica" w:hAnsi="Helvetica"/>
          <w:b/>
          <w:color w:val="000000"/>
          <w:sz w:val="22"/>
          <w:szCs w:val="22"/>
          <w:shd w:val="clear" w:color="auto" w:fill="FFFFFF"/>
          <w:lang w:val="en-US"/>
        </w:rPr>
        <w:t>…</w:t>
      </w:r>
      <w:r w:rsidR="00EF5072">
        <w:rPr>
          <w:rFonts w:ascii="Helvetica" w:hAnsi="Helvetica"/>
          <w:b/>
          <w:color w:val="000000"/>
          <w:sz w:val="22"/>
          <w:szCs w:val="22"/>
          <w:shd w:val="clear" w:color="auto" w:fill="FFFFFF"/>
          <w:lang w:val="en-US"/>
        </w:rPr>
        <w:t xml:space="preserve"> </w:t>
      </w:r>
      <w:r w:rsidR="00133529" w:rsidRPr="00712A1E">
        <w:rPr>
          <w:rFonts w:ascii="Helvetica" w:hAnsi="Helvetica"/>
          <w:b/>
          <w:color w:val="000000"/>
          <w:sz w:val="22"/>
          <w:szCs w:val="22"/>
          <w:shd w:val="clear" w:color="auto" w:fill="FFFFFF"/>
        </w:rPr>
        <w:t>appropriately benchmarking it to LD- and tree-based methods, putting the study firmly in the context of previous work on epistasis and SARS-CoV-2 evolution</w:t>
      </w:r>
      <w:r w:rsidRPr="00712A1E">
        <w:rPr>
          <w:rFonts w:ascii="Helvetica" w:hAnsi="Helvetica"/>
          <w:b/>
          <w:color w:val="000000"/>
          <w:sz w:val="22"/>
          <w:szCs w:val="22"/>
          <w:shd w:val="clear" w:color="auto" w:fill="FFFFFF"/>
          <w:lang w:val="en-US"/>
        </w:rPr>
        <w:t>…</w:t>
      </w:r>
    </w:p>
    <w:p w14:paraId="624E90DF" w14:textId="7B189931" w:rsidR="00620991" w:rsidRDefault="00620991">
      <w:pPr>
        <w:rPr>
          <w:rFonts w:ascii="Helvetica" w:hAnsi="Helvetica"/>
          <w:b/>
          <w:color w:val="000000"/>
          <w:sz w:val="22"/>
          <w:szCs w:val="22"/>
          <w:shd w:val="clear" w:color="auto" w:fill="FFFFFF"/>
          <w:lang w:val="en-US"/>
        </w:rPr>
      </w:pPr>
    </w:p>
    <w:p w14:paraId="79B9F95D" w14:textId="53783665" w:rsidR="00620991" w:rsidRPr="00620991" w:rsidRDefault="008876C7">
      <w:pPr>
        <w:rPr>
          <w:rFonts w:ascii="Helvetica" w:hAnsi="Helvetica"/>
          <w:color w:val="000000"/>
          <w:sz w:val="22"/>
          <w:szCs w:val="22"/>
          <w:shd w:val="clear" w:color="auto" w:fill="FFFFFF"/>
          <w:lang w:val="en-US"/>
        </w:rPr>
      </w:pPr>
      <w:del w:id="485" w:author="Microsoft Office User" w:date="2026-05-06T04:28:00Z" w16du:dateUtc="2026-05-06T01:28:00Z">
        <w:r w:rsidDel="00C964EB">
          <w:rPr>
            <w:rFonts w:ascii="Helvetica" w:hAnsi="Helvetica"/>
            <w:color w:val="000000"/>
            <w:sz w:val="22"/>
            <w:szCs w:val="22"/>
            <w:shd w:val="clear" w:color="auto" w:fill="FFFFFF"/>
            <w:lang w:val="en-US"/>
          </w:rPr>
          <w:delText xml:space="preserve">Our </w:delText>
        </w:r>
        <w:r w:rsidR="00620991" w:rsidDel="00C964EB">
          <w:rPr>
            <w:rFonts w:ascii="Helvetica" w:hAnsi="Helvetica"/>
            <w:color w:val="000000"/>
            <w:sz w:val="22"/>
            <w:szCs w:val="22"/>
            <w:shd w:val="clear" w:color="auto" w:fill="FFFFFF"/>
            <w:lang w:val="en-US"/>
          </w:rPr>
          <w:delText xml:space="preserve">results </w:delText>
        </w:r>
        <w:r w:rsidR="00EF5072" w:rsidDel="00C964EB">
          <w:rPr>
            <w:rFonts w:ascii="Helvetica" w:hAnsi="Helvetica"/>
            <w:color w:val="000000"/>
            <w:sz w:val="22"/>
            <w:szCs w:val="22"/>
            <w:shd w:val="clear" w:color="auto" w:fill="FFFFFF"/>
            <w:lang w:val="en-US"/>
          </w:rPr>
          <w:delText>are</w:delText>
        </w:r>
        <w:r w:rsidR="00620991" w:rsidDel="00C964EB">
          <w:rPr>
            <w:rFonts w:ascii="Helvetica" w:hAnsi="Helvetica"/>
            <w:color w:val="000000"/>
            <w:sz w:val="22"/>
            <w:szCs w:val="22"/>
            <w:shd w:val="clear" w:color="auto" w:fill="FFFFFF"/>
            <w:lang w:val="en-US"/>
          </w:rPr>
          <w:delText xml:space="preserve"> compared to the results of two </w:delText>
        </w:r>
        <w:r w:rsidR="00EF5072" w:rsidDel="00C964EB">
          <w:rPr>
            <w:rFonts w:ascii="Helvetica" w:hAnsi="Helvetica"/>
            <w:color w:val="000000"/>
            <w:sz w:val="22"/>
            <w:szCs w:val="22"/>
            <w:shd w:val="clear" w:color="auto" w:fill="FFFFFF"/>
            <w:lang w:val="en-US"/>
          </w:rPr>
          <w:delText xml:space="preserve">other methods </w:delText>
        </w:r>
        <w:r w:rsidR="00620991" w:rsidDel="00C964EB">
          <w:rPr>
            <w:rFonts w:ascii="Helvetica" w:hAnsi="Helvetica"/>
            <w:color w:val="000000"/>
            <w:sz w:val="22"/>
            <w:szCs w:val="22"/>
            <w:shd w:val="clear" w:color="auto" w:fill="FFFFFF"/>
            <w:lang w:val="en-US"/>
          </w:rPr>
          <w:delText xml:space="preserve">in Fig. </w:delText>
        </w:r>
      </w:del>
      <w:ins w:id="486" w:author="ivan4995@gmail.com" w:date="2026-05-05T17:06:00Z">
        <w:del w:id="487" w:author="Microsoft Office User" w:date="2026-05-06T03:58:00Z" w16du:dateUtc="2026-05-06T00:58:00Z">
          <w:r w:rsidR="00AC7425" w:rsidDel="00E615F8">
            <w:rPr>
              <w:rFonts w:ascii="Helvetica" w:hAnsi="Helvetica"/>
              <w:color w:val="000000"/>
              <w:sz w:val="22"/>
              <w:szCs w:val="22"/>
              <w:shd w:val="clear" w:color="auto" w:fill="FFFFFF"/>
              <w:lang w:val="en-US"/>
            </w:rPr>
            <w:delText>8</w:delText>
          </w:r>
        </w:del>
      </w:ins>
      <w:del w:id="488" w:author="Microsoft Office User" w:date="2026-05-06T04:28:00Z" w16du:dateUtc="2026-05-06T01:28:00Z">
        <w:r w:rsidR="00620991" w:rsidDel="00C964EB">
          <w:rPr>
            <w:rFonts w:ascii="Helvetica" w:hAnsi="Helvetica"/>
            <w:color w:val="000000"/>
            <w:sz w:val="22"/>
            <w:szCs w:val="22"/>
            <w:shd w:val="clear" w:color="auto" w:fill="FFFFFF"/>
            <w:lang w:val="en-US"/>
          </w:rPr>
          <w:delText xml:space="preserve">5. </w:delText>
        </w:r>
      </w:del>
      <w:ins w:id="489" w:author="Microsoft Office User" w:date="2026-05-06T04:29:00Z" w16du:dateUtc="2026-05-06T01:29:00Z">
        <w:r w:rsidR="00C964EB">
          <w:rPr>
            <w:rFonts w:ascii="Helvetica" w:hAnsi="Helvetica"/>
            <w:color w:val="000000"/>
            <w:sz w:val="22"/>
            <w:szCs w:val="22"/>
            <w:shd w:val="clear" w:color="auto" w:fill="FFFFFF"/>
            <w:lang w:val="en-US"/>
          </w:rPr>
          <w:t>I</w:t>
        </w:r>
        <w:r w:rsidR="00C964EB">
          <w:rPr>
            <w:rFonts w:ascii="Helvetica" w:hAnsi="Helvetica"/>
            <w:color w:val="000000"/>
            <w:sz w:val="22"/>
            <w:szCs w:val="22"/>
            <w:shd w:val="clear" w:color="auto" w:fill="FFFFFF"/>
            <w:lang w:val="en-US"/>
          </w:rPr>
          <w:t>n the revised Discussion</w:t>
        </w:r>
        <w:r w:rsidR="00C964EB">
          <w:rPr>
            <w:rFonts w:ascii="Helvetica" w:hAnsi="Helvetica"/>
            <w:color w:val="000000"/>
            <w:sz w:val="22"/>
            <w:szCs w:val="22"/>
            <w:shd w:val="clear" w:color="auto" w:fill="FFFFFF"/>
            <w:lang w:val="en-US"/>
          </w:rPr>
          <w:t>, w</w:t>
        </w:r>
      </w:ins>
      <w:ins w:id="490" w:author="Microsoft Office User" w:date="2026-05-06T04:28:00Z" w16du:dateUtc="2026-05-06T01:28:00Z">
        <w:r w:rsidR="00C964EB">
          <w:rPr>
            <w:rFonts w:ascii="Helvetica" w:hAnsi="Helvetica"/>
            <w:color w:val="000000"/>
            <w:sz w:val="22"/>
            <w:szCs w:val="22"/>
            <w:shd w:val="clear" w:color="auto" w:fill="FFFFFF"/>
            <w:lang w:val="en-US"/>
          </w:rPr>
          <w:t>e</w:t>
        </w:r>
      </w:ins>
      <w:ins w:id="491" w:author="Microsoft Office User" w:date="2026-05-06T04:27:00Z" w16du:dateUtc="2026-05-06T01:27:00Z">
        <w:r w:rsidR="00C964EB">
          <w:rPr>
            <w:rFonts w:ascii="Helvetica" w:hAnsi="Helvetica"/>
            <w:color w:val="000000"/>
            <w:sz w:val="22"/>
            <w:szCs w:val="22"/>
            <w:shd w:val="clear" w:color="auto" w:fill="FFFFFF"/>
            <w:lang w:val="en-US"/>
          </w:rPr>
          <w:t xml:space="preserve"> discuss these methods in more detail.</w:t>
        </w:r>
      </w:ins>
      <w:ins w:id="492" w:author="Microsoft Office User" w:date="2026-05-06T04:28:00Z" w16du:dateUtc="2026-05-06T01:28:00Z">
        <w:r w:rsidR="00C964EB">
          <w:rPr>
            <w:rFonts w:ascii="Helvetica" w:hAnsi="Helvetica"/>
            <w:color w:val="000000"/>
            <w:sz w:val="22"/>
            <w:szCs w:val="22"/>
            <w:shd w:val="clear" w:color="auto" w:fill="FFFFFF"/>
            <w:lang w:val="en-US"/>
          </w:rPr>
          <w:t xml:space="preserve"> </w:t>
        </w:r>
        <w:r w:rsidR="00C964EB">
          <w:rPr>
            <w:rFonts w:ascii="Helvetica" w:hAnsi="Helvetica"/>
            <w:color w:val="000000"/>
            <w:sz w:val="22"/>
            <w:szCs w:val="22"/>
            <w:shd w:val="clear" w:color="auto" w:fill="FFFFFF"/>
            <w:lang w:val="en-US"/>
          </w:rPr>
          <w:t>Our final results are compared to the results of two other methods in Fig. 7.</w:t>
        </w:r>
      </w:ins>
    </w:p>
    <w:p w14:paraId="035A542D" w14:textId="3B5BF78C" w:rsidR="00712A1E" w:rsidRDefault="00712A1E">
      <w:pPr>
        <w:rPr>
          <w:rFonts w:ascii="Helvetica" w:hAnsi="Helvetica"/>
          <w:b/>
          <w:color w:val="000000"/>
          <w:sz w:val="22"/>
          <w:szCs w:val="22"/>
          <w:shd w:val="clear" w:color="auto" w:fill="FFFFFF"/>
          <w:lang w:val="en-US"/>
        </w:rPr>
      </w:pPr>
    </w:p>
    <w:p w14:paraId="0755FF1C" w14:textId="415119ED" w:rsidR="002B2752" w:rsidRDefault="00712A1E">
      <w:pPr>
        <w:rPr>
          <w:rFonts w:ascii="Helvetica" w:hAnsi="Helvetica"/>
          <w:b/>
          <w:color w:val="000000"/>
          <w:sz w:val="22"/>
          <w:szCs w:val="22"/>
          <w:shd w:val="clear" w:color="auto" w:fill="FFFFFF"/>
        </w:rPr>
      </w:pPr>
      <w:r w:rsidRPr="00712A1E">
        <w:rPr>
          <w:rFonts w:ascii="Helvetica" w:hAnsi="Helvetica"/>
          <w:b/>
          <w:color w:val="000000"/>
          <w:sz w:val="22"/>
          <w:szCs w:val="22"/>
          <w:shd w:val="clear" w:color="auto" w:fill="FFFFFF"/>
          <w:lang w:val="en-US"/>
        </w:rPr>
        <w:lastRenderedPageBreak/>
        <w:t>…</w:t>
      </w:r>
      <w:r w:rsidRPr="00712A1E">
        <w:rPr>
          <w:rFonts w:ascii="Helvetica" w:hAnsi="Helvetica"/>
          <w:b/>
          <w:color w:val="000000"/>
          <w:sz w:val="22"/>
          <w:szCs w:val="22"/>
          <w:shd w:val="clear" w:color="auto" w:fill="FFFFFF"/>
        </w:rPr>
        <w:t xml:space="preserve"> </w:t>
      </w:r>
      <w:r>
        <w:rPr>
          <w:rFonts w:ascii="Helvetica" w:hAnsi="Helvetica"/>
          <w:b/>
          <w:color w:val="000000"/>
          <w:sz w:val="22"/>
          <w:szCs w:val="22"/>
          <w:shd w:val="clear" w:color="auto" w:fill="FFFFFF"/>
          <w:lang w:val="en-US"/>
        </w:rPr>
        <w:t xml:space="preserve">5. </w:t>
      </w:r>
      <w:r w:rsidRPr="00712A1E">
        <w:rPr>
          <w:rFonts w:ascii="Helvetica" w:hAnsi="Helvetica"/>
          <w:b/>
          <w:color w:val="000000"/>
          <w:sz w:val="22"/>
          <w:szCs w:val="22"/>
          <w:shd w:val="clear" w:color="auto" w:fill="FFFFFF"/>
        </w:rPr>
        <w:t xml:space="preserve">In the current version of the paper, all comparisons with other methods of pairwise epistasis inference (eg, those that use substation histories on trees) are strictly verbal. In particular, there is no evidence based on the simulations that other methods to epistasis detection fare poorly in any part of parameter space (i.e., as a function of mutation rate, genome size, selection strength, etc.). </w:t>
      </w:r>
      <w:r w:rsidR="0061286B" w:rsidRPr="00712A1E">
        <w:rPr>
          <w:rFonts w:ascii="Helvetica" w:hAnsi="Helvetica"/>
          <w:b/>
          <w:color w:val="000000"/>
          <w:sz w:val="22"/>
          <w:szCs w:val="22"/>
          <w:shd w:val="clear" w:color="auto" w:fill="FFFFFF"/>
        </w:rPr>
        <w:t>I could not find comparisons in the papers on which this study builds, either.</w:t>
      </w:r>
    </w:p>
    <w:p w14:paraId="75E65941" w14:textId="77777777" w:rsidR="002B2752" w:rsidRDefault="002B2752">
      <w:pPr>
        <w:rPr>
          <w:rFonts w:ascii="Helvetica" w:hAnsi="Helvetica"/>
          <w:b/>
          <w:color w:val="000000"/>
          <w:sz w:val="22"/>
          <w:szCs w:val="22"/>
          <w:shd w:val="clear" w:color="auto" w:fill="FFFFFF"/>
        </w:rPr>
      </w:pPr>
    </w:p>
    <w:p w14:paraId="592C83F5" w14:textId="66C44161" w:rsidR="00C964EB" w:rsidRDefault="00C964EB" w:rsidP="002B2752">
      <w:pPr>
        <w:rPr>
          <w:ins w:id="493" w:author="Microsoft Office User" w:date="2026-05-06T04:31:00Z" w16du:dateUtc="2026-05-06T01:31:00Z"/>
          <w:rFonts w:ascii="Helvetica" w:hAnsi="Helvetica"/>
          <w:color w:val="000000"/>
          <w:sz w:val="22"/>
          <w:szCs w:val="22"/>
          <w:shd w:val="clear" w:color="auto" w:fill="FFFFFF"/>
          <w:lang w:val="en-US"/>
        </w:rPr>
      </w:pPr>
      <w:ins w:id="494" w:author="Microsoft Office User" w:date="2026-05-06T04:29:00Z" w16du:dateUtc="2026-05-06T01:29:00Z">
        <w:r>
          <w:rPr>
            <w:rFonts w:ascii="Helvetica" w:hAnsi="Helvetica"/>
            <w:color w:val="000000"/>
            <w:sz w:val="22"/>
            <w:szCs w:val="22"/>
            <w:shd w:val="clear" w:color="auto" w:fill="FFFFFF"/>
            <w:lang w:val="en-US"/>
          </w:rPr>
          <w:t>The problem is that</w:t>
        </w:r>
      </w:ins>
      <w:ins w:id="495" w:author="Microsoft Office User" w:date="2026-05-05T22:06:00Z" w16du:dateUtc="2026-05-05T19:06:00Z">
        <w:r w:rsidR="00700632">
          <w:rPr>
            <w:rFonts w:ascii="Helvetica" w:hAnsi="Helvetica"/>
            <w:color w:val="000000"/>
            <w:sz w:val="22"/>
            <w:szCs w:val="22"/>
            <w:shd w:val="clear" w:color="auto" w:fill="FFFFFF"/>
            <w:lang w:val="en-US"/>
          </w:rPr>
          <w:t xml:space="preserve"> their authors </w:t>
        </w:r>
      </w:ins>
      <w:ins w:id="496" w:author="Microsoft Office User" w:date="2026-05-06T04:29:00Z" w16du:dateUtc="2026-05-06T01:29:00Z">
        <w:r>
          <w:rPr>
            <w:rFonts w:ascii="Helvetica" w:hAnsi="Helvetica"/>
            <w:color w:val="000000"/>
            <w:sz w:val="22"/>
            <w:szCs w:val="22"/>
            <w:shd w:val="clear" w:color="auto" w:fill="FFFFFF"/>
            <w:lang w:val="en-US"/>
          </w:rPr>
          <w:t>usually do not</w:t>
        </w:r>
      </w:ins>
      <w:ins w:id="497" w:author="Microsoft Office User" w:date="2026-05-05T22:06:00Z" w16du:dateUtc="2026-05-05T19:06:00Z">
        <w:r w:rsidR="00700632">
          <w:rPr>
            <w:rFonts w:ascii="Helvetica" w:hAnsi="Helvetica"/>
            <w:color w:val="000000"/>
            <w:sz w:val="22"/>
            <w:szCs w:val="22"/>
            <w:shd w:val="clear" w:color="auto" w:fill="FFFFFF"/>
            <w:lang w:val="en-US"/>
          </w:rPr>
          <w:t xml:space="preserve"> test </w:t>
        </w:r>
      </w:ins>
      <w:ins w:id="498" w:author="Microsoft Office User" w:date="2026-05-05T22:09:00Z" w16du:dateUtc="2026-05-05T19:09:00Z">
        <w:r w:rsidR="00700632">
          <w:rPr>
            <w:rFonts w:ascii="Helvetica" w:hAnsi="Helvetica"/>
            <w:color w:val="000000"/>
            <w:sz w:val="22"/>
            <w:szCs w:val="22"/>
            <w:shd w:val="clear" w:color="auto" w:fill="FFFFFF"/>
            <w:lang w:val="en-US"/>
          </w:rPr>
          <w:t>the</w:t>
        </w:r>
      </w:ins>
      <w:ins w:id="499" w:author="Microsoft Office User" w:date="2026-05-06T04:29:00Z" w16du:dateUtc="2026-05-06T01:29:00Z">
        <w:r>
          <w:rPr>
            <w:rFonts w:ascii="Helvetica" w:hAnsi="Helvetica"/>
            <w:color w:val="000000"/>
            <w:sz w:val="22"/>
            <w:szCs w:val="22"/>
            <w:shd w:val="clear" w:color="auto" w:fill="FFFFFF"/>
            <w:lang w:val="en-US"/>
          </w:rPr>
          <w:t>ir</w:t>
        </w:r>
      </w:ins>
      <w:ins w:id="500" w:author="Microsoft Office User" w:date="2026-05-05T22:09:00Z" w16du:dateUtc="2026-05-05T19:09:00Z">
        <w:r w:rsidR="00700632">
          <w:rPr>
            <w:rFonts w:ascii="Helvetica" w:hAnsi="Helvetica"/>
            <w:color w:val="000000"/>
            <w:sz w:val="22"/>
            <w:szCs w:val="22"/>
            <w:shd w:val="clear" w:color="auto" w:fill="FFFFFF"/>
            <w:lang w:val="en-US"/>
          </w:rPr>
          <w:t xml:space="preserve"> </w:t>
        </w:r>
      </w:ins>
      <w:ins w:id="501" w:author="Microsoft Office User" w:date="2026-05-05T22:06:00Z" w16du:dateUtc="2026-05-05T19:06:00Z">
        <w:r w:rsidR="00700632">
          <w:rPr>
            <w:rFonts w:ascii="Helvetica" w:hAnsi="Helvetica"/>
            <w:color w:val="000000"/>
            <w:sz w:val="22"/>
            <w:szCs w:val="22"/>
            <w:shd w:val="clear" w:color="auto" w:fill="FFFFFF"/>
            <w:lang w:val="en-US"/>
          </w:rPr>
          <w:t>accu</w:t>
        </w:r>
      </w:ins>
      <w:ins w:id="502" w:author="Microsoft Office User" w:date="2026-05-05T22:07:00Z" w16du:dateUtc="2026-05-05T19:07:00Z">
        <w:r w:rsidR="00700632">
          <w:rPr>
            <w:rFonts w:ascii="Helvetica" w:hAnsi="Helvetica"/>
            <w:color w:val="000000"/>
            <w:sz w:val="22"/>
            <w:szCs w:val="22"/>
            <w:shd w:val="clear" w:color="auto" w:fill="FFFFFF"/>
            <w:lang w:val="en-US"/>
          </w:rPr>
          <w:t>racy</w:t>
        </w:r>
      </w:ins>
      <w:ins w:id="503" w:author="Microsoft Office User" w:date="2026-05-05T22:08:00Z" w16du:dateUtc="2026-05-05T19:08:00Z">
        <w:r w:rsidR="00700632">
          <w:rPr>
            <w:rFonts w:ascii="Helvetica" w:hAnsi="Helvetica"/>
            <w:color w:val="000000"/>
            <w:sz w:val="22"/>
            <w:szCs w:val="22"/>
            <w:shd w:val="clear" w:color="auto" w:fill="FFFFFF"/>
            <w:lang w:val="en-US"/>
          </w:rPr>
          <w:t xml:space="preserve"> on simulated sequences</w:t>
        </w:r>
      </w:ins>
      <w:ins w:id="504" w:author="Microsoft Office User" w:date="2026-05-05T22:11:00Z" w16du:dateUtc="2026-05-05T19:11:00Z">
        <w:r w:rsidR="00700632">
          <w:rPr>
            <w:rFonts w:ascii="Helvetica" w:hAnsi="Helvetica"/>
            <w:color w:val="000000"/>
            <w:sz w:val="22"/>
            <w:szCs w:val="22"/>
            <w:shd w:val="clear" w:color="auto" w:fill="FFFFFF"/>
            <w:lang w:val="en-US"/>
          </w:rPr>
          <w:t xml:space="preserve"> </w:t>
        </w:r>
      </w:ins>
      <w:ins w:id="505" w:author="Microsoft Office User" w:date="2026-05-06T04:30:00Z" w16du:dateUtc="2026-05-06T01:30:00Z">
        <w:r>
          <w:rPr>
            <w:rFonts w:ascii="Helvetica" w:hAnsi="Helvetica"/>
            <w:color w:val="000000"/>
            <w:sz w:val="22"/>
            <w:szCs w:val="22"/>
            <w:shd w:val="clear" w:color="auto" w:fill="FFFFFF"/>
            <w:lang w:val="en-US"/>
          </w:rPr>
          <w:t xml:space="preserve">that evolved under known conditions with preset </w:t>
        </w:r>
      </w:ins>
      <w:ins w:id="506" w:author="Microsoft Office User" w:date="2026-05-06T04:32:00Z" w16du:dateUtc="2026-05-06T01:32:00Z">
        <w:r>
          <w:rPr>
            <w:rFonts w:ascii="Helvetica" w:hAnsi="Helvetica"/>
            <w:color w:val="000000"/>
            <w:sz w:val="22"/>
            <w:szCs w:val="22"/>
            <w:shd w:val="clear" w:color="auto" w:fill="FFFFFF"/>
            <w:lang w:val="en-US"/>
          </w:rPr>
          <w:t xml:space="preserve">epistatic </w:t>
        </w:r>
      </w:ins>
      <w:ins w:id="507" w:author="Microsoft Office User" w:date="2026-05-05T22:11:00Z" w16du:dateUtc="2026-05-05T19:11:00Z">
        <w:r w:rsidR="00700632">
          <w:rPr>
            <w:rFonts w:ascii="Helvetica" w:hAnsi="Helvetica"/>
            <w:color w:val="000000"/>
            <w:sz w:val="22"/>
            <w:szCs w:val="22"/>
            <w:shd w:val="clear" w:color="auto" w:fill="FFFFFF"/>
            <w:lang w:val="en-US"/>
          </w:rPr>
          <w:t>parameters</w:t>
        </w:r>
      </w:ins>
      <w:ins w:id="508" w:author="Microsoft Office User" w:date="2026-05-06T04:32:00Z" w16du:dateUtc="2026-05-06T01:32:00Z">
        <w:r>
          <w:rPr>
            <w:rFonts w:ascii="Helvetica" w:hAnsi="Helvetica"/>
            <w:color w:val="000000"/>
            <w:sz w:val="22"/>
            <w:szCs w:val="22"/>
            <w:shd w:val="clear" w:color="auto" w:fill="FFFFFF"/>
            <w:lang w:val="en-US"/>
          </w:rPr>
          <w:t>, which can be then compared to the inferred values</w:t>
        </w:r>
      </w:ins>
      <w:ins w:id="509" w:author="Microsoft Office User" w:date="2026-05-06T04:31:00Z" w16du:dateUtc="2026-05-06T01:31:00Z">
        <w:r>
          <w:rPr>
            <w:rFonts w:ascii="Helvetica" w:hAnsi="Helvetica"/>
            <w:color w:val="000000"/>
            <w:sz w:val="22"/>
            <w:szCs w:val="22"/>
            <w:shd w:val="clear" w:color="auto" w:fill="FFFFFF"/>
            <w:lang w:val="en-US"/>
          </w:rPr>
          <w:t xml:space="preserve">. </w:t>
        </w:r>
      </w:ins>
      <w:del w:id="510" w:author="Microsoft Office User" w:date="2026-05-05T21:59:00Z" w16du:dateUtc="2026-05-05T18:59:00Z">
        <w:r w:rsidR="0061286B" w:rsidDel="00334403">
          <w:rPr>
            <w:rFonts w:ascii="Helvetica" w:hAnsi="Helvetica"/>
            <w:color w:val="000000"/>
            <w:sz w:val="22"/>
            <w:szCs w:val="22"/>
            <w:shd w:val="clear" w:color="auto" w:fill="FFFFFF"/>
            <w:lang w:val="en-US"/>
          </w:rPr>
          <w:delText>The</w:delText>
        </w:r>
        <w:r w:rsidR="002B2752" w:rsidDel="00334403">
          <w:rPr>
            <w:rFonts w:ascii="Helvetica" w:hAnsi="Helvetica"/>
            <w:color w:val="000000"/>
            <w:sz w:val="22"/>
            <w:szCs w:val="22"/>
            <w:shd w:val="clear" w:color="auto" w:fill="FFFFFF"/>
            <w:lang w:val="en-US"/>
          </w:rPr>
          <w:delText xml:space="preserve"> </w:delText>
        </w:r>
        <w:r w:rsidR="0034353E" w:rsidDel="00334403">
          <w:rPr>
            <w:rFonts w:ascii="Helvetica" w:hAnsi="Helvetica"/>
            <w:color w:val="000000"/>
            <w:sz w:val="22"/>
            <w:szCs w:val="22"/>
            <w:shd w:val="clear" w:color="auto" w:fill="FFFFFF"/>
            <w:lang w:val="en-US"/>
          </w:rPr>
          <w:delText>problem is that the</w:delText>
        </w:r>
      </w:del>
      <w:del w:id="511" w:author="Microsoft Office User" w:date="2026-05-05T22:01:00Z" w16du:dateUtc="2026-05-05T19:01:00Z">
        <w:r w:rsidR="0034353E" w:rsidDel="00700632">
          <w:rPr>
            <w:rFonts w:ascii="Helvetica" w:hAnsi="Helvetica"/>
            <w:color w:val="000000"/>
            <w:sz w:val="22"/>
            <w:szCs w:val="22"/>
            <w:shd w:val="clear" w:color="auto" w:fill="FFFFFF"/>
            <w:lang w:val="en-US"/>
          </w:rPr>
          <w:delText xml:space="preserve"> </w:delText>
        </w:r>
        <w:r w:rsidR="002B2752" w:rsidDel="00700632">
          <w:rPr>
            <w:rFonts w:ascii="Helvetica" w:hAnsi="Helvetica"/>
            <w:color w:val="000000"/>
            <w:sz w:val="22"/>
            <w:szCs w:val="22"/>
            <w:shd w:val="clear" w:color="auto" w:fill="FFFFFF"/>
            <w:lang w:val="en-US"/>
          </w:rPr>
          <w:delText>cited methods</w:delText>
        </w:r>
        <w:r w:rsidR="002B2752" w:rsidRPr="003552A3" w:rsidDel="00700632">
          <w:rPr>
            <w:rFonts w:ascii="Helvetica" w:hAnsi="Helvetica"/>
            <w:color w:val="000000"/>
            <w:sz w:val="22"/>
            <w:szCs w:val="22"/>
            <w:shd w:val="clear" w:color="auto" w:fill="FFFFFF"/>
            <w:lang w:val="en-US"/>
          </w:rPr>
          <w:delText xml:space="preserve"> </w:delText>
        </w:r>
        <w:r w:rsidR="002B2752" w:rsidDel="00700632">
          <w:rPr>
            <w:rFonts w:ascii="Helvetica" w:hAnsi="Helvetica"/>
            <w:color w:val="000000"/>
            <w:sz w:val="22"/>
            <w:szCs w:val="22"/>
            <w:shd w:val="clear" w:color="auto" w:fill="FFFFFF"/>
            <w:lang w:val="en-US"/>
          </w:rPr>
          <w:delText xml:space="preserve">have </w:delText>
        </w:r>
        <w:r w:rsidR="002B2752" w:rsidRPr="003552A3" w:rsidDel="00700632">
          <w:rPr>
            <w:rFonts w:ascii="Helvetica" w:hAnsi="Helvetica"/>
            <w:color w:val="000000"/>
            <w:sz w:val="22"/>
            <w:szCs w:val="22"/>
            <w:shd w:val="clear" w:color="auto" w:fill="FFFFFF"/>
            <w:lang w:val="en-US"/>
          </w:rPr>
          <w:delText xml:space="preserve">never </w:delText>
        </w:r>
        <w:r w:rsidR="002B2752" w:rsidDel="00700632">
          <w:rPr>
            <w:rFonts w:ascii="Helvetica" w:hAnsi="Helvetica"/>
            <w:color w:val="000000"/>
            <w:sz w:val="22"/>
            <w:szCs w:val="22"/>
            <w:shd w:val="clear" w:color="auto" w:fill="FFFFFF"/>
            <w:lang w:val="en-US"/>
          </w:rPr>
          <w:delText xml:space="preserve">been </w:delText>
        </w:r>
        <w:r w:rsidR="002B2752" w:rsidRPr="003552A3" w:rsidDel="00700632">
          <w:rPr>
            <w:rFonts w:ascii="Helvetica" w:hAnsi="Helvetica"/>
            <w:color w:val="000000"/>
            <w:sz w:val="22"/>
            <w:szCs w:val="22"/>
            <w:shd w:val="clear" w:color="auto" w:fill="FFFFFF"/>
            <w:lang w:val="en-US"/>
          </w:rPr>
          <w:delText>test</w:delText>
        </w:r>
        <w:r w:rsidR="002B2752" w:rsidDel="00700632">
          <w:rPr>
            <w:rFonts w:ascii="Helvetica" w:hAnsi="Helvetica"/>
            <w:color w:val="000000"/>
            <w:sz w:val="22"/>
            <w:szCs w:val="22"/>
            <w:shd w:val="clear" w:color="auto" w:fill="FFFFFF"/>
            <w:lang w:val="en-US"/>
          </w:rPr>
          <w:delText>ed for</w:delText>
        </w:r>
        <w:r w:rsidR="002B2752" w:rsidRPr="003552A3" w:rsidDel="00700632">
          <w:rPr>
            <w:rFonts w:ascii="Helvetica" w:hAnsi="Helvetica"/>
            <w:color w:val="000000"/>
            <w:sz w:val="22"/>
            <w:szCs w:val="22"/>
            <w:shd w:val="clear" w:color="auto" w:fill="FFFFFF"/>
            <w:lang w:val="en-US"/>
          </w:rPr>
          <w:delText xml:space="preserve"> the accuracy</w:delText>
        </w:r>
        <w:r w:rsidR="002B2752" w:rsidDel="00700632">
          <w:rPr>
            <w:rFonts w:ascii="Helvetica" w:hAnsi="Helvetica"/>
            <w:color w:val="000000"/>
            <w:sz w:val="22"/>
            <w:szCs w:val="22"/>
            <w:shd w:val="clear" w:color="auto" w:fill="FFFFFF"/>
            <w:lang w:val="en-US"/>
          </w:rPr>
          <w:delText xml:space="preserve"> </w:delText>
        </w:r>
      </w:del>
      <w:del w:id="512" w:author="Microsoft Office User" w:date="2026-05-05T22:00:00Z" w16du:dateUtc="2026-05-05T19:00:00Z">
        <w:r w:rsidR="002B2752" w:rsidDel="00334403">
          <w:rPr>
            <w:rFonts w:ascii="Helvetica" w:hAnsi="Helvetica"/>
            <w:color w:val="000000"/>
            <w:sz w:val="22"/>
            <w:szCs w:val="22"/>
            <w:shd w:val="clear" w:color="auto" w:fill="FFFFFF"/>
            <w:lang w:val="en-US"/>
          </w:rPr>
          <w:delText>by their authors</w:delText>
        </w:r>
      </w:del>
      <w:del w:id="513" w:author="Microsoft Office User" w:date="2026-05-05T22:01:00Z" w16du:dateUtc="2026-05-05T19:01:00Z">
        <w:r w:rsidR="002B2752" w:rsidDel="00700632">
          <w:rPr>
            <w:rFonts w:ascii="Helvetica" w:hAnsi="Helvetica"/>
            <w:color w:val="000000"/>
            <w:sz w:val="22"/>
            <w:szCs w:val="22"/>
            <w:shd w:val="clear" w:color="auto" w:fill="FFFFFF"/>
            <w:lang w:val="en-US"/>
          </w:rPr>
          <w:delText xml:space="preserve"> </w:delText>
        </w:r>
        <w:r w:rsidR="008876C7" w:rsidDel="00700632">
          <w:rPr>
            <w:rFonts w:ascii="Helvetica" w:hAnsi="Helvetica"/>
            <w:color w:val="000000"/>
            <w:sz w:val="22"/>
            <w:szCs w:val="22"/>
            <w:shd w:val="clear" w:color="auto" w:fill="FFFFFF"/>
            <w:lang w:val="en-US"/>
          </w:rPr>
          <w:delText>using</w:delText>
        </w:r>
        <w:r w:rsidR="008F6870" w:rsidDel="00700632">
          <w:rPr>
            <w:rFonts w:ascii="Helvetica" w:hAnsi="Helvetica"/>
            <w:color w:val="000000"/>
            <w:sz w:val="22"/>
            <w:szCs w:val="22"/>
            <w:shd w:val="clear" w:color="auto" w:fill="FFFFFF"/>
            <w:lang w:val="en-US"/>
          </w:rPr>
          <w:delText xml:space="preserve"> simulated sequences from the</w:delText>
        </w:r>
        <w:r w:rsidR="002B2752" w:rsidDel="00700632">
          <w:rPr>
            <w:rFonts w:ascii="Helvetica" w:hAnsi="Helvetica"/>
            <w:color w:val="000000"/>
            <w:sz w:val="22"/>
            <w:szCs w:val="22"/>
            <w:shd w:val="clear" w:color="auto" w:fill="FFFFFF"/>
            <w:lang w:val="en-US"/>
          </w:rPr>
          <w:delText xml:space="preserve"> models of population genetics</w:delText>
        </w:r>
        <w:r w:rsidR="0061286B" w:rsidDel="00700632">
          <w:rPr>
            <w:rFonts w:ascii="Helvetica" w:hAnsi="Helvetica"/>
            <w:color w:val="000000"/>
            <w:sz w:val="22"/>
            <w:szCs w:val="22"/>
            <w:shd w:val="clear" w:color="auto" w:fill="FFFFFF"/>
            <w:lang w:val="en-US"/>
          </w:rPr>
          <w:delText>.</w:delText>
        </w:r>
        <w:r w:rsidR="0034353E" w:rsidDel="00700632">
          <w:rPr>
            <w:rFonts w:ascii="Helvetica" w:hAnsi="Helvetica"/>
            <w:color w:val="000000"/>
            <w:sz w:val="22"/>
            <w:szCs w:val="22"/>
            <w:shd w:val="clear" w:color="auto" w:fill="FFFFFF"/>
            <w:lang w:val="en-US"/>
          </w:rPr>
          <w:delText xml:space="preserve"> </w:delText>
        </w:r>
        <w:r w:rsidR="00043D3A" w:rsidDel="00700632">
          <w:rPr>
            <w:rFonts w:ascii="Helvetica" w:hAnsi="Helvetica"/>
            <w:color w:val="000000"/>
            <w:sz w:val="22"/>
            <w:szCs w:val="22"/>
            <w:shd w:val="clear" w:color="auto" w:fill="FFFFFF"/>
            <w:lang w:val="en-US"/>
          </w:rPr>
          <w:delText>I hope the Reviewer agrees that t</w:delText>
        </w:r>
      </w:del>
      <w:del w:id="514" w:author="Microsoft Office User" w:date="2026-05-05T22:02:00Z" w16du:dateUtc="2026-05-05T19:02:00Z">
        <w:r w:rsidR="00043D3A" w:rsidDel="00700632">
          <w:rPr>
            <w:rFonts w:ascii="Helvetica" w:hAnsi="Helvetica"/>
            <w:color w:val="000000"/>
            <w:sz w:val="22"/>
            <w:szCs w:val="22"/>
            <w:shd w:val="clear" w:color="auto" w:fill="FFFFFF"/>
            <w:lang w:val="en-US"/>
          </w:rPr>
          <w:delText>esting the accuracy of a method</w:delText>
        </w:r>
        <w:r w:rsidR="0034353E" w:rsidDel="00700632">
          <w:rPr>
            <w:rFonts w:ascii="Helvetica" w:hAnsi="Helvetica"/>
            <w:color w:val="000000"/>
            <w:sz w:val="22"/>
            <w:szCs w:val="22"/>
            <w:shd w:val="clear" w:color="auto" w:fill="FFFFFF"/>
            <w:lang w:val="en-US"/>
          </w:rPr>
          <w:delText xml:space="preserve"> is the </w:delText>
        </w:r>
        <w:r w:rsidR="00043D3A" w:rsidDel="00700632">
          <w:rPr>
            <w:rFonts w:ascii="Helvetica" w:hAnsi="Helvetica"/>
            <w:color w:val="000000"/>
            <w:sz w:val="22"/>
            <w:szCs w:val="22"/>
            <w:shd w:val="clear" w:color="auto" w:fill="FFFFFF"/>
            <w:lang w:val="en-US"/>
          </w:rPr>
          <w:delText xml:space="preserve">responsibility </w:delText>
        </w:r>
        <w:r w:rsidR="0034353E" w:rsidDel="00700632">
          <w:rPr>
            <w:rFonts w:ascii="Helvetica" w:hAnsi="Helvetica"/>
            <w:color w:val="000000"/>
            <w:sz w:val="22"/>
            <w:szCs w:val="22"/>
            <w:shd w:val="clear" w:color="auto" w:fill="FFFFFF"/>
            <w:lang w:val="en-US"/>
          </w:rPr>
          <w:delText xml:space="preserve">of its author. </w:delText>
        </w:r>
      </w:del>
      <w:ins w:id="515" w:author="Microsoft Office User" w:date="2026-05-06T04:30:00Z" w16du:dateUtc="2026-05-06T01:30:00Z">
        <w:r>
          <w:rPr>
            <w:rFonts w:ascii="Helvetica" w:hAnsi="Helvetica"/>
            <w:color w:val="000000"/>
            <w:sz w:val="22"/>
            <w:szCs w:val="22"/>
            <w:shd w:val="clear" w:color="auto" w:fill="FFFFFF"/>
            <w:lang w:val="en-US"/>
          </w:rPr>
          <w:t xml:space="preserve">One </w:t>
        </w:r>
      </w:ins>
      <w:ins w:id="516" w:author="Microsoft Office User" w:date="2026-05-05T22:09:00Z" w16du:dateUtc="2026-05-05T19:09:00Z">
        <w:r w:rsidR="00700632">
          <w:rPr>
            <w:rFonts w:ascii="Helvetica" w:hAnsi="Helvetica"/>
            <w:color w:val="000000"/>
            <w:sz w:val="22"/>
            <w:szCs w:val="22"/>
            <w:shd w:val="clear" w:color="auto" w:fill="FFFFFF"/>
            <w:lang w:val="en-US"/>
          </w:rPr>
          <w:t>contribution</w:t>
        </w:r>
      </w:ins>
      <w:ins w:id="517" w:author="Microsoft Office User" w:date="2026-05-05T22:11:00Z" w16du:dateUtc="2026-05-05T19:11:00Z">
        <w:r w:rsidR="00700632">
          <w:rPr>
            <w:rFonts w:ascii="Helvetica" w:hAnsi="Helvetica"/>
            <w:color w:val="000000"/>
            <w:sz w:val="22"/>
            <w:szCs w:val="22"/>
            <w:shd w:val="clear" w:color="auto" w:fill="FFFFFF"/>
            <w:lang w:val="en-US"/>
          </w:rPr>
          <w:t xml:space="preserve"> of the present work is</w:t>
        </w:r>
      </w:ins>
      <w:ins w:id="518" w:author="Microsoft Office User" w:date="2026-05-05T22:09:00Z" w16du:dateUtc="2026-05-05T19:09:00Z">
        <w:r w:rsidR="00700632">
          <w:rPr>
            <w:rFonts w:ascii="Helvetica" w:hAnsi="Helvetica"/>
            <w:color w:val="000000"/>
            <w:sz w:val="22"/>
            <w:szCs w:val="22"/>
            <w:shd w:val="clear" w:color="auto" w:fill="FFFFFF"/>
            <w:lang w:val="en-US"/>
          </w:rPr>
          <w:t xml:space="preserve"> to </w:t>
        </w:r>
      </w:ins>
      <w:ins w:id="519" w:author="Microsoft Office User" w:date="2026-05-06T04:32:00Z" w16du:dateUtc="2026-05-06T01:32:00Z">
        <w:r>
          <w:rPr>
            <w:rFonts w:ascii="Helvetica" w:hAnsi="Helvetica"/>
            <w:color w:val="000000"/>
            <w:sz w:val="22"/>
            <w:szCs w:val="22"/>
            <w:shd w:val="clear" w:color="auto" w:fill="FFFFFF"/>
            <w:lang w:val="en-US"/>
          </w:rPr>
          <w:t>use</w:t>
        </w:r>
      </w:ins>
      <w:ins w:id="520" w:author="Microsoft Office User" w:date="2026-05-05T22:10:00Z" w16du:dateUtc="2026-05-05T19:10:00Z">
        <w:r w:rsidR="00700632">
          <w:rPr>
            <w:rFonts w:ascii="Helvetica" w:hAnsi="Helvetica"/>
            <w:color w:val="000000"/>
            <w:sz w:val="22"/>
            <w:szCs w:val="22"/>
            <w:shd w:val="clear" w:color="auto" w:fill="FFFFFF"/>
            <w:lang w:val="en-US"/>
          </w:rPr>
          <w:t xml:space="preserve"> such testing </w:t>
        </w:r>
      </w:ins>
      <w:ins w:id="521" w:author="Microsoft Office User" w:date="2026-05-05T22:13:00Z" w16du:dateUtc="2026-05-05T19:13:00Z">
        <w:r w:rsidR="0091511A">
          <w:rPr>
            <w:rFonts w:ascii="Helvetica" w:hAnsi="Helvetica"/>
            <w:color w:val="000000"/>
            <w:sz w:val="22"/>
            <w:szCs w:val="22"/>
            <w:shd w:val="clear" w:color="auto" w:fill="FFFFFF"/>
            <w:lang w:val="en-US"/>
          </w:rPr>
          <w:t>as a standard routine</w:t>
        </w:r>
      </w:ins>
      <w:ins w:id="522" w:author="Microsoft Office User" w:date="2026-05-06T04:32:00Z" w16du:dateUtc="2026-05-06T01:32:00Z">
        <w:r>
          <w:rPr>
            <w:rFonts w:ascii="Helvetica" w:hAnsi="Helvetica"/>
            <w:color w:val="000000"/>
            <w:sz w:val="22"/>
            <w:szCs w:val="22"/>
            <w:shd w:val="clear" w:color="auto" w:fill="FFFFFF"/>
            <w:lang w:val="en-US"/>
          </w:rPr>
          <w:t xml:space="preserve"> (Fig</w:t>
        </w:r>
      </w:ins>
      <w:ins w:id="523" w:author="Microsoft Office User" w:date="2026-05-06T04:33:00Z" w16du:dateUtc="2026-05-06T01:33:00Z">
        <w:r>
          <w:rPr>
            <w:rFonts w:ascii="Helvetica" w:hAnsi="Helvetica"/>
            <w:color w:val="000000"/>
            <w:sz w:val="22"/>
            <w:szCs w:val="22"/>
            <w:shd w:val="clear" w:color="auto" w:fill="FFFFFF"/>
            <w:lang w:val="en-US"/>
          </w:rPr>
          <w:t>s</w:t>
        </w:r>
      </w:ins>
      <w:ins w:id="524" w:author="Microsoft Office User" w:date="2026-05-06T04:32:00Z" w16du:dateUtc="2026-05-06T01:32:00Z">
        <w:r>
          <w:rPr>
            <w:rFonts w:ascii="Helvetica" w:hAnsi="Helvetica"/>
            <w:color w:val="000000"/>
            <w:sz w:val="22"/>
            <w:szCs w:val="22"/>
            <w:shd w:val="clear" w:color="auto" w:fill="FFFFFF"/>
            <w:lang w:val="en-US"/>
          </w:rPr>
          <w:t>. 1 and 4)</w:t>
        </w:r>
      </w:ins>
      <w:ins w:id="525" w:author="Microsoft Office User" w:date="2026-05-05T22:10:00Z" w16du:dateUtc="2026-05-05T19:10:00Z">
        <w:r w:rsidR="00700632">
          <w:rPr>
            <w:rFonts w:ascii="Helvetica" w:hAnsi="Helvetica"/>
            <w:color w:val="000000"/>
            <w:sz w:val="22"/>
            <w:szCs w:val="22"/>
            <w:shd w:val="clear" w:color="auto" w:fill="FFFFFF"/>
            <w:lang w:val="en-US"/>
          </w:rPr>
          <w:t xml:space="preserve">. </w:t>
        </w:r>
      </w:ins>
      <w:ins w:id="526" w:author="Microsoft Office User" w:date="2026-05-05T22:09:00Z" w16du:dateUtc="2026-05-05T19:09:00Z">
        <w:r w:rsidR="00700632">
          <w:rPr>
            <w:rFonts w:ascii="Helvetica" w:hAnsi="Helvetica"/>
            <w:color w:val="000000"/>
            <w:sz w:val="22"/>
            <w:szCs w:val="22"/>
            <w:shd w:val="clear" w:color="auto" w:fill="FFFFFF"/>
            <w:lang w:val="en-US"/>
          </w:rPr>
          <w:t xml:space="preserve"> </w:t>
        </w:r>
      </w:ins>
    </w:p>
    <w:p w14:paraId="183AD721" w14:textId="77777777" w:rsidR="00C964EB" w:rsidRDefault="00C964EB" w:rsidP="002B2752">
      <w:pPr>
        <w:rPr>
          <w:ins w:id="527" w:author="Microsoft Office User" w:date="2026-05-06T04:31:00Z" w16du:dateUtc="2026-05-06T01:31:00Z"/>
          <w:rFonts w:ascii="Helvetica" w:hAnsi="Helvetica"/>
          <w:color w:val="000000"/>
          <w:sz w:val="22"/>
          <w:szCs w:val="22"/>
          <w:shd w:val="clear" w:color="auto" w:fill="FFFFFF"/>
          <w:lang w:val="en-US"/>
        </w:rPr>
      </w:pPr>
    </w:p>
    <w:p w14:paraId="3A881571" w14:textId="713AF082" w:rsidR="002B2752" w:rsidRDefault="002B2752" w:rsidP="002B2752">
      <w:pPr>
        <w:rPr>
          <w:rFonts w:ascii="Helvetica" w:hAnsi="Helvetica"/>
          <w:color w:val="000000"/>
          <w:sz w:val="22"/>
          <w:szCs w:val="22"/>
          <w:shd w:val="clear" w:color="auto" w:fill="FFFFFF"/>
          <w:lang w:val="en-US"/>
        </w:rPr>
      </w:pPr>
      <w:del w:id="528" w:author="Microsoft Office User" w:date="2026-05-05T18:43:00Z" w16du:dateUtc="2026-05-05T15:43:00Z">
        <w:r w:rsidDel="00832391">
          <w:rPr>
            <w:rFonts w:ascii="Helvetica" w:hAnsi="Helvetica"/>
            <w:color w:val="000000"/>
            <w:sz w:val="22"/>
            <w:szCs w:val="22"/>
            <w:shd w:val="clear" w:color="auto" w:fill="FFFFFF"/>
            <w:lang w:val="en-US"/>
          </w:rPr>
          <w:delText>While it is common to</w:delText>
        </w:r>
      </w:del>
      <w:ins w:id="529" w:author="Microsoft Office User" w:date="2026-05-05T22:12:00Z" w16du:dateUtc="2026-05-05T19:12:00Z">
        <w:r w:rsidR="00700632">
          <w:rPr>
            <w:rFonts w:ascii="Helvetica" w:hAnsi="Helvetica"/>
            <w:color w:val="000000"/>
            <w:sz w:val="22"/>
            <w:szCs w:val="22"/>
            <w:shd w:val="clear" w:color="auto" w:fill="FFFFFF"/>
            <w:lang w:val="en-US"/>
          </w:rPr>
          <w:t>We also</w:t>
        </w:r>
      </w:ins>
      <w:del w:id="530" w:author="Microsoft Office User" w:date="2026-05-05T22:01:00Z" w16du:dateUtc="2026-05-05T19:01:00Z">
        <w:r w:rsidDel="00334403">
          <w:rPr>
            <w:rFonts w:ascii="Helvetica" w:hAnsi="Helvetica"/>
            <w:color w:val="000000"/>
            <w:sz w:val="22"/>
            <w:szCs w:val="22"/>
            <w:shd w:val="clear" w:color="auto" w:fill="FFFFFF"/>
            <w:lang w:val="en-US"/>
          </w:rPr>
          <w:delText xml:space="preserve"> </w:delText>
        </w:r>
      </w:del>
      <w:ins w:id="531" w:author="Microsoft Office User" w:date="2026-05-05T18:43:00Z" w16du:dateUtc="2026-05-05T15:43:00Z">
        <w:r w:rsidR="00832391">
          <w:rPr>
            <w:rFonts w:ascii="Helvetica" w:hAnsi="Helvetica"/>
            <w:color w:val="000000"/>
            <w:sz w:val="22"/>
            <w:szCs w:val="22"/>
            <w:shd w:val="clear" w:color="auto" w:fill="FFFFFF"/>
            <w:lang w:val="en-US"/>
          </w:rPr>
          <w:t xml:space="preserve"> </w:t>
        </w:r>
      </w:ins>
      <w:r>
        <w:rPr>
          <w:rFonts w:ascii="Helvetica" w:hAnsi="Helvetica"/>
          <w:color w:val="000000"/>
          <w:sz w:val="22"/>
          <w:szCs w:val="22"/>
          <w:shd w:val="clear" w:color="auto" w:fill="FFFFFF"/>
          <w:lang w:val="en-US"/>
        </w:rPr>
        <w:t xml:space="preserve">compare </w:t>
      </w:r>
      <w:ins w:id="532" w:author="Microsoft Office User" w:date="2026-05-05T22:10:00Z" w16du:dateUtc="2026-05-05T19:10:00Z">
        <w:r w:rsidR="00700632">
          <w:rPr>
            <w:rFonts w:ascii="Helvetica" w:hAnsi="Helvetica"/>
            <w:color w:val="000000"/>
            <w:sz w:val="22"/>
            <w:szCs w:val="22"/>
            <w:shd w:val="clear" w:color="auto" w:fill="FFFFFF"/>
            <w:lang w:val="en-US"/>
          </w:rPr>
          <w:t xml:space="preserve">the </w:t>
        </w:r>
      </w:ins>
      <w:ins w:id="533" w:author="Microsoft Office User" w:date="2026-05-05T22:09:00Z" w16du:dateUtc="2026-05-05T19:09:00Z">
        <w:r w:rsidR="00700632">
          <w:rPr>
            <w:rFonts w:ascii="Helvetica" w:hAnsi="Helvetica"/>
            <w:color w:val="000000"/>
            <w:sz w:val="22"/>
            <w:szCs w:val="22"/>
            <w:shd w:val="clear" w:color="auto" w:fill="FFFFFF"/>
            <w:lang w:val="en-US"/>
          </w:rPr>
          <w:t>final results</w:t>
        </w:r>
      </w:ins>
      <w:ins w:id="534" w:author="Microsoft Office User" w:date="2026-05-05T22:12:00Z" w16du:dateUtc="2026-05-05T19:12:00Z">
        <w:r w:rsidR="00700632">
          <w:rPr>
            <w:rFonts w:ascii="Helvetica" w:hAnsi="Helvetica"/>
            <w:color w:val="000000"/>
            <w:sz w:val="22"/>
            <w:szCs w:val="22"/>
            <w:shd w:val="clear" w:color="auto" w:fill="FFFFFF"/>
            <w:lang w:val="en-US"/>
          </w:rPr>
          <w:t xml:space="preserve"> </w:t>
        </w:r>
      </w:ins>
      <w:del w:id="535" w:author="Microsoft Office User" w:date="2026-05-05T22:09:00Z" w16du:dateUtc="2026-05-05T19:09:00Z">
        <w:r w:rsidR="004B2298" w:rsidDel="00700632">
          <w:rPr>
            <w:rFonts w:ascii="Helvetica" w:hAnsi="Helvetica"/>
            <w:color w:val="000000"/>
            <w:sz w:val="22"/>
            <w:szCs w:val="22"/>
            <w:shd w:val="clear" w:color="auto" w:fill="FFFFFF"/>
            <w:lang w:val="en-US"/>
          </w:rPr>
          <w:delText xml:space="preserve">final </w:delText>
        </w:r>
        <w:r w:rsidDel="00700632">
          <w:rPr>
            <w:rFonts w:ascii="Helvetica" w:hAnsi="Helvetica"/>
            <w:color w:val="000000"/>
            <w:sz w:val="22"/>
            <w:szCs w:val="22"/>
            <w:shd w:val="clear" w:color="auto" w:fill="FFFFFF"/>
            <w:lang w:val="en-US"/>
          </w:rPr>
          <w:delText xml:space="preserve">results with other people's </w:delText>
        </w:r>
      </w:del>
      <w:del w:id="536" w:author="Microsoft Office User" w:date="2026-05-05T18:43:00Z" w16du:dateUtc="2026-05-05T15:43:00Z">
        <w:r w:rsidDel="00832391">
          <w:rPr>
            <w:rFonts w:ascii="Helvetica" w:hAnsi="Helvetica"/>
            <w:color w:val="000000"/>
            <w:sz w:val="22"/>
            <w:szCs w:val="22"/>
            <w:shd w:val="clear" w:color="auto" w:fill="FFFFFF"/>
            <w:lang w:val="en-US"/>
          </w:rPr>
          <w:delText>results</w:delText>
        </w:r>
      </w:del>
      <w:del w:id="537" w:author="Microsoft Office User" w:date="2026-05-05T18:44:00Z" w16du:dateUtc="2026-05-05T15:44:00Z">
        <w:r w:rsidDel="00832391">
          <w:rPr>
            <w:rFonts w:ascii="Helvetica" w:hAnsi="Helvetica"/>
            <w:color w:val="000000"/>
            <w:sz w:val="22"/>
            <w:szCs w:val="22"/>
            <w:shd w:val="clear" w:color="auto" w:fill="FFFFFF"/>
            <w:lang w:val="en-US"/>
          </w:rPr>
          <w:delText>, as we do</w:delText>
        </w:r>
      </w:del>
      <w:ins w:id="538" w:author="Microsoft Office User" w:date="2026-05-05T22:09:00Z" w16du:dateUtc="2026-05-05T19:09:00Z">
        <w:r w:rsidR="00700632">
          <w:rPr>
            <w:rFonts w:ascii="Helvetica" w:hAnsi="Helvetica"/>
            <w:color w:val="000000"/>
            <w:sz w:val="22"/>
            <w:szCs w:val="22"/>
            <w:shd w:val="clear" w:color="auto" w:fill="FFFFFF"/>
            <w:lang w:val="en-US"/>
          </w:rPr>
          <w:t>for SARS CoV 2</w:t>
        </w:r>
      </w:ins>
      <w:ins w:id="539" w:author="Microsoft Office User" w:date="2026-05-05T22:12:00Z" w16du:dateUtc="2026-05-05T19:12:00Z">
        <w:r w:rsidR="00700632">
          <w:rPr>
            <w:rFonts w:ascii="Helvetica" w:hAnsi="Helvetica"/>
            <w:color w:val="000000"/>
            <w:sz w:val="22"/>
            <w:szCs w:val="22"/>
            <w:shd w:val="clear" w:color="auto" w:fill="FFFFFF"/>
            <w:lang w:val="en-US"/>
          </w:rPr>
          <w:t xml:space="preserve"> </w:t>
        </w:r>
      </w:ins>
      <w:del w:id="540" w:author="Microsoft Office User" w:date="2026-05-05T22:12:00Z" w16du:dateUtc="2026-05-05T19:12:00Z">
        <w:r w:rsidDel="00700632">
          <w:rPr>
            <w:rFonts w:ascii="Helvetica" w:hAnsi="Helvetica"/>
            <w:color w:val="000000"/>
            <w:sz w:val="22"/>
            <w:szCs w:val="22"/>
            <w:shd w:val="clear" w:color="auto" w:fill="FFFFFF"/>
            <w:lang w:val="en-US"/>
          </w:rPr>
          <w:delText xml:space="preserve"> </w:delText>
        </w:r>
      </w:del>
      <w:ins w:id="541" w:author="Microsoft Office User" w:date="2026-05-06T04:31:00Z" w16du:dateUtc="2026-05-06T01:31:00Z">
        <w:r w:rsidR="00C964EB">
          <w:rPr>
            <w:rFonts w:ascii="Helvetica" w:hAnsi="Helvetica"/>
            <w:color w:val="000000"/>
            <w:sz w:val="22"/>
            <w:szCs w:val="22"/>
            <w:shd w:val="clear" w:color="auto" w:fill="FFFFFF"/>
            <w:lang w:val="en-US"/>
          </w:rPr>
          <w:t>between three methods</w:t>
        </w:r>
      </w:ins>
      <w:del w:id="542" w:author="Microsoft Office User" w:date="2026-05-06T04:31:00Z" w16du:dateUtc="2026-05-06T01:31:00Z">
        <w:r w:rsidDel="00C964EB">
          <w:rPr>
            <w:rFonts w:ascii="Helvetica" w:hAnsi="Helvetica"/>
            <w:color w:val="000000"/>
            <w:sz w:val="22"/>
            <w:szCs w:val="22"/>
            <w:shd w:val="clear" w:color="auto" w:fill="FFFFFF"/>
            <w:lang w:val="en-US"/>
          </w:rPr>
          <w:delText>in</w:delText>
        </w:r>
      </w:del>
      <w:r>
        <w:rPr>
          <w:rFonts w:ascii="Helvetica" w:hAnsi="Helvetica"/>
          <w:color w:val="000000"/>
          <w:sz w:val="22"/>
          <w:szCs w:val="22"/>
          <w:shd w:val="clear" w:color="auto" w:fill="FFFFFF"/>
          <w:lang w:val="en-US"/>
        </w:rPr>
        <w:t xml:space="preserve"> </w:t>
      </w:r>
      <w:ins w:id="543" w:author="Microsoft Office User" w:date="2026-05-06T04:31:00Z" w16du:dateUtc="2026-05-06T01:31:00Z">
        <w:r w:rsidR="00C964EB">
          <w:rPr>
            <w:rFonts w:ascii="Helvetica" w:hAnsi="Helvetica"/>
            <w:color w:val="000000"/>
            <w:sz w:val="22"/>
            <w:szCs w:val="22"/>
            <w:shd w:val="clear" w:color="auto" w:fill="FFFFFF"/>
            <w:lang w:val="en-US"/>
          </w:rPr>
          <w:t>(</w:t>
        </w:r>
      </w:ins>
      <w:r>
        <w:rPr>
          <w:rFonts w:ascii="Helvetica" w:hAnsi="Helvetica"/>
          <w:color w:val="000000"/>
          <w:sz w:val="22"/>
          <w:szCs w:val="22"/>
          <w:shd w:val="clear" w:color="auto" w:fill="FFFFFF"/>
          <w:lang w:val="en-US"/>
        </w:rPr>
        <w:t xml:space="preserve">Fig. </w:t>
      </w:r>
      <w:ins w:id="544" w:author="Microsoft Office User" w:date="2026-05-06T04:30:00Z" w16du:dateUtc="2026-05-06T01:30:00Z">
        <w:r w:rsidR="00C964EB">
          <w:rPr>
            <w:rFonts w:ascii="Helvetica" w:hAnsi="Helvetica"/>
            <w:color w:val="000000"/>
            <w:sz w:val="22"/>
            <w:szCs w:val="22"/>
            <w:shd w:val="clear" w:color="auto" w:fill="FFFFFF"/>
            <w:lang w:val="en-US"/>
          </w:rPr>
          <w:t>7</w:t>
        </w:r>
      </w:ins>
      <w:ins w:id="545" w:author="Microsoft Office User" w:date="2026-05-06T04:31:00Z" w16du:dateUtc="2026-05-06T01:31:00Z">
        <w:r w:rsidR="00C964EB">
          <w:rPr>
            <w:rFonts w:ascii="Helvetica" w:hAnsi="Helvetica"/>
            <w:color w:val="000000"/>
            <w:sz w:val="22"/>
            <w:szCs w:val="22"/>
            <w:shd w:val="clear" w:color="auto" w:fill="FFFFFF"/>
            <w:lang w:val="en-US"/>
          </w:rPr>
          <w:t>)</w:t>
        </w:r>
      </w:ins>
      <w:ins w:id="546" w:author="ivan4995@gmail.com" w:date="2026-05-05T17:06:00Z">
        <w:del w:id="547" w:author="Microsoft Office User" w:date="2026-05-06T04:30:00Z" w16du:dateUtc="2026-05-06T01:30:00Z">
          <w:r w:rsidR="00AC7425" w:rsidDel="00C964EB">
            <w:rPr>
              <w:rFonts w:ascii="Helvetica" w:hAnsi="Helvetica"/>
              <w:color w:val="000000"/>
              <w:sz w:val="22"/>
              <w:szCs w:val="22"/>
              <w:shd w:val="clear" w:color="auto" w:fill="FFFFFF"/>
              <w:lang w:val="en-US"/>
            </w:rPr>
            <w:delText>8</w:delText>
          </w:r>
        </w:del>
      </w:ins>
      <w:del w:id="548" w:author="ivan4995@gmail.com" w:date="2026-05-05T17:06:00Z">
        <w:r w:rsidDel="00AC7425">
          <w:rPr>
            <w:rFonts w:ascii="Helvetica" w:hAnsi="Helvetica"/>
            <w:color w:val="000000"/>
            <w:sz w:val="22"/>
            <w:szCs w:val="22"/>
            <w:shd w:val="clear" w:color="auto" w:fill="FFFFFF"/>
            <w:lang w:val="en-US"/>
          </w:rPr>
          <w:delText>5</w:delText>
        </w:r>
      </w:del>
      <w:del w:id="549" w:author="Microsoft Office User" w:date="2026-05-05T18:44:00Z" w16du:dateUtc="2026-05-05T15:44:00Z">
        <w:r w:rsidDel="00832391">
          <w:rPr>
            <w:rFonts w:ascii="Helvetica" w:hAnsi="Helvetica"/>
            <w:color w:val="000000"/>
            <w:sz w:val="22"/>
            <w:szCs w:val="22"/>
            <w:shd w:val="clear" w:color="auto" w:fill="FFFFFF"/>
            <w:lang w:val="en-US"/>
          </w:rPr>
          <w:delText xml:space="preserve">, </w:delText>
        </w:r>
        <w:r w:rsidR="004B2298" w:rsidDel="00832391">
          <w:rPr>
            <w:rFonts w:ascii="Helvetica" w:hAnsi="Helvetica"/>
            <w:color w:val="000000"/>
            <w:sz w:val="22"/>
            <w:szCs w:val="22"/>
            <w:shd w:val="clear" w:color="auto" w:fill="FFFFFF"/>
            <w:lang w:val="en-US"/>
          </w:rPr>
          <w:delText>it is not our responsibility to</w:delText>
        </w:r>
        <w:r w:rsidR="0061286B" w:rsidDel="00832391">
          <w:rPr>
            <w:rFonts w:ascii="Helvetica" w:hAnsi="Helvetica"/>
            <w:color w:val="000000"/>
            <w:sz w:val="22"/>
            <w:szCs w:val="22"/>
            <w:shd w:val="clear" w:color="auto" w:fill="FFFFFF"/>
            <w:lang w:val="en-US"/>
          </w:rPr>
          <w:delText xml:space="preserve"> tests other </w:delText>
        </w:r>
      </w:del>
      <w:del w:id="550" w:author="Microsoft Office User" w:date="2026-05-05T18:43:00Z" w16du:dateUtc="2026-05-05T15:43:00Z">
        <w:r w:rsidR="0061286B" w:rsidDel="00832391">
          <w:rPr>
            <w:rFonts w:ascii="Helvetica" w:hAnsi="Helvetica"/>
            <w:color w:val="000000"/>
            <w:sz w:val="22"/>
            <w:szCs w:val="22"/>
            <w:shd w:val="clear" w:color="auto" w:fill="FFFFFF"/>
            <w:lang w:val="en-US"/>
          </w:rPr>
          <w:delText>people</w:delText>
        </w:r>
        <w:r w:rsidR="00D258EC" w:rsidDel="00832391">
          <w:rPr>
            <w:rFonts w:ascii="Helvetica" w:hAnsi="Helvetica"/>
            <w:color w:val="000000"/>
            <w:sz w:val="22"/>
            <w:szCs w:val="22"/>
            <w:shd w:val="clear" w:color="auto" w:fill="FFFFFF"/>
            <w:lang w:val="en-US"/>
          </w:rPr>
          <w:delText>'s</w:delText>
        </w:r>
        <w:r w:rsidR="0061286B" w:rsidDel="00832391">
          <w:rPr>
            <w:rFonts w:ascii="Helvetica" w:hAnsi="Helvetica"/>
            <w:color w:val="000000"/>
            <w:sz w:val="22"/>
            <w:szCs w:val="22"/>
            <w:shd w:val="clear" w:color="auto" w:fill="FFFFFF"/>
            <w:lang w:val="en-US"/>
          </w:rPr>
          <w:delText xml:space="preserve"> </w:delText>
        </w:r>
      </w:del>
      <w:del w:id="551" w:author="Microsoft Office User" w:date="2026-05-05T18:44:00Z" w16du:dateUtc="2026-05-05T15:44:00Z">
        <w:r w:rsidR="0061286B" w:rsidDel="00832391">
          <w:rPr>
            <w:rFonts w:ascii="Helvetica" w:hAnsi="Helvetica"/>
            <w:color w:val="000000"/>
            <w:sz w:val="22"/>
            <w:szCs w:val="22"/>
            <w:shd w:val="clear" w:color="auto" w:fill="FFFFFF"/>
            <w:lang w:val="en-US"/>
          </w:rPr>
          <w:delText>methods</w:delText>
        </w:r>
        <w:r w:rsidR="004B2298" w:rsidDel="00832391">
          <w:rPr>
            <w:rFonts w:ascii="Helvetica" w:hAnsi="Helvetica"/>
            <w:color w:val="000000"/>
            <w:sz w:val="22"/>
            <w:szCs w:val="22"/>
            <w:shd w:val="clear" w:color="auto" w:fill="FFFFFF"/>
            <w:lang w:val="en-US"/>
          </w:rPr>
          <w:delText xml:space="preserve">. </w:delText>
        </w:r>
      </w:del>
      <w:ins w:id="552" w:author="Microsoft Office User" w:date="2026-05-05T18:44:00Z" w16du:dateUtc="2026-05-05T15:44:00Z">
        <w:r w:rsidR="00832391">
          <w:rPr>
            <w:rFonts w:ascii="Helvetica" w:hAnsi="Helvetica"/>
            <w:color w:val="000000"/>
            <w:sz w:val="22"/>
            <w:szCs w:val="22"/>
            <w:shd w:val="clear" w:color="auto" w:fill="FFFFFF"/>
            <w:lang w:val="en-US"/>
          </w:rPr>
          <w:t>.</w:t>
        </w:r>
      </w:ins>
    </w:p>
    <w:p w14:paraId="59F6DA4A" w14:textId="77777777" w:rsidR="002B2752" w:rsidRDefault="002B2752">
      <w:pPr>
        <w:rPr>
          <w:rFonts w:ascii="Helvetica" w:hAnsi="Helvetica"/>
          <w:b/>
          <w:color w:val="000000"/>
          <w:sz w:val="22"/>
          <w:szCs w:val="22"/>
          <w:shd w:val="clear" w:color="auto" w:fill="FFFFFF"/>
        </w:rPr>
      </w:pPr>
    </w:p>
    <w:p w14:paraId="79EB0187" w14:textId="49043424" w:rsidR="00712A1E" w:rsidRPr="00BF358F" w:rsidRDefault="00712A1E">
      <w:pPr>
        <w:rPr>
          <w:rFonts w:ascii="Helvetica" w:hAnsi="Helvetica"/>
          <w:b/>
          <w:color w:val="000000"/>
          <w:sz w:val="22"/>
          <w:szCs w:val="22"/>
          <w:shd w:val="clear" w:color="auto" w:fill="FFFFFF"/>
          <w:lang w:val="en-US"/>
        </w:rPr>
      </w:pPr>
      <w:r w:rsidRPr="00712A1E">
        <w:rPr>
          <w:rFonts w:ascii="Helvetica" w:hAnsi="Helvetica"/>
          <w:b/>
          <w:color w:val="000000"/>
          <w:sz w:val="22"/>
          <w:szCs w:val="22"/>
          <w:shd w:val="clear" w:color="auto" w:fill="FFFFFF"/>
        </w:rPr>
        <w:t>Such comparisons are necessary to conclude "fundamental limitations" on epistasis detection exist and to properly contextualize the method in terms of what has come before.</w:t>
      </w:r>
      <w:r w:rsidRPr="00712A1E">
        <w:rPr>
          <w:rStyle w:val="apple-converted-space"/>
          <w:rFonts w:ascii="Helvetica" w:hAnsi="Helvetica"/>
          <w:b/>
          <w:color w:val="000000"/>
          <w:sz w:val="22"/>
          <w:szCs w:val="22"/>
          <w:shd w:val="clear" w:color="auto" w:fill="FFFFFF"/>
        </w:rPr>
        <w:t> </w:t>
      </w:r>
    </w:p>
    <w:p w14:paraId="457CA524" w14:textId="3F5A4477" w:rsidR="008F6870" w:rsidRDefault="008F6870" w:rsidP="00BF358F">
      <w:pPr>
        <w:rPr>
          <w:ins w:id="553" w:author="Microsoft Office User" w:date="2026-05-05T22:21:00Z" w16du:dateUtc="2026-05-05T19:21:00Z"/>
          <w:rFonts w:ascii="Helvetica" w:hAnsi="Helvetica"/>
          <w:color w:val="000000"/>
          <w:sz w:val="22"/>
          <w:szCs w:val="22"/>
          <w:shd w:val="clear" w:color="auto" w:fill="FFFFFF"/>
          <w:lang w:val="en-US"/>
        </w:rPr>
      </w:pPr>
    </w:p>
    <w:p w14:paraId="46552539" w14:textId="7DFEC894" w:rsidR="0091511A" w:rsidDel="0016146D" w:rsidRDefault="0091511A">
      <w:pPr>
        <w:rPr>
          <w:del w:id="554" w:author="Microsoft Office User" w:date="2026-05-05T22:26:00Z" w16du:dateUtc="2026-05-05T19:26:00Z"/>
          <w:rFonts w:ascii="Helvetica" w:hAnsi="Helvetica"/>
          <w:color w:val="000000"/>
          <w:sz w:val="22"/>
          <w:szCs w:val="22"/>
          <w:shd w:val="clear" w:color="auto" w:fill="FFFFFF"/>
          <w:lang w:val="en-US"/>
        </w:rPr>
      </w:pPr>
    </w:p>
    <w:p w14:paraId="46C768E5" w14:textId="14A6B733" w:rsidR="00C964EB" w:rsidRDefault="00C964EB" w:rsidP="00BF358F">
      <w:pPr>
        <w:rPr>
          <w:ins w:id="555" w:author="Microsoft Office User" w:date="2026-05-06T04:35:00Z" w16du:dateUtc="2026-05-06T01:35:00Z"/>
          <w:rFonts w:ascii="Helvetica" w:hAnsi="Helvetica"/>
          <w:color w:val="000000"/>
          <w:sz w:val="22"/>
          <w:szCs w:val="22"/>
          <w:shd w:val="clear" w:color="auto" w:fill="FFFFFF"/>
          <w:lang w:val="en-US"/>
        </w:rPr>
      </w:pPr>
      <w:ins w:id="556" w:author="Microsoft Office User" w:date="2026-05-06T04:33:00Z" w16du:dateUtc="2026-05-06T01:33:00Z">
        <w:r>
          <w:rPr>
            <w:rFonts w:ascii="Helvetica" w:hAnsi="Helvetica"/>
            <w:color w:val="000000"/>
            <w:sz w:val="22"/>
            <w:szCs w:val="22"/>
            <w:shd w:val="clear" w:color="auto" w:fill="FFFFFF"/>
            <w:lang w:val="en-US"/>
          </w:rPr>
          <w:t xml:space="preserve">Fundamental limitations are </w:t>
        </w:r>
      </w:ins>
      <w:ins w:id="557" w:author="Microsoft Office User" w:date="2026-05-06T04:37:00Z" w16du:dateUtc="2026-05-06T01:37:00Z">
        <w:r w:rsidR="00C12884">
          <w:rPr>
            <w:rFonts w:ascii="Helvetica" w:hAnsi="Helvetica"/>
            <w:color w:val="000000"/>
            <w:sz w:val="22"/>
            <w:szCs w:val="22"/>
            <w:shd w:val="clear" w:color="auto" w:fill="FFFFFF"/>
            <w:lang w:val="en-US"/>
          </w:rPr>
          <w:t>called "</w:t>
        </w:r>
      </w:ins>
      <w:ins w:id="558" w:author="Microsoft Office User" w:date="2026-05-06T04:33:00Z" w16du:dateUtc="2026-05-06T01:33:00Z">
        <w:r>
          <w:rPr>
            <w:rFonts w:ascii="Helvetica" w:hAnsi="Helvetica"/>
            <w:color w:val="000000"/>
            <w:sz w:val="22"/>
            <w:szCs w:val="22"/>
            <w:shd w:val="clear" w:color="auto" w:fill="FFFFFF"/>
            <w:lang w:val="en-US"/>
          </w:rPr>
          <w:t>fundam</w:t>
        </w:r>
      </w:ins>
      <w:ins w:id="559" w:author="Microsoft Office User" w:date="2026-05-06T04:34:00Z" w16du:dateUtc="2026-05-06T01:34:00Z">
        <w:r>
          <w:rPr>
            <w:rFonts w:ascii="Helvetica" w:hAnsi="Helvetica"/>
            <w:color w:val="000000"/>
            <w:sz w:val="22"/>
            <w:szCs w:val="22"/>
            <w:shd w:val="clear" w:color="auto" w:fill="FFFFFF"/>
            <w:lang w:val="en-US"/>
          </w:rPr>
          <w:t>e</w:t>
        </w:r>
      </w:ins>
      <w:ins w:id="560" w:author="Microsoft Office User" w:date="2026-05-06T04:33:00Z" w16du:dateUtc="2026-05-06T01:33:00Z">
        <w:r>
          <w:rPr>
            <w:rFonts w:ascii="Helvetica" w:hAnsi="Helvetica"/>
            <w:color w:val="000000"/>
            <w:sz w:val="22"/>
            <w:szCs w:val="22"/>
            <w:shd w:val="clear" w:color="auto" w:fill="FFFFFF"/>
            <w:lang w:val="en-US"/>
          </w:rPr>
          <w:t>ntal</w:t>
        </w:r>
      </w:ins>
      <w:ins w:id="561" w:author="Microsoft Office User" w:date="2026-05-06T04:37:00Z" w16du:dateUtc="2026-05-06T01:37:00Z">
        <w:r w:rsidR="00C12884">
          <w:rPr>
            <w:rFonts w:ascii="Helvetica" w:hAnsi="Helvetica"/>
            <w:color w:val="000000"/>
            <w:sz w:val="22"/>
            <w:szCs w:val="22"/>
            <w:shd w:val="clear" w:color="auto" w:fill="FFFFFF"/>
            <w:lang w:val="en-US"/>
          </w:rPr>
          <w:t>" here</w:t>
        </w:r>
      </w:ins>
      <w:ins w:id="562" w:author="Microsoft Office User" w:date="2026-05-06T04:33:00Z" w16du:dateUtc="2026-05-06T01:33:00Z">
        <w:r>
          <w:rPr>
            <w:rFonts w:ascii="Helvetica" w:hAnsi="Helvetica"/>
            <w:color w:val="000000"/>
            <w:sz w:val="22"/>
            <w:szCs w:val="22"/>
            <w:shd w:val="clear" w:color="auto" w:fill="FFFFFF"/>
            <w:lang w:val="en-US"/>
          </w:rPr>
          <w:t>, because they do not de</w:t>
        </w:r>
      </w:ins>
      <w:ins w:id="563" w:author="Microsoft Office User" w:date="2026-05-06T04:34:00Z" w16du:dateUtc="2026-05-06T01:34:00Z">
        <w:r>
          <w:rPr>
            <w:rFonts w:ascii="Helvetica" w:hAnsi="Helvetica"/>
            <w:color w:val="000000"/>
            <w:sz w:val="22"/>
            <w:szCs w:val="22"/>
            <w:shd w:val="clear" w:color="auto" w:fill="FFFFFF"/>
            <w:lang w:val="en-US"/>
          </w:rPr>
          <w:t xml:space="preserve">pend on a detection method used. </w:t>
        </w:r>
      </w:ins>
      <w:ins w:id="564" w:author="Microsoft Office User" w:date="2026-05-06T04:36:00Z" w16du:dateUtc="2026-05-06T01:36:00Z">
        <w:r>
          <w:rPr>
            <w:rFonts w:ascii="Helvetica" w:hAnsi="Helvetica"/>
            <w:color w:val="000000"/>
            <w:sz w:val="22"/>
            <w:szCs w:val="22"/>
            <w:shd w:val="clear" w:color="auto" w:fill="FFFFFF"/>
            <w:lang w:val="en-US"/>
          </w:rPr>
          <w:t>Also, the</w:t>
        </w:r>
      </w:ins>
      <w:ins w:id="565" w:author="Microsoft Office User" w:date="2026-05-06T04:34:00Z" w16du:dateUtc="2026-05-06T01:34:00Z">
        <w:r>
          <w:rPr>
            <w:rFonts w:ascii="Helvetica" w:hAnsi="Helvetica"/>
            <w:color w:val="000000"/>
            <w:sz w:val="22"/>
            <w:szCs w:val="22"/>
            <w:shd w:val="clear" w:color="auto" w:fill="FFFFFF"/>
            <w:lang w:val="en-US"/>
          </w:rPr>
          <w:t xml:space="preserve"> exist</w:t>
        </w:r>
      </w:ins>
      <w:ins w:id="566" w:author="Microsoft Office User" w:date="2026-05-06T04:35:00Z" w16du:dateUtc="2026-05-06T01:35:00Z">
        <w:r>
          <w:rPr>
            <w:rFonts w:ascii="Helvetica" w:hAnsi="Helvetica"/>
            <w:color w:val="000000"/>
            <w:sz w:val="22"/>
            <w:szCs w:val="22"/>
            <w:shd w:val="clear" w:color="auto" w:fill="FFFFFF"/>
            <w:lang w:val="en-US"/>
          </w:rPr>
          <w:t xml:space="preserve">ence of strong genetic linkage correlations is not our discovery, the credit goes to Thomas </w:t>
        </w:r>
      </w:ins>
      <w:ins w:id="567" w:author="Microsoft Office User" w:date="2026-05-06T04:37:00Z" w16du:dateUtc="2026-05-06T01:37:00Z">
        <w:r>
          <w:rPr>
            <w:rFonts w:ascii="Helvetica" w:hAnsi="Helvetica"/>
            <w:color w:val="000000"/>
            <w:sz w:val="22"/>
            <w:szCs w:val="22"/>
            <w:shd w:val="clear" w:color="auto" w:fill="FFFFFF"/>
            <w:lang w:val="en-US"/>
          </w:rPr>
          <w:t xml:space="preserve">Hunt </w:t>
        </w:r>
      </w:ins>
      <w:ins w:id="568" w:author="Microsoft Office User" w:date="2026-05-06T04:35:00Z" w16du:dateUtc="2026-05-06T01:35:00Z">
        <w:r>
          <w:rPr>
            <w:rFonts w:ascii="Helvetica" w:hAnsi="Helvetica"/>
            <w:color w:val="000000"/>
            <w:sz w:val="22"/>
            <w:szCs w:val="22"/>
            <w:shd w:val="clear" w:color="auto" w:fill="FFFFFF"/>
            <w:lang w:val="en-US"/>
          </w:rPr>
          <w:t>Morgan.</w:t>
        </w:r>
      </w:ins>
      <w:ins w:id="569" w:author="Microsoft Office User" w:date="2026-05-06T04:34:00Z" w16du:dateUtc="2026-05-06T01:34:00Z">
        <w:r>
          <w:rPr>
            <w:rFonts w:ascii="Helvetica" w:hAnsi="Helvetica"/>
            <w:color w:val="000000"/>
            <w:sz w:val="22"/>
            <w:szCs w:val="22"/>
            <w:shd w:val="clear" w:color="auto" w:fill="FFFFFF"/>
            <w:lang w:val="en-US"/>
          </w:rPr>
          <w:t xml:space="preserve"> </w:t>
        </w:r>
      </w:ins>
      <w:ins w:id="570" w:author="Microsoft Office User" w:date="2026-05-05T18:51:00Z" w16du:dateUtc="2026-05-05T15:51:00Z">
        <w:r w:rsidR="00C62C19">
          <w:rPr>
            <w:rFonts w:ascii="Helvetica" w:hAnsi="Helvetica"/>
            <w:color w:val="000000"/>
            <w:sz w:val="22"/>
            <w:szCs w:val="22"/>
            <w:shd w:val="clear" w:color="auto" w:fill="FFFFFF"/>
            <w:lang w:val="en-US"/>
          </w:rPr>
          <w:t xml:space="preserve"> </w:t>
        </w:r>
      </w:ins>
    </w:p>
    <w:p w14:paraId="55145219" w14:textId="77777777" w:rsidR="00C964EB" w:rsidRDefault="00C964EB" w:rsidP="00BF358F">
      <w:pPr>
        <w:rPr>
          <w:ins w:id="571" w:author="Microsoft Office User" w:date="2026-05-06T04:35:00Z" w16du:dateUtc="2026-05-06T01:35:00Z"/>
          <w:rFonts w:ascii="Helvetica" w:hAnsi="Helvetica"/>
          <w:color w:val="000000"/>
          <w:sz w:val="22"/>
          <w:szCs w:val="22"/>
          <w:shd w:val="clear" w:color="auto" w:fill="FFFFFF"/>
          <w:lang w:val="en-US"/>
        </w:rPr>
      </w:pPr>
    </w:p>
    <w:p w14:paraId="46DBEEE2" w14:textId="07831B69" w:rsidR="00BF358F" w:rsidRPr="008F6870" w:rsidRDefault="008202F2" w:rsidP="00BF358F">
      <w:pPr>
        <w:rPr>
          <w:rFonts w:ascii="Helvetica" w:hAnsi="Helvetica"/>
          <w:color w:val="000000"/>
          <w:sz w:val="22"/>
          <w:szCs w:val="22"/>
          <w:shd w:val="clear" w:color="auto" w:fill="FFFFFF"/>
        </w:rPr>
      </w:pPr>
      <w:del w:id="572" w:author="Microsoft Office User" w:date="2026-05-05T18:48:00Z" w16du:dateUtc="2026-05-05T15:48:00Z">
        <w:r w:rsidDel="00C62C19">
          <w:rPr>
            <w:rFonts w:ascii="Helvetica" w:hAnsi="Helvetica"/>
            <w:color w:val="000000"/>
            <w:sz w:val="22"/>
            <w:szCs w:val="22"/>
            <w:shd w:val="clear" w:color="auto" w:fill="FFFFFF"/>
            <w:lang w:val="en-US"/>
          </w:rPr>
          <w:delText xml:space="preserve">To </w:delText>
        </w:r>
      </w:del>
      <w:del w:id="573" w:author="Microsoft Office User" w:date="2026-05-05T18:47:00Z" w16du:dateUtc="2026-05-05T15:47:00Z">
        <w:r w:rsidDel="00832391">
          <w:rPr>
            <w:rFonts w:ascii="Helvetica" w:hAnsi="Helvetica"/>
            <w:color w:val="000000"/>
            <w:sz w:val="22"/>
            <w:szCs w:val="22"/>
            <w:shd w:val="clear" w:color="auto" w:fill="FFFFFF"/>
            <w:lang w:val="en-US"/>
          </w:rPr>
          <w:delText xml:space="preserve">explain </w:delText>
        </w:r>
        <w:r w:rsidR="006D6FA2" w:rsidDel="00832391">
          <w:rPr>
            <w:rFonts w:ascii="Helvetica" w:hAnsi="Helvetica"/>
            <w:color w:val="000000"/>
            <w:sz w:val="22"/>
            <w:szCs w:val="22"/>
            <w:shd w:val="clear" w:color="auto" w:fill="FFFFFF"/>
            <w:lang w:val="en-US"/>
          </w:rPr>
          <w:delText>this point</w:delText>
        </w:r>
        <w:r w:rsidDel="00832391">
          <w:rPr>
            <w:rFonts w:ascii="Helvetica" w:hAnsi="Helvetica"/>
            <w:color w:val="000000"/>
            <w:sz w:val="22"/>
            <w:szCs w:val="22"/>
            <w:shd w:val="clear" w:color="auto" w:fill="FFFFFF"/>
            <w:lang w:val="en-US"/>
          </w:rPr>
          <w:delText>,</w:delText>
        </w:r>
      </w:del>
      <w:del w:id="574" w:author="Microsoft Office User" w:date="2026-05-05T18:48:00Z" w16du:dateUtc="2026-05-05T15:48:00Z">
        <w:r w:rsidDel="00C62C19">
          <w:rPr>
            <w:rFonts w:ascii="Helvetica" w:hAnsi="Helvetica"/>
            <w:color w:val="000000"/>
            <w:sz w:val="22"/>
            <w:szCs w:val="22"/>
            <w:shd w:val="clear" w:color="auto" w:fill="FFFFFF"/>
            <w:lang w:val="en-US"/>
          </w:rPr>
          <w:delText xml:space="preserve"> w</w:delText>
        </w:r>
      </w:del>
      <w:ins w:id="575" w:author="Microsoft Office User" w:date="2026-05-06T04:35:00Z" w16du:dateUtc="2026-05-06T01:35:00Z">
        <w:r w:rsidR="00C964EB">
          <w:rPr>
            <w:rFonts w:ascii="Helvetica" w:hAnsi="Helvetica"/>
            <w:color w:val="000000"/>
            <w:sz w:val="22"/>
            <w:szCs w:val="22"/>
            <w:shd w:val="clear" w:color="auto" w:fill="FFFFFF"/>
            <w:lang w:val="en-US"/>
          </w:rPr>
          <w:t>To make it clear, w</w:t>
        </w:r>
      </w:ins>
      <w:r>
        <w:rPr>
          <w:rFonts w:ascii="Helvetica" w:hAnsi="Helvetica"/>
          <w:color w:val="000000"/>
          <w:sz w:val="22"/>
          <w:szCs w:val="22"/>
          <w:shd w:val="clear" w:color="auto" w:fill="FFFFFF"/>
          <w:lang w:val="en-US"/>
        </w:rPr>
        <w:t>e a</w:t>
      </w:r>
      <w:r w:rsidR="008F6870">
        <w:rPr>
          <w:rFonts w:ascii="Helvetica" w:hAnsi="Helvetica"/>
          <w:color w:val="000000"/>
          <w:sz w:val="22"/>
          <w:szCs w:val="22"/>
          <w:shd w:val="clear" w:color="auto" w:fill="FFFFFF"/>
          <w:lang w:val="en-US"/>
        </w:rPr>
        <w:t xml:space="preserve">dded </w:t>
      </w:r>
      <w:r>
        <w:rPr>
          <w:rFonts w:ascii="Helvetica" w:hAnsi="Helvetica"/>
          <w:color w:val="000000"/>
          <w:sz w:val="22"/>
          <w:szCs w:val="22"/>
          <w:shd w:val="clear" w:color="auto" w:fill="FFFFFF"/>
          <w:lang w:val="en-US"/>
        </w:rPr>
        <w:t>a paragraph</w:t>
      </w:r>
      <w:r w:rsidR="00110469">
        <w:rPr>
          <w:rFonts w:ascii="Helvetica" w:hAnsi="Helvetica"/>
          <w:color w:val="000000"/>
          <w:sz w:val="22"/>
          <w:szCs w:val="22"/>
          <w:shd w:val="clear" w:color="auto" w:fill="FFFFFF"/>
          <w:lang w:val="en-US"/>
        </w:rPr>
        <w:t xml:space="preserve"> to Introduction</w:t>
      </w:r>
      <w:ins w:id="576" w:author="Microsoft Office User" w:date="2026-05-05T18:46:00Z" w16du:dateUtc="2026-05-05T15:46:00Z">
        <w:r w:rsidR="00832391">
          <w:rPr>
            <w:rFonts w:ascii="Helvetica" w:hAnsi="Helvetica"/>
            <w:color w:val="000000"/>
            <w:sz w:val="22"/>
            <w:szCs w:val="22"/>
            <w:shd w:val="clear" w:color="auto" w:fill="FFFFFF"/>
            <w:lang w:val="en-US"/>
          </w:rPr>
          <w:t xml:space="preserve"> (Line </w:t>
        </w:r>
      </w:ins>
      <w:ins w:id="577" w:author="Microsoft Office User" w:date="2026-05-05T22:25:00Z" w16du:dateUtc="2026-05-05T19:25:00Z">
        <w:r w:rsidR="0016146D">
          <w:rPr>
            <w:rFonts w:ascii="Helvetica" w:hAnsi="Helvetica"/>
            <w:color w:val="000000"/>
            <w:sz w:val="22"/>
            <w:szCs w:val="22"/>
            <w:shd w:val="clear" w:color="auto" w:fill="FFFFFF"/>
            <w:lang w:val="en-US"/>
          </w:rPr>
          <w:t>62</w:t>
        </w:r>
      </w:ins>
      <w:ins w:id="578" w:author="Microsoft Office User" w:date="2026-05-05T18:46:00Z" w16du:dateUtc="2026-05-05T15:46:00Z">
        <w:r w:rsidR="00832391">
          <w:rPr>
            <w:rFonts w:ascii="Helvetica" w:hAnsi="Helvetica"/>
            <w:color w:val="000000"/>
            <w:sz w:val="22"/>
            <w:szCs w:val="22"/>
            <w:shd w:val="clear" w:color="auto" w:fill="FFFFFF"/>
            <w:lang w:val="en-US"/>
          </w:rPr>
          <w:t>)</w:t>
        </w:r>
      </w:ins>
      <w:r w:rsidR="00BF358F">
        <w:rPr>
          <w:rFonts w:ascii="Helvetica" w:hAnsi="Helvetica"/>
          <w:color w:val="000000"/>
          <w:sz w:val="22"/>
          <w:szCs w:val="22"/>
          <w:shd w:val="clear" w:color="auto" w:fill="FFFFFF"/>
          <w:lang w:val="en-US"/>
        </w:rPr>
        <w:t>:</w:t>
      </w:r>
    </w:p>
    <w:p w14:paraId="7E683C8C" w14:textId="77777777" w:rsidR="00BF358F" w:rsidRPr="00BA7958" w:rsidRDefault="00BF358F" w:rsidP="00BF358F">
      <w:pPr>
        <w:rPr>
          <w:rFonts w:ascii="Helvetica" w:hAnsi="Helvetica"/>
          <w:color w:val="000000"/>
          <w:sz w:val="20"/>
          <w:szCs w:val="20"/>
          <w:shd w:val="clear" w:color="auto" w:fill="FFFFFF"/>
          <w:lang w:val="en-US"/>
          <w:rPrChange w:id="579" w:author="ivan4995@gmail.com" w:date="2026-05-05T17:08:00Z">
            <w:rPr>
              <w:rFonts w:ascii="Helvetica" w:hAnsi="Helvetica"/>
              <w:color w:val="000000"/>
              <w:sz w:val="22"/>
              <w:szCs w:val="22"/>
              <w:shd w:val="clear" w:color="auto" w:fill="FFFFFF"/>
              <w:lang w:val="en-US"/>
            </w:rPr>
          </w:rPrChange>
        </w:rPr>
      </w:pPr>
    </w:p>
    <w:p w14:paraId="1285C9BA" w14:textId="6F60388B" w:rsidR="00870DC5" w:rsidRPr="00BA7958" w:rsidDel="00BA7958" w:rsidRDefault="00BA7958" w:rsidP="00E369EA">
      <w:pPr>
        <w:jc w:val="both"/>
        <w:rPr>
          <w:del w:id="580" w:author="ivan4995@gmail.com" w:date="2026-05-05T17:08:00Z"/>
          <w:rFonts w:ascii="Times New Roman" w:hAnsi="Times New Roman" w:cs="Times New Roman"/>
          <w:color w:val="000000"/>
          <w:sz w:val="20"/>
          <w:szCs w:val="20"/>
          <w:shd w:val="clear" w:color="auto" w:fill="FFFFFF"/>
          <w:lang w:val="en"/>
        </w:rPr>
      </w:pPr>
      <w:ins w:id="581" w:author="ivan4995@gmail.com" w:date="2026-05-05T17:08:00Z">
        <w:r w:rsidRPr="00BA7958">
          <w:rPr>
            <w:rFonts w:ascii="Times New Roman" w:eastAsia="Times New Roman" w:hAnsi="Times New Roman" w:cs="Times New Roman"/>
            <w:sz w:val="20"/>
            <w:szCs w:val="20"/>
            <w:rPrChange w:id="582" w:author="ivan4995@gmail.com" w:date="2026-05-05T17:08:00Z">
              <w:rPr>
                <w:rFonts w:ascii="Times New Roman" w:eastAsia="Times New Roman" w:hAnsi="Times New Roman" w:cs="Times New Roman"/>
              </w:rPr>
            </w:rPrChange>
          </w:rPr>
          <w:t xml:space="preserve">About a century ago, it was realized that the evolution of a population is strongly affected by the fact that the fates of alleles at different loci are linked unless separated by recombination </w:t>
        </w:r>
        <w:r w:rsidRPr="00BA7958">
          <w:rPr>
            <w:rFonts w:ascii="Times New Roman" w:eastAsia="Times New Roman" w:hAnsi="Times New Roman" w:cs="Times New Roman"/>
            <w:sz w:val="20"/>
            <w:szCs w:val="20"/>
            <w:rPrChange w:id="583" w:author="ivan4995@gmail.com" w:date="2026-05-05T17:08:00Z">
              <w:rPr>
                <w:rFonts w:ascii="Times New Roman" w:eastAsia="Times New Roman" w:hAnsi="Times New Roman" w:cs="Times New Roman"/>
              </w:rPr>
            </w:rPrChange>
          </w:rPr>
          <w:fldChar w:fldCharType="begin"/>
        </w:r>
        <w:r w:rsidRPr="00BA7958">
          <w:rPr>
            <w:rFonts w:ascii="Times New Roman" w:eastAsia="Times New Roman" w:hAnsi="Times New Roman" w:cs="Times New Roman"/>
            <w:sz w:val="20"/>
            <w:szCs w:val="20"/>
            <w:rPrChange w:id="584" w:author="ivan4995@gmail.com" w:date="2026-05-05T17:08:00Z">
              <w:rPr>
                <w:rFonts w:ascii="Times New Roman" w:eastAsia="Times New Roman" w:hAnsi="Times New Roman" w:cs="Times New Roman"/>
              </w:rPr>
            </w:rPrChange>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Pr="00BA7958">
          <w:rPr>
            <w:rFonts w:ascii="Times New Roman" w:eastAsia="Times New Roman" w:hAnsi="Times New Roman" w:cs="Times New Roman"/>
            <w:sz w:val="20"/>
            <w:szCs w:val="20"/>
            <w:rPrChange w:id="585" w:author="ivan4995@gmail.com" w:date="2026-05-05T17:08:00Z">
              <w:rPr>
                <w:rFonts w:ascii="Times New Roman" w:eastAsia="Times New Roman" w:hAnsi="Times New Roman" w:cs="Times New Roman"/>
              </w:rPr>
            </w:rPrChange>
          </w:rPr>
          <w:fldChar w:fldCharType="separate"/>
        </w:r>
        <w:r w:rsidRPr="00BA7958">
          <w:rPr>
            <w:rFonts w:ascii="Times New Roman" w:eastAsia="Times New Roman" w:hAnsi="Times New Roman" w:cs="Times New Roman"/>
            <w:noProof/>
            <w:sz w:val="20"/>
            <w:szCs w:val="20"/>
            <w:rPrChange w:id="586" w:author="ivan4995@gmail.com" w:date="2026-05-05T17:08:00Z">
              <w:rPr>
                <w:rFonts w:ascii="Times New Roman" w:eastAsia="Times New Roman" w:hAnsi="Times New Roman" w:cs="Times New Roman"/>
                <w:noProof/>
              </w:rPr>
            </w:rPrChange>
          </w:rPr>
          <w:t>[33]</w:t>
        </w:r>
        <w:r w:rsidRPr="00BA7958">
          <w:rPr>
            <w:rFonts w:ascii="Times New Roman" w:eastAsia="Times New Roman" w:hAnsi="Times New Roman" w:cs="Times New Roman"/>
            <w:sz w:val="20"/>
            <w:szCs w:val="20"/>
            <w:rPrChange w:id="587" w:author="ivan4995@gmail.com" w:date="2026-05-05T17:08:00Z">
              <w:rPr>
                <w:rFonts w:ascii="Times New Roman" w:eastAsia="Times New Roman" w:hAnsi="Times New Roman" w:cs="Times New Roman"/>
              </w:rPr>
            </w:rPrChange>
          </w:rPr>
          <w:fldChar w:fldCharType="end"/>
        </w:r>
        <w:r w:rsidRPr="00BA7958">
          <w:rPr>
            <w:rFonts w:ascii="Times New Roman" w:eastAsia="Times New Roman" w:hAnsi="Times New Roman" w:cs="Times New Roman"/>
            <w:sz w:val="20"/>
            <w:szCs w:val="20"/>
            <w:rPrChange w:id="588" w:author="ivan4995@gmail.com" w:date="2026-05-05T17:08:00Z">
              <w:rPr>
                <w:rFonts w:ascii="Times New Roman" w:eastAsia="Times New Roman" w:hAnsi="Times New Roman" w:cs="Times New Roman"/>
              </w:rPr>
            </w:rPrChange>
          </w:rPr>
          <w:t>.</w:t>
        </w:r>
        <w:r w:rsidRPr="00BA7958">
          <w:rPr>
            <w:rFonts w:ascii="Times New Roman" w:eastAsia="Times New Roman" w:hAnsi="Times New Roman" w:cs="Times New Roman"/>
            <w:sz w:val="20"/>
            <w:szCs w:val="20"/>
            <w:lang w:val="en-US"/>
            <w:rPrChange w:id="589" w:author="ivan4995@gmail.com" w:date="2026-05-05T17:08:00Z">
              <w:rPr>
                <w:rFonts w:ascii="Times New Roman" w:eastAsia="Times New Roman" w:hAnsi="Times New Roman" w:cs="Times New Roman"/>
                <w:lang w:val="en-US"/>
              </w:rPr>
            </w:rPrChange>
          </w:rPr>
          <w:t xml:space="preserve"> Empirically, </w:t>
        </w:r>
        <w:r w:rsidRPr="00BA7958">
          <w:rPr>
            <w:rFonts w:ascii="Times New Roman" w:eastAsia="Times New Roman" w:hAnsi="Times New Roman" w:cs="Times New Roman"/>
            <w:sz w:val="20"/>
            <w:szCs w:val="20"/>
            <w:rPrChange w:id="590" w:author="ivan4995@gmail.com" w:date="2026-05-05T17:08:00Z">
              <w:rPr>
                <w:rFonts w:ascii="Times New Roman" w:eastAsia="Times New Roman" w:hAnsi="Times New Roman" w:cs="Times New Roman"/>
              </w:rPr>
            </w:rPrChange>
          </w:rPr>
          <w:t xml:space="preserve">the effect of strong linkage between genomic sites has been discovered by Thomas Hunt Morgan who used the inter-dependent segregation of alleles in fruit flies to understand the role of chromosomes and sex in inheritance. </w:t>
        </w:r>
        <w:r w:rsidRPr="00BA7958">
          <w:rPr>
            <w:rFonts w:ascii="Times New Roman" w:eastAsia="Times New Roman" w:hAnsi="Times New Roman" w:cs="Times New Roman"/>
            <w:sz w:val="20"/>
            <w:szCs w:val="20"/>
            <w:lang w:val="en-US"/>
            <w:rPrChange w:id="591" w:author="ivan4995@gmail.com" w:date="2026-05-05T17:08:00Z">
              <w:rPr>
                <w:rFonts w:ascii="Times New Roman" w:eastAsia="Times New Roman" w:hAnsi="Times New Roman" w:cs="Times New Roman"/>
                <w:lang w:val="en-US"/>
              </w:rPr>
            </w:rPrChange>
          </w:rPr>
          <w:t xml:space="preserve">Since then, a large body of experiment and modeling demonstrated that linkage changes evolutionary properties drastically. In the absence of recombination, common phylogeny makes all sequences very similar to their MRCA </w:t>
        </w:r>
        <w:r w:rsidRPr="00BA7958">
          <w:rPr>
            <w:rFonts w:ascii="Times New Roman" w:eastAsia="Times New Roman" w:hAnsi="Times New Roman" w:cs="Times New Roman"/>
            <w:sz w:val="20"/>
            <w:szCs w:val="20"/>
            <w:lang w:val="en-US"/>
            <w:rPrChange w:id="592" w:author="ivan4995@gmail.com" w:date="2026-05-05T17:08:00Z">
              <w:rPr>
                <w:rFonts w:ascii="Times New Roman" w:eastAsia="Times New Roman" w:hAnsi="Times New Roman" w:cs="Times New Roman"/>
                <w:lang w:val="en-US"/>
              </w:rPr>
            </w:rPrChange>
          </w:rPr>
          <w:fldChar w:fldCharType="begin"/>
        </w:r>
        <w:r w:rsidRPr="00BA7958">
          <w:rPr>
            <w:rFonts w:ascii="Times New Roman" w:eastAsia="Times New Roman" w:hAnsi="Times New Roman" w:cs="Times New Roman"/>
            <w:sz w:val="20"/>
            <w:szCs w:val="20"/>
            <w:lang w:val="en-US"/>
            <w:rPrChange w:id="593" w:author="ivan4995@gmail.com" w:date="2026-05-05T17:08:00Z">
              <w:rPr>
                <w:rFonts w:ascii="Times New Roman" w:eastAsia="Times New Roman" w:hAnsi="Times New Roman" w:cs="Times New Roman"/>
                <w:lang w:val="en-US"/>
              </w:rPr>
            </w:rPrChange>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Pr="00BA7958">
          <w:rPr>
            <w:rFonts w:ascii="Times New Roman" w:eastAsia="Times New Roman" w:hAnsi="Times New Roman" w:cs="Times New Roman"/>
            <w:sz w:val="20"/>
            <w:szCs w:val="20"/>
            <w:lang w:val="en-US"/>
            <w:rPrChange w:id="594" w:author="ivan4995@gmail.com" w:date="2026-05-05T17:08:00Z">
              <w:rPr>
                <w:rFonts w:ascii="Times New Roman" w:eastAsia="Times New Roman" w:hAnsi="Times New Roman" w:cs="Times New Roman"/>
                <w:lang w:val="en-US"/>
              </w:rPr>
            </w:rPrChange>
          </w:rPr>
          <w:fldChar w:fldCharType="separate"/>
        </w:r>
        <w:r w:rsidRPr="00BA7958">
          <w:rPr>
            <w:rFonts w:ascii="Times New Roman" w:eastAsia="Times New Roman" w:hAnsi="Times New Roman" w:cs="Times New Roman"/>
            <w:noProof/>
            <w:sz w:val="20"/>
            <w:szCs w:val="20"/>
            <w:lang w:val="en-US"/>
            <w:rPrChange w:id="595" w:author="ivan4995@gmail.com" w:date="2026-05-05T17:08:00Z">
              <w:rPr>
                <w:rFonts w:ascii="Times New Roman" w:eastAsia="Times New Roman" w:hAnsi="Times New Roman" w:cs="Times New Roman"/>
                <w:noProof/>
                <w:lang w:val="en-US"/>
              </w:rPr>
            </w:rPrChange>
          </w:rPr>
          <w:t>[34]</w:t>
        </w:r>
        <w:r w:rsidRPr="00BA7958">
          <w:rPr>
            <w:rFonts w:ascii="Times New Roman" w:eastAsia="Times New Roman" w:hAnsi="Times New Roman" w:cs="Times New Roman"/>
            <w:sz w:val="20"/>
            <w:szCs w:val="20"/>
            <w:lang w:val="en-US"/>
            <w:rPrChange w:id="596" w:author="ivan4995@gmail.com" w:date="2026-05-05T17:08:00Z">
              <w:rPr>
                <w:rFonts w:ascii="Times New Roman" w:eastAsia="Times New Roman" w:hAnsi="Times New Roman" w:cs="Times New Roman"/>
                <w:lang w:val="en-US"/>
              </w:rPr>
            </w:rPrChange>
          </w:rPr>
          <w:fldChar w:fldCharType="end"/>
        </w:r>
        <w:r w:rsidRPr="00BA7958">
          <w:rPr>
            <w:rFonts w:ascii="Times New Roman" w:eastAsia="Times New Roman" w:hAnsi="Times New Roman" w:cs="Times New Roman"/>
            <w:sz w:val="20"/>
            <w:szCs w:val="20"/>
            <w:lang w:val="en-US"/>
            <w:rPrChange w:id="597" w:author="ivan4995@gmail.com" w:date="2026-05-05T17:08:00Z">
              <w:rPr>
                <w:rFonts w:ascii="Times New Roman" w:eastAsia="Times New Roman" w:hAnsi="Times New Roman" w:cs="Times New Roman"/>
                <w:lang w:val="en-US"/>
              </w:rPr>
            </w:rPrChange>
          </w:rPr>
          <w:t xml:space="preserve">. Moreover, even very frequent recombination does not break up linkage effects in a sufficiently long genome </w:t>
        </w:r>
        <w:r w:rsidRPr="00BA7958">
          <w:rPr>
            <w:rFonts w:ascii="Times New Roman" w:eastAsia="Times New Roman" w:hAnsi="Times New Roman" w:cs="Times New Roman"/>
            <w:sz w:val="20"/>
            <w:szCs w:val="20"/>
            <w:lang w:val="en-US"/>
            <w:rPrChange w:id="598" w:author="ivan4995@gmail.com" w:date="2026-05-05T17:08:00Z">
              <w:rPr>
                <w:rFonts w:ascii="Times New Roman" w:eastAsia="Times New Roman" w:hAnsi="Times New Roman" w:cs="Times New Roman"/>
                <w:lang w:val="en-US"/>
              </w:rPr>
            </w:rPrChange>
          </w:rPr>
          <w:fldChar w:fldCharType="begin"/>
        </w:r>
        <w:r w:rsidRPr="00BA7958">
          <w:rPr>
            <w:rFonts w:ascii="Times New Roman" w:eastAsia="Times New Roman" w:hAnsi="Times New Roman" w:cs="Times New Roman"/>
            <w:sz w:val="20"/>
            <w:szCs w:val="20"/>
            <w:lang w:val="en-US"/>
            <w:rPrChange w:id="599" w:author="ivan4995@gmail.com" w:date="2026-05-05T17:08:00Z">
              <w:rPr>
                <w:rFonts w:ascii="Times New Roman" w:eastAsia="Times New Roman" w:hAnsi="Times New Roman" w:cs="Times New Roman"/>
                <w:lang w:val="en-US"/>
              </w:rPr>
            </w:rPrChange>
          </w:rPr>
          <w:instrText xml:space="preserve"> ADDIN EN.CITE &lt;EndNote&gt;&lt;Cite&gt;&lt;Author&gt;Rouzine&lt;/Author&gt;&lt;Year&gt;2023&lt;/Year&gt;&lt;RecNum&gt;32&lt;/RecNum&gt;&lt;DisplayText&gt;[35]&lt;/DisplayText&gt;&lt;record&gt;&lt;rec-number&gt;32&lt;/rec-number&gt;&lt;foreign-keys&gt;&lt;key app="EN" db-id="z5v2e0v5r25tt5e00v35f59hst2ra25srwwd" timestamp="1765292078"&gt;32&lt;/key&gt;&lt;/foreign-keys&gt;&lt;ref-type name="Journal Article"&gt;17&lt;/ref-type&gt;&lt;contributors&gt;&lt;authors&gt;&lt;author&gt;Rouzine, I. M.&lt;/author&gt;&lt;/authors&gt;&lt;/contributors&gt;&lt;auth-address&gt;Sechenov Institute of Evolutionary Physiology and Biochemistry, Russian Academy of Sciences, Saint-Petersburg, Russia, 194223. igor.rouzine@iephb.ru.&lt;/auth-address&gt;&lt;titles&gt;&lt;title&gt;Long-range linkage effects in adapting sexual populations&lt;/title&gt;&lt;secondary-title&gt;Sci Rep&lt;/secondary-title&gt;&lt;/titles&gt;&lt;pages&gt;12492&lt;/pages&gt;&lt;volume&gt;13&lt;/volume&gt;&lt;number&gt;1&lt;/number&gt;&lt;edition&gt;20230801&lt;/edition&gt;&lt;keywords&gt;&lt;keyword&gt;Humans&lt;/keyword&gt;&lt;keyword&gt;*covid-19&lt;/keyword&gt;&lt;keyword&gt;SARS-CoV-2&lt;/keyword&gt;&lt;keyword&gt;Genome&lt;/keyword&gt;&lt;keyword&gt;Computer Simulation&lt;/keyword&gt;&lt;keyword&gt;Mutation&lt;/keyword&gt;&lt;/keywords&gt;&lt;dates&gt;&lt;year&gt;2023&lt;/year&gt;&lt;pub-dates&gt;&lt;date&gt;Aug 1&lt;/date&gt;&lt;/pub-dates&gt;&lt;/dates&gt;&lt;isbn&gt;2045-2322 (Electronic)&amp;#xD;2045-2322 (Linking)&lt;/isbn&gt;&lt;accession-num&gt;37528175&lt;/accession-num&gt;&lt;urls&gt;&lt;related-urls&gt;&lt;url&gt;https://www.ncbi.nlm.nih.gov/pubmed/37528175&lt;/url&gt;&lt;/related-urls&gt;&lt;/urls&gt;&lt;custom1&gt;The author declares no competing interests.&lt;/custom1&gt;&lt;custom2&gt;PMC10393966&lt;/custom2&gt;&lt;electronic-resource-num&gt;10.1038/s41598-023-39392-z&lt;/electronic-resource-num&gt;&lt;remote-database-name&gt;Medline&lt;/remote-database-name&gt;&lt;remote-database-provider&gt;NLM&lt;/remote-database-provider&gt;&lt;/record&gt;&lt;/Cite&gt;&lt;/EndNote&gt;</w:instrText>
        </w:r>
        <w:r w:rsidRPr="00BA7958">
          <w:rPr>
            <w:rFonts w:ascii="Times New Roman" w:eastAsia="Times New Roman" w:hAnsi="Times New Roman" w:cs="Times New Roman"/>
            <w:sz w:val="20"/>
            <w:szCs w:val="20"/>
            <w:lang w:val="en-US"/>
            <w:rPrChange w:id="600" w:author="ivan4995@gmail.com" w:date="2026-05-05T17:08:00Z">
              <w:rPr>
                <w:rFonts w:ascii="Times New Roman" w:eastAsia="Times New Roman" w:hAnsi="Times New Roman" w:cs="Times New Roman"/>
                <w:lang w:val="en-US"/>
              </w:rPr>
            </w:rPrChange>
          </w:rPr>
          <w:fldChar w:fldCharType="separate"/>
        </w:r>
        <w:r w:rsidRPr="00BA7958">
          <w:rPr>
            <w:rFonts w:ascii="Times New Roman" w:eastAsia="Times New Roman" w:hAnsi="Times New Roman" w:cs="Times New Roman"/>
            <w:noProof/>
            <w:sz w:val="20"/>
            <w:szCs w:val="20"/>
            <w:lang w:val="en-US"/>
            <w:rPrChange w:id="601" w:author="ivan4995@gmail.com" w:date="2026-05-05T17:08:00Z">
              <w:rPr>
                <w:rFonts w:ascii="Times New Roman" w:eastAsia="Times New Roman" w:hAnsi="Times New Roman" w:cs="Times New Roman"/>
                <w:noProof/>
                <w:lang w:val="en-US"/>
              </w:rPr>
            </w:rPrChange>
          </w:rPr>
          <w:t>[35]</w:t>
        </w:r>
        <w:r w:rsidRPr="00BA7958">
          <w:rPr>
            <w:rFonts w:ascii="Times New Roman" w:eastAsia="Times New Roman" w:hAnsi="Times New Roman" w:cs="Times New Roman"/>
            <w:sz w:val="20"/>
            <w:szCs w:val="20"/>
            <w:lang w:val="en-US"/>
            <w:rPrChange w:id="602" w:author="ivan4995@gmail.com" w:date="2026-05-05T17:08:00Z">
              <w:rPr>
                <w:rFonts w:ascii="Times New Roman" w:eastAsia="Times New Roman" w:hAnsi="Times New Roman" w:cs="Times New Roman"/>
                <w:lang w:val="en-US"/>
              </w:rPr>
            </w:rPrChange>
          </w:rPr>
          <w:fldChar w:fldCharType="end"/>
        </w:r>
        <w:r w:rsidRPr="00BA7958">
          <w:rPr>
            <w:rFonts w:ascii="Times New Roman" w:eastAsia="Times New Roman" w:hAnsi="Times New Roman" w:cs="Times New Roman"/>
            <w:sz w:val="20"/>
            <w:szCs w:val="20"/>
            <w:lang w:val="en-US"/>
            <w:rPrChange w:id="603" w:author="ivan4995@gmail.com" w:date="2026-05-05T17:08:00Z">
              <w:rPr>
                <w:rFonts w:ascii="Times New Roman" w:eastAsia="Times New Roman" w:hAnsi="Times New Roman" w:cs="Times New Roman"/>
                <w:lang w:val="en-US"/>
              </w:rPr>
            </w:rPrChange>
          </w:rPr>
          <w:t>.</w:t>
        </w:r>
      </w:ins>
      <w:del w:id="604" w:author="ivan4995@gmail.com" w:date="2026-05-05T17:08:00Z">
        <w:r w:rsidR="00E369EA" w:rsidRPr="00BA7958" w:rsidDel="00BA7958">
          <w:rPr>
            <w:rFonts w:ascii="Times New Roman" w:hAnsi="Times New Roman" w:cs="Times New Roman"/>
            <w:color w:val="000000"/>
            <w:sz w:val="20"/>
            <w:szCs w:val="20"/>
            <w:shd w:val="clear" w:color="auto" w:fill="FFFFFF"/>
            <w:lang w:val="en"/>
          </w:rPr>
          <w:delText>About a century ago, it was realized that the evolution of a population is strongly affected by the fact that the fates of alleles at different loci are linked unless separated by recombination, both experimentally and theoretically (37).</w:delText>
        </w:r>
        <w:r w:rsidR="00E369EA" w:rsidRPr="00BA7958" w:rsidDel="00BA7958">
          <w:rPr>
            <w:rFonts w:ascii="Times New Roman" w:hAnsi="Times New Roman" w:cs="Times New Roman"/>
            <w:color w:val="000000"/>
            <w:sz w:val="20"/>
            <w:szCs w:val="20"/>
            <w:shd w:val="clear" w:color="auto" w:fill="FFFFFF"/>
            <w:lang w:val="en-US"/>
          </w:rPr>
          <w:delText xml:space="preserve"> Empirically, </w:delText>
        </w:r>
        <w:r w:rsidR="00E369EA" w:rsidRPr="00BA7958" w:rsidDel="00BA7958">
          <w:rPr>
            <w:rFonts w:ascii="Times New Roman" w:hAnsi="Times New Roman" w:cs="Times New Roman"/>
            <w:color w:val="000000"/>
            <w:sz w:val="20"/>
            <w:szCs w:val="20"/>
            <w:shd w:val="clear" w:color="auto" w:fill="FFFFFF"/>
            <w:lang w:val="en"/>
          </w:rPr>
          <w:delText>t</w:delText>
        </w:r>
        <w:r w:rsidR="00E369EA" w:rsidRPr="00BA7958" w:rsidDel="00BA7958">
          <w:rPr>
            <w:rFonts w:ascii="Times New Roman" w:hAnsi="Times New Roman" w:cs="Times New Roman"/>
            <w:color w:val="000000"/>
            <w:sz w:val="20"/>
            <w:szCs w:val="20"/>
            <w:shd w:val="clear" w:color="auto" w:fill="FFFFFF"/>
          </w:rPr>
          <w:delText xml:space="preserve">he effect of strong linkage between genomic sites has been discovered by Thomas Hunt Morgan who used the inter-dependent segregation of alleles in fruit flies to understand the role of chromosomes and sex. </w:delText>
        </w:r>
        <w:r w:rsidR="00E369EA" w:rsidRPr="00BA7958" w:rsidDel="00BA7958">
          <w:rPr>
            <w:rFonts w:ascii="Times New Roman" w:hAnsi="Times New Roman" w:cs="Times New Roman"/>
            <w:color w:val="000000"/>
            <w:sz w:val="20"/>
            <w:szCs w:val="20"/>
            <w:shd w:val="clear" w:color="auto" w:fill="FFFFFF"/>
            <w:lang w:val="en-US"/>
          </w:rPr>
          <w:delText xml:space="preserve">Since then, a large body of experiment and modeling demonstrated that linkage changes evolutionary properties drastically. In the absence of recombination, common phylogeny makes all sequences very similar to their MRCA {Pedruzzi, 2019 #202}. Moreover, even very frequent recombination does not break up linkage effects in a sufficiently long genome {Rouzine, 2023 #32}. </w:delText>
        </w:r>
        <w:r w:rsidR="00E369EA" w:rsidRPr="00BA7958" w:rsidDel="00BA7958">
          <w:rPr>
            <w:rFonts w:ascii="Times New Roman" w:hAnsi="Times New Roman" w:cs="Times New Roman"/>
            <w:color w:val="000000"/>
            <w:sz w:val="20"/>
            <w:szCs w:val="20"/>
            <w:shd w:val="clear" w:color="auto" w:fill="FFFFFF"/>
            <w:lang w:val="en"/>
          </w:rPr>
          <w:delText xml:space="preserve">A popular method is based on approximation of </w:delText>
        </w:r>
        <w:r w:rsidR="00E369EA" w:rsidRPr="00BA7958" w:rsidDel="00BA7958">
          <w:rPr>
            <w:rFonts w:ascii="Times New Roman" w:hAnsi="Times New Roman" w:cs="Times New Roman"/>
            <w:color w:val="000000"/>
            <w:sz w:val="20"/>
            <w:szCs w:val="20"/>
            <w:shd w:val="clear" w:color="auto" w:fill="FFFFFF"/>
            <w:lang w:val="en-US"/>
          </w:rPr>
          <w:delText>“quasi-linkage equilibrium”, which assumes that recombination is rapid compared to allele frequency changes, and that population is large, so that recombination and the natural selection with epistasis are the dominant evolutionary factors, while the effects of genetic linkage are relatively small</w:delText>
        </w:r>
        <w:r w:rsidR="00E369EA" w:rsidRPr="00BA7958" w:rsidDel="00BA7958">
          <w:rPr>
            <w:rFonts w:ascii="Times New Roman" w:hAnsi="Times New Roman" w:cs="Times New Roman"/>
            <w:color w:val="000000"/>
            <w:sz w:val="20"/>
            <w:szCs w:val="20"/>
            <w:shd w:val="clear" w:color="auto" w:fill="FFFFFF"/>
            <w:lang w:val="en"/>
          </w:rPr>
          <w:delText xml:space="preserve">  (30-33).</w:delText>
        </w:r>
      </w:del>
    </w:p>
    <w:p w14:paraId="2A736E48" w14:textId="77777777" w:rsidR="00E369EA" w:rsidRDefault="00E369EA" w:rsidP="00620991">
      <w:pPr>
        <w:rPr>
          <w:rFonts w:ascii="Helvetica" w:hAnsi="Helvetica"/>
          <w:color w:val="000000"/>
          <w:sz w:val="22"/>
          <w:szCs w:val="22"/>
          <w:shd w:val="clear" w:color="auto" w:fill="FFFFFF"/>
          <w:lang w:val="en-US"/>
        </w:rPr>
      </w:pPr>
    </w:p>
    <w:p w14:paraId="5D5A599C" w14:textId="77777777" w:rsidR="00832391" w:rsidRDefault="00832391" w:rsidP="00620991">
      <w:pPr>
        <w:rPr>
          <w:ins w:id="605" w:author="Microsoft Office User" w:date="2026-05-05T18:46:00Z" w16du:dateUtc="2026-05-05T15:46:00Z"/>
          <w:rFonts w:ascii="Helvetica" w:hAnsi="Helvetica"/>
          <w:color w:val="000000"/>
          <w:sz w:val="22"/>
          <w:szCs w:val="22"/>
          <w:shd w:val="clear" w:color="auto" w:fill="FFFFFF"/>
          <w:lang w:val="en-US"/>
        </w:rPr>
      </w:pPr>
    </w:p>
    <w:p w14:paraId="06184F8D" w14:textId="3BA6AF85" w:rsidR="00620991" w:rsidRDefault="005A4C1A" w:rsidP="00620991">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and below</w:t>
      </w:r>
      <w:ins w:id="606" w:author="Microsoft Office User" w:date="2026-05-05T18:46:00Z" w16du:dateUtc="2026-05-05T15:46:00Z">
        <w:r w:rsidR="00832391">
          <w:rPr>
            <w:rFonts w:ascii="Helvetica" w:hAnsi="Helvetica"/>
            <w:color w:val="000000"/>
            <w:sz w:val="22"/>
            <w:szCs w:val="22"/>
            <w:shd w:val="clear" w:color="auto" w:fill="FFFFFF"/>
            <w:lang w:val="en-US"/>
          </w:rPr>
          <w:t xml:space="preserve"> (Line **)</w:t>
        </w:r>
      </w:ins>
      <w:r>
        <w:rPr>
          <w:rFonts w:ascii="Helvetica" w:hAnsi="Helvetica"/>
          <w:color w:val="000000"/>
          <w:sz w:val="22"/>
          <w:szCs w:val="22"/>
          <w:shd w:val="clear" w:color="auto" w:fill="FFFFFF"/>
          <w:lang w:val="en-US"/>
        </w:rPr>
        <w:t>:</w:t>
      </w:r>
    </w:p>
    <w:p w14:paraId="389408F9" w14:textId="77777777" w:rsidR="005A4C1A" w:rsidRPr="00C90CFE" w:rsidRDefault="005A4C1A" w:rsidP="00620991">
      <w:pPr>
        <w:rPr>
          <w:rFonts w:ascii="Helvetica" w:hAnsi="Helvetica"/>
          <w:color w:val="000000"/>
          <w:sz w:val="22"/>
          <w:szCs w:val="22"/>
          <w:shd w:val="clear" w:color="auto" w:fill="FFFFFF"/>
          <w:lang w:val="en-US"/>
        </w:rPr>
      </w:pPr>
    </w:p>
    <w:p w14:paraId="156F1DDF" w14:textId="43D21E3C" w:rsidR="00235AAF" w:rsidRPr="00BA7958" w:rsidDel="00BA7958" w:rsidRDefault="00BA7958" w:rsidP="00235AAF">
      <w:pPr>
        <w:rPr>
          <w:del w:id="607" w:author="ivan4995@gmail.com" w:date="2026-05-05T17:08:00Z"/>
          <w:rFonts w:ascii="Times New Roman" w:hAnsi="Times New Roman" w:cs="Times New Roman"/>
          <w:bCs/>
          <w:color w:val="000000"/>
          <w:sz w:val="20"/>
          <w:szCs w:val="20"/>
          <w:shd w:val="clear" w:color="auto" w:fill="FFFFFF"/>
          <w:lang w:val="en-US"/>
        </w:rPr>
      </w:pPr>
      <w:ins w:id="608" w:author="ivan4995@gmail.com" w:date="2026-05-05T17:09:00Z">
        <w:r w:rsidRPr="00BA7958">
          <w:rPr>
            <w:rFonts w:ascii="Times New Roman" w:eastAsia="Times New Roman" w:hAnsi="Times New Roman" w:cs="Times New Roman"/>
            <w:sz w:val="20"/>
            <w:szCs w:val="20"/>
            <w:rPrChange w:id="609" w:author="ivan4995@gmail.com" w:date="2026-05-05T17:09:00Z">
              <w:rPr>
                <w:rFonts w:ascii="Times New Roman" w:eastAsia="Times New Roman" w:hAnsi="Times New Roman" w:cs="Times New Roman"/>
              </w:rPr>
            </w:rPrChange>
          </w:rPr>
          <w:t>In the present work, we test the fidelity of this detection technique using Monte-Carlo simulation in a broad range of parameters.  Then, we apply the method to real virus sequences from the adapting world population of SARS–CoV-2 sampled in two different ways to predict the strongest epistatic links. This</w:t>
        </w:r>
        <w:r w:rsidRPr="00BA7958">
          <w:rPr>
            <w:rFonts w:ascii="Times New Roman" w:eastAsia="Times New Roman" w:hAnsi="Times New Roman" w:cs="Times New Roman"/>
            <w:sz w:val="20"/>
            <w:szCs w:val="20"/>
            <w:lang w:val="en-US"/>
            <w:rPrChange w:id="610" w:author="ivan4995@gmail.com" w:date="2026-05-05T17:09:00Z">
              <w:rPr>
                <w:rFonts w:ascii="Times New Roman" w:eastAsia="Times New Roman" w:hAnsi="Times New Roman" w:cs="Times New Roman"/>
                <w:lang w:val="en-US"/>
              </w:rPr>
            </w:rPrChange>
          </w:rPr>
          <w:t xml:space="preserve"> approach differs from the alternative methods in the following respects. Firstly, it does not make unrealistic assumptions regarding the evolutionary factors at play. Secondly, its accuracy is validated in a broad range of model parameters on simulated sequences, using a generic model of population genetics of the Wright Fisher type. Thirdly, the application to data is focused on well-balanced sampling between sequences related to major variants. </w:t>
        </w:r>
        <w:r w:rsidRPr="00BA7958">
          <w:rPr>
            <w:rFonts w:ascii="Times New Roman" w:eastAsia="Times New Roman" w:hAnsi="Times New Roman" w:cs="Times New Roman"/>
            <w:bCs/>
            <w:sz w:val="20"/>
            <w:szCs w:val="20"/>
            <w:lang w:val="en-US"/>
            <w:rPrChange w:id="611" w:author="ivan4995@gmail.com" w:date="2026-05-05T17:09:00Z">
              <w:rPr>
                <w:rFonts w:ascii="Times New Roman" w:eastAsia="Times New Roman" w:hAnsi="Times New Roman" w:cs="Times New Roman"/>
                <w:bCs/>
                <w:lang w:val="en-US"/>
              </w:rPr>
            </w:rPrChange>
          </w:rPr>
          <w:t xml:space="preserve">The fourth feature is the use of the conditional correlator. </w:t>
        </w:r>
      </w:ins>
      <w:del w:id="612" w:author="ivan4995@gmail.com" w:date="2026-05-05T17:08:00Z">
        <w:r w:rsidR="00235AAF" w:rsidRPr="00BA7958" w:rsidDel="00BA7958">
          <w:rPr>
            <w:rFonts w:ascii="Times New Roman" w:hAnsi="Times New Roman" w:cs="Times New Roman"/>
            <w:color w:val="000000"/>
            <w:sz w:val="20"/>
            <w:szCs w:val="20"/>
            <w:shd w:val="clear" w:color="auto" w:fill="FFFFFF"/>
            <w:lang w:val="en-US"/>
          </w:rPr>
          <w:delText xml:space="preserve">Our approach offers an advance on the previous studies, as follows. Firstly, it does not make any unrealistic assumptions regarding the evolutionary factors at play. Secondly, its accuracy is validated in a broad range of model parameters, using a generic model of population genetics of the Wright Fisher type. Thirdly, the application to data is focused on well-balanced sampling between sequences related to major variants. </w:delText>
        </w:r>
        <w:r w:rsidR="00235AAF" w:rsidRPr="00BA7958" w:rsidDel="00BA7958">
          <w:rPr>
            <w:rFonts w:ascii="Times New Roman" w:hAnsi="Times New Roman" w:cs="Times New Roman"/>
            <w:bCs/>
            <w:color w:val="000000"/>
            <w:sz w:val="20"/>
            <w:szCs w:val="20"/>
            <w:shd w:val="clear" w:color="auto" w:fill="FFFFFF"/>
            <w:lang w:val="en-US"/>
          </w:rPr>
          <w:delText>The fourth innovation is the use of a conditional correlator that enhances the detection accuracy near the epistatic magnitude of full compensation. The three first  features are also compatible with other methods of detection, such as tree-based methods {Kryazhimskiy, 2011 #171;Neverov, 2015 #172}.</w:delText>
        </w:r>
      </w:del>
    </w:p>
    <w:p w14:paraId="3EAB4396" w14:textId="4CDEABBC" w:rsidR="00FC0904" w:rsidRPr="00D04799" w:rsidRDefault="00133529">
      <w:pPr>
        <w:rPr>
          <w:rFonts w:ascii="Helvetica" w:hAnsi="Helvetica"/>
          <w:b/>
          <w:color w:val="000000"/>
          <w:sz w:val="22"/>
          <w:szCs w:val="22"/>
          <w:shd w:val="clear" w:color="auto" w:fill="FFFFFF"/>
        </w:rPr>
      </w:pPr>
      <w:r w:rsidRPr="00BA7958">
        <w:rPr>
          <w:rFonts w:ascii="Helvetica" w:hAnsi="Helvetica"/>
          <w:color w:val="000000"/>
          <w:sz w:val="20"/>
          <w:szCs w:val="20"/>
        </w:rPr>
        <w:br/>
      </w:r>
      <w:r w:rsidRPr="003552A3">
        <w:rPr>
          <w:rFonts w:ascii="Helvetica" w:hAnsi="Helvetica"/>
          <w:color w:val="000000"/>
          <w:sz w:val="22"/>
          <w:szCs w:val="22"/>
        </w:rPr>
        <w:br/>
      </w:r>
      <w:r w:rsidRPr="00D04799">
        <w:rPr>
          <w:rFonts w:ascii="Helvetica" w:hAnsi="Helvetica"/>
          <w:b/>
          <w:color w:val="000000"/>
          <w:sz w:val="22"/>
          <w:szCs w:val="22"/>
          <w:shd w:val="clear" w:color="auto" w:fill="FFFFFF"/>
        </w:rPr>
        <w:t>Major comments:</w:t>
      </w:r>
      <w:r w:rsidRPr="00D04799">
        <w:rPr>
          <w:rStyle w:val="apple-converted-space"/>
          <w:rFonts w:ascii="Helvetica" w:hAnsi="Helvetica"/>
          <w:b/>
          <w:color w:val="000000"/>
          <w:sz w:val="22"/>
          <w:szCs w:val="22"/>
          <w:shd w:val="clear" w:color="auto" w:fill="FFFFFF"/>
        </w:rPr>
        <w:t> </w:t>
      </w:r>
      <w:r w:rsidRPr="00D04799">
        <w:rPr>
          <w:rFonts w:ascii="Helvetica" w:hAnsi="Helvetica"/>
          <w:b/>
          <w:color w:val="000000"/>
          <w:sz w:val="22"/>
          <w:szCs w:val="22"/>
        </w:rPr>
        <w:br/>
      </w:r>
      <w:r w:rsidRPr="00D04799">
        <w:rPr>
          <w:rFonts w:ascii="Helvetica" w:hAnsi="Helvetica"/>
          <w:b/>
          <w:color w:val="000000"/>
          <w:sz w:val="22"/>
          <w:szCs w:val="22"/>
        </w:rPr>
        <w:br/>
      </w:r>
      <w:r w:rsidRPr="00D04799">
        <w:rPr>
          <w:rFonts w:ascii="Helvetica" w:hAnsi="Helvetica"/>
          <w:b/>
          <w:color w:val="000000"/>
          <w:sz w:val="22"/>
          <w:szCs w:val="22"/>
          <w:shd w:val="clear" w:color="auto" w:fill="FFFFFF"/>
        </w:rPr>
        <w:t xml:space="preserve">1. The description of the method ("The method of detection of epistatic pairs upgraded from (39) consists of three stages, as follows. (i) Based on the binarized sequence data, a paired correlator, such as UFE (35) and Pearson coefficient, is calculated for each pair of genetically-diverse genomic sites (loci). ... Based on the comparison between these correlators, one determines whether the candidate pair is epistatic or not, as described in Methods.") is insufficient and understanding it, even in broad strokes, requires diving into previous papers of the authors. </w:t>
      </w:r>
    </w:p>
    <w:p w14:paraId="1EFE3A3D" w14:textId="1A0D03CA" w:rsidR="00D04799" w:rsidRDefault="00D04799">
      <w:pPr>
        <w:rPr>
          <w:rFonts w:ascii="Helvetica" w:hAnsi="Helvetica"/>
          <w:color w:val="000000"/>
          <w:sz w:val="22"/>
          <w:szCs w:val="22"/>
          <w:shd w:val="clear" w:color="auto" w:fill="FFFFFF"/>
        </w:rPr>
      </w:pPr>
    </w:p>
    <w:p w14:paraId="005716C2" w14:textId="10633612" w:rsidR="00D04799" w:rsidRPr="00D04799" w:rsidRDefault="00D04799">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 xml:space="preserve">In the revised version, we </w:t>
      </w:r>
      <w:ins w:id="613" w:author="ivan4995@gmail.com" w:date="2026-05-05T17:11:00Z">
        <w:r w:rsidR="00BA7958">
          <w:rPr>
            <w:rFonts w:ascii="Helvetica" w:hAnsi="Helvetica"/>
            <w:color w:val="000000"/>
            <w:sz w:val="22"/>
            <w:szCs w:val="22"/>
            <w:shd w:val="clear" w:color="auto" w:fill="FFFFFF"/>
            <w:lang w:val="en-US"/>
          </w:rPr>
          <w:t xml:space="preserve">made a </w:t>
        </w:r>
        <w:del w:id="614" w:author="Microsoft Office User" w:date="2026-05-06T04:37:00Z" w16du:dateUtc="2026-05-06T01:37:00Z">
          <w:r w:rsidR="00BA7958" w:rsidDel="00C12884">
            <w:rPr>
              <w:rFonts w:ascii="Helvetica" w:hAnsi="Helvetica"/>
              <w:color w:val="000000"/>
              <w:sz w:val="22"/>
              <w:szCs w:val="22"/>
              <w:shd w:val="clear" w:color="auto" w:fill="FFFFFF"/>
              <w:lang w:val="en-US"/>
            </w:rPr>
            <w:delText>new</w:delText>
          </w:r>
        </w:del>
      </w:ins>
      <w:ins w:id="615" w:author="Microsoft Office User" w:date="2026-05-06T04:37:00Z" w16du:dateUtc="2026-05-06T01:37:00Z">
        <w:r w:rsidR="00C12884">
          <w:rPr>
            <w:rFonts w:ascii="Helvetica" w:hAnsi="Helvetica"/>
            <w:color w:val="000000"/>
            <w:sz w:val="22"/>
            <w:szCs w:val="22"/>
            <w:shd w:val="clear" w:color="auto" w:fill="FFFFFF"/>
            <w:lang w:val="en-US"/>
          </w:rPr>
          <w:t>better</w:t>
        </w:r>
      </w:ins>
      <w:ins w:id="616" w:author="ivan4995@gmail.com" w:date="2026-05-05T17:11:00Z">
        <w:r w:rsidR="00BA7958">
          <w:rPr>
            <w:rFonts w:ascii="Helvetica" w:hAnsi="Helvetica"/>
            <w:color w:val="000000"/>
            <w:sz w:val="22"/>
            <w:szCs w:val="22"/>
            <w:shd w:val="clear" w:color="auto" w:fill="FFFFFF"/>
            <w:lang w:val="en-US"/>
          </w:rPr>
          <w:t xml:space="preserve"> description</w:t>
        </w:r>
      </w:ins>
      <w:ins w:id="617" w:author="Microsoft Office User" w:date="2026-05-05T18:52:00Z" w16du:dateUtc="2026-05-05T15:52:00Z">
        <w:r w:rsidR="00C62C19">
          <w:rPr>
            <w:rFonts w:ascii="Helvetica" w:hAnsi="Helvetica"/>
            <w:color w:val="000000"/>
            <w:sz w:val="22"/>
            <w:szCs w:val="22"/>
            <w:shd w:val="clear" w:color="auto" w:fill="FFFFFF"/>
            <w:lang w:val="en-US"/>
          </w:rPr>
          <w:t xml:space="preserve"> of the method</w:t>
        </w:r>
      </w:ins>
      <w:ins w:id="618" w:author="ivan4995@gmail.com" w:date="2026-05-05T17:11:00Z">
        <w:r w:rsidR="00BA7958">
          <w:rPr>
            <w:rFonts w:ascii="Helvetica" w:hAnsi="Helvetica"/>
            <w:color w:val="000000"/>
            <w:sz w:val="22"/>
            <w:szCs w:val="22"/>
            <w:shd w:val="clear" w:color="auto" w:fill="FFFFFF"/>
            <w:lang w:val="en-US"/>
          </w:rPr>
          <w:t xml:space="preserve"> in</w:t>
        </w:r>
      </w:ins>
      <w:del w:id="619" w:author="ivan4995@gmail.com" w:date="2026-05-05T17:11:00Z">
        <w:r w:rsidR="00E41E7B" w:rsidDel="00BA7958">
          <w:rPr>
            <w:rFonts w:ascii="Helvetica" w:hAnsi="Helvetica"/>
            <w:color w:val="000000"/>
            <w:sz w:val="22"/>
            <w:szCs w:val="22"/>
            <w:shd w:val="clear" w:color="auto" w:fill="FFFFFF"/>
            <w:lang w:val="en-US"/>
          </w:rPr>
          <w:delText>eliminated this description</w:delText>
        </w:r>
        <w:r w:rsidDel="00BA7958">
          <w:rPr>
            <w:rFonts w:ascii="Helvetica" w:hAnsi="Helvetica"/>
            <w:color w:val="000000"/>
            <w:sz w:val="22"/>
            <w:szCs w:val="22"/>
            <w:shd w:val="clear" w:color="auto" w:fill="FFFFFF"/>
            <w:lang w:val="en-US"/>
          </w:rPr>
          <w:delText xml:space="preserve"> </w:delText>
        </w:r>
        <w:r w:rsidR="00E41E7B" w:rsidDel="00BA7958">
          <w:rPr>
            <w:rFonts w:ascii="Helvetica" w:hAnsi="Helvetica"/>
            <w:color w:val="000000"/>
            <w:sz w:val="22"/>
            <w:szCs w:val="22"/>
            <w:shd w:val="clear" w:color="auto" w:fill="FFFFFF"/>
            <w:lang w:val="en-US"/>
          </w:rPr>
          <w:delText>from</w:delText>
        </w:r>
      </w:del>
      <w:r w:rsidR="00E41E7B">
        <w:rPr>
          <w:rFonts w:ascii="Helvetica" w:hAnsi="Helvetica"/>
          <w:color w:val="000000"/>
          <w:sz w:val="22"/>
          <w:szCs w:val="22"/>
          <w:shd w:val="clear" w:color="auto" w:fill="FFFFFF"/>
          <w:lang w:val="en-US"/>
        </w:rPr>
        <w:t xml:space="preserve"> </w:t>
      </w:r>
      <w:del w:id="620" w:author="Microsoft Office User" w:date="2026-05-05T18:52:00Z" w16du:dateUtc="2026-05-05T15:52:00Z">
        <w:r w:rsidR="00E41E7B" w:rsidDel="00C62C19">
          <w:rPr>
            <w:rFonts w:ascii="Helvetica" w:hAnsi="Helvetica"/>
            <w:color w:val="000000"/>
            <w:sz w:val="22"/>
            <w:szCs w:val="22"/>
            <w:shd w:val="clear" w:color="auto" w:fill="FFFFFF"/>
            <w:lang w:val="en-US"/>
          </w:rPr>
          <w:delText>Results</w:delText>
        </w:r>
        <w:r w:rsidR="00EF5695" w:rsidDel="00C62C19">
          <w:rPr>
            <w:rFonts w:ascii="Helvetica" w:hAnsi="Helvetica"/>
            <w:color w:val="000000"/>
            <w:sz w:val="22"/>
            <w:szCs w:val="22"/>
            <w:shd w:val="clear" w:color="auto" w:fill="FFFFFF"/>
            <w:lang w:val="en-US"/>
          </w:rPr>
          <w:delText xml:space="preserve"> </w:delText>
        </w:r>
        <w:r w:rsidDel="00C62C19">
          <w:rPr>
            <w:rFonts w:ascii="Helvetica" w:hAnsi="Helvetica"/>
            <w:color w:val="000000"/>
            <w:sz w:val="22"/>
            <w:szCs w:val="22"/>
            <w:shd w:val="clear" w:color="auto" w:fill="FFFFFF"/>
            <w:lang w:val="en-US"/>
          </w:rPr>
          <w:delText xml:space="preserve">and </w:delText>
        </w:r>
      </w:del>
      <w:ins w:id="621" w:author="ivan4995@gmail.com" w:date="2026-05-05T17:11:00Z">
        <w:del w:id="622" w:author="Microsoft Office User" w:date="2026-05-05T18:51:00Z" w16du:dateUtc="2026-05-05T15:51:00Z">
          <w:r w:rsidR="00BA7958" w:rsidDel="00C62C19">
            <w:rPr>
              <w:rFonts w:ascii="Helvetica" w:hAnsi="Helvetica"/>
              <w:color w:val="000000"/>
              <w:sz w:val="22"/>
              <w:szCs w:val="22"/>
              <w:shd w:val="clear" w:color="auto" w:fill="FFFFFF"/>
              <w:lang w:val="en-US"/>
            </w:rPr>
            <w:delText xml:space="preserve">now </w:delText>
          </w:r>
        </w:del>
      </w:ins>
      <w:del w:id="623" w:author="Microsoft Office User" w:date="2026-05-05T18:51:00Z" w16du:dateUtc="2026-05-05T15:51:00Z">
        <w:r w:rsidR="00B0121F" w:rsidDel="00C62C19">
          <w:rPr>
            <w:rFonts w:ascii="Helvetica" w:hAnsi="Helvetica"/>
            <w:color w:val="000000"/>
            <w:sz w:val="22"/>
            <w:szCs w:val="22"/>
            <w:shd w:val="clear" w:color="auto" w:fill="FFFFFF"/>
            <w:lang w:val="en-US"/>
          </w:rPr>
          <w:delText xml:space="preserve">refer the reader to </w:delText>
        </w:r>
      </w:del>
      <w:r w:rsidR="00B0121F">
        <w:rPr>
          <w:rFonts w:ascii="Helvetica" w:hAnsi="Helvetica"/>
          <w:color w:val="000000"/>
          <w:sz w:val="22"/>
          <w:szCs w:val="22"/>
          <w:shd w:val="clear" w:color="auto" w:fill="FFFFFF"/>
          <w:lang w:val="en-US"/>
        </w:rPr>
        <w:t>Methods</w:t>
      </w:r>
      <w:ins w:id="624" w:author="Microsoft Office User" w:date="2026-05-05T18:52:00Z" w16du:dateUtc="2026-05-05T15:52:00Z">
        <w:r w:rsidR="00C62C19">
          <w:rPr>
            <w:rFonts w:ascii="Helvetica" w:hAnsi="Helvetica"/>
            <w:color w:val="000000"/>
            <w:sz w:val="22"/>
            <w:szCs w:val="22"/>
            <w:shd w:val="clear" w:color="auto" w:fill="FFFFFF"/>
            <w:lang w:val="en-US"/>
          </w:rPr>
          <w:t xml:space="preserve"> (Line **)</w:t>
        </w:r>
      </w:ins>
      <w:del w:id="625" w:author="Microsoft Office User" w:date="2026-05-05T18:52:00Z" w16du:dateUtc="2026-05-05T15:52:00Z">
        <w:r w:rsidR="00861D04" w:rsidDel="00C62C19">
          <w:rPr>
            <w:rFonts w:ascii="Helvetica" w:hAnsi="Helvetica"/>
            <w:color w:val="000000"/>
            <w:sz w:val="22"/>
            <w:szCs w:val="22"/>
            <w:shd w:val="clear" w:color="auto" w:fill="FFFFFF"/>
            <w:lang w:val="en-US"/>
          </w:rPr>
          <w:delText>, where we explain it in self-consistent fashion:</w:delText>
        </w:r>
      </w:del>
      <w:ins w:id="626" w:author="Microsoft Office User" w:date="2026-05-05T18:52:00Z" w16du:dateUtc="2026-05-05T15:52:00Z">
        <w:r w:rsidR="00C62C19">
          <w:rPr>
            <w:rFonts w:ascii="Helvetica" w:hAnsi="Helvetica"/>
            <w:color w:val="000000"/>
            <w:sz w:val="22"/>
            <w:szCs w:val="22"/>
            <w:shd w:val="clear" w:color="auto" w:fill="FFFFFF"/>
            <w:lang w:val="en-US"/>
          </w:rPr>
          <w:t>:</w:t>
        </w:r>
      </w:ins>
    </w:p>
    <w:p w14:paraId="6A67B79B" w14:textId="27FBB643" w:rsidR="00D04799" w:rsidRDefault="00D04799">
      <w:pPr>
        <w:rPr>
          <w:rFonts w:ascii="Helvetica" w:hAnsi="Helvetica"/>
          <w:color w:val="000000"/>
          <w:sz w:val="22"/>
          <w:szCs w:val="22"/>
          <w:shd w:val="clear" w:color="auto" w:fill="FFFFFF"/>
        </w:rPr>
      </w:pPr>
    </w:p>
    <w:p w14:paraId="623EFDA1" w14:textId="77777777" w:rsidR="00BA7958" w:rsidRPr="00BA7958" w:rsidRDefault="00BA7958">
      <w:pPr>
        <w:pBdr>
          <w:top w:val="nil"/>
          <w:left w:val="nil"/>
          <w:bottom w:val="nil"/>
          <w:right w:val="nil"/>
          <w:between w:val="nil"/>
        </w:pBdr>
        <w:ind w:firstLine="708"/>
        <w:jc w:val="both"/>
        <w:rPr>
          <w:ins w:id="627" w:author="ivan4995@gmail.com" w:date="2026-05-05T17:12:00Z"/>
          <w:rFonts w:ascii="Times New Roman" w:eastAsia="Times New Roman" w:hAnsi="Times New Roman" w:cs="Times New Roman"/>
          <w:color w:val="000000"/>
          <w:sz w:val="20"/>
          <w:szCs w:val="20"/>
          <w:rPrChange w:id="628" w:author="ivan4995@gmail.com" w:date="2026-05-05T17:12:00Z">
            <w:rPr>
              <w:ins w:id="629" w:author="ivan4995@gmail.com" w:date="2026-05-05T17:12:00Z"/>
              <w:rFonts w:ascii="Times New Roman" w:eastAsia="Times New Roman" w:hAnsi="Times New Roman" w:cs="Times New Roman"/>
              <w:color w:val="000000"/>
            </w:rPr>
          </w:rPrChange>
        </w:rPr>
        <w:pPrChange w:id="630" w:author="ivan4995@gmail.com" w:date="2026-05-05T17:12:00Z">
          <w:pPr>
            <w:pBdr>
              <w:top w:val="nil"/>
              <w:left w:val="nil"/>
              <w:bottom w:val="nil"/>
              <w:right w:val="nil"/>
              <w:between w:val="nil"/>
            </w:pBdr>
            <w:spacing w:line="360" w:lineRule="auto"/>
            <w:ind w:firstLine="708"/>
            <w:jc w:val="both"/>
          </w:pPr>
        </w:pPrChange>
      </w:pPr>
      <w:ins w:id="631" w:author="ivan4995@gmail.com" w:date="2026-05-05T17:12:00Z">
        <w:r w:rsidRPr="00BA7958">
          <w:rPr>
            <w:rFonts w:ascii="Times New Roman" w:eastAsia="Times New Roman" w:hAnsi="Times New Roman" w:cs="Times New Roman"/>
            <w:b/>
            <w:color w:val="000000"/>
            <w:sz w:val="20"/>
            <w:szCs w:val="20"/>
            <w:rPrChange w:id="632" w:author="ivan4995@gmail.com" w:date="2026-05-05T17:12:00Z">
              <w:rPr>
                <w:rFonts w:ascii="Times New Roman" w:eastAsia="Times New Roman" w:hAnsi="Times New Roman" w:cs="Times New Roman"/>
                <w:b/>
                <w:color w:val="000000"/>
              </w:rPr>
            </w:rPrChange>
          </w:rPr>
          <w:t xml:space="preserve">Epistasis detection and measurement. </w:t>
        </w:r>
        <w:r w:rsidRPr="00BA7958">
          <w:rPr>
            <w:rFonts w:ascii="Times New Roman" w:eastAsia="Times New Roman" w:hAnsi="Times New Roman" w:cs="Times New Roman"/>
            <w:color w:val="000000"/>
            <w:sz w:val="20"/>
            <w:szCs w:val="20"/>
            <w:rPrChange w:id="633" w:author="ivan4995@gmail.com" w:date="2026-05-05T17:12:00Z">
              <w:rPr>
                <w:rFonts w:ascii="Times New Roman" w:eastAsia="Times New Roman" w:hAnsi="Times New Roman" w:cs="Times New Roman"/>
                <w:color w:val="000000"/>
              </w:rPr>
            </w:rPrChange>
          </w:rPr>
          <w:t xml:space="preserve">Based on matrix </w:t>
        </w:r>
      </w:ins>
      <m:oMath>
        <m:sSub>
          <m:sSubPr>
            <m:ctrlPr>
              <w:ins w:id="634" w:author="ivan4995@gmail.com" w:date="2026-05-05T17:12:00Z">
                <w:rPr>
                  <w:rFonts w:ascii="Cambria Math" w:eastAsia="Cambria Math" w:hAnsi="Cambria Math" w:cs="Times New Roman"/>
                  <w:color w:val="000000"/>
                  <w:sz w:val="20"/>
                  <w:szCs w:val="20"/>
                </w:rPr>
              </w:ins>
            </m:ctrlPr>
          </m:sSubPr>
          <m:e>
            <m:r>
              <w:ins w:id="635" w:author="ivan4995@gmail.com" w:date="2026-05-05T17:12:00Z">
                <w:rPr>
                  <w:rFonts w:ascii="Cambria Math" w:eastAsia="Cambria Math" w:hAnsi="Cambria Math" w:cs="Times New Roman"/>
                  <w:color w:val="000000"/>
                  <w:sz w:val="20"/>
                  <w:szCs w:val="20"/>
                  <w:rPrChange w:id="636" w:author="ivan4995@gmail.com" w:date="2026-05-05T17:12:00Z">
                    <w:rPr>
                      <w:rFonts w:ascii="Cambria Math" w:eastAsia="Cambria Math" w:hAnsi="Cambria Math" w:cs="Times New Roman"/>
                      <w:color w:val="000000"/>
                    </w:rPr>
                  </w:rPrChange>
                </w:rPr>
                <m:t>K</m:t>
              </w:ins>
            </m:r>
          </m:e>
          <m:sub>
            <m:r>
              <w:ins w:id="637" w:author="ivan4995@gmail.com" w:date="2026-05-05T17:12:00Z">
                <w:rPr>
                  <w:rFonts w:ascii="Cambria Math" w:eastAsia="Cambria Math" w:hAnsi="Cambria Math" w:cs="Times New Roman"/>
                  <w:color w:val="000000"/>
                  <w:sz w:val="20"/>
                  <w:szCs w:val="20"/>
                  <w:rPrChange w:id="638" w:author="ivan4995@gmail.com" w:date="2026-05-05T17:12:00Z">
                    <w:rPr>
                      <w:rFonts w:ascii="Cambria Math" w:eastAsia="Cambria Math" w:hAnsi="Cambria Math" w:cs="Times New Roman"/>
                      <w:color w:val="000000"/>
                    </w:rPr>
                  </w:rPrChange>
                </w:rPr>
                <m:t>ni</m:t>
              </w:ins>
            </m:r>
          </m:sub>
        </m:sSub>
      </m:oMath>
      <w:ins w:id="639" w:author="ivan4995@gmail.com" w:date="2026-05-05T17:12:00Z">
        <w:r w:rsidRPr="00BA7958">
          <w:rPr>
            <w:rFonts w:ascii="Times New Roman" w:eastAsia="Times New Roman" w:hAnsi="Times New Roman" w:cs="Times New Roman"/>
            <w:color w:val="000000"/>
            <w:sz w:val="20"/>
            <w:szCs w:val="20"/>
            <w:rPrChange w:id="640" w:author="ivan4995@gmail.com" w:date="2026-05-05T17:12:00Z">
              <w:rPr>
                <w:rFonts w:ascii="Times New Roman" w:eastAsia="Times New Roman" w:hAnsi="Times New Roman" w:cs="Times New Roman"/>
                <w:color w:val="000000"/>
              </w:rPr>
            </w:rPrChange>
          </w:rPr>
          <w:t xml:space="preserve"> obtained as described above, the universal footprint of epistasis</w:t>
        </w:r>
        <w:r w:rsidRPr="00BA7958">
          <w:rPr>
            <w:rFonts w:ascii="Times New Roman" w:hAnsi="Times New Roman" w:cs="Times New Roman"/>
            <w:color w:val="000000"/>
            <w:sz w:val="20"/>
            <w:szCs w:val="20"/>
            <w:rPrChange w:id="641" w:author="ivan4995@gmail.com" w:date="2026-05-05T17:12:00Z">
              <w:rPr>
                <w:color w:val="000000"/>
              </w:rPr>
            </w:rPrChange>
          </w:rPr>
          <w:t xml:space="preserve"> </w:t>
        </w:r>
        <w:r w:rsidRPr="00BA7958">
          <w:rPr>
            <w:rFonts w:ascii="Times New Roman" w:hAnsi="Times New Roman" w:cs="Times New Roman"/>
            <w:bCs/>
            <w:sz w:val="20"/>
            <w:szCs w:val="20"/>
            <w:lang w:val="en-US"/>
            <w:rPrChange w:id="642" w:author="ivan4995@gmail.com" w:date="2026-05-05T17:12:00Z">
              <w:rPr>
                <w:rFonts w:ascii="Times New Roman" w:hAnsi="Times New Roman" w:cs="Times New Roman"/>
                <w:bCs/>
                <w:lang w:val="en-US"/>
              </w:rPr>
            </w:rPrChange>
          </w:rPr>
          <w:fldChar w:fldCharType="begin"/>
        </w:r>
        <w:r w:rsidRPr="00BA7958">
          <w:rPr>
            <w:rFonts w:ascii="Times New Roman" w:hAnsi="Times New Roman" w:cs="Times New Roman"/>
            <w:bCs/>
            <w:sz w:val="20"/>
            <w:szCs w:val="20"/>
            <w:lang w:val="en-US"/>
            <w:rPrChange w:id="643" w:author="ivan4995@gmail.com" w:date="2026-05-05T17:12:00Z">
              <w:rPr>
                <w:rFonts w:ascii="Times New Roman" w:hAnsi="Times New Roman" w:cs="Times New Roman"/>
                <w:bCs/>
                <w:lang w:val="en-US"/>
              </w:rPr>
            </w:rPrChange>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Pr="00BA7958">
          <w:rPr>
            <w:rFonts w:ascii="Times New Roman" w:hAnsi="Times New Roman" w:cs="Times New Roman"/>
            <w:bCs/>
            <w:sz w:val="20"/>
            <w:szCs w:val="20"/>
            <w:lang w:val="en-US"/>
            <w:rPrChange w:id="644" w:author="ivan4995@gmail.com" w:date="2026-05-05T17:12:00Z">
              <w:rPr>
                <w:rFonts w:ascii="Times New Roman" w:hAnsi="Times New Roman" w:cs="Times New Roman"/>
                <w:bCs/>
                <w:lang w:val="en-US"/>
              </w:rPr>
            </w:rPrChange>
          </w:rPr>
          <w:fldChar w:fldCharType="separate"/>
        </w:r>
        <w:r w:rsidRPr="00BA7958">
          <w:rPr>
            <w:rFonts w:ascii="Times New Roman" w:hAnsi="Times New Roman" w:cs="Times New Roman"/>
            <w:bCs/>
            <w:noProof/>
            <w:sz w:val="20"/>
            <w:szCs w:val="20"/>
            <w:lang w:val="en-US"/>
            <w:rPrChange w:id="645" w:author="ivan4995@gmail.com" w:date="2026-05-05T17:12:00Z">
              <w:rPr>
                <w:rFonts w:ascii="Times New Roman" w:hAnsi="Times New Roman" w:cs="Times New Roman"/>
                <w:bCs/>
                <w:noProof/>
                <w:lang w:val="en-US"/>
              </w:rPr>
            </w:rPrChange>
          </w:rPr>
          <w:t>[36]</w:t>
        </w:r>
        <w:r w:rsidRPr="00BA7958">
          <w:rPr>
            <w:rFonts w:ascii="Times New Roman" w:hAnsi="Times New Roman" w:cs="Times New Roman"/>
            <w:bCs/>
            <w:sz w:val="20"/>
            <w:szCs w:val="20"/>
            <w:lang w:val="en-US"/>
            <w:rPrChange w:id="646" w:author="ivan4995@gmail.com" w:date="2026-05-05T17:12:00Z">
              <w:rPr>
                <w:rFonts w:ascii="Times New Roman" w:hAnsi="Times New Roman" w:cs="Times New Roman"/>
                <w:bCs/>
                <w:lang w:val="en-US"/>
              </w:rPr>
            </w:rPrChange>
          </w:rPr>
          <w:fldChar w:fldCharType="end"/>
        </w:r>
        <w:r w:rsidRPr="00BA7958">
          <w:rPr>
            <w:rFonts w:ascii="Times New Roman" w:eastAsia="Times New Roman" w:hAnsi="Times New Roman" w:cs="Times New Roman"/>
            <w:sz w:val="20"/>
            <w:szCs w:val="20"/>
            <w:rPrChange w:id="647" w:author="ivan4995@gmail.com" w:date="2026-05-05T17:12:00Z">
              <w:rPr>
                <w:rFonts w:ascii="Times New Roman" w:eastAsia="Times New Roman" w:hAnsi="Times New Roman" w:cs="Times New Roman"/>
              </w:rPr>
            </w:rPrChange>
          </w:rPr>
          <w:t xml:space="preserve"> </w:t>
        </w:r>
        <w:r w:rsidRPr="00BA7958">
          <w:rPr>
            <w:rFonts w:ascii="Times New Roman" w:eastAsia="Times New Roman" w:hAnsi="Times New Roman" w:cs="Times New Roman"/>
            <w:color w:val="000000"/>
            <w:sz w:val="20"/>
            <w:szCs w:val="20"/>
            <w:rPrChange w:id="648" w:author="ivan4995@gmail.com" w:date="2026-05-05T17:12:00Z">
              <w:rPr>
                <w:rFonts w:ascii="Times New Roman" w:eastAsia="Times New Roman" w:hAnsi="Times New Roman" w:cs="Times New Roman"/>
                <w:color w:val="000000"/>
              </w:rPr>
            </w:rPrChange>
          </w:rPr>
          <w:t xml:space="preserve">denoted </w:t>
        </w:r>
      </w:ins>
      <m:oMath>
        <m:r>
          <w:ins w:id="649" w:author="ivan4995@gmail.com" w:date="2026-05-05T17:12:00Z">
            <w:rPr>
              <w:rFonts w:ascii="Cambria Math" w:eastAsia="Cambria Math" w:hAnsi="Cambria Math" w:cs="Times New Roman"/>
              <w:color w:val="000000"/>
              <w:sz w:val="20"/>
              <w:szCs w:val="20"/>
              <w:rPrChange w:id="650" w:author="ivan4995@gmail.com" w:date="2026-05-05T17:12:00Z">
                <w:rPr>
                  <w:rFonts w:ascii="Cambria Math" w:eastAsia="Cambria Math" w:hAnsi="Cambria Math" w:cs="Times New Roman"/>
                  <w:color w:val="000000"/>
                </w:rPr>
              </w:rPrChange>
            </w:rPr>
            <m:t>UF</m:t>
          </w:ins>
        </m:r>
        <m:sSub>
          <m:sSubPr>
            <m:ctrlPr>
              <w:ins w:id="651" w:author="ivan4995@gmail.com" w:date="2026-05-05T17:12:00Z">
                <w:rPr>
                  <w:rFonts w:ascii="Cambria Math" w:eastAsia="Cambria Math" w:hAnsi="Cambria Math" w:cs="Times New Roman"/>
                  <w:color w:val="000000"/>
                  <w:sz w:val="20"/>
                  <w:szCs w:val="20"/>
                </w:rPr>
              </w:ins>
            </m:ctrlPr>
          </m:sSubPr>
          <m:e>
            <m:r>
              <w:ins w:id="652" w:author="ivan4995@gmail.com" w:date="2026-05-05T17:12:00Z">
                <w:rPr>
                  <w:rFonts w:ascii="Cambria Math" w:eastAsia="Cambria Math" w:hAnsi="Cambria Math" w:cs="Times New Roman"/>
                  <w:color w:val="000000"/>
                  <w:sz w:val="20"/>
                  <w:szCs w:val="20"/>
                  <w:rPrChange w:id="653" w:author="ivan4995@gmail.com" w:date="2026-05-05T17:12:00Z">
                    <w:rPr>
                      <w:rFonts w:ascii="Cambria Math" w:eastAsia="Cambria Math" w:hAnsi="Cambria Math" w:cs="Times New Roman"/>
                      <w:color w:val="000000"/>
                    </w:rPr>
                  </w:rPrChange>
                </w:rPr>
                <m:t>E</m:t>
              </w:ins>
            </m:r>
          </m:e>
          <m:sub>
            <m:r>
              <w:ins w:id="654" w:author="ivan4995@gmail.com" w:date="2026-05-05T17:12:00Z">
                <w:rPr>
                  <w:rFonts w:ascii="Cambria Math" w:eastAsia="Cambria Math" w:hAnsi="Cambria Math" w:cs="Times New Roman"/>
                  <w:color w:val="000000"/>
                  <w:sz w:val="20"/>
                  <w:szCs w:val="20"/>
                  <w:rPrChange w:id="655" w:author="ivan4995@gmail.com" w:date="2026-05-05T17:12:00Z">
                    <w:rPr>
                      <w:rFonts w:ascii="Cambria Math" w:eastAsia="Cambria Math" w:hAnsi="Cambria Math" w:cs="Times New Roman"/>
                      <w:color w:val="000000"/>
                    </w:rPr>
                  </w:rPrChange>
                </w:rPr>
                <m:t>ij</m:t>
              </w:ins>
            </m:r>
          </m:sub>
        </m:sSub>
      </m:oMath>
      <w:ins w:id="656" w:author="ivan4995@gmail.com" w:date="2026-05-05T17:12:00Z">
        <w:r w:rsidRPr="00BA7958">
          <w:rPr>
            <w:rFonts w:ascii="Times New Roman" w:eastAsia="Times New Roman" w:hAnsi="Times New Roman" w:cs="Times New Roman"/>
            <w:color w:val="000000"/>
            <w:sz w:val="20"/>
            <w:szCs w:val="20"/>
            <w:rPrChange w:id="657" w:author="ivan4995@gmail.com" w:date="2026-05-05T17:12:00Z">
              <w:rPr>
                <w:rFonts w:ascii="Times New Roman" w:eastAsia="Times New Roman" w:hAnsi="Times New Roman" w:cs="Times New Roman"/>
                <w:color w:val="000000"/>
              </w:rPr>
            </w:rPrChange>
          </w:rPr>
          <w:t xml:space="preserve"> is calculated for each possible pair of sites </w:t>
        </w:r>
      </w:ins>
      <m:oMath>
        <m:r>
          <w:ins w:id="658" w:author="ivan4995@gmail.com" w:date="2026-05-05T17:12:00Z">
            <w:rPr>
              <w:rFonts w:ascii="Cambria Math" w:eastAsia="Cambria Math" w:hAnsi="Cambria Math" w:cs="Times New Roman"/>
              <w:color w:val="000000"/>
              <w:sz w:val="20"/>
              <w:szCs w:val="20"/>
              <w:rPrChange w:id="659" w:author="ivan4995@gmail.com" w:date="2026-05-05T17:12:00Z">
                <w:rPr>
                  <w:rFonts w:ascii="Cambria Math" w:eastAsia="Cambria Math" w:hAnsi="Cambria Math" w:cs="Times New Roman"/>
                  <w:color w:val="000000"/>
                </w:rPr>
              </w:rPrChange>
            </w:rPr>
            <m:t>i,j</m:t>
          </w:ins>
        </m:r>
      </m:oMath>
      <w:ins w:id="660" w:author="ivan4995@gmail.com" w:date="2026-05-05T17:12:00Z">
        <w:r w:rsidRPr="00BA7958">
          <w:rPr>
            <w:rFonts w:ascii="Times New Roman" w:eastAsia="Times New Roman" w:hAnsi="Times New Roman" w:cs="Times New Roman"/>
            <w:color w:val="000000"/>
            <w:sz w:val="20"/>
            <w:szCs w:val="20"/>
            <w:rPrChange w:id="661" w:author="ivan4995@gmail.com" w:date="2026-05-05T17:12:00Z">
              <w:rPr>
                <w:rFonts w:ascii="Times New Roman" w:eastAsia="Times New Roman" w:hAnsi="Times New Roman" w:cs="Times New Roman"/>
                <w:color w:val="000000"/>
              </w:rPr>
            </w:rPrChange>
          </w:rPr>
          <w:t xml:space="preserve"> as </w:t>
        </w:r>
      </w:ins>
      <m:oMath>
        <m:r>
          <w:ins w:id="662" w:author="ivan4995@gmail.com" w:date="2026-05-05T17:12:00Z">
            <w:rPr>
              <w:rFonts w:ascii="Cambria Math" w:eastAsia="Cambria Math" w:hAnsi="Cambria Math" w:cs="Times New Roman"/>
              <w:color w:val="000000"/>
              <w:sz w:val="20"/>
              <w:szCs w:val="20"/>
              <w:rPrChange w:id="663" w:author="ivan4995@gmail.com" w:date="2026-05-05T17:12:00Z">
                <w:rPr>
                  <w:rFonts w:ascii="Cambria Math" w:eastAsia="Cambria Math" w:hAnsi="Cambria Math" w:cs="Times New Roman"/>
                  <w:color w:val="000000"/>
                </w:rPr>
              </w:rPrChange>
            </w:rPr>
            <m:t>UF</m:t>
          </w:ins>
        </m:r>
        <m:sSub>
          <m:sSubPr>
            <m:ctrlPr>
              <w:ins w:id="664" w:author="ivan4995@gmail.com" w:date="2026-05-05T17:12:00Z">
                <w:rPr>
                  <w:rFonts w:ascii="Cambria Math" w:eastAsia="Cambria Math" w:hAnsi="Cambria Math" w:cs="Times New Roman"/>
                  <w:color w:val="000000"/>
                  <w:sz w:val="20"/>
                  <w:szCs w:val="20"/>
                </w:rPr>
              </w:ins>
            </m:ctrlPr>
          </m:sSubPr>
          <m:e>
            <m:r>
              <w:ins w:id="665" w:author="ivan4995@gmail.com" w:date="2026-05-05T17:12:00Z">
                <w:rPr>
                  <w:rFonts w:ascii="Cambria Math" w:eastAsia="Cambria Math" w:hAnsi="Cambria Math" w:cs="Times New Roman"/>
                  <w:color w:val="000000"/>
                  <w:sz w:val="20"/>
                  <w:szCs w:val="20"/>
                  <w:rPrChange w:id="666" w:author="ivan4995@gmail.com" w:date="2026-05-05T17:12:00Z">
                    <w:rPr>
                      <w:rFonts w:ascii="Cambria Math" w:eastAsia="Cambria Math" w:hAnsi="Cambria Math" w:cs="Times New Roman"/>
                      <w:color w:val="000000"/>
                    </w:rPr>
                  </w:rPrChange>
                </w:rPr>
                <m:t>E</m:t>
              </w:ins>
            </m:r>
          </m:e>
          <m:sub>
            <m:r>
              <w:ins w:id="667" w:author="ivan4995@gmail.com" w:date="2026-05-05T17:12:00Z">
                <w:rPr>
                  <w:rFonts w:ascii="Cambria Math" w:eastAsia="Cambria Math" w:hAnsi="Cambria Math" w:cs="Times New Roman"/>
                  <w:color w:val="000000"/>
                  <w:sz w:val="20"/>
                  <w:szCs w:val="20"/>
                  <w:rPrChange w:id="668" w:author="ivan4995@gmail.com" w:date="2026-05-05T17:12:00Z">
                    <w:rPr>
                      <w:rFonts w:ascii="Cambria Math" w:eastAsia="Cambria Math" w:hAnsi="Cambria Math" w:cs="Times New Roman"/>
                      <w:color w:val="000000"/>
                    </w:rPr>
                  </w:rPrChange>
                </w:rPr>
                <m:t>ij</m:t>
              </w:ins>
            </m:r>
          </m:sub>
        </m:sSub>
        <m:r>
          <w:ins w:id="669" w:author="ivan4995@gmail.com" w:date="2026-05-05T17:12:00Z">
            <w:rPr>
              <w:rFonts w:ascii="Cambria Math" w:eastAsia="Times New Roman" w:hAnsi="Cambria Math" w:cs="Times New Roman"/>
              <w:color w:val="000000"/>
              <w:sz w:val="20"/>
              <w:szCs w:val="20"/>
              <w:rPrChange w:id="670" w:author="ivan4995@gmail.com" w:date="2026-05-05T17:12:00Z">
                <w:rPr>
                  <w:rFonts w:ascii="Cambria Math" w:eastAsia="Times New Roman" w:hAnsi="Cambria Math" w:cs="Times New Roman"/>
                  <w:color w:val="000000"/>
                </w:rPr>
              </w:rPrChange>
            </w:rPr>
            <m:t>=1-</m:t>
          </w:ins>
        </m:r>
        <m:r>
          <w:ins w:id="671" w:author="ivan4995@gmail.com" w:date="2026-05-05T17:12:00Z">
            <m:rPr>
              <m:sty m:val="p"/>
            </m:rPr>
            <w:rPr>
              <w:rFonts w:ascii="Cambria Math" w:eastAsia="Times New Roman" w:hAnsi="Cambria Math" w:cs="Times New Roman"/>
              <w:color w:val="000000"/>
              <w:sz w:val="20"/>
              <w:szCs w:val="20"/>
              <w:rPrChange w:id="672" w:author="ivan4995@gmail.com" w:date="2026-05-05T17:12:00Z">
                <w:rPr>
                  <w:rFonts w:ascii="Cambria Math" w:eastAsia="Times New Roman" w:hAnsi="Cambria Math" w:cs="Times New Roman"/>
                  <w:color w:val="000000"/>
                </w:rPr>
              </w:rPrChange>
            </w:rPr>
            <m:t>log</m:t>
          </w:ins>
        </m:r>
        <m:d>
          <m:dPr>
            <m:ctrlPr>
              <w:ins w:id="673" w:author="ivan4995@gmail.com" w:date="2026-05-05T17:12:00Z">
                <w:rPr>
                  <w:rFonts w:ascii="Cambria Math" w:eastAsia="Times New Roman" w:hAnsi="Cambria Math" w:cs="Times New Roman"/>
                  <w:i/>
                  <w:color w:val="000000"/>
                  <w:sz w:val="20"/>
                  <w:szCs w:val="20"/>
                </w:rPr>
              </w:ins>
            </m:ctrlPr>
          </m:dPr>
          <m:e>
            <m:f>
              <m:fPr>
                <m:ctrlPr>
                  <w:ins w:id="674" w:author="ivan4995@gmail.com" w:date="2026-05-05T17:12:00Z">
                    <w:rPr>
                      <w:rFonts w:ascii="Cambria Math" w:eastAsia="Times New Roman" w:hAnsi="Cambria Math" w:cs="Times New Roman"/>
                      <w:i/>
                      <w:color w:val="000000"/>
                      <w:sz w:val="20"/>
                      <w:szCs w:val="20"/>
                    </w:rPr>
                  </w:ins>
                </m:ctrlPr>
              </m:fPr>
              <m:num>
                <m:sSub>
                  <m:sSubPr>
                    <m:ctrlPr>
                      <w:ins w:id="675" w:author="ivan4995@gmail.com" w:date="2026-05-05T17:12:00Z">
                        <w:rPr>
                          <w:rFonts w:ascii="Cambria Math" w:eastAsia="Times New Roman" w:hAnsi="Cambria Math" w:cs="Times New Roman"/>
                          <w:i/>
                          <w:color w:val="000000"/>
                          <w:sz w:val="20"/>
                          <w:szCs w:val="20"/>
                        </w:rPr>
                      </w:ins>
                    </m:ctrlPr>
                  </m:sSubPr>
                  <m:e>
                    <m:r>
                      <w:ins w:id="676" w:author="ivan4995@gmail.com" w:date="2026-05-05T17:12:00Z">
                        <w:rPr>
                          <w:rFonts w:ascii="Cambria Math" w:eastAsia="Times New Roman" w:hAnsi="Cambria Math" w:cs="Times New Roman"/>
                          <w:color w:val="000000"/>
                          <w:sz w:val="20"/>
                          <w:szCs w:val="20"/>
                          <w:rPrChange w:id="677" w:author="ivan4995@gmail.com" w:date="2026-05-05T17:12:00Z">
                            <w:rPr>
                              <w:rFonts w:ascii="Cambria Math" w:eastAsia="Times New Roman" w:hAnsi="Cambria Math" w:cs="Times New Roman"/>
                              <w:color w:val="000000"/>
                            </w:rPr>
                          </w:rPrChange>
                        </w:rPr>
                        <m:t>f</m:t>
                      </w:ins>
                    </m:r>
                  </m:e>
                  <m:sub>
                    <m:r>
                      <w:ins w:id="678" w:author="ivan4995@gmail.com" w:date="2026-05-05T17:12:00Z">
                        <w:rPr>
                          <w:rFonts w:ascii="Cambria Math" w:eastAsia="Times New Roman" w:hAnsi="Cambria Math" w:cs="Times New Roman"/>
                          <w:color w:val="000000"/>
                          <w:sz w:val="20"/>
                          <w:szCs w:val="20"/>
                          <w:rPrChange w:id="679" w:author="ivan4995@gmail.com" w:date="2026-05-05T17:12:00Z">
                            <w:rPr>
                              <w:rFonts w:ascii="Cambria Math" w:eastAsia="Times New Roman" w:hAnsi="Cambria Math" w:cs="Times New Roman"/>
                              <w:color w:val="000000"/>
                            </w:rPr>
                          </w:rPrChange>
                        </w:rPr>
                        <m:t>11</m:t>
                      </w:ins>
                    </m:r>
                  </m:sub>
                </m:sSub>
              </m:num>
              <m:den>
                <m:sSub>
                  <m:sSubPr>
                    <m:ctrlPr>
                      <w:ins w:id="680" w:author="ivan4995@gmail.com" w:date="2026-05-05T17:12:00Z">
                        <w:rPr>
                          <w:rFonts w:ascii="Cambria Math" w:eastAsia="Times New Roman" w:hAnsi="Cambria Math" w:cs="Times New Roman"/>
                          <w:i/>
                          <w:color w:val="000000"/>
                          <w:sz w:val="20"/>
                          <w:szCs w:val="20"/>
                        </w:rPr>
                      </w:ins>
                    </m:ctrlPr>
                  </m:sSubPr>
                  <m:e>
                    <m:r>
                      <w:ins w:id="681" w:author="ivan4995@gmail.com" w:date="2026-05-05T17:12:00Z">
                        <w:rPr>
                          <w:rFonts w:ascii="Cambria Math" w:eastAsia="Times New Roman" w:hAnsi="Cambria Math" w:cs="Times New Roman"/>
                          <w:color w:val="000000"/>
                          <w:sz w:val="20"/>
                          <w:szCs w:val="20"/>
                          <w:rPrChange w:id="682" w:author="ivan4995@gmail.com" w:date="2026-05-05T17:12:00Z">
                            <w:rPr>
                              <w:rFonts w:ascii="Cambria Math" w:eastAsia="Times New Roman" w:hAnsi="Cambria Math" w:cs="Times New Roman"/>
                              <w:color w:val="000000"/>
                            </w:rPr>
                          </w:rPrChange>
                        </w:rPr>
                        <m:t>f</m:t>
                      </w:ins>
                    </m:r>
                  </m:e>
                  <m:sub>
                    <m:r>
                      <w:ins w:id="683" w:author="ivan4995@gmail.com" w:date="2026-05-05T17:12:00Z">
                        <w:rPr>
                          <w:rFonts w:ascii="Cambria Math" w:eastAsia="Times New Roman" w:hAnsi="Cambria Math" w:cs="Times New Roman"/>
                          <w:color w:val="000000"/>
                          <w:sz w:val="20"/>
                          <w:szCs w:val="20"/>
                          <w:rPrChange w:id="684" w:author="ivan4995@gmail.com" w:date="2026-05-05T17:12:00Z">
                            <w:rPr>
                              <w:rFonts w:ascii="Cambria Math" w:eastAsia="Times New Roman" w:hAnsi="Cambria Math" w:cs="Times New Roman"/>
                              <w:color w:val="000000"/>
                            </w:rPr>
                          </w:rPrChange>
                        </w:rPr>
                        <m:t>00</m:t>
                      </w:ins>
                    </m:r>
                  </m:sub>
                </m:sSub>
              </m:den>
            </m:f>
          </m:e>
        </m:d>
        <m:r>
          <w:ins w:id="685" w:author="ivan4995@gmail.com" w:date="2026-05-05T17:12:00Z">
            <w:rPr>
              <w:rFonts w:ascii="Cambria Math" w:eastAsia="Times New Roman" w:hAnsi="Cambria Math" w:cs="Times New Roman"/>
              <w:color w:val="000000"/>
              <w:sz w:val="20"/>
              <w:szCs w:val="20"/>
              <w:rPrChange w:id="686" w:author="ivan4995@gmail.com" w:date="2026-05-05T17:12:00Z">
                <w:rPr>
                  <w:rFonts w:ascii="Cambria Math" w:eastAsia="Times New Roman" w:hAnsi="Cambria Math" w:cs="Times New Roman"/>
                  <w:color w:val="000000"/>
                </w:rPr>
              </w:rPrChange>
            </w:rPr>
            <m:t>/</m:t>
          </w:ins>
        </m:r>
        <m:r>
          <w:ins w:id="687" w:author="ivan4995@gmail.com" w:date="2026-05-05T17:12:00Z">
            <m:rPr>
              <m:sty m:val="p"/>
            </m:rPr>
            <w:rPr>
              <w:rFonts w:ascii="Cambria Math" w:eastAsia="Times New Roman" w:hAnsi="Cambria Math" w:cs="Times New Roman"/>
              <w:color w:val="000000"/>
              <w:sz w:val="20"/>
              <w:szCs w:val="20"/>
              <w:rPrChange w:id="688" w:author="ivan4995@gmail.com" w:date="2026-05-05T17:12:00Z">
                <w:rPr>
                  <w:rFonts w:ascii="Cambria Math" w:eastAsia="Times New Roman" w:hAnsi="Cambria Math" w:cs="Times New Roman"/>
                  <w:color w:val="000000"/>
                </w:rPr>
              </w:rPrChange>
            </w:rPr>
            <m:t>log</m:t>
          </w:ins>
        </m:r>
        <m:d>
          <m:dPr>
            <m:ctrlPr>
              <w:ins w:id="689" w:author="ivan4995@gmail.com" w:date="2026-05-05T17:12:00Z">
                <w:rPr>
                  <w:rFonts w:ascii="Cambria Math" w:eastAsia="Times New Roman" w:hAnsi="Cambria Math" w:cs="Times New Roman"/>
                  <w:i/>
                  <w:color w:val="000000"/>
                  <w:sz w:val="20"/>
                  <w:szCs w:val="20"/>
                </w:rPr>
              </w:ins>
            </m:ctrlPr>
          </m:dPr>
          <m:e>
            <m:f>
              <m:fPr>
                <m:ctrlPr>
                  <w:ins w:id="690" w:author="ivan4995@gmail.com" w:date="2026-05-05T17:12:00Z">
                    <w:rPr>
                      <w:rFonts w:ascii="Cambria Math" w:eastAsia="Times New Roman" w:hAnsi="Cambria Math" w:cs="Times New Roman"/>
                      <w:i/>
                      <w:color w:val="000000"/>
                      <w:sz w:val="20"/>
                      <w:szCs w:val="20"/>
                    </w:rPr>
                  </w:ins>
                </m:ctrlPr>
              </m:fPr>
              <m:num>
                <m:sSub>
                  <m:sSubPr>
                    <m:ctrlPr>
                      <w:ins w:id="691" w:author="ivan4995@gmail.com" w:date="2026-05-05T17:12:00Z">
                        <w:rPr>
                          <w:rFonts w:ascii="Cambria Math" w:eastAsia="Times New Roman" w:hAnsi="Cambria Math" w:cs="Times New Roman"/>
                          <w:i/>
                          <w:color w:val="000000"/>
                          <w:sz w:val="20"/>
                          <w:szCs w:val="20"/>
                        </w:rPr>
                      </w:ins>
                    </m:ctrlPr>
                  </m:sSubPr>
                  <m:e>
                    <m:r>
                      <w:ins w:id="692" w:author="ivan4995@gmail.com" w:date="2026-05-05T17:12:00Z">
                        <w:rPr>
                          <w:rFonts w:ascii="Cambria Math" w:eastAsia="Times New Roman" w:hAnsi="Cambria Math" w:cs="Times New Roman"/>
                          <w:color w:val="000000"/>
                          <w:sz w:val="20"/>
                          <w:szCs w:val="20"/>
                          <w:rPrChange w:id="693" w:author="ivan4995@gmail.com" w:date="2026-05-05T17:12:00Z">
                            <w:rPr>
                              <w:rFonts w:ascii="Cambria Math" w:eastAsia="Times New Roman" w:hAnsi="Cambria Math" w:cs="Times New Roman"/>
                              <w:color w:val="000000"/>
                            </w:rPr>
                          </w:rPrChange>
                        </w:rPr>
                        <m:t>f</m:t>
                      </w:ins>
                    </m:r>
                  </m:e>
                  <m:sub>
                    <m:r>
                      <w:ins w:id="694" w:author="ivan4995@gmail.com" w:date="2026-05-05T17:12:00Z">
                        <w:rPr>
                          <w:rFonts w:ascii="Cambria Math" w:eastAsia="Times New Roman" w:hAnsi="Cambria Math" w:cs="Times New Roman"/>
                          <w:color w:val="000000"/>
                          <w:sz w:val="20"/>
                          <w:szCs w:val="20"/>
                          <w:rPrChange w:id="695" w:author="ivan4995@gmail.com" w:date="2026-05-05T17:12:00Z">
                            <w:rPr>
                              <w:rFonts w:ascii="Cambria Math" w:eastAsia="Times New Roman" w:hAnsi="Cambria Math" w:cs="Times New Roman"/>
                              <w:color w:val="000000"/>
                            </w:rPr>
                          </w:rPrChange>
                        </w:rPr>
                        <m:t>01</m:t>
                      </w:ins>
                    </m:r>
                  </m:sub>
                </m:sSub>
                <m:sSub>
                  <m:sSubPr>
                    <m:ctrlPr>
                      <w:ins w:id="696" w:author="ivan4995@gmail.com" w:date="2026-05-05T17:12:00Z">
                        <w:rPr>
                          <w:rFonts w:ascii="Cambria Math" w:eastAsia="Times New Roman" w:hAnsi="Cambria Math" w:cs="Times New Roman"/>
                          <w:i/>
                          <w:color w:val="000000"/>
                          <w:sz w:val="20"/>
                          <w:szCs w:val="20"/>
                        </w:rPr>
                      </w:ins>
                    </m:ctrlPr>
                  </m:sSubPr>
                  <m:e>
                    <m:r>
                      <w:ins w:id="697" w:author="ivan4995@gmail.com" w:date="2026-05-05T17:12:00Z">
                        <w:rPr>
                          <w:rFonts w:ascii="Cambria Math" w:eastAsia="Times New Roman" w:hAnsi="Cambria Math" w:cs="Times New Roman"/>
                          <w:color w:val="000000"/>
                          <w:sz w:val="20"/>
                          <w:szCs w:val="20"/>
                          <w:rPrChange w:id="698" w:author="ivan4995@gmail.com" w:date="2026-05-05T17:12:00Z">
                            <w:rPr>
                              <w:rFonts w:ascii="Cambria Math" w:eastAsia="Times New Roman" w:hAnsi="Cambria Math" w:cs="Times New Roman"/>
                              <w:color w:val="000000"/>
                            </w:rPr>
                          </w:rPrChange>
                        </w:rPr>
                        <m:t>f</m:t>
                      </w:ins>
                    </m:r>
                  </m:e>
                  <m:sub>
                    <m:r>
                      <w:ins w:id="699" w:author="ivan4995@gmail.com" w:date="2026-05-05T17:12:00Z">
                        <w:rPr>
                          <w:rFonts w:ascii="Cambria Math" w:eastAsia="Times New Roman" w:hAnsi="Cambria Math" w:cs="Times New Roman"/>
                          <w:color w:val="000000"/>
                          <w:sz w:val="20"/>
                          <w:szCs w:val="20"/>
                          <w:rPrChange w:id="700" w:author="ivan4995@gmail.com" w:date="2026-05-05T17:12:00Z">
                            <w:rPr>
                              <w:rFonts w:ascii="Cambria Math" w:eastAsia="Times New Roman" w:hAnsi="Cambria Math" w:cs="Times New Roman"/>
                              <w:color w:val="000000"/>
                            </w:rPr>
                          </w:rPrChange>
                        </w:rPr>
                        <m:t>10</m:t>
                      </w:ins>
                    </m:r>
                  </m:sub>
                </m:sSub>
              </m:num>
              <m:den>
                <m:sSubSup>
                  <m:sSubSupPr>
                    <m:ctrlPr>
                      <w:ins w:id="701" w:author="ivan4995@gmail.com" w:date="2026-05-05T17:12:00Z">
                        <w:rPr>
                          <w:rFonts w:ascii="Cambria Math" w:eastAsia="Times New Roman" w:hAnsi="Cambria Math" w:cs="Times New Roman"/>
                          <w:i/>
                          <w:color w:val="000000"/>
                          <w:sz w:val="20"/>
                          <w:szCs w:val="20"/>
                        </w:rPr>
                      </w:ins>
                    </m:ctrlPr>
                  </m:sSubSupPr>
                  <m:e>
                    <m:r>
                      <w:ins w:id="702" w:author="ivan4995@gmail.com" w:date="2026-05-05T17:12:00Z">
                        <w:rPr>
                          <w:rFonts w:ascii="Cambria Math" w:eastAsia="Times New Roman" w:hAnsi="Cambria Math" w:cs="Times New Roman"/>
                          <w:color w:val="000000"/>
                          <w:sz w:val="20"/>
                          <w:szCs w:val="20"/>
                          <w:rPrChange w:id="703" w:author="ivan4995@gmail.com" w:date="2026-05-05T17:12:00Z">
                            <w:rPr>
                              <w:rFonts w:ascii="Cambria Math" w:eastAsia="Times New Roman" w:hAnsi="Cambria Math" w:cs="Times New Roman"/>
                              <w:color w:val="000000"/>
                            </w:rPr>
                          </w:rPrChange>
                        </w:rPr>
                        <m:t>f</m:t>
                      </w:ins>
                    </m:r>
                  </m:e>
                  <m:sub>
                    <m:r>
                      <w:ins w:id="704" w:author="ivan4995@gmail.com" w:date="2026-05-05T17:12:00Z">
                        <w:rPr>
                          <w:rFonts w:ascii="Cambria Math" w:eastAsia="Times New Roman" w:hAnsi="Cambria Math" w:cs="Times New Roman"/>
                          <w:color w:val="000000"/>
                          <w:sz w:val="20"/>
                          <w:szCs w:val="20"/>
                          <w:rPrChange w:id="705" w:author="ivan4995@gmail.com" w:date="2026-05-05T17:12:00Z">
                            <w:rPr>
                              <w:rFonts w:ascii="Cambria Math" w:eastAsia="Times New Roman" w:hAnsi="Cambria Math" w:cs="Times New Roman"/>
                              <w:color w:val="000000"/>
                            </w:rPr>
                          </w:rPrChange>
                        </w:rPr>
                        <m:t>00</m:t>
                      </w:ins>
                    </m:r>
                  </m:sub>
                  <m:sup>
                    <m:r>
                      <w:ins w:id="706" w:author="ivan4995@gmail.com" w:date="2026-05-05T17:12:00Z">
                        <w:rPr>
                          <w:rFonts w:ascii="Cambria Math" w:eastAsia="Times New Roman" w:hAnsi="Cambria Math" w:cs="Times New Roman"/>
                          <w:color w:val="000000"/>
                          <w:sz w:val="20"/>
                          <w:szCs w:val="20"/>
                          <w:rPrChange w:id="707" w:author="ivan4995@gmail.com" w:date="2026-05-05T17:12:00Z">
                            <w:rPr>
                              <w:rFonts w:ascii="Cambria Math" w:eastAsia="Times New Roman" w:hAnsi="Cambria Math" w:cs="Times New Roman"/>
                              <w:color w:val="000000"/>
                            </w:rPr>
                          </w:rPrChange>
                        </w:rPr>
                        <m:t>2</m:t>
                      </w:ins>
                    </m:r>
                  </m:sup>
                </m:sSubSup>
              </m:den>
            </m:f>
          </m:e>
        </m:d>
        <m:r>
          <w:ins w:id="708" w:author="ivan4995@gmail.com" w:date="2026-05-05T17:12:00Z">
            <w:rPr>
              <w:rFonts w:ascii="Cambria Math" w:eastAsia="Times New Roman" w:hAnsi="Cambria Math" w:cs="Times New Roman"/>
              <w:color w:val="000000"/>
              <w:sz w:val="20"/>
              <w:szCs w:val="20"/>
              <w:rPrChange w:id="709" w:author="ivan4995@gmail.com" w:date="2026-05-05T17:12:00Z">
                <w:rPr>
                  <w:rFonts w:ascii="Cambria Math" w:eastAsia="Times New Roman" w:hAnsi="Cambria Math" w:cs="Times New Roman"/>
                  <w:color w:val="000000"/>
                </w:rPr>
              </w:rPrChange>
            </w:rPr>
            <m:t>.</m:t>
          </w:ins>
        </m:r>
      </m:oMath>
      <w:ins w:id="710" w:author="ivan4995@gmail.com" w:date="2026-05-05T17:12:00Z">
        <w:r w:rsidRPr="00BA7958">
          <w:rPr>
            <w:rFonts w:ascii="Times New Roman" w:eastAsia="Times New Roman" w:hAnsi="Times New Roman" w:cs="Times New Roman"/>
            <w:color w:val="000000"/>
            <w:sz w:val="20"/>
            <w:szCs w:val="20"/>
            <w:rPrChange w:id="711" w:author="ivan4995@gmail.com" w:date="2026-05-05T17:12:00Z">
              <w:rPr>
                <w:rFonts w:ascii="Times New Roman" w:eastAsia="Times New Roman" w:hAnsi="Times New Roman" w:cs="Times New Roman"/>
                <w:color w:val="000000"/>
              </w:rPr>
            </w:rPrChange>
          </w:rPr>
          <w:t xml:space="preserve"> Then, the conditional coefficient </w:t>
        </w:r>
      </w:ins>
      <m:oMath>
        <m:r>
          <w:ins w:id="712" w:author="ivan4995@gmail.com" w:date="2026-05-05T17:12:00Z">
            <w:rPr>
              <w:rFonts w:ascii="Cambria Math" w:eastAsia="Cambria Math" w:hAnsi="Cambria Math" w:cs="Times New Roman"/>
              <w:color w:val="000000"/>
              <w:sz w:val="20"/>
              <w:szCs w:val="20"/>
              <w:rPrChange w:id="713" w:author="ivan4995@gmail.com" w:date="2026-05-05T17:12:00Z">
                <w:rPr>
                  <w:rFonts w:ascii="Cambria Math" w:eastAsia="Cambria Math" w:hAnsi="Cambria Math" w:cs="Times New Roman"/>
                  <w:color w:val="000000"/>
                </w:rPr>
              </w:rPrChange>
            </w:rPr>
            <m:t>UF</m:t>
          </w:ins>
        </m:r>
        <m:sSub>
          <m:sSubPr>
            <m:ctrlPr>
              <w:ins w:id="714" w:author="ivan4995@gmail.com" w:date="2026-05-05T17:12:00Z">
                <w:rPr>
                  <w:rFonts w:ascii="Cambria Math" w:eastAsia="Cambria Math" w:hAnsi="Cambria Math" w:cs="Times New Roman"/>
                  <w:color w:val="000000"/>
                  <w:sz w:val="20"/>
                  <w:szCs w:val="20"/>
                </w:rPr>
              </w:ins>
            </m:ctrlPr>
          </m:sSubPr>
          <m:e>
            <m:r>
              <w:ins w:id="715" w:author="ivan4995@gmail.com" w:date="2026-05-05T17:12:00Z">
                <w:rPr>
                  <w:rFonts w:ascii="Cambria Math" w:eastAsia="Cambria Math" w:hAnsi="Cambria Math" w:cs="Times New Roman"/>
                  <w:color w:val="000000"/>
                  <w:sz w:val="20"/>
                  <w:szCs w:val="20"/>
                  <w:rPrChange w:id="716" w:author="ivan4995@gmail.com" w:date="2026-05-05T17:12:00Z">
                    <w:rPr>
                      <w:rFonts w:ascii="Cambria Math" w:eastAsia="Cambria Math" w:hAnsi="Cambria Math" w:cs="Times New Roman"/>
                      <w:color w:val="000000"/>
                    </w:rPr>
                  </w:rPrChange>
                </w:rPr>
                <m:t>E</m:t>
              </w:ins>
            </m:r>
          </m:e>
          <m:sub>
            <m:r>
              <w:ins w:id="717" w:author="ivan4995@gmail.com" w:date="2026-05-05T17:12:00Z">
                <w:rPr>
                  <w:rFonts w:ascii="Cambria Math" w:eastAsia="Cambria Math" w:hAnsi="Cambria Math" w:cs="Times New Roman"/>
                  <w:color w:val="000000"/>
                  <w:sz w:val="20"/>
                  <w:szCs w:val="20"/>
                  <w:rPrChange w:id="718" w:author="ivan4995@gmail.com" w:date="2026-05-05T17:12:00Z">
                    <w:rPr>
                      <w:rFonts w:ascii="Cambria Math" w:eastAsia="Cambria Math" w:hAnsi="Cambria Math" w:cs="Times New Roman"/>
                      <w:color w:val="000000"/>
                    </w:rPr>
                  </w:rPrChange>
                </w:rPr>
                <m:t>ij0</m:t>
              </w:ins>
            </m:r>
          </m:sub>
        </m:sSub>
      </m:oMath>
      <w:ins w:id="719" w:author="ivan4995@gmail.com" w:date="2026-05-05T17:12:00Z">
        <w:r w:rsidRPr="00BA7958">
          <w:rPr>
            <w:rFonts w:ascii="Times New Roman" w:eastAsia="Times New Roman" w:hAnsi="Times New Roman" w:cs="Times New Roman"/>
            <w:color w:val="000000"/>
            <w:sz w:val="20"/>
            <w:szCs w:val="20"/>
            <w:rPrChange w:id="720" w:author="ivan4995@gmail.com" w:date="2026-05-05T17:12:00Z">
              <w:rPr>
                <w:rFonts w:ascii="Times New Roman" w:eastAsia="Times New Roman" w:hAnsi="Times New Roman" w:cs="Times New Roman"/>
                <w:color w:val="000000"/>
              </w:rPr>
            </w:rPrChange>
          </w:rPr>
          <w:t xml:space="preserve"> is re-calculated for each locus pair </w:t>
        </w:r>
        <w:r w:rsidRPr="00BA7958">
          <w:rPr>
            <w:rFonts w:ascii="Times New Roman" w:hAnsi="Times New Roman" w:cs="Times New Roman"/>
            <w:bCs/>
            <w:sz w:val="20"/>
            <w:szCs w:val="20"/>
            <w:lang w:val="en-US"/>
            <w:rPrChange w:id="721" w:author="ivan4995@gmail.com" w:date="2026-05-05T17:12:00Z">
              <w:rPr>
                <w:rFonts w:ascii="Times New Roman" w:hAnsi="Times New Roman" w:cs="Times New Roman"/>
                <w:bCs/>
                <w:lang w:val="en-US"/>
              </w:rPr>
            </w:rPrChange>
          </w:rPr>
          <w:fldChar w:fldCharType="begin"/>
        </w:r>
        <w:r w:rsidRPr="00BA7958">
          <w:rPr>
            <w:rFonts w:ascii="Times New Roman" w:hAnsi="Times New Roman" w:cs="Times New Roman"/>
            <w:bCs/>
            <w:sz w:val="20"/>
            <w:szCs w:val="20"/>
            <w:lang w:val="en-US"/>
            <w:rPrChange w:id="722" w:author="ivan4995@gmail.com" w:date="2026-05-05T17:12:00Z">
              <w:rPr>
                <w:rFonts w:ascii="Times New Roman" w:hAnsi="Times New Roman" w:cs="Times New Roman"/>
                <w:bCs/>
                <w:lang w:val="en-US"/>
              </w:rPr>
            </w:rPrChange>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Pr="00BA7958">
          <w:rPr>
            <w:rFonts w:ascii="Times New Roman" w:hAnsi="Times New Roman" w:cs="Times New Roman"/>
            <w:bCs/>
            <w:sz w:val="20"/>
            <w:szCs w:val="20"/>
            <w:lang w:val="en-US"/>
            <w:rPrChange w:id="723" w:author="ivan4995@gmail.com" w:date="2026-05-05T17:12:00Z">
              <w:rPr>
                <w:rFonts w:ascii="Times New Roman" w:hAnsi="Times New Roman" w:cs="Times New Roman"/>
                <w:bCs/>
                <w:lang w:val="en-US"/>
              </w:rPr>
            </w:rPrChange>
          </w:rPr>
          <w:fldChar w:fldCharType="separate"/>
        </w:r>
        <w:r w:rsidRPr="00BA7958">
          <w:rPr>
            <w:rFonts w:ascii="Times New Roman" w:hAnsi="Times New Roman" w:cs="Times New Roman"/>
            <w:bCs/>
            <w:noProof/>
            <w:sz w:val="20"/>
            <w:szCs w:val="20"/>
            <w:lang w:val="en-US"/>
            <w:rPrChange w:id="724" w:author="ivan4995@gmail.com" w:date="2026-05-05T17:12:00Z">
              <w:rPr>
                <w:rFonts w:ascii="Times New Roman" w:hAnsi="Times New Roman" w:cs="Times New Roman"/>
                <w:bCs/>
                <w:noProof/>
                <w:lang w:val="en-US"/>
              </w:rPr>
            </w:rPrChange>
          </w:rPr>
          <w:t>[39]</w:t>
        </w:r>
        <w:r w:rsidRPr="00BA7958">
          <w:rPr>
            <w:rFonts w:ascii="Times New Roman" w:hAnsi="Times New Roman" w:cs="Times New Roman"/>
            <w:bCs/>
            <w:sz w:val="20"/>
            <w:szCs w:val="20"/>
            <w:lang w:val="en-US"/>
            <w:rPrChange w:id="725" w:author="ivan4995@gmail.com" w:date="2026-05-05T17:12:00Z">
              <w:rPr>
                <w:rFonts w:ascii="Times New Roman" w:hAnsi="Times New Roman" w:cs="Times New Roman"/>
                <w:bCs/>
                <w:lang w:val="en-US"/>
              </w:rPr>
            </w:rPrChange>
          </w:rPr>
          <w:fldChar w:fldCharType="end"/>
        </w:r>
        <w:r w:rsidRPr="00BA7958">
          <w:rPr>
            <w:rFonts w:ascii="Times New Roman" w:eastAsia="Times New Roman" w:hAnsi="Times New Roman" w:cs="Times New Roman"/>
            <w:color w:val="000000"/>
            <w:sz w:val="20"/>
            <w:szCs w:val="20"/>
            <w:rPrChange w:id="726" w:author="ivan4995@gmail.com" w:date="2026-05-05T17:12:00Z">
              <w:rPr>
                <w:rFonts w:ascii="Times New Roman" w:eastAsia="Times New Roman" w:hAnsi="Times New Roman" w:cs="Times New Roman"/>
                <w:color w:val="000000"/>
              </w:rPr>
            </w:rPrChange>
          </w:rPr>
          <w:t xml:space="preserve">, as follows. Only sequences where at least one of the neighboring loci of the pair has allele 0 are used. The minimum of all UFE over such neighbors is denoted </w:t>
        </w:r>
      </w:ins>
      <m:oMath>
        <m:r>
          <w:ins w:id="727" w:author="ivan4995@gmail.com" w:date="2026-05-05T17:12:00Z">
            <w:rPr>
              <w:rFonts w:ascii="Cambria Math" w:eastAsia="Cambria Math" w:hAnsi="Cambria Math" w:cs="Times New Roman"/>
              <w:color w:val="000000"/>
              <w:sz w:val="20"/>
              <w:szCs w:val="20"/>
              <w:rPrChange w:id="728" w:author="ivan4995@gmail.com" w:date="2026-05-05T17:12:00Z">
                <w:rPr>
                  <w:rFonts w:ascii="Cambria Math" w:eastAsia="Cambria Math" w:hAnsi="Cambria Math" w:cs="Times New Roman"/>
                  <w:color w:val="000000"/>
                </w:rPr>
              </w:rPrChange>
            </w:rPr>
            <m:t>UF</m:t>
          </w:ins>
        </m:r>
        <m:sSub>
          <m:sSubPr>
            <m:ctrlPr>
              <w:ins w:id="729" w:author="ivan4995@gmail.com" w:date="2026-05-05T17:12:00Z">
                <w:rPr>
                  <w:rFonts w:ascii="Cambria Math" w:eastAsia="Cambria Math" w:hAnsi="Cambria Math" w:cs="Times New Roman"/>
                  <w:color w:val="000000"/>
                  <w:sz w:val="20"/>
                  <w:szCs w:val="20"/>
                </w:rPr>
              </w:ins>
            </m:ctrlPr>
          </m:sSubPr>
          <m:e>
            <m:r>
              <w:ins w:id="730" w:author="ivan4995@gmail.com" w:date="2026-05-05T17:12:00Z">
                <w:rPr>
                  <w:rFonts w:ascii="Cambria Math" w:eastAsia="Cambria Math" w:hAnsi="Cambria Math" w:cs="Times New Roman"/>
                  <w:color w:val="000000"/>
                  <w:sz w:val="20"/>
                  <w:szCs w:val="20"/>
                  <w:rPrChange w:id="731" w:author="ivan4995@gmail.com" w:date="2026-05-05T17:12:00Z">
                    <w:rPr>
                      <w:rFonts w:ascii="Cambria Math" w:eastAsia="Cambria Math" w:hAnsi="Cambria Math" w:cs="Times New Roman"/>
                      <w:color w:val="000000"/>
                    </w:rPr>
                  </w:rPrChange>
                </w:rPr>
                <m:t>E</m:t>
              </w:ins>
            </m:r>
          </m:e>
          <m:sub>
            <m:r>
              <w:ins w:id="732" w:author="ivan4995@gmail.com" w:date="2026-05-05T17:12:00Z">
                <w:rPr>
                  <w:rFonts w:ascii="Cambria Math" w:eastAsia="Cambria Math" w:hAnsi="Cambria Math" w:cs="Times New Roman"/>
                  <w:color w:val="000000"/>
                  <w:sz w:val="20"/>
                  <w:szCs w:val="20"/>
                  <w:rPrChange w:id="733" w:author="ivan4995@gmail.com" w:date="2026-05-05T17:12:00Z">
                    <w:rPr>
                      <w:rFonts w:ascii="Cambria Math" w:eastAsia="Cambria Math" w:hAnsi="Cambria Math" w:cs="Times New Roman"/>
                      <w:color w:val="000000"/>
                    </w:rPr>
                  </w:rPrChange>
                </w:rPr>
                <m:t>ij0</m:t>
              </w:ins>
            </m:r>
          </m:sub>
        </m:sSub>
      </m:oMath>
      <w:ins w:id="734" w:author="ivan4995@gmail.com" w:date="2026-05-05T17:12:00Z">
        <w:r w:rsidRPr="00BA7958">
          <w:rPr>
            <w:rFonts w:ascii="Times New Roman" w:eastAsia="Times New Roman" w:hAnsi="Times New Roman" w:cs="Times New Roman"/>
            <w:color w:val="000000"/>
            <w:sz w:val="20"/>
            <w:szCs w:val="20"/>
            <w:rPrChange w:id="735" w:author="ivan4995@gmail.com" w:date="2026-05-05T17:12:00Z">
              <w:rPr>
                <w:rFonts w:ascii="Times New Roman" w:eastAsia="Times New Roman" w:hAnsi="Times New Roman" w:cs="Times New Roman"/>
                <w:color w:val="000000"/>
              </w:rPr>
            </w:rPrChange>
          </w:rPr>
          <w:t xml:space="preserve">. Because the array of data used is large, these coefficients are calculated using parallel computing on the video card with more than 1000 parallel processors with the help of CUDA language. Pairs of loci, where the ratio of </w:t>
        </w:r>
      </w:ins>
      <m:oMath>
        <m:r>
          <w:ins w:id="736" w:author="ivan4995@gmail.com" w:date="2026-05-05T17:12:00Z">
            <w:rPr>
              <w:rFonts w:ascii="Cambria Math" w:eastAsia="Cambria Math" w:hAnsi="Cambria Math" w:cs="Times New Roman"/>
              <w:color w:val="000000"/>
              <w:sz w:val="20"/>
              <w:szCs w:val="20"/>
              <w:rPrChange w:id="737" w:author="ivan4995@gmail.com" w:date="2026-05-05T17:12:00Z">
                <w:rPr>
                  <w:rFonts w:ascii="Cambria Math" w:eastAsia="Cambria Math" w:hAnsi="Cambria Math" w:cs="Times New Roman"/>
                  <w:color w:val="000000"/>
                </w:rPr>
              </w:rPrChange>
            </w:rPr>
            <m:t>UF</m:t>
          </w:ins>
        </m:r>
        <m:sSub>
          <m:sSubPr>
            <m:ctrlPr>
              <w:ins w:id="738" w:author="ivan4995@gmail.com" w:date="2026-05-05T17:12:00Z">
                <w:rPr>
                  <w:rFonts w:ascii="Cambria Math" w:eastAsia="Cambria Math" w:hAnsi="Cambria Math" w:cs="Times New Roman"/>
                  <w:color w:val="000000"/>
                  <w:sz w:val="20"/>
                  <w:szCs w:val="20"/>
                </w:rPr>
              </w:ins>
            </m:ctrlPr>
          </m:sSubPr>
          <m:e>
            <m:r>
              <w:ins w:id="739" w:author="ivan4995@gmail.com" w:date="2026-05-05T17:12:00Z">
                <w:rPr>
                  <w:rFonts w:ascii="Cambria Math" w:eastAsia="Cambria Math" w:hAnsi="Cambria Math" w:cs="Times New Roman"/>
                  <w:color w:val="000000"/>
                  <w:sz w:val="20"/>
                  <w:szCs w:val="20"/>
                  <w:rPrChange w:id="740" w:author="ivan4995@gmail.com" w:date="2026-05-05T17:12:00Z">
                    <w:rPr>
                      <w:rFonts w:ascii="Cambria Math" w:eastAsia="Cambria Math" w:hAnsi="Cambria Math" w:cs="Times New Roman"/>
                      <w:color w:val="000000"/>
                    </w:rPr>
                  </w:rPrChange>
                </w:rPr>
                <m:t>E</m:t>
              </w:ins>
            </m:r>
          </m:e>
          <m:sub>
            <m:r>
              <w:ins w:id="741" w:author="ivan4995@gmail.com" w:date="2026-05-05T17:12:00Z">
                <w:rPr>
                  <w:rFonts w:ascii="Cambria Math" w:eastAsia="Cambria Math" w:hAnsi="Cambria Math" w:cs="Times New Roman"/>
                  <w:color w:val="000000"/>
                  <w:sz w:val="20"/>
                  <w:szCs w:val="20"/>
                  <w:rPrChange w:id="742" w:author="ivan4995@gmail.com" w:date="2026-05-05T17:12:00Z">
                    <w:rPr>
                      <w:rFonts w:ascii="Cambria Math" w:eastAsia="Cambria Math" w:hAnsi="Cambria Math" w:cs="Times New Roman"/>
                      <w:color w:val="000000"/>
                    </w:rPr>
                  </w:rPrChange>
                </w:rPr>
                <m:t>ij</m:t>
              </w:ins>
            </m:r>
          </m:sub>
        </m:sSub>
      </m:oMath>
      <w:ins w:id="743" w:author="ivan4995@gmail.com" w:date="2026-05-05T17:12:00Z">
        <w:r w:rsidRPr="00BA7958">
          <w:rPr>
            <w:rFonts w:ascii="Times New Roman" w:eastAsia="Times New Roman" w:hAnsi="Times New Roman" w:cs="Times New Roman"/>
            <w:color w:val="000000"/>
            <w:sz w:val="20"/>
            <w:szCs w:val="20"/>
            <w:rPrChange w:id="744" w:author="ivan4995@gmail.com" w:date="2026-05-05T17:12:00Z">
              <w:rPr>
                <w:rFonts w:ascii="Times New Roman" w:eastAsia="Times New Roman" w:hAnsi="Times New Roman" w:cs="Times New Roman"/>
                <w:color w:val="000000"/>
              </w:rPr>
            </w:rPrChange>
          </w:rPr>
          <w:t xml:space="preserve"> to </w:t>
        </w:r>
      </w:ins>
      <m:oMath>
        <m:r>
          <w:ins w:id="745" w:author="ivan4995@gmail.com" w:date="2026-05-05T17:12:00Z">
            <w:rPr>
              <w:rFonts w:ascii="Cambria Math" w:eastAsia="Cambria Math" w:hAnsi="Cambria Math" w:cs="Times New Roman"/>
              <w:color w:val="000000"/>
              <w:sz w:val="20"/>
              <w:szCs w:val="20"/>
              <w:rPrChange w:id="746" w:author="ivan4995@gmail.com" w:date="2026-05-05T17:12:00Z">
                <w:rPr>
                  <w:rFonts w:ascii="Cambria Math" w:eastAsia="Cambria Math" w:hAnsi="Cambria Math" w:cs="Times New Roman"/>
                  <w:color w:val="000000"/>
                </w:rPr>
              </w:rPrChange>
            </w:rPr>
            <m:t>UF</m:t>
          </w:ins>
        </m:r>
        <m:sSub>
          <m:sSubPr>
            <m:ctrlPr>
              <w:ins w:id="747" w:author="ivan4995@gmail.com" w:date="2026-05-05T17:12:00Z">
                <w:rPr>
                  <w:rFonts w:ascii="Cambria Math" w:eastAsia="Cambria Math" w:hAnsi="Cambria Math" w:cs="Times New Roman"/>
                  <w:color w:val="000000"/>
                  <w:sz w:val="20"/>
                  <w:szCs w:val="20"/>
                </w:rPr>
              </w:ins>
            </m:ctrlPr>
          </m:sSubPr>
          <m:e>
            <m:r>
              <w:ins w:id="748" w:author="ivan4995@gmail.com" w:date="2026-05-05T17:12:00Z">
                <w:rPr>
                  <w:rFonts w:ascii="Cambria Math" w:eastAsia="Cambria Math" w:hAnsi="Cambria Math" w:cs="Times New Roman"/>
                  <w:color w:val="000000"/>
                  <w:sz w:val="20"/>
                  <w:szCs w:val="20"/>
                  <w:rPrChange w:id="749" w:author="ivan4995@gmail.com" w:date="2026-05-05T17:12:00Z">
                    <w:rPr>
                      <w:rFonts w:ascii="Cambria Math" w:eastAsia="Cambria Math" w:hAnsi="Cambria Math" w:cs="Times New Roman"/>
                      <w:color w:val="000000"/>
                    </w:rPr>
                  </w:rPrChange>
                </w:rPr>
                <m:t>E</m:t>
              </w:ins>
            </m:r>
          </m:e>
          <m:sub>
            <m:r>
              <w:ins w:id="750" w:author="ivan4995@gmail.com" w:date="2026-05-05T17:12:00Z">
                <w:rPr>
                  <w:rFonts w:ascii="Cambria Math" w:eastAsia="Cambria Math" w:hAnsi="Cambria Math" w:cs="Times New Roman"/>
                  <w:color w:val="000000"/>
                  <w:sz w:val="20"/>
                  <w:szCs w:val="20"/>
                  <w:rPrChange w:id="751" w:author="ivan4995@gmail.com" w:date="2026-05-05T17:12:00Z">
                    <w:rPr>
                      <w:rFonts w:ascii="Cambria Math" w:eastAsia="Cambria Math" w:hAnsi="Cambria Math" w:cs="Times New Roman"/>
                      <w:color w:val="000000"/>
                    </w:rPr>
                  </w:rPrChange>
                </w:rPr>
                <m:t>ij0</m:t>
              </w:ins>
            </m:r>
          </m:sub>
        </m:sSub>
      </m:oMath>
      <w:ins w:id="752" w:author="ivan4995@gmail.com" w:date="2026-05-05T17:12:00Z">
        <w:r w:rsidRPr="00BA7958">
          <w:rPr>
            <w:rFonts w:ascii="Times New Roman" w:eastAsia="Times New Roman" w:hAnsi="Times New Roman" w:cs="Times New Roman"/>
            <w:color w:val="000000"/>
            <w:sz w:val="20"/>
            <w:szCs w:val="20"/>
            <w:rPrChange w:id="753" w:author="ivan4995@gmail.com" w:date="2026-05-05T17:12:00Z">
              <w:rPr>
                <w:rFonts w:ascii="Times New Roman" w:eastAsia="Times New Roman" w:hAnsi="Times New Roman" w:cs="Times New Roman"/>
                <w:color w:val="000000"/>
              </w:rPr>
            </w:rPrChange>
          </w:rPr>
          <w:t xml:space="preserve">  is equal to or greater than 0.5, are considered “true pairs”, while the remaining pairs are excluded. Results are displayed in the form of circular diagrams (Figs 6 and 7).</w:t>
        </w:r>
      </w:ins>
    </w:p>
    <w:p w14:paraId="7960178B" w14:textId="2D6C4E73" w:rsidR="00EF5695" w:rsidRPr="00EF5695" w:rsidDel="00BA7958" w:rsidRDefault="009F1552" w:rsidP="00EF5695">
      <w:pPr>
        <w:jc w:val="both"/>
        <w:rPr>
          <w:del w:id="754" w:author="ivan4995@gmail.com" w:date="2026-05-05T17:12:00Z"/>
          <w:rFonts w:ascii="Times New Roman" w:eastAsia="Times New Roman" w:hAnsi="Times New Roman" w:cs="Times New Roman"/>
          <w:b/>
          <w:color w:val="000000"/>
          <w:sz w:val="20"/>
          <w:szCs w:val="20"/>
          <w:lang w:val="en"/>
        </w:rPr>
      </w:pPr>
      <w:del w:id="755" w:author="ivan4995@gmail.com" w:date="2026-05-05T17:12:00Z">
        <w:r w:rsidRPr="009F1552" w:rsidDel="00BA7958">
          <w:rPr>
            <w:rFonts w:ascii="Times New Roman" w:eastAsia="Times New Roman" w:hAnsi="Times New Roman" w:cs="Times New Roman"/>
            <w:b/>
            <w:color w:val="000000"/>
            <w:sz w:val="20"/>
            <w:szCs w:val="20"/>
            <w:lang w:val="en"/>
          </w:rPr>
          <w:delText xml:space="preserve">Epistasis detection and measurement. </w:delText>
        </w:r>
        <w:r w:rsidRPr="009F1552" w:rsidDel="00BA7958">
          <w:rPr>
            <w:rFonts w:ascii="Times New Roman" w:eastAsia="Times New Roman" w:hAnsi="Times New Roman" w:cs="Times New Roman"/>
            <w:bCs/>
            <w:color w:val="000000"/>
            <w:sz w:val="20"/>
            <w:szCs w:val="20"/>
            <w:lang w:val="en"/>
          </w:rPr>
          <w:delText xml:space="preserve">Based on matrix </w:delText>
        </w:r>
      </w:del>
      <m:oMath>
        <m:sSub>
          <m:sSubPr>
            <m:ctrlPr>
              <w:del w:id="756" w:author="ivan4995@gmail.com" w:date="2026-05-05T17:12:00Z">
                <w:rPr>
                  <w:rFonts w:ascii="Cambria Math" w:eastAsia="Times New Roman" w:hAnsi="Cambria Math" w:cs="Times New Roman"/>
                  <w:bCs/>
                  <w:color w:val="000000"/>
                  <w:sz w:val="20"/>
                  <w:szCs w:val="20"/>
                  <w:lang w:val="en"/>
                </w:rPr>
              </w:del>
            </m:ctrlPr>
          </m:sSubPr>
          <m:e>
            <m:r>
              <w:del w:id="757" w:author="ivan4995@gmail.com" w:date="2026-05-05T17:12:00Z">
                <w:rPr>
                  <w:rFonts w:ascii="Cambria Math" w:eastAsia="Times New Roman" w:hAnsi="Cambria Math" w:cs="Times New Roman"/>
                  <w:color w:val="000000"/>
                  <w:sz w:val="20"/>
                  <w:szCs w:val="20"/>
                  <w:lang w:val="en"/>
                </w:rPr>
                <m:t>K</m:t>
              </w:del>
            </m:r>
          </m:e>
          <m:sub>
            <m:r>
              <w:del w:id="758" w:author="ivan4995@gmail.com" w:date="2026-05-05T17:12:00Z">
                <w:rPr>
                  <w:rFonts w:ascii="Cambria Math" w:eastAsia="Times New Roman" w:hAnsi="Cambria Math" w:cs="Times New Roman"/>
                  <w:color w:val="000000"/>
                  <w:sz w:val="20"/>
                  <w:szCs w:val="20"/>
                  <w:lang w:val="en"/>
                </w:rPr>
                <m:t>ni</m:t>
              </w:del>
            </m:r>
          </m:sub>
        </m:sSub>
      </m:oMath>
      <w:del w:id="759" w:author="ivan4995@gmail.com" w:date="2026-05-05T17:12:00Z">
        <w:r w:rsidRPr="009F1552" w:rsidDel="00BA7958">
          <w:rPr>
            <w:rFonts w:ascii="Times New Roman" w:eastAsia="Times New Roman" w:hAnsi="Times New Roman" w:cs="Times New Roman"/>
            <w:bCs/>
            <w:color w:val="000000"/>
            <w:sz w:val="20"/>
            <w:szCs w:val="20"/>
            <w:lang w:val="en"/>
          </w:rPr>
          <w:delText xml:space="preserve"> obtained as described above, the universal footprint of epistasis (35) denoted </w:delText>
        </w:r>
      </w:del>
      <m:oMath>
        <m:r>
          <w:del w:id="760" w:author="ivan4995@gmail.com" w:date="2026-05-05T17:12:00Z">
            <w:rPr>
              <w:rFonts w:ascii="Cambria Math" w:eastAsia="Times New Roman" w:hAnsi="Cambria Math" w:cs="Times New Roman"/>
              <w:color w:val="000000"/>
              <w:sz w:val="20"/>
              <w:szCs w:val="20"/>
              <w:lang w:val="en"/>
            </w:rPr>
            <m:t>UF</m:t>
          </w:del>
        </m:r>
        <m:sSub>
          <m:sSubPr>
            <m:ctrlPr>
              <w:del w:id="761" w:author="ivan4995@gmail.com" w:date="2026-05-05T17:12:00Z">
                <w:rPr>
                  <w:rFonts w:ascii="Cambria Math" w:eastAsia="Times New Roman" w:hAnsi="Cambria Math" w:cs="Times New Roman"/>
                  <w:bCs/>
                  <w:color w:val="000000"/>
                  <w:sz w:val="20"/>
                  <w:szCs w:val="20"/>
                  <w:lang w:val="en"/>
                </w:rPr>
              </w:del>
            </m:ctrlPr>
          </m:sSubPr>
          <m:e>
            <m:r>
              <w:del w:id="762" w:author="ivan4995@gmail.com" w:date="2026-05-05T17:12:00Z">
                <w:rPr>
                  <w:rFonts w:ascii="Cambria Math" w:eastAsia="Times New Roman" w:hAnsi="Cambria Math" w:cs="Times New Roman"/>
                  <w:color w:val="000000"/>
                  <w:sz w:val="20"/>
                  <w:szCs w:val="20"/>
                  <w:lang w:val="en"/>
                </w:rPr>
                <m:t>E</m:t>
              </w:del>
            </m:r>
          </m:e>
          <m:sub>
            <m:r>
              <w:del w:id="763" w:author="ivan4995@gmail.com" w:date="2026-05-05T17:12:00Z">
                <w:rPr>
                  <w:rFonts w:ascii="Cambria Math" w:eastAsia="Times New Roman" w:hAnsi="Cambria Math" w:cs="Times New Roman"/>
                  <w:color w:val="000000"/>
                  <w:sz w:val="20"/>
                  <w:szCs w:val="20"/>
                  <w:lang w:val="en"/>
                </w:rPr>
                <m:t>ij</m:t>
              </w:del>
            </m:r>
          </m:sub>
        </m:sSub>
      </m:oMath>
      <w:del w:id="764" w:author="ivan4995@gmail.com" w:date="2026-05-05T17:12:00Z">
        <w:r w:rsidRPr="009F1552" w:rsidDel="00BA7958">
          <w:rPr>
            <w:rFonts w:ascii="Times New Roman" w:eastAsia="Times New Roman" w:hAnsi="Times New Roman" w:cs="Times New Roman"/>
            <w:bCs/>
            <w:color w:val="000000"/>
            <w:sz w:val="20"/>
            <w:szCs w:val="20"/>
            <w:lang w:val="en"/>
          </w:rPr>
          <w:delText xml:space="preserve"> is calculated for each possible pair of sites </w:delText>
        </w:r>
      </w:del>
      <m:oMath>
        <m:r>
          <w:del w:id="765" w:author="ivan4995@gmail.com" w:date="2026-05-05T17:12:00Z">
            <w:rPr>
              <w:rFonts w:ascii="Cambria Math" w:eastAsia="Times New Roman" w:hAnsi="Cambria Math" w:cs="Times New Roman"/>
              <w:color w:val="000000"/>
              <w:sz w:val="20"/>
              <w:szCs w:val="20"/>
              <w:lang w:val="en"/>
            </w:rPr>
            <m:t>i</m:t>
          </w:del>
        </m:r>
        <m:r>
          <w:del w:id="766" w:author="ivan4995@gmail.com" w:date="2026-05-05T17:12:00Z">
            <m:rPr>
              <m:sty m:val="p"/>
            </m:rPr>
            <w:rPr>
              <w:rFonts w:ascii="Cambria Math" w:eastAsia="Times New Roman" w:hAnsi="Cambria Math" w:cs="Times New Roman"/>
              <w:color w:val="000000"/>
              <w:sz w:val="20"/>
              <w:szCs w:val="20"/>
              <w:lang w:val="en"/>
            </w:rPr>
            <m:t>,</m:t>
          </w:del>
        </m:r>
        <m:r>
          <w:del w:id="767" w:author="ivan4995@gmail.com" w:date="2026-05-05T17:12:00Z">
            <w:rPr>
              <w:rFonts w:ascii="Cambria Math" w:eastAsia="Times New Roman" w:hAnsi="Cambria Math" w:cs="Times New Roman"/>
              <w:color w:val="000000"/>
              <w:sz w:val="20"/>
              <w:szCs w:val="20"/>
              <w:lang w:val="en"/>
            </w:rPr>
            <m:t>j</m:t>
          </w:del>
        </m:r>
      </m:oMath>
      <w:del w:id="768" w:author="ivan4995@gmail.com" w:date="2026-05-05T17:12:00Z">
        <w:r w:rsidRPr="009F1552" w:rsidDel="00BA7958">
          <w:rPr>
            <w:rFonts w:ascii="Times New Roman" w:eastAsia="Times New Roman" w:hAnsi="Times New Roman" w:cs="Times New Roman"/>
            <w:bCs/>
            <w:color w:val="000000"/>
            <w:sz w:val="20"/>
            <w:szCs w:val="20"/>
            <w:lang w:val="en"/>
          </w:rPr>
          <w:delText xml:space="preserve"> as </w:delText>
        </w:r>
      </w:del>
      <m:oMath>
        <m:r>
          <w:del w:id="769" w:author="ivan4995@gmail.com" w:date="2026-05-05T17:12:00Z">
            <w:rPr>
              <w:rFonts w:ascii="Cambria Math" w:eastAsia="Times New Roman" w:hAnsi="Cambria Math" w:cs="Times New Roman"/>
              <w:color w:val="000000"/>
              <w:sz w:val="20"/>
              <w:szCs w:val="20"/>
              <w:lang w:val="en"/>
            </w:rPr>
            <m:t>UF</m:t>
          </w:del>
        </m:r>
        <m:sSub>
          <m:sSubPr>
            <m:ctrlPr>
              <w:del w:id="770" w:author="ivan4995@gmail.com" w:date="2026-05-05T17:12:00Z">
                <w:rPr>
                  <w:rFonts w:ascii="Cambria Math" w:eastAsia="Times New Roman" w:hAnsi="Cambria Math" w:cs="Times New Roman"/>
                  <w:bCs/>
                  <w:color w:val="000000"/>
                  <w:sz w:val="20"/>
                  <w:szCs w:val="20"/>
                  <w:lang w:val="en"/>
                </w:rPr>
              </w:del>
            </m:ctrlPr>
          </m:sSubPr>
          <m:e>
            <m:r>
              <w:del w:id="771" w:author="ivan4995@gmail.com" w:date="2026-05-05T17:12:00Z">
                <w:rPr>
                  <w:rFonts w:ascii="Cambria Math" w:eastAsia="Times New Roman" w:hAnsi="Cambria Math" w:cs="Times New Roman"/>
                  <w:color w:val="000000"/>
                  <w:sz w:val="20"/>
                  <w:szCs w:val="20"/>
                  <w:lang w:val="en"/>
                </w:rPr>
                <m:t>E</m:t>
              </w:del>
            </m:r>
          </m:e>
          <m:sub>
            <m:r>
              <w:del w:id="772" w:author="ivan4995@gmail.com" w:date="2026-05-05T17:12:00Z">
                <w:rPr>
                  <w:rFonts w:ascii="Cambria Math" w:eastAsia="Times New Roman" w:hAnsi="Cambria Math" w:cs="Times New Roman"/>
                  <w:color w:val="000000"/>
                  <w:sz w:val="20"/>
                  <w:szCs w:val="20"/>
                  <w:lang w:val="en"/>
                </w:rPr>
                <m:t>ij</m:t>
              </w:del>
            </m:r>
          </m:sub>
        </m:sSub>
        <m:r>
          <w:del w:id="773" w:author="ivan4995@gmail.com" w:date="2026-05-05T17:12:00Z">
            <m:rPr>
              <m:sty m:val="p"/>
            </m:rPr>
            <w:rPr>
              <w:rFonts w:ascii="Cambria Math" w:eastAsia="Times New Roman" w:hAnsi="Cambria Math" w:cs="Times New Roman"/>
              <w:color w:val="000000"/>
              <w:sz w:val="20"/>
              <w:szCs w:val="20"/>
              <w:lang w:val="en"/>
            </w:rPr>
            <m:t>=1-log</m:t>
          </w:del>
        </m:r>
        <m:d>
          <m:dPr>
            <m:ctrlPr>
              <w:del w:id="774" w:author="ivan4995@gmail.com" w:date="2026-05-05T17:12:00Z">
                <w:rPr>
                  <w:rFonts w:ascii="Cambria Math" w:eastAsia="Times New Roman" w:hAnsi="Cambria Math" w:cs="Times New Roman"/>
                  <w:bCs/>
                  <w:color w:val="000000"/>
                  <w:sz w:val="20"/>
                  <w:szCs w:val="20"/>
                  <w:lang w:val="en"/>
                </w:rPr>
              </w:del>
            </m:ctrlPr>
          </m:dPr>
          <m:e>
            <m:f>
              <m:fPr>
                <m:ctrlPr>
                  <w:del w:id="775" w:author="ivan4995@gmail.com" w:date="2026-05-05T17:12:00Z">
                    <w:rPr>
                      <w:rFonts w:ascii="Cambria Math" w:eastAsia="Times New Roman" w:hAnsi="Cambria Math" w:cs="Times New Roman"/>
                      <w:bCs/>
                      <w:color w:val="000000"/>
                      <w:sz w:val="20"/>
                      <w:szCs w:val="20"/>
                      <w:lang w:val="en"/>
                    </w:rPr>
                  </w:del>
                </m:ctrlPr>
              </m:fPr>
              <m:num>
                <m:sSub>
                  <m:sSubPr>
                    <m:ctrlPr>
                      <w:del w:id="776" w:author="ivan4995@gmail.com" w:date="2026-05-05T17:12:00Z">
                        <w:rPr>
                          <w:rFonts w:ascii="Cambria Math" w:eastAsia="Times New Roman" w:hAnsi="Cambria Math" w:cs="Times New Roman"/>
                          <w:bCs/>
                          <w:color w:val="000000"/>
                          <w:sz w:val="20"/>
                          <w:szCs w:val="20"/>
                          <w:lang w:val="en"/>
                        </w:rPr>
                      </w:del>
                    </m:ctrlPr>
                  </m:sSubPr>
                  <m:e>
                    <m:r>
                      <w:del w:id="777" w:author="ivan4995@gmail.com" w:date="2026-05-05T17:12:00Z">
                        <w:rPr>
                          <w:rFonts w:ascii="Cambria Math" w:eastAsia="Times New Roman" w:hAnsi="Cambria Math" w:cs="Times New Roman"/>
                          <w:color w:val="000000"/>
                          <w:sz w:val="20"/>
                          <w:szCs w:val="20"/>
                          <w:lang w:val="en"/>
                        </w:rPr>
                        <m:t>f</m:t>
                      </w:del>
                    </m:r>
                  </m:e>
                  <m:sub>
                    <m:r>
                      <w:del w:id="778" w:author="ivan4995@gmail.com" w:date="2026-05-05T17:12:00Z">
                        <m:rPr>
                          <m:sty m:val="p"/>
                        </m:rPr>
                        <w:rPr>
                          <w:rFonts w:ascii="Cambria Math" w:eastAsia="Times New Roman" w:hAnsi="Cambria Math" w:cs="Times New Roman"/>
                          <w:color w:val="000000"/>
                          <w:sz w:val="20"/>
                          <w:szCs w:val="20"/>
                          <w:lang w:val="en"/>
                        </w:rPr>
                        <m:t>11</m:t>
                      </w:del>
                    </m:r>
                  </m:sub>
                </m:sSub>
              </m:num>
              <m:den>
                <m:sSub>
                  <m:sSubPr>
                    <m:ctrlPr>
                      <w:del w:id="779" w:author="ivan4995@gmail.com" w:date="2026-05-05T17:12:00Z">
                        <w:rPr>
                          <w:rFonts w:ascii="Cambria Math" w:eastAsia="Times New Roman" w:hAnsi="Cambria Math" w:cs="Times New Roman"/>
                          <w:bCs/>
                          <w:color w:val="000000"/>
                          <w:sz w:val="20"/>
                          <w:szCs w:val="20"/>
                          <w:lang w:val="en"/>
                        </w:rPr>
                      </w:del>
                    </m:ctrlPr>
                  </m:sSubPr>
                  <m:e>
                    <m:r>
                      <w:del w:id="780" w:author="ivan4995@gmail.com" w:date="2026-05-05T17:12:00Z">
                        <w:rPr>
                          <w:rFonts w:ascii="Cambria Math" w:eastAsia="Times New Roman" w:hAnsi="Cambria Math" w:cs="Times New Roman"/>
                          <w:color w:val="000000"/>
                          <w:sz w:val="20"/>
                          <w:szCs w:val="20"/>
                          <w:lang w:val="en"/>
                        </w:rPr>
                        <m:t>f</m:t>
                      </w:del>
                    </m:r>
                  </m:e>
                  <m:sub>
                    <m:r>
                      <w:del w:id="781" w:author="ivan4995@gmail.com" w:date="2026-05-05T17:12:00Z">
                        <m:rPr>
                          <m:sty m:val="p"/>
                        </m:rPr>
                        <w:rPr>
                          <w:rFonts w:ascii="Cambria Math" w:eastAsia="Times New Roman" w:hAnsi="Cambria Math" w:cs="Times New Roman"/>
                          <w:color w:val="000000"/>
                          <w:sz w:val="20"/>
                          <w:szCs w:val="20"/>
                          <w:lang w:val="en"/>
                        </w:rPr>
                        <m:t>00</m:t>
                      </w:del>
                    </m:r>
                  </m:sub>
                </m:sSub>
              </m:den>
            </m:f>
          </m:e>
        </m:d>
        <m:r>
          <w:del w:id="782" w:author="ivan4995@gmail.com" w:date="2026-05-05T17:12:00Z">
            <m:rPr>
              <m:sty m:val="p"/>
            </m:rPr>
            <w:rPr>
              <w:rFonts w:ascii="Cambria Math" w:eastAsia="Times New Roman" w:hAnsi="Cambria Math" w:cs="Times New Roman"/>
              <w:color w:val="000000"/>
              <w:sz w:val="20"/>
              <w:szCs w:val="20"/>
              <w:lang w:val="en"/>
            </w:rPr>
            <m:t>/log</m:t>
          </w:del>
        </m:r>
        <m:d>
          <m:dPr>
            <m:ctrlPr>
              <w:del w:id="783" w:author="ivan4995@gmail.com" w:date="2026-05-05T17:12:00Z">
                <w:rPr>
                  <w:rFonts w:ascii="Cambria Math" w:eastAsia="Times New Roman" w:hAnsi="Cambria Math" w:cs="Times New Roman"/>
                  <w:bCs/>
                  <w:color w:val="000000"/>
                  <w:sz w:val="20"/>
                  <w:szCs w:val="20"/>
                  <w:lang w:val="en"/>
                </w:rPr>
              </w:del>
            </m:ctrlPr>
          </m:dPr>
          <m:e>
            <m:f>
              <m:fPr>
                <m:ctrlPr>
                  <w:del w:id="784" w:author="ivan4995@gmail.com" w:date="2026-05-05T17:12:00Z">
                    <w:rPr>
                      <w:rFonts w:ascii="Cambria Math" w:eastAsia="Times New Roman" w:hAnsi="Cambria Math" w:cs="Times New Roman"/>
                      <w:bCs/>
                      <w:color w:val="000000"/>
                      <w:sz w:val="20"/>
                      <w:szCs w:val="20"/>
                      <w:lang w:val="en"/>
                    </w:rPr>
                  </w:del>
                </m:ctrlPr>
              </m:fPr>
              <m:num>
                <m:sSub>
                  <m:sSubPr>
                    <m:ctrlPr>
                      <w:del w:id="785" w:author="ivan4995@gmail.com" w:date="2026-05-05T17:12:00Z">
                        <w:rPr>
                          <w:rFonts w:ascii="Cambria Math" w:eastAsia="Times New Roman" w:hAnsi="Cambria Math" w:cs="Times New Roman"/>
                          <w:bCs/>
                          <w:color w:val="000000"/>
                          <w:sz w:val="20"/>
                          <w:szCs w:val="20"/>
                          <w:lang w:val="en"/>
                        </w:rPr>
                      </w:del>
                    </m:ctrlPr>
                  </m:sSubPr>
                  <m:e>
                    <m:r>
                      <w:del w:id="786" w:author="ivan4995@gmail.com" w:date="2026-05-05T17:12:00Z">
                        <w:rPr>
                          <w:rFonts w:ascii="Cambria Math" w:eastAsia="Times New Roman" w:hAnsi="Cambria Math" w:cs="Times New Roman"/>
                          <w:color w:val="000000"/>
                          <w:sz w:val="20"/>
                          <w:szCs w:val="20"/>
                          <w:lang w:val="en"/>
                        </w:rPr>
                        <m:t>f</m:t>
                      </w:del>
                    </m:r>
                  </m:e>
                  <m:sub>
                    <m:r>
                      <w:del w:id="787" w:author="ivan4995@gmail.com" w:date="2026-05-05T17:12:00Z">
                        <m:rPr>
                          <m:sty m:val="p"/>
                        </m:rPr>
                        <w:rPr>
                          <w:rFonts w:ascii="Cambria Math" w:eastAsia="Times New Roman" w:hAnsi="Cambria Math" w:cs="Times New Roman"/>
                          <w:color w:val="000000"/>
                          <w:sz w:val="20"/>
                          <w:szCs w:val="20"/>
                          <w:lang w:val="en"/>
                        </w:rPr>
                        <m:t>01</m:t>
                      </w:del>
                    </m:r>
                  </m:sub>
                </m:sSub>
                <m:sSub>
                  <m:sSubPr>
                    <m:ctrlPr>
                      <w:del w:id="788" w:author="ivan4995@gmail.com" w:date="2026-05-05T17:12:00Z">
                        <w:rPr>
                          <w:rFonts w:ascii="Cambria Math" w:eastAsia="Times New Roman" w:hAnsi="Cambria Math" w:cs="Times New Roman"/>
                          <w:bCs/>
                          <w:color w:val="000000"/>
                          <w:sz w:val="20"/>
                          <w:szCs w:val="20"/>
                          <w:lang w:val="en"/>
                        </w:rPr>
                      </w:del>
                    </m:ctrlPr>
                  </m:sSubPr>
                  <m:e>
                    <m:r>
                      <w:del w:id="789" w:author="ivan4995@gmail.com" w:date="2026-05-05T17:12:00Z">
                        <w:rPr>
                          <w:rFonts w:ascii="Cambria Math" w:eastAsia="Times New Roman" w:hAnsi="Cambria Math" w:cs="Times New Roman"/>
                          <w:color w:val="000000"/>
                          <w:sz w:val="20"/>
                          <w:szCs w:val="20"/>
                          <w:lang w:val="en"/>
                        </w:rPr>
                        <m:t>f</m:t>
                      </w:del>
                    </m:r>
                  </m:e>
                  <m:sub>
                    <m:r>
                      <w:del w:id="790" w:author="ivan4995@gmail.com" w:date="2026-05-05T17:12:00Z">
                        <m:rPr>
                          <m:sty m:val="p"/>
                        </m:rPr>
                        <w:rPr>
                          <w:rFonts w:ascii="Cambria Math" w:eastAsia="Times New Roman" w:hAnsi="Cambria Math" w:cs="Times New Roman"/>
                          <w:color w:val="000000"/>
                          <w:sz w:val="20"/>
                          <w:szCs w:val="20"/>
                          <w:lang w:val="en"/>
                        </w:rPr>
                        <m:t>10</m:t>
                      </w:del>
                    </m:r>
                  </m:sub>
                </m:sSub>
              </m:num>
              <m:den>
                <m:sSubSup>
                  <m:sSubSupPr>
                    <m:ctrlPr>
                      <w:del w:id="791" w:author="ivan4995@gmail.com" w:date="2026-05-05T17:12:00Z">
                        <w:rPr>
                          <w:rFonts w:ascii="Cambria Math" w:eastAsia="Times New Roman" w:hAnsi="Cambria Math" w:cs="Times New Roman"/>
                          <w:bCs/>
                          <w:color w:val="000000"/>
                          <w:sz w:val="20"/>
                          <w:szCs w:val="20"/>
                          <w:lang w:val="en"/>
                        </w:rPr>
                      </w:del>
                    </m:ctrlPr>
                  </m:sSubSupPr>
                  <m:e>
                    <m:r>
                      <w:del w:id="792" w:author="ivan4995@gmail.com" w:date="2026-05-05T17:12:00Z">
                        <w:rPr>
                          <w:rFonts w:ascii="Cambria Math" w:eastAsia="Times New Roman" w:hAnsi="Cambria Math" w:cs="Times New Roman"/>
                          <w:color w:val="000000"/>
                          <w:sz w:val="20"/>
                          <w:szCs w:val="20"/>
                          <w:lang w:val="en"/>
                        </w:rPr>
                        <m:t>f</m:t>
                      </w:del>
                    </m:r>
                  </m:e>
                  <m:sub>
                    <m:r>
                      <w:del w:id="793" w:author="ivan4995@gmail.com" w:date="2026-05-05T17:12:00Z">
                        <m:rPr>
                          <m:sty m:val="p"/>
                        </m:rPr>
                        <w:rPr>
                          <w:rFonts w:ascii="Cambria Math" w:eastAsia="Times New Roman" w:hAnsi="Cambria Math" w:cs="Times New Roman"/>
                          <w:color w:val="000000"/>
                          <w:sz w:val="20"/>
                          <w:szCs w:val="20"/>
                          <w:lang w:val="en"/>
                        </w:rPr>
                        <m:t>00</m:t>
                      </w:del>
                    </m:r>
                  </m:sub>
                  <m:sup>
                    <m:r>
                      <w:del w:id="794" w:author="ivan4995@gmail.com" w:date="2026-05-05T17:12:00Z">
                        <m:rPr>
                          <m:sty m:val="p"/>
                        </m:rPr>
                        <w:rPr>
                          <w:rFonts w:ascii="Cambria Math" w:eastAsia="Times New Roman" w:hAnsi="Cambria Math" w:cs="Times New Roman"/>
                          <w:color w:val="000000"/>
                          <w:sz w:val="20"/>
                          <w:szCs w:val="20"/>
                          <w:lang w:val="en"/>
                        </w:rPr>
                        <m:t>2</m:t>
                      </w:del>
                    </m:r>
                  </m:sup>
                </m:sSubSup>
              </m:den>
            </m:f>
          </m:e>
        </m:d>
        <m:r>
          <w:del w:id="795" w:author="ivan4995@gmail.com" w:date="2026-05-05T17:12:00Z">
            <m:rPr>
              <m:sty m:val="p"/>
            </m:rPr>
            <w:rPr>
              <w:rFonts w:ascii="Cambria Math" w:eastAsia="Times New Roman" w:hAnsi="Cambria Math" w:cs="Times New Roman"/>
              <w:color w:val="000000"/>
              <w:sz w:val="20"/>
              <w:szCs w:val="20"/>
              <w:lang w:val="en"/>
            </w:rPr>
            <m:t>.</m:t>
          </w:del>
        </m:r>
      </m:oMath>
      <w:del w:id="796" w:author="ivan4995@gmail.com" w:date="2026-05-05T17:12:00Z">
        <w:r w:rsidRPr="009F1552" w:rsidDel="00BA7958">
          <w:rPr>
            <w:rFonts w:ascii="Times New Roman" w:eastAsia="Times New Roman" w:hAnsi="Times New Roman" w:cs="Times New Roman"/>
            <w:bCs/>
            <w:color w:val="000000"/>
            <w:sz w:val="20"/>
            <w:szCs w:val="20"/>
            <w:lang w:val="en"/>
          </w:rPr>
          <w:delText xml:space="preserve"> </w:delText>
        </w:r>
        <w:r w:rsidR="00EF5695" w:rsidRPr="00EF5695" w:rsidDel="00BA7958">
          <w:rPr>
            <w:rFonts w:ascii="Times New Roman" w:eastAsia="Times New Roman" w:hAnsi="Times New Roman" w:cs="Times New Roman"/>
            <w:bCs/>
            <w:color w:val="000000"/>
            <w:sz w:val="20"/>
            <w:szCs w:val="20"/>
            <w:lang w:val="en"/>
          </w:rPr>
          <w:delText xml:space="preserve">Then, the conditional coefficient </w:delText>
        </w:r>
      </w:del>
      <m:oMath>
        <m:r>
          <w:del w:id="797" w:author="ivan4995@gmail.com" w:date="2026-05-05T17:12:00Z">
            <w:rPr>
              <w:rFonts w:ascii="Cambria Math" w:eastAsia="Times New Roman" w:hAnsi="Cambria Math" w:cs="Times New Roman"/>
              <w:color w:val="000000"/>
              <w:sz w:val="20"/>
              <w:szCs w:val="20"/>
              <w:lang w:val="en"/>
            </w:rPr>
            <m:t>UF</m:t>
          </w:del>
        </m:r>
        <m:sSub>
          <m:sSubPr>
            <m:ctrlPr>
              <w:del w:id="798" w:author="ivan4995@gmail.com" w:date="2026-05-05T17:12:00Z">
                <w:rPr>
                  <w:rFonts w:ascii="Cambria Math" w:eastAsia="Times New Roman" w:hAnsi="Cambria Math" w:cs="Times New Roman"/>
                  <w:bCs/>
                  <w:color w:val="000000"/>
                  <w:sz w:val="20"/>
                  <w:szCs w:val="20"/>
                  <w:lang w:val="en"/>
                </w:rPr>
              </w:del>
            </m:ctrlPr>
          </m:sSubPr>
          <m:e>
            <m:r>
              <w:del w:id="799" w:author="ivan4995@gmail.com" w:date="2026-05-05T17:12:00Z">
                <w:rPr>
                  <w:rFonts w:ascii="Cambria Math" w:eastAsia="Times New Roman" w:hAnsi="Cambria Math" w:cs="Times New Roman"/>
                  <w:color w:val="000000"/>
                  <w:sz w:val="20"/>
                  <w:szCs w:val="20"/>
                  <w:lang w:val="en"/>
                </w:rPr>
                <m:t>E</m:t>
              </w:del>
            </m:r>
          </m:e>
          <m:sub>
            <m:r>
              <w:del w:id="800" w:author="ivan4995@gmail.com" w:date="2026-05-05T17:12:00Z">
                <w:rPr>
                  <w:rFonts w:ascii="Cambria Math" w:eastAsia="Times New Roman" w:hAnsi="Cambria Math" w:cs="Times New Roman"/>
                  <w:color w:val="000000"/>
                  <w:sz w:val="20"/>
                  <w:szCs w:val="20"/>
                  <w:lang w:val="en"/>
                </w:rPr>
                <m:t>ij0</m:t>
              </w:del>
            </m:r>
          </m:sub>
        </m:sSub>
      </m:oMath>
      <w:del w:id="801" w:author="ivan4995@gmail.com" w:date="2026-05-05T17:12:00Z">
        <w:r w:rsidR="00EF5695" w:rsidRPr="00EF5695" w:rsidDel="00BA7958">
          <w:rPr>
            <w:rFonts w:ascii="Times New Roman" w:eastAsia="Times New Roman" w:hAnsi="Times New Roman" w:cs="Times New Roman"/>
            <w:bCs/>
            <w:color w:val="000000"/>
            <w:sz w:val="20"/>
            <w:szCs w:val="20"/>
            <w:lang w:val="en"/>
          </w:rPr>
          <w:delText xml:space="preserve"> is re-calculated for each locus pair (39), as follows. Only sequences where at least one of the neighboring loci of the pair has allele 0 are used. The minimum of all UFE over such neighbors is denoted </w:delText>
        </w:r>
      </w:del>
      <m:oMath>
        <m:r>
          <w:del w:id="802" w:author="ivan4995@gmail.com" w:date="2026-05-05T17:12:00Z">
            <w:rPr>
              <w:rFonts w:ascii="Cambria Math" w:eastAsia="Times New Roman" w:hAnsi="Cambria Math" w:cs="Times New Roman"/>
              <w:color w:val="000000"/>
              <w:sz w:val="20"/>
              <w:szCs w:val="20"/>
              <w:lang w:val="en"/>
            </w:rPr>
            <m:t>UF</m:t>
          </w:del>
        </m:r>
        <m:sSub>
          <m:sSubPr>
            <m:ctrlPr>
              <w:del w:id="803" w:author="ivan4995@gmail.com" w:date="2026-05-05T17:12:00Z">
                <w:rPr>
                  <w:rFonts w:ascii="Cambria Math" w:eastAsia="Times New Roman" w:hAnsi="Cambria Math" w:cs="Times New Roman"/>
                  <w:bCs/>
                  <w:color w:val="000000"/>
                  <w:sz w:val="20"/>
                  <w:szCs w:val="20"/>
                  <w:lang w:val="en"/>
                </w:rPr>
              </w:del>
            </m:ctrlPr>
          </m:sSubPr>
          <m:e>
            <m:r>
              <w:del w:id="804" w:author="ivan4995@gmail.com" w:date="2026-05-05T17:12:00Z">
                <w:rPr>
                  <w:rFonts w:ascii="Cambria Math" w:eastAsia="Times New Roman" w:hAnsi="Cambria Math" w:cs="Times New Roman"/>
                  <w:color w:val="000000"/>
                  <w:sz w:val="20"/>
                  <w:szCs w:val="20"/>
                  <w:lang w:val="en"/>
                </w:rPr>
                <m:t>E</m:t>
              </w:del>
            </m:r>
          </m:e>
          <m:sub>
            <m:r>
              <w:del w:id="805" w:author="ivan4995@gmail.com" w:date="2026-05-05T17:12:00Z">
                <w:rPr>
                  <w:rFonts w:ascii="Cambria Math" w:eastAsia="Times New Roman" w:hAnsi="Cambria Math" w:cs="Times New Roman"/>
                  <w:color w:val="000000"/>
                  <w:sz w:val="20"/>
                  <w:szCs w:val="20"/>
                  <w:lang w:val="en"/>
                </w:rPr>
                <m:t>ij0</m:t>
              </w:del>
            </m:r>
          </m:sub>
        </m:sSub>
      </m:oMath>
      <w:del w:id="806" w:author="ivan4995@gmail.com" w:date="2026-05-05T17:12:00Z">
        <w:r w:rsidR="00EF5695" w:rsidRPr="00EF5695" w:rsidDel="00BA7958">
          <w:rPr>
            <w:rFonts w:ascii="Times New Roman" w:eastAsia="Times New Roman" w:hAnsi="Times New Roman" w:cs="Times New Roman"/>
            <w:bCs/>
            <w:color w:val="000000"/>
            <w:sz w:val="20"/>
            <w:szCs w:val="20"/>
            <w:lang w:val="en"/>
          </w:rPr>
          <w:delText xml:space="preserve">. Because the array of data used is large, these coefficients are calculated using parallel computing on the video card with more than 1000 parallel processors with the help of CUDA language. Pairs of loci, where the ratio of </w:delText>
        </w:r>
      </w:del>
      <m:oMath>
        <m:r>
          <w:del w:id="807" w:author="ivan4995@gmail.com" w:date="2026-05-05T17:12:00Z">
            <w:rPr>
              <w:rFonts w:ascii="Cambria Math" w:eastAsia="Times New Roman" w:hAnsi="Cambria Math" w:cs="Times New Roman"/>
              <w:color w:val="000000"/>
              <w:sz w:val="20"/>
              <w:szCs w:val="20"/>
              <w:lang w:val="en"/>
            </w:rPr>
            <m:t>UF</m:t>
          </w:del>
        </m:r>
        <m:sSub>
          <m:sSubPr>
            <m:ctrlPr>
              <w:del w:id="808" w:author="ivan4995@gmail.com" w:date="2026-05-05T17:12:00Z">
                <w:rPr>
                  <w:rFonts w:ascii="Cambria Math" w:eastAsia="Times New Roman" w:hAnsi="Cambria Math" w:cs="Times New Roman"/>
                  <w:bCs/>
                  <w:color w:val="000000"/>
                  <w:sz w:val="20"/>
                  <w:szCs w:val="20"/>
                  <w:lang w:val="en"/>
                </w:rPr>
              </w:del>
            </m:ctrlPr>
          </m:sSubPr>
          <m:e>
            <m:r>
              <w:del w:id="809" w:author="ivan4995@gmail.com" w:date="2026-05-05T17:12:00Z">
                <w:rPr>
                  <w:rFonts w:ascii="Cambria Math" w:eastAsia="Times New Roman" w:hAnsi="Cambria Math" w:cs="Times New Roman"/>
                  <w:color w:val="000000"/>
                  <w:sz w:val="20"/>
                  <w:szCs w:val="20"/>
                  <w:lang w:val="en"/>
                </w:rPr>
                <m:t>E</m:t>
              </w:del>
            </m:r>
          </m:e>
          <m:sub>
            <m:r>
              <w:del w:id="810" w:author="ivan4995@gmail.com" w:date="2026-05-05T17:12:00Z">
                <w:rPr>
                  <w:rFonts w:ascii="Cambria Math" w:eastAsia="Times New Roman" w:hAnsi="Cambria Math" w:cs="Times New Roman"/>
                  <w:color w:val="000000"/>
                  <w:sz w:val="20"/>
                  <w:szCs w:val="20"/>
                  <w:lang w:val="en"/>
                </w:rPr>
                <m:t>ij</m:t>
              </w:del>
            </m:r>
          </m:sub>
        </m:sSub>
      </m:oMath>
      <w:del w:id="811" w:author="ivan4995@gmail.com" w:date="2026-05-05T17:12:00Z">
        <w:r w:rsidR="00EF5695" w:rsidRPr="00EF5695" w:rsidDel="00BA7958">
          <w:rPr>
            <w:rFonts w:ascii="Times New Roman" w:eastAsia="Times New Roman" w:hAnsi="Times New Roman" w:cs="Times New Roman"/>
            <w:bCs/>
            <w:color w:val="000000"/>
            <w:sz w:val="20"/>
            <w:szCs w:val="20"/>
            <w:lang w:val="en"/>
          </w:rPr>
          <w:delText xml:space="preserve"> to </w:delText>
        </w:r>
      </w:del>
      <m:oMath>
        <m:r>
          <w:del w:id="812" w:author="ivan4995@gmail.com" w:date="2026-05-05T17:12:00Z">
            <w:rPr>
              <w:rFonts w:ascii="Cambria Math" w:eastAsia="Times New Roman" w:hAnsi="Cambria Math" w:cs="Times New Roman"/>
              <w:color w:val="000000"/>
              <w:sz w:val="20"/>
              <w:szCs w:val="20"/>
              <w:lang w:val="en"/>
            </w:rPr>
            <m:t>UF</m:t>
          </w:del>
        </m:r>
        <m:sSub>
          <m:sSubPr>
            <m:ctrlPr>
              <w:del w:id="813" w:author="ivan4995@gmail.com" w:date="2026-05-05T17:12:00Z">
                <w:rPr>
                  <w:rFonts w:ascii="Cambria Math" w:eastAsia="Times New Roman" w:hAnsi="Cambria Math" w:cs="Times New Roman"/>
                  <w:bCs/>
                  <w:color w:val="000000"/>
                  <w:sz w:val="20"/>
                  <w:szCs w:val="20"/>
                  <w:lang w:val="en"/>
                </w:rPr>
              </w:del>
            </m:ctrlPr>
          </m:sSubPr>
          <m:e>
            <m:r>
              <w:del w:id="814" w:author="ivan4995@gmail.com" w:date="2026-05-05T17:12:00Z">
                <w:rPr>
                  <w:rFonts w:ascii="Cambria Math" w:eastAsia="Times New Roman" w:hAnsi="Cambria Math" w:cs="Times New Roman"/>
                  <w:color w:val="000000"/>
                  <w:sz w:val="20"/>
                  <w:szCs w:val="20"/>
                  <w:lang w:val="en"/>
                </w:rPr>
                <m:t>E</m:t>
              </w:del>
            </m:r>
          </m:e>
          <m:sub>
            <m:r>
              <w:del w:id="815" w:author="ivan4995@gmail.com" w:date="2026-05-05T17:12:00Z">
                <w:rPr>
                  <w:rFonts w:ascii="Cambria Math" w:eastAsia="Times New Roman" w:hAnsi="Cambria Math" w:cs="Times New Roman"/>
                  <w:color w:val="000000"/>
                  <w:sz w:val="20"/>
                  <w:szCs w:val="20"/>
                  <w:lang w:val="en"/>
                </w:rPr>
                <m:t>ij0</m:t>
              </w:del>
            </m:r>
          </m:sub>
        </m:sSub>
      </m:oMath>
      <w:del w:id="816" w:author="ivan4995@gmail.com" w:date="2026-05-05T17:12:00Z">
        <w:r w:rsidR="00EF5695" w:rsidRPr="00EF5695" w:rsidDel="00BA7958">
          <w:rPr>
            <w:rFonts w:ascii="Times New Roman" w:eastAsia="Times New Roman" w:hAnsi="Times New Roman" w:cs="Times New Roman"/>
            <w:bCs/>
            <w:color w:val="000000"/>
            <w:sz w:val="20"/>
            <w:szCs w:val="20"/>
            <w:lang w:val="en"/>
          </w:rPr>
          <w:delText xml:space="preserve">  is equal to or greater than 0.5, are considered “true pairs”, while the remaining pairs are excluded. Results are displayed in the form of circular diagrams (Figs 3 and 4).</w:delText>
        </w:r>
      </w:del>
    </w:p>
    <w:p w14:paraId="55EB7DD8" w14:textId="77777777" w:rsidR="00FC0904" w:rsidRPr="00EF5695" w:rsidRDefault="00FC0904">
      <w:pPr>
        <w:rPr>
          <w:rFonts w:ascii="Helvetica" w:hAnsi="Helvetica"/>
          <w:color w:val="000000"/>
          <w:sz w:val="22"/>
          <w:szCs w:val="22"/>
          <w:shd w:val="clear" w:color="auto" w:fill="FFFFFF"/>
          <w:lang w:val="en"/>
        </w:rPr>
      </w:pPr>
    </w:p>
    <w:p w14:paraId="0582525C" w14:textId="6EBBEB7E" w:rsidR="00FE6EDF" w:rsidRDefault="00133529">
      <w:pPr>
        <w:rPr>
          <w:rFonts w:ascii="Helvetica" w:hAnsi="Helvetica"/>
          <w:color w:val="000000"/>
          <w:sz w:val="22"/>
          <w:szCs w:val="22"/>
          <w:shd w:val="clear" w:color="auto" w:fill="FFFFFF"/>
        </w:rPr>
      </w:pPr>
      <w:r w:rsidRPr="00FE6EDF">
        <w:rPr>
          <w:rFonts w:ascii="Helvetica" w:hAnsi="Helvetica"/>
          <w:b/>
          <w:color w:val="000000"/>
          <w:sz w:val="22"/>
          <w:szCs w:val="22"/>
          <w:shd w:val="clear" w:color="auto" w:fill="FFFFFF"/>
        </w:rPr>
        <w:t>This is a problem because there are important limitations to the method.</w:t>
      </w:r>
      <w:r w:rsidRPr="003552A3">
        <w:rPr>
          <w:rStyle w:val="apple-converted-space"/>
          <w:rFonts w:ascii="Helvetica" w:hAnsi="Helvetica"/>
          <w:color w:val="000000"/>
          <w:sz w:val="22"/>
          <w:szCs w:val="22"/>
          <w:shd w:val="clear" w:color="auto" w:fill="FFFFFF"/>
        </w:rPr>
        <w:t> </w:t>
      </w:r>
      <w:r w:rsidRPr="00FE6EDF">
        <w:rPr>
          <w:rFonts w:ascii="Helvetica" w:hAnsi="Helvetica"/>
          <w:b/>
          <w:color w:val="000000"/>
          <w:sz w:val="22"/>
          <w:szCs w:val="22"/>
          <w:shd w:val="clear" w:color="auto" w:fill="FFFFFF"/>
        </w:rPr>
        <w:t xml:space="preserve">Key among the limitations of the method is that the three sites in the conditional correlation calculation must be polymorphic. This places strong restrictions </w:t>
      </w:r>
      <w:r w:rsidR="00FE6EDF" w:rsidRPr="00FE6EDF">
        <w:rPr>
          <w:rFonts w:ascii="Helvetica" w:hAnsi="Helvetica"/>
          <w:b/>
          <w:color w:val="000000"/>
          <w:sz w:val="22"/>
          <w:szCs w:val="22"/>
          <w:shd w:val="clear" w:color="auto" w:fill="FFFFFF"/>
        </w:rPr>
        <w:t>on the precise contexts in which the statistics can be meaningfully calculated and interpreted.</w:t>
      </w:r>
    </w:p>
    <w:p w14:paraId="18B9D23F" w14:textId="6BF11964" w:rsidR="00FE6EDF" w:rsidRDefault="00FE6EDF">
      <w:pPr>
        <w:rPr>
          <w:rFonts w:ascii="Helvetica" w:hAnsi="Helvetica"/>
          <w:color w:val="000000"/>
          <w:sz w:val="22"/>
          <w:szCs w:val="22"/>
          <w:shd w:val="clear" w:color="auto" w:fill="FFFFFF"/>
        </w:rPr>
      </w:pPr>
    </w:p>
    <w:p w14:paraId="1B6811E8" w14:textId="5EECB3C3" w:rsidR="00FE6EDF" w:rsidRPr="00FE6EDF" w:rsidRDefault="00BD18C0" w:rsidP="009E4D70">
      <w:pPr>
        <w:jc w:val="both"/>
        <w:rPr>
          <w:rFonts w:ascii="Helvetica" w:hAnsi="Helvetica"/>
          <w:color w:val="000000"/>
          <w:sz w:val="22"/>
          <w:szCs w:val="22"/>
          <w:shd w:val="clear" w:color="auto" w:fill="FFFFFF"/>
          <w:lang w:val="en-US"/>
        </w:rPr>
      </w:pPr>
      <w:del w:id="817" w:author="Microsoft Office User" w:date="2026-05-05T18:53:00Z" w16du:dateUtc="2026-05-05T15:53:00Z">
        <w:r w:rsidDel="00C62C19">
          <w:rPr>
            <w:rFonts w:ascii="Helvetica" w:hAnsi="Helvetica"/>
            <w:color w:val="000000"/>
            <w:sz w:val="22"/>
            <w:szCs w:val="22"/>
            <w:shd w:val="clear" w:color="auto" w:fill="FFFFFF"/>
            <w:lang w:val="en-US"/>
          </w:rPr>
          <w:delText>In fact, this is</w:delText>
        </w:r>
        <w:r w:rsidR="00503214" w:rsidDel="00C62C19">
          <w:rPr>
            <w:rFonts w:ascii="Helvetica" w:hAnsi="Helvetica"/>
            <w:color w:val="000000"/>
            <w:sz w:val="22"/>
            <w:szCs w:val="22"/>
            <w:shd w:val="clear" w:color="auto" w:fill="FFFFFF"/>
            <w:lang w:val="en-US"/>
          </w:rPr>
          <w:delText xml:space="preserve"> not a "limitation", but the nature of population genetics</w:delText>
        </w:r>
        <w:r w:rsidR="00B0121F" w:rsidDel="00C62C19">
          <w:rPr>
            <w:rFonts w:ascii="Helvetica" w:hAnsi="Helvetica"/>
            <w:color w:val="000000"/>
            <w:sz w:val="22"/>
            <w:szCs w:val="22"/>
            <w:shd w:val="clear" w:color="auto" w:fill="FFFFFF"/>
            <w:lang w:val="en-US"/>
          </w:rPr>
          <w:delText xml:space="preserve"> as the method</w:delText>
        </w:r>
      </w:del>
      <w:del w:id="818" w:author="Microsoft Office User" w:date="2026-05-05T18:54:00Z" w16du:dateUtc="2026-05-05T15:54:00Z">
        <w:r w:rsidR="00503214" w:rsidDel="00C62C19">
          <w:rPr>
            <w:rFonts w:ascii="Helvetica" w:hAnsi="Helvetica"/>
            <w:color w:val="000000"/>
            <w:sz w:val="22"/>
            <w:szCs w:val="22"/>
            <w:shd w:val="clear" w:color="auto" w:fill="FFFFFF"/>
            <w:lang w:val="en-US"/>
          </w:rPr>
          <w:delText>.</w:delText>
        </w:r>
      </w:del>
      <w:del w:id="819" w:author="Microsoft Office User" w:date="2026-05-05T18:55:00Z" w16du:dateUtc="2026-05-05T15:55:00Z">
        <w:r w:rsidR="00503214" w:rsidDel="00C62C19">
          <w:rPr>
            <w:rFonts w:ascii="Helvetica" w:hAnsi="Helvetica"/>
            <w:color w:val="000000"/>
            <w:sz w:val="22"/>
            <w:szCs w:val="22"/>
            <w:shd w:val="clear" w:color="auto" w:fill="FFFFFF"/>
            <w:lang w:val="en-US"/>
          </w:rPr>
          <w:delText xml:space="preserve"> </w:delText>
        </w:r>
      </w:del>
      <w:del w:id="820" w:author="Microsoft Office User" w:date="2026-05-05T18:53:00Z" w16du:dateUtc="2026-05-05T15:53:00Z">
        <w:r w:rsidR="00503214" w:rsidDel="00C62C19">
          <w:rPr>
            <w:rFonts w:ascii="Helvetica" w:hAnsi="Helvetica"/>
            <w:color w:val="000000"/>
            <w:sz w:val="22"/>
            <w:szCs w:val="22"/>
            <w:shd w:val="clear" w:color="auto" w:fill="FFFFFF"/>
            <w:lang w:val="en-US"/>
          </w:rPr>
          <w:delText>Any</w:delText>
        </w:r>
        <w:r w:rsidR="00BE7B90" w:rsidDel="00C62C19">
          <w:rPr>
            <w:rFonts w:ascii="Helvetica" w:hAnsi="Helvetica"/>
            <w:color w:val="000000"/>
            <w:sz w:val="22"/>
            <w:szCs w:val="22"/>
            <w:shd w:val="clear" w:color="auto" w:fill="FFFFFF"/>
            <w:lang w:val="en-US"/>
          </w:rPr>
          <w:delText xml:space="preserve"> </w:delText>
        </w:r>
        <w:r w:rsidR="00503214" w:rsidDel="00C62C19">
          <w:rPr>
            <w:rFonts w:ascii="Helvetica" w:hAnsi="Helvetica"/>
            <w:color w:val="000000"/>
            <w:sz w:val="22"/>
            <w:szCs w:val="22"/>
            <w:shd w:val="clear" w:color="auto" w:fill="FFFFFF"/>
            <w:lang w:val="en-US"/>
          </w:rPr>
          <w:delText xml:space="preserve">model </w:delText>
        </w:r>
        <w:r w:rsidR="00FE6EDF" w:rsidDel="00C62C19">
          <w:rPr>
            <w:rFonts w:ascii="Helvetica" w:hAnsi="Helvetica"/>
            <w:color w:val="000000"/>
            <w:sz w:val="22"/>
            <w:szCs w:val="22"/>
            <w:shd w:val="clear" w:color="auto" w:fill="FFFFFF"/>
            <w:lang w:val="en-US"/>
          </w:rPr>
          <w:delText>of p</w:delText>
        </w:r>
      </w:del>
      <w:ins w:id="821" w:author="Microsoft Office User" w:date="2026-05-06T04:39:00Z" w16du:dateUtc="2026-05-06T01:39:00Z">
        <w:r w:rsidR="007A4437">
          <w:rPr>
            <w:rFonts w:ascii="Helvetica" w:hAnsi="Helvetica"/>
            <w:color w:val="000000"/>
            <w:sz w:val="22"/>
            <w:szCs w:val="22"/>
            <w:shd w:val="clear" w:color="auto" w:fill="FFFFFF"/>
            <w:lang w:val="en-US"/>
          </w:rPr>
          <w:t>With respect, all</w:t>
        </w:r>
      </w:ins>
      <w:ins w:id="822" w:author="Microsoft Office User" w:date="2026-05-05T18:54:00Z" w16du:dateUtc="2026-05-05T15:54:00Z">
        <w:r w:rsidR="00C62C19">
          <w:rPr>
            <w:rFonts w:ascii="Helvetica" w:hAnsi="Helvetica"/>
            <w:color w:val="000000"/>
            <w:sz w:val="22"/>
            <w:szCs w:val="22"/>
            <w:shd w:val="clear" w:color="auto" w:fill="FFFFFF"/>
            <w:lang w:val="en-US"/>
          </w:rPr>
          <w:t xml:space="preserve"> methods of p</w:t>
        </w:r>
      </w:ins>
      <w:r w:rsidR="00FE6EDF">
        <w:rPr>
          <w:rFonts w:ascii="Helvetica" w:hAnsi="Helvetica"/>
          <w:color w:val="000000"/>
          <w:sz w:val="22"/>
          <w:szCs w:val="22"/>
          <w:shd w:val="clear" w:color="auto" w:fill="FFFFFF"/>
          <w:lang w:val="en-US"/>
        </w:rPr>
        <w:t>opulation genetics</w:t>
      </w:r>
      <w:ins w:id="823" w:author="Microsoft Office User" w:date="2026-05-06T04:39:00Z" w16du:dateUtc="2026-05-06T01:39:00Z">
        <w:r w:rsidR="007A4437">
          <w:rPr>
            <w:rFonts w:ascii="Helvetica" w:hAnsi="Helvetica"/>
            <w:color w:val="000000"/>
            <w:sz w:val="22"/>
            <w:szCs w:val="22"/>
            <w:shd w:val="clear" w:color="auto" w:fill="FFFFFF"/>
            <w:lang w:val="en-US"/>
          </w:rPr>
          <w:t xml:space="preserve"> and statistical genetics</w:t>
        </w:r>
      </w:ins>
      <w:r w:rsidR="00FE6EDF">
        <w:rPr>
          <w:rFonts w:ascii="Helvetica" w:hAnsi="Helvetica"/>
          <w:color w:val="000000"/>
          <w:sz w:val="22"/>
          <w:szCs w:val="22"/>
          <w:shd w:val="clear" w:color="auto" w:fill="FFFFFF"/>
          <w:lang w:val="en-US"/>
        </w:rPr>
        <w:t xml:space="preserve"> consider</w:t>
      </w:r>
      <w:del w:id="824" w:author="Microsoft Office User" w:date="2026-05-05T18:54:00Z" w16du:dateUtc="2026-05-05T15:54:00Z">
        <w:r w:rsidR="00FE6EDF" w:rsidDel="00C62C19">
          <w:rPr>
            <w:rFonts w:ascii="Helvetica" w:hAnsi="Helvetica"/>
            <w:color w:val="000000"/>
            <w:sz w:val="22"/>
            <w:szCs w:val="22"/>
            <w:shd w:val="clear" w:color="auto" w:fill="FFFFFF"/>
            <w:lang w:val="en-US"/>
          </w:rPr>
          <w:delText>s</w:delText>
        </w:r>
      </w:del>
      <w:ins w:id="825" w:author="Microsoft Office User" w:date="2026-05-05T18:53:00Z" w16du:dateUtc="2026-05-05T15:53:00Z">
        <w:r w:rsidR="00C62C19">
          <w:rPr>
            <w:rFonts w:ascii="Helvetica" w:hAnsi="Helvetica"/>
            <w:color w:val="000000"/>
            <w:sz w:val="22"/>
            <w:szCs w:val="22"/>
            <w:shd w:val="clear" w:color="auto" w:fill="FFFFFF"/>
            <w:lang w:val="en-US"/>
          </w:rPr>
          <w:t xml:space="preserve"> </w:t>
        </w:r>
      </w:ins>
      <w:ins w:id="826" w:author="Microsoft Office User" w:date="2026-05-06T04:38:00Z" w16du:dateUtc="2026-05-06T01:38:00Z">
        <w:r w:rsidR="007A4437">
          <w:rPr>
            <w:rFonts w:ascii="Helvetica" w:hAnsi="Helvetica"/>
            <w:color w:val="000000"/>
            <w:sz w:val="22"/>
            <w:szCs w:val="22"/>
            <w:shd w:val="clear" w:color="auto" w:fill="FFFFFF"/>
            <w:lang w:val="en-US"/>
          </w:rPr>
          <w:t xml:space="preserve">only </w:t>
        </w:r>
      </w:ins>
      <w:del w:id="827" w:author="Microsoft Office User" w:date="2026-05-05T18:55:00Z" w16du:dateUtc="2026-05-05T15:55:00Z">
        <w:r w:rsidR="00FE6EDF" w:rsidDel="00C62C19">
          <w:rPr>
            <w:rFonts w:ascii="Helvetica" w:hAnsi="Helvetica"/>
            <w:color w:val="000000"/>
            <w:sz w:val="22"/>
            <w:szCs w:val="22"/>
            <w:shd w:val="clear" w:color="auto" w:fill="FFFFFF"/>
            <w:lang w:val="en-US"/>
          </w:rPr>
          <w:delText xml:space="preserve"> </w:delText>
        </w:r>
      </w:del>
      <w:del w:id="828" w:author="Microsoft Office User" w:date="2026-05-05T18:54:00Z" w16du:dateUtc="2026-05-05T15:54:00Z">
        <w:r w:rsidR="00503214" w:rsidDel="00C62C19">
          <w:rPr>
            <w:rFonts w:ascii="Helvetica" w:hAnsi="Helvetica"/>
            <w:color w:val="000000"/>
            <w:sz w:val="22"/>
            <w:szCs w:val="22"/>
            <w:shd w:val="clear" w:color="auto" w:fill="FFFFFF"/>
            <w:lang w:val="en-US"/>
          </w:rPr>
          <w:delText xml:space="preserve">the evolution of </w:delText>
        </w:r>
      </w:del>
      <w:ins w:id="829" w:author="Microsoft Office User" w:date="2026-05-05T18:54:00Z" w16du:dateUtc="2026-05-05T15:54:00Z">
        <w:r w:rsidR="00C62C19">
          <w:rPr>
            <w:rFonts w:ascii="Helvetica" w:hAnsi="Helvetica"/>
            <w:color w:val="000000"/>
            <w:sz w:val="22"/>
            <w:szCs w:val="22"/>
            <w:shd w:val="clear" w:color="auto" w:fill="FFFFFF"/>
            <w:lang w:val="en-US"/>
          </w:rPr>
          <w:t xml:space="preserve">polymorphic </w:t>
        </w:r>
      </w:ins>
      <w:r w:rsidR="00503214">
        <w:rPr>
          <w:rFonts w:ascii="Helvetica" w:hAnsi="Helvetica"/>
          <w:color w:val="000000"/>
          <w:sz w:val="22"/>
          <w:szCs w:val="22"/>
          <w:shd w:val="clear" w:color="auto" w:fill="FFFFFF"/>
          <w:lang w:val="en-US"/>
        </w:rPr>
        <w:t>site</w:t>
      </w:r>
      <w:del w:id="830" w:author="Microsoft Office User" w:date="2026-05-05T18:54:00Z" w16du:dateUtc="2026-05-05T15:54:00Z">
        <w:r w:rsidR="00503214" w:rsidDel="00C62C19">
          <w:rPr>
            <w:rFonts w:ascii="Helvetica" w:hAnsi="Helvetica"/>
            <w:color w:val="000000"/>
            <w:sz w:val="22"/>
            <w:szCs w:val="22"/>
            <w:shd w:val="clear" w:color="auto" w:fill="FFFFFF"/>
            <w:lang w:val="en-US"/>
          </w:rPr>
          <w:delText>s</w:delText>
        </w:r>
        <w:r w:rsidR="00861D04" w:rsidDel="00C62C19">
          <w:rPr>
            <w:rFonts w:ascii="Helvetica" w:hAnsi="Helvetica"/>
            <w:color w:val="000000"/>
            <w:sz w:val="22"/>
            <w:szCs w:val="22"/>
            <w:shd w:val="clear" w:color="auto" w:fill="FFFFFF"/>
            <w:lang w:val="en-US"/>
          </w:rPr>
          <w:delText xml:space="preserve"> that are, therefore</w:delText>
        </w:r>
      </w:del>
      <w:ins w:id="831" w:author="Microsoft Office User" w:date="2026-05-05T18:55:00Z" w16du:dateUtc="2026-05-05T15:55:00Z">
        <w:r w:rsidR="00C62C19">
          <w:rPr>
            <w:rFonts w:ascii="Helvetica" w:hAnsi="Helvetica"/>
            <w:color w:val="000000"/>
            <w:sz w:val="22"/>
            <w:szCs w:val="22"/>
            <w:shd w:val="clear" w:color="auto" w:fill="FFFFFF"/>
            <w:lang w:val="en-US"/>
          </w:rPr>
          <w:t>s</w:t>
        </w:r>
      </w:ins>
      <w:del w:id="832" w:author="Microsoft Office User" w:date="2026-05-05T18:55:00Z" w16du:dateUtc="2026-05-05T15:55:00Z">
        <w:r w:rsidR="00861D04" w:rsidDel="00C62C19">
          <w:rPr>
            <w:rFonts w:ascii="Helvetica" w:hAnsi="Helvetica"/>
            <w:color w:val="000000"/>
            <w:sz w:val="22"/>
            <w:szCs w:val="22"/>
            <w:shd w:val="clear" w:color="auto" w:fill="FFFFFF"/>
            <w:lang w:val="en-US"/>
          </w:rPr>
          <w:delText>,</w:delText>
        </w:r>
      </w:del>
      <w:del w:id="833" w:author="Microsoft Office User" w:date="2026-05-05T18:54:00Z" w16du:dateUtc="2026-05-05T15:54:00Z">
        <w:r w:rsidR="00861D04" w:rsidDel="00C62C19">
          <w:rPr>
            <w:rFonts w:ascii="Helvetica" w:hAnsi="Helvetica"/>
            <w:color w:val="000000"/>
            <w:sz w:val="22"/>
            <w:szCs w:val="22"/>
            <w:shd w:val="clear" w:color="auto" w:fill="FFFFFF"/>
            <w:lang w:val="en-US"/>
          </w:rPr>
          <w:delText xml:space="preserve"> polymorphic</w:delText>
        </w:r>
      </w:del>
      <w:r w:rsidR="00FE6EDF">
        <w:rPr>
          <w:rFonts w:ascii="Helvetica" w:hAnsi="Helvetica"/>
          <w:color w:val="000000"/>
          <w:sz w:val="22"/>
          <w:szCs w:val="22"/>
          <w:shd w:val="clear" w:color="auto" w:fill="FFFFFF"/>
          <w:lang w:val="en-US"/>
        </w:rPr>
        <w:t xml:space="preserve">. </w:t>
      </w:r>
      <w:r w:rsidR="009E4D70">
        <w:rPr>
          <w:rFonts w:ascii="Helvetica" w:hAnsi="Helvetica"/>
          <w:color w:val="000000"/>
          <w:sz w:val="22"/>
          <w:szCs w:val="22"/>
          <w:shd w:val="clear" w:color="auto" w:fill="FFFFFF"/>
          <w:lang w:val="en-US"/>
        </w:rPr>
        <w:t xml:space="preserve">Well-conserved sites carry no </w:t>
      </w:r>
      <w:ins w:id="834" w:author="Microsoft Office User" w:date="2026-05-05T18:55:00Z" w16du:dateUtc="2026-05-05T15:55:00Z">
        <w:r w:rsidR="00C62C19">
          <w:rPr>
            <w:rFonts w:ascii="Helvetica" w:hAnsi="Helvetica"/>
            <w:color w:val="000000"/>
            <w:sz w:val="22"/>
            <w:szCs w:val="22"/>
            <w:shd w:val="clear" w:color="auto" w:fill="FFFFFF"/>
            <w:lang w:val="en-US"/>
          </w:rPr>
          <w:t xml:space="preserve">useful </w:t>
        </w:r>
      </w:ins>
      <w:r w:rsidR="009E4D70">
        <w:rPr>
          <w:rFonts w:ascii="Helvetica" w:hAnsi="Helvetica"/>
          <w:color w:val="000000"/>
          <w:sz w:val="22"/>
          <w:szCs w:val="22"/>
          <w:shd w:val="clear" w:color="auto" w:fill="FFFFFF"/>
          <w:lang w:val="en-US"/>
        </w:rPr>
        <w:t xml:space="preserve">information. </w:t>
      </w:r>
      <w:r w:rsidR="00503214">
        <w:rPr>
          <w:rFonts w:ascii="Helvetica" w:hAnsi="Helvetica"/>
          <w:color w:val="000000"/>
          <w:sz w:val="22"/>
          <w:szCs w:val="22"/>
          <w:shd w:val="clear" w:color="auto" w:fill="FFFFFF"/>
          <w:lang w:val="en-US"/>
        </w:rPr>
        <w:t xml:space="preserve">The problem with the </w:t>
      </w:r>
      <w:del w:id="835" w:author="Microsoft Office User" w:date="2026-05-06T04:38:00Z" w16du:dateUtc="2026-05-06T01:38:00Z">
        <w:r w:rsidR="00503214" w:rsidDel="00C12884">
          <w:rPr>
            <w:rFonts w:ascii="Helvetica" w:hAnsi="Helvetica"/>
            <w:color w:val="000000"/>
            <w:sz w:val="22"/>
            <w:szCs w:val="22"/>
            <w:shd w:val="clear" w:color="auto" w:fill="FFFFFF"/>
            <w:lang w:val="en-US"/>
          </w:rPr>
          <w:delText xml:space="preserve">other </w:delText>
        </w:r>
      </w:del>
      <w:r w:rsidR="00503214">
        <w:rPr>
          <w:rFonts w:ascii="Helvetica" w:hAnsi="Helvetica"/>
          <w:color w:val="000000"/>
          <w:sz w:val="22"/>
          <w:szCs w:val="22"/>
          <w:shd w:val="clear" w:color="auto" w:fill="FFFFFF"/>
          <w:lang w:val="en-US"/>
        </w:rPr>
        <w:t xml:space="preserve">methods </w:t>
      </w:r>
      <w:del w:id="836" w:author="Microsoft Office User" w:date="2026-05-06T04:38:00Z" w16du:dateUtc="2026-05-06T01:38:00Z">
        <w:r w:rsidR="00503214" w:rsidDel="00C12884">
          <w:rPr>
            <w:rFonts w:ascii="Helvetica" w:hAnsi="Helvetica"/>
            <w:color w:val="000000"/>
            <w:sz w:val="22"/>
            <w:szCs w:val="22"/>
            <w:shd w:val="clear" w:color="auto" w:fill="FFFFFF"/>
            <w:lang w:val="en-US"/>
          </w:rPr>
          <w:delText>we cite</w:delText>
        </w:r>
      </w:del>
      <w:ins w:id="837" w:author="Microsoft Office User" w:date="2026-05-06T04:38:00Z" w16du:dateUtc="2026-05-06T01:38:00Z">
        <w:r w:rsidR="00C12884">
          <w:rPr>
            <w:rFonts w:ascii="Helvetica" w:hAnsi="Helvetica"/>
            <w:color w:val="000000"/>
            <w:sz w:val="22"/>
            <w:szCs w:val="22"/>
            <w:shd w:val="clear" w:color="auto" w:fill="FFFFFF"/>
            <w:lang w:val="en-US"/>
          </w:rPr>
          <w:t>we cite</w:t>
        </w:r>
      </w:ins>
      <w:r w:rsidR="00503214">
        <w:rPr>
          <w:rFonts w:ascii="Helvetica" w:hAnsi="Helvetica"/>
          <w:color w:val="000000"/>
          <w:sz w:val="22"/>
          <w:szCs w:val="22"/>
          <w:shd w:val="clear" w:color="auto" w:fill="FFFFFF"/>
          <w:lang w:val="en-US"/>
        </w:rPr>
        <w:t xml:space="preserve"> is that they are </w:t>
      </w:r>
      <w:ins w:id="838" w:author="Microsoft Office User" w:date="2026-05-06T04:38:00Z" w16du:dateUtc="2026-05-06T01:38:00Z">
        <w:r w:rsidR="00C12884">
          <w:rPr>
            <w:rFonts w:ascii="Helvetica" w:hAnsi="Helvetica"/>
            <w:color w:val="000000"/>
            <w:sz w:val="22"/>
            <w:szCs w:val="22"/>
            <w:shd w:val="clear" w:color="auto" w:fill="FFFFFF"/>
            <w:lang w:val="en-US"/>
          </w:rPr>
          <w:t xml:space="preserve">either </w:t>
        </w:r>
      </w:ins>
      <w:del w:id="839" w:author="Microsoft Office User" w:date="2026-05-05T18:55:00Z" w16du:dateUtc="2026-05-05T15:55:00Z">
        <w:r w:rsidR="00503214" w:rsidDel="00C62C19">
          <w:rPr>
            <w:rFonts w:ascii="Helvetica" w:hAnsi="Helvetica"/>
            <w:color w:val="000000"/>
            <w:sz w:val="22"/>
            <w:szCs w:val="22"/>
            <w:shd w:val="clear" w:color="auto" w:fill="FFFFFF"/>
            <w:lang w:val="en-US"/>
          </w:rPr>
          <w:delText xml:space="preserve">either </w:delText>
        </w:r>
      </w:del>
      <w:r w:rsidR="00503214">
        <w:rPr>
          <w:rFonts w:ascii="Helvetica" w:hAnsi="Helvetica"/>
          <w:color w:val="000000"/>
          <w:sz w:val="22"/>
          <w:szCs w:val="22"/>
          <w:shd w:val="clear" w:color="auto" w:fill="FFFFFF"/>
          <w:lang w:val="en-US"/>
        </w:rPr>
        <w:t>not derived from a</w:t>
      </w:r>
      <w:ins w:id="840" w:author="Microsoft Office User" w:date="2026-05-05T18:55:00Z" w16du:dateUtc="2026-05-05T15:55:00Z">
        <w:r w:rsidR="00C62C19">
          <w:rPr>
            <w:rFonts w:ascii="Helvetica" w:hAnsi="Helvetica"/>
            <w:color w:val="000000"/>
            <w:sz w:val="22"/>
            <w:szCs w:val="22"/>
            <w:shd w:val="clear" w:color="auto" w:fill="FFFFFF"/>
            <w:lang w:val="en-US"/>
          </w:rPr>
          <w:t>ny</w:t>
        </w:r>
      </w:ins>
      <w:r w:rsidR="00503214">
        <w:rPr>
          <w:rFonts w:ascii="Helvetica" w:hAnsi="Helvetica"/>
          <w:color w:val="000000"/>
          <w:sz w:val="22"/>
          <w:szCs w:val="22"/>
          <w:shd w:val="clear" w:color="auto" w:fill="FFFFFF"/>
          <w:lang w:val="en-US"/>
        </w:rPr>
        <w:t xml:space="preserve"> model</w:t>
      </w:r>
      <w:r w:rsidR="00A203D9">
        <w:rPr>
          <w:rFonts w:ascii="Helvetica" w:hAnsi="Helvetica"/>
          <w:color w:val="000000"/>
          <w:sz w:val="22"/>
          <w:szCs w:val="22"/>
          <w:shd w:val="clear" w:color="auto" w:fill="FFFFFF"/>
          <w:lang w:val="en-US"/>
        </w:rPr>
        <w:t xml:space="preserve"> </w:t>
      </w:r>
      <w:r>
        <w:rPr>
          <w:rFonts w:ascii="Helvetica" w:hAnsi="Helvetica"/>
          <w:color w:val="000000"/>
          <w:sz w:val="22"/>
          <w:szCs w:val="22"/>
          <w:shd w:val="clear" w:color="auto" w:fill="FFFFFF"/>
          <w:lang w:val="en-US"/>
        </w:rPr>
        <w:t xml:space="preserve">of population genetics </w:t>
      </w:r>
      <w:r w:rsidR="00503214">
        <w:rPr>
          <w:rFonts w:ascii="Helvetica" w:hAnsi="Helvetica"/>
          <w:color w:val="000000"/>
          <w:sz w:val="22"/>
          <w:szCs w:val="22"/>
          <w:shd w:val="clear" w:color="auto" w:fill="FFFFFF"/>
          <w:lang w:val="en-US"/>
        </w:rPr>
        <w:t xml:space="preserve">or </w:t>
      </w:r>
      <w:r w:rsidR="00A203D9">
        <w:rPr>
          <w:rFonts w:ascii="Helvetica" w:hAnsi="Helvetica"/>
          <w:color w:val="000000"/>
          <w:sz w:val="22"/>
          <w:szCs w:val="22"/>
          <w:shd w:val="clear" w:color="auto" w:fill="FFFFFF"/>
          <w:lang w:val="en-US"/>
        </w:rPr>
        <w:t>derived</w:t>
      </w:r>
      <w:r w:rsidR="00503214">
        <w:rPr>
          <w:rFonts w:ascii="Helvetica" w:hAnsi="Helvetica"/>
          <w:color w:val="000000"/>
          <w:sz w:val="22"/>
          <w:szCs w:val="22"/>
          <w:shd w:val="clear" w:color="auto" w:fill="FFFFFF"/>
          <w:lang w:val="en-US"/>
        </w:rPr>
        <w:t xml:space="preserve"> in </w:t>
      </w:r>
      <w:del w:id="841" w:author="Microsoft Office User" w:date="2026-05-06T04:38:00Z" w16du:dateUtc="2026-05-06T01:38:00Z">
        <w:r w:rsidR="00503214" w:rsidDel="00C12884">
          <w:rPr>
            <w:rFonts w:ascii="Helvetica" w:hAnsi="Helvetica"/>
            <w:color w:val="000000"/>
            <w:sz w:val="22"/>
            <w:szCs w:val="22"/>
            <w:shd w:val="clear" w:color="auto" w:fill="FFFFFF"/>
            <w:lang w:val="en-US"/>
          </w:rPr>
          <w:delText xml:space="preserve">some </w:delText>
        </w:r>
      </w:del>
      <w:ins w:id="842" w:author="Microsoft Office User" w:date="2026-05-06T04:38:00Z" w16du:dateUtc="2026-05-06T01:38:00Z">
        <w:r w:rsidR="00C12884">
          <w:rPr>
            <w:rFonts w:ascii="Helvetica" w:hAnsi="Helvetica"/>
            <w:color w:val="000000"/>
            <w:sz w:val="22"/>
            <w:szCs w:val="22"/>
            <w:shd w:val="clear" w:color="auto" w:fill="FFFFFF"/>
            <w:lang w:val="en-US"/>
          </w:rPr>
          <w:t>an</w:t>
        </w:r>
        <w:r w:rsidR="00C12884">
          <w:rPr>
            <w:rFonts w:ascii="Helvetica" w:hAnsi="Helvetica"/>
            <w:color w:val="000000"/>
            <w:sz w:val="22"/>
            <w:szCs w:val="22"/>
            <w:shd w:val="clear" w:color="auto" w:fill="FFFFFF"/>
            <w:lang w:val="en-US"/>
          </w:rPr>
          <w:t xml:space="preserve"> </w:t>
        </w:r>
      </w:ins>
      <w:r w:rsidR="00503214">
        <w:rPr>
          <w:rFonts w:ascii="Helvetica" w:hAnsi="Helvetica"/>
          <w:color w:val="000000"/>
          <w:sz w:val="22"/>
          <w:szCs w:val="22"/>
          <w:shd w:val="clear" w:color="auto" w:fill="FFFFFF"/>
          <w:lang w:val="en-US"/>
        </w:rPr>
        <w:t xml:space="preserve">extreme parameter limit that </w:t>
      </w:r>
      <w:r w:rsidR="00A203D9">
        <w:rPr>
          <w:rFonts w:ascii="Helvetica" w:hAnsi="Helvetica"/>
          <w:color w:val="000000"/>
          <w:sz w:val="22"/>
          <w:szCs w:val="22"/>
          <w:shd w:val="clear" w:color="auto" w:fill="FFFFFF"/>
          <w:lang w:val="en-US"/>
        </w:rPr>
        <w:t xml:space="preserve">does not work for </w:t>
      </w:r>
      <w:del w:id="843" w:author="Microsoft Office User" w:date="2026-05-05T18:55:00Z" w16du:dateUtc="2026-05-05T15:55:00Z">
        <w:r w:rsidR="00A203D9" w:rsidDel="00C62C19">
          <w:rPr>
            <w:rFonts w:ascii="Helvetica" w:hAnsi="Helvetica"/>
            <w:color w:val="000000"/>
            <w:sz w:val="22"/>
            <w:szCs w:val="22"/>
            <w:shd w:val="clear" w:color="auto" w:fill="FFFFFF"/>
            <w:lang w:val="en-US"/>
          </w:rPr>
          <w:delText xml:space="preserve">any </w:delText>
        </w:r>
      </w:del>
      <w:ins w:id="844" w:author="Microsoft Office User" w:date="2026-05-05T18:55:00Z" w16du:dateUtc="2026-05-05T15:55:00Z">
        <w:r w:rsidR="00C62C19">
          <w:rPr>
            <w:rFonts w:ascii="Helvetica" w:hAnsi="Helvetica"/>
            <w:color w:val="000000"/>
            <w:sz w:val="22"/>
            <w:szCs w:val="22"/>
            <w:shd w:val="clear" w:color="auto" w:fill="FFFFFF"/>
            <w:lang w:val="en-US"/>
          </w:rPr>
          <w:t xml:space="preserve">a </w:t>
        </w:r>
      </w:ins>
      <w:r w:rsidR="00A203D9">
        <w:rPr>
          <w:rFonts w:ascii="Helvetica" w:hAnsi="Helvetica"/>
          <w:color w:val="000000"/>
          <w:sz w:val="22"/>
          <w:szCs w:val="22"/>
          <w:shd w:val="clear" w:color="auto" w:fill="FFFFFF"/>
          <w:lang w:val="en-US"/>
        </w:rPr>
        <w:t>virus</w:t>
      </w:r>
      <w:r w:rsidR="00503214">
        <w:rPr>
          <w:rFonts w:ascii="Helvetica" w:hAnsi="Helvetica"/>
          <w:color w:val="000000"/>
          <w:sz w:val="22"/>
          <w:szCs w:val="22"/>
          <w:shd w:val="clear" w:color="auto" w:fill="FFFFFF"/>
          <w:lang w:val="en-US"/>
        </w:rPr>
        <w:t xml:space="preserve"> (QLE).</w:t>
      </w:r>
    </w:p>
    <w:p w14:paraId="03C9B353" w14:textId="77777777" w:rsidR="00FE6EDF" w:rsidRDefault="00FE6EDF">
      <w:pPr>
        <w:rPr>
          <w:rFonts w:ascii="Helvetica" w:hAnsi="Helvetica"/>
          <w:color w:val="000000"/>
          <w:sz w:val="22"/>
          <w:szCs w:val="22"/>
          <w:shd w:val="clear" w:color="auto" w:fill="FFFFFF"/>
        </w:rPr>
      </w:pPr>
    </w:p>
    <w:p w14:paraId="3D8ECDA5" w14:textId="1A7F7F18" w:rsidR="00FE6EDF" w:rsidRPr="00FE6EDF" w:rsidRDefault="00133529">
      <w:pPr>
        <w:rPr>
          <w:rFonts w:ascii="Helvetica" w:hAnsi="Helvetica"/>
          <w:b/>
          <w:color w:val="000000"/>
          <w:sz w:val="22"/>
          <w:szCs w:val="22"/>
          <w:shd w:val="clear" w:color="auto" w:fill="FFFFFF"/>
        </w:rPr>
      </w:pPr>
      <w:r w:rsidRPr="00FE6EDF">
        <w:rPr>
          <w:rFonts w:ascii="Helvetica" w:hAnsi="Helvetica"/>
          <w:b/>
          <w:color w:val="000000"/>
          <w:sz w:val="22"/>
          <w:szCs w:val="22"/>
          <w:shd w:val="clear" w:color="auto" w:fill="FFFFFF"/>
        </w:rPr>
        <w:t xml:space="preserve">It also makes tuning hyper-parameters (e.g., which sequences to include in the analysis) very challenging. </w:t>
      </w:r>
    </w:p>
    <w:p w14:paraId="283B6A7A" w14:textId="0A708AFD" w:rsidR="00FE6EDF" w:rsidRDefault="00FE6EDF">
      <w:pPr>
        <w:rPr>
          <w:rFonts w:ascii="Helvetica" w:hAnsi="Helvetica"/>
          <w:color w:val="000000"/>
          <w:sz w:val="22"/>
          <w:szCs w:val="22"/>
          <w:shd w:val="clear" w:color="auto" w:fill="FFFFFF"/>
        </w:rPr>
      </w:pPr>
    </w:p>
    <w:p w14:paraId="349F3C49" w14:textId="6BEDAB0C" w:rsidR="00B0121F" w:rsidRDefault="00C62C19">
      <w:pPr>
        <w:rPr>
          <w:rFonts w:ascii="Helvetica" w:hAnsi="Helvetica"/>
          <w:color w:val="000000"/>
          <w:sz w:val="22"/>
          <w:szCs w:val="22"/>
          <w:shd w:val="clear" w:color="auto" w:fill="FFFFFF"/>
          <w:lang w:val="en-US"/>
        </w:rPr>
      </w:pPr>
      <w:ins w:id="845" w:author="Microsoft Office User" w:date="2026-05-05T18:56:00Z" w16du:dateUtc="2026-05-05T15:56:00Z">
        <w:r>
          <w:rPr>
            <w:rFonts w:ascii="Helvetica" w:hAnsi="Helvetica"/>
            <w:color w:val="000000"/>
            <w:sz w:val="22"/>
            <w:szCs w:val="22"/>
            <w:shd w:val="clear" w:color="auto" w:fill="FFFFFF"/>
            <w:lang w:val="en-US"/>
          </w:rPr>
          <w:t>This subtle point is e</w:t>
        </w:r>
      </w:ins>
      <w:del w:id="846" w:author="Microsoft Office User" w:date="2026-05-05T18:56:00Z" w16du:dateUtc="2026-05-05T15:56:00Z">
        <w:r w:rsidR="00B0121F" w:rsidDel="00C62C19">
          <w:rPr>
            <w:rFonts w:ascii="Helvetica" w:hAnsi="Helvetica"/>
            <w:color w:val="000000"/>
            <w:sz w:val="22"/>
            <w:szCs w:val="22"/>
            <w:shd w:val="clear" w:color="auto" w:fill="FFFFFF"/>
            <w:lang w:val="en-US"/>
          </w:rPr>
          <w:delText>E</w:delText>
        </w:r>
      </w:del>
      <w:r w:rsidR="00B0121F">
        <w:rPr>
          <w:rFonts w:ascii="Helvetica" w:hAnsi="Helvetica"/>
          <w:color w:val="000000"/>
          <w:sz w:val="22"/>
          <w:szCs w:val="22"/>
          <w:shd w:val="clear" w:color="auto" w:fill="FFFFFF"/>
          <w:lang w:val="en-US"/>
        </w:rPr>
        <w:t>xplained in the revised version</w:t>
      </w:r>
      <w:r w:rsidR="004816A1">
        <w:rPr>
          <w:rFonts w:ascii="Helvetica" w:hAnsi="Helvetica"/>
          <w:color w:val="000000"/>
          <w:sz w:val="22"/>
          <w:szCs w:val="22"/>
          <w:shd w:val="clear" w:color="auto" w:fill="FFFFFF"/>
          <w:lang w:val="en-US"/>
        </w:rPr>
        <w:t xml:space="preserve"> (Line 348)</w:t>
      </w:r>
      <w:r w:rsidR="00B0121F">
        <w:rPr>
          <w:rFonts w:ascii="Helvetica" w:hAnsi="Helvetica"/>
          <w:color w:val="000000"/>
          <w:sz w:val="22"/>
          <w:szCs w:val="22"/>
          <w:shd w:val="clear" w:color="auto" w:fill="FFFFFF"/>
          <w:lang w:val="en-US"/>
        </w:rPr>
        <w:t>:</w:t>
      </w:r>
    </w:p>
    <w:p w14:paraId="1F85D3AA" w14:textId="77777777" w:rsidR="00B0121F" w:rsidRDefault="00B0121F">
      <w:pPr>
        <w:rPr>
          <w:rFonts w:ascii="Helvetica" w:hAnsi="Helvetica"/>
          <w:color w:val="000000"/>
          <w:sz w:val="22"/>
          <w:szCs w:val="22"/>
          <w:shd w:val="clear" w:color="auto" w:fill="FFFFFF"/>
          <w:lang w:val="en-US"/>
        </w:rPr>
      </w:pPr>
    </w:p>
    <w:p w14:paraId="7A65B258" w14:textId="371A2432" w:rsidR="00C90CFE" w:rsidRPr="00363582" w:rsidRDefault="00FE6EDF">
      <w:pPr>
        <w:rPr>
          <w:rFonts w:ascii="Times New Roman" w:hAnsi="Times New Roman" w:cs="Times New Roman"/>
          <w:color w:val="000000"/>
          <w:sz w:val="20"/>
          <w:szCs w:val="20"/>
          <w:shd w:val="clear" w:color="auto" w:fill="FFFFFF"/>
          <w:lang w:val="en-US"/>
        </w:rPr>
      </w:pPr>
      <w:r w:rsidRPr="00363582">
        <w:rPr>
          <w:rFonts w:ascii="Times New Roman" w:hAnsi="Times New Roman" w:cs="Times New Roman"/>
          <w:color w:val="000000"/>
          <w:sz w:val="20"/>
          <w:szCs w:val="20"/>
          <w:shd w:val="clear" w:color="auto" w:fill="FFFFFF"/>
          <w:lang w:val="en-US"/>
        </w:rPr>
        <w:t xml:space="preserve">We put </w:t>
      </w:r>
      <w:r w:rsidR="00BE7B90" w:rsidRPr="00363582">
        <w:rPr>
          <w:rFonts w:ascii="Times New Roman" w:hAnsi="Times New Roman" w:cs="Times New Roman"/>
          <w:color w:val="000000"/>
          <w:sz w:val="20"/>
          <w:szCs w:val="20"/>
          <w:shd w:val="clear" w:color="auto" w:fill="FFFFFF"/>
          <w:lang w:val="en-US"/>
        </w:rPr>
        <w:t xml:space="preserve">the </w:t>
      </w:r>
      <w:r w:rsidR="00B0121F" w:rsidRPr="00363582">
        <w:rPr>
          <w:rFonts w:ascii="Times New Roman" w:hAnsi="Times New Roman" w:cs="Times New Roman"/>
          <w:color w:val="000000"/>
          <w:sz w:val="20"/>
          <w:szCs w:val="20"/>
          <w:shd w:val="clear" w:color="auto" w:fill="FFFFFF"/>
          <w:lang w:val="en-US"/>
        </w:rPr>
        <w:t xml:space="preserve">monomorphism </w:t>
      </w:r>
      <w:r w:rsidRPr="00363582">
        <w:rPr>
          <w:rFonts w:ascii="Times New Roman" w:hAnsi="Times New Roman" w:cs="Times New Roman"/>
          <w:color w:val="000000"/>
          <w:sz w:val="20"/>
          <w:szCs w:val="20"/>
          <w:shd w:val="clear" w:color="auto" w:fill="FFFFFF"/>
          <w:lang w:val="en-US"/>
        </w:rPr>
        <w:t xml:space="preserve">threshold </w:t>
      </w:r>
      <w:r w:rsidR="00BE7B90" w:rsidRPr="00363582">
        <w:rPr>
          <w:rFonts w:ascii="Times New Roman" w:hAnsi="Times New Roman" w:cs="Times New Roman"/>
          <w:color w:val="000000"/>
          <w:sz w:val="20"/>
          <w:szCs w:val="20"/>
          <w:shd w:val="clear" w:color="auto" w:fill="FFFFFF"/>
          <w:lang w:val="en-US"/>
        </w:rPr>
        <w:t xml:space="preserve">at two values (Table 1) and made sure that the choice does not affect </w:t>
      </w:r>
      <w:r w:rsidR="002F4D25" w:rsidRPr="00363582">
        <w:rPr>
          <w:rFonts w:ascii="Times New Roman" w:hAnsi="Times New Roman" w:cs="Times New Roman"/>
          <w:color w:val="000000"/>
          <w:sz w:val="20"/>
          <w:szCs w:val="20"/>
          <w:shd w:val="clear" w:color="auto" w:fill="FFFFFF"/>
          <w:lang w:val="en-US"/>
        </w:rPr>
        <w:t xml:space="preserve">final </w:t>
      </w:r>
      <w:r w:rsidR="00BE7B90" w:rsidRPr="00363582">
        <w:rPr>
          <w:rFonts w:ascii="Times New Roman" w:hAnsi="Times New Roman" w:cs="Times New Roman"/>
          <w:color w:val="000000"/>
          <w:sz w:val="20"/>
          <w:szCs w:val="20"/>
          <w:shd w:val="clear" w:color="auto" w:fill="FFFFFF"/>
          <w:lang w:val="en-US"/>
        </w:rPr>
        <w:t>results</w:t>
      </w:r>
      <w:r w:rsidR="004816A1">
        <w:rPr>
          <w:rFonts w:ascii="Times New Roman" w:hAnsi="Times New Roman" w:cs="Times New Roman"/>
          <w:color w:val="000000"/>
          <w:sz w:val="20"/>
          <w:szCs w:val="20"/>
          <w:shd w:val="clear" w:color="auto" w:fill="FFFFFF"/>
          <w:lang w:val="en-US"/>
        </w:rPr>
        <w:t>, i.e., results are in a plateau in this parameter.</w:t>
      </w:r>
    </w:p>
    <w:p w14:paraId="4029B131" w14:textId="77777777" w:rsidR="00FE6EDF" w:rsidRPr="00BE7B90" w:rsidRDefault="00FE6EDF">
      <w:pPr>
        <w:rPr>
          <w:rFonts w:ascii="Helvetica" w:hAnsi="Helvetica"/>
          <w:color w:val="000000"/>
          <w:sz w:val="22"/>
          <w:szCs w:val="22"/>
          <w:shd w:val="clear" w:color="auto" w:fill="FFFFFF"/>
          <w:lang w:val="en-US"/>
        </w:rPr>
      </w:pPr>
    </w:p>
    <w:p w14:paraId="6898D2BC" w14:textId="2248FE56" w:rsidR="00106904" w:rsidRPr="00106904" w:rsidRDefault="00133529">
      <w:pPr>
        <w:rPr>
          <w:rFonts w:ascii="Helvetica" w:hAnsi="Helvetica"/>
          <w:b/>
          <w:color w:val="000000"/>
          <w:sz w:val="22"/>
          <w:szCs w:val="22"/>
          <w:shd w:val="clear" w:color="auto" w:fill="FFFFFF"/>
          <w:lang w:val="en-US"/>
        </w:rPr>
      </w:pPr>
      <w:r w:rsidRPr="00106904">
        <w:rPr>
          <w:rFonts w:ascii="Helvetica" w:hAnsi="Helvetica"/>
          <w:b/>
          <w:color w:val="000000"/>
          <w:sz w:val="22"/>
          <w:szCs w:val="22"/>
          <w:shd w:val="clear" w:color="auto" w:fill="FFFFFF"/>
        </w:rPr>
        <w:t>If mutations are instantaneously fixed (i.e., selection is much stronger than mutation)</w:t>
      </w:r>
      <w:r w:rsidR="00A010EE">
        <w:rPr>
          <w:rFonts w:ascii="Helvetica" w:hAnsi="Helvetica"/>
          <w:b/>
          <w:color w:val="000000"/>
          <w:sz w:val="22"/>
          <w:szCs w:val="22"/>
          <w:shd w:val="clear" w:color="auto" w:fill="FFFFFF"/>
          <w:lang w:val="en-US"/>
        </w:rPr>
        <w:t xml:space="preserve"> </w:t>
      </w:r>
      <w:r w:rsidR="00A010EE" w:rsidRPr="002F4D25">
        <w:rPr>
          <w:rFonts w:ascii="Helvetica" w:hAnsi="Helvetica"/>
          <w:b/>
          <w:color w:val="000000"/>
          <w:sz w:val="22"/>
          <w:szCs w:val="22"/>
          <w:shd w:val="clear" w:color="auto" w:fill="FFFFFF"/>
        </w:rPr>
        <w:t>it would be inappropriate to calculate the conditional correlation coefficient.</w:t>
      </w:r>
    </w:p>
    <w:p w14:paraId="014B6796" w14:textId="44D1A8A1" w:rsidR="00106904" w:rsidRDefault="00106904">
      <w:pPr>
        <w:rPr>
          <w:rFonts w:ascii="Helvetica" w:hAnsi="Helvetica"/>
          <w:color w:val="000000"/>
          <w:sz w:val="22"/>
          <w:szCs w:val="22"/>
          <w:shd w:val="clear" w:color="auto" w:fill="FFFFFF"/>
        </w:rPr>
      </w:pPr>
    </w:p>
    <w:p w14:paraId="3A3EF8BD" w14:textId="20227FC6" w:rsidR="00106904" w:rsidRPr="00106904" w:rsidRDefault="007A4437" w:rsidP="00374ED2">
      <w:pPr>
        <w:jc w:val="both"/>
        <w:rPr>
          <w:rFonts w:ascii="Helvetica" w:hAnsi="Helvetica"/>
          <w:color w:val="000000"/>
          <w:sz w:val="22"/>
          <w:szCs w:val="22"/>
          <w:shd w:val="clear" w:color="auto" w:fill="FFFFFF"/>
          <w:lang w:val="en-US"/>
        </w:rPr>
      </w:pPr>
      <w:ins w:id="847" w:author="Microsoft Office User" w:date="2026-05-06T04:40:00Z" w16du:dateUtc="2026-05-06T01:40:00Z">
        <w:r>
          <w:rPr>
            <w:rFonts w:ascii="Helvetica" w:hAnsi="Helvetica"/>
            <w:bCs/>
            <w:color w:val="000000"/>
            <w:sz w:val="22"/>
            <w:szCs w:val="22"/>
            <w:shd w:val="clear" w:color="auto" w:fill="FFFFFF"/>
            <w:lang w:val="en-US"/>
          </w:rPr>
          <w:t xml:space="preserve">This scenario is not very realistic for an RNA virus. </w:t>
        </w:r>
      </w:ins>
      <w:ins w:id="848" w:author="Microsoft Office User" w:date="2026-05-06T04:39:00Z" w16du:dateUtc="2026-05-06T01:39:00Z">
        <w:r>
          <w:rPr>
            <w:rFonts w:ascii="Helvetica" w:hAnsi="Helvetica"/>
            <w:bCs/>
            <w:color w:val="000000"/>
            <w:sz w:val="22"/>
            <w:szCs w:val="22"/>
            <w:shd w:val="clear" w:color="auto" w:fill="FFFFFF"/>
            <w:lang w:val="en-US"/>
          </w:rPr>
          <w:t>M</w:t>
        </w:r>
      </w:ins>
      <w:del w:id="849" w:author="Microsoft Office User" w:date="2026-05-05T19:02:00Z" w16du:dateUtc="2026-05-05T16:02:00Z">
        <w:r w:rsidR="00374ED2" w:rsidDel="00927DA9">
          <w:rPr>
            <w:rFonts w:ascii="Helvetica" w:hAnsi="Helvetica"/>
            <w:bCs/>
            <w:color w:val="000000"/>
            <w:sz w:val="22"/>
            <w:szCs w:val="22"/>
            <w:shd w:val="clear" w:color="auto" w:fill="FFFFFF"/>
            <w:lang w:val="en-US"/>
          </w:rPr>
          <w:delText>M</w:delText>
        </w:r>
      </w:del>
      <w:r w:rsidR="00265D70" w:rsidRPr="00265D70">
        <w:rPr>
          <w:rFonts w:ascii="Helvetica" w:hAnsi="Helvetica"/>
          <w:bCs/>
          <w:color w:val="000000"/>
          <w:sz w:val="22"/>
          <w:szCs w:val="22"/>
          <w:shd w:val="clear" w:color="auto" w:fill="FFFFFF"/>
        </w:rPr>
        <w:t xml:space="preserve">utations </w:t>
      </w:r>
      <w:r w:rsidR="00374ED2">
        <w:rPr>
          <w:rFonts w:ascii="Helvetica" w:hAnsi="Helvetica"/>
          <w:bCs/>
          <w:color w:val="000000"/>
          <w:sz w:val="22"/>
          <w:szCs w:val="22"/>
          <w:shd w:val="clear" w:color="auto" w:fill="FFFFFF"/>
          <w:lang w:val="en-US"/>
        </w:rPr>
        <w:t xml:space="preserve">with a large selection coefficient s ~ 1 that are fixed instantaneously (within 1-2 generations) </w:t>
      </w:r>
      <w:r w:rsidR="00265D70" w:rsidRPr="00265D70">
        <w:rPr>
          <w:rFonts w:ascii="Helvetica" w:hAnsi="Helvetica"/>
          <w:bCs/>
          <w:color w:val="000000"/>
          <w:sz w:val="22"/>
          <w:szCs w:val="22"/>
          <w:shd w:val="clear" w:color="auto" w:fill="FFFFFF"/>
        </w:rPr>
        <w:t xml:space="preserve">are </w:t>
      </w:r>
      <w:r w:rsidR="00374ED2">
        <w:rPr>
          <w:rFonts w:ascii="Helvetica" w:hAnsi="Helvetica"/>
          <w:bCs/>
          <w:color w:val="000000"/>
          <w:sz w:val="22"/>
          <w:szCs w:val="22"/>
          <w:shd w:val="clear" w:color="auto" w:fill="FFFFFF"/>
          <w:lang w:val="en-US"/>
        </w:rPr>
        <w:t>extremely rare in any</w:t>
      </w:r>
      <w:r w:rsidR="00B0121F">
        <w:rPr>
          <w:rFonts w:ascii="Helvetica" w:hAnsi="Helvetica"/>
          <w:bCs/>
          <w:color w:val="000000"/>
          <w:sz w:val="22"/>
          <w:szCs w:val="22"/>
          <w:shd w:val="clear" w:color="auto" w:fill="FFFFFF"/>
        </w:rPr>
        <w:t xml:space="preserve"> real system including RNA viruses</w:t>
      </w:r>
      <w:r w:rsidR="00265D70" w:rsidRPr="00265D70">
        <w:rPr>
          <w:rFonts w:ascii="Helvetica" w:hAnsi="Helvetica"/>
          <w:bCs/>
          <w:color w:val="000000"/>
          <w:sz w:val="22"/>
          <w:szCs w:val="22"/>
          <w:shd w:val="clear" w:color="auto" w:fill="FFFFFF"/>
        </w:rPr>
        <w:t>.</w:t>
      </w:r>
      <w:r w:rsidR="00106904">
        <w:rPr>
          <w:rFonts w:ascii="Helvetica" w:hAnsi="Helvetica"/>
          <w:color w:val="000000"/>
          <w:sz w:val="22"/>
          <w:szCs w:val="22"/>
          <w:shd w:val="clear" w:color="auto" w:fill="FFFFFF"/>
          <w:lang w:val="en-US"/>
        </w:rPr>
        <w:t xml:space="preserve"> </w:t>
      </w:r>
      <w:r w:rsidR="00265D70">
        <w:rPr>
          <w:rFonts w:ascii="Helvetica" w:hAnsi="Helvetica"/>
          <w:color w:val="000000"/>
          <w:sz w:val="22"/>
          <w:szCs w:val="22"/>
          <w:shd w:val="clear" w:color="auto" w:fill="FFFFFF"/>
          <w:lang w:val="en-US"/>
        </w:rPr>
        <w:t xml:space="preserve">Even if </w:t>
      </w:r>
      <w:r w:rsidR="00106904">
        <w:rPr>
          <w:rFonts w:ascii="Helvetica" w:hAnsi="Helvetica"/>
          <w:color w:val="000000"/>
          <w:sz w:val="22"/>
          <w:szCs w:val="22"/>
          <w:shd w:val="clear" w:color="auto" w:fill="FFFFFF"/>
          <w:lang w:val="en-US"/>
        </w:rPr>
        <w:t xml:space="preserve">selection </w:t>
      </w:r>
      <w:r w:rsidR="00265D70">
        <w:rPr>
          <w:rFonts w:ascii="Helvetica" w:hAnsi="Helvetica"/>
          <w:color w:val="000000"/>
          <w:sz w:val="22"/>
          <w:szCs w:val="22"/>
          <w:shd w:val="clear" w:color="auto" w:fill="FFFFFF"/>
          <w:lang w:val="en-US"/>
        </w:rPr>
        <w:t xml:space="preserve">coefficient </w:t>
      </w:r>
      <w:r w:rsidR="00106904">
        <w:rPr>
          <w:rFonts w:ascii="Helvetica" w:hAnsi="Helvetica"/>
          <w:color w:val="000000"/>
          <w:sz w:val="22"/>
          <w:szCs w:val="22"/>
          <w:shd w:val="clear" w:color="auto" w:fill="FFFFFF"/>
          <w:lang w:val="en-US"/>
        </w:rPr>
        <w:t>is much stronger than mutation</w:t>
      </w:r>
      <w:r w:rsidR="00265D70">
        <w:rPr>
          <w:rFonts w:ascii="Helvetica" w:hAnsi="Helvetica"/>
          <w:color w:val="000000"/>
          <w:sz w:val="22"/>
          <w:szCs w:val="22"/>
          <w:shd w:val="clear" w:color="auto" w:fill="FFFFFF"/>
          <w:lang w:val="en-US"/>
        </w:rPr>
        <w:t xml:space="preserve"> rate</w:t>
      </w:r>
      <w:r w:rsidR="00106904">
        <w:rPr>
          <w:rFonts w:ascii="Helvetica" w:hAnsi="Helvetica"/>
          <w:color w:val="000000"/>
          <w:sz w:val="22"/>
          <w:szCs w:val="22"/>
          <w:shd w:val="clear" w:color="auto" w:fill="FFFFFF"/>
          <w:lang w:val="en-US"/>
        </w:rPr>
        <w:t>,</w:t>
      </w:r>
      <w:r w:rsidR="00265D70">
        <w:rPr>
          <w:rFonts w:ascii="Helvetica" w:hAnsi="Helvetica"/>
          <w:color w:val="000000"/>
          <w:sz w:val="22"/>
          <w:szCs w:val="22"/>
          <w:shd w:val="clear" w:color="auto" w:fill="FFFFFF"/>
          <w:lang w:val="en-US"/>
        </w:rPr>
        <w:t xml:space="preserve"> </w:t>
      </w:r>
      <w:r w:rsidR="00B84BA2">
        <w:rPr>
          <w:rFonts w:ascii="Helvetica" w:hAnsi="Helvetica"/>
          <w:color w:val="000000"/>
          <w:sz w:val="22"/>
          <w:szCs w:val="22"/>
          <w:shd w:val="clear" w:color="auto" w:fill="FFFFFF"/>
          <w:lang w:val="en-US"/>
        </w:rPr>
        <w:t>its value</w:t>
      </w:r>
      <w:r w:rsidR="00A010EE">
        <w:rPr>
          <w:rFonts w:ascii="Helvetica" w:hAnsi="Helvetica"/>
          <w:color w:val="000000"/>
          <w:sz w:val="22"/>
          <w:szCs w:val="22"/>
          <w:shd w:val="clear" w:color="auto" w:fill="FFFFFF"/>
          <w:lang w:val="en-US"/>
        </w:rPr>
        <w:t xml:space="preserve"> </w:t>
      </w:r>
      <w:r w:rsidR="00B84BA2">
        <w:rPr>
          <w:rFonts w:ascii="Helvetica" w:hAnsi="Helvetica"/>
          <w:color w:val="000000"/>
          <w:sz w:val="22"/>
          <w:szCs w:val="22"/>
          <w:shd w:val="clear" w:color="auto" w:fill="FFFFFF"/>
          <w:lang w:val="en-US"/>
        </w:rPr>
        <w:t>is</w:t>
      </w:r>
      <w:r w:rsidR="00A010EE">
        <w:rPr>
          <w:rFonts w:ascii="Helvetica" w:hAnsi="Helvetica"/>
          <w:color w:val="000000"/>
          <w:sz w:val="22"/>
          <w:szCs w:val="22"/>
          <w:shd w:val="clear" w:color="auto" w:fill="FFFFFF"/>
          <w:lang w:val="en-US"/>
        </w:rPr>
        <w:t xml:space="preserve"> usually </w:t>
      </w:r>
      <w:r w:rsidR="00374ED2">
        <w:rPr>
          <w:rFonts w:ascii="Helvetica" w:hAnsi="Helvetica"/>
          <w:color w:val="000000"/>
          <w:sz w:val="22"/>
          <w:szCs w:val="22"/>
          <w:shd w:val="clear" w:color="auto" w:fill="FFFFFF"/>
          <w:lang w:val="en-US"/>
        </w:rPr>
        <w:t xml:space="preserve">much </w:t>
      </w:r>
      <w:r w:rsidR="00A010EE">
        <w:rPr>
          <w:rFonts w:ascii="Helvetica" w:hAnsi="Helvetica"/>
          <w:color w:val="000000"/>
          <w:sz w:val="22"/>
          <w:szCs w:val="22"/>
          <w:shd w:val="clear" w:color="auto" w:fill="FFFFFF"/>
          <w:lang w:val="en-US"/>
        </w:rPr>
        <w:t>small</w:t>
      </w:r>
      <w:r w:rsidR="00265D70">
        <w:rPr>
          <w:rFonts w:ascii="Helvetica" w:hAnsi="Helvetica"/>
          <w:color w:val="000000"/>
          <w:sz w:val="22"/>
          <w:szCs w:val="22"/>
          <w:shd w:val="clear" w:color="auto" w:fill="FFFFFF"/>
          <w:lang w:val="en-US"/>
        </w:rPr>
        <w:t>er than unit</w:t>
      </w:r>
      <w:r w:rsidR="00A010EE">
        <w:rPr>
          <w:rFonts w:ascii="Helvetica" w:hAnsi="Helvetica"/>
          <w:color w:val="000000"/>
          <w:sz w:val="22"/>
          <w:szCs w:val="22"/>
          <w:shd w:val="clear" w:color="auto" w:fill="FFFFFF"/>
          <w:lang w:val="en-US"/>
        </w:rPr>
        <w:t xml:space="preserve">. All such </w:t>
      </w:r>
      <w:r w:rsidR="00106904">
        <w:rPr>
          <w:rFonts w:ascii="Helvetica" w:hAnsi="Helvetica"/>
          <w:color w:val="000000"/>
          <w:sz w:val="22"/>
          <w:szCs w:val="22"/>
          <w:shd w:val="clear" w:color="auto" w:fill="FFFFFF"/>
          <w:lang w:val="en-US"/>
        </w:rPr>
        <w:t xml:space="preserve">mutations are fixed </w:t>
      </w:r>
      <w:ins w:id="850" w:author="Microsoft Office User" w:date="2026-05-06T04:39:00Z" w16du:dateUtc="2026-05-06T01:39:00Z">
        <w:r>
          <w:rPr>
            <w:rFonts w:ascii="Helvetica" w:hAnsi="Helvetica"/>
            <w:color w:val="000000"/>
            <w:sz w:val="22"/>
            <w:szCs w:val="22"/>
            <w:shd w:val="clear" w:color="auto" w:fill="FFFFFF"/>
            <w:lang w:val="en-US"/>
          </w:rPr>
          <w:t xml:space="preserve">very </w:t>
        </w:r>
      </w:ins>
      <w:r w:rsidR="00106904">
        <w:rPr>
          <w:rFonts w:ascii="Helvetica" w:hAnsi="Helvetica"/>
          <w:color w:val="000000"/>
          <w:sz w:val="22"/>
          <w:szCs w:val="22"/>
          <w:shd w:val="clear" w:color="auto" w:fill="FFFFFF"/>
          <w:lang w:val="en-US"/>
        </w:rPr>
        <w:t xml:space="preserve">gradually, with the </w:t>
      </w:r>
      <w:r w:rsidR="00A010EE">
        <w:rPr>
          <w:rFonts w:ascii="Helvetica" w:hAnsi="Helvetica"/>
          <w:color w:val="000000"/>
          <w:sz w:val="22"/>
          <w:szCs w:val="22"/>
          <w:shd w:val="clear" w:color="auto" w:fill="FFFFFF"/>
          <w:lang w:val="en-US"/>
        </w:rPr>
        <w:t>half-</w:t>
      </w:r>
      <w:r w:rsidR="00106904">
        <w:rPr>
          <w:rFonts w:ascii="Helvetica" w:hAnsi="Helvetica"/>
          <w:color w:val="000000"/>
          <w:sz w:val="22"/>
          <w:szCs w:val="22"/>
          <w:shd w:val="clear" w:color="auto" w:fill="FFFFFF"/>
          <w:lang w:val="en-US"/>
        </w:rPr>
        <w:t>time</w:t>
      </w:r>
      <w:r w:rsidR="00A010EE">
        <w:rPr>
          <w:rFonts w:ascii="Helvetica" w:hAnsi="Helvetica"/>
          <w:color w:val="000000"/>
          <w:sz w:val="22"/>
          <w:szCs w:val="22"/>
          <w:shd w:val="clear" w:color="auto" w:fill="FFFFFF"/>
          <w:lang w:val="en-US"/>
        </w:rPr>
        <w:t xml:space="preserve"> of fixation</w:t>
      </w:r>
      <w:r w:rsidR="00106904">
        <w:rPr>
          <w:rFonts w:ascii="Helvetica" w:hAnsi="Helvetica"/>
          <w:color w:val="000000"/>
          <w:sz w:val="22"/>
          <w:szCs w:val="22"/>
          <w:shd w:val="clear" w:color="auto" w:fill="FFFFFF"/>
          <w:lang w:val="en-US"/>
        </w:rPr>
        <w:t xml:space="preserve"> inversely proportional to the selection coefficient</w:t>
      </w:r>
      <w:r w:rsidR="00265D70">
        <w:rPr>
          <w:rFonts w:ascii="Helvetica" w:hAnsi="Helvetica"/>
          <w:color w:val="000000"/>
          <w:sz w:val="22"/>
          <w:szCs w:val="22"/>
          <w:shd w:val="clear" w:color="auto" w:fill="FFFFFF"/>
          <w:lang w:val="en-US"/>
        </w:rPr>
        <w:t xml:space="preserve"> and logarithm of the ratio of selection coefficient to the mutation rate (</w:t>
      </w:r>
      <w:r w:rsidR="00374ED2">
        <w:rPr>
          <w:rFonts w:ascii="Helvetica" w:hAnsi="Helvetica"/>
          <w:color w:val="000000"/>
          <w:sz w:val="22"/>
          <w:szCs w:val="22"/>
          <w:shd w:val="clear" w:color="auto" w:fill="FFFFFF"/>
          <w:lang w:val="en-US"/>
        </w:rPr>
        <w:t>Haldane, 1927</w:t>
      </w:r>
      <w:r w:rsidR="00265D70">
        <w:rPr>
          <w:rFonts w:ascii="Helvetica" w:hAnsi="Helvetica"/>
          <w:color w:val="000000"/>
          <w:sz w:val="22"/>
          <w:szCs w:val="22"/>
          <w:shd w:val="clear" w:color="auto" w:fill="FFFFFF"/>
          <w:lang w:val="en-US"/>
        </w:rPr>
        <w:t xml:space="preserve">). </w:t>
      </w:r>
      <w:r w:rsidR="00106904">
        <w:rPr>
          <w:rFonts w:ascii="Helvetica" w:hAnsi="Helvetica"/>
          <w:color w:val="000000"/>
          <w:sz w:val="22"/>
          <w:szCs w:val="22"/>
          <w:shd w:val="clear" w:color="auto" w:fill="FFFFFF"/>
          <w:lang w:val="en-US"/>
        </w:rPr>
        <w:t xml:space="preserve"> </w:t>
      </w:r>
      <w:r w:rsidR="00265D70">
        <w:rPr>
          <w:rFonts w:ascii="Helvetica" w:hAnsi="Helvetica"/>
          <w:color w:val="000000"/>
          <w:sz w:val="22"/>
          <w:szCs w:val="22"/>
          <w:shd w:val="clear" w:color="auto" w:fill="FFFFFF"/>
          <w:lang w:val="en-US"/>
        </w:rPr>
        <w:t xml:space="preserve">Hence, the </w:t>
      </w:r>
      <w:r w:rsidR="00374ED2">
        <w:rPr>
          <w:rFonts w:ascii="Helvetica" w:hAnsi="Helvetica"/>
          <w:color w:val="000000"/>
          <w:sz w:val="22"/>
          <w:szCs w:val="22"/>
          <w:shd w:val="clear" w:color="auto" w:fill="FFFFFF"/>
          <w:lang w:val="en-US"/>
        </w:rPr>
        <w:t xml:space="preserve">fixation </w:t>
      </w:r>
      <w:r w:rsidR="00265D70">
        <w:rPr>
          <w:rFonts w:ascii="Helvetica" w:hAnsi="Helvetica"/>
          <w:color w:val="000000"/>
          <w:sz w:val="22"/>
          <w:szCs w:val="22"/>
          <w:shd w:val="clear" w:color="auto" w:fill="FFFFFF"/>
          <w:lang w:val="en-US"/>
        </w:rPr>
        <w:t xml:space="preserve">times are </w:t>
      </w:r>
      <w:r w:rsidR="00106904">
        <w:rPr>
          <w:rFonts w:ascii="Helvetica" w:hAnsi="Helvetica"/>
          <w:color w:val="000000"/>
          <w:sz w:val="22"/>
          <w:szCs w:val="22"/>
          <w:shd w:val="clear" w:color="auto" w:fill="FFFFFF"/>
          <w:lang w:val="en-US"/>
        </w:rPr>
        <w:t xml:space="preserve">large. Linkage </w:t>
      </w:r>
      <w:r w:rsidR="00265D70">
        <w:rPr>
          <w:rFonts w:ascii="Helvetica" w:hAnsi="Helvetica"/>
          <w:color w:val="000000"/>
          <w:sz w:val="22"/>
          <w:szCs w:val="22"/>
          <w:shd w:val="clear" w:color="auto" w:fill="FFFFFF"/>
          <w:lang w:val="en-US"/>
        </w:rPr>
        <w:t>effects, which are always strong for RNA viruses</w:t>
      </w:r>
      <w:ins w:id="851" w:author="Microsoft Office User" w:date="2026-05-06T04:40:00Z" w16du:dateUtc="2026-05-06T01:40:00Z">
        <w:r>
          <w:rPr>
            <w:rFonts w:ascii="Helvetica" w:hAnsi="Helvetica"/>
            <w:color w:val="000000"/>
            <w:sz w:val="22"/>
            <w:szCs w:val="22"/>
            <w:shd w:val="clear" w:color="auto" w:fill="FFFFFF"/>
            <w:lang w:val="en-US"/>
          </w:rPr>
          <w:t xml:space="preserve"> including those with recombination</w:t>
        </w:r>
      </w:ins>
      <w:r w:rsidR="00265D70">
        <w:rPr>
          <w:rFonts w:ascii="Helvetica" w:hAnsi="Helvetica"/>
          <w:color w:val="000000"/>
          <w:sz w:val="22"/>
          <w:szCs w:val="22"/>
          <w:shd w:val="clear" w:color="auto" w:fill="FFFFFF"/>
          <w:lang w:val="en-US"/>
        </w:rPr>
        <w:t xml:space="preserve">, </w:t>
      </w:r>
      <w:r w:rsidR="00106904">
        <w:rPr>
          <w:rFonts w:ascii="Helvetica" w:hAnsi="Helvetica"/>
          <w:color w:val="000000"/>
          <w:sz w:val="22"/>
          <w:szCs w:val="22"/>
          <w:shd w:val="clear" w:color="auto" w:fill="FFFFFF"/>
          <w:lang w:val="en-US"/>
        </w:rPr>
        <w:t xml:space="preserve">make </w:t>
      </w:r>
      <w:r w:rsidR="00374ED2">
        <w:rPr>
          <w:rFonts w:ascii="Helvetica" w:hAnsi="Helvetica"/>
          <w:color w:val="000000"/>
          <w:sz w:val="22"/>
          <w:szCs w:val="22"/>
          <w:shd w:val="clear" w:color="auto" w:fill="FFFFFF"/>
          <w:lang w:val="en-US"/>
        </w:rPr>
        <w:t xml:space="preserve">the </w:t>
      </w:r>
      <w:r w:rsidR="00106904">
        <w:rPr>
          <w:rFonts w:ascii="Helvetica" w:hAnsi="Helvetica"/>
          <w:color w:val="000000"/>
          <w:sz w:val="22"/>
          <w:szCs w:val="22"/>
          <w:shd w:val="clear" w:color="auto" w:fill="FFFFFF"/>
          <w:lang w:val="en-US"/>
        </w:rPr>
        <w:t>fixation</w:t>
      </w:r>
      <w:r w:rsidR="00374ED2">
        <w:rPr>
          <w:rFonts w:ascii="Helvetica" w:hAnsi="Helvetica"/>
          <w:color w:val="000000"/>
          <w:sz w:val="22"/>
          <w:szCs w:val="22"/>
          <w:shd w:val="clear" w:color="auto" w:fill="FFFFFF"/>
          <w:lang w:val="en-US"/>
        </w:rPr>
        <w:t xml:space="preserve"> process</w:t>
      </w:r>
      <w:r w:rsidR="00106904">
        <w:rPr>
          <w:rFonts w:ascii="Helvetica" w:hAnsi="Helvetica"/>
          <w:color w:val="000000"/>
          <w:sz w:val="22"/>
          <w:szCs w:val="22"/>
          <w:shd w:val="clear" w:color="auto" w:fill="FFFFFF"/>
          <w:lang w:val="en-US"/>
        </w:rPr>
        <w:t xml:space="preserve"> even </w:t>
      </w:r>
      <w:r w:rsidR="00265D70">
        <w:rPr>
          <w:rFonts w:ascii="Helvetica" w:hAnsi="Helvetica"/>
          <w:color w:val="000000"/>
          <w:sz w:val="22"/>
          <w:szCs w:val="22"/>
          <w:shd w:val="clear" w:color="auto" w:fill="FFFFFF"/>
          <w:lang w:val="en-US"/>
        </w:rPr>
        <w:t>slower</w:t>
      </w:r>
      <w:r w:rsidR="00106904">
        <w:rPr>
          <w:rFonts w:ascii="Helvetica" w:hAnsi="Helvetica"/>
          <w:color w:val="000000"/>
          <w:sz w:val="22"/>
          <w:szCs w:val="22"/>
          <w:shd w:val="clear" w:color="auto" w:fill="FFFFFF"/>
          <w:lang w:val="en-US"/>
        </w:rPr>
        <w:t xml:space="preserve">. For example, in </w:t>
      </w:r>
      <w:r w:rsidR="00A010EE">
        <w:rPr>
          <w:rFonts w:ascii="Helvetica" w:hAnsi="Helvetica"/>
          <w:color w:val="000000"/>
          <w:sz w:val="22"/>
          <w:szCs w:val="22"/>
          <w:shd w:val="clear" w:color="auto" w:fill="FFFFFF"/>
          <w:lang w:val="en-US"/>
        </w:rPr>
        <w:t>a</w:t>
      </w:r>
      <w:r w:rsidR="00265D70">
        <w:rPr>
          <w:rFonts w:ascii="Helvetica" w:hAnsi="Helvetica"/>
          <w:color w:val="000000"/>
          <w:sz w:val="22"/>
          <w:szCs w:val="22"/>
          <w:shd w:val="clear" w:color="auto" w:fill="FFFFFF"/>
          <w:lang w:val="en-US"/>
        </w:rPr>
        <w:t xml:space="preserve"> drug</w:t>
      </w:r>
      <w:r w:rsidR="00374ED2">
        <w:rPr>
          <w:rFonts w:ascii="Helvetica" w:hAnsi="Helvetica"/>
          <w:color w:val="000000"/>
          <w:sz w:val="22"/>
          <w:szCs w:val="22"/>
          <w:shd w:val="clear" w:color="auto" w:fill="FFFFFF"/>
          <w:lang w:val="en-US"/>
        </w:rPr>
        <w:t>-</w:t>
      </w:r>
      <w:r w:rsidR="00265D70">
        <w:rPr>
          <w:rFonts w:ascii="Helvetica" w:hAnsi="Helvetica"/>
          <w:color w:val="000000"/>
          <w:sz w:val="22"/>
          <w:szCs w:val="22"/>
          <w:shd w:val="clear" w:color="auto" w:fill="FFFFFF"/>
          <w:lang w:val="en-US"/>
        </w:rPr>
        <w:t xml:space="preserve">treated HIV patient, it takes </w:t>
      </w:r>
      <w:r w:rsidR="00B0121F">
        <w:rPr>
          <w:rFonts w:ascii="Helvetica" w:hAnsi="Helvetica"/>
          <w:color w:val="000000"/>
          <w:sz w:val="22"/>
          <w:szCs w:val="22"/>
          <w:shd w:val="clear" w:color="auto" w:fill="FFFFFF"/>
          <w:lang w:val="en-US"/>
        </w:rPr>
        <w:t xml:space="preserve">4 </w:t>
      </w:r>
      <w:r w:rsidR="00265D70">
        <w:rPr>
          <w:rFonts w:ascii="Helvetica" w:hAnsi="Helvetica"/>
          <w:color w:val="000000"/>
          <w:sz w:val="22"/>
          <w:szCs w:val="22"/>
          <w:shd w:val="clear" w:color="auto" w:fill="FFFFFF"/>
          <w:lang w:val="en-US"/>
        </w:rPr>
        <w:t xml:space="preserve">weeks to </w:t>
      </w:r>
      <w:r w:rsidR="00B0121F">
        <w:rPr>
          <w:rFonts w:ascii="Helvetica" w:hAnsi="Helvetica"/>
          <w:color w:val="000000"/>
          <w:sz w:val="22"/>
          <w:szCs w:val="22"/>
          <w:shd w:val="clear" w:color="auto" w:fill="FFFFFF"/>
          <w:lang w:val="en-US"/>
        </w:rPr>
        <w:t>half-</w:t>
      </w:r>
      <w:r w:rsidR="00265D70">
        <w:rPr>
          <w:rFonts w:ascii="Helvetica" w:hAnsi="Helvetica"/>
          <w:color w:val="000000"/>
          <w:sz w:val="22"/>
          <w:szCs w:val="22"/>
          <w:shd w:val="clear" w:color="auto" w:fill="FFFFFF"/>
          <w:lang w:val="en-US"/>
        </w:rPr>
        <w:t>fix a primary ritonavir resistance mutation. In the case of SARS-CoV-2 at the population level considered here, the time scales are months.</w:t>
      </w:r>
    </w:p>
    <w:p w14:paraId="33BB5FAB" w14:textId="77777777" w:rsidR="00106904" w:rsidRPr="00106904" w:rsidRDefault="00106904">
      <w:pPr>
        <w:rPr>
          <w:rFonts w:ascii="Helvetica" w:hAnsi="Helvetica"/>
          <w:color w:val="000000"/>
          <w:sz w:val="22"/>
          <w:szCs w:val="22"/>
          <w:shd w:val="clear" w:color="auto" w:fill="FFFFFF"/>
          <w:lang w:val="en-US"/>
        </w:rPr>
      </w:pPr>
    </w:p>
    <w:p w14:paraId="1B9A3D77" w14:textId="77777777" w:rsidR="00265D70" w:rsidRDefault="00133529">
      <w:pPr>
        <w:rPr>
          <w:rFonts w:ascii="Helvetica" w:hAnsi="Helvetica"/>
          <w:b/>
          <w:color w:val="000000"/>
          <w:sz w:val="22"/>
          <w:szCs w:val="22"/>
          <w:shd w:val="clear" w:color="auto" w:fill="FFFFFF"/>
          <w:lang w:val="en-US"/>
        </w:rPr>
      </w:pPr>
      <w:r w:rsidRPr="002F4D25">
        <w:rPr>
          <w:rFonts w:ascii="Helvetica" w:hAnsi="Helvetica"/>
          <w:b/>
          <w:color w:val="000000"/>
          <w:sz w:val="22"/>
          <w:szCs w:val="22"/>
          <w:shd w:val="clear" w:color="auto" w:fill="FFFFFF"/>
        </w:rPr>
        <w:t xml:space="preserve">I can imagine that, in the weak selection limit, the method is appropriate. </w:t>
      </w:r>
    </w:p>
    <w:p w14:paraId="0C24D7D5" w14:textId="77777777" w:rsidR="00265D70" w:rsidRDefault="00265D70">
      <w:pPr>
        <w:rPr>
          <w:rFonts w:ascii="Helvetica" w:hAnsi="Helvetica"/>
          <w:b/>
          <w:color w:val="000000"/>
          <w:sz w:val="22"/>
          <w:szCs w:val="22"/>
          <w:shd w:val="clear" w:color="auto" w:fill="FFFFFF"/>
          <w:lang w:val="en-US"/>
        </w:rPr>
      </w:pPr>
    </w:p>
    <w:p w14:paraId="01CAB4DF" w14:textId="30AFD37D" w:rsidR="00265D70" w:rsidDel="00927DA9" w:rsidRDefault="00927DA9">
      <w:pPr>
        <w:rPr>
          <w:del w:id="852" w:author="Microsoft Office User" w:date="2026-05-05T19:00:00Z" w16du:dateUtc="2026-05-05T16:00:00Z"/>
          <w:rFonts w:ascii="Helvetica" w:hAnsi="Helvetica"/>
          <w:color w:val="000000"/>
          <w:sz w:val="22"/>
          <w:szCs w:val="22"/>
          <w:shd w:val="clear" w:color="auto" w:fill="FFFFFF"/>
          <w:lang w:val="en-US"/>
        </w:rPr>
      </w:pPr>
      <w:ins w:id="853" w:author="Microsoft Office User" w:date="2026-05-05T18:59:00Z" w16du:dateUtc="2026-05-05T15:59:00Z">
        <w:r>
          <w:rPr>
            <w:rFonts w:ascii="Helvetica" w:hAnsi="Helvetica"/>
            <w:bCs/>
            <w:color w:val="000000"/>
            <w:sz w:val="22"/>
            <w:szCs w:val="22"/>
            <w:shd w:val="clear" w:color="auto" w:fill="FFFFFF"/>
            <w:lang w:val="en-US"/>
          </w:rPr>
          <w:t>The method works if selection coefficient is much stronger than mutation rate, but both are very small compared to unit, This</w:t>
        </w:r>
      </w:ins>
      <w:ins w:id="854" w:author="Microsoft Office User" w:date="2026-05-05T19:00:00Z" w16du:dateUtc="2026-05-05T16:00:00Z">
        <w:r>
          <w:rPr>
            <w:rFonts w:ascii="Helvetica" w:hAnsi="Helvetica"/>
            <w:bCs/>
            <w:color w:val="000000"/>
            <w:sz w:val="22"/>
            <w:szCs w:val="22"/>
            <w:shd w:val="clear" w:color="auto" w:fill="FFFFFF"/>
            <w:lang w:val="en-US"/>
          </w:rPr>
          <w:t xml:space="preserve"> situation</w:t>
        </w:r>
      </w:ins>
      <w:ins w:id="855" w:author="Microsoft Office User" w:date="2026-05-05T18:59:00Z" w16du:dateUtc="2026-05-05T15:59:00Z">
        <w:r>
          <w:rPr>
            <w:rFonts w:ascii="Helvetica" w:hAnsi="Helvetica"/>
            <w:bCs/>
            <w:color w:val="000000"/>
            <w:sz w:val="22"/>
            <w:szCs w:val="22"/>
            <w:shd w:val="clear" w:color="auto" w:fill="FFFFFF"/>
            <w:lang w:val="en-US"/>
          </w:rPr>
          <w:t xml:space="preserve"> is typical</w:t>
        </w:r>
      </w:ins>
      <w:del w:id="856" w:author="Microsoft Office User" w:date="2026-05-05T18:59:00Z" w16du:dateUtc="2026-05-05T15:59:00Z">
        <w:r w:rsidR="00363582" w:rsidDel="00927DA9">
          <w:rPr>
            <w:rFonts w:ascii="Helvetica" w:hAnsi="Helvetica"/>
            <w:color w:val="000000"/>
            <w:sz w:val="22"/>
            <w:szCs w:val="22"/>
            <w:shd w:val="clear" w:color="auto" w:fill="FFFFFF"/>
            <w:lang w:val="en-US"/>
          </w:rPr>
          <w:delText>The</w:delText>
        </w:r>
        <w:r w:rsidR="00265D70" w:rsidDel="00927DA9">
          <w:rPr>
            <w:rFonts w:ascii="Helvetica" w:hAnsi="Helvetica"/>
            <w:color w:val="000000"/>
            <w:sz w:val="22"/>
            <w:szCs w:val="22"/>
            <w:shd w:val="clear" w:color="auto" w:fill="FFFFFF"/>
            <w:lang w:val="en-US"/>
          </w:rPr>
          <w:delText xml:space="preserve"> w</w:delText>
        </w:r>
        <w:r w:rsidR="00265D70" w:rsidRPr="00265D70" w:rsidDel="00927DA9">
          <w:rPr>
            <w:rFonts w:ascii="Helvetica" w:hAnsi="Helvetica"/>
            <w:color w:val="000000"/>
            <w:sz w:val="22"/>
            <w:szCs w:val="22"/>
            <w:shd w:val="clear" w:color="auto" w:fill="FFFFFF"/>
            <w:lang w:val="en-US"/>
          </w:rPr>
          <w:delText>eek selection limit</w:delText>
        </w:r>
        <w:r w:rsidR="0031623F" w:rsidDel="00927DA9">
          <w:rPr>
            <w:rFonts w:ascii="Helvetica" w:hAnsi="Helvetica"/>
            <w:color w:val="000000"/>
            <w:sz w:val="22"/>
            <w:szCs w:val="22"/>
            <w:shd w:val="clear" w:color="auto" w:fill="FFFFFF"/>
            <w:lang w:val="en-US"/>
          </w:rPr>
          <w:delText>,</w:delText>
        </w:r>
        <w:r w:rsidR="00363582" w:rsidDel="00927DA9">
          <w:rPr>
            <w:rFonts w:ascii="Helvetica" w:hAnsi="Helvetica"/>
            <w:color w:val="000000"/>
            <w:sz w:val="22"/>
            <w:szCs w:val="22"/>
            <w:shd w:val="clear" w:color="auto" w:fill="FFFFFF"/>
            <w:lang w:val="en-US"/>
          </w:rPr>
          <w:delText xml:space="preserve"> defined as the double inequality</w:delText>
        </w:r>
        <w:r w:rsidR="00265D70" w:rsidRPr="00265D70" w:rsidDel="00927DA9">
          <w:rPr>
            <w:rFonts w:ascii="Helvetica" w:hAnsi="Helvetica"/>
            <w:color w:val="000000"/>
            <w:sz w:val="22"/>
            <w:szCs w:val="22"/>
            <w:shd w:val="clear" w:color="auto" w:fill="FFFFFF"/>
            <w:lang w:val="en-US"/>
          </w:rPr>
          <w:delText xml:space="preserve"> is</w:delText>
        </w:r>
      </w:del>
      <w:r w:rsidR="00265D70" w:rsidRPr="00265D70">
        <w:rPr>
          <w:rFonts w:ascii="Helvetica" w:hAnsi="Helvetica"/>
          <w:color w:val="000000"/>
          <w:sz w:val="22"/>
          <w:szCs w:val="22"/>
          <w:shd w:val="clear" w:color="auto" w:fill="FFFFFF"/>
          <w:lang w:val="en-US"/>
        </w:rPr>
        <w:t xml:space="preserve"> </w:t>
      </w:r>
      <w:del w:id="857" w:author="Microsoft Office User" w:date="2026-05-05T18:59:00Z" w16du:dateUtc="2026-05-05T15:59:00Z">
        <w:r w:rsidR="00265D70" w:rsidRPr="00265D70" w:rsidDel="00927DA9">
          <w:rPr>
            <w:rFonts w:ascii="Helvetica" w:hAnsi="Helvetica"/>
            <w:color w:val="000000"/>
            <w:sz w:val="22"/>
            <w:szCs w:val="22"/>
            <w:shd w:val="clear" w:color="auto" w:fill="FFFFFF"/>
            <w:lang w:val="en-US"/>
          </w:rPr>
          <w:delText>a rule</w:delText>
        </w:r>
        <w:r w:rsidR="00B0121F" w:rsidDel="00927DA9">
          <w:rPr>
            <w:rFonts w:ascii="Helvetica" w:hAnsi="Helvetica"/>
            <w:color w:val="000000"/>
            <w:sz w:val="22"/>
            <w:szCs w:val="22"/>
            <w:shd w:val="clear" w:color="auto" w:fill="FFFFFF"/>
            <w:lang w:val="en-US"/>
          </w:rPr>
          <w:delText xml:space="preserve"> rather</w:delText>
        </w:r>
        <w:r w:rsidR="00265D70" w:rsidRPr="00265D70" w:rsidDel="00927DA9">
          <w:rPr>
            <w:rFonts w:ascii="Helvetica" w:hAnsi="Helvetica"/>
            <w:color w:val="000000"/>
            <w:sz w:val="22"/>
            <w:szCs w:val="22"/>
            <w:shd w:val="clear" w:color="auto" w:fill="FFFFFF"/>
            <w:lang w:val="en-US"/>
          </w:rPr>
          <w:delText xml:space="preserve"> than exception </w:delText>
        </w:r>
      </w:del>
      <w:r w:rsidR="00363582">
        <w:rPr>
          <w:rFonts w:ascii="Helvetica" w:hAnsi="Helvetica"/>
          <w:color w:val="000000"/>
          <w:sz w:val="22"/>
          <w:szCs w:val="22"/>
          <w:shd w:val="clear" w:color="auto" w:fill="FFFFFF"/>
          <w:lang w:val="en-US"/>
        </w:rPr>
        <w:t xml:space="preserve">for </w:t>
      </w:r>
      <w:r w:rsidR="00265D70">
        <w:rPr>
          <w:rFonts w:ascii="Helvetica" w:hAnsi="Helvetica"/>
          <w:color w:val="000000"/>
          <w:sz w:val="22"/>
          <w:szCs w:val="22"/>
          <w:shd w:val="clear" w:color="auto" w:fill="FFFFFF"/>
          <w:lang w:val="en-US"/>
        </w:rPr>
        <w:t xml:space="preserve">rapidly–evolving </w:t>
      </w:r>
      <w:r w:rsidR="00265D70" w:rsidRPr="00265D70">
        <w:rPr>
          <w:rFonts w:ascii="Helvetica" w:hAnsi="Helvetica"/>
          <w:color w:val="000000"/>
          <w:sz w:val="22"/>
          <w:szCs w:val="22"/>
          <w:shd w:val="clear" w:color="auto" w:fill="FFFFFF"/>
          <w:lang w:val="en-US"/>
        </w:rPr>
        <w:t>RNA viruses</w:t>
      </w:r>
      <w:del w:id="858" w:author="Microsoft Office User" w:date="2026-05-06T04:41:00Z" w16du:dateUtc="2026-05-06T01:41:00Z">
        <w:r w:rsidR="00620546" w:rsidDel="007A4437">
          <w:rPr>
            <w:rFonts w:ascii="Helvetica" w:hAnsi="Helvetica"/>
            <w:color w:val="000000"/>
            <w:sz w:val="22"/>
            <w:szCs w:val="22"/>
            <w:shd w:val="clear" w:color="auto" w:fill="FFFFFF"/>
            <w:lang w:val="en-US"/>
          </w:rPr>
          <w:delText>, which is why this method is usually appropriate</w:delText>
        </w:r>
      </w:del>
      <w:r w:rsidR="00620546">
        <w:rPr>
          <w:rFonts w:ascii="Helvetica" w:hAnsi="Helvetica"/>
          <w:color w:val="000000"/>
          <w:sz w:val="22"/>
          <w:szCs w:val="22"/>
          <w:shd w:val="clear" w:color="auto" w:fill="FFFFFF"/>
          <w:lang w:val="en-US"/>
        </w:rPr>
        <w:t>.</w:t>
      </w:r>
      <w:r w:rsidR="00B0121F">
        <w:rPr>
          <w:rFonts w:ascii="Helvetica" w:hAnsi="Helvetica"/>
          <w:color w:val="000000"/>
          <w:sz w:val="22"/>
          <w:szCs w:val="22"/>
          <w:shd w:val="clear" w:color="auto" w:fill="FFFFFF"/>
          <w:lang w:val="en-US"/>
        </w:rPr>
        <w:t xml:space="preserve"> </w:t>
      </w:r>
      <w:ins w:id="859" w:author="Microsoft Office User" w:date="2026-05-05T19:00:00Z" w16du:dateUtc="2026-05-05T16:00:00Z">
        <w:r>
          <w:rPr>
            <w:rFonts w:ascii="Helvetica" w:hAnsi="Helvetica"/>
            <w:color w:val="000000"/>
            <w:sz w:val="22"/>
            <w:szCs w:val="22"/>
            <w:shd w:val="clear" w:color="auto" w:fill="FFFFFF"/>
            <w:lang w:val="en-US"/>
          </w:rPr>
          <w:t xml:space="preserve"> </w:t>
        </w:r>
      </w:ins>
    </w:p>
    <w:p w14:paraId="5CE63EEF" w14:textId="77777777" w:rsidR="00363582" w:rsidDel="00927DA9" w:rsidRDefault="00363582">
      <w:pPr>
        <w:rPr>
          <w:del w:id="860" w:author="Microsoft Office User" w:date="2026-05-05T19:00:00Z" w16du:dateUtc="2026-05-05T16:00:00Z"/>
          <w:rFonts w:ascii="Helvetica" w:hAnsi="Helvetica"/>
          <w:color w:val="000000"/>
          <w:sz w:val="22"/>
          <w:szCs w:val="22"/>
          <w:shd w:val="clear" w:color="auto" w:fill="FFFFFF"/>
          <w:lang w:val="en-US"/>
        </w:rPr>
      </w:pPr>
    </w:p>
    <w:p w14:paraId="65C1C2BA" w14:textId="3FCADB48" w:rsidR="00363582" w:rsidRDefault="00363582">
      <w:pPr>
        <w:rPr>
          <w:rFonts w:ascii="Helvetica" w:hAnsi="Helvetica"/>
          <w:i/>
          <w:color w:val="000000"/>
          <w:sz w:val="22"/>
          <w:szCs w:val="22"/>
          <w:shd w:val="clear" w:color="auto" w:fill="FFFFFF"/>
          <w:lang w:val="en-US"/>
        </w:rPr>
      </w:pPr>
      <w:r>
        <w:rPr>
          <w:rFonts w:ascii="Helvetica" w:hAnsi="Helvetica"/>
          <w:color w:val="000000"/>
          <w:sz w:val="22"/>
          <w:szCs w:val="22"/>
          <w:shd w:val="clear" w:color="auto" w:fill="FFFFFF"/>
          <w:lang w:val="en-US"/>
        </w:rPr>
        <w:t>We added this condition to</w:t>
      </w:r>
      <w:r w:rsidR="00620546">
        <w:rPr>
          <w:rFonts w:ascii="Helvetica" w:hAnsi="Helvetica"/>
          <w:color w:val="000000"/>
          <w:sz w:val="22"/>
          <w:szCs w:val="22"/>
          <w:shd w:val="clear" w:color="auto" w:fill="FFFFFF"/>
          <w:lang w:val="en-US"/>
        </w:rPr>
        <w:t xml:space="preserve"> </w:t>
      </w:r>
      <w:del w:id="861" w:author="Microsoft Office User" w:date="2026-05-05T19:00:00Z" w16du:dateUtc="2026-05-05T16:00:00Z">
        <w:r w:rsidR="00952580" w:rsidDel="00927DA9">
          <w:rPr>
            <w:rFonts w:ascii="Helvetica" w:hAnsi="Helvetica"/>
            <w:color w:val="000000"/>
            <w:sz w:val="22"/>
            <w:szCs w:val="22"/>
            <w:shd w:val="clear" w:color="auto" w:fill="FFFFFF"/>
            <w:lang w:val="en-US"/>
          </w:rPr>
          <w:delText xml:space="preserve">a </w:delText>
        </w:r>
        <w:r w:rsidR="00620546" w:rsidDel="00927DA9">
          <w:rPr>
            <w:rFonts w:ascii="Helvetica" w:hAnsi="Helvetica"/>
            <w:color w:val="000000"/>
            <w:sz w:val="22"/>
            <w:szCs w:val="22"/>
            <w:shd w:val="clear" w:color="auto" w:fill="FFFFFF"/>
            <w:lang w:val="en-US"/>
          </w:rPr>
          <w:delText>new subsection</w:delText>
        </w:r>
        <w:r w:rsidDel="00927DA9">
          <w:rPr>
            <w:rFonts w:ascii="Helvetica" w:hAnsi="Helvetica"/>
            <w:color w:val="000000"/>
            <w:sz w:val="22"/>
            <w:szCs w:val="22"/>
            <w:shd w:val="clear" w:color="auto" w:fill="FFFFFF"/>
            <w:lang w:val="en-US"/>
          </w:rPr>
          <w:delText xml:space="preserve"> </w:delText>
        </w:r>
        <w:r w:rsidRPr="00363582" w:rsidDel="00927DA9">
          <w:rPr>
            <w:rFonts w:ascii="Helvetica" w:hAnsi="Helvetica"/>
            <w:i/>
            <w:color w:val="000000"/>
            <w:sz w:val="22"/>
            <w:szCs w:val="22"/>
            <w:shd w:val="clear" w:color="auto" w:fill="FFFFFF"/>
            <w:lang w:val="en-US"/>
          </w:rPr>
          <w:delText>Methods/A</w:delText>
        </w:r>
        <w:r w:rsidDel="00927DA9">
          <w:rPr>
            <w:rFonts w:ascii="Helvetica" w:hAnsi="Helvetica"/>
            <w:i/>
            <w:color w:val="000000"/>
            <w:sz w:val="22"/>
            <w:szCs w:val="22"/>
            <w:shd w:val="clear" w:color="auto" w:fill="FFFFFF"/>
            <w:lang w:val="en-US"/>
          </w:rPr>
          <w:delText>ssumptions</w:delText>
        </w:r>
        <w:r w:rsidR="00940AFE" w:rsidDel="00927DA9">
          <w:rPr>
            <w:rFonts w:ascii="Helvetica" w:hAnsi="Helvetica"/>
            <w:i/>
            <w:color w:val="000000"/>
            <w:sz w:val="22"/>
            <w:szCs w:val="22"/>
            <w:shd w:val="clear" w:color="auto" w:fill="FFFFFF"/>
            <w:lang w:val="en-US"/>
          </w:rPr>
          <w:delText>:</w:delText>
        </w:r>
      </w:del>
      <w:ins w:id="862" w:author="Microsoft Office User" w:date="2026-05-05T18:59:00Z" w16du:dateUtc="2026-05-05T15:59:00Z">
        <w:r w:rsidR="00927DA9" w:rsidRPr="00927DA9">
          <w:rPr>
            <w:rFonts w:ascii="Helvetica" w:hAnsi="Helvetica"/>
            <w:color w:val="000000"/>
            <w:sz w:val="22"/>
            <w:szCs w:val="22"/>
            <w:shd w:val="clear" w:color="auto" w:fill="FFFFFF"/>
            <w:lang w:val="en-US"/>
            <w:rPrChange w:id="863" w:author="Microsoft Office User" w:date="2026-05-05T18:59:00Z" w16du:dateUtc="2026-05-05T15:59:00Z">
              <w:rPr>
                <w:rFonts w:ascii="Helvetica" w:hAnsi="Helvetica"/>
                <w:i/>
                <w:color w:val="000000"/>
                <w:sz w:val="22"/>
                <w:szCs w:val="22"/>
                <w:shd w:val="clear" w:color="auto" w:fill="FFFFFF"/>
                <w:lang w:val="en-US"/>
              </w:rPr>
            </w:rPrChange>
          </w:rPr>
          <w:t xml:space="preserve">Line </w:t>
        </w:r>
      </w:ins>
      <w:ins w:id="864" w:author="Microsoft Office User" w:date="2026-05-05T19:00:00Z" w16du:dateUtc="2026-05-05T16:00:00Z">
        <w:r w:rsidR="00927DA9">
          <w:rPr>
            <w:rFonts w:ascii="Helvetica" w:hAnsi="Helvetica"/>
            <w:color w:val="000000"/>
            <w:sz w:val="22"/>
            <w:szCs w:val="22"/>
            <w:shd w:val="clear" w:color="auto" w:fill="FFFFFF"/>
            <w:lang w:val="en-US"/>
          </w:rPr>
          <w:t>406:</w:t>
        </w:r>
      </w:ins>
    </w:p>
    <w:p w14:paraId="055BF865" w14:textId="3454E733" w:rsidR="00940AFE" w:rsidRDefault="00940AFE">
      <w:pPr>
        <w:rPr>
          <w:rFonts w:ascii="Helvetica" w:hAnsi="Helvetica"/>
          <w:i/>
          <w:color w:val="000000"/>
          <w:sz w:val="22"/>
          <w:szCs w:val="22"/>
          <w:shd w:val="clear" w:color="auto" w:fill="FFFFFF"/>
          <w:lang w:val="en-US"/>
        </w:rPr>
      </w:pPr>
    </w:p>
    <w:p w14:paraId="19D9D3CE" w14:textId="168E0F5D" w:rsidR="00940AFE" w:rsidRPr="00090F01" w:rsidRDefault="00940AFE" w:rsidP="00940AFE">
      <w:pPr>
        <w:jc w:val="both"/>
        <w:rPr>
          <w:rFonts w:ascii="Times New Roman" w:hAnsi="Times New Roman" w:cs="Times New Roman"/>
          <w:color w:val="000000"/>
          <w:sz w:val="20"/>
          <w:szCs w:val="20"/>
          <w:shd w:val="clear" w:color="auto" w:fill="FFFFFF"/>
          <w:lang w:val="en-US"/>
        </w:rPr>
      </w:pPr>
      <w:r w:rsidRPr="00940AFE">
        <w:rPr>
          <w:rFonts w:ascii="Times New Roman" w:eastAsia="Times New Roman" w:hAnsi="Times New Roman" w:cs="Times New Roman"/>
          <w:color w:val="000000"/>
          <w:sz w:val="20"/>
          <w:szCs w:val="20"/>
        </w:rPr>
        <w:t xml:space="preserve">The method implies the weak selection limit, defined as </w:t>
      </w:r>
      <m:oMath>
        <m:r>
          <m:rPr>
            <m:sty m:val="p"/>
          </m:rPr>
          <w:rPr>
            <w:rFonts w:ascii="Cambria Math" w:eastAsia="Times New Roman" w:hAnsi="Cambria Math" w:cs="Times New Roman"/>
            <w:color w:val="000000"/>
            <w:sz w:val="20"/>
            <w:szCs w:val="20"/>
            <w:lang w:val="en"/>
          </w:rPr>
          <m:t>max(1/</m:t>
        </m:r>
        <m:r>
          <w:rPr>
            <w:rFonts w:ascii="Cambria Math" w:eastAsia="Times New Roman" w:hAnsi="Cambria Math" w:cs="Times New Roman"/>
            <w:color w:val="000000"/>
            <w:sz w:val="20"/>
            <w:szCs w:val="20"/>
            <w:lang w:val="en"/>
          </w:rPr>
          <m:t>N</m:t>
        </m:r>
        <m:r>
          <m:rPr>
            <m:sty m:val="p"/>
          </m:rPr>
          <w:rPr>
            <w:rFonts w:ascii="Cambria Math" w:eastAsia="Times New Roman" w:hAnsi="Cambria Math" w:cs="Times New Roman"/>
            <w:color w:val="000000"/>
            <w:sz w:val="20"/>
            <w:szCs w:val="20"/>
            <w:lang w:val="en"/>
          </w:rPr>
          <m:t xml:space="preserve">,  μ) ≪ </m:t>
        </m:r>
        <m:r>
          <w:rPr>
            <w:rFonts w:ascii="Cambria Math" w:eastAsia="Times New Roman" w:hAnsi="Cambria Math" w:cs="Times New Roman"/>
            <w:color w:val="000000"/>
            <w:sz w:val="20"/>
            <w:szCs w:val="20"/>
            <w:lang w:val="en"/>
          </w:rPr>
          <m:t>s</m:t>
        </m:r>
        <m:r>
          <m:rPr>
            <m:sty m:val="p"/>
          </m:rPr>
          <w:rPr>
            <w:rFonts w:ascii="Cambria Math" w:eastAsia="Times New Roman" w:hAnsi="Cambria Math" w:cs="Times New Roman"/>
            <w:color w:val="000000"/>
            <w:sz w:val="20"/>
            <w:szCs w:val="20"/>
            <w:lang w:val="en"/>
          </w:rPr>
          <m:t xml:space="preserve"> ≪ 1</m:t>
        </m:r>
      </m:oMath>
      <w:r w:rsidR="00952580">
        <w:rPr>
          <w:rFonts w:ascii="Times New Roman" w:eastAsia="Times New Roman" w:hAnsi="Times New Roman" w:cs="Times New Roman"/>
          <w:color w:val="000000"/>
          <w:sz w:val="20"/>
          <w:szCs w:val="20"/>
          <w:lang w:val="en"/>
        </w:rPr>
        <w:t>….</w:t>
      </w:r>
    </w:p>
    <w:p w14:paraId="2D76F190" w14:textId="77777777" w:rsidR="00265D70" w:rsidRDefault="00265D70">
      <w:pPr>
        <w:rPr>
          <w:rFonts w:ascii="Helvetica" w:hAnsi="Helvetica"/>
          <w:b/>
          <w:color w:val="000000"/>
          <w:sz w:val="22"/>
          <w:szCs w:val="22"/>
          <w:shd w:val="clear" w:color="auto" w:fill="FFFFFF"/>
          <w:lang w:val="en-US"/>
        </w:rPr>
      </w:pPr>
    </w:p>
    <w:p w14:paraId="07034107" w14:textId="59B71EDF" w:rsidR="00A010EE" w:rsidRDefault="00133529" w:rsidP="001F52AF">
      <w:pPr>
        <w:jc w:val="both"/>
        <w:rPr>
          <w:rFonts w:ascii="Helvetica" w:hAnsi="Helvetica"/>
          <w:b/>
          <w:color w:val="000000"/>
          <w:sz w:val="22"/>
          <w:szCs w:val="22"/>
          <w:shd w:val="clear" w:color="auto" w:fill="FFFFFF"/>
          <w:lang w:val="en-US"/>
        </w:rPr>
      </w:pPr>
      <w:r w:rsidRPr="002F4D25">
        <w:rPr>
          <w:rFonts w:ascii="Helvetica" w:hAnsi="Helvetica"/>
          <w:b/>
          <w:color w:val="000000"/>
          <w:sz w:val="22"/>
          <w:szCs w:val="22"/>
          <w:shd w:val="clear" w:color="auto" w:fill="FFFFFF"/>
        </w:rPr>
        <w:t xml:space="preserve">But it is unclear to me if this situation is similar to the quasi-linkage equilibrium regime, in that LD will have broken down via recurrent mutation (given enough time). </w:t>
      </w:r>
      <w:r w:rsidR="00106904" w:rsidRPr="002F4D25">
        <w:rPr>
          <w:rFonts w:ascii="Helvetica" w:hAnsi="Helvetica"/>
          <w:b/>
          <w:color w:val="000000"/>
          <w:sz w:val="22"/>
          <w:szCs w:val="22"/>
          <w:shd w:val="clear" w:color="auto" w:fill="FFFFFF"/>
          <w:lang w:val="en-US"/>
        </w:rPr>
        <w:t xml:space="preserve"> </w:t>
      </w:r>
    </w:p>
    <w:p w14:paraId="332CEA60" w14:textId="77777777" w:rsidR="00B0121F" w:rsidRDefault="00B0121F">
      <w:pPr>
        <w:rPr>
          <w:rFonts w:ascii="Helvetica" w:hAnsi="Helvetica"/>
          <w:b/>
          <w:color w:val="000000"/>
          <w:sz w:val="22"/>
          <w:szCs w:val="22"/>
          <w:shd w:val="clear" w:color="auto" w:fill="FFFFFF"/>
          <w:lang w:val="en-US"/>
        </w:rPr>
      </w:pPr>
    </w:p>
    <w:p w14:paraId="2C3771EB" w14:textId="15AFC464" w:rsidR="00B0121F" w:rsidRDefault="001F52AF">
      <w:pPr>
        <w:rPr>
          <w:rFonts w:ascii="Helvetica" w:hAnsi="Helvetica"/>
          <w:color w:val="000000"/>
          <w:sz w:val="22"/>
          <w:szCs w:val="22"/>
          <w:shd w:val="clear" w:color="auto" w:fill="FFFFFF"/>
          <w:lang w:val="en-US"/>
        </w:rPr>
      </w:pPr>
      <w:del w:id="865" w:author="Microsoft Office User" w:date="2026-05-06T04:42:00Z" w16du:dateUtc="2026-05-06T01:42:00Z">
        <w:r w:rsidDel="00915908">
          <w:rPr>
            <w:rFonts w:ascii="Helvetica" w:hAnsi="Helvetica"/>
            <w:color w:val="000000"/>
            <w:sz w:val="22"/>
            <w:szCs w:val="22"/>
            <w:shd w:val="clear" w:color="auto" w:fill="FFFFFF"/>
            <w:lang w:val="en-US"/>
          </w:rPr>
          <w:delText>The situation</w:delText>
        </w:r>
      </w:del>
      <w:ins w:id="866" w:author="Microsoft Office User" w:date="2026-05-06T04:42:00Z" w16du:dateUtc="2026-05-06T01:42:00Z">
        <w:r w:rsidR="00915908">
          <w:rPr>
            <w:rFonts w:ascii="Helvetica" w:hAnsi="Helvetica"/>
            <w:color w:val="000000"/>
            <w:sz w:val="22"/>
            <w:szCs w:val="22"/>
            <w:shd w:val="clear" w:color="auto" w:fill="FFFFFF"/>
            <w:lang w:val="en-US"/>
          </w:rPr>
          <w:t xml:space="preserve">The real situation with SARS –CoV-2 and our </w:t>
        </w:r>
      </w:ins>
      <w:ins w:id="867" w:author="Microsoft Office User" w:date="2026-05-06T04:43:00Z" w16du:dateUtc="2026-05-06T01:43:00Z">
        <w:r w:rsidR="00915908">
          <w:rPr>
            <w:rFonts w:ascii="Helvetica" w:hAnsi="Helvetica"/>
            <w:color w:val="000000"/>
            <w:sz w:val="22"/>
            <w:szCs w:val="22"/>
            <w:shd w:val="clear" w:color="auto" w:fill="FFFFFF"/>
            <w:lang w:val="en-US"/>
          </w:rPr>
          <w:t xml:space="preserve">simulation </w:t>
        </w:r>
      </w:ins>
      <w:ins w:id="868" w:author="Microsoft Office User" w:date="2026-05-06T04:42:00Z" w16du:dateUtc="2026-05-06T01:42:00Z">
        <w:r w:rsidR="00915908">
          <w:rPr>
            <w:rFonts w:ascii="Helvetica" w:hAnsi="Helvetica"/>
            <w:color w:val="000000"/>
            <w:sz w:val="22"/>
            <w:szCs w:val="22"/>
            <w:shd w:val="clear" w:color="auto" w:fill="FFFFFF"/>
            <w:lang w:val="en-US"/>
          </w:rPr>
          <w:t>model</w:t>
        </w:r>
      </w:ins>
      <w:r>
        <w:rPr>
          <w:rFonts w:ascii="Helvetica" w:hAnsi="Helvetica"/>
          <w:color w:val="000000"/>
          <w:sz w:val="22"/>
          <w:szCs w:val="22"/>
          <w:shd w:val="clear" w:color="auto" w:fill="FFFFFF"/>
          <w:lang w:val="en-US"/>
        </w:rPr>
        <w:t xml:space="preserve"> </w:t>
      </w:r>
      <w:ins w:id="869" w:author="Microsoft Office User" w:date="2026-05-06T04:43:00Z" w16du:dateUtc="2026-05-06T01:43:00Z">
        <w:r w:rsidR="00915908">
          <w:rPr>
            <w:rFonts w:ascii="Helvetica" w:hAnsi="Helvetica"/>
            <w:color w:val="000000"/>
            <w:sz w:val="22"/>
            <w:szCs w:val="22"/>
            <w:shd w:val="clear" w:color="auto" w:fill="FFFFFF"/>
            <w:lang w:val="en-US"/>
          </w:rPr>
          <w:t>are</w:t>
        </w:r>
      </w:ins>
      <w:del w:id="870" w:author="Microsoft Office User" w:date="2026-05-06T04:43:00Z" w16du:dateUtc="2026-05-06T01:43:00Z">
        <w:r w:rsidDel="00915908">
          <w:rPr>
            <w:rFonts w:ascii="Helvetica" w:hAnsi="Helvetica"/>
            <w:color w:val="000000"/>
            <w:sz w:val="22"/>
            <w:szCs w:val="22"/>
            <w:shd w:val="clear" w:color="auto" w:fill="FFFFFF"/>
            <w:lang w:val="en-US"/>
          </w:rPr>
          <w:delText>is</w:delText>
        </w:r>
      </w:del>
      <w:r>
        <w:rPr>
          <w:rFonts w:ascii="Helvetica" w:hAnsi="Helvetica"/>
          <w:color w:val="000000"/>
          <w:sz w:val="22"/>
          <w:szCs w:val="22"/>
          <w:shd w:val="clear" w:color="auto" w:fill="FFFFFF"/>
          <w:lang w:val="en-US"/>
        </w:rPr>
        <w:t xml:space="preserve"> </w:t>
      </w:r>
      <w:del w:id="871" w:author="Microsoft Office User" w:date="2026-05-05T19:02:00Z" w16du:dateUtc="2026-05-05T16:02:00Z">
        <w:r w:rsidDel="00927DA9">
          <w:rPr>
            <w:rFonts w:ascii="Helvetica" w:hAnsi="Helvetica"/>
            <w:color w:val="000000"/>
            <w:sz w:val="22"/>
            <w:szCs w:val="22"/>
            <w:shd w:val="clear" w:color="auto" w:fill="FFFFFF"/>
            <w:lang w:val="en-US"/>
          </w:rPr>
          <w:delText>not similar to</w:delText>
        </w:r>
      </w:del>
      <w:ins w:id="872" w:author="Microsoft Office User" w:date="2026-05-05T19:02:00Z" w16du:dateUtc="2026-05-05T16:02:00Z">
        <w:r w:rsidR="00927DA9">
          <w:rPr>
            <w:rFonts w:ascii="Helvetica" w:hAnsi="Helvetica"/>
            <w:color w:val="000000"/>
            <w:sz w:val="22"/>
            <w:szCs w:val="22"/>
            <w:shd w:val="clear" w:color="auto" w:fill="FFFFFF"/>
            <w:lang w:val="en-US"/>
          </w:rPr>
          <w:t>very different from</w:t>
        </w:r>
      </w:ins>
      <w:r>
        <w:rPr>
          <w:rFonts w:ascii="Helvetica" w:hAnsi="Helvetica"/>
          <w:color w:val="000000"/>
          <w:sz w:val="22"/>
          <w:szCs w:val="22"/>
          <w:shd w:val="clear" w:color="auto" w:fill="FFFFFF"/>
          <w:lang w:val="en-US"/>
        </w:rPr>
        <w:t xml:space="preserve"> QLE</w:t>
      </w:r>
      <w:ins w:id="873" w:author="Microsoft Office User" w:date="2026-05-06T04:43:00Z" w16du:dateUtc="2026-05-06T01:43:00Z">
        <w:r w:rsidR="00915908">
          <w:rPr>
            <w:rFonts w:ascii="Helvetica" w:hAnsi="Helvetica"/>
            <w:color w:val="000000"/>
            <w:sz w:val="22"/>
            <w:szCs w:val="22"/>
            <w:shd w:val="clear" w:color="auto" w:fill="FFFFFF"/>
            <w:lang w:val="en-US"/>
          </w:rPr>
          <w:t xml:space="preserve"> limit</w:t>
        </w:r>
      </w:ins>
      <w:ins w:id="874" w:author="Microsoft Office User" w:date="2026-05-06T04:41:00Z" w16du:dateUtc="2026-05-06T01:41:00Z">
        <w:r w:rsidR="00915908">
          <w:rPr>
            <w:rFonts w:ascii="Helvetica" w:hAnsi="Helvetica"/>
            <w:color w:val="000000"/>
            <w:sz w:val="22"/>
            <w:szCs w:val="22"/>
            <w:shd w:val="clear" w:color="auto" w:fill="FFFFFF"/>
            <w:lang w:val="en-US"/>
          </w:rPr>
          <w:t>, which ne</w:t>
        </w:r>
      </w:ins>
      <w:ins w:id="875" w:author="Microsoft Office User" w:date="2026-05-06T04:42:00Z" w16du:dateUtc="2026-05-06T01:42:00Z">
        <w:r w:rsidR="00915908">
          <w:rPr>
            <w:rFonts w:ascii="Helvetica" w:hAnsi="Helvetica"/>
            <w:color w:val="000000"/>
            <w:sz w:val="22"/>
            <w:szCs w:val="22"/>
            <w:shd w:val="clear" w:color="auto" w:fill="FFFFFF"/>
            <w:lang w:val="en-US"/>
          </w:rPr>
          <w:t>gle</w:t>
        </w:r>
      </w:ins>
      <w:ins w:id="876" w:author="Microsoft Office User" w:date="2026-05-06T04:41:00Z" w16du:dateUtc="2026-05-06T01:41:00Z">
        <w:r w:rsidR="00915908">
          <w:rPr>
            <w:rFonts w:ascii="Helvetica" w:hAnsi="Helvetica"/>
            <w:color w:val="000000"/>
            <w:sz w:val="22"/>
            <w:szCs w:val="22"/>
            <w:shd w:val="clear" w:color="auto" w:fill="FFFFFF"/>
            <w:lang w:val="en-US"/>
          </w:rPr>
          <w:t>cts linkage effects between numerous sites, assumi</w:t>
        </w:r>
      </w:ins>
      <w:ins w:id="877" w:author="Microsoft Office User" w:date="2026-05-06T04:42:00Z" w16du:dateUtc="2026-05-06T01:42:00Z">
        <w:r w:rsidR="00915908">
          <w:rPr>
            <w:rFonts w:ascii="Helvetica" w:hAnsi="Helvetica"/>
            <w:color w:val="000000"/>
            <w:sz w:val="22"/>
            <w:szCs w:val="22"/>
            <w:shd w:val="clear" w:color="auto" w:fill="FFFFFF"/>
            <w:lang w:val="en-US"/>
          </w:rPr>
          <w:t>ng</w:t>
        </w:r>
      </w:ins>
      <w:ins w:id="878" w:author="Microsoft Office User" w:date="2026-05-06T04:41:00Z" w16du:dateUtc="2026-05-06T01:41:00Z">
        <w:r w:rsidR="00915908">
          <w:rPr>
            <w:rFonts w:ascii="Helvetica" w:hAnsi="Helvetica"/>
            <w:color w:val="000000"/>
            <w:sz w:val="22"/>
            <w:szCs w:val="22"/>
            <w:shd w:val="clear" w:color="auto" w:fill="FFFFFF"/>
            <w:lang w:val="en-US"/>
          </w:rPr>
          <w:t xml:space="preserve"> that re</w:t>
        </w:r>
      </w:ins>
      <w:ins w:id="879" w:author="Microsoft Office User" w:date="2026-05-06T04:42:00Z" w16du:dateUtc="2026-05-06T01:42:00Z">
        <w:r w:rsidR="00915908">
          <w:rPr>
            <w:rFonts w:ascii="Helvetica" w:hAnsi="Helvetica"/>
            <w:color w:val="000000"/>
            <w:sz w:val="22"/>
            <w:szCs w:val="22"/>
            <w:shd w:val="clear" w:color="auto" w:fill="FFFFFF"/>
            <w:lang w:val="en-US"/>
          </w:rPr>
          <w:t>combination is very strong and the population size is enormous</w:t>
        </w:r>
      </w:ins>
      <w:r>
        <w:rPr>
          <w:rFonts w:ascii="Helvetica" w:hAnsi="Helvetica"/>
          <w:color w:val="000000"/>
          <w:sz w:val="22"/>
          <w:szCs w:val="22"/>
          <w:shd w:val="clear" w:color="auto" w:fill="FFFFFF"/>
          <w:lang w:val="en-US"/>
        </w:rPr>
        <w:t>. QLE method is discussed</w:t>
      </w:r>
      <w:r w:rsidR="00C551DA">
        <w:rPr>
          <w:rFonts w:ascii="Helvetica" w:hAnsi="Helvetica"/>
          <w:color w:val="000000"/>
          <w:sz w:val="22"/>
          <w:szCs w:val="22"/>
          <w:shd w:val="clear" w:color="auto" w:fill="FFFFFF"/>
          <w:lang w:val="en-US"/>
        </w:rPr>
        <w:t xml:space="preserve"> in</w:t>
      </w:r>
      <w:r w:rsidR="00B0121F">
        <w:rPr>
          <w:rFonts w:ascii="Helvetica" w:hAnsi="Helvetica"/>
          <w:color w:val="000000"/>
          <w:sz w:val="22"/>
          <w:szCs w:val="22"/>
          <w:shd w:val="clear" w:color="auto" w:fill="FFFFFF"/>
          <w:lang w:val="en-US"/>
        </w:rPr>
        <w:t xml:space="preserve"> Discussion</w:t>
      </w:r>
      <w:r>
        <w:rPr>
          <w:rFonts w:ascii="Helvetica" w:hAnsi="Helvetica"/>
          <w:color w:val="000000"/>
          <w:sz w:val="22"/>
          <w:szCs w:val="22"/>
          <w:shd w:val="clear" w:color="auto" w:fill="FFFFFF"/>
          <w:lang w:val="en-US"/>
        </w:rPr>
        <w:t xml:space="preserve"> (Lines </w:t>
      </w:r>
      <w:ins w:id="880" w:author="ivan4995@gmail.com" w:date="2026-05-05T17:19:00Z">
        <w:r w:rsidR="00E01A67">
          <w:rPr>
            <w:rFonts w:ascii="Helvetica" w:hAnsi="Helvetica"/>
            <w:color w:val="000000"/>
            <w:sz w:val="22"/>
            <w:szCs w:val="22"/>
            <w:shd w:val="clear" w:color="auto" w:fill="FFFFFF"/>
            <w:lang w:val="en-US"/>
          </w:rPr>
          <w:t>297</w:t>
        </w:r>
      </w:ins>
      <w:del w:id="881" w:author="ivan4995@gmail.com" w:date="2026-05-05T17:19:00Z">
        <w:r w:rsidDel="00E01A67">
          <w:rPr>
            <w:rFonts w:ascii="Helvetica" w:hAnsi="Helvetica"/>
            <w:color w:val="000000"/>
            <w:sz w:val="22"/>
            <w:szCs w:val="22"/>
            <w:shd w:val="clear" w:color="auto" w:fill="FFFFFF"/>
            <w:lang w:val="en-US"/>
          </w:rPr>
          <w:delText>26</w:delText>
        </w:r>
      </w:del>
      <w:del w:id="882" w:author="ivan4995@gmail.com" w:date="2026-05-05T17:18:00Z">
        <w:r w:rsidDel="00E01A67">
          <w:rPr>
            <w:rFonts w:ascii="Helvetica" w:hAnsi="Helvetica"/>
            <w:color w:val="000000"/>
            <w:sz w:val="22"/>
            <w:szCs w:val="22"/>
            <w:shd w:val="clear" w:color="auto" w:fill="FFFFFF"/>
            <w:lang w:val="en-US"/>
          </w:rPr>
          <w:delText>9</w:delText>
        </w:r>
      </w:del>
      <w:r>
        <w:rPr>
          <w:rFonts w:ascii="Helvetica" w:hAnsi="Helvetica"/>
          <w:color w:val="000000"/>
          <w:sz w:val="22"/>
          <w:szCs w:val="22"/>
          <w:shd w:val="clear" w:color="auto" w:fill="FFFFFF"/>
          <w:lang w:val="en-US"/>
        </w:rPr>
        <w:t>-</w:t>
      </w:r>
      <w:ins w:id="883" w:author="ivan4995@gmail.com" w:date="2026-05-05T17:19:00Z">
        <w:r w:rsidR="00E01A67">
          <w:rPr>
            <w:rFonts w:ascii="Helvetica" w:hAnsi="Helvetica"/>
            <w:color w:val="000000"/>
            <w:sz w:val="22"/>
            <w:szCs w:val="22"/>
            <w:shd w:val="clear" w:color="auto" w:fill="FFFFFF"/>
            <w:lang w:val="en-US"/>
          </w:rPr>
          <w:t>304</w:t>
        </w:r>
      </w:ins>
      <w:del w:id="884" w:author="ivan4995@gmail.com" w:date="2026-05-05T17:19:00Z">
        <w:r w:rsidDel="00E01A67">
          <w:rPr>
            <w:rFonts w:ascii="Helvetica" w:hAnsi="Helvetica"/>
            <w:color w:val="000000"/>
            <w:sz w:val="22"/>
            <w:szCs w:val="22"/>
            <w:shd w:val="clear" w:color="auto" w:fill="FFFFFF"/>
            <w:lang w:val="en-US"/>
          </w:rPr>
          <w:delText>293</w:delText>
        </w:r>
      </w:del>
      <w:r>
        <w:rPr>
          <w:rFonts w:ascii="Helvetica" w:hAnsi="Helvetica"/>
          <w:color w:val="000000"/>
          <w:sz w:val="22"/>
          <w:szCs w:val="22"/>
          <w:shd w:val="clear" w:color="auto" w:fill="FFFFFF"/>
          <w:lang w:val="en-US"/>
        </w:rPr>
        <w:t>). We added in the revised version (Line</w:t>
      </w:r>
      <w:ins w:id="885" w:author="ivan4995@gmail.com" w:date="2026-05-05T17:20:00Z">
        <w:r w:rsidR="00E01A67">
          <w:rPr>
            <w:rFonts w:ascii="Helvetica" w:hAnsi="Helvetica"/>
            <w:color w:val="000000"/>
            <w:sz w:val="22"/>
            <w:szCs w:val="22"/>
            <w:shd w:val="clear" w:color="auto" w:fill="FFFFFF"/>
            <w:lang w:val="en-US"/>
          </w:rPr>
          <w:t>s 320-322</w:t>
        </w:r>
      </w:ins>
      <w:del w:id="886" w:author="ivan4995@gmail.com" w:date="2026-05-05T17:20:00Z">
        <w:r w:rsidDel="00E01A67">
          <w:rPr>
            <w:rFonts w:ascii="Helvetica" w:hAnsi="Helvetica"/>
            <w:color w:val="000000"/>
            <w:sz w:val="22"/>
            <w:szCs w:val="22"/>
            <w:shd w:val="clear" w:color="auto" w:fill="FFFFFF"/>
            <w:lang w:val="en-US"/>
          </w:rPr>
          <w:delText xml:space="preserve"> 290</w:delText>
        </w:r>
      </w:del>
      <w:r>
        <w:rPr>
          <w:rFonts w:ascii="Helvetica" w:hAnsi="Helvetica"/>
          <w:color w:val="000000"/>
          <w:sz w:val="22"/>
          <w:szCs w:val="22"/>
          <w:shd w:val="clear" w:color="auto" w:fill="FFFFFF"/>
          <w:lang w:val="en-US"/>
        </w:rPr>
        <w:t>):</w:t>
      </w:r>
    </w:p>
    <w:p w14:paraId="0F3FFABF" w14:textId="77777777" w:rsidR="00B0121F" w:rsidRDefault="00B0121F">
      <w:pPr>
        <w:rPr>
          <w:rFonts w:ascii="Helvetica" w:hAnsi="Helvetica"/>
          <w:color w:val="000000"/>
          <w:sz w:val="22"/>
          <w:szCs w:val="22"/>
          <w:shd w:val="clear" w:color="auto" w:fill="FFFFFF"/>
          <w:lang w:val="en-US"/>
        </w:rPr>
      </w:pPr>
    </w:p>
    <w:p w14:paraId="5ED5947B" w14:textId="240D1155" w:rsidR="00A010EE" w:rsidRPr="00E01A67" w:rsidDel="00E01A67" w:rsidRDefault="00E01A67">
      <w:pPr>
        <w:rPr>
          <w:del w:id="887" w:author="ivan4995@gmail.com" w:date="2026-05-05T17:21:00Z"/>
          <w:rFonts w:ascii="Times New Roman" w:eastAsia="Times New Roman" w:hAnsi="Times New Roman" w:cs="Times New Roman"/>
          <w:sz w:val="20"/>
          <w:szCs w:val="20"/>
          <w:rPrChange w:id="888" w:author="ivan4995@gmail.com" w:date="2026-05-05T17:21:00Z">
            <w:rPr>
              <w:del w:id="889" w:author="ivan4995@gmail.com" w:date="2026-05-05T17:21:00Z"/>
              <w:rFonts w:ascii="Times New Roman" w:eastAsia="Times New Roman" w:hAnsi="Times New Roman" w:cs="Times New Roman"/>
            </w:rPr>
          </w:rPrChange>
        </w:rPr>
      </w:pPr>
      <w:ins w:id="890" w:author="ivan4995@gmail.com" w:date="2026-05-05T17:21:00Z">
        <w:r w:rsidRPr="00E01A67">
          <w:rPr>
            <w:rFonts w:ascii="Times New Roman" w:eastAsia="Times New Roman" w:hAnsi="Times New Roman" w:cs="Times New Roman"/>
            <w:sz w:val="20"/>
            <w:szCs w:val="20"/>
            <w:rPrChange w:id="891" w:author="ivan4995@gmail.com" w:date="2026-05-05T17:21:00Z">
              <w:rPr>
                <w:rFonts w:ascii="Times New Roman" w:eastAsia="Times New Roman" w:hAnsi="Times New Roman" w:cs="Times New Roman"/>
              </w:rPr>
            </w:rPrChange>
          </w:rPr>
          <w:t xml:space="preserve">QLE does not work in SARS CoV-2 evolution, because linkage effects, which are negligible in QLE limit, are strong. Lastly, a population of infected individuals is not as large as required for QLE to work. </w:t>
        </w:r>
      </w:ins>
      <w:del w:id="892" w:author="ivan4995@gmail.com" w:date="2026-05-05T17:21:00Z">
        <w:r w:rsidR="008D0455" w:rsidRPr="00E01A67" w:rsidDel="00E01A67">
          <w:rPr>
            <w:rStyle w:val="apple-converted-space"/>
            <w:rFonts w:ascii="Times New Roman" w:hAnsi="Times New Roman" w:cs="Times New Roman"/>
            <w:color w:val="000000"/>
            <w:sz w:val="20"/>
            <w:szCs w:val="20"/>
            <w:shd w:val="clear" w:color="auto" w:fill="FFFFFF"/>
            <w:lang w:val="en-US"/>
          </w:rPr>
          <w:delText xml:space="preserve">In addition, </w:delText>
        </w:r>
        <w:r w:rsidR="00C551DA" w:rsidRPr="00E01A67" w:rsidDel="00E01A67">
          <w:rPr>
            <w:rStyle w:val="apple-converted-space"/>
            <w:rFonts w:ascii="Times New Roman" w:hAnsi="Times New Roman" w:cs="Times New Roman"/>
            <w:color w:val="000000"/>
            <w:sz w:val="20"/>
            <w:szCs w:val="20"/>
            <w:shd w:val="clear" w:color="auto" w:fill="FFFFFF"/>
            <w:lang w:val="en-US"/>
          </w:rPr>
          <w:delText xml:space="preserve">QLE does not apply to </w:delText>
        </w:r>
        <w:r w:rsidR="00B0121F" w:rsidRPr="00E01A67" w:rsidDel="00E01A67">
          <w:rPr>
            <w:rStyle w:val="apple-converted-space"/>
            <w:rFonts w:ascii="Times New Roman" w:hAnsi="Times New Roman" w:cs="Times New Roman"/>
            <w:color w:val="000000"/>
            <w:sz w:val="20"/>
            <w:szCs w:val="20"/>
            <w:shd w:val="clear" w:color="auto" w:fill="FFFFFF"/>
            <w:lang w:val="en-US"/>
          </w:rPr>
          <w:delText>SARS CoV-2</w:delText>
        </w:r>
        <w:r w:rsidR="00A010EE" w:rsidRPr="00E01A67" w:rsidDel="00E01A67">
          <w:rPr>
            <w:rStyle w:val="apple-converted-space"/>
            <w:rFonts w:ascii="Times New Roman" w:hAnsi="Times New Roman" w:cs="Times New Roman"/>
            <w:color w:val="000000"/>
            <w:sz w:val="20"/>
            <w:szCs w:val="20"/>
            <w:shd w:val="clear" w:color="auto" w:fill="FFFFFF"/>
            <w:lang w:val="en-US"/>
          </w:rPr>
          <w:delText xml:space="preserve"> </w:delText>
        </w:r>
        <w:r w:rsidR="00C551DA" w:rsidRPr="00E01A67" w:rsidDel="00E01A67">
          <w:rPr>
            <w:rStyle w:val="apple-converted-space"/>
            <w:rFonts w:ascii="Times New Roman" w:hAnsi="Times New Roman" w:cs="Times New Roman"/>
            <w:color w:val="000000"/>
            <w:sz w:val="20"/>
            <w:szCs w:val="20"/>
            <w:shd w:val="clear" w:color="auto" w:fill="FFFFFF"/>
            <w:lang w:val="en-US"/>
          </w:rPr>
          <w:delText>evolution</w:delText>
        </w:r>
        <w:r w:rsidR="00B0121F" w:rsidRPr="00E01A67" w:rsidDel="00E01A67">
          <w:rPr>
            <w:rStyle w:val="apple-converted-space"/>
            <w:rFonts w:ascii="Times New Roman" w:hAnsi="Times New Roman" w:cs="Times New Roman"/>
            <w:color w:val="000000"/>
            <w:sz w:val="20"/>
            <w:szCs w:val="20"/>
            <w:shd w:val="clear" w:color="auto" w:fill="FFFFFF"/>
            <w:lang w:val="en-US"/>
          </w:rPr>
          <w:delText>. Linkage effects, negligible in QLE limit, are rampant and are not broken down by either rare mutation or rare recombination. Recombination is weak, and population is not as large as required for QLE to work.</w:delText>
        </w:r>
      </w:del>
    </w:p>
    <w:p w14:paraId="245EB52F" w14:textId="77777777" w:rsidR="00E01A67" w:rsidRPr="0031623F" w:rsidRDefault="00E01A67" w:rsidP="00940AFE">
      <w:pPr>
        <w:jc w:val="both"/>
        <w:rPr>
          <w:ins w:id="893" w:author="ivan4995@gmail.com" w:date="2026-05-05T17:21:00Z"/>
          <w:rStyle w:val="apple-converted-space"/>
          <w:rFonts w:ascii="Times New Roman" w:hAnsi="Times New Roman" w:cs="Times New Roman"/>
          <w:color w:val="000000"/>
          <w:sz w:val="20"/>
          <w:szCs w:val="20"/>
          <w:shd w:val="clear" w:color="auto" w:fill="FFFFFF"/>
          <w:lang w:val="en-US"/>
        </w:rPr>
      </w:pPr>
    </w:p>
    <w:p w14:paraId="72B9E2FF" w14:textId="77777777" w:rsidR="00B0121F" w:rsidRDefault="00B0121F">
      <w:pPr>
        <w:rPr>
          <w:rFonts w:ascii="Helvetica" w:hAnsi="Helvetica"/>
          <w:b/>
          <w:color w:val="000000"/>
          <w:sz w:val="22"/>
          <w:szCs w:val="22"/>
          <w:shd w:val="clear" w:color="auto" w:fill="FFFFFF"/>
          <w:lang w:val="en-US"/>
        </w:rPr>
      </w:pPr>
    </w:p>
    <w:p w14:paraId="3C18FB18" w14:textId="22E24DF6" w:rsidR="00106904" w:rsidRPr="002F4D25" w:rsidRDefault="00133529">
      <w:pPr>
        <w:rPr>
          <w:rStyle w:val="apple-converted-space"/>
          <w:rFonts w:ascii="Helvetica" w:hAnsi="Helvetica"/>
          <w:b/>
          <w:color w:val="000000"/>
          <w:sz w:val="22"/>
          <w:szCs w:val="22"/>
          <w:shd w:val="clear" w:color="auto" w:fill="FFFFFF"/>
        </w:rPr>
      </w:pPr>
      <w:r w:rsidRPr="002F4D25">
        <w:rPr>
          <w:rFonts w:ascii="Helvetica" w:hAnsi="Helvetica"/>
          <w:b/>
          <w:color w:val="000000"/>
          <w:sz w:val="22"/>
          <w:szCs w:val="22"/>
          <w:shd w:val="clear" w:color="auto" w:fill="FFFFFF"/>
        </w:rPr>
        <w:t>What are the relevant timescales and regime boundaries?</w:t>
      </w:r>
      <w:r w:rsidRPr="002F4D25">
        <w:rPr>
          <w:rStyle w:val="apple-converted-space"/>
          <w:rFonts w:ascii="Helvetica" w:hAnsi="Helvetica"/>
          <w:b/>
          <w:color w:val="000000"/>
          <w:sz w:val="22"/>
          <w:szCs w:val="22"/>
          <w:shd w:val="clear" w:color="auto" w:fill="FFFFFF"/>
        </w:rPr>
        <w:t> </w:t>
      </w:r>
    </w:p>
    <w:p w14:paraId="1017A3D8" w14:textId="75F55275" w:rsidR="00106904" w:rsidRDefault="00106904">
      <w:pPr>
        <w:rPr>
          <w:rStyle w:val="apple-converted-space"/>
          <w:rFonts w:ascii="Helvetica" w:hAnsi="Helvetica"/>
          <w:color w:val="000000"/>
          <w:sz w:val="22"/>
          <w:szCs w:val="22"/>
          <w:shd w:val="clear" w:color="auto" w:fill="FFFFFF"/>
        </w:rPr>
      </w:pPr>
    </w:p>
    <w:p w14:paraId="5F694D29" w14:textId="35561D73" w:rsidR="00106904" w:rsidRPr="00106904" w:rsidRDefault="0021438F">
      <w:pPr>
        <w:rPr>
          <w:rStyle w:val="apple-converted-space"/>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Added</w:t>
      </w:r>
      <w:r w:rsidR="00106904">
        <w:rPr>
          <w:rStyle w:val="apple-converted-space"/>
          <w:rFonts w:ascii="Helvetica" w:hAnsi="Helvetica"/>
          <w:color w:val="000000"/>
          <w:sz w:val="22"/>
          <w:szCs w:val="22"/>
          <w:shd w:val="clear" w:color="auto" w:fill="FFFFFF"/>
          <w:lang w:val="en-US"/>
        </w:rPr>
        <w:t xml:space="preserve"> </w:t>
      </w:r>
      <w:r w:rsidR="00B0121F">
        <w:rPr>
          <w:rStyle w:val="apple-converted-space"/>
          <w:rFonts w:ascii="Helvetica" w:hAnsi="Helvetica"/>
          <w:color w:val="000000"/>
          <w:sz w:val="22"/>
          <w:szCs w:val="22"/>
          <w:shd w:val="clear" w:color="auto" w:fill="FFFFFF"/>
          <w:lang w:val="en-US"/>
        </w:rPr>
        <w:t xml:space="preserve">in </w:t>
      </w:r>
      <w:r w:rsidR="00A203D9">
        <w:rPr>
          <w:rFonts w:ascii="Helvetica" w:hAnsi="Helvetica"/>
          <w:color w:val="000000"/>
          <w:sz w:val="22"/>
          <w:szCs w:val="22"/>
          <w:shd w:val="clear" w:color="auto" w:fill="FFFFFF"/>
          <w:lang w:val="en-US"/>
        </w:rPr>
        <w:t>Methods/Assumptions</w:t>
      </w:r>
      <w:ins w:id="894" w:author="ivan4995@gmail.com" w:date="2026-05-05T17:22:00Z">
        <w:r w:rsidR="00E01A67">
          <w:rPr>
            <w:rFonts w:ascii="Helvetica" w:hAnsi="Helvetica"/>
            <w:color w:val="000000"/>
            <w:sz w:val="22"/>
            <w:szCs w:val="22"/>
            <w:shd w:val="clear" w:color="auto" w:fill="FFFFFF"/>
            <w:lang w:val="en-US"/>
          </w:rPr>
          <w:t xml:space="preserve"> and approximations</w:t>
        </w:r>
      </w:ins>
      <w:r w:rsidR="00A203D9">
        <w:rPr>
          <w:rFonts w:ascii="Helvetica" w:hAnsi="Helvetica"/>
          <w:color w:val="000000"/>
          <w:sz w:val="22"/>
          <w:szCs w:val="22"/>
          <w:shd w:val="clear" w:color="auto" w:fill="FFFFFF"/>
          <w:lang w:val="en-US"/>
        </w:rPr>
        <w:t>:</w:t>
      </w:r>
    </w:p>
    <w:p w14:paraId="47865606" w14:textId="77777777" w:rsidR="00106904" w:rsidRDefault="00106904">
      <w:pPr>
        <w:rPr>
          <w:rStyle w:val="apple-converted-space"/>
          <w:rFonts w:ascii="Helvetica" w:hAnsi="Helvetica"/>
          <w:color w:val="000000"/>
          <w:sz w:val="22"/>
          <w:szCs w:val="22"/>
          <w:shd w:val="clear" w:color="auto" w:fill="FFFFFF"/>
        </w:rPr>
      </w:pPr>
    </w:p>
    <w:p w14:paraId="7D8618F7" w14:textId="08090AE7" w:rsidR="00A203D9" w:rsidRPr="00940AFE" w:rsidRDefault="00940AFE" w:rsidP="00940AFE">
      <w:pPr>
        <w:jc w:val="both"/>
        <w:rPr>
          <w:rFonts w:ascii="Times New Roman" w:hAnsi="Times New Roman" w:cs="Times New Roman"/>
          <w:color w:val="000000"/>
          <w:sz w:val="20"/>
          <w:szCs w:val="20"/>
          <w:shd w:val="clear" w:color="auto" w:fill="FFFFFF"/>
          <w:lang w:val="en-US"/>
        </w:rPr>
      </w:pPr>
      <w:r w:rsidRPr="00940AFE">
        <w:rPr>
          <w:rFonts w:ascii="Times New Roman" w:eastAsia="Times New Roman" w:hAnsi="Times New Roman" w:cs="Times New Roman"/>
          <w:color w:val="000000"/>
          <w:sz w:val="20"/>
          <w:szCs w:val="20"/>
        </w:rPr>
        <w:t xml:space="preserve">The method implies the weak selection limit, defined as </w:t>
      </w:r>
      <m:oMath>
        <m:r>
          <m:rPr>
            <m:sty m:val="p"/>
          </m:rPr>
          <w:rPr>
            <w:rFonts w:ascii="Cambria Math" w:eastAsia="Times New Roman" w:hAnsi="Cambria Math" w:cs="Times New Roman"/>
            <w:color w:val="000000"/>
            <w:sz w:val="20"/>
            <w:szCs w:val="20"/>
            <w:lang w:val="en"/>
          </w:rPr>
          <m:t>max(1/</m:t>
        </m:r>
        <m:r>
          <w:rPr>
            <w:rFonts w:ascii="Cambria Math" w:eastAsia="Times New Roman" w:hAnsi="Cambria Math" w:cs="Times New Roman"/>
            <w:color w:val="000000"/>
            <w:sz w:val="20"/>
            <w:szCs w:val="20"/>
            <w:lang w:val="en"/>
          </w:rPr>
          <m:t>N</m:t>
        </m:r>
        <m:r>
          <m:rPr>
            <m:sty m:val="p"/>
          </m:rPr>
          <w:rPr>
            <w:rFonts w:ascii="Cambria Math" w:eastAsia="Times New Roman" w:hAnsi="Cambria Math" w:cs="Times New Roman"/>
            <w:color w:val="000000"/>
            <w:sz w:val="20"/>
            <w:szCs w:val="20"/>
            <w:lang w:val="en"/>
          </w:rPr>
          <m:t xml:space="preserve">,  μ) ≪ </m:t>
        </m:r>
        <m:r>
          <w:rPr>
            <w:rFonts w:ascii="Cambria Math" w:eastAsia="Times New Roman" w:hAnsi="Cambria Math" w:cs="Times New Roman"/>
            <w:color w:val="000000"/>
            <w:sz w:val="20"/>
            <w:szCs w:val="20"/>
            <w:lang w:val="en"/>
          </w:rPr>
          <m:t>s</m:t>
        </m:r>
        <m:r>
          <m:rPr>
            <m:sty m:val="p"/>
          </m:rPr>
          <w:rPr>
            <w:rFonts w:ascii="Cambria Math" w:eastAsia="Times New Roman" w:hAnsi="Cambria Math" w:cs="Times New Roman"/>
            <w:color w:val="000000"/>
            <w:sz w:val="20"/>
            <w:szCs w:val="20"/>
            <w:lang w:val="en"/>
          </w:rPr>
          <m:t xml:space="preserve"> ≪ 1</m:t>
        </m:r>
      </m:oMath>
      <w:r w:rsidRPr="00940AFE">
        <w:rPr>
          <w:rFonts w:ascii="Times New Roman" w:eastAsia="Times New Roman" w:hAnsi="Times New Roman" w:cs="Times New Roman"/>
          <w:color w:val="000000"/>
          <w:sz w:val="20"/>
          <w:szCs w:val="20"/>
          <w:lang w:val="en"/>
        </w:rPr>
        <w:t xml:space="preserve">, and is appropriate in the travelling wave regime, when many mutations at different loci are being fixed gradually and compete with each other for the space in population (clonal interference). The traveling wave regime takes place at </w:t>
      </w:r>
      <m:oMath>
        <m:r>
          <w:rPr>
            <w:rFonts w:ascii="Cambria Math" w:eastAsia="Times New Roman" w:hAnsi="Cambria Math" w:cs="Times New Roman"/>
            <w:color w:val="000000"/>
            <w:sz w:val="20"/>
            <w:szCs w:val="20"/>
          </w:rPr>
          <m:t>N</m:t>
        </m:r>
        <m:r>
          <w:rPr>
            <w:rFonts w:ascii="Cambria Math" w:eastAsia="Times New Roman" w:hAnsi="Cambria Math" w:cs="Times New Roman"/>
            <w:color w:val="000000"/>
            <w:sz w:val="20"/>
            <w:szCs w:val="20"/>
            <w:lang w:val="en"/>
          </w:rPr>
          <m:t>μL</m:t>
        </m:r>
        <m:r>
          <m:rPr>
            <m:sty m:val="p"/>
          </m:rPr>
          <w:rPr>
            <w:rFonts w:ascii="Cambria Math" w:eastAsia="Times New Roman" w:hAnsi="Cambria Math" w:cs="Times New Roman"/>
            <w:color w:val="000000"/>
            <w:sz w:val="20"/>
            <w:szCs w:val="20"/>
          </w:rPr>
          <m:t>≫1</m:t>
        </m:r>
      </m:oMath>
      <w:r w:rsidRPr="00940AFE">
        <w:rPr>
          <w:rFonts w:ascii="Times New Roman" w:eastAsia="Times New Roman" w:hAnsi="Times New Roman" w:cs="Times New Roman"/>
          <w:color w:val="000000"/>
          <w:sz w:val="20"/>
          <w:szCs w:val="20"/>
          <w:lang w:val="en"/>
        </w:rPr>
        <w:t xml:space="preserve"> and </w:t>
      </w:r>
      <w:r w:rsidRPr="00940AFE">
        <w:rPr>
          <w:rFonts w:ascii="Times New Roman" w:eastAsia="Times New Roman" w:hAnsi="Times New Roman" w:cs="Times New Roman"/>
          <w:color w:val="000000"/>
          <w:sz w:val="20"/>
          <w:szCs w:val="20"/>
        </w:rPr>
        <w:t>on</w:t>
      </w:r>
      <w:r w:rsidRPr="00940AFE">
        <w:rPr>
          <w:rFonts w:ascii="Times New Roman" w:eastAsia="Times New Roman" w:hAnsi="Times New Roman" w:cs="Times New Roman"/>
          <w:color w:val="000000"/>
          <w:sz w:val="20"/>
          <w:szCs w:val="20"/>
          <w:lang w:val="en"/>
        </w:rPr>
        <w:t xml:space="preserve"> time</w:t>
      </w:r>
      <w:r w:rsidRPr="00940AFE">
        <w:rPr>
          <w:rFonts w:ascii="Times New Roman" w:eastAsia="Times New Roman" w:hAnsi="Times New Roman" w:cs="Times New Roman"/>
          <w:color w:val="000000"/>
          <w:sz w:val="20"/>
          <w:szCs w:val="20"/>
        </w:rPr>
        <w:t xml:space="preserve"> scales</w:t>
      </w:r>
      <w:r w:rsidRPr="00940AFE">
        <w:rPr>
          <w:rFonts w:ascii="Times New Roman" w:eastAsia="Times New Roman" w:hAnsi="Times New Roman" w:cs="Times New Roman"/>
          <w:color w:val="000000"/>
          <w:sz w:val="20"/>
          <w:szCs w:val="20"/>
          <w:lang w:val="en"/>
        </w:rPr>
        <w:t xml:space="preserve"> l</w:t>
      </w:r>
      <w:r w:rsidRPr="00940AFE">
        <w:rPr>
          <w:rFonts w:ascii="Times New Roman" w:eastAsia="Times New Roman" w:hAnsi="Times New Roman" w:cs="Times New Roman"/>
          <w:color w:val="000000"/>
          <w:sz w:val="20"/>
          <w:szCs w:val="20"/>
        </w:rPr>
        <w:t>onger</w:t>
      </w:r>
      <w:r w:rsidRPr="00940AFE">
        <w:rPr>
          <w:rFonts w:ascii="Times New Roman" w:eastAsia="Times New Roman" w:hAnsi="Times New Roman" w:cs="Times New Roman"/>
          <w:color w:val="000000"/>
          <w:sz w:val="20"/>
          <w:szCs w:val="20"/>
          <w:lang w:val="en"/>
        </w:rPr>
        <w:t xml:space="preserve"> than </w:t>
      </w:r>
      <m:oMath>
        <m:r>
          <w:rPr>
            <w:rFonts w:ascii="Cambria Math" w:eastAsia="Times New Roman" w:hAnsi="Cambria Math" w:cs="Times New Roman"/>
            <w:color w:val="000000"/>
            <w:sz w:val="20"/>
            <w:szCs w:val="20"/>
          </w:rPr>
          <m:t>1/s</m:t>
        </m:r>
      </m:oMath>
      <w:r w:rsidR="00106904" w:rsidRPr="00940AFE">
        <w:rPr>
          <w:rFonts w:ascii="Times New Roman" w:hAnsi="Times New Roman" w:cs="Times New Roman"/>
          <w:color w:val="000000"/>
          <w:sz w:val="20"/>
          <w:szCs w:val="20"/>
          <w:shd w:val="clear" w:color="auto" w:fill="FFFFFF"/>
          <w:lang w:val="en-US"/>
        </w:rPr>
        <w:t>.</w:t>
      </w:r>
      <w:r w:rsidR="00A203D9" w:rsidRPr="00940AFE">
        <w:rPr>
          <w:rFonts w:ascii="Times New Roman" w:hAnsi="Times New Roman" w:cs="Times New Roman"/>
          <w:color w:val="000000"/>
          <w:sz w:val="20"/>
          <w:szCs w:val="20"/>
          <w:shd w:val="clear" w:color="auto" w:fill="FFFFFF"/>
          <w:lang w:val="en-US"/>
        </w:rPr>
        <w:t xml:space="preserve"> </w:t>
      </w:r>
    </w:p>
    <w:p w14:paraId="5D2524B6" w14:textId="77777777" w:rsidR="00A203D9" w:rsidRDefault="00A203D9">
      <w:pPr>
        <w:rPr>
          <w:rFonts w:ascii="Helvetica" w:hAnsi="Helvetica"/>
          <w:color w:val="000000"/>
          <w:sz w:val="20"/>
          <w:szCs w:val="20"/>
          <w:shd w:val="clear" w:color="auto" w:fill="FFFFFF"/>
          <w:lang w:val="en-US"/>
        </w:rPr>
      </w:pPr>
    </w:p>
    <w:p w14:paraId="70C32FB3" w14:textId="1C78B0D9" w:rsidR="00325179" w:rsidRDefault="00133529">
      <w:pPr>
        <w:rPr>
          <w:rFonts w:ascii="Helvetica" w:hAnsi="Helvetica"/>
          <w:b/>
          <w:color w:val="000000"/>
          <w:sz w:val="22"/>
          <w:szCs w:val="22"/>
          <w:shd w:val="clear" w:color="auto" w:fill="FFFFFF"/>
          <w:lang w:val="en-US"/>
        </w:rPr>
      </w:pPr>
      <w:r w:rsidRPr="00325179">
        <w:rPr>
          <w:rFonts w:ascii="Helvetica" w:hAnsi="Helvetica"/>
          <w:b/>
          <w:color w:val="000000"/>
          <w:sz w:val="22"/>
          <w:szCs w:val="22"/>
          <w:shd w:val="clear" w:color="auto" w:fill="FFFFFF"/>
        </w:rPr>
        <w:t>2. Does the analysis of the SARS-CoV-2 control (in any way) for violations of the method's assumptions (e.g., hyper-mutable or recombinagenic parts of the genome)? It appears not</w:t>
      </w:r>
      <w:r w:rsidR="00A010EE" w:rsidRPr="00325179">
        <w:rPr>
          <w:rFonts w:ascii="Helvetica" w:hAnsi="Helvetica"/>
          <w:b/>
          <w:color w:val="000000"/>
          <w:sz w:val="22"/>
          <w:szCs w:val="22"/>
          <w:shd w:val="clear" w:color="auto" w:fill="FFFFFF"/>
        </w:rPr>
        <w:t>…</w:t>
      </w:r>
      <w:r w:rsidRPr="00325179">
        <w:rPr>
          <w:rFonts w:ascii="Helvetica" w:hAnsi="Helvetica"/>
          <w:b/>
          <w:color w:val="000000"/>
          <w:sz w:val="22"/>
          <w:szCs w:val="22"/>
          <w:shd w:val="clear" w:color="auto" w:fill="FFFFFF"/>
        </w:rPr>
        <w:t xml:space="preserve"> </w:t>
      </w:r>
      <w:r w:rsidR="00325179">
        <w:rPr>
          <w:rFonts w:ascii="Helvetica" w:hAnsi="Helvetica"/>
          <w:b/>
          <w:color w:val="000000"/>
          <w:sz w:val="22"/>
          <w:szCs w:val="22"/>
          <w:shd w:val="clear" w:color="auto" w:fill="FFFFFF"/>
          <w:lang w:val="en-US"/>
        </w:rPr>
        <w:t xml:space="preserve"> </w:t>
      </w:r>
    </w:p>
    <w:p w14:paraId="5E9C3A32" w14:textId="34848C42" w:rsidR="00325179" w:rsidRPr="00A203D9" w:rsidRDefault="00A010EE">
      <w:pPr>
        <w:rPr>
          <w:rFonts w:ascii="Helvetica" w:hAnsi="Helvetica"/>
          <w:b/>
          <w:color w:val="000000"/>
          <w:sz w:val="22"/>
          <w:szCs w:val="22"/>
          <w:shd w:val="clear" w:color="auto" w:fill="FFFFFF"/>
        </w:rPr>
      </w:pPr>
      <w:r w:rsidRPr="00325179">
        <w:rPr>
          <w:rFonts w:ascii="Helvetica" w:hAnsi="Helvetica"/>
          <w:b/>
          <w:color w:val="000000"/>
          <w:sz w:val="22"/>
          <w:szCs w:val="22"/>
          <w:shd w:val="clear" w:color="auto" w:fill="FFFFFF"/>
          <w:lang w:val="en-US"/>
        </w:rPr>
        <w:t>…</w:t>
      </w:r>
      <w:r w:rsidR="00133529" w:rsidRPr="00325179">
        <w:rPr>
          <w:rFonts w:ascii="Helvetica" w:hAnsi="Helvetica"/>
          <w:b/>
          <w:color w:val="000000"/>
          <w:sz w:val="22"/>
          <w:szCs w:val="22"/>
          <w:shd w:val="clear" w:color="auto" w:fill="FFFFFF"/>
        </w:rPr>
        <w:t xml:space="preserve">Moreover, there is now ample evidence that particular regions of the genome are more likely to exhibit polymorphism than others due to intrinsic and extrinsic differences in mutation and recombination. </w:t>
      </w:r>
    </w:p>
    <w:p w14:paraId="5EC839D5" w14:textId="77777777" w:rsidR="00325179" w:rsidDel="00A3243B" w:rsidRDefault="00325179">
      <w:pPr>
        <w:rPr>
          <w:del w:id="895" w:author="Microsoft Office User" w:date="2026-05-06T04:49:00Z" w16du:dateUtc="2026-05-06T01:49:00Z"/>
          <w:rFonts w:ascii="Helvetica" w:hAnsi="Helvetica"/>
          <w:color w:val="000000"/>
          <w:sz w:val="22"/>
          <w:szCs w:val="22"/>
          <w:shd w:val="clear" w:color="auto" w:fill="FFFFFF"/>
          <w:lang w:val="en-US"/>
        </w:rPr>
      </w:pPr>
    </w:p>
    <w:p w14:paraId="68C78D5F" w14:textId="35AF2677" w:rsidR="00A5090F" w:rsidDel="00A3243B" w:rsidRDefault="00AB7219">
      <w:pPr>
        <w:rPr>
          <w:del w:id="896" w:author="Microsoft Office User" w:date="2026-05-06T04:49:00Z" w16du:dateUtc="2026-05-06T01:49:00Z"/>
          <w:rFonts w:ascii="Helvetica" w:hAnsi="Helvetica" w:cstheme="minorHAnsi"/>
          <w:color w:val="000000"/>
          <w:sz w:val="22"/>
          <w:szCs w:val="22"/>
          <w:shd w:val="clear" w:color="auto" w:fill="FFFFFF"/>
          <w:lang w:val="en-US"/>
        </w:rPr>
      </w:pPr>
      <w:del w:id="897" w:author="Microsoft Office User" w:date="2026-05-06T04:44:00Z" w16du:dateUtc="2026-05-06T01:44:00Z">
        <w:r w:rsidDel="00915908">
          <w:rPr>
            <w:rFonts w:ascii="Helvetica" w:hAnsi="Helvetica" w:cstheme="minorHAnsi"/>
            <w:color w:val="000000"/>
            <w:sz w:val="22"/>
            <w:szCs w:val="22"/>
            <w:shd w:val="clear" w:color="auto" w:fill="FFFFFF"/>
            <w:lang w:val="en-US"/>
          </w:rPr>
          <w:delText>S</w:delText>
        </w:r>
        <w:r w:rsidRPr="00AB7219" w:rsidDel="00915908">
          <w:rPr>
            <w:rFonts w:ascii="Helvetica" w:hAnsi="Helvetica" w:cstheme="minorHAnsi"/>
            <w:color w:val="000000"/>
            <w:sz w:val="22"/>
            <w:szCs w:val="22"/>
            <w:shd w:val="clear" w:color="auto" w:fill="FFFFFF"/>
            <w:lang w:val="en-US"/>
          </w:rPr>
          <w:delText>uch behavior is typical for</w:delText>
        </w:r>
      </w:del>
      <w:del w:id="898" w:author="Microsoft Office User" w:date="2026-05-06T04:48:00Z" w16du:dateUtc="2026-05-06T01:48:00Z">
        <w:r w:rsidRPr="00AB7219" w:rsidDel="00A3243B">
          <w:rPr>
            <w:rFonts w:ascii="Helvetica" w:hAnsi="Helvetica" w:cstheme="minorHAnsi"/>
            <w:color w:val="000000"/>
            <w:sz w:val="22"/>
            <w:szCs w:val="22"/>
            <w:shd w:val="clear" w:color="auto" w:fill="FFFFFF"/>
            <w:lang w:val="en-US"/>
          </w:rPr>
          <w:delText xml:space="preserve"> RNA viruses, </w:delText>
        </w:r>
      </w:del>
      <w:del w:id="899" w:author="Microsoft Office User" w:date="2026-05-06T04:44:00Z" w16du:dateUtc="2026-05-06T01:44:00Z">
        <w:r w:rsidRPr="00AB7219" w:rsidDel="00915908">
          <w:rPr>
            <w:rFonts w:ascii="Helvetica" w:hAnsi="Helvetica" w:cstheme="minorHAnsi"/>
            <w:color w:val="000000"/>
            <w:sz w:val="22"/>
            <w:szCs w:val="22"/>
            <w:shd w:val="clear" w:color="auto" w:fill="FFFFFF"/>
            <w:lang w:val="en-US"/>
          </w:rPr>
          <w:delText xml:space="preserve">where </w:delText>
        </w:r>
      </w:del>
      <w:del w:id="900" w:author="Microsoft Office User" w:date="2026-05-06T04:48:00Z" w16du:dateUtc="2026-05-06T01:48:00Z">
        <w:r w:rsidRPr="00AB7219" w:rsidDel="00A3243B">
          <w:rPr>
            <w:rFonts w:ascii="Helvetica" w:hAnsi="Helvetica" w:cstheme="minorHAnsi"/>
            <w:color w:val="000000"/>
            <w:sz w:val="22"/>
            <w:szCs w:val="22"/>
            <w:shd w:val="clear" w:color="auto" w:fill="FFFFFF"/>
            <w:lang w:val="en-US"/>
          </w:rPr>
          <w:delText>mutation</w:delText>
        </w:r>
      </w:del>
      <w:del w:id="901" w:author="Microsoft Office User" w:date="2026-05-06T04:49:00Z" w16du:dateUtc="2026-05-06T01:49:00Z">
        <w:r w:rsidRPr="00AB7219" w:rsidDel="00A3243B">
          <w:rPr>
            <w:rFonts w:ascii="Helvetica" w:hAnsi="Helvetica" w:cstheme="minorHAnsi"/>
            <w:color w:val="000000"/>
            <w:sz w:val="22"/>
            <w:szCs w:val="22"/>
            <w:shd w:val="clear" w:color="auto" w:fill="FFFFFF"/>
            <w:lang w:val="en-US"/>
          </w:rPr>
          <w:delText xml:space="preserve"> rate varies in the range </w:delText>
        </w:r>
      </w:del>
      <m:oMath>
        <m:sSup>
          <m:sSupPr>
            <m:ctrlPr>
              <w:del w:id="902" w:author="Microsoft Office User" w:date="2026-05-06T04:49:00Z" w16du:dateUtc="2026-05-06T01:49:00Z">
                <w:rPr>
                  <w:rFonts w:ascii="Cambria Math" w:hAnsi="Cambria Math" w:cstheme="minorHAnsi"/>
                  <w:i/>
                  <w:color w:val="000000"/>
                  <w:sz w:val="22"/>
                  <w:szCs w:val="22"/>
                  <w:shd w:val="clear" w:color="auto" w:fill="FFFFFF"/>
                  <w:lang w:val="en-US"/>
                </w:rPr>
              </w:del>
            </m:ctrlPr>
          </m:sSupPr>
          <m:e>
            <m:r>
              <w:del w:id="903" w:author="Microsoft Office User" w:date="2026-05-06T04:49:00Z" w16du:dateUtc="2026-05-06T01:49:00Z">
                <w:rPr>
                  <w:rFonts w:ascii="Cambria Math" w:hAnsi="Cambria Math" w:cstheme="minorHAnsi"/>
                  <w:color w:val="000000"/>
                  <w:sz w:val="22"/>
                  <w:szCs w:val="22"/>
                  <w:shd w:val="clear" w:color="auto" w:fill="FFFFFF"/>
                  <w:lang w:val="en-US"/>
                </w:rPr>
                <m:t>10</m:t>
              </w:del>
            </m:r>
          </m:e>
          <m:sup>
            <m:r>
              <w:del w:id="904" w:author="Microsoft Office User" w:date="2026-05-06T04:49:00Z" w16du:dateUtc="2026-05-06T01:49:00Z">
                <w:rPr>
                  <w:rFonts w:ascii="Cambria Math" w:hAnsi="Cambria Math" w:cstheme="minorHAnsi"/>
                  <w:color w:val="000000"/>
                  <w:sz w:val="22"/>
                  <w:szCs w:val="22"/>
                  <w:shd w:val="clear" w:color="auto" w:fill="FFFFFF"/>
                  <w:lang w:val="en-US"/>
                </w:rPr>
                <m:t>-6</m:t>
              </w:del>
            </m:r>
          </m:sup>
        </m:sSup>
        <m:r>
          <w:del w:id="905" w:author="Microsoft Office User" w:date="2026-05-06T04:49:00Z" w16du:dateUtc="2026-05-06T01:49:00Z">
            <w:rPr>
              <w:rFonts w:ascii="Cambria Math" w:hAnsi="Cambria Math" w:cstheme="minorHAnsi"/>
              <w:color w:val="000000"/>
              <w:sz w:val="22"/>
              <w:szCs w:val="22"/>
              <w:shd w:val="clear" w:color="auto" w:fill="FFFFFF"/>
              <w:lang w:val="en-US"/>
            </w:rPr>
            <m:t>-</m:t>
          </w:del>
        </m:r>
        <m:sSup>
          <m:sSupPr>
            <m:ctrlPr>
              <w:del w:id="906" w:author="Microsoft Office User" w:date="2026-05-06T04:49:00Z" w16du:dateUtc="2026-05-06T01:49:00Z">
                <w:rPr>
                  <w:rFonts w:ascii="Cambria Math" w:hAnsi="Cambria Math" w:cstheme="minorHAnsi"/>
                  <w:i/>
                  <w:color w:val="000000"/>
                  <w:sz w:val="22"/>
                  <w:szCs w:val="22"/>
                  <w:shd w:val="clear" w:color="auto" w:fill="FFFFFF"/>
                  <w:lang w:val="en-US"/>
                </w:rPr>
              </w:del>
            </m:ctrlPr>
          </m:sSupPr>
          <m:e>
            <m:r>
              <w:del w:id="907" w:author="Microsoft Office User" w:date="2026-05-06T04:49:00Z" w16du:dateUtc="2026-05-06T01:49:00Z">
                <w:rPr>
                  <w:rFonts w:ascii="Cambria Math" w:hAnsi="Cambria Math" w:cstheme="minorHAnsi"/>
                  <w:color w:val="000000"/>
                  <w:sz w:val="22"/>
                  <w:szCs w:val="22"/>
                  <w:shd w:val="clear" w:color="auto" w:fill="FFFFFF"/>
                  <w:lang w:val="en-US"/>
                </w:rPr>
                <m:t>10</m:t>
              </w:del>
            </m:r>
          </m:e>
          <m:sup>
            <m:r>
              <w:del w:id="908" w:author="Microsoft Office User" w:date="2026-05-06T04:49:00Z" w16du:dateUtc="2026-05-06T01:49:00Z">
                <w:rPr>
                  <w:rFonts w:ascii="Cambria Math" w:hAnsi="Cambria Math" w:cstheme="minorHAnsi"/>
                  <w:color w:val="000000"/>
                  <w:sz w:val="22"/>
                  <w:szCs w:val="22"/>
                  <w:shd w:val="clear" w:color="auto" w:fill="FFFFFF"/>
                  <w:lang w:val="en-US"/>
                </w:rPr>
                <m:t>-4</m:t>
              </w:del>
            </m:r>
          </m:sup>
        </m:sSup>
      </m:oMath>
      <w:del w:id="909" w:author="Microsoft Office User" w:date="2026-05-05T19:03:00Z" w16du:dateUtc="2026-05-05T16:03:00Z">
        <w:r w:rsidRPr="00AB7219" w:rsidDel="00927DA9">
          <w:rPr>
            <w:rFonts w:ascii="Helvetica" w:hAnsi="Helvetica" w:cstheme="minorHAnsi"/>
            <w:color w:val="000000"/>
            <w:sz w:val="22"/>
            <w:szCs w:val="22"/>
            <w:shd w:val="clear" w:color="auto" w:fill="FFFFFF"/>
            <w:lang w:val="en-US"/>
          </w:rPr>
          <w:delText>, between nucleotides</w:delText>
        </w:r>
      </w:del>
      <w:del w:id="910" w:author="Microsoft Office User" w:date="2026-05-06T04:49:00Z" w16du:dateUtc="2026-05-06T01:49:00Z">
        <w:r w:rsidR="00A5090F" w:rsidDel="00A3243B">
          <w:rPr>
            <w:rFonts w:ascii="Helvetica" w:hAnsi="Helvetica" w:cstheme="minorHAnsi"/>
            <w:color w:val="000000"/>
            <w:sz w:val="22"/>
            <w:szCs w:val="22"/>
            <w:shd w:val="clear" w:color="auto" w:fill="FFFFFF"/>
            <w:lang w:val="en-US"/>
          </w:rPr>
          <w:delText>. Howeve</w:delText>
        </w:r>
      </w:del>
      <w:del w:id="911" w:author="Microsoft Office User" w:date="2026-05-05T19:03:00Z" w16du:dateUtc="2026-05-05T16:03:00Z">
        <w:r w:rsidR="00A5090F" w:rsidDel="00927DA9">
          <w:rPr>
            <w:rFonts w:ascii="Helvetica" w:hAnsi="Helvetica" w:cstheme="minorHAnsi"/>
            <w:color w:val="000000"/>
            <w:sz w:val="22"/>
            <w:szCs w:val="22"/>
            <w:shd w:val="clear" w:color="auto" w:fill="FFFFFF"/>
            <w:lang w:val="en-US"/>
          </w:rPr>
          <w:delText>r</w:delText>
        </w:r>
      </w:del>
      <w:del w:id="912" w:author="Microsoft Office User" w:date="2026-05-06T04:49:00Z" w16du:dateUtc="2026-05-06T01:49:00Z">
        <w:r w:rsidR="00A5090F" w:rsidDel="00A3243B">
          <w:rPr>
            <w:rFonts w:ascii="Helvetica" w:hAnsi="Helvetica" w:cstheme="minorHAnsi"/>
            <w:color w:val="000000"/>
            <w:sz w:val="22"/>
            <w:szCs w:val="22"/>
            <w:shd w:val="clear" w:color="auto" w:fill="FFFFFF"/>
            <w:lang w:val="en-US"/>
          </w:rPr>
          <w:delText>,</w:delText>
        </w:r>
      </w:del>
      <w:del w:id="913" w:author="Microsoft Office User" w:date="2026-05-05T19:03:00Z" w16du:dateUtc="2026-05-05T16:03:00Z">
        <w:r w:rsidR="00A5090F" w:rsidDel="00927DA9">
          <w:rPr>
            <w:rFonts w:ascii="Helvetica" w:hAnsi="Helvetica" w:cstheme="minorHAnsi"/>
            <w:color w:val="000000"/>
            <w:sz w:val="22"/>
            <w:szCs w:val="22"/>
            <w:shd w:val="clear" w:color="auto" w:fill="FFFFFF"/>
            <w:lang w:val="en-US"/>
          </w:rPr>
          <w:delText xml:space="preserve"> it</w:delText>
        </w:r>
      </w:del>
      <w:del w:id="914" w:author="Microsoft Office User" w:date="2026-05-06T04:49:00Z" w16du:dateUtc="2026-05-06T01:49:00Z">
        <w:r w:rsidR="00A5090F" w:rsidDel="00A3243B">
          <w:rPr>
            <w:rFonts w:ascii="Helvetica" w:hAnsi="Helvetica" w:cstheme="minorHAnsi"/>
            <w:color w:val="000000"/>
            <w:sz w:val="22"/>
            <w:szCs w:val="22"/>
            <w:shd w:val="clear" w:color="auto" w:fill="FFFFFF"/>
            <w:lang w:val="en-US"/>
          </w:rPr>
          <w:delText xml:space="preserve"> </w:delText>
        </w:r>
      </w:del>
      <w:del w:id="915" w:author="Microsoft Office User" w:date="2026-05-06T04:48:00Z" w16du:dateUtc="2026-05-06T01:48:00Z">
        <w:r w:rsidR="00A5090F" w:rsidDel="00A3243B">
          <w:rPr>
            <w:rFonts w:ascii="Helvetica" w:hAnsi="Helvetica" w:cstheme="minorHAnsi"/>
            <w:color w:val="000000"/>
            <w:sz w:val="22"/>
            <w:szCs w:val="22"/>
            <w:shd w:val="clear" w:color="auto" w:fill="FFFFFF"/>
            <w:lang w:val="en-US"/>
          </w:rPr>
          <w:delText>does not</w:delText>
        </w:r>
      </w:del>
      <w:del w:id="916" w:author="Microsoft Office User" w:date="2026-05-06T04:49:00Z" w16du:dateUtc="2026-05-06T01:49:00Z">
        <w:r w:rsidR="00A5090F" w:rsidDel="00A3243B">
          <w:rPr>
            <w:rFonts w:ascii="Helvetica" w:hAnsi="Helvetica" w:cstheme="minorHAnsi"/>
            <w:color w:val="000000"/>
            <w:sz w:val="22"/>
            <w:szCs w:val="22"/>
            <w:shd w:val="clear" w:color="auto" w:fill="FFFFFF"/>
            <w:lang w:val="en-US"/>
          </w:rPr>
          <w:delText xml:space="preserve"> </w:delText>
        </w:r>
      </w:del>
      <w:del w:id="917" w:author="Microsoft Office User" w:date="2026-05-05T19:04:00Z" w16du:dateUtc="2026-05-05T16:04:00Z">
        <w:r w:rsidR="00A5090F" w:rsidDel="00927DA9">
          <w:rPr>
            <w:rFonts w:ascii="Helvetica" w:hAnsi="Helvetica" w:cstheme="minorHAnsi"/>
            <w:color w:val="000000"/>
            <w:sz w:val="22"/>
            <w:szCs w:val="22"/>
            <w:shd w:val="clear" w:color="auto" w:fill="FFFFFF"/>
            <w:lang w:val="en-US"/>
          </w:rPr>
          <w:delText>matter much for the study.</w:delText>
        </w:r>
      </w:del>
      <w:del w:id="918" w:author="Microsoft Office User" w:date="2026-05-06T04:49:00Z" w16du:dateUtc="2026-05-06T01:49:00Z">
        <w:r w:rsidR="00A5090F" w:rsidDel="00A3243B">
          <w:rPr>
            <w:rFonts w:ascii="Helvetica" w:hAnsi="Helvetica" w:cstheme="minorHAnsi"/>
            <w:color w:val="000000"/>
            <w:sz w:val="22"/>
            <w:szCs w:val="22"/>
            <w:shd w:val="clear" w:color="auto" w:fill="FFFFFF"/>
            <w:lang w:val="en-US"/>
          </w:rPr>
          <w:delText xml:space="preserve"> </w:delText>
        </w:r>
      </w:del>
    </w:p>
    <w:p w14:paraId="44F05660" w14:textId="77777777" w:rsidR="00A5090F" w:rsidRDefault="00A5090F">
      <w:pPr>
        <w:rPr>
          <w:rFonts w:ascii="Helvetica" w:hAnsi="Helvetica" w:cstheme="minorHAnsi"/>
          <w:color w:val="000000"/>
          <w:sz w:val="22"/>
          <w:szCs w:val="22"/>
          <w:shd w:val="clear" w:color="auto" w:fill="FFFFFF"/>
          <w:lang w:val="en-US"/>
        </w:rPr>
      </w:pPr>
    </w:p>
    <w:p w14:paraId="47E1E354" w14:textId="65136FDB" w:rsidR="00A010EE" w:rsidRPr="00A5090F" w:rsidRDefault="00A5090F">
      <w:pPr>
        <w:rPr>
          <w:rFonts w:ascii="Helvetica" w:hAnsi="Helvetica" w:cs="Times New Roman"/>
          <w:color w:val="000000"/>
          <w:sz w:val="18"/>
          <w:szCs w:val="18"/>
          <w:shd w:val="clear" w:color="auto" w:fill="FFFFFF"/>
          <w:lang w:val="en-US"/>
        </w:rPr>
      </w:pPr>
      <w:r>
        <w:rPr>
          <w:rFonts w:ascii="Helvetica" w:hAnsi="Helvetica" w:cstheme="minorHAnsi"/>
          <w:color w:val="000000"/>
          <w:sz w:val="22"/>
          <w:szCs w:val="22"/>
          <w:shd w:val="clear" w:color="auto" w:fill="FFFFFF"/>
          <w:lang w:val="en-US"/>
        </w:rPr>
        <w:t>Explained</w:t>
      </w:r>
      <w:r w:rsidR="0021438F">
        <w:rPr>
          <w:rFonts w:ascii="Helvetica" w:hAnsi="Helvetica"/>
          <w:color w:val="000000"/>
          <w:sz w:val="22"/>
          <w:szCs w:val="22"/>
          <w:shd w:val="clear" w:color="auto" w:fill="FFFFFF"/>
          <w:lang w:val="en-US"/>
        </w:rPr>
        <w:t xml:space="preserve"> in</w:t>
      </w:r>
      <w:r w:rsidR="00A010EE">
        <w:rPr>
          <w:rFonts w:ascii="Helvetica" w:hAnsi="Helvetica"/>
          <w:color w:val="000000"/>
          <w:sz w:val="22"/>
          <w:szCs w:val="22"/>
          <w:shd w:val="clear" w:color="auto" w:fill="FFFFFF"/>
          <w:lang w:val="en-US"/>
        </w:rPr>
        <w:t xml:space="preserve"> Methods/Assumptions</w:t>
      </w:r>
      <w:ins w:id="919" w:author="Microsoft Office User" w:date="2026-05-05T19:04:00Z" w16du:dateUtc="2026-05-05T16:04:00Z">
        <w:r w:rsidR="00927DA9">
          <w:rPr>
            <w:rFonts w:ascii="Helvetica" w:hAnsi="Helvetica"/>
            <w:color w:val="000000"/>
            <w:sz w:val="22"/>
            <w:szCs w:val="22"/>
            <w:shd w:val="clear" w:color="auto" w:fill="FFFFFF"/>
            <w:lang w:val="en-US"/>
          </w:rPr>
          <w:t xml:space="preserve"> (Line **)</w:t>
        </w:r>
      </w:ins>
      <w:r w:rsidR="00A010EE">
        <w:rPr>
          <w:rFonts w:ascii="Helvetica" w:hAnsi="Helvetica"/>
          <w:color w:val="000000"/>
          <w:sz w:val="22"/>
          <w:szCs w:val="22"/>
          <w:shd w:val="clear" w:color="auto" w:fill="FFFFFF"/>
          <w:lang w:val="en-US"/>
        </w:rPr>
        <w:t>:</w:t>
      </w:r>
    </w:p>
    <w:p w14:paraId="5A916FE9" w14:textId="0A0C7CCE" w:rsidR="00A010EE" w:rsidRDefault="00A010EE">
      <w:pPr>
        <w:rPr>
          <w:rFonts w:ascii="Helvetica" w:hAnsi="Helvetica"/>
          <w:color w:val="000000"/>
          <w:sz w:val="22"/>
          <w:szCs w:val="22"/>
          <w:shd w:val="clear" w:color="auto" w:fill="FFFFFF"/>
        </w:rPr>
      </w:pPr>
    </w:p>
    <w:p w14:paraId="58B5D90C" w14:textId="77777777" w:rsidR="00341C65" w:rsidRPr="00341C65" w:rsidRDefault="00341C65">
      <w:pPr>
        <w:pBdr>
          <w:top w:val="nil"/>
          <w:left w:val="nil"/>
          <w:bottom w:val="nil"/>
          <w:right w:val="nil"/>
          <w:between w:val="nil"/>
        </w:pBdr>
        <w:ind w:firstLine="709"/>
        <w:jc w:val="both"/>
        <w:rPr>
          <w:ins w:id="920" w:author="ivan4995@gmail.com" w:date="2026-05-05T17:24:00Z"/>
          <w:rFonts w:ascii="Times New Roman" w:eastAsia="Times New Roman" w:hAnsi="Times New Roman" w:cs="Times New Roman"/>
          <w:color w:val="000000"/>
          <w:sz w:val="20"/>
          <w:szCs w:val="20"/>
          <w:lang w:val="en-US"/>
          <w:rPrChange w:id="921" w:author="ivan4995@gmail.com" w:date="2026-05-05T17:24:00Z">
            <w:rPr>
              <w:ins w:id="922" w:author="ivan4995@gmail.com" w:date="2026-05-05T17:24:00Z"/>
              <w:rFonts w:ascii="Times New Roman" w:eastAsia="Times New Roman" w:hAnsi="Times New Roman" w:cs="Times New Roman"/>
              <w:color w:val="000000"/>
              <w:lang w:val="en-US"/>
            </w:rPr>
          </w:rPrChange>
        </w:rPr>
        <w:pPrChange w:id="923" w:author="ivan4995@gmail.com" w:date="2026-05-05T17:24:00Z">
          <w:pPr>
            <w:pBdr>
              <w:top w:val="nil"/>
              <w:left w:val="nil"/>
              <w:bottom w:val="nil"/>
              <w:right w:val="nil"/>
              <w:between w:val="nil"/>
            </w:pBdr>
            <w:spacing w:line="360" w:lineRule="auto"/>
            <w:ind w:firstLine="709"/>
            <w:jc w:val="both"/>
          </w:pPr>
        </w:pPrChange>
      </w:pPr>
      <w:ins w:id="924" w:author="ivan4995@gmail.com" w:date="2026-05-05T17:24:00Z">
        <w:r w:rsidRPr="00341C65">
          <w:rPr>
            <w:rFonts w:ascii="Times New Roman" w:eastAsia="Times New Roman" w:hAnsi="Times New Roman" w:cs="Times New Roman"/>
            <w:color w:val="000000"/>
            <w:sz w:val="20"/>
            <w:szCs w:val="20"/>
            <w:lang w:val="en-US"/>
            <w:rPrChange w:id="925" w:author="ivan4995@gmail.com" w:date="2026-05-05T17:24:00Z">
              <w:rPr>
                <w:rFonts w:ascii="Times New Roman" w:eastAsia="Times New Roman" w:hAnsi="Times New Roman" w:cs="Times New Roman"/>
                <w:color w:val="000000"/>
                <w:lang w:val="en-US"/>
              </w:rPr>
            </w:rPrChange>
          </w:rPr>
          <w:t xml:space="preserve">Next, the fluctuations of mutation rate along the genome, which are typically strong for RNA viruses, do not matter much in the multi-site evolution regime, where the mutation rate enters all the observables in the argument of a large logarithm </w:t>
        </w:r>
        <w:r w:rsidRPr="00341C65">
          <w:rPr>
            <w:rFonts w:ascii="Times New Roman" w:eastAsia="Times New Roman" w:hAnsi="Times New Roman" w:cs="Times New Roman"/>
            <w:color w:val="000000"/>
            <w:sz w:val="20"/>
            <w:szCs w:val="20"/>
            <w:lang w:val="en-US"/>
            <w:rPrChange w:id="926" w:author="ivan4995@gmail.com" w:date="2026-05-05T17:24:00Z">
              <w:rPr>
                <w:rFonts w:ascii="Times New Roman" w:eastAsia="Times New Roman" w:hAnsi="Times New Roman" w:cs="Times New Roman"/>
                <w:color w:val="000000"/>
                <w:lang w:val="en-US"/>
              </w:rPr>
            </w:rPrChange>
          </w:rPr>
          <w:fldChar w:fldCharType="begin"/>
        </w:r>
        <w:r w:rsidRPr="00341C65">
          <w:rPr>
            <w:rFonts w:ascii="Times New Roman" w:eastAsia="Times New Roman" w:hAnsi="Times New Roman" w:cs="Times New Roman"/>
            <w:color w:val="000000"/>
            <w:sz w:val="20"/>
            <w:szCs w:val="20"/>
            <w:lang w:val="en-US"/>
            <w:rPrChange w:id="927" w:author="ivan4995@gmail.com" w:date="2026-05-05T17:24:00Z">
              <w:rPr>
                <w:rFonts w:ascii="Times New Roman" w:eastAsia="Times New Roman" w:hAnsi="Times New Roman" w:cs="Times New Roman"/>
                <w:color w:val="000000"/>
                <w:lang w:val="en-US"/>
              </w:rPr>
            </w:rPrChange>
          </w:rPr>
          <w:instrText xml:space="preserve"> ADDIN EN.CITE &lt;EndNote&gt;&lt;Cite&gt;&lt;Author&gt;Rouzine&lt;/Author&gt;&lt;Year&gt;2020&lt;/Year&gt;&lt;RecNum&gt;1036&lt;/RecNum&gt;&lt;DisplayText&gt;[53]&lt;/DisplayText&gt;&lt;record&gt;&lt;rec-number&gt;1036&lt;/rec-number&gt;&lt;foreign-keys&gt;&lt;key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EndNote&gt;</w:instrText>
        </w:r>
        <w:r w:rsidRPr="00341C65">
          <w:rPr>
            <w:rFonts w:ascii="Times New Roman" w:eastAsia="Times New Roman" w:hAnsi="Times New Roman" w:cs="Times New Roman"/>
            <w:color w:val="000000"/>
            <w:sz w:val="20"/>
            <w:szCs w:val="20"/>
            <w:lang w:val="en-US"/>
            <w:rPrChange w:id="928" w:author="ivan4995@gmail.com" w:date="2026-05-05T17:24:00Z">
              <w:rPr>
                <w:rFonts w:ascii="Times New Roman" w:eastAsia="Times New Roman" w:hAnsi="Times New Roman" w:cs="Times New Roman"/>
                <w:color w:val="000000"/>
                <w:lang w:val="en-US"/>
              </w:rPr>
            </w:rPrChange>
          </w:rPr>
          <w:fldChar w:fldCharType="separate"/>
        </w:r>
        <w:r w:rsidRPr="00341C65">
          <w:rPr>
            <w:rFonts w:ascii="Times New Roman" w:eastAsia="Times New Roman" w:hAnsi="Times New Roman" w:cs="Times New Roman"/>
            <w:noProof/>
            <w:color w:val="000000"/>
            <w:sz w:val="20"/>
            <w:szCs w:val="20"/>
            <w:lang w:val="en-US"/>
            <w:rPrChange w:id="929" w:author="ivan4995@gmail.com" w:date="2026-05-05T17:24:00Z">
              <w:rPr>
                <w:rFonts w:ascii="Times New Roman" w:eastAsia="Times New Roman" w:hAnsi="Times New Roman" w:cs="Times New Roman"/>
                <w:noProof/>
                <w:color w:val="000000"/>
                <w:lang w:val="en-US"/>
              </w:rPr>
            </w:rPrChange>
          </w:rPr>
          <w:t>[53]</w:t>
        </w:r>
        <w:r w:rsidRPr="00341C65">
          <w:rPr>
            <w:rFonts w:ascii="Times New Roman" w:eastAsia="Times New Roman" w:hAnsi="Times New Roman" w:cs="Times New Roman"/>
            <w:color w:val="000000"/>
            <w:sz w:val="20"/>
            <w:szCs w:val="20"/>
            <w:lang w:val="en-US"/>
            <w:rPrChange w:id="930" w:author="ivan4995@gmail.com" w:date="2026-05-05T17:24:00Z">
              <w:rPr>
                <w:rFonts w:ascii="Times New Roman" w:eastAsia="Times New Roman" w:hAnsi="Times New Roman" w:cs="Times New Roman"/>
                <w:color w:val="000000"/>
                <w:lang w:val="en-US"/>
              </w:rPr>
            </w:rPrChange>
          </w:rPr>
          <w:fldChar w:fldCharType="end"/>
        </w:r>
        <w:r w:rsidRPr="00341C65">
          <w:rPr>
            <w:rFonts w:ascii="Times New Roman" w:eastAsia="Times New Roman" w:hAnsi="Times New Roman" w:cs="Times New Roman"/>
            <w:color w:val="000000"/>
            <w:sz w:val="20"/>
            <w:szCs w:val="20"/>
            <w:lang w:val="en-US"/>
            <w:rPrChange w:id="931" w:author="ivan4995@gmail.com" w:date="2026-05-05T17:24:00Z">
              <w:rPr>
                <w:rFonts w:ascii="Times New Roman" w:eastAsia="Times New Roman" w:hAnsi="Times New Roman" w:cs="Times New Roman"/>
                <w:color w:val="000000"/>
                <w:lang w:val="en-US"/>
              </w:rPr>
            </w:rPrChange>
          </w:rPr>
          <w:t xml:space="preserve">. </w:t>
        </w:r>
      </w:ins>
    </w:p>
    <w:p w14:paraId="535496EC" w14:textId="77777777" w:rsidR="00341C65" w:rsidRPr="00341C65" w:rsidRDefault="00341C65">
      <w:pPr>
        <w:pBdr>
          <w:top w:val="nil"/>
          <w:left w:val="nil"/>
          <w:bottom w:val="nil"/>
          <w:right w:val="nil"/>
          <w:between w:val="nil"/>
        </w:pBdr>
        <w:ind w:firstLine="709"/>
        <w:jc w:val="both"/>
        <w:rPr>
          <w:ins w:id="932" w:author="ivan4995@gmail.com" w:date="2026-05-05T17:24:00Z"/>
          <w:rFonts w:ascii="Times New Roman" w:hAnsi="Times New Roman" w:cs="Times New Roman"/>
          <w:color w:val="000000"/>
          <w:sz w:val="20"/>
          <w:szCs w:val="20"/>
          <w:lang w:val="en-US"/>
        </w:rPr>
        <w:pPrChange w:id="933" w:author="ivan4995@gmail.com" w:date="2026-05-05T17:24:00Z">
          <w:pPr>
            <w:pBdr>
              <w:top w:val="nil"/>
              <w:left w:val="nil"/>
              <w:bottom w:val="nil"/>
              <w:right w:val="nil"/>
              <w:between w:val="nil"/>
            </w:pBdr>
            <w:spacing w:line="360" w:lineRule="auto"/>
            <w:ind w:firstLine="709"/>
            <w:jc w:val="both"/>
          </w:pPr>
        </w:pPrChange>
      </w:pPr>
      <w:ins w:id="934" w:author="ivan4995@gmail.com" w:date="2026-05-05T17:24:00Z">
        <w:r w:rsidRPr="00341C65">
          <w:rPr>
            <w:rFonts w:ascii="Times New Roman" w:eastAsia="Times New Roman" w:hAnsi="Times New Roman" w:cs="Times New Roman"/>
            <w:color w:val="000000"/>
            <w:sz w:val="20"/>
            <w:szCs w:val="20"/>
            <w:lang w:val="en-US"/>
            <w:rPrChange w:id="935" w:author="ivan4995@gmail.com" w:date="2026-05-05T17:24:00Z">
              <w:rPr>
                <w:rFonts w:ascii="Times New Roman" w:eastAsia="Times New Roman" w:hAnsi="Times New Roman" w:cs="Times New Roman"/>
                <w:color w:val="000000"/>
                <w:lang w:val="en-US"/>
              </w:rPr>
            </w:rPrChange>
          </w:rPr>
          <w:t xml:space="preserve">Recombination is relatively rare in SARS-CoV-2, because it requires coinfection of an individual with two genetically remote variants, as estimated before for another virus </w:t>
        </w:r>
        <w:r w:rsidRPr="00341C65">
          <w:rPr>
            <w:rFonts w:ascii="Times New Roman" w:eastAsia="Times New Roman" w:hAnsi="Times New Roman" w:cs="Times New Roman"/>
            <w:color w:val="000000"/>
            <w:sz w:val="20"/>
            <w:szCs w:val="20"/>
            <w:lang w:val="en-US"/>
            <w:rPrChange w:id="936" w:author="ivan4995@gmail.com" w:date="2026-05-05T17:24:00Z">
              <w:rPr>
                <w:rFonts w:ascii="Times New Roman" w:eastAsia="Times New Roman" w:hAnsi="Times New Roman" w:cs="Times New Roman"/>
                <w:color w:val="000000"/>
                <w:lang w:val="en-US"/>
              </w:rPr>
            </w:rPrChange>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Pr="00341C65">
          <w:rPr>
            <w:rFonts w:ascii="Times New Roman" w:eastAsia="Times New Roman" w:hAnsi="Times New Roman" w:cs="Times New Roman"/>
            <w:color w:val="000000"/>
            <w:sz w:val="20"/>
            <w:szCs w:val="20"/>
            <w:lang w:val="en-US"/>
            <w:rPrChange w:id="937" w:author="ivan4995@gmail.com" w:date="2026-05-05T17:24:00Z">
              <w:rPr>
                <w:rFonts w:ascii="Times New Roman" w:eastAsia="Times New Roman" w:hAnsi="Times New Roman" w:cs="Times New Roman"/>
                <w:color w:val="000000"/>
                <w:lang w:val="en-US"/>
              </w:rPr>
            </w:rPrChange>
          </w:rPr>
          <w:instrText xml:space="preserve"> ADDIN EN.CITE </w:instrText>
        </w:r>
        <w:r w:rsidRPr="00341C65">
          <w:rPr>
            <w:rFonts w:ascii="Times New Roman" w:eastAsia="Times New Roman" w:hAnsi="Times New Roman" w:cs="Times New Roman"/>
            <w:color w:val="000000"/>
            <w:sz w:val="20"/>
            <w:szCs w:val="20"/>
            <w:lang w:val="en-US"/>
            <w:rPrChange w:id="938" w:author="ivan4995@gmail.com" w:date="2026-05-05T17:24:00Z">
              <w:rPr>
                <w:rFonts w:ascii="Times New Roman" w:eastAsia="Times New Roman" w:hAnsi="Times New Roman" w:cs="Times New Roman"/>
                <w:color w:val="000000"/>
                <w:lang w:val="en-US"/>
              </w:rPr>
            </w:rPrChange>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Pr="00341C65">
          <w:rPr>
            <w:rFonts w:ascii="Times New Roman" w:eastAsia="Times New Roman" w:hAnsi="Times New Roman" w:cs="Times New Roman"/>
            <w:color w:val="000000"/>
            <w:sz w:val="20"/>
            <w:szCs w:val="20"/>
            <w:lang w:val="en-US"/>
            <w:rPrChange w:id="939" w:author="ivan4995@gmail.com" w:date="2026-05-05T17:24:00Z">
              <w:rPr>
                <w:rFonts w:ascii="Times New Roman" w:eastAsia="Times New Roman" w:hAnsi="Times New Roman" w:cs="Times New Roman"/>
                <w:color w:val="000000"/>
                <w:lang w:val="en-US"/>
              </w:rPr>
            </w:rPrChange>
          </w:rPr>
          <w:instrText xml:space="preserve"> ADDIN EN.CITE.DATA </w:instrText>
        </w:r>
        <w:r w:rsidRPr="00C964EB">
          <w:rPr>
            <w:rFonts w:ascii="Times New Roman" w:eastAsia="Times New Roman" w:hAnsi="Times New Roman" w:cs="Times New Roman"/>
            <w:color w:val="000000"/>
            <w:sz w:val="20"/>
            <w:szCs w:val="20"/>
            <w:lang w:val="en-US"/>
          </w:rPr>
        </w:r>
        <w:r w:rsidRPr="00341C65">
          <w:rPr>
            <w:rFonts w:ascii="Times New Roman" w:eastAsia="Times New Roman" w:hAnsi="Times New Roman" w:cs="Times New Roman"/>
            <w:color w:val="000000"/>
            <w:sz w:val="20"/>
            <w:szCs w:val="20"/>
            <w:lang w:val="en-US"/>
            <w:rPrChange w:id="940" w:author="ivan4995@gmail.com" w:date="2026-05-05T17:24:00Z">
              <w:rPr>
                <w:rFonts w:ascii="Times New Roman" w:eastAsia="Times New Roman" w:hAnsi="Times New Roman" w:cs="Times New Roman"/>
                <w:color w:val="000000"/>
                <w:lang w:val="en-US"/>
              </w:rPr>
            </w:rPrChange>
          </w:rPr>
          <w:fldChar w:fldCharType="end"/>
        </w:r>
        <w:r w:rsidRPr="00C964EB">
          <w:rPr>
            <w:rFonts w:ascii="Times New Roman" w:eastAsia="Times New Roman" w:hAnsi="Times New Roman" w:cs="Times New Roman"/>
            <w:color w:val="000000"/>
            <w:sz w:val="20"/>
            <w:szCs w:val="20"/>
            <w:lang w:val="en-US"/>
          </w:rPr>
        </w:r>
        <w:r w:rsidRPr="00341C65">
          <w:rPr>
            <w:rFonts w:ascii="Times New Roman" w:eastAsia="Times New Roman" w:hAnsi="Times New Roman" w:cs="Times New Roman"/>
            <w:color w:val="000000"/>
            <w:sz w:val="20"/>
            <w:szCs w:val="20"/>
            <w:lang w:val="en-US"/>
            <w:rPrChange w:id="941" w:author="ivan4995@gmail.com" w:date="2026-05-05T17:24:00Z">
              <w:rPr>
                <w:rFonts w:ascii="Times New Roman" w:eastAsia="Times New Roman" w:hAnsi="Times New Roman" w:cs="Times New Roman"/>
                <w:color w:val="000000"/>
                <w:lang w:val="en-US"/>
              </w:rPr>
            </w:rPrChange>
          </w:rPr>
          <w:fldChar w:fldCharType="separate"/>
        </w:r>
        <w:r w:rsidRPr="00341C65">
          <w:rPr>
            <w:rFonts w:ascii="Times New Roman" w:eastAsia="Times New Roman" w:hAnsi="Times New Roman" w:cs="Times New Roman"/>
            <w:noProof/>
            <w:color w:val="000000"/>
            <w:sz w:val="20"/>
            <w:szCs w:val="20"/>
            <w:lang w:val="en-US"/>
            <w:rPrChange w:id="942" w:author="ivan4995@gmail.com" w:date="2026-05-05T17:24:00Z">
              <w:rPr>
                <w:rFonts w:ascii="Times New Roman" w:eastAsia="Times New Roman" w:hAnsi="Times New Roman" w:cs="Times New Roman"/>
                <w:noProof/>
                <w:color w:val="000000"/>
                <w:lang w:val="en-US"/>
              </w:rPr>
            </w:rPrChange>
          </w:rPr>
          <w:t>[69, 72]</w:t>
        </w:r>
        <w:r w:rsidRPr="00341C65">
          <w:rPr>
            <w:rFonts w:ascii="Times New Roman" w:eastAsia="Times New Roman" w:hAnsi="Times New Roman" w:cs="Times New Roman"/>
            <w:color w:val="000000"/>
            <w:sz w:val="20"/>
            <w:szCs w:val="20"/>
            <w:lang w:val="en-US"/>
            <w:rPrChange w:id="943" w:author="ivan4995@gmail.com" w:date="2026-05-05T17:24:00Z">
              <w:rPr>
                <w:rFonts w:ascii="Times New Roman" w:eastAsia="Times New Roman" w:hAnsi="Times New Roman" w:cs="Times New Roman"/>
                <w:color w:val="000000"/>
                <w:lang w:val="en-US"/>
              </w:rPr>
            </w:rPrChange>
          </w:rPr>
          <w:fldChar w:fldCharType="end"/>
        </w:r>
        <w:r w:rsidRPr="00341C65">
          <w:rPr>
            <w:rFonts w:ascii="Times New Roman" w:eastAsia="Times New Roman" w:hAnsi="Times New Roman" w:cs="Times New Roman"/>
            <w:color w:val="000000"/>
            <w:sz w:val="20"/>
            <w:szCs w:val="20"/>
            <w:lang w:val="en-US"/>
            <w:rPrChange w:id="944" w:author="ivan4995@gmail.com" w:date="2026-05-05T17:24:00Z">
              <w:rPr>
                <w:rFonts w:ascii="Times New Roman" w:eastAsia="Times New Roman" w:hAnsi="Times New Roman" w:cs="Times New Roman"/>
                <w:color w:val="000000"/>
                <w:lang w:val="en-US"/>
              </w:rPr>
            </w:rPrChange>
          </w:rPr>
          <w:t xml:space="preserve">. Multiplicity of infection is incorporated into an effective recombination rate measurable directly from genomic data </w:t>
        </w:r>
        <w:r w:rsidRPr="00341C65">
          <w:rPr>
            <w:rFonts w:ascii="Times New Roman" w:eastAsia="Times New Roman" w:hAnsi="Times New Roman" w:cs="Times New Roman"/>
            <w:color w:val="000000"/>
            <w:sz w:val="20"/>
            <w:szCs w:val="20"/>
            <w:lang w:val="en-US"/>
            <w:rPrChange w:id="945" w:author="ivan4995@gmail.com" w:date="2026-05-05T17:24:00Z">
              <w:rPr>
                <w:rFonts w:ascii="Times New Roman" w:eastAsia="Times New Roman" w:hAnsi="Times New Roman" w:cs="Times New Roman"/>
                <w:color w:val="000000"/>
                <w:lang w:val="en-US"/>
              </w:rPr>
            </w:rPrChange>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Pr="00341C65">
          <w:rPr>
            <w:rFonts w:ascii="Times New Roman" w:eastAsia="Times New Roman" w:hAnsi="Times New Roman" w:cs="Times New Roman"/>
            <w:color w:val="000000"/>
            <w:sz w:val="20"/>
            <w:szCs w:val="20"/>
            <w:lang w:val="en-US"/>
            <w:rPrChange w:id="946" w:author="ivan4995@gmail.com" w:date="2026-05-05T17:24:00Z">
              <w:rPr>
                <w:rFonts w:ascii="Times New Roman" w:eastAsia="Times New Roman" w:hAnsi="Times New Roman" w:cs="Times New Roman"/>
                <w:color w:val="000000"/>
                <w:lang w:val="en-US"/>
              </w:rPr>
            </w:rPrChange>
          </w:rPr>
          <w:instrText xml:space="preserve"> ADDIN EN.CITE </w:instrText>
        </w:r>
        <w:r w:rsidRPr="00341C65">
          <w:rPr>
            <w:rFonts w:ascii="Times New Roman" w:eastAsia="Times New Roman" w:hAnsi="Times New Roman" w:cs="Times New Roman"/>
            <w:color w:val="000000"/>
            <w:sz w:val="20"/>
            <w:szCs w:val="20"/>
            <w:lang w:val="en-US"/>
            <w:rPrChange w:id="947" w:author="ivan4995@gmail.com" w:date="2026-05-05T17:24:00Z">
              <w:rPr>
                <w:rFonts w:ascii="Times New Roman" w:eastAsia="Times New Roman" w:hAnsi="Times New Roman" w:cs="Times New Roman"/>
                <w:color w:val="000000"/>
                <w:lang w:val="en-US"/>
              </w:rPr>
            </w:rPrChange>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Pr="00341C65">
          <w:rPr>
            <w:rFonts w:ascii="Times New Roman" w:eastAsia="Times New Roman" w:hAnsi="Times New Roman" w:cs="Times New Roman"/>
            <w:color w:val="000000"/>
            <w:sz w:val="20"/>
            <w:szCs w:val="20"/>
            <w:lang w:val="en-US"/>
            <w:rPrChange w:id="948" w:author="ivan4995@gmail.com" w:date="2026-05-05T17:24:00Z">
              <w:rPr>
                <w:rFonts w:ascii="Times New Roman" w:eastAsia="Times New Roman" w:hAnsi="Times New Roman" w:cs="Times New Roman"/>
                <w:color w:val="000000"/>
                <w:lang w:val="en-US"/>
              </w:rPr>
            </w:rPrChange>
          </w:rPr>
          <w:instrText xml:space="preserve"> ADDIN EN.CITE.DATA </w:instrText>
        </w:r>
        <w:r w:rsidRPr="00C964EB">
          <w:rPr>
            <w:rFonts w:ascii="Times New Roman" w:eastAsia="Times New Roman" w:hAnsi="Times New Roman" w:cs="Times New Roman"/>
            <w:color w:val="000000"/>
            <w:sz w:val="20"/>
            <w:szCs w:val="20"/>
            <w:lang w:val="en-US"/>
          </w:rPr>
        </w:r>
        <w:r w:rsidRPr="00341C65">
          <w:rPr>
            <w:rFonts w:ascii="Times New Roman" w:eastAsia="Times New Roman" w:hAnsi="Times New Roman" w:cs="Times New Roman"/>
            <w:color w:val="000000"/>
            <w:sz w:val="20"/>
            <w:szCs w:val="20"/>
            <w:lang w:val="en-US"/>
            <w:rPrChange w:id="949" w:author="ivan4995@gmail.com" w:date="2026-05-05T17:24:00Z">
              <w:rPr>
                <w:rFonts w:ascii="Times New Roman" w:eastAsia="Times New Roman" w:hAnsi="Times New Roman" w:cs="Times New Roman"/>
                <w:color w:val="000000"/>
                <w:lang w:val="en-US"/>
              </w:rPr>
            </w:rPrChange>
          </w:rPr>
          <w:fldChar w:fldCharType="end"/>
        </w:r>
        <w:r w:rsidRPr="00C964EB">
          <w:rPr>
            <w:rFonts w:ascii="Times New Roman" w:eastAsia="Times New Roman" w:hAnsi="Times New Roman" w:cs="Times New Roman"/>
            <w:color w:val="000000"/>
            <w:sz w:val="20"/>
            <w:szCs w:val="20"/>
            <w:lang w:val="en-US"/>
          </w:rPr>
        </w:r>
        <w:r w:rsidRPr="00341C65">
          <w:rPr>
            <w:rFonts w:ascii="Times New Roman" w:eastAsia="Times New Roman" w:hAnsi="Times New Roman" w:cs="Times New Roman"/>
            <w:color w:val="000000"/>
            <w:sz w:val="20"/>
            <w:szCs w:val="20"/>
            <w:lang w:val="en-US"/>
            <w:rPrChange w:id="950" w:author="ivan4995@gmail.com" w:date="2026-05-05T17:24:00Z">
              <w:rPr>
                <w:rFonts w:ascii="Times New Roman" w:eastAsia="Times New Roman" w:hAnsi="Times New Roman" w:cs="Times New Roman"/>
                <w:color w:val="000000"/>
                <w:lang w:val="en-US"/>
              </w:rPr>
            </w:rPrChange>
          </w:rPr>
          <w:fldChar w:fldCharType="separate"/>
        </w:r>
        <w:r w:rsidRPr="00341C65">
          <w:rPr>
            <w:rFonts w:ascii="Times New Roman" w:eastAsia="Times New Roman" w:hAnsi="Times New Roman" w:cs="Times New Roman"/>
            <w:noProof/>
            <w:color w:val="000000"/>
            <w:sz w:val="20"/>
            <w:szCs w:val="20"/>
            <w:lang w:val="en-US"/>
            <w:rPrChange w:id="951" w:author="ivan4995@gmail.com" w:date="2026-05-05T17:24:00Z">
              <w:rPr>
                <w:rFonts w:ascii="Times New Roman" w:eastAsia="Times New Roman" w:hAnsi="Times New Roman" w:cs="Times New Roman"/>
                <w:noProof/>
                <w:color w:val="000000"/>
                <w:lang w:val="en-US"/>
              </w:rPr>
            </w:rPrChange>
          </w:rPr>
          <w:t>[69, 73]</w:t>
        </w:r>
        <w:r w:rsidRPr="00341C65">
          <w:rPr>
            <w:rFonts w:ascii="Times New Roman" w:eastAsia="Times New Roman" w:hAnsi="Times New Roman" w:cs="Times New Roman"/>
            <w:color w:val="000000"/>
            <w:sz w:val="20"/>
            <w:szCs w:val="20"/>
            <w:lang w:val="en-US"/>
            <w:rPrChange w:id="952" w:author="ivan4995@gmail.com" w:date="2026-05-05T17:24:00Z">
              <w:rPr>
                <w:rFonts w:ascii="Times New Roman" w:eastAsia="Times New Roman" w:hAnsi="Times New Roman" w:cs="Times New Roman"/>
                <w:color w:val="000000"/>
                <w:lang w:val="en-US"/>
              </w:rPr>
            </w:rPrChange>
          </w:rPr>
          <w:fldChar w:fldCharType="end"/>
        </w:r>
        <w:r w:rsidRPr="00341C65">
          <w:rPr>
            <w:rFonts w:ascii="Times New Roman" w:eastAsia="Times New Roman" w:hAnsi="Times New Roman" w:cs="Times New Roman"/>
            <w:color w:val="000000"/>
            <w:sz w:val="20"/>
            <w:szCs w:val="20"/>
            <w:lang w:val="en-US"/>
            <w:rPrChange w:id="953" w:author="ivan4995@gmail.com" w:date="2026-05-05T17:24:00Z">
              <w:rPr>
                <w:rFonts w:ascii="Times New Roman" w:eastAsia="Times New Roman" w:hAnsi="Times New Roman" w:cs="Times New Roman"/>
                <w:color w:val="000000"/>
                <w:lang w:val="en-US"/>
              </w:rPr>
            </w:rPrChange>
          </w:rPr>
          <w:t>.</w:t>
        </w:r>
        <w:r w:rsidRPr="00341C65">
          <w:rPr>
            <w:rFonts w:ascii="Times New Roman" w:hAnsi="Times New Roman" w:cs="Times New Roman"/>
            <w:color w:val="000000"/>
            <w:sz w:val="20"/>
            <w:szCs w:val="20"/>
            <w:lang w:val="en-US"/>
          </w:rPr>
          <w:t xml:space="preserve"> </w:t>
        </w:r>
      </w:ins>
    </w:p>
    <w:p w14:paraId="1C1CA07D" w14:textId="26DA6477" w:rsidR="00A010EE" w:rsidRPr="00411D34" w:rsidDel="00341C65" w:rsidRDefault="00411D34" w:rsidP="00AB7219">
      <w:pPr>
        <w:jc w:val="both"/>
        <w:rPr>
          <w:del w:id="954" w:author="ivan4995@gmail.com" w:date="2026-05-05T17:24:00Z"/>
          <w:rFonts w:ascii="Times New Roman" w:hAnsi="Times New Roman" w:cs="Times New Roman"/>
          <w:color w:val="000000"/>
          <w:sz w:val="20"/>
          <w:szCs w:val="20"/>
          <w:shd w:val="clear" w:color="auto" w:fill="FFFFFF"/>
          <w:lang w:val="en-US"/>
        </w:rPr>
      </w:pPr>
      <w:del w:id="955" w:author="ivan4995@gmail.com" w:date="2026-05-05T17:24:00Z">
        <w:r w:rsidRPr="00411D34" w:rsidDel="00341C65">
          <w:rPr>
            <w:rFonts w:ascii="Times New Roman" w:eastAsia="Times New Roman" w:hAnsi="Times New Roman" w:cs="Times New Roman"/>
            <w:color w:val="000000"/>
            <w:sz w:val="20"/>
            <w:szCs w:val="20"/>
            <w:lang w:val="en-US"/>
          </w:rPr>
          <w:delText>Next, the fluctuations of mutation rate along the genome</w:delText>
        </w:r>
        <w:r w:rsidDel="00341C65">
          <w:rPr>
            <w:rFonts w:ascii="Times New Roman" w:eastAsia="Times New Roman" w:hAnsi="Times New Roman" w:cs="Times New Roman"/>
            <w:color w:val="000000"/>
            <w:sz w:val="20"/>
            <w:szCs w:val="20"/>
            <w:lang w:val="en-US"/>
          </w:rPr>
          <w:delText xml:space="preserve">, which are </w:delText>
        </w:r>
        <w:r w:rsidR="00A5090F" w:rsidDel="00341C65">
          <w:rPr>
            <w:rFonts w:ascii="Times New Roman" w:eastAsia="Times New Roman" w:hAnsi="Times New Roman" w:cs="Times New Roman"/>
            <w:color w:val="000000"/>
            <w:sz w:val="20"/>
            <w:szCs w:val="20"/>
            <w:lang w:val="en-US"/>
          </w:rPr>
          <w:delText xml:space="preserve">typically </w:delText>
        </w:r>
        <w:r w:rsidR="00E26319" w:rsidDel="00341C65">
          <w:rPr>
            <w:rFonts w:ascii="Times New Roman" w:eastAsia="Times New Roman" w:hAnsi="Times New Roman" w:cs="Times New Roman"/>
            <w:color w:val="000000"/>
            <w:sz w:val="20"/>
            <w:szCs w:val="20"/>
            <w:lang w:val="en-US"/>
          </w:rPr>
          <w:delText>strong</w:delText>
        </w:r>
        <w:r w:rsidDel="00341C65">
          <w:rPr>
            <w:rFonts w:ascii="Times New Roman" w:eastAsia="Times New Roman" w:hAnsi="Times New Roman" w:cs="Times New Roman"/>
            <w:color w:val="000000"/>
            <w:sz w:val="20"/>
            <w:szCs w:val="20"/>
            <w:lang w:val="en-US"/>
          </w:rPr>
          <w:delText xml:space="preserve"> for RNA viruses,</w:delText>
        </w:r>
        <w:r w:rsidRPr="00411D34" w:rsidDel="00341C65">
          <w:rPr>
            <w:rFonts w:ascii="Times New Roman" w:eastAsia="Times New Roman" w:hAnsi="Times New Roman" w:cs="Times New Roman"/>
            <w:color w:val="000000"/>
            <w:sz w:val="20"/>
            <w:szCs w:val="20"/>
            <w:lang w:val="en-US"/>
          </w:rPr>
          <w:delText xml:space="preserve"> do not matter much in the multi-site evolution regime, where the mutation rate enters all the observables in the argument of a large log {Rouzine, 2020 #193}. Recombination is relatively rare, as it requires coinfection of an individual with two genetically remote variants {Rouzine, 2005 #120; Batorsky, 2011 #118}</w:delText>
        </w:r>
        <w:r w:rsidR="00A203D9" w:rsidRPr="00411D34" w:rsidDel="00341C65">
          <w:rPr>
            <w:rFonts w:ascii="Times New Roman" w:hAnsi="Times New Roman" w:cs="Times New Roman"/>
            <w:color w:val="000000"/>
            <w:sz w:val="20"/>
            <w:szCs w:val="20"/>
            <w:shd w:val="clear" w:color="auto" w:fill="FFFFFF"/>
            <w:lang w:val="en-US"/>
          </w:rPr>
          <w:delText>.</w:delText>
        </w:r>
      </w:del>
    </w:p>
    <w:p w14:paraId="603E9000" w14:textId="77777777" w:rsidR="00A010EE" w:rsidRDefault="00A010EE">
      <w:pPr>
        <w:rPr>
          <w:rFonts w:ascii="Helvetica" w:hAnsi="Helvetica"/>
          <w:color w:val="000000"/>
          <w:sz w:val="22"/>
          <w:szCs w:val="22"/>
          <w:shd w:val="clear" w:color="auto" w:fill="FFFFFF"/>
        </w:rPr>
      </w:pPr>
    </w:p>
    <w:p w14:paraId="35505664" w14:textId="4E52C144" w:rsidR="00BA00B3" w:rsidRDefault="00A010EE" w:rsidP="00A010EE">
      <w:pPr>
        <w:rPr>
          <w:rStyle w:val="apple-converted-space"/>
          <w:rFonts w:ascii="Helvetica" w:hAnsi="Helvetica"/>
          <w:color w:val="000000"/>
          <w:sz w:val="22"/>
          <w:szCs w:val="22"/>
          <w:shd w:val="clear" w:color="auto" w:fill="FFFFFF"/>
        </w:rPr>
      </w:pPr>
      <w:r w:rsidRPr="00BA00B3">
        <w:rPr>
          <w:rFonts w:ascii="Helvetica" w:hAnsi="Helvetica"/>
          <w:b/>
          <w:color w:val="000000"/>
          <w:sz w:val="22"/>
          <w:szCs w:val="22"/>
          <w:shd w:val="clear" w:color="auto" w:fill="FFFFFF"/>
        </w:rPr>
        <w:t>I could not find evidence that sequences are stratified by sampling date</w:t>
      </w:r>
      <w:r w:rsidR="00BA00B3" w:rsidRPr="00BA00B3">
        <w:rPr>
          <w:rFonts w:ascii="Helvetica" w:hAnsi="Helvetica"/>
          <w:color w:val="000000"/>
          <w:sz w:val="22"/>
          <w:szCs w:val="22"/>
          <w:shd w:val="clear" w:color="auto" w:fill="FFFFFF"/>
        </w:rPr>
        <w:t xml:space="preserve"> </w:t>
      </w:r>
      <w:r w:rsidR="00BA00B3" w:rsidRPr="00BA00B3">
        <w:rPr>
          <w:rFonts w:ascii="Helvetica" w:hAnsi="Helvetica"/>
          <w:b/>
          <w:color w:val="000000"/>
          <w:sz w:val="22"/>
          <w:szCs w:val="22"/>
          <w:shd w:val="clear" w:color="auto" w:fill="FFFFFF"/>
        </w:rPr>
        <w:t xml:space="preserve">even though this will determine the amount of polymorphism observed </w:t>
      </w:r>
      <w:r w:rsidR="00BA00B3">
        <w:rPr>
          <w:rFonts w:ascii="Helvetica" w:hAnsi="Helvetica"/>
          <w:b/>
          <w:color w:val="000000"/>
          <w:sz w:val="22"/>
          <w:szCs w:val="22"/>
          <w:shd w:val="clear" w:color="auto" w:fill="FFFFFF"/>
          <w:lang w:val="en-US"/>
        </w:rPr>
        <w:t xml:space="preserve">. </w:t>
      </w:r>
      <w:r w:rsidR="00BA00B3" w:rsidRPr="00BA00B3">
        <w:rPr>
          <w:rFonts w:ascii="Helvetica" w:hAnsi="Helvetica"/>
          <w:b/>
          <w:color w:val="000000"/>
          <w:sz w:val="22"/>
          <w:szCs w:val="22"/>
          <w:shd w:val="clear" w:color="auto" w:fill="FFFFFF"/>
        </w:rPr>
        <w:t xml:space="preserve">and lead </w:t>
      </w:r>
      <w:r w:rsidR="00BA00B3">
        <w:rPr>
          <w:rFonts w:ascii="Helvetica" w:hAnsi="Helvetica"/>
          <w:b/>
          <w:color w:val="000000"/>
          <w:sz w:val="22"/>
          <w:szCs w:val="22"/>
          <w:shd w:val="clear" w:color="auto" w:fill="FFFFFF"/>
          <w:lang w:val="en-US"/>
        </w:rPr>
        <w:t xml:space="preserve">to </w:t>
      </w:r>
      <w:r w:rsidR="00BA00B3" w:rsidRPr="00BA00B3">
        <w:rPr>
          <w:rFonts w:ascii="Helvetica" w:hAnsi="Helvetica"/>
          <w:b/>
          <w:color w:val="000000"/>
          <w:sz w:val="22"/>
          <w:szCs w:val="22"/>
          <w:shd w:val="clear" w:color="auto" w:fill="FFFFFF"/>
        </w:rPr>
        <w:t>problems in the calculation of the unconditional and conditional correlation coefficients.</w:t>
      </w:r>
      <w:r w:rsidR="00BA00B3">
        <w:rPr>
          <w:rFonts w:ascii="Helvetica" w:hAnsi="Helvetica"/>
          <w:b/>
          <w:color w:val="000000"/>
          <w:sz w:val="22"/>
          <w:szCs w:val="22"/>
          <w:shd w:val="clear" w:color="auto" w:fill="FFFFFF"/>
          <w:lang w:val="en-US"/>
        </w:rPr>
        <w:t xml:space="preserve"> </w:t>
      </w:r>
      <w:r w:rsidR="00BA00B3" w:rsidRPr="00BA00B3">
        <w:rPr>
          <w:rFonts w:ascii="Helvetica" w:hAnsi="Helvetica"/>
          <w:b/>
          <w:color w:val="000000"/>
          <w:sz w:val="22"/>
          <w:szCs w:val="22"/>
          <w:shd w:val="clear" w:color="auto" w:fill="FFFFFF"/>
        </w:rPr>
        <w:t>Controlling for the issues of timescale and evolutionary rate heterogeneity are essential in epistasis inference.</w:t>
      </w:r>
      <w:r w:rsidR="00BA00B3" w:rsidRPr="003552A3">
        <w:rPr>
          <w:rStyle w:val="apple-converted-space"/>
          <w:rFonts w:ascii="Helvetica" w:hAnsi="Helvetica"/>
          <w:color w:val="000000"/>
          <w:sz w:val="22"/>
          <w:szCs w:val="22"/>
          <w:shd w:val="clear" w:color="auto" w:fill="FFFFFF"/>
        </w:rPr>
        <w:t> </w:t>
      </w:r>
    </w:p>
    <w:p w14:paraId="56398EB2" w14:textId="77777777" w:rsidR="00A203D9" w:rsidRDefault="00A203D9" w:rsidP="00A010EE">
      <w:pPr>
        <w:rPr>
          <w:rStyle w:val="apple-converted-space"/>
          <w:rFonts w:ascii="Helvetica" w:hAnsi="Helvetica"/>
          <w:color w:val="000000"/>
          <w:sz w:val="22"/>
          <w:szCs w:val="22"/>
          <w:shd w:val="clear" w:color="auto" w:fill="FFFFFF"/>
        </w:rPr>
      </w:pPr>
    </w:p>
    <w:p w14:paraId="6A5D749C" w14:textId="7D51ABE5" w:rsidR="00BA00B3" w:rsidRDefault="00D97404" w:rsidP="00A010EE">
      <w:pPr>
        <w:rPr>
          <w:rFonts w:ascii="Helvetica" w:hAnsi="Helvetica"/>
          <w:color w:val="000000"/>
          <w:sz w:val="22"/>
          <w:szCs w:val="22"/>
          <w:shd w:val="clear" w:color="auto" w:fill="FFFFFF"/>
          <w:lang w:val="en-US"/>
        </w:rPr>
      </w:pPr>
      <w:ins w:id="956" w:author="Microsoft Office User" w:date="2026-05-05T19:08:00Z" w16du:dateUtc="2026-05-05T16:08:00Z">
        <w:r>
          <w:rPr>
            <w:rFonts w:ascii="Helvetica" w:hAnsi="Helvetica"/>
            <w:color w:val="000000"/>
            <w:sz w:val="22"/>
            <w:szCs w:val="22"/>
            <w:shd w:val="clear" w:color="auto" w:fill="FFFFFF"/>
            <w:lang w:val="en-US"/>
          </w:rPr>
          <w:t>It depends on the aim of a study. The</w:t>
        </w:r>
      </w:ins>
      <w:ins w:id="957" w:author="Microsoft Office User" w:date="2026-05-05T19:04:00Z" w16du:dateUtc="2026-05-05T16:04:00Z">
        <w:r w:rsidR="00927DA9">
          <w:rPr>
            <w:rFonts w:ascii="Helvetica" w:hAnsi="Helvetica"/>
            <w:color w:val="000000"/>
            <w:sz w:val="22"/>
            <w:szCs w:val="22"/>
            <w:shd w:val="clear" w:color="auto" w:fill="FFFFFF"/>
            <w:lang w:val="en-US"/>
          </w:rPr>
          <w:t xml:space="preserve"> aim of the</w:t>
        </w:r>
      </w:ins>
      <w:ins w:id="958" w:author="Microsoft Office User" w:date="2026-05-06T04:49:00Z" w16du:dateUtc="2026-05-06T01:49:00Z">
        <w:r w:rsidR="006144CA">
          <w:rPr>
            <w:rFonts w:ascii="Helvetica" w:hAnsi="Helvetica"/>
            <w:color w:val="000000"/>
            <w:sz w:val="22"/>
            <w:szCs w:val="22"/>
            <w:shd w:val="clear" w:color="auto" w:fill="FFFFFF"/>
            <w:lang w:val="en-US"/>
          </w:rPr>
          <w:t xml:space="preserve"> present</w:t>
        </w:r>
      </w:ins>
      <w:ins w:id="959" w:author="Microsoft Office User" w:date="2026-05-05T19:04:00Z" w16du:dateUtc="2026-05-05T16:04:00Z">
        <w:r w:rsidR="00927DA9">
          <w:rPr>
            <w:rFonts w:ascii="Helvetica" w:hAnsi="Helvetica"/>
            <w:color w:val="000000"/>
            <w:sz w:val="22"/>
            <w:szCs w:val="22"/>
            <w:shd w:val="clear" w:color="auto" w:fill="FFFFFF"/>
            <w:lang w:val="en-US"/>
          </w:rPr>
          <w:t xml:space="preserve"> stud</w:t>
        </w:r>
      </w:ins>
      <w:ins w:id="960" w:author="Microsoft Office User" w:date="2026-05-05T19:05:00Z" w16du:dateUtc="2026-05-05T16:05:00Z">
        <w:r w:rsidR="00927DA9">
          <w:rPr>
            <w:rFonts w:ascii="Helvetica" w:hAnsi="Helvetica"/>
            <w:color w:val="000000"/>
            <w:sz w:val="22"/>
            <w:szCs w:val="22"/>
            <w:shd w:val="clear" w:color="auto" w:fill="FFFFFF"/>
            <w:lang w:val="en-US"/>
          </w:rPr>
          <w:t>y</w:t>
        </w:r>
      </w:ins>
      <w:ins w:id="961" w:author="Microsoft Office User" w:date="2026-05-05T19:07:00Z" w16du:dateUtc="2026-05-05T16:07:00Z">
        <w:r w:rsidR="00927DA9">
          <w:rPr>
            <w:rFonts w:ascii="Helvetica" w:hAnsi="Helvetica"/>
            <w:color w:val="000000"/>
            <w:sz w:val="22"/>
            <w:szCs w:val="22"/>
            <w:shd w:val="clear" w:color="auto" w:fill="FFFFFF"/>
            <w:lang w:val="en-US"/>
          </w:rPr>
          <w:t xml:space="preserve"> is</w:t>
        </w:r>
      </w:ins>
      <w:ins w:id="962" w:author="Microsoft Office User" w:date="2026-05-05T19:04:00Z" w16du:dateUtc="2026-05-05T16:04:00Z">
        <w:r w:rsidR="00927DA9">
          <w:rPr>
            <w:rFonts w:ascii="Helvetica" w:hAnsi="Helvetica"/>
            <w:color w:val="000000"/>
            <w:sz w:val="22"/>
            <w:szCs w:val="22"/>
            <w:shd w:val="clear" w:color="auto" w:fill="FFFFFF"/>
            <w:lang w:val="en-US"/>
          </w:rPr>
          <w:t xml:space="preserve"> </w:t>
        </w:r>
      </w:ins>
      <w:ins w:id="963" w:author="Microsoft Office User" w:date="2026-05-05T19:05:00Z" w16du:dateUtc="2026-05-05T16:05:00Z">
        <w:r w:rsidR="00927DA9">
          <w:rPr>
            <w:rFonts w:ascii="Helvetica" w:hAnsi="Helvetica"/>
            <w:color w:val="000000"/>
            <w:sz w:val="22"/>
            <w:szCs w:val="22"/>
            <w:shd w:val="clear" w:color="auto" w:fill="FFFFFF"/>
            <w:lang w:val="en-US"/>
          </w:rPr>
          <w:t>to detect</w:t>
        </w:r>
      </w:ins>
      <w:ins w:id="964" w:author="Microsoft Office User" w:date="2026-05-05T19:04:00Z" w16du:dateUtc="2026-05-05T16:04:00Z">
        <w:r w:rsidR="00927DA9">
          <w:rPr>
            <w:rFonts w:ascii="Helvetica" w:hAnsi="Helvetica"/>
            <w:color w:val="000000"/>
            <w:sz w:val="22"/>
            <w:szCs w:val="22"/>
            <w:shd w:val="clear" w:color="auto" w:fill="FFFFFF"/>
            <w:lang w:val="en-US"/>
          </w:rPr>
          <w:t xml:space="preserve"> the fi</w:t>
        </w:r>
      </w:ins>
      <w:ins w:id="965" w:author="Microsoft Office User" w:date="2026-05-05T19:05:00Z" w16du:dateUtc="2026-05-05T16:05:00Z">
        <w:r w:rsidR="00927DA9">
          <w:rPr>
            <w:rFonts w:ascii="Helvetica" w:hAnsi="Helvetica"/>
            <w:color w:val="000000"/>
            <w:sz w:val="22"/>
            <w:szCs w:val="22"/>
            <w:shd w:val="clear" w:color="auto" w:fill="FFFFFF"/>
            <w:lang w:val="en-US"/>
          </w:rPr>
          <w:t xml:space="preserve">tness valley </w:t>
        </w:r>
      </w:ins>
      <w:ins w:id="966" w:author="Microsoft Office User" w:date="2026-05-05T19:07:00Z" w16du:dateUtc="2026-05-05T16:07:00Z">
        <w:r w:rsidR="00927DA9">
          <w:rPr>
            <w:rFonts w:ascii="Helvetica" w:hAnsi="Helvetica"/>
            <w:color w:val="000000"/>
            <w:sz w:val="22"/>
            <w:szCs w:val="22"/>
            <w:shd w:val="clear" w:color="auto" w:fill="FFFFFF"/>
            <w:lang w:val="en-US"/>
          </w:rPr>
          <w:t>related to</w:t>
        </w:r>
      </w:ins>
      <w:ins w:id="967" w:author="Microsoft Office User" w:date="2026-05-05T19:05:00Z" w16du:dateUtc="2026-05-05T16:05:00Z">
        <w:r w:rsidR="00927DA9">
          <w:rPr>
            <w:rFonts w:ascii="Helvetica" w:hAnsi="Helvetica"/>
            <w:color w:val="000000"/>
            <w:sz w:val="22"/>
            <w:szCs w:val="22"/>
            <w:shd w:val="clear" w:color="auto" w:fill="FFFFFF"/>
            <w:lang w:val="en-US"/>
          </w:rPr>
          <w:t xml:space="preserve"> VOC emer</w:t>
        </w:r>
      </w:ins>
      <w:ins w:id="968" w:author="Microsoft Office User" w:date="2026-05-05T19:06:00Z" w16du:dateUtc="2026-05-05T16:06:00Z">
        <w:r w:rsidR="00927DA9">
          <w:rPr>
            <w:rFonts w:ascii="Helvetica" w:hAnsi="Helvetica"/>
            <w:color w:val="000000"/>
            <w:sz w:val="22"/>
            <w:szCs w:val="22"/>
            <w:shd w:val="clear" w:color="auto" w:fill="FFFFFF"/>
            <w:lang w:val="en-US"/>
          </w:rPr>
          <w:t>gence</w:t>
        </w:r>
      </w:ins>
      <w:ins w:id="969" w:author="Microsoft Office User" w:date="2026-05-05T19:05:00Z" w16du:dateUtc="2026-05-05T16:05:00Z">
        <w:r w:rsidR="00927DA9">
          <w:rPr>
            <w:rFonts w:ascii="Helvetica" w:hAnsi="Helvetica"/>
            <w:color w:val="000000"/>
            <w:sz w:val="22"/>
            <w:szCs w:val="22"/>
            <w:shd w:val="clear" w:color="auto" w:fill="FFFFFF"/>
            <w:lang w:val="en-US"/>
          </w:rPr>
          <w:t xml:space="preserve">. </w:t>
        </w:r>
      </w:ins>
      <w:ins w:id="970" w:author="Microsoft Office User" w:date="2026-05-05T19:07:00Z" w16du:dateUtc="2026-05-05T16:07:00Z">
        <w:r w:rsidR="00927DA9">
          <w:rPr>
            <w:rFonts w:ascii="Helvetica" w:hAnsi="Helvetica"/>
            <w:color w:val="000000"/>
            <w:sz w:val="22"/>
            <w:szCs w:val="22"/>
            <w:shd w:val="clear" w:color="auto" w:fill="FFFFFF"/>
            <w:lang w:val="en-US"/>
          </w:rPr>
          <w:t>That</w:t>
        </w:r>
      </w:ins>
      <w:ins w:id="971" w:author="Microsoft Office User" w:date="2026-05-05T19:08:00Z" w16du:dateUtc="2026-05-05T16:08:00Z">
        <w:r>
          <w:rPr>
            <w:rFonts w:ascii="Helvetica" w:hAnsi="Helvetica"/>
            <w:color w:val="000000"/>
            <w:sz w:val="22"/>
            <w:szCs w:val="22"/>
            <w:shd w:val="clear" w:color="auto" w:fill="FFFFFF"/>
            <w:lang w:val="en-US"/>
          </w:rPr>
          <w:t xml:space="preserve"> task</w:t>
        </w:r>
      </w:ins>
      <w:ins w:id="972" w:author="Microsoft Office User" w:date="2026-05-05T19:07:00Z" w16du:dateUtc="2026-05-05T16:07:00Z">
        <w:r w:rsidR="00927DA9">
          <w:rPr>
            <w:rFonts w:ascii="Helvetica" w:hAnsi="Helvetica"/>
            <w:color w:val="000000"/>
            <w:sz w:val="22"/>
            <w:szCs w:val="22"/>
            <w:shd w:val="clear" w:color="auto" w:fill="FFFFFF"/>
            <w:lang w:val="en-US"/>
          </w:rPr>
          <w:t xml:space="preserve"> requires mixing </w:t>
        </w:r>
      </w:ins>
      <w:ins w:id="973" w:author="Microsoft Office User" w:date="2026-05-05T19:08:00Z" w16du:dateUtc="2026-05-05T16:08:00Z">
        <w:r>
          <w:rPr>
            <w:rFonts w:ascii="Helvetica" w:hAnsi="Helvetica"/>
            <w:color w:val="000000"/>
            <w:sz w:val="22"/>
            <w:szCs w:val="22"/>
            <w:shd w:val="clear" w:color="auto" w:fill="FFFFFF"/>
            <w:lang w:val="en-US"/>
          </w:rPr>
          <w:t>sequences from</w:t>
        </w:r>
      </w:ins>
      <w:ins w:id="974" w:author="Microsoft Office User" w:date="2026-05-05T19:09:00Z" w16du:dateUtc="2026-05-05T16:09:00Z">
        <w:r>
          <w:rPr>
            <w:rFonts w:ascii="Helvetica" w:hAnsi="Helvetica"/>
            <w:color w:val="000000"/>
            <w:sz w:val="22"/>
            <w:szCs w:val="22"/>
            <w:shd w:val="clear" w:color="auto" w:fill="FFFFFF"/>
            <w:lang w:val="en-US"/>
          </w:rPr>
          <w:t xml:space="preserve"> </w:t>
        </w:r>
      </w:ins>
      <w:ins w:id="975" w:author="Microsoft Office User" w:date="2026-05-05T19:07:00Z" w16du:dateUtc="2026-05-05T16:07:00Z">
        <w:r w:rsidR="00927DA9">
          <w:rPr>
            <w:rFonts w:ascii="Helvetica" w:hAnsi="Helvetica"/>
            <w:color w:val="000000"/>
            <w:sz w:val="22"/>
            <w:szCs w:val="22"/>
            <w:shd w:val="clear" w:color="auto" w:fill="FFFFFF"/>
            <w:lang w:val="en-US"/>
          </w:rPr>
          <w:t>different time points</w:t>
        </w:r>
      </w:ins>
      <w:ins w:id="976" w:author="Microsoft Office User" w:date="2026-05-05T19:08:00Z" w16du:dateUtc="2026-05-05T16:08:00Z">
        <w:r>
          <w:rPr>
            <w:rFonts w:ascii="Helvetica" w:hAnsi="Helvetica"/>
            <w:color w:val="000000"/>
            <w:sz w:val="22"/>
            <w:szCs w:val="22"/>
            <w:shd w:val="clear" w:color="auto" w:fill="FFFFFF"/>
            <w:lang w:val="en-US"/>
          </w:rPr>
          <w:t>, before and after VOC emergence.</w:t>
        </w:r>
      </w:ins>
      <w:ins w:id="977" w:author="Microsoft Office User" w:date="2026-05-05T19:07:00Z" w16du:dateUtc="2026-05-05T16:07:00Z">
        <w:r w:rsidR="00927DA9">
          <w:rPr>
            <w:rFonts w:ascii="Helvetica" w:hAnsi="Helvetica"/>
            <w:color w:val="000000"/>
            <w:sz w:val="22"/>
            <w:szCs w:val="22"/>
            <w:shd w:val="clear" w:color="auto" w:fill="FFFFFF"/>
            <w:lang w:val="en-US"/>
          </w:rPr>
          <w:t xml:space="preserve"> </w:t>
        </w:r>
      </w:ins>
      <w:del w:id="978" w:author="Microsoft Office User" w:date="2026-05-05T19:05:00Z" w16du:dateUtc="2026-05-05T16:05:00Z">
        <w:r w:rsidR="0021438F" w:rsidDel="00927DA9">
          <w:rPr>
            <w:rFonts w:ascii="Helvetica" w:hAnsi="Helvetica"/>
            <w:color w:val="000000"/>
            <w:sz w:val="22"/>
            <w:szCs w:val="22"/>
            <w:shd w:val="clear" w:color="auto" w:fill="FFFFFF"/>
            <w:lang w:val="en-US"/>
          </w:rPr>
          <w:delText>Added</w:delText>
        </w:r>
        <w:r w:rsidR="00A203D9" w:rsidDel="00927DA9">
          <w:rPr>
            <w:rFonts w:ascii="Helvetica" w:hAnsi="Helvetica"/>
            <w:color w:val="000000"/>
            <w:sz w:val="22"/>
            <w:szCs w:val="22"/>
            <w:shd w:val="clear" w:color="auto" w:fill="FFFFFF"/>
            <w:lang w:val="en-US"/>
          </w:rPr>
          <w:delText xml:space="preserve"> </w:delText>
        </w:r>
      </w:del>
      <w:ins w:id="979" w:author="Microsoft Office User" w:date="2026-05-05T19:05:00Z" w16du:dateUtc="2026-05-05T16:05:00Z">
        <w:r w:rsidR="00927DA9">
          <w:rPr>
            <w:rFonts w:ascii="Helvetica" w:hAnsi="Helvetica"/>
            <w:color w:val="000000"/>
            <w:sz w:val="22"/>
            <w:szCs w:val="22"/>
            <w:shd w:val="clear" w:color="auto" w:fill="FFFFFF"/>
            <w:lang w:val="en-US"/>
          </w:rPr>
          <w:t xml:space="preserve">Explained </w:t>
        </w:r>
      </w:ins>
      <w:r w:rsidR="00A203D9">
        <w:rPr>
          <w:rFonts w:ascii="Helvetica" w:hAnsi="Helvetica"/>
          <w:color w:val="000000"/>
          <w:sz w:val="22"/>
          <w:szCs w:val="22"/>
          <w:shd w:val="clear" w:color="auto" w:fill="FFFFFF"/>
          <w:lang w:val="en-US"/>
        </w:rPr>
        <w:t>in Methods</w:t>
      </w:r>
      <w:r w:rsidR="002477E2">
        <w:rPr>
          <w:rFonts w:ascii="Helvetica" w:hAnsi="Helvetica"/>
          <w:color w:val="000000"/>
          <w:sz w:val="22"/>
          <w:szCs w:val="22"/>
          <w:shd w:val="clear" w:color="auto" w:fill="FFFFFF"/>
          <w:lang w:val="en-US"/>
        </w:rPr>
        <w:t xml:space="preserve"> (Line 3</w:t>
      </w:r>
      <w:ins w:id="980" w:author="ivan4995@gmail.com" w:date="2026-05-05T17:25:00Z">
        <w:r w:rsidR="00341C65">
          <w:rPr>
            <w:rFonts w:ascii="Helvetica" w:hAnsi="Helvetica"/>
            <w:color w:val="000000"/>
            <w:sz w:val="22"/>
            <w:szCs w:val="22"/>
            <w:shd w:val="clear" w:color="auto" w:fill="FFFFFF"/>
            <w:lang w:val="en-US"/>
          </w:rPr>
          <w:t>71</w:t>
        </w:r>
      </w:ins>
      <w:del w:id="981" w:author="ivan4995@gmail.com" w:date="2026-05-05T17:25:00Z">
        <w:r w:rsidR="002477E2" w:rsidDel="00341C65">
          <w:rPr>
            <w:rFonts w:ascii="Helvetica" w:hAnsi="Helvetica"/>
            <w:color w:val="000000"/>
            <w:sz w:val="22"/>
            <w:szCs w:val="22"/>
            <w:shd w:val="clear" w:color="auto" w:fill="FFFFFF"/>
            <w:lang w:val="en-US"/>
          </w:rPr>
          <w:delText>45</w:delText>
        </w:r>
      </w:del>
      <w:r w:rsidR="002477E2">
        <w:rPr>
          <w:rFonts w:ascii="Helvetica" w:hAnsi="Helvetica"/>
          <w:color w:val="000000"/>
          <w:sz w:val="22"/>
          <w:szCs w:val="22"/>
          <w:shd w:val="clear" w:color="auto" w:fill="FFFFFF"/>
          <w:lang w:val="en-US"/>
        </w:rPr>
        <w:t>)</w:t>
      </w:r>
      <w:r w:rsidR="00A203D9">
        <w:rPr>
          <w:rFonts w:ascii="Helvetica" w:hAnsi="Helvetica"/>
          <w:color w:val="000000"/>
          <w:sz w:val="22"/>
          <w:szCs w:val="22"/>
          <w:shd w:val="clear" w:color="auto" w:fill="FFFFFF"/>
          <w:lang w:val="en-US"/>
        </w:rPr>
        <w:t>:</w:t>
      </w:r>
    </w:p>
    <w:p w14:paraId="55E262F1" w14:textId="77777777" w:rsidR="00A203D9" w:rsidRPr="00341C65" w:rsidRDefault="00A203D9" w:rsidP="00341C65">
      <w:pPr>
        <w:rPr>
          <w:rFonts w:ascii="Helvetica" w:hAnsi="Helvetica"/>
          <w:color w:val="000000"/>
          <w:sz w:val="20"/>
          <w:szCs w:val="20"/>
          <w:shd w:val="clear" w:color="auto" w:fill="FFFFFF"/>
          <w:lang w:val="en-US"/>
          <w:rPrChange w:id="982" w:author="ivan4995@gmail.com" w:date="2026-05-05T17:25:00Z">
            <w:rPr>
              <w:rFonts w:ascii="Helvetica" w:hAnsi="Helvetica"/>
              <w:color w:val="000000"/>
              <w:sz w:val="22"/>
              <w:szCs w:val="22"/>
              <w:shd w:val="clear" w:color="auto" w:fill="FFFFFF"/>
              <w:lang w:val="en-US"/>
            </w:rPr>
          </w:rPrChange>
        </w:rPr>
      </w:pPr>
    </w:p>
    <w:p w14:paraId="34B8610B" w14:textId="77777777" w:rsidR="00341C65" w:rsidRPr="00341C65" w:rsidRDefault="00341C65">
      <w:pPr>
        <w:ind w:firstLine="709"/>
        <w:jc w:val="both"/>
        <w:rPr>
          <w:ins w:id="983" w:author="ivan4995@gmail.com" w:date="2026-05-05T17:25:00Z"/>
          <w:rFonts w:ascii="Times New Roman" w:eastAsia="Times New Roman" w:hAnsi="Times New Roman" w:cs="Times New Roman"/>
          <w:sz w:val="20"/>
          <w:szCs w:val="20"/>
          <w:lang w:val="en-US"/>
          <w:rPrChange w:id="984" w:author="ivan4995@gmail.com" w:date="2026-05-05T17:25:00Z">
            <w:rPr>
              <w:ins w:id="985" w:author="ivan4995@gmail.com" w:date="2026-05-05T17:25:00Z"/>
              <w:rFonts w:ascii="Times New Roman" w:eastAsia="Times New Roman" w:hAnsi="Times New Roman" w:cs="Times New Roman"/>
              <w:lang w:val="en-US"/>
            </w:rPr>
          </w:rPrChange>
        </w:rPr>
        <w:pPrChange w:id="986" w:author="ivan4995@gmail.com" w:date="2026-05-05T17:25:00Z">
          <w:pPr>
            <w:spacing w:line="360" w:lineRule="auto"/>
            <w:ind w:firstLine="709"/>
            <w:jc w:val="both"/>
          </w:pPr>
        </w:pPrChange>
      </w:pPr>
      <w:ins w:id="987" w:author="ivan4995@gmail.com" w:date="2026-05-05T17:25:00Z">
        <w:r w:rsidRPr="00341C65">
          <w:rPr>
            <w:rFonts w:ascii="Times New Roman" w:eastAsia="Times New Roman" w:hAnsi="Times New Roman" w:cs="Times New Roman"/>
            <w:sz w:val="20"/>
            <w:szCs w:val="20"/>
            <w:lang w:val="en-US"/>
            <w:rPrChange w:id="988" w:author="ivan4995@gmail.com" w:date="2026-05-05T17:25:00Z">
              <w:rPr>
                <w:rFonts w:ascii="Times New Roman" w:eastAsia="Times New Roman" w:hAnsi="Times New Roman" w:cs="Times New Roman"/>
                <w:lang w:val="en-US"/>
              </w:rPr>
            </w:rPrChange>
          </w:rPr>
          <w:t xml:space="preserve">The sequences were not stratified by sampling date for two reasons, as follows. Firstly, the necessary size of statistics would be missing. Also, previous experience with hemagglutinin data </w:t>
        </w:r>
        <w:r w:rsidRPr="00341C65">
          <w:rPr>
            <w:rFonts w:ascii="Times New Roman" w:eastAsia="Times New Roman" w:hAnsi="Times New Roman" w:cs="Times New Roman"/>
            <w:sz w:val="20"/>
            <w:szCs w:val="20"/>
            <w:lang w:val="en-US"/>
            <w:rPrChange w:id="989" w:author="ivan4995@gmail.com" w:date="2026-05-05T17:25:00Z">
              <w:rPr>
                <w:rFonts w:ascii="Times New Roman" w:eastAsia="Times New Roman" w:hAnsi="Times New Roman" w:cs="Times New Roman"/>
                <w:lang w:val="en-US"/>
              </w:rPr>
            </w:rPrChange>
          </w:rPr>
          <w:fldChar w:fldCharType="begin"/>
        </w:r>
        <w:r w:rsidRPr="00341C65">
          <w:rPr>
            <w:rFonts w:ascii="Times New Roman" w:eastAsia="Times New Roman" w:hAnsi="Times New Roman" w:cs="Times New Roman"/>
            <w:sz w:val="20"/>
            <w:szCs w:val="20"/>
            <w:lang w:val="en-US"/>
            <w:rPrChange w:id="990" w:author="ivan4995@gmail.com" w:date="2026-05-05T17:25:00Z">
              <w:rPr>
                <w:rFonts w:ascii="Times New Roman" w:eastAsia="Times New Roman" w:hAnsi="Times New Roman" w:cs="Times New Roman"/>
                <w:lang w:val="en-US"/>
              </w:rPr>
            </w:rPrChange>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Pr="00341C65">
          <w:rPr>
            <w:rFonts w:ascii="Times New Roman" w:eastAsia="Times New Roman" w:hAnsi="Times New Roman" w:cs="Times New Roman"/>
            <w:sz w:val="20"/>
            <w:szCs w:val="20"/>
            <w:lang w:val="en-US"/>
            <w:rPrChange w:id="991" w:author="ivan4995@gmail.com" w:date="2026-05-05T17:25:00Z">
              <w:rPr>
                <w:rFonts w:ascii="Times New Roman" w:eastAsia="Times New Roman" w:hAnsi="Times New Roman" w:cs="Times New Roman"/>
                <w:lang w:val="en-US"/>
              </w:rPr>
            </w:rPrChange>
          </w:rPr>
          <w:fldChar w:fldCharType="separate"/>
        </w:r>
        <w:r w:rsidRPr="00341C65">
          <w:rPr>
            <w:rFonts w:ascii="Times New Roman" w:eastAsia="Times New Roman" w:hAnsi="Times New Roman" w:cs="Times New Roman"/>
            <w:noProof/>
            <w:sz w:val="20"/>
            <w:szCs w:val="20"/>
            <w:lang w:val="en-US"/>
            <w:rPrChange w:id="992" w:author="ivan4995@gmail.com" w:date="2026-05-05T17:25:00Z">
              <w:rPr>
                <w:rFonts w:ascii="Times New Roman" w:eastAsia="Times New Roman" w:hAnsi="Times New Roman" w:cs="Times New Roman"/>
                <w:noProof/>
                <w:lang w:val="en-US"/>
              </w:rPr>
            </w:rPrChange>
          </w:rPr>
          <w:t>[39]</w:t>
        </w:r>
        <w:r w:rsidRPr="00341C65">
          <w:rPr>
            <w:rFonts w:ascii="Times New Roman" w:eastAsia="Times New Roman" w:hAnsi="Times New Roman" w:cs="Times New Roman"/>
            <w:sz w:val="20"/>
            <w:szCs w:val="20"/>
            <w:lang w:val="en-US"/>
            <w:rPrChange w:id="993" w:author="ivan4995@gmail.com" w:date="2026-05-05T17:25:00Z">
              <w:rPr>
                <w:rFonts w:ascii="Times New Roman" w:eastAsia="Times New Roman" w:hAnsi="Times New Roman" w:cs="Times New Roman"/>
                <w:lang w:val="en-US"/>
              </w:rPr>
            </w:rPrChange>
          </w:rPr>
          <w:fldChar w:fldCharType="end"/>
        </w:r>
        <w:r w:rsidRPr="00341C65">
          <w:rPr>
            <w:rFonts w:ascii="Times New Roman" w:eastAsia="Times New Roman" w:hAnsi="Times New Roman" w:cs="Times New Roman"/>
            <w:sz w:val="20"/>
            <w:szCs w:val="20"/>
            <w:lang w:val="en-US"/>
            <w:rPrChange w:id="994" w:author="ivan4995@gmail.com" w:date="2026-05-05T17:25:00Z">
              <w:rPr>
                <w:rFonts w:ascii="Times New Roman" w:eastAsia="Times New Roman" w:hAnsi="Times New Roman" w:cs="Times New Roman"/>
                <w:lang w:val="en-US"/>
              </w:rPr>
            </w:rPrChange>
          </w:rPr>
          <w:t xml:space="preserve"> demonstrates that combining sequences from different dates is an advantage, because one compares earlier and later strains and thus finds a fitness valley connecting them. In contrast, estimation of selection coefficients, indeed, requires classification by time </w:t>
        </w:r>
        <w:r w:rsidRPr="00341C65">
          <w:rPr>
            <w:rFonts w:ascii="Times New Roman" w:eastAsia="Times New Roman" w:hAnsi="Times New Roman" w:cs="Times New Roman"/>
            <w:sz w:val="20"/>
            <w:szCs w:val="20"/>
            <w:lang w:val="en-US"/>
            <w:rPrChange w:id="995" w:author="ivan4995@gmail.com" w:date="2026-05-05T17:25:00Z">
              <w:rPr>
                <w:rFonts w:ascii="Times New Roman" w:eastAsia="Times New Roman" w:hAnsi="Times New Roman" w:cs="Times New Roman"/>
                <w:lang w:val="en-US"/>
              </w:rPr>
            </w:rPrChange>
          </w:rPr>
          <w:fldChar w:fldCharType="begin"/>
        </w:r>
        <w:r w:rsidRPr="00341C65">
          <w:rPr>
            <w:rFonts w:ascii="Times New Roman" w:eastAsia="Times New Roman" w:hAnsi="Times New Roman" w:cs="Times New Roman"/>
            <w:sz w:val="20"/>
            <w:szCs w:val="20"/>
            <w:lang w:val="en-US"/>
            <w:rPrChange w:id="996" w:author="ivan4995@gmail.com" w:date="2026-05-05T17:25:00Z">
              <w:rPr>
                <w:rFonts w:ascii="Times New Roman" w:eastAsia="Times New Roman" w:hAnsi="Times New Roman" w:cs="Times New Roman"/>
                <w:lang w:val="en-US"/>
              </w:rPr>
            </w:rPrChange>
          </w:rPr>
          <w:instrText xml:space="preserve"> ADDIN EN.CITE &lt;EndNote&gt;&lt;Cite&gt;&lt;Author&gt;Lagunov&lt;/Author&gt;&lt;Year&gt;2025&lt;/Year&gt;&lt;RecNum&gt;30&lt;/RecNum&gt;&lt;DisplayText&gt;[70]&lt;/DisplayText&gt;&lt;record&gt;&lt;rec-number&gt;30&lt;/rec-number&gt;&lt;foreign-keys&gt;&lt;key app="EN" db-id="z5v2e0v5r25tt5e00v35f59hst2ra25srwwd" timestamp="1765292078"&gt;30&lt;/key&gt;&lt;/foreign-keys&gt;&lt;ref-type name="Online Database"&gt;45&lt;/ref-type&gt;&lt;contributors&gt;&lt;authors&gt;&lt;author&gt;Lagunov, S.V.&lt;/author&gt;&lt;author&gt;Rouzine, I.M.&lt;/author&gt;&lt;/authors&gt;&lt;/contributors&gt;&lt;titles&gt;&lt;title&gt;Estimating fitness effects of mutations in the presence of genetic linkage&lt;/title&gt;&lt;secondary-title&gt;BioRxiv&lt;/secondary-title&gt;&lt;/titles&gt;&lt;edition&gt;November 29, 2025&lt;/edition&gt;&lt;dates&gt;&lt;year&gt;2025&lt;/year&gt;&lt;/dates&gt;&lt;work-type&gt;preprint&lt;/work-type&gt;&lt;urls&gt;&lt;related-urls&gt;&lt;url&gt;https://www.biorxiv.org/content/10.1101/2025.11.26.690712v1&lt;/url&gt;&lt;/related-urls&gt;&lt;/urls&gt;&lt;electronic-resource-num&gt;10.1101/2025.11.26.690712 &lt;/electronic-resource-num&gt;&lt;/record&gt;&lt;/Cite&gt;&lt;/EndNote&gt;</w:instrText>
        </w:r>
        <w:r w:rsidRPr="00341C65">
          <w:rPr>
            <w:rFonts w:ascii="Times New Roman" w:eastAsia="Times New Roman" w:hAnsi="Times New Roman" w:cs="Times New Roman"/>
            <w:sz w:val="20"/>
            <w:szCs w:val="20"/>
            <w:lang w:val="en-US"/>
            <w:rPrChange w:id="997" w:author="ivan4995@gmail.com" w:date="2026-05-05T17:25:00Z">
              <w:rPr>
                <w:rFonts w:ascii="Times New Roman" w:eastAsia="Times New Roman" w:hAnsi="Times New Roman" w:cs="Times New Roman"/>
                <w:lang w:val="en-US"/>
              </w:rPr>
            </w:rPrChange>
          </w:rPr>
          <w:fldChar w:fldCharType="separate"/>
        </w:r>
        <w:r w:rsidRPr="00341C65">
          <w:rPr>
            <w:rFonts w:ascii="Times New Roman" w:eastAsia="Times New Roman" w:hAnsi="Times New Roman" w:cs="Times New Roman"/>
            <w:noProof/>
            <w:sz w:val="20"/>
            <w:szCs w:val="20"/>
            <w:lang w:val="en-US"/>
            <w:rPrChange w:id="998" w:author="ivan4995@gmail.com" w:date="2026-05-05T17:25:00Z">
              <w:rPr>
                <w:rFonts w:ascii="Times New Roman" w:eastAsia="Times New Roman" w:hAnsi="Times New Roman" w:cs="Times New Roman"/>
                <w:noProof/>
                <w:lang w:val="en-US"/>
              </w:rPr>
            </w:rPrChange>
          </w:rPr>
          <w:t>[70]</w:t>
        </w:r>
        <w:r w:rsidRPr="00341C65">
          <w:rPr>
            <w:rFonts w:ascii="Times New Roman" w:eastAsia="Times New Roman" w:hAnsi="Times New Roman" w:cs="Times New Roman"/>
            <w:sz w:val="20"/>
            <w:szCs w:val="20"/>
            <w:lang w:val="en-US"/>
            <w:rPrChange w:id="999" w:author="ivan4995@gmail.com" w:date="2026-05-05T17:25:00Z">
              <w:rPr>
                <w:rFonts w:ascii="Times New Roman" w:eastAsia="Times New Roman" w:hAnsi="Times New Roman" w:cs="Times New Roman"/>
                <w:lang w:val="en-US"/>
              </w:rPr>
            </w:rPrChange>
          </w:rPr>
          <w:fldChar w:fldCharType="end"/>
        </w:r>
        <w:r w:rsidRPr="00341C65" w:rsidDel="006363C9">
          <w:rPr>
            <w:rFonts w:ascii="Times New Roman" w:eastAsia="Times New Roman" w:hAnsi="Times New Roman" w:cs="Times New Roman"/>
            <w:sz w:val="20"/>
            <w:szCs w:val="20"/>
            <w:lang w:val="en-US"/>
            <w:rPrChange w:id="1000" w:author="ivan4995@gmail.com" w:date="2026-05-05T17:25:00Z">
              <w:rPr>
                <w:rFonts w:ascii="Times New Roman" w:eastAsia="Times New Roman" w:hAnsi="Times New Roman" w:cs="Times New Roman"/>
                <w:lang w:val="en-US"/>
              </w:rPr>
            </w:rPrChange>
          </w:rPr>
          <w:t xml:space="preserve"> </w:t>
        </w:r>
        <w:r w:rsidRPr="00341C65">
          <w:rPr>
            <w:rFonts w:ascii="Times New Roman" w:eastAsia="Times New Roman" w:hAnsi="Times New Roman" w:cs="Times New Roman"/>
            <w:sz w:val="20"/>
            <w:szCs w:val="20"/>
            <w:lang w:val="en-US"/>
            <w:rPrChange w:id="1001" w:author="ivan4995@gmail.com" w:date="2026-05-05T17:25:00Z">
              <w:rPr>
                <w:rFonts w:ascii="Times New Roman" w:eastAsia="Times New Roman" w:hAnsi="Times New Roman" w:cs="Times New Roman"/>
                <w:lang w:val="en-US"/>
              </w:rPr>
            </w:rPrChange>
          </w:rPr>
          <w:t>.</w:t>
        </w:r>
      </w:ins>
    </w:p>
    <w:p w14:paraId="12D0D7EE" w14:textId="637FB10E" w:rsidR="00B83C85" w:rsidRPr="0031623F" w:rsidDel="00341C65" w:rsidRDefault="00BA00B3">
      <w:pPr>
        <w:rPr>
          <w:del w:id="1002" w:author="ivan4995@gmail.com" w:date="2026-05-05T17:25:00Z"/>
          <w:rFonts w:ascii="Times New Roman" w:hAnsi="Times New Roman" w:cs="Times New Roman"/>
          <w:color w:val="000000"/>
          <w:sz w:val="20"/>
          <w:szCs w:val="20"/>
          <w:shd w:val="clear" w:color="auto" w:fill="FFFFFF"/>
          <w:lang w:val="en-US"/>
        </w:rPr>
      </w:pPr>
      <w:del w:id="1003" w:author="ivan4995@gmail.com" w:date="2026-05-05T17:25:00Z">
        <w:r w:rsidRPr="0031623F" w:rsidDel="00341C65">
          <w:rPr>
            <w:rFonts w:ascii="Times New Roman" w:hAnsi="Times New Roman" w:cs="Times New Roman"/>
            <w:color w:val="000000"/>
            <w:sz w:val="20"/>
            <w:szCs w:val="20"/>
            <w:shd w:val="clear" w:color="auto" w:fill="FFFFFF"/>
            <w:lang w:val="en-US"/>
          </w:rPr>
          <w:delText>The sequences were not stratified by sampling date</w:delText>
        </w:r>
        <w:r w:rsidR="00A203D9" w:rsidRPr="0031623F" w:rsidDel="00341C65">
          <w:rPr>
            <w:rFonts w:ascii="Times New Roman" w:hAnsi="Times New Roman" w:cs="Times New Roman"/>
            <w:color w:val="000000"/>
            <w:sz w:val="20"/>
            <w:szCs w:val="20"/>
            <w:shd w:val="clear" w:color="auto" w:fill="FFFFFF"/>
            <w:lang w:val="en-US"/>
          </w:rPr>
          <w:delText xml:space="preserve"> for two reasons, as follows. Firstly</w:delText>
        </w:r>
        <w:r w:rsidRPr="0031623F" w:rsidDel="00341C65">
          <w:rPr>
            <w:rFonts w:ascii="Times New Roman" w:hAnsi="Times New Roman" w:cs="Times New Roman"/>
            <w:color w:val="000000"/>
            <w:sz w:val="20"/>
            <w:szCs w:val="20"/>
            <w:shd w:val="clear" w:color="auto" w:fill="FFFFFF"/>
            <w:lang w:val="en-US"/>
          </w:rPr>
          <w:delText xml:space="preserve">, the necessary size of statistics would be missing. </w:delText>
        </w:r>
        <w:r w:rsidR="00A203D9" w:rsidRPr="0031623F" w:rsidDel="00341C65">
          <w:rPr>
            <w:rFonts w:ascii="Times New Roman" w:hAnsi="Times New Roman" w:cs="Times New Roman"/>
            <w:color w:val="000000"/>
            <w:sz w:val="20"/>
            <w:szCs w:val="20"/>
            <w:shd w:val="clear" w:color="auto" w:fill="FFFFFF"/>
            <w:lang w:val="en-US"/>
          </w:rPr>
          <w:delText>Secondly, o</w:delText>
        </w:r>
        <w:r w:rsidRPr="0031623F" w:rsidDel="00341C65">
          <w:rPr>
            <w:rFonts w:ascii="Times New Roman" w:hAnsi="Times New Roman" w:cs="Times New Roman"/>
            <w:color w:val="000000"/>
            <w:sz w:val="20"/>
            <w:szCs w:val="20"/>
            <w:shd w:val="clear" w:color="auto" w:fill="FFFFFF"/>
            <w:lang w:val="en-US"/>
          </w:rPr>
          <w:delText>ur previous experience with hemagglutinin data (</w:delText>
        </w:r>
        <w:r w:rsidR="00B83C85" w:rsidRPr="0031623F" w:rsidDel="00341C65">
          <w:rPr>
            <w:rFonts w:ascii="Times New Roman" w:hAnsi="Times New Roman" w:cs="Times New Roman"/>
            <w:color w:val="000000"/>
            <w:sz w:val="20"/>
            <w:szCs w:val="20"/>
            <w:shd w:val="clear" w:color="auto" w:fill="FFFFFF"/>
            <w:lang w:val="en-US"/>
          </w:rPr>
          <w:delText>Pedruzzi &amp; Rouzine 2021) shows that this is not the proble</w:delText>
        </w:r>
        <w:r w:rsidR="00A203D9" w:rsidRPr="0031623F" w:rsidDel="00341C65">
          <w:rPr>
            <w:rFonts w:ascii="Times New Roman" w:hAnsi="Times New Roman" w:cs="Times New Roman"/>
            <w:color w:val="000000"/>
            <w:sz w:val="20"/>
            <w:szCs w:val="20"/>
            <w:shd w:val="clear" w:color="auto" w:fill="FFFFFF"/>
            <w:lang w:val="en-US"/>
          </w:rPr>
          <w:delText>m, but an advantage, because we can</w:delText>
        </w:r>
        <w:r w:rsidR="00B83C85" w:rsidRPr="0031623F" w:rsidDel="00341C65">
          <w:rPr>
            <w:rFonts w:ascii="Times New Roman" w:hAnsi="Times New Roman" w:cs="Times New Roman"/>
            <w:color w:val="000000"/>
            <w:sz w:val="20"/>
            <w:szCs w:val="20"/>
            <w:shd w:val="clear" w:color="auto" w:fill="FFFFFF"/>
            <w:lang w:val="en-US"/>
          </w:rPr>
          <w:delText xml:space="preserve"> compare earlier and later </w:delText>
        </w:r>
        <w:r w:rsidR="00A203D9" w:rsidRPr="0031623F" w:rsidDel="00341C65">
          <w:rPr>
            <w:rFonts w:ascii="Times New Roman" w:hAnsi="Times New Roman" w:cs="Times New Roman"/>
            <w:color w:val="000000"/>
            <w:sz w:val="20"/>
            <w:szCs w:val="20"/>
            <w:shd w:val="clear" w:color="auto" w:fill="FFFFFF"/>
            <w:lang w:val="en-US"/>
          </w:rPr>
          <w:delText>strains and thus find a fitness valley connecting them</w:delText>
        </w:r>
        <w:r w:rsidR="00B83C85" w:rsidRPr="0031623F" w:rsidDel="00341C65">
          <w:rPr>
            <w:rFonts w:ascii="Times New Roman" w:hAnsi="Times New Roman" w:cs="Times New Roman"/>
            <w:color w:val="000000"/>
            <w:sz w:val="20"/>
            <w:szCs w:val="20"/>
            <w:shd w:val="clear" w:color="auto" w:fill="FFFFFF"/>
            <w:lang w:val="en-US"/>
          </w:rPr>
          <w:delText xml:space="preserve">. </w:delText>
        </w:r>
        <w:r w:rsidR="00A203D9" w:rsidRPr="0031623F" w:rsidDel="00341C65">
          <w:rPr>
            <w:rFonts w:ascii="Times New Roman" w:hAnsi="Times New Roman" w:cs="Times New Roman"/>
            <w:color w:val="000000"/>
            <w:sz w:val="20"/>
            <w:szCs w:val="20"/>
            <w:shd w:val="clear" w:color="auto" w:fill="FFFFFF"/>
            <w:lang w:val="en-US"/>
          </w:rPr>
          <w:delText>In contrast,</w:delText>
        </w:r>
        <w:r w:rsidR="00B83C85" w:rsidRPr="0031623F" w:rsidDel="00341C65">
          <w:rPr>
            <w:rFonts w:ascii="Times New Roman" w:hAnsi="Times New Roman" w:cs="Times New Roman"/>
            <w:color w:val="000000"/>
            <w:sz w:val="20"/>
            <w:szCs w:val="20"/>
            <w:shd w:val="clear" w:color="auto" w:fill="FFFFFF"/>
            <w:lang w:val="en-US"/>
          </w:rPr>
          <w:delText xml:space="preserve"> estimat</w:delText>
        </w:r>
        <w:r w:rsidR="00A203D9" w:rsidRPr="0031623F" w:rsidDel="00341C65">
          <w:rPr>
            <w:rFonts w:ascii="Times New Roman" w:hAnsi="Times New Roman" w:cs="Times New Roman"/>
            <w:color w:val="000000"/>
            <w:sz w:val="20"/>
            <w:szCs w:val="20"/>
            <w:shd w:val="clear" w:color="auto" w:fill="FFFFFF"/>
            <w:lang w:val="en-US"/>
          </w:rPr>
          <w:delText xml:space="preserve">ion of </w:delText>
        </w:r>
        <w:r w:rsidR="00B83C85" w:rsidRPr="0031623F" w:rsidDel="00341C65">
          <w:rPr>
            <w:rFonts w:ascii="Times New Roman" w:hAnsi="Times New Roman" w:cs="Times New Roman"/>
            <w:color w:val="000000"/>
            <w:sz w:val="20"/>
            <w:szCs w:val="20"/>
            <w:shd w:val="clear" w:color="auto" w:fill="FFFFFF"/>
            <w:lang w:val="en-US"/>
          </w:rPr>
          <w:delText>selection coefficients, indeed, require</w:delText>
        </w:r>
        <w:r w:rsidR="00A203D9" w:rsidRPr="0031623F" w:rsidDel="00341C65">
          <w:rPr>
            <w:rFonts w:ascii="Times New Roman" w:hAnsi="Times New Roman" w:cs="Times New Roman"/>
            <w:color w:val="000000"/>
            <w:sz w:val="20"/>
            <w:szCs w:val="20"/>
            <w:shd w:val="clear" w:color="auto" w:fill="FFFFFF"/>
            <w:lang w:val="en-US"/>
          </w:rPr>
          <w:delText>s</w:delText>
        </w:r>
        <w:r w:rsidR="00B83C85" w:rsidRPr="0031623F" w:rsidDel="00341C65">
          <w:rPr>
            <w:rFonts w:ascii="Times New Roman" w:hAnsi="Times New Roman" w:cs="Times New Roman"/>
            <w:color w:val="000000"/>
            <w:sz w:val="20"/>
            <w:szCs w:val="20"/>
            <w:shd w:val="clear" w:color="auto" w:fill="FFFFFF"/>
            <w:lang w:val="en-US"/>
          </w:rPr>
          <w:delText xml:space="preserve"> classification by time</w:delText>
        </w:r>
        <w:r w:rsidR="00A203D9" w:rsidRPr="0031623F" w:rsidDel="00341C65">
          <w:rPr>
            <w:rFonts w:ascii="Times New Roman" w:hAnsi="Times New Roman" w:cs="Times New Roman"/>
            <w:color w:val="000000"/>
            <w:sz w:val="20"/>
            <w:szCs w:val="20"/>
            <w:shd w:val="clear" w:color="auto" w:fill="FFFFFF"/>
            <w:lang w:val="en-US"/>
          </w:rPr>
          <w:delText xml:space="preserve"> [Lagunov 2025]</w:delText>
        </w:r>
        <w:r w:rsidR="00B83C85" w:rsidRPr="0031623F" w:rsidDel="00341C65">
          <w:rPr>
            <w:rFonts w:ascii="Times New Roman" w:hAnsi="Times New Roman" w:cs="Times New Roman"/>
            <w:color w:val="000000"/>
            <w:sz w:val="20"/>
            <w:szCs w:val="20"/>
            <w:shd w:val="clear" w:color="auto" w:fill="FFFFFF"/>
            <w:lang w:val="en-US"/>
          </w:rPr>
          <w:delText>.</w:delText>
        </w:r>
      </w:del>
    </w:p>
    <w:p w14:paraId="06306D47" w14:textId="77777777" w:rsidR="00B83C85" w:rsidDel="00D97404" w:rsidRDefault="00B83C85">
      <w:pPr>
        <w:rPr>
          <w:del w:id="1004" w:author="Microsoft Office User" w:date="2026-05-05T19:07:00Z" w16du:dateUtc="2026-05-05T16:07:00Z"/>
          <w:rFonts w:ascii="Helvetica" w:hAnsi="Helvetica"/>
          <w:color w:val="000000"/>
          <w:sz w:val="22"/>
          <w:szCs w:val="22"/>
          <w:shd w:val="clear" w:color="auto" w:fill="FFFFFF"/>
          <w:lang w:val="en-US"/>
        </w:rPr>
      </w:pPr>
    </w:p>
    <w:p w14:paraId="2D63463A" w14:textId="397994C8" w:rsidR="004C59E9" w:rsidRDefault="00B83C85" w:rsidP="004C59E9">
      <w:pPr>
        <w:rPr>
          <w:rFonts w:ascii="Helvetica" w:hAnsi="Helvetica"/>
          <w:color w:val="000000"/>
          <w:sz w:val="22"/>
          <w:szCs w:val="22"/>
          <w:shd w:val="clear" w:color="auto" w:fill="FFFFFF"/>
        </w:rPr>
      </w:pPr>
      <w:del w:id="1005" w:author="Microsoft Office User" w:date="2026-05-05T19:07:00Z" w16du:dateUtc="2026-05-05T16:07:00Z">
        <w:r w:rsidRPr="00B83C85" w:rsidDel="00D97404">
          <w:rPr>
            <w:rFonts w:ascii="Helvetica" w:hAnsi="Helvetica"/>
            <w:color w:val="000000"/>
            <w:sz w:val="22"/>
            <w:szCs w:val="22"/>
            <w:highlight w:val="yellow"/>
            <w:shd w:val="clear" w:color="auto" w:fill="FFFFFF"/>
            <w:lang w:val="en-US"/>
          </w:rPr>
          <w:delText>In the revised version, we also checked</w:delText>
        </w:r>
        <w:r w:rsidR="0021438F" w:rsidDel="00D97404">
          <w:rPr>
            <w:rFonts w:ascii="Helvetica" w:hAnsi="Helvetica"/>
            <w:color w:val="000000"/>
            <w:sz w:val="22"/>
            <w:szCs w:val="22"/>
            <w:highlight w:val="yellow"/>
            <w:shd w:val="clear" w:color="auto" w:fill="FFFFFF"/>
            <w:lang w:val="en-US"/>
          </w:rPr>
          <w:delText xml:space="preserve"> the effect of not classifying sequences</w:delText>
        </w:r>
        <w:r w:rsidRPr="00B83C85" w:rsidDel="00D97404">
          <w:rPr>
            <w:rFonts w:ascii="Helvetica" w:hAnsi="Helvetica"/>
            <w:color w:val="000000"/>
            <w:sz w:val="22"/>
            <w:szCs w:val="22"/>
            <w:highlight w:val="yellow"/>
            <w:shd w:val="clear" w:color="auto" w:fill="FFFFFF"/>
            <w:lang w:val="en-US"/>
          </w:rPr>
          <w:delText xml:space="preserve"> by simulation</w:delText>
        </w:r>
        <w:r w:rsidR="001D1973" w:rsidDel="00D97404">
          <w:rPr>
            <w:rFonts w:ascii="Helvetica" w:hAnsi="Helvetica"/>
            <w:color w:val="000000"/>
            <w:sz w:val="22"/>
            <w:szCs w:val="22"/>
            <w:highlight w:val="yellow"/>
            <w:shd w:val="clear" w:color="auto" w:fill="FFFFFF"/>
            <w:lang w:val="en-US"/>
          </w:rPr>
          <w:delText xml:space="preserve"> and found it modest</w:delText>
        </w:r>
        <w:r w:rsidRPr="00B83C85" w:rsidDel="00D97404">
          <w:rPr>
            <w:rFonts w:ascii="Helvetica" w:hAnsi="Helvetica"/>
            <w:color w:val="000000"/>
            <w:sz w:val="22"/>
            <w:szCs w:val="22"/>
            <w:highlight w:val="yellow"/>
            <w:shd w:val="clear" w:color="auto" w:fill="FFFFFF"/>
            <w:lang w:val="en-US"/>
          </w:rPr>
          <w:delText>.</w:delText>
        </w:r>
      </w:del>
      <w:r w:rsidR="00133529" w:rsidRPr="003552A3">
        <w:rPr>
          <w:rFonts w:ascii="Helvetica" w:hAnsi="Helvetica"/>
          <w:color w:val="000000"/>
          <w:sz w:val="22"/>
          <w:szCs w:val="22"/>
        </w:rPr>
        <w:br/>
      </w:r>
      <w:r w:rsidR="00133529" w:rsidRPr="003552A3">
        <w:rPr>
          <w:rFonts w:ascii="Helvetica" w:hAnsi="Helvetica"/>
          <w:color w:val="000000"/>
          <w:sz w:val="22"/>
          <w:szCs w:val="22"/>
        </w:rPr>
        <w:br/>
      </w:r>
      <w:r w:rsidR="00133529" w:rsidRPr="003552A3">
        <w:rPr>
          <w:rFonts w:ascii="Helvetica" w:hAnsi="Helvetica"/>
          <w:color w:val="000000"/>
          <w:sz w:val="22"/>
          <w:szCs w:val="22"/>
          <w:shd w:val="clear" w:color="auto" w:fill="FFFFFF"/>
        </w:rPr>
        <w:t xml:space="preserve">3. The authors aim to identify the *signatures* of epistasis, but epistasis is always defined with respect to a phenotype (e.g., fitness, the binding affinity to sialic acid receptors in a particular context). It is not clear, in the data analysis, what kind of epistatic interactions are </w:t>
      </w:r>
      <w:r w:rsidR="00133529" w:rsidRPr="003552A3">
        <w:rPr>
          <w:rFonts w:ascii="Helvetica" w:hAnsi="Helvetica"/>
          <w:color w:val="000000"/>
          <w:sz w:val="22"/>
          <w:szCs w:val="22"/>
          <w:shd w:val="clear" w:color="auto" w:fill="FFFFFF"/>
        </w:rPr>
        <w:lastRenderedPageBreak/>
        <w:t xml:space="preserve">being detected. </w:t>
      </w:r>
      <w:r w:rsidR="004C59E9" w:rsidRPr="003552A3">
        <w:rPr>
          <w:rFonts w:ascii="Helvetica" w:hAnsi="Helvetica"/>
          <w:color w:val="000000"/>
          <w:sz w:val="22"/>
          <w:szCs w:val="22"/>
          <w:shd w:val="clear" w:color="auto" w:fill="FFFFFF"/>
        </w:rPr>
        <w:t xml:space="preserve">To the best of my knowledge, it is a kind of time-averaged epistasis in within- and between-host fitness. </w:t>
      </w:r>
    </w:p>
    <w:p w14:paraId="3172665F" w14:textId="77777777" w:rsidR="00B83C85" w:rsidRDefault="00B83C85">
      <w:pPr>
        <w:rPr>
          <w:rFonts w:ascii="Helvetica" w:hAnsi="Helvetica"/>
          <w:color w:val="000000"/>
          <w:sz w:val="22"/>
          <w:szCs w:val="22"/>
          <w:shd w:val="clear" w:color="auto" w:fill="FFFFFF"/>
        </w:rPr>
      </w:pPr>
    </w:p>
    <w:p w14:paraId="70539842" w14:textId="0729B0BE" w:rsidR="00B83C85" w:rsidRDefault="0021438F">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A</w:t>
      </w:r>
      <w:r w:rsidR="004C59E9">
        <w:rPr>
          <w:rFonts w:ascii="Helvetica" w:hAnsi="Helvetica"/>
          <w:color w:val="000000"/>
          <w:sz w:val="22"/>
          <w:szCs w:val="22"/>
          <w:shd w:val="clear" w:color="auto" w:fill="FFFFFF"/>
          <w:lang w:val="en-US"/>
        </w:rPr>
        <w:t>dded in Intro</w:t>
      </w:r>
      <w:ins w:id="1006" w:author="ivan4995@gmail.com" w:date="2026-05-05T17:28:00Z">
        <w:r w:rsidR="00341C65">
          <w:rPr>
            <w:rFonts w:ascii="Helvetica" w:hAnsi="Helvetica"/>
            <w:color w:val="000000"/>
            <w:sz w:val="22"/>
            <w:szCs w:val="22"/>
            <w:shd w:val="clear" w:color="auto" w:fill="FFFFFF"/>
            <w:lang w:val="en-US"/>
          </w:rPr>
          <w:t xml:space="preserve"> </w:t>
        </w:r>
      </w:ins>
      <w:ins w:id="1007" w:author="Microsoft Office User" w:date="2026-05-05T19:53:00Z" w16du:dateUtc="2026-05-05T16:53:00Z">
        <w:r w:rsidR="005C3376">
          <w:rPr>
            <w:rFonts w:ascii="Helvetica" w:hAnsi="Helvetica"/>
            <w:color w:val="000000"/>
            <w:sz w:val="22"/>
            <w:szCs w:val="22"/>
            <w:shd w:val="clear" w:color="auto" w:fill="FFFFFF"/>
            <w:lang w:val="en-US"/>
          </w:rPr>
          <w:t>(L</w:t>
        </w:r>
      </w:ins>
      <w:ins w:id="1008" w:author="ivan4995@gmail.com" w:date="2026-05-05T17:28:00Z">
        <w:del w:id="1009" w:author="Microsoft Office User" w:date="2026-05-05T19:53:00Z" w16du:dateUtc="2026-05-05T16:53:00Z">
          <w:r w:rsidR="00341C65" w:rsidDel="005C3376">
            <w:rPr>
              <w:rFonts w:ascii="Helvetica" w:hAnsi="Helvetica"/>
              <w:color w:val="000000"/>
              <w:sz w:val="22"/>
              <w:szCs w:val="22"/>
              <w:shd w:val="clear" w:color="auto" w:fill="FFFFFF"/>
              <w:lang w:val="en-US"/>
            </w:rPr>
            <w:delText>l</w:delText>
          </w:r>
        </w:del>
        <w:r w:rsidR="00341C65">
          <w:rPr>
            <w:rFonts w:ascii="Helvetica" w:hAnsi="Helvetica"/>
            <w:color w:val="000000"/>
            <w:sz w:val="22"/>
            <w:szCs w:val="22"/>
            <w:shd w:val="clear" w:color="auto" w:fill="FFFFFF"/>
            <w:lang w:val="en-US"/>
          </w:rPr>
          <w:t>ines</w:t>
        </w:r>
      </w:ins>
      <w:ins w:id="1010" w:author="Microsoft Office User" w:date="2026-05-05T19:53:00Z" w16du:dateUtc="2026-05-05T16:53:00Z">
        <w:r w:rsidR="005C3376">
          <w:rPr>
            <w:rFonts w:ascii="Helvetica" w:hAnsi="Helvetica"/>
            <w:color w:val="000000"/>
            <w:sz w:val="22"/>
            <w:szCs w:val="22"/>
            <w:shd w:val="clear" w:color="auto" w:fill="FFFFFF"/>
            <w:lang w:val="en-US"/>
          </w:rPr>
          <w:t xml:space="preserve"> </w:t>
        </w:r>
      </w:ins>
      <w:ins w:id="1011" w:author="ivan4995@gmail.com" w:date="2026-05-05T17:28:00Z">
        <w:del w:id="1012" w:author="Microsoft Office User" w:date="2026-05-05T19:53:00Z" w16du:dateUtc="2026-05-05T16:53:00Z">
          <w:r w:rsidR="00341C65" w:rsidDel="005C3376">
            <w:rPr>
              <w:rFonts w:ascii="Helvetica" w:hAnsi="Helvetica"/>
              <w:color w:val="000000"/>
              <w:sz w:val="22"/>
              <w:szCs w:val="22"/>
              <w:shd w:val="clear" w:color="auto" w:fill="FFFFFF"/>
              <w:lang w:val="en-US"/>
            </w:rPr>
            <w:delText>(</w:delText>
          </w:r>
        </w:del>
        <w:r w:rsidR="00341C65">
          <w:rPr>
            <w:rFonts w:ascii="Helvetica" w:hAnsi="Helvetica"/>
            <w:color w:val="000000"/>
            <w:sz w:val="22"/>
            <w:szCs w:val="22"/>
            <w:shd w:val="clear" w:color="auto" w:fill="FFFFFF"/>
            <w:lang w:val="en-US"/>
          </w:rPr>
          <w:t>55-56)</w:t>
        </w:r>
      </w:ins>
      <w:r w:rsidR="004C59E9">
        <w:rPr>
          <w:rFonts w:ascii="Helvetica" w:hAnsi="Helvetica"/>
          <w:color w:val="000000"/>
          <w:sz w:val="22"/>
          <w:szCs w:val="22"/>
          <w:shd w:val="clear" w:color="auto" w:fill="FFFFFF"/>
          <w:lang w:val="en-US"/>
        </w:rPr>
        <w:t>:</w:t>
      </w:r>
    </w:p>
    <w:p w14:paraId="55C2EC15" w14:textId="31E7C1C4" w:rsidR="004C59E9" w:rsidRDefault="004C59E9">
      <w:pPr>
        <w:rPr>
          <w:rFonts w:ascii="Helvetica" w:hAnsi="Helvetica"/>
          <w:color w:val="000000"/>
          <w:sz w:val="22"/>
          <w:szCs w:val="22"/>
          <w:shd w:val="clear" w:color="auto" w:fill="FFFFFF"/>
          <w:lang w:val="en-US"/>
        </w:rPr>
      </w:pPr>
    </w:p>
    <w:p w14:paraId="2ECFA5DE" w14:textId="57DFDD05" w:rsidR="004C59E9" w:rsidDel="00341C65" w:rsidRDefault="00341C65">
      <w:pPr>
        <w:rPr>
          <w:del w:id="1013" w:author="ivan4995@gmail.com" w:date="2026-05-05T17:28:00Z"/>
          <w:rFonts w:ascii="Times New Roman" w:eastAsia="Times New Roman" w:hAnsi="Times New Roman" w:cs="Times New Roman"/>
          <w:sz w:val="20"/>
          <w:szCs w:val="20"/>
          <w:lang w:val="en-US"/>
        </w:rPr>
      </w:pPr>
      <w:ins w:id="1014" w:author="ivan4995@gmail.com" w:date="2026-05-05T17:28:00Z">
        <w:r>
          <w:rPr>
            <w:rFonts w:ascii="Times New Roman" w:eastAsia="Times New Roman" w:hAnsi="Times New Roman" w:cs="Times New Roman"/>
            <w:sz w:val="20"/>
            <w:szCs w:val="20"/>
            <w:lang w:val="en-US"/>
          </w:rPr>
          <w:t>…</w:t>
        </w:r>
        <w:r w:rsidRPr="00341C65">
          <w:rPr>
            <w:rFonts w:ascii="Times New Roman" w:eastAsia="Times New Roman" w:hAnsi="Times New Roman" w:cs="Times New Roman"/>
            <w:sz w:val="20"/>
            <w:szCs w:val="20"/>
            <w:lang w:val="en-US"/>
            <w:rPrChange w:id="1015" w:author="ivan4995@gmail.com" w:date="2026-05-05T17:28:00Z">
              <w:rPr>
                <w:rFonts w:ascii="Times New Roman" w:eastAsia="Times New Roman" w:hAnsi="Times New Roman" w:cs="Times New Roman"/>
                <w:lang w:val="en-US"/>
              </w:rPr>
            </w:rPrChange>
          </w:rPr>
          <w:t xml:space="preserve">where </w:t>
        </w:r>
        <w:r w:rsidRPr="00341C65">
          <w:rPr>
            <w:rFonts w:ascii="Times New Roman" w:eastAsia="Times New Roman" w:hAnsi="Times New Roman" w:cs="Times New Roman"/>
            <w:sz w:val="20"/>
            <w:szCs w:val="20"/>
            <w:rPrChange w:id="1016" w:author="ivan4995@gmail.com" w:date="2026-05-05T17:28:00Z">
              <w:rPr>
                <w:rFonts w:ascii="Times New Roman" w:eastAsia="Times New Roman" w:hAnsi="Times New Roman" w:cs="Times New Roman"/>
              </w:rPr>
            </w:rPrChange>
          </w:rPr>
          <w:t>epistasis is defined with respect to fitness, i.e. the reproduction number at the within-host or between-host levels</w:t>
        </w:r>
        <w:r w:rsidRPr="00341C65" w:rsidDel="00341C65">
          <w:rPr>
            <w:rFonts w:ascii="Times New Roman" w:eastAsia="Times New Roman" w:hAnsi="Times New Roman" w:cs="Times New Roman"/>
            <w:sz w:val="20"/>
            <w:szCs w:val="20"/>
            <w:lang w:val="en-US"/>
          </w:rPr>
          <w:t xml:space="preserve"> </w:t>
        </w:r>
        <w:r>
          <w:rPr>
            <w:rFonts w:ascii="Times New Roman" w:eastAsia="Times New Roman" w:hAnsi="Times New Roman" w:cs="Times New Roman"/>
            <w:sz w:val="20"/>
            <w:szCs w:val="20"/>
            <w:lang w:val="en-US"/>
          </w:rPr>
          <w:t>.</w:t>
        </w:r>
      </w:ins>
      <w:del w:id="1017" w:author="ivan4995@gmail.com" w:date="2026-05-05T17:28:00Z">
        <w:r w:rsidR="00B1556F" w:rsidRPr="00341C65" w:rsidDel="00341C65">
          <w:rPr>
            <w:rFonts w:ascii="Times New Roman" w:eastAsia="Times New Roman" w:hAnsi="Times New Roman" w:cs="Times New Roman"/>
            <w:sz w:val="20"/>
            <w:szCs w:val="20"/>
            <w:lang w:val="en-US"/>
          </w:rPr>
          <w:delText>Below</w:delText>
        </w:r>
        <w:r w:rsidR="004C59E9" w:rsidRPr="00341C65" w:rsidDel="00341C65">
          <w:rPr>
            <w:rFonts w:ascii="Times New Roman" w:eastAsia="Times New Roman" w:hAnsi="Times New Roman" w:cs="Times New Roman"/>
            <w:sz w:val="20"/>
            <w:szCs w:val="20"/>
          </w:rPr>
          <w:delText xml:space="preserve"> epistasis is defined for fitness, i.e. reproduction number at the within-host or between host level.</w:delText>
        </w:r>
      </w:del>
    </w:p>
    <w:p w14:paraId="37F39A0C" w14:textId="77777777" w:rsidR="00341C65" w:rsidRPr="00341C65" w:rsidRDefault="00341C65">
      <w:pPr>
        <w:rPr>
          <w:ins w:id="1018" w:author="ivan4995@gmail.com" w:date="2026-05-05T17:28:00Z"/>
          <w:rFonts w:ascii="Times New Roman" w:eastAsia="Times New Roman" w:hAnsi="Times New Roman" w:cs="Times New Roman"/>
          <w:sz w:val="20"/>
          <w:szCs w:val="20"/>
        </w:rPr>
      </w:pPr>
    </w:p>
    <w:p w14:paraId="329601C1" w14:textId="77777777" w:rsidR="004C59E9" w:rsidRDefault="004C59E9">
      <w:pPr>
        <w:rPr>
          <w:rFonts w:ascii="Helvetica" w:hAnsi="Helvetica"/>
          <w:color w:val="000000"/>
          <w:sz w:val="22"/>
          <w:szCs w:val="22"/>
          <w:shd w:val="clear" w:color="auto" w:fill="FFFFFF"/>
        </w:rPr>
      </w:pPr>
    </w:p>
    <w:p w14:paraId="5FF4FBB1" w14:textId="17CDE809" w:rsidR="004C59E9" w:rsidRPr="004C59E9" w:rsidRDefault="00133529">
      <w:pPr>
        <w:rPr>
          <w:rStyle w:val="apple-converted-space"/>
          <w:rFonts w:ascii="Helvetica" w:hAnsi="Helvetica"/>
          <w:b/>
          <w:color w:val="000000"/>
          <w:sz w:val="22"/>
          <w:szCs w:val="22"/>
          <w:shd w:val="clear" w:color="auto" w:fill="FFFFFF"/>
        </w:rPr>
      </w:pPr>
      <w:r w:rsidRPr="004C59E9">
        <w:rPr>
          <w:rFonts w:ascii="Helvetica" w:hAnsi="Helvetica"/>
          <w:b/>
          <w:color w:val="000000"/>
          <w:sz w:val="22"/>
          <w:szCs w:val="22"/>
          <w:shd w:val="clear" w:color="auto" w:fill="FFFFFF"/>
        </w:rPr>
        <w:t>There may also be some sex-, host-, and space-averaging going on in the background, too, depending on the exact application and the tuning of hyperparameters. It is difficult to say, which in turn makes interpreting the data and making comparisons challenging.</w:t>
      </w:r>
      <w:r w:rsidRPr="004C59E9">
        <w:rPr>
          <w:rStyle w:val="apple-converted-space"/>
          <w:rFonts w:ascii="Helvetica" w:hAnsi="Helvetica"/>
          <w:b/>
          <w:color w:val="000000"/>
          <w:sz w:val="22"/>
          <w:szCs w:val="22"/>
          <w:shd w:val="clear" w:color="auto" w:fill="FFFFFF"/>
        </w:rPr>
        <w:t> </w:t>
      </w:r>
    </w:p>
    <w:p w14:paraId="38043E2B" w14:textId="77777777" w:rsidR="004C59E9" w:rsidRDefault="004C59E9">
      <w:pPr>
        <w:rPr>
          <w:rStyle w:val="apple-converted-space"/>
          <w:rFonts w:ascii="Helvetica" w:hAnsi="Helvetica"/>
          <w:color w:val="000000"/>
          <w:sz w:val="22"/>
          <w:szCs w:val="22"/>
          <w:shd w:val="clear" w:color="auto" w:fill="FFFFFF"/>
          <w:lang w:val="en-US"/>
        </w:rPr>
      </w:pPr>
    </w:p>
    <w:p w14:paraId="027128E4" w14:textId="62DC8C91" w:rsidR="00C53AA4" w:rsidRDefault="004C59E9">
      <w:pPr>
        <w:rPr>
          <w:rStyle w:val="apple-converted-space"/>
          <w:rFonts w:ascii="Helvetica" w:hAnsi="Helvetica"/>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t xml:space="preserve">Added in </w:t>
      </w:r>
      <w:r w:rsidR="00B1556F">
        <w:rPr>
          <w:rStyle w:val="apple-converted-space"/>
          <w:rFonts w:ascii="Helvetica" w:hAnsi="Helvetica"/>
          <w:color w:val="000000"/>
          <w:sz w:val="22"/>
          <w:szCs w:val="22"/>
          <w:shd w:val="clear" w:color="auto" w:fill="FFFFFF"/>
          <w:lang w:val="en-US"/>
        </w:rPr>
        <w:t>Methods/Assumptions (Line</w:t>
      </w:r>
      <w:ins w:id="1019" w:author="ivan4995@gmail.com" w:date="2026-05-05T17:29:00Z">
        <w:r w:rsidR="00D70979">
          <w:rPr>
            <w:rStyle w:val="apple-converted-space"/>
            <w:rFonts w:ascii="Helvetica" w:hAnsi="Helvetica"/>
            <w:color w:val="000000"/>
            <w:sz w:val="22"/>
            <w:szCs w:val="22"/>
            <w:shd w:val="clear" w:color="auto" w:fill="FFFFFF"/>
            <w:lang w:val="en-US"/>
          </w:rPr>
          <w:t xml:space="preserve"> 417</w:t>
        </w:r>
      </w:ins>
      <w:del w:id="1020" w:author="ivan4995@gmail.com" w:date="2026-05-05T17:29:00Z">
        <w:r w:rsidR="00B1556F" w:rsidDel="00D70979">
          <w:rPr>
            <w:rStyle w:val="apple-converted-space"/>
            <w:rFonts w:ascii="Helvetica" w:hAnsi="Helvetica"/>
            <w:color w:val="000000"/>
            <w:sz w:val="22"/>
            <w:szCs w:val="22"/>
            <w:shd w:val="clear" w:color="auto" w:fill="FFFFFF"/>
            <w:lang w:val="en-US"/>
          </w:rPr>
          <w:delText xml:space="preserve"> 393</w:delText>
        </w:r>
      </w:del>
      <w:r w:rsidR="00B1556F">
        <w:rPr>
          <w:rStyle w:val="apple-converted-space"/>
          <w:rFonts w:ascii="Helvetica" w:hAnsi="Helvetica"/>
          <w:color w:val="000000"/>
          <w:sz w:val="22"/>
          <w:szCs w:val="22"/>
          <w:shd w:val="clear" w:color="auto" w:fill="FFFFFF"/>
          <w:lang w:val="en-US"/>
        </w:rPr>
        <w:t>)</w:t>
      </w:r>
      <w:r>
        <w:rPr>
          <w:rStyle w:val="apple-converted-space"/>
          <w:rFonts w:ascii="Helvetica" w:hAnsi="Helvetica"/>
          <w:color w:val="000000"/>
          <w:sz w:val="22"/>
          <w:szCs w:val="22"/>
          <w:shd w:val="clear" w:color="auto" w:fill="FFFFFF"/>
          <w:lang w:val="en-US"/>
        </w:rPr>
        <w:t>:</w:t>
      </w:r>
    </w:p>
    <w:p w14:paraId="3E5C7C88" w14:textId="77777777" w:rsidR="00C53AA4" w:rsidDel="006144CA" w:rsidRDefault="00C53AA4">
      <w:pPr>
        <w:pBdr>
          <w:top w:val="nil"/>
          <w:left w:val="nil"/>
          <w:bottom w:val="nil"/>
          <w:right w:val="nil"/>
          <w:between w:val="nil"/>
        </w:pBdr>
        <w:ind w:firstLine="709"/>
        <w:jc w:val="both"/>
        <w:rPr>
          <w:del w:id="1021" w:author="Microsoft Office User" w:date="2026-05-06T04:50:00Z" w16du:dateUtc="2026-05-06T01:50:00Z"/>
          <w:rFonts w:ascii="Times New Roman" w:eastAsia="Times New Roman" w:hAnsi="Times New Roman" w:cs="Times New Roman"/>
          <w:color w:val="000000"/>
          <w:sz w:val="20"/>
          <w:szCs w:val="20"/>
          <w:lang w:val="en-US"/>
        </w:rPr>
      </w:pPr>
    </w:p>
    <w:p w14:paraId="7974D5F5" w14:textId="77777777" w:rsidR="006144CA" w:rsidRDefault="006144CA">
      <w:pPr>
        <w:rPr>
          <w:ins w:id="1022" w:author="Microsoft Office User" w:date="2026-05-06T04:50:00Z" w16du:dateUtc="2026-05-06T01:50:00Z"/>
          <w:rStyle w:val="apple-converted-space"/>
          <w:rFonts w:ascii="Helvetica" w:hAnsi="Helvetica"/>
          <w:color w:val="000000"/>
          <w:sz w:val="22"/>
          <w:szCs w:val="22"/>
          <w:shd w:val="clear" w:color="auto" w:fill="FFFFFF"/>
          <w:lang w:val="en-US"/>
        </w:rPr>
      </w:pPr>
    </w:p>
    <w:p w14:paraId="152BCF36" w14:textId="77777777" w:rsidR="00D70979" w:rsidRPr="00D70979" w:rsidRDefault="00D70979">
      <w:pPr>
        <w:pBdr>
          <w:top w:val="nil"/>
          <w:left w:val="nil"/>
          <w:bottom w:val="nil"/>
          <w:right w:val="nil"/>
          <w:between w:val="nil"/>
        </w:pBdr>
        <w:ind w:firstLine="709"/>
        <w:jc w:val="both"/>
        <w:rPr>
          <w:ins w:id="1023" w:author="ivan4995@gmail.com" w:date="2026-05-05T17:30:00Z"/>
          <w:rFonts w:ascii="Times New Roman" w:eastAsia="Times New Roman" w:hAnsi="Times New Roman" w:cs="Times New Roman"/>
          <w:color w:val="000000"/>
          <w:sz w:val="20"/>
          <w:szCs w:val="20"/>
          <w:rPrChange w:id="1024" w:author="ivan4995@gmail.com" w:date="2026-05-05T17:30:00Z">
            <w:rPr>
              <w:ins w:id="1025" w:author="ivan4995@gmail.com" w:date="2026-05-05T17:30:00Z"/>
              <w:rFonts w:ascii="Times New Roman" w:eastAsia="Times New Roman" w:hAnsi="Times New Roman" w:cs="Times New Roman"/>
              <w:color w:val="000000"/>
            </w:rPr>
          </w:rPrChange>
        </w:rPr>
        <w:pPrChange w:id="1026" w:author="ivan4995@gmail.com" w:date="2026-05-05T17:30:00Z">
          <w:pPr>
            <w:pBdr>
              <w:top w:val="nil"/>
              <w:left w:val="nil"/>
              <w:bottom w:val="nil"/>
              <w:right w:val="nil"/>
              <w:between w:val="nil"/>
            </w:pBdr>
            <w:spacing w:line="360" w:lineRule="auto"/>
            <w:ind w:firstLine="709"/>
            <w:jc w:val="both"/>
          </w:pPr>
        </w:pPrChange>
      </w:pPr>
      <w:ins w:id="1027" w:author="ivan4995@gmail.com" w:date="2026-05-05T17:30:00Z">
        <w:r w:rsidRPr="00D70979">
          <w:rPr>
            <w:rFonts w:ascii="Times New Roman" w:eastAsia="Times New Roman" w:hAnsi="Times New Roman" w:cs="Times New Roman"/>
            <w:color w:val="000000"/>
            <w:sz w:val="20"/>
            <w:szCs w:val="20"/>
            <w:lang w:val="en-US"/>
            <w:rPrChange w:id="1028" w:author="ivan4995@gmail.com" w:date="2026-05-05T17:30:00Z">
              <w:rPr>
                <w:rFonts w:ascii="Times New Roman" w:eastAsia="Times New Roman" w:hAnsi="Times New Roman" w:cs="Times New Roman"/>
                <w:color w:val="000000"/>
                <w:lang w:val="en-US"/>
              </w:rPr>
            </w:rPrChange>
          </w:rPr>
          <w:t xml:space="preserve">Also, here we consider the population level evolution only, because SARS–CoV-2 is acute and represented by a single variant in 99,5% patients, similar to influenza. In principle, the 0.5% chronic patients could seed new variants, in which case inter-scale evolutionary conflicts are possible </w:t>
        </w:r>
        <w:r w:rsidRPr="00D70979">
          <w:rPr>
            <w:rFonts w:ascii="Times New Roman" w:eastAsia="Times New Roman" w:hAnsi="Times New Roman" w:cs="Times New Roman"/>
            <w:color w:val="000000"/>
            <w:sz w:val="20"/>
            <w:szCs w:val="20"/>
            <w:lang w:val="en-US"/>
            <w:rPrChange w:id="1029" w:author="ivan4995@gmail.com" w:date="2026-05-05T17:30:00Z">
              <w:rPr>
                <w:rFonts w:ascii="Times New Roman" w:eastAsia="Times New Roman" w:hAnsi="Times New Roman" w:cs="Times New Roman"/>
                <w:color w:val="000000"/>
                <w:lang w:val="en-US"/>
              </w:rPr>
            </w:rPrChange>
          </w:rPr>
          <w:fldChar w:fldCharType="begin">
            <w:fldData xml:space="preserve">PEVuZE5vdGU+PENpdGU+PEF1dGhvcj5SYXN0PC9BdXRob3I+PFllYXI+MjAxNjwvWWVhcj48UmVj
TnVtPjM3PC9SZWNOdW0+PERpc3BsYXlUZXh0Pls3NF08L0Rpc3BsYXlUZXh0PjxyZWNvcmQ+PHJl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Pr="00D70979">
          <w:rPr>
            <w:rFonts w:ascii="Times New Roman" w:eastAsia="Times New Roman" w:hAnsi="Times New Roman" w:cs="Times New Roman"/>
            <w:color w:val="000000"/>
            <w:sz w:val="20"/>
            <w:szCs w:val="20"/>
            <w:lang w:val="en-US"/>
            <w:rPrChange w:id="1030" w:author="ivan4995@gmail.com" w:date="2026-05-05T17:30:00Z">
              <w:rPr>
                <w:rFonts w:ascii="Times New Roman" w:eastAsia="Times New Roman" w:hAnsi="Times New Roman" w:cs="Times New Roman"/>
                <w:color w:val="000000"/>
                <w:lang w:val="en-US"/>
              </w:rPr>
            </w:rPrChange>
          </w:rPr>
          <w:instrText xml:space="preserve"> ADDIN EN.CITE </w:instrText>
        </w:r>
        <w:r w:rsidRPr="00D70979">
          <w:rPr>
            <w:rFonts w:ascii="Times New Roman" w:eastAsia="Times New Roman" w:hAnsi="Times New Roman" w:cs="Times New Roman"/>
            <w:color w:val="000000"/>
            <w:sz w:val="20"/>
            <w:szCs w:val="20"/>
            <w:lang w:val="en-US"/>
            <w:rPrChange w:id="1031" w:author="ivan4995@gmail.com" w:date="2026-05-05T17:30:00Z">
              <w:rPr>
                <w:rFonts w:ascii="Times New Roman" w:eastAsia="Times New Roman" w:hAnsi="Times New Roman" w:cs="Times New Roman"/>
                <w:color w:val="000000"/>
                <w:lang w:val="en-US"/>
              </w:rPr>
            </w:rPrChange>
          </w:rPr>
          <w:fldChar w:fldCharType="begin">
            <w:fldData xml:space="preserve">PEVuZE5vdGU+PENpdGU+PEF1dGhvcj5SYXN0PC9BdXRob3I+PFllYXI+MjAxNjwvWWVhcj48UmVj
TnVtPjM3PC9SZWNOdW0+PERpc3BsYXlUZXh0Pls3NF08L0Rpc3BsYXlUZXh0PjxyZWNvcmQ+PHJl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Pr="00D70979">
          <w:rPr>
            <w:rFonts w:ascii="Times New Roman" w:eastAsia="Times New Roman" w:hAnsi="Times New Roman" w:cs="Times New Roman"/>
            <w:color w:val="000000"/>
            <w:sz w:val="20"/>
            <w:szCs w:val="20"/>
            <w:lang w:val="en-US"/>
            <w:rPrChange w:id="1032" w:author="ivan4995@gmail.com" w:date="2026-05-05T17:30:00Z">
              <w:rPr>
                <w:rFonts w:ascii="Times New Roman" w:eastAsia="Times New Roman" w:hAnsi="Times New Roman" w:cs="Times New Roman"/>
                <w:color w:val="000000"/>
                <w:lang w:val="en-US"/>
              </w:rPr>
            </w:rPrChange>
          </w:rPr>
          <w:instrText xml:space="preserve"> ADDIN EN.CITE.DATA </w:instrText>
        </w:r>
        <w:r w:rsidRPr="00C964EB">
          <w:rPr>
            <w:rFonts w:ascii="Times New Roman" w:eastAsia="Times New Roman" w:hAnsi="Times New Roman" w:cs="Times New Roman"/>
            <w:color w:val="000000"/>
            <w:sz w:val="20"/>
            <w:szCs w:val="20"/>
            <w:lang w:val="en-US"/>
          </w:rPr>
        </w:r>
        <w:r w:rsidRPr="00D70979">
          <w:rPr>
            <w:rFonts w:ascii="Times New Roman" w:eastAsia="Times New Roman" w:hAnsi="Times New Roman" w:cs="Times New Roman"/>
            <w:color w:val="000000"/>
            <w:sz w:val="20"/>
            <w:szCs w:val="20"/>
            <w:lang w:val="en-US"/>
            <w:rPrChange w:id="1033" w:author="ivan4995@gmail.com" w:date="2026-05-05T17:30:00Z">
              <w:rPr>
                <w:rFonts w:ascii="Times New Roman" w:eastAsia="Times New Roman" w:hAnsi="Times New Roman" w:cs="Times New Roman"/>
                <w:color w:val="000000"/>
                <w:lang w:val="en-US"/>
              </w:rPr>
            </w:rPrChange>
          </w:rPr>
          <w:fldChar w:fldCharType="end"/>
        </w:r>
        <w:r w:rsidRPr="00C964EB">
          <w:rPr>
            <w:rFonts w:ascii="Times New Roman" w:eastAsia="Times New Roman" w:hAnsi="Times New Roman" w:cs="Times New Roman"/>
            <w:color w:val="000000"/>
            <w:sz w:val="20"/>
            <w:szCs w:val="20"/>
            <w:lang w:val="en-US"/>
          </w:rPr>
        </w:r>
        <w:r w:rsidRPr="00D70979">
          <w:rPr>
            <w:rFonts w:ascii="Times New Roman" w:eastAsia="Times New Roman" w:hAnsi="Times New Roman" w:cs="Times New Roman"/>
            <w:color w:val="000000"/>
            <w:sz w:val="20"/>
            <w:szCs w:val="20"/>
            <w:lang w:val="en-US"/>
            <w:rPrChange w:id="1034" w:author="ivan4995@gmail.com" w:date="2026-05-05T17:30:00Z">
              <w:rPr>
                <w:rFonts w:ascii="Times New Roman" w:eastAsia="Times New Roman" w:hAnsi="Times New Roman" w:cs="Times New Roman"/>
                <w:color w:val="000000"/>
                <w:lang w:val="en-US"/>
              </w:rPr>
            </w:rPrChange>
          </w:rPr>
          <w:fldChar w:fldCharType="separate"/>
        </w:r>
        <w:r w:rsidRPr="00D70979">
          <w:rPr>
            <w:rFonts w:ascii="Times New Roman" w:eastAsia="Times New Roman" w:hAnsi="Times New Roman" w:cs="Times New Roman"/>
            <w:noProof/>
            <w:color w:val="000000"/>
            <w:sz w:val="20"/>
            <w:szCs w:val="20"/>
            <w:lang w:val="en-US"/>
            <w:rPrChange w:id="1035" w:author="ivan4995@gmail.com" w:date="2026-05-05T17:30:00Z">
              <w:rPr>
                <w:rFonts w:ascii="Times New Roman" w:eastAsia="Times New Roman" w:hAnsi="Times New Roman" w:cs="Times New Roman"/>
                <w:noProof/>
                <w:color w:val="000000"/>
                <w:lang w:val="en-US"/>
              </w:rPr>
            </w:rPrChange>
          </w:rPr>
          <w:t>[74]</w:t>
        </w:r>
        <w:r w:rsidRPr="00D70979">
          <w:rPr>
            <w:rFonts w:ascii="Times New Roman" w:eastAsia="Times New Roman" w:hAnsi="Times New Roman" w:cs="Times New Roman"/>
            <w:color w:val="000000"/>
            <w:sz w:val="20"/>
            <w:szCs w:val="20"/>
            <w:lang w:val="en-US"/>
            <w:rPrChange w:id="1036" w:author="ivan4995@gmail.com" w:date="2026-05-05T17:30:00Z">
              <w:rPr>
                <w:rFonts w:ascii="Times New Roman" w:eastAsia="Times New Roman" w:hAnsi="Times New Roman" w:cs="Times New Roman"/>
                <w:color w:val="000000"/>
                <w:lang w:val="en-US"/>
              </w:rPr>
            </w:rPrChange>
          </w:rPr>
          <w:fldChar w:fldCharType="end"/>
        </w:r>
        <w:r w:rsidRPr="00D70979">
          <w:rPr>
            <w:rFonts w:ascii="Times New Roman" w:eastAsia="Times New Roman" w:hAnsi="Times New Roman" w:cs="Times New Roman"/>
            <w:color w:val="000000"/>
            <w:sz w:val="20"/>
            <w:szCs w:val="20"/>
            <w:lang w:val="en-US"/>
            <w:rPrChange w:id="1037" w:author="ivan4995@gmail.com" w:date="2026-05-05T17:30:00Z">
              <w:rPr>
                <w:rFonts w:ascii="Times New Roman" w:eastAsia="Times New Roman" w:hAnsi="Times New Roman" w:cs="Times New Roman"/>
                <w:color w:val="000000"/>
                <w:lang w:val="en-US"/>
              </w:rPr>
            </w:rPrChange>
          </w:rPr>
          <w:t>.</w:t>
        </w:r>
      </w:ins>
    </w:p>
    <w:p w14:paraId="042C27F6" w14:textId="4DC6F4A2" w:rsidR="00C53AA4" w:rsidRDefault="004C59E9">
      <w:pPr>
        <w:rPr>
          <w:rStyle w:val="apple-converted-space"/>
          <w:rFonts w:ascii="Helvetica" w:hAnsi="Helvetica"/>
          <w:color w:val="000000"/>
          <w:sz w:val="22"/>
          <w:szCs w:val="22"/>
          <w:shd w:val="clear" w:color="auto" w:fill="FFFFFF"/>
        </w:rPr>
      </w:pPr>
      <w:del w:id="1038" w:author="ivan4995@gmail.com" w:date="2026-05-05T17:30:00Z">
        <w:r w:rsidRPr="0031623F" w:rsidDel="00D70979">
          <w:rPr>
            <w:rStyle w:val="apple-converted-space"/>
            <w:rFonts w:ascii="Times New Roman" w:hAnsi="Times New Roman" w:cs="Times New Roman"/>
            <w:color w:val="000000"/>
            <w:sz w:val="20"/>
            <w:szCs w:val="20"/>
            <w:shd w:val="clear" w:color="auto" w:fill="FFFFFF"/>
            <w:lang w:val="en-US"/>
          </w:rPr>
          <w:delText>Here we consider the population level evolution only, because SAR</w:delText>
        </w:r>
        <w:r w:rsidR="00C53AA4" w:rsidRPr="0031623F" w:rsidDel="00D70979">
          <w:rPr>
            <w:rStyle w:val="apple-converted-space"/>
            <w:rFonts w:ascii="Times New Roman" w:hAnsi="Times New Roman" w:cs="Times New Roman"/>
            <w:color w:val="000000"/>
            <w:sz w:val="20"/>
            <w:szCs w:val="20"/>
            <w:shd w:val="clear" w:color="auto" w:fill="FFFFFF"/>
            <w:lang w:val="en-US"/>
          </w:rPr>
          <w:delText>S–</w:delText>
        </w:r>
        <w:r w:rsidRPr="0031623F" w:rsidDel="00D70979">
          <w:rPr>
            <w:rStyle w:val="apple-converted-space"/>
            <w:rFonts w:ascii="Times New Roman" w:hAnsi="Times New Roman" w:cs="Times New Roman"/>
            <w:color w:val="000000"/>
            <w:sz w:val="20"/>
            <w:szCs w:val="20"/>
            <w:shd w:val="clear" w:color="auto" w:fill="FFFFFF"/>
            <w:lang w:val="en-US"/>
          </w:rPr>
          <w:delText>CoV-2 is acute</w:delText>
        </w:r>
        <w:r w:rsidR="00C53AA4" w:rsidRPr="0031623F" w:rsidDel="00D70979">
          <w:rPr>
            <w:rStyle w:val="apple-converted-space"/>
            <w:rFonts w:ascii="Times New Roman" w:hAnsi="Times New Roman" w:cs="Times New Roman"/>
            <w:color w:val="000000"/>
            <w:sz w:val="20"/>
            <w:szCs w:val="20"/>
            <w:shd w:val="clear" w:color="auto" w:fill="FFFFFF"/>
            <w:lang w:val="en-US"/>
          </w:rPr>
          <w:delText xml:space="preserve"> and represented by a single variant</w:delText>
        </w:r>
        <w:r w:rsidRPr="0031623F" w:rsidDel="00D70979">
          <w:rPr>
            <w:rStyle w:val="apple-converted-space"/>
            <w:rFonts w:ascii="Times New Roman" w:hAnsi="Times New Roman" w:cs="Times New Roman"/>
            <w:color w:val="000000"/>
            <w:sz w:val="20"/>
            <w:szCs w:val="20"/>
            <w:shd w:val="clear" w:color="auto" w:fill="FFFFFF"/>
            <w:lang w:val="en-US"/>
          </w:rPr>
          <w:delText xml:space="preserve"> in 99,5% patients</w:delText>
        </w:r>
        <w:r w:rsidR="00C53AA4" w:rsidRPr="0031623F" w:rsidDel="00D70979">
          <w:rPr>
            <w:rStyle w:val="apple-converted-space"/>
            <w:rFonts w:ascii="Times New Roman" w:hAnsi="Times New Roman" w:cs="Times New Roman"/>
            <w:color w:val="000000"/>
            <w:sz w:val="20"/>
            <w:szCs w:val="20"/>
            <w:shd w:val="clear" w:color="auto" w:fill="FFFFFF"/>
            <w:lang w:val="en-US"/>
          </w:rPr>
          <w:delText>, similar to influenza</w:delText>
        </w:r>
        <w:r w:rsidRPr="0031623F" w:rsidDel="00D70979">
          <w:rPr>
            <w:rStyle w:val="apple-converted-space"/>
            <w:rFonts w:ascii="Times New Roman" w:hAnsi="Times New Roman" w:cs="Times New Roman"/>
            <w:color w:val="000000"/>
            <w:sz w:val="20"/>
            <w:szCs w:val="20"/>
            <w:shd w:val="clear" w:color="auto" w:fill="FFFFFF"/>
            <w:lang w:val="en-US"/>
          </w:rPr>
          <w:delText xml:space="preserve">. In principle, the 0.5% </w:delText>
        </w:r>
        <w:r w:rsidR="00C53AA4" w:rsidRPr="0031623F" w:rsidDel="00D70979">
          <w:rPr>
            <w:rStyle w:val="apple-converted-space"/>
            <w:rFonts w:ascii="Times New Roman" w:hAnsi="Times New Roman" w:cs="Times New Roman"/>
            <w:color w:val="000000"/>
            <w:sz w:val="20"/>
            <w:szCs w:val="20"/>
            <w:shd w:val="clear" w:color="auto" w:fill="FFFFFF"/>
            <w:lang w:val="en-US"/>
          </w:rPr>
          <w:delText>chronic patients could seed new variants, in which case</w:delText>
        </w:r>
        <w:r w:rsidRPr="0031623F" w:rsidDel="00D70979">
          <w:rPr>
            <w:rStyle w:val="apple-converted-space"/>
            <w:rFonts w:ascii="Times New Roman" w:hAnsi="Times New Roman" w:cs="Times New Roman"/>
            <w:color w:val="000000"/>
            <w:sz w:val="20"/>
            <w:szCs w:val="20"/>
            <w:shd w:val="clear" w:color="auto" w:fill="FFFFFF"/>
            <w:lang w:val="en-US"/>
          </w:rPr>
          <w:delText xml:space="preserve"> </w:delText>
        </w:r>
        <w:r w:rsidR="00C53AA4" w:rsidRPr="0031623F" w:rsidDel="00D70979">
          <w:rPr>
            <w:rStyle w:val="apple-converted-space"/>
            <w:rFonts w:ascii="Times New Roman" w:hAnsi="Times New Roman" w:cs="Times New Roman"/>
            <w:color w:val="000000"/>
            <w:sz w:val="20"/>
            <w:szCs w:val="20"/>
            <w:shd w:val="clear" w:color="auto" w:fill="FFFFFF"/>
            <w:lang w:val="en-US"/>
          </w:rPr>
          <w:delText>i</w:delText>
        </w:r>
        <w:r w:rsidRPr="0031623F" w:rsidDel="00D70979">
          <w:rPr>
            <w:rStyle w:val="apple-converted-space"/>
            <w:rFonts w:ascii="Times New Roman" w:hAnsi="Times New Roman" w:cs="Times New Roman"/>
            <w:color w:val="000000"/>
            <w:sz w:val="20"/>
            <w:szCs w:val="20"/>
            <w:shd w:val="clear" w:color="auto" w:fill="FFFFFF"/>
            <w:lang w:val="en-US"/>
          </w:rPr>
          <w:delText xml:space="preserve">nter-scale </w:delText>
        </w:r>
        <w:r w:rsidR="00C53AA4" w:rsidRPr="0031623F" w:rsidDel="00D70979">
          <w:rPr>
            <w:rStyle w:val="apple-converted-space"/>
            <w:rFonts w:ascii="Times New Roman" w:hAnsi="Times New Roman" w:cs="Times New Roman"/>
            <w:color w:val="000000"/>
            <w:sz w:val="20"/>
            <w:szCs w:val="20"/>
            <w:shd w:val="clear" w:color="auto" w:fill="FFFFFF"/>
            <w:lang w:val="en-US"/>
          </w:rPr>
          <w:delText>evolutionary are possible [Rouzine Viruses 2025]. For chronic infections, such as HIV in patients and between patients, they have been</w:delText>
        </w:r>
        <w:r w:rsidRPr="0031623F" w:rsidDel="00D70979">
          <w:rPr>
            <w:rStyle w:val="apple-converted-space"/>
            <w:rFonts w:ascii="Times New Roman" w:hAnsi="Times New Roman" w:cs="Times New Roman"/>
            <w:color w:val="000000"/>
            <w:sz w:val="20"/>
            <w:szCs w:val="20"/>
            <w:shd w:val="clear" w:color="auto" w:fill="FFFFFF"/>
            <w:lang w:val="en-US"/>
          </w:rPr>
          <w:delText xml:space="preserve"> studied </w:delText>
        </w:r>
        <w:r w:rsidR="00C53AA4" w:rsidRPr="0031623F" w:rsidDel="00D70979">
          <w:rPr>
            <w:rStyle w:val="apple-converted-space"/>
            <w:rFonts w:ascii="Times New Roman" w:hAnsi="Times New Roman" w:cs="Times New Roman"/>
            <w:color w:val="000000"/>
            <w:sz w:val="20"/>
            <w:szCs w:val="20"/>
            <w:shd w:val="clear" w:color="auto" w:fill="FFFFFF"/>
            <w:lang w:val="en-US"/>
          </w:rPr>
          <w:delText>[</w:delText>
        </w:r>
        <w:r w:rsidRPr="0031623F" w:rsidDel="00D70979">
          <w:rPr>
            <w:rStyle w:val="apple-converted-space"/>
            <w:rFonts w:ascii="Times New Roman" w:hAnsi="Times New Roman" w:cs="Times New Roman"/>
            <w:color w:val="000000"/>
            <w:sz w:val="20"/>
            <w:szCs w:val="20"/>
            <w:shd w:val="clear" w:color="auto" w:fill="FFFFFF"/>
            <w:lang w:val="en-US"/>
          </w:rPr>
          <w:delText>Rast et al  2014</w:delText>
        </w:r>
        <w:r w:rsidR="00C53AA4" w:rsidRPr="0031623F" w:rsidDel="00D70979">
          <w:rPr>
            <w:rStyle w:val="apple-converted-space"/>
            <w:rFonts w:ascii="Times New Roman" w:hAnsi="Times New Roman" w:cs="Times New Roman"/>
            <w:color w:val="000000"/>
            <w:sz w:val="20"/>
            <w:szCs w:val="20"/>
            <w:shd w:val="clear" w:color="auto" w:fill="FFFFFF"/>
            <w:lang w:val="en-US"/>
          </w:rPr>
          <w:delText>]</w:delText>
        </w:r>
        <w:r w:rsidRPr="0031623F" w:rsidDel="00D70979">
          <w:rPr>
            <w:rStyle w:val="apple-converted-space"/>
            <w:rFonts w:ascii="Times New Roman" w:hAnsi="Times New Roman" w:cs="Times New Roman"/>
            <w:color w:val="000000"/>
            <w:sz w:val="20"/>
            <w:szCs w:val="20"/>
            <w:shd w:val="clear" w:color="auto" w:fill="FFFFFF"/>
            <w:lang w:val="en-US"/>
          </w:rPr>
          <w:delText>.</w:delText>
        </w:r>
        <w:r w:rsidR="00133529" w:rsidRPr="003552A3" w:rsidDel="00D70979">
          <w:rPr>
            <w:rFonts w:ascii="Helvetica" w:hAnsi="Helvetica"/>
            <w:color w:val="000000"/>
            <w:sz w:val="22"/>
            <w:szCs w:val="22"/>
          </w:rPr>
          <w:br/>
        </w:r>
      </w:del>
      <w:r w:rsidR="00133529" w:rsidRPr="003552A3">
        <w:rPr>
          <w:rFonts w:ascii="Helvetica" w:hAnsi="Helvetica"/>
          <w:color w:val="000000"/>
          <w:sz w:val="22"/>
          <w:szCs w:val="22"/>
        </w:rPr>
        <w:br/>
      </w:r>
      <w:r w:rsidR="00133529" w:rsidRPr="001071D8">
        <w:rPr>
          <w:rFonts w:ascii="Helvetica" w:hAnsi="Helvetica"/>
          <w:b/>
          <w:color w:val="000000"/>
          <w:sz w:val="22"/>
          <w:szCs w:val="22"/>
          <w:shd w:val="clear" w:color="auto" w:fill="FFFFFF"/>
        </w:rPr>
        <w:t>4. I am not convinced that the simulations are appropriate.</w:t>
      </w:r>
      <w:r w:rsidR="00133529" w:rsidRPr="001071D8">
        <w:rPr>
          <w:rStyle w:val="apple-converted-space"/>
          <w:rFonts w:ascii="Helvetica" w:hAnsi="Helvetica"/>
          <w:b/>
          <w:color w:val="000000"/>
          <w:sz w:val="22"/>
          <w:szCs w:val="22"/>
          <w:shd w:val="clear" w:color="auto" w:fill="FFFFFF"/>
        </w:rPr>
        <w:t> </w:t>
      </w:r>
      <w:r w:rsidR="00133529" w:rsidRPr="003552A3">
        <w:rPr>
          <w:rFonts w:ascii="Helvetica" w:hAnsi="Helvetica"/>
          <w:color w:val="000000"/>
          <w:sz w:val="22"/>
          <w:szCs w:val="22"/>
        </w:rPr>
        <w:br/>
      </w:r>
      <w:r w:rsidR="00133529" w:rsidRPr="00C53AA4">
        <w:rPr>
          <w:rFonts w:ascii="Helvetica" w:hAnsi="Helvetica"/>
          <w:b/>
          <w:color w:val="000000"/>
          <w:sz w:val="22"/>
          <w:szCs w:val="22"/>
          <w:shd w:val="clear" w:color="auto" w:fill="FFFFFF"/>
        </w:rPr>
        <w:t>4a- The Wright-Fisher model with recombination is insufficient to describe the evolutionary dynamics of systems such as SARS-CoV-2 and influenza, which the authors are interested in describing. A multi-locus epidemiological model is more appropriate, and formatting such a model requires specifying how mutations affect various, correlated components of fitness (replication, transmission, virulence). For a number of phenotypes, the conditional correlation coefficient which is used to infer epistasis would likely capture the effective epistasis in total fitness over a period of time. The WF model is almost certainly misspecified, and unfortunately it is difficult to determine *how* the misspecification affects the conclusions of the simulation study portion of the paper. I recognize it is impractical to adjust the paper to reflect issues in this respect, but justification should be given for in what ways the WF model is or is not appropriate.</w:t>
      </w:r>
      <w:r w:rsidR="00133529" w:rsidRPr="003552A3">
        <w:rPr>
          <w:rStyle w:val="apple-converted-space"/>
          <w:rFonts w:ascii="Helvetica" w:hAnsi="Helvetica"/>
          <w:color w:val="000000"/>
          <w:sz w:val="22"/>
          <w:szCs w:val="22"/>
          <w:shd w:val="clear" w:color="auto" w:fill="FFFFFF"/>
        </w:rPr>
        <w:t> </w:t>
      </w:r>
    </w:p>
    <w:p w14:paraId="6131CC73" w14:textId="4E7D470C" w:rsidR="00C53AA4" w:rsidRDefault="00C53AA4">
      <w:pPr>
        <w:rPr>
          <w:rStyle w:val="apple-converted-space"/>
          <w:rFonts w:ascii="Helvetica" w:hAnsi="Helvetica"/>
          <w:color w:val="000000"/>
          <w:sz w:val="22"/>
          <w:szCs w:val="22"/>
          <w:shd w:val="clear" w:color="auto" w:fill="FFFFFF"/>
        </w:rPr>
      </w:pPr>
    </w:p>
    <w:p w14:paraId="371B6715" w14:textId="4F25DF8A" w:rsidR="00C53AA4" w:rsidRPr="00A16507" w:rsidRDefault="00F951D4">
      <w:pPr>
        <w:rPr>
          <w:rStyle w:val="apple-converted-space"/>
          <w:rFonts w:ascii="Helvetica" w:hAnsi="Helvetica"/>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t xml:space="preserve">The </w:t>
      </w:r>
      <w:r w:rsidRPr="00F951D4">
        <w:rPr>
          <w:rFonts w:ascii="Helvetica" w:hAnsi="Helvetica"/>
          <w:color w:val="000000"/>
          <w:sz w:val="22"/>
          <w:szCs w:val="22"/>
          <w:shd w:val="clear" w:color="auto" w:fill="FFFFFF"/>
        </w:rPr>
        <w:t>multi-locus epidemiological model</w:t>
      </w:r>
      <w:ins w:id="1039" w:author="Microsoft Office User" w:date="2026-05-05T19:09:00Z" w16du:dateUtc="2026-05-05T16:09:00Z">
        <w:r w:rsidR="00D97404">
          <w:rPr>
            <w:rFonts w:ascii="Helvetica" w:hAnsi="Helvetica"/>
            <w:color w:val="000000"/>
            <w:sz w:val="22"/>
            <w:szCs w:val="22"/>
            <w:shd w:val="clear" w:color="auto" w:fill="FFFFFF"/>
          </w:rPr>
          <w:t xml:space="preserve"> </w:t>
        </w:r>
      </w:ins>
      <w:del w:id="1040" w:author="Microsoft Office User" w:date="2026-05-05T19:11:00Z" w16du:dateUtc="2026-05-05T16:11:00Z">
        <w:r w:rsidRPr="00F951D4" w:rsidDel="00D97404">
          <w:rPr>
            <w:rFonts w:ascii="Helvetica" w:hAnsi="Helvetica"/>
            <w:color w:val="000000"/>
            <w:sz w:val="22"/>
            <w:szCs w:val="22"/>
            <w:shd w:val="clear" w:color="auto" w:fill="FFFFFF"/>
            <w:lang w:val="en-US"/>
          </w:rPr>
          <w:delText xml:space="preserve"> </w:delText>
        </w:r>
      </w:del>
      <w:r w:rsidRPr="00F951D4">
        <w:rPr>
          <w:rFonts w:ascii="Helvetica" w:hAnsi="Helvetica"/>
          <w:color w:val="000000"/>
          <w:sz w:val="22"/>
          <w:szCs w:val="22"/>
          <w:shd w:val="clear" w:color="auto" w:fill="FFFFFF"/>
          <w:lang w:val="en-US"/>
        </w:rPr>
        <w:t>has been shown to map</w:t>
      </w:r>
      <w:r w:rsidR="00A16507">
        <w:rPr>
          <w:rStyle w:val="apple-converted-space"/>
          <w:rFonts w:ascii="Helvetica" w:hAnsi="Helvetica"/>
          <w:color w:val="000000"/>
          <w:sz w:val="22"/>
          <w:szCs w:val="22"/>
          <w:shd w:val="clear" w:color="auto" w:fill="FFFFFF"/>
          <w:lang w:val="en-US"/>
        </w:rPr>
        <w:t xml:space="preserve"> </w:t>
      </w:r>
      <w:r>
        <w:rPr>
          <w:rStyle w:val="apple-converted-space"/>
          <w:rFonts w:ascii="Helvetica" w:hAnsi="Helvetica"/>
          <w:color w:val="000000"/>
          <w:sz w:val="22"/>
          <w:szCs w:val="22"/>
          <w:shd w:val="clear" w:color="auto" w:fill="FFFFFF"/>
          <w:lang w:val="en-US"/>
        </w:rPr>
        <w:t xml:space="preserve">onto a WF model </w:t>
      </w:r>
      <w:ins w:id="1041" w:author="Microsoft Office User" w:date="2026-05-05T19:10:00Z" w16du:dateUtc="2026-05-05T16:10:00Z">
        <w:r w:rsidR="00D97404">
          <w:rPr>
            <w:rStyle w:val="apple-converted-space"/>
            <w:rFonts w:ascii="Helvetica" w:hAnsi="Helvetica"/>
            <w:color w:val="000000"/>
            <w:sz w:val="22"/>
            <w:szCs w:val="22"/>
            <w:shd w:val="clear" w:color="auto" w:fill="FFFFFF"/>
            <w:lang w:val="en-US"/>
          </w:rPr>
          <w:t xml:space="preserve">with an effective selection coefficient distribution </w:t>
        </w:r>
      </w:ins>
      <w:r>
        <w:rPr>
          <w:rStyle w:val="apple-converted-space"/>
          <w:rFonts w:ascii="Helvetica" w:hAnsi="Helvetica"/>
          <w:color w:val="000000"/>
          <w:sz w:val="22"/>
          <w:szCs w:val="22"/>
          <w:shd w:val="clear" w:color="auto" w:fill="FFFFFF"/>
          <w:lang w:val="en-US"/>
        </w:rPr>
        <w:t xml:space="preserve">by </w:t>
      </w:r>
      <w:del w:id="1042" w:author="Microsoft Office User" w:date="2026-05-05T19:09:00Z" w16du:dateUtc="2026-05-05T16:09:00Z">
        <w:r w:rsidDel="00D97404">
          <w:rPr>
            <w:rStyle w:val="apple-converted-space"/>
            <w:rFonts w:ascii="Helvetica" w:hAnsi="Helvetica"/>
            <w:color w:val="000000"/>
            <w:sz w:val="22"/>
            <w:szCs w:val="22"/>
            <w:shd w:val="clear" w:color="auto" w:fill="FFFFFF"/>
            <w:lang w:val="en-US"/>
          </w:rPr>
          <w:delText xml:space="preserve">several </w:delText>
        </w:r>
      </w:del>
      <w:ins w:id="1043" w:author="Microsoft Office User" w:date="2026-05-05T19:09:00Z" w16du:dateUtc="2026-05-05T16:09:00Z">
        <w:r w:rsidR="00D97404">
          <w:rPr>
            <w:rStyle w:val="apple-converted-space"/>
            <w:rFonts w:ascii="Helvetica" w:hAnsi="Helvetica"/>
            <w:color w:val="000000"/>
            <w:sz w:val="22"/>
            <w:szCs w:val="22"/>
            <w:shd w:val="clear" w:color="auto" w:fill="FFFFFF"/>
            <w:lang w:val="en-US"/>
          </w:rPr>
          <w:t xml:space="preserve">three </w:t>
        </w:r>
      </w:ins>
      <w:r w:rsidR="003D7B7A">
        <w:rPr>
          <w:rStyle w:val="apple-converted-space"/>
          <w:rFonts w:ascii="Helvetica" w:hAnsi="Helvetica"/>
          <w:color w:val="000000"/>
          <w:sz w:val="22"/>
          <w:szCs w:val="22"/>
          <w:shd w:val="clear" w:color="auto" w:fill="FFFFFF"/>
          <w:lang w:val="en-US"/>
        </w:rPr>
        <w:t xml:space="preserve">modeling </w:t>
      </w:r>
      <w:r>
        <w:rPr>
          <w:rStyle w:val="apple-converted-space"/>
          <w:rFonts w:ascii="Helvetica" w:hAnsi="Helvetica"/>
          <w:color w:val="000000"/>
          <w:sz w:val="22"/>
          <w:szCs w:val="22"/>
          <w:shd w:val="clear" w:color="auto" w:fill="FFFFFF"/>
          <w:lang w:val="en-US"/>
        </w:rPr>
        <w:t>teams. This point is</w:t>
      </w:r>
      <w:r w:rsidR="000E1D81">
        <w:rPr>
          <w:rStyle w:val="apple-converted-space"/>
          <w:rFonts w:ascii="Helvetica" w:hAnsi="Helvetica"/>
          <w:color w:val="000000"/>
          <w:sz w:val="22"/>
          <w:szCs w:val="22"/>
          <w:shd w:val="clear" w:color="auto" w:fill="FFFFFF"/>
          <w:lang w:val="en-US"/>
        </w:rPr>
        <w:t xml:space="preserve"> </w:t>
      </w:r>
      <w:r w:rsidR="00A16507">
        <w:rPr>
          <w:rStyle w:val="apple-converted-space"/>
          <w:rFonts w:ascii="Helvetica" w:hAnsi="Helvetica"/>
          <w:color w:val="000000"/>
          <w:sz w:val="22"/>
          <w:szCs w:val="22"/>
          <w:shd w:val="clear" w:color="auto" w:fill="FFFFFF"/>
          <w:lang w:val="en-US"/>
        </w:rPr>
        <w:t>explained</w:t>
      </w:r>
      <w:ins w:id="1044" w:author="Microsoft Office User" w:date="2026-05-05T19:10:00Z" w16du:dateUtc="2026-05-05T16:10:00Z">
        <w:r w:rsidR="00D97404">
          <w:rPr>
            <w:rStyle w:val="apple-converted-space"/>
            <w:rFonts w:ascii="Helvetica" w:hAnsi="Helvetica"/>
            <w:color w:val="000000"/>
            <w:sz w:val="22"/>
            <w:szCs w:val="22"/>
            <w:shd w:val="clear" w:color="auto" w:fill="FFFFFF"/>
            <w:lang w:val="en-US"/>
          </w:rPr>
          <w:t xml:space="preserve"> now</w:t>
        </w:r>
      </w:ins>
      <w:r w:rsidR="00A16507">
        <w:rPr>
          <w:rStyle w:val="apple-converted-space"/>
          <w:rFonts w:ascii="Helvetica" w:hAnsi="Helvetica"/>
          <w:color w:val="000000"/>
          <w:sz w:val="22"/>
          <w:szCs w:val="22"/>
          <w:shd w:val="clear" w:color="auto" w:fill="FFFFFF"/>
          <w:lang w:val="en-US"/>
        </w:rPr>
        <w:t xml:space="preserve"> in Discussion</w:t>
      </w:r>
      <w:r>
        <w:rPr>
          <w:rStyle w:val="apple-converted-space"/>
          <w:rFonts w:ascii="Helvetica" w:hAnsi="Helvetica"/>
          <w:color w:val="000000"/>
          <w:sz w:val="22"/>
          <w:szCs w:val="22"/>
          <w:shd w:val="clear" w:color="auto" w:fill="FFFFFF"/>
          <w:lang w:val="en-US"/>
        </w:rPr>
        <w:t xml:space="preserve"> (Line 2</w:t>
      </w:r>
      <w:ins w:id="1045" w:author="ivan4995@gmail.com" w:date="2026-05-05T17:32:00Z">
        <w:r w:rsidR="00D70979">
          <w:rPr>
            <w:rStyle w:val="apple-converted-space"/>
            <w:rFonts w:ascii="Helvetica" w:hAnsi="Helvetica"/>
            <w:color w:val="000000"/>
            <w:sz w:val="22"/>
            <w:szCs w:val="22"/>
            <w:shd w:val="clear" w:color="auto" w:fill="FFFFFF"/>
            <w:lang w:val="en-US"/>
          </w:rPr>
          <w:t>83</w:t>
        </w:r>
      </w:ins>
      <w:del w:id="1046" w:author="ivan4995@gmail.com" w:date="2026-05-05T17:32:00Z">
        <w:r w:rsidDel="00D70979">
          <w:rPr>
            <w:rStyle w:val="apple-converted-space"/>
            <w:rFonts w:ascii="Helvetica" w:hAnsi="Helvetica"/>
            <w:color w:val="000000"/>
            <w:sz w:val="22"/>
            <w:szCs w:val="22"/>
            <w:shd w:val="clear" w:color="auto" w:fill="FFFFFF"/>
            <w:lang w:val="en-US"/>
          </w:rPr>
          <w:delText>65</w:delText>
        </w:r>
      </w:del>
      <w:r>
        <w:rPr>
          <w:rStyle w:val="apple-converted-space"/>
          <w:rFonts w:ascii="Helvetica" w:hAnsi="Helvetica"/>
          <w:color w:val="000000"/>
          <w:sz w:val="22"/>
          <w:szCs w:val="22"/>
          <w:shd w:val="clear" w:color="auto" w:fill="FFFFFF"/>
          <w:lang w:val="en-US"/>
        </w:rPr>
        <w:t>)</w:t>
      </w:r>
      <w:r w:rsidR="00A16507">
        <w:rPr>
          <w:rStyle w:val="apple-converted-space"/>
          <w:rFonts w:ascii="Helvetica" w:hAnsi="Helvetica"/>
          <w:color w:val="000000"/>
          <w:sz w:val="22"/>
          <w:szCs w:val="22"/>
          <w:shd w:val="clear" w:color="auto" w:fill="FFFFFF"/>
          <w:lang w:val="en-US"/>
        </w:rPr>
        <w:t>:</w:t>
      </w:r>
    </w:p>
    <w:p w14:paraId="52B8DFF9" w14:textId="77777777" w:rsidR="00C53AA4" w:rsidRPr="00A16507" w:rsidRDefault="00C53AA4">
      <w:pPr>
        <w:rPr>
          <w:rStyle w:val="apple-converted-space"/>
          <w:rFonts w:ascii="Helvetica" w:hAnsi="Helvetica"/>
          <w:color w:val="000000"/>
          <w:sz w:val="18"/>
          <w:szCs w:val="18"/>
          <w:shd w:val="clear" w:color="auto" w:fill="FFFFFF"/>
        </w:rPr>
      </w:pPr>
    </w:p>
    <w:p w14:paraId="46D45413" w14:textId="77777777" w:rsidR="00D70979" w:rsidRPr="00D70979" w:rsidRDefault="00D70979">
      <w:pPr>
        <w:ind w:firstLine="709"/>
        <w:jc w:val="both"/>
        <w:rPr>
          <w:ins w:id="1047" w:author="ivan4995@gmail.com" w:date="2026-05-05T17:32:00Z"/>
          <w:rFonts w:ascii="Times New Roman" w:eastAsia="Times New Roman" w:hAnsi="Times New Roman" w:cs="Times New Roman"/>
          <w:sz w:val="20"/>
          <w:szCs w:val="20"/>
          <w:rPrChange w:id="1048" w:author="ivan4995@gmail.com" w:date="2026-05-05T17:32:00Z">
            <w:rPr>
              <w:ins w:id="1049" w:author="ivan4995@gmail.com" w:date="2026-05-05T17:32:00Z"/>
              <w:rFonts w:ascii="Times New Roman" w:eastAsia="Times New Roman" w:hAnsi="Times New Roman" w:cs="Times New Roman"/>
            </w:rPr>
          </w:rPrChange>
        </w:rPr>
        <w:pPrChange w:id="1050" w:author="ivan4995@gmail.com" w:date="2026-05-05T17:32:00Z">
          <w:pPr>
            <w:spacing w:line="360" w:lineRule="auto"/>
            <w:ind w:firstLine="709"/>
            <w:jc w:val="both"/>
          </w:pPr>
        </w:pPrChange>
      </w:pPr>
      <w:ins w:id="1051" w:author="ivan4995@gmail.com" w:date="2026-05-05T17:32:00Z">
        <w:r w:rsidRPr="00D70979">
          <w:rPr>
            <w:rFonts w:ascii="Times New Roman" w:eastAsia="Times New Roman" w:hAnsi="Times New Roman" w:cs="Times New Roman"/>
            <w:sz w:val="20"/>
            <w:szCs w:val="20"/>
            <w:lang w:val="en-US"/>
            <w:rPrChange w:id="1052" w:author="ivan4995@gmail.com" w:date="2026-05-05T17:32:00Z">
              <w:rPr>
                <w:rFonts w:ascii="Times New Roman" w:eastAsia="Times New Roman" w:hAnsi="Times New Roman" w:cs="Times New Roman"/>
                <w:lang w:val="en-US"/>
              </w:rPr>
            </w:rPrChange>
          </w:rPr>
          <w:t xml:space="preserve">For testing the accuracy, we used a model with directional selection. In fact, SARS-CoV–2 evolves in antibody–binding regions due to collective immunity of population, which is a case of the selection for change (Red Queen effect). Nevertheless, as it has been shown by several groups </w:t>
        </w:r>
        <w:r w:rsidRPr="00D70979">
          <w:rPr>
            <w:rFonts w:ascii="Times New Roman" w:eastAsia="Times New Roman" w:hAnsi="Times New Roman" w:cs="Times New Roman"/>
            <w:sz w:val="20"/>
            <w:szCs w:val="20"/>
            <w:lang w:val="en-US"/>
            <w:rPrChange w:id="1053" w:author="ivan4995@gmail.com" w:date="2026-05-05T17:32:00Z">
              <w:rPr>
                <w:rFonts w:ascii="Times New Roman" w:eastAsia="Times New Roman" w:hAnsi="Times New Roman" w:cs="Times New Roman"/>
                <w:lang w:val="en-US"/>
              </w:rPr>
            </w:rPrChange>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Pr="00D70979">
          <w:rPr>
            <w:rFonts w:ascii="Times New Roman" w:eastAsia="Times New Roman" w:hAnsi="Times New Roman" w:cs="Times New Roman"/>
            <w:sz w:val="20"/>
            <w:szCs w:val="20"/>
            <w:lang w:val="en-US"/>
            <w:rPrChange w:id="1054" w:author="ivan4995@gmail.com" w:date="2026-05-05T17:32:00Z">
              <w:rPr>
                <w:rFonts w:ascii="Times New Roman" w:eastAsia="Times New Roman" w:hAnsi="Times New Roman" w:cs="Times New Roman"/>
                <w:lang w:val="en-US"/>
              </w:rPr>
            </w:rPrChange>
          </w:rPr>
          <w:instrText xml:space="preserve"> ADDIN EN.CITE </w:instrText>
        </w:r>
        <w:r w:rsidRPr="00D70979">
          <w:rPr>
            <w:rFonts w:ascii="Times New Roman" w:eastAsia="Times New Roman" w:hAnsi="Times New Roman" w:cs="Times New Roman"/>
            <w:sz w:val="20"/>
            <w:szCs w:val="20"/>
            <w:lang w:val="en-US"/>
            <w:rPrChange w:id="1055" w:author="ivan4995@gmail.com" w:date="2026-05-05T17:32:00Z">
              <w:rPr>
                <w:rFonts w:ascii="Times New Roman" w:eastAsia="Times New Roman" w:hAnsi="Times New Roman" w:cs="Times New Roman"/>
                <w:lang w:val="en-US"/>
              </w:rPr>
            </w:rPrChange>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Pr="00D70979">
          <w:rPr>
            <w:rFonts w:ascii="Times New Roman" w:eastAsia="Times New Roman" w:hAnsi="Times New Roman" w:cs="Times New Roman"/>
            <w:sz w:val="20"/>
            <w:szCs w:val="20"/>
            <w:lang w:val="en-US"/>
            <w:rPrChange w:id="1056" w:author="ivan4995@gmail.com" w:date="2026-05-05T17:32:00Z">
              <w:rPr>
                <w:rFonts w:ascii="Times New Roman" w:eastAsia="Times New Roman" w:hAnsi="Times New Roman" w:cs="Times New Roman"/>
                <w:lang w:val="en-US"/>
              </w:rPr>
            </w:rPrChange>
          </w:rPr>
          <w:instrText xml:space="preserve"> ADDIN EN.CITE.DATA </w:instrText>
        </w:r>
        <w:r w:rsidRPr="00C964EB">
          <w:rPr>
            <w:rFonts w:ascii="Times New Roman" w:eastAsia="Times New Roman" w:hAnsi="Times New Roman" w:cs="Times New Roman"/>
            <w:sz w:val="20"/>
            <w:szCs w:val="20"/>
            <w:lang w:val="en-US"/>
          </w:rPr>
        </w:r>
        <w:r w:rsidRPr="00D70979">
          <w:rPr>
            <w:rFonts w:ascii="Times New Roman" w:eastAsia="Times New Roman" w:hAnsi="Times New Roman" w:cs="Times New Roman"/>
            <w:sz w:val="20"/>
            <w:szCs w:val="20"/>
            <w:lang w:val="en-US"/>
            <w:rPrChange w:id="1057" w:author="ivan4995@gmail.com" w:date="2026-05-05T17:32:00Z">
              <w:rPr>
                <w:rFonts w:ascii="Times New Roman" w:eastAsia="Times New Roman" w:hAnsi="Times New Roman" w:cs="Times New Roman"/>
                <w:lang w:val="en-US"/>
              </w:rPr>
            </w:rPrChange>
          </w:rPr>
          <w:fldChar w:fldCharType="end"/>
        </w:r>
        <w:r w:rsidRPr="00C964EB">
          <w:rPr>
            <w:rFonts w:ascii="Times New Roman" w:eastAsia="Times New Roman" w:hAnsi="Times New Roman" w:cs="Times New Roman"/>
            <w:sz w:val="20"/>
            <w:szCs w:val="20"/>
            <w:lang w:val="en-US"/>
          </w:rPr>
        </w:r>
        <w:r w:rsidRPr="00D70979">
          <w:rPr>
            <w:rFonts w:ascii="Times New Roman" w:eastAsia="Times New Roman" w:hAnsi="Times New Roman" w:cs="Times New Roman"/>
            <w:sz w:val="20"/>
            <w:szCs w:val="20"/>
            <w:lang w:val="en-US"/>
            <w:rPrChange w:id="1058" w:author="ivan4995@gmail.com" w:date="2026-05-05T17:32:00Z">
              <w:rPr>
                <w:rFonts w:ascii="Times New Roman" w:eastAsia="Times New Roman" w:hAnsi="Times New Roman" w:cs="Times New Roman"/>
                <w:lang w:val="en-US"/>
              </w:rPr>
            </w:rPrChange>
          </w:rPr>
          <w:fldChar w:fldCharType="separate"/>
        </w:r>
        <w:r w:rsidRPr="00D70979">
          <w:rPr>
            <w:rFonts w:ascii="Times New Roman" w:eastAsia="Times New Roman" w:hAnsi="Times New Roman" w:cs="Times New Roman"/>
            <w:noProof/>
            <w:sz w:val="20"/>
            <w:szCs w:val="20"/>
            <w:lang w:val="en-US"/>
            <w:rPrChange w:id="1059" w:author="ivan4995@gmail.com" w:date="2026-05-05T17:32:00Z">
              <w:rPr>
                <w:rFonts w:ascii="Times New Roman" w:eastAsia="Times New Roman" w:hAnsi="Times New Roman" w:cs="Times New Roman"/>
                <w:noProof/>
                <w:lang w:val="en-US"/>
              </w:rPr>
            </w:rPrChange>
          </w:rPr>
          <w:t>[56-58]</w:t>
        </w:r>
        <w:r w:rsidRPr="00D70979">
          <w:rPr>
            <w:rFonts w:ascii="Times New Roman" w:eastAsia="Times New Roman" w:hAnsi="Times New Roman" w:cs="Times New Roman"/>
            <w:sz w:val="20"/>
            <w:szCs w:val="20"/>
            <w:lang w:val="en-US"/>
            <w:rPrChange w:id="1060" w:author="ivan4995@gmail.com" w:date="2026-05-05T17:32:00Z">
              <w:rPr>
                <w:rFonts w:ascii="Times New Roman" w:eastAsia="Times New Roman" w:hAnsi="Times New Roman" w:cs="Times New Roman"/>
                <w:lang w:val="en-US"/>
              </w:rPr>
            </w:rPrChange>
          </w:rPr>
          <w:fldChar w:fldCharType="end"/>
        </w:r>
        <w:r w:rsidRPr="00D70979">
          <w:rPr>
            <w:rFonts w:ascii="Times New Roman" w:eastAsia="Times New Roman" w:hAnsi="Times New Roman" w:cs="Times New Roman"/>
            <w:sz w:val="20"/>
            <w:szCs w:val="20"/>
            <w:lang w:val="en-US"/>
            <w:rPrChange w:id="1061" w:author="ivan4995@gmail.com" w:date="2026-05-05T17:32:00Z">
              <w:rPr>
                <w:rFonts w:ascii="Times New Roman" w:eastAsia="Times New Roman" w:hAnsi="Times New Roman" w:cs="Times New Roman"/>
                <w:lang w:val="en-US"/>
              </w:rPr>
            </w:rPrChange>
          </w:rPr>
          <w:t xml:space="preserve">, the </w:t>
        </w:r>
        <w:r w:rsidRPr="00D70979">
          <w:rPr>
            <w:rFonts w:ascii="Times New Roman" w:eastAsia="Times New Roman" w:hAnsi="Times New Roman" w:cs="Times New Roman"/>
            <w:sz w:val="20"/>
            <w:szCs w:val="20"/>
            <w:rPrChange w:id="1062" w:author="ivan4995@gmail.com" w:date="2026-05-05T17:32:00Z">
              <w:rPr>
                <w:rFonts w:ascii="Times New Roman" w:eastAsia="Times New Roman" w:hAnsi="Times New Roman" w:cs="Times New Roman"/>
              </w:rPr>
            </w:rPrChange>
          </w:rPr>
          <w:t>multi-locus epidemiological model</w:t>
        </w:r>
        <w:r w:rsidRPr="00D70979">
          <w:rPr>
            <w:rFonts w:ascii="Times New Roman" w:eastAsia="Times New Roman" w:hAnsi="Times New Roman" w:cs="Times New Roman"/>
            <w:sz w:val="20"/>
            <w:szCs w:val="20"/>
            <w:lang w:val="en-US"/>
            <w:rPrChange w:id="1063" w:author="ivan4995@gmail.com" w:date="2026-05-05T17:32:00Z">
              <w:rPr>
                <w:rFonts w:ascii="Times New Roman" w:eastAsia="Times New Roman" w:hAnsi="Times New Roman" w:cs="Times New Roman"/>
                <w:lang w:val="en-US"/>
              </w:rPr>
            </w:rPrChange>
          </w:rPr>
          <w:t xml:space="preserve"> of respiratory viruses is effectively reduced to t</w:t>
        </w:r>
        <w:r w:rsidRPr="00D70979">
          <w:rPr>
            <w:rFonts w:ascii="Times New Roman" w:eastAsia="Times New Roman" w:hAnsi="Times New Roman" w:cs="Times New Roman"/>
            <w:sz w:val="20"/>
            <w:szCs w:val="20"/>
            <w:rPrChange w:id="1064" w:author="ivan4995@gmail.com" w:date="2026-05-05T17:32:00Z">
              <w:rPr>
                <w:rFonts w:ascii="Times New Roman" w:eastAsia="Times New Roman" w:hAnsi="Times New Roman" w:cs="Times New Roman"/>
              </w:rPr>
            </w:rPrChange>
          </w:rPr>
          <w:t>he Wright-Fisher model</w:t>
        </w:r>
        <w:r w:rsidRPr="00D70979">
          <w:rPr>
            <w:rFonts w:ascii="Times New Roman" w:eastAsia="Times New Roman" w:hAnsi="Times New Roman" w:cs="Times New Roman"/>
            <w:sz w:val="20"/>
            <w:szCs w:val="20"/>
            <w:lang w:val="en-US"/>
            <w:rPrChange w:id="1065" w:author="ivan4995@gmail.com" w:date="2026-05-05T17:32:00Z">
              <w:rPr>
                <w:rFonts w:ascii="Times New Roman" w:eastAsia="Times New Roman" w:hAnsi="Times New Roman" w:cs="Times New Roman"/>
                <w:lang w:val="en-US"/>
              </w:rPr>
            </w:rPrChange>
          </w:rPr>
          <w:t xml:space="preserve"> with constant directional selection. The selection coefficient is expressed in terms of basic reproduction ratio in a naïve population and the breadth of antibody neutralization, calculated in these works using different approximations.</w:t>
        </w:r>
      </w:ins>
    </w:p>
    <w:p w14:paraId="030BD6CC" w14:textId="06BE1FBD" w:rsidR="00E82AF9" w:rsidRDefault="005B0E48" w:rsidP="00F951D4">
      <w:pPr>
        <w:jc w:val="both"/>
        <w:rPr>
          <w:rFonts w:ascii="Helvetica" w:hAnsi="Helvetica"/>
          <w:color w:val="000000"/>
          <w:sz w:val="22"/>
          <w:szCs w:val="22"/>
          <w:lang w:val="en-US"/>
        </w:rPr>
      </w:pPr>
      <w:del w:id="1066" w:author="ivan4995@gmail.com" w:date="2026-05-05T17:32:00Z">
        <w:r w:rsidRPr="005B0E48" w:rsidDel="00D70979">
          <w:rPr>
            <w:rFonts w:ascii="Times New Roman" w:hAnsi="Times New Roman" w:cs="Times New Roman"/>
            <w:color w:val="000000"/>
            <w:sz w:val="20"/>
            <w:szCs w:val="20"/>
            <w:shd w:val="clear" w:color="auto" w:fill="FFFFFF"/>
            <w:lang w:val="en-US"/>
          </w:rPr>
          <w:delText>For testing the accuracy, we used a model with directional selection. In fact, SAR</w:delText>
        </w:r>
        <w:r w:rsidR="00660F68" w:rsidDel="00D70979">
          <w:rPr>
            <w:rFonts w:ascii="Times New Roman" w:hAnsi="Times New Roman" w:cs="Times New Roman"/>
            <w:color w:val="000000"/>
            <w:sz w:val="20"/>
            <w:szCs w:val="20"/>
            <w:shd w:val="clear" w:color="auto" w:fill="FFFFFF"/>
            <w:lang w:val="en-US"/>
          </w:rPr>
          <w:delText>S</w:delText>
        </w:r>
        <w:r w:rsidR="00660F68" w:rsidRPr="005B0E48" w:rsidDel="00D70979">
          <w:rPr>
            <w:rFonts w:ascii="Times New Roman" w:hAnsi="Times New Roman" w:cs="Times New Roman"/>
            <w:color w:val="000000"/>
            <w:sz w:val="20"/>
            <w:szCs w:val="20"/>
            <w:shd w:val="clear" w:color="auto" w:fill="FFFFFF"/>
            <w:lang w:val="en-US"/>
          </w:rPr>
          <w:delText>–</w:delText>
        </w:r>
        <w:r w:rsidRPr="005B0E48" w:rsidDel="00D70979">
          <w:rPr>
            <w:rFonts w:ascii="Times New Roman" w:hAnsi="Times New Roman" w:cs="Times New Roman"/>
            <w:color w:val="000000"/>
            <w:sz w:val="20"/>
            <w:szCs w:val="20"/>
            <w:shd w:val="clear" w:color="auto" w:fill="FFFFFF"/>
            <w:lang w:val="en-US"/>
          </w:rPr>
          <w:delText xml:space="preserve">CoV–2 evolves in antibody–binding regions due to collective immunity of population, which is a case of the selection for change (Red Queen effect). Nevertheless, as it has been shown by several groups {Rouzine, 2018 #81; Yan, 2019 #82; Marchi, 2021 #83}, the </w:delText>
        </w:r>
        <w:r w:rsidRPr="005B0E48" w:rsidDel="00D70979">
          <w:rPr>
            <w:rFonts w:ascii="Times New Roman" w:hAnsi="Times New Roman" w:cs="Times New Roman"/>
            <w:color w:val="000000"/>
            <w:sz w:val="20"/>
            <w:szCs w:val="20"/>
            <w:shd w:val="clear" w:color="auto" w:fill="FFFFFF"/>
          </w:rPr>
          <w:delText>multi-locus epidemiological model</w:delText>
        </w:r>
        <w:r w:rsidRPr="005B0E48" w:rsidDel="00D70979">
          <w:rPr>
            <w:rFonts w:ascii="Times New Roman" w:hAnsi="Times New Roman" w:cs="Times New Roman"/>
            <w:color w:val="000000"/>
            <w:sz w:val="20"/>
            <w:szCs w:val="20"/>
            <w:shd w:val="clear" w:color="auto" w:fill="FFFFFF"/>
            <w:lang w:val="en-US"/>
          </w:rPr>
          <w:delText xml:space="preserve"> of respiratory viruses is effectively reduced to t</w:delText>
        </w:r>
        <w:r w:rsidRPr="005B0E48" w:rsidDel="00D70979">
          <w:rPr>
            <w:rFonts w:ascii="Times New Roman" w:hAnsi="Times New Roman" w:cs="Times New Roman"/>
            <w:color w:val="000000"/>
            <w:sz w:val="20"/>
            <w:szCs w:val="20"/>
            <w:shd w:val="clear" w:color="auto" w:fill="FFFFFF"/>
          </w:rPr>
          <w:delText>he Wright-Fisher model</w:delText>
        </w:r>
        <w:r w:rsidRPr="005B0E48" w:rsidDel="00D70979">
          <w:rPr>
            <w:rFonts w:ascii="Times New Roman" w:hAnsi="Times New Roman" w:cs="Times New Roman"/>
            <w:color w:val="000000"/>
            <w:sz w:val="20"/>
            <w:szCs w:val="20"/>
            <w:shd w:val="clear" w:color="auto" w:fill="FFFFFF"/>
            <w:lang w:val="en-US"/>
          </w:rPr>
          <w:delText xml:space="preserve"> with constant directional selection. The selection coefficient is expressed in terms of basic reproduction ratio in a naïve population and the breadth of antibody neutralization, calculated in these works using different approximations</w:delText>
        </w:r>
        <w:r w:rsidR="00C53AA4" w:rsidRPr="0031623F" w:rsidDel="00D70979">
          <w:rPr>
            <w:rFonts w:ascii="Times New Roman" w:hAnsi="Times New Roman" w:cs="Times New Roman"/>
            <w:color w:val="000000"/>
            <w:sz w:val="20"/>
            <w:szCs w:val="20"/>
            <w:shd w:val="clear" w:color="auto" w:fill="FFFFFF"/>
            <w:lang w:val="en-US"/>
          </w:rPr>
          <w:delText>.</w:delText>
        </w:r>
        <w:r w:rsidR="00133529" w:rsidRPr="003552A3" w:rsidDel="00D70979">
          <w:rPr>
            <w:rFonts w:ascii="Helvetica" w:hAnsi="Helvetica"/>
            <w:color w:val="000000"/>
            <w:sz w:val="22"/>
            <w:szCs w:val="22"/>
          </w:rPr>
          <w:br/>
        </w:r>
      </w:del>
      <w:r w:rsidR="00133529" w:rsidRPr="003552A3">
        <w:rPr>
          <w:rFonts w:ascii="Helvetica" w:hAnsi="Helvetica"/>
          <w:color w:val="000000"/>
          <w:sz w:val="22"/>
          <w:szCs w:val="22"/>
        </w:rPr>
        <w:br/>
      </w:r>
      <w:r w:rsidR="00133529" w:rsidRPr="00E82AF9">
        <w:rPr>
          <w:rFonts w:ascii="Helvetica" w:hAnsi="Helvetica"/>
          <w:b/>
          <w:color w:val="000000"/>
          <w:sz w:val="22"/>
          <w:szCs w:val="22"/>
          <w:shd w:val="clear" w:color="auto" w:fill="FFFFFF"/>
        </w:rPr>
        <w:t>4b- Viruses range from clonal to highly recombinagenic. Recombination also scales with the density of infections in a non-linear way. This is not reflected in the treatment of recombination in the simulations and I would not be surprised if the "crossover" frequency parameter is such that the systems simulated are closer to the quasi-linkage equilibrium attractor over a substantial portion of the parameter space (for values of E not close to 1).</w:t>
      </w:r>
      <w:r w:rsidR="00133529" w:rsidRPr="003552A3">
        <w:rPr>
          <w:rStyle w:val="apple-converted-space"/>
          <w:rFonts w:ascii="Helvetica" w:hAnsi="Helvetica"/>
          <w:color w:val="000000"/>
          <w:sz w:val="22"/>
          <w:szCs w:val="22"/>
          <w:shd w:val="clear" w:color="auto" w:fill="FFFFFF"/>
        </w:rPr>
        <w:t> </w:t>
      </w:r>
    </w:p>
    <w:p w14:paraId="46A7557A" w14:textId="77777777" w:rsidR="00660F68" w:rsidRPr="00660F68" w:rsidRDefault="00660F68" w:rsidP="00F951D4">
      <w:pPr>
        <w:jc w:val="both"/>
        <w:rPr>
          <w:rFonts w:ascii="Times New Roman" w:hAnsi="Times New Roman" w:cs="Times New Roman"/>
          <w:color w:val="000000"/>
          <w:sz w:val="20"/>
          <w:szCs w:val="20"/>
          <w:shd w:val="clear" w:color="auto" w:fill="FFFFFF"/>
          <w:lang w:val="en-US"/>
        </w:rPr>
      </w:pPr>
    </w:p>
    <w:p w14:paraId="758D0A40" w14:textId="2FF6116C" w:rsidR="00E82AF9" w:rsidRPr="00E82AF9" w:rsidRDefault="000E1D81">
      <w:pPr>
        <w:rPr>
          <w:rFonts w:ascii="Helvetica" w:hAnsi="Helvetica"/>
          <w:color w:val="000000"/>
          <w:sz w:val="22"/>
          <w:szCs w:val="22"/>
          <w:lang w:val="en-US"/>
        </w:rPr>
      </w:pPr>
      <w:del w:id="1067" w:author="Microsoft Office User" w:date="2026-05-06T04:50:00Z" w16du:dateUtc="2026-05-06T01:50:00Z">
        <w:r w:rsidDel="00362A9E">
          <w:rPr>
            <w:rFonts w:ascii="Helvetica" w:hAnsi="Helvetica"/>
            <w:color w:val="000000"/>
            <w:sz w:val="22"/>
            <w:szCs w:val="22"/>
            <w:lang w:val="en-US"/>
          </w:rPr>
          <w:delText>Added to</w:delText>
        </w:r>
      </w:del>
      <w:ins w:id="1068" w:author="Microsoft Office User" w:date="2026-05-06T04:50:00Z" w16du:dateUtc="2026-05-06T01:50:00Z">
        <w:r w:rsidR="00362A9E">
          <w:rPr>
            <w:rFonts w:ascii="Helvetica" w:hAnsi="Helvetica"/>
            <w:color w:val="000000"/>
            <w:sz w:val="22"/>
            <w:szCs w:val="22"/>
            <w:lang w:val="en-US"/>
          </w:rPr>
          <w:t>We</w:t>
        </w:r>
      </w:ins>
      <w:ins w:id="1069" w:author="Microsoft Office User" w:date="2026-05-06T04:52:00Z" w16du:dateUtc="2026-05-06T01:52:00Z">
        <w:r w:rsidR="00C27258">
          <w:rPr>
            <w:rFonts w:ascii="Helvetica" w:hAnsi="Helvetica"/>
            <w:color w:val="000000"/>
            <w:sz w:val="22"/>
            <w:szCs w:val="22"/>
            <w:lang w:val="en-US"/>
          </w:rPr>
          <w:t xml:space="preserve"> now</w:t>
        </w:r>
      </w:ins>
      <w:ins w:id="1070" w:author="Microsoft Office User" w:date="2026-05-06T04:50:00Z" w16du:dateUtc="2026-05-06T01:50:00Z">
        <w:r w:rsidR="00362A9E">
          <w:rPr>
            <w:rFonts w:ascii="Helvetica" w:hAnsi="Helvetica"/>
            <w:color w:val="000000"/>
            <w:sz w:val="22"/>
            <w:szCs w:val="22"/>
            <w:lang w:val="en-US"/>
          </w:rPr>
          <w:t xml:space="preserve"> explained in</w:t>
        </w:r>
      </w:ins>
      <w:r w:rsidR="00E82AF9">
        <w:rPr>
          <w:rFonts w:ascii="Helvetica" w:hAnsi="Helvetica"/>
          <w:color w:val="000000"/>
          <w:sz w:val="22"/>
          <w:szCs w:val="22"/>
          <w:lang w:val="en-US"/>
        </w:rPr>
        <w:t xml:space="preserve"> Methods/A</w:t>
      </w:r>
      <w:r>
        <w:rPr>
          <w:rFonts w:ascii="Helvetica" w:hAnsi="Helvetica"/>
          <w:color w:val="000000"/>
          <w:sz w:val="22"/>
          <w:szCs w:val="22"/>
          <w:lang w:val="en-US"/>
        </w:rPr>
        <w:t>ssumptions</w:t>
      </w:r>
      <w:ins w:id="1071" w:author="Microsoft Office User" w:date="2026-05-06T04:50:00Z" w16du:dateUtc="2026-05-06T01:50:00Z">
        <w:r w:rsidR="00362A9E">
          <w:rPr>
            <w:rFonts w:ascii="Helvetica" w:hAnsi="Helvetica"/>
            <w:color w:val="000000"/>
            <w:sz w:val="22"/>
            <w:szCs w:val="22"/>
            <w:lang w:val="en-US"/>
          </w:rPr>
          <w:t xml:space="preserve"> why the role of recombination </w:t>
        </w:r>
      </w:ins>
      <w:ins w:id="1072" w:author="Microsoft Office User" w:date="2026-05-06T04:51:00Z" w16du:dateUtc="2026-05-06T01:51:00Z">
        <w:r w:rsidR="00362A9E">
          <w:rPr>
            <w:rFonts w:ascii="Helvetica" w:hAnsi="Helvetica"/>
            <w:color w:val="000000"/>
            <w:sz w:val="22"/>
            <w:szCs w:val="22"/>
            <w:lang w:val="en-US"/>
          </w:rPr>
          <w:t xml:space="preserve">for detection of epistasis is small </w:t>
        </w:r>
      </w:ins>
      <w:del w:id="1073" w:author="Microsoft Office User" w:date="2026-05-06T04:52:00Z" w16du:dateUtc="2026-05-06T01:52:00Z">
        <w:r w:rsidR="00E65018" w:rsidDel="00C27258">
          <w:rPr>
            <w:rFonts w:ascii="Helvetica" w:hAnsi="Helvetica"/>
            <w:color w:val="000000"/>
            <w:sz w:val="22"/>
            <w:szCs w:val="22"/>
            <w:lang w:val="en-US"/>
          </w:rPr>
          <w:delText xml:space="preserve"> </w:delText>
        </w:r>
      </w:del>
      <w:r w:rsidR="00E65018">
        <w:rPr>
          <w:rFonts w:ascii="Helvetica" w:hAnsi="Helvetica"/>
          <w:color w:val="000000"/>
          <w:sz w:val="22"/>
          <w:szCs w:val="22"/>
          <w:lang w:val="en-US"/>
        </w:rPr>
        <w:t>(Line 4</w:t>
      </w:r>
      <w:ins w:id="1074" w:author="ivan4995@gmail.com" w:date="2026-05-05T17:33:00Z">
        <w:r w:rsidR="00D70979">
          <w:rPr>
            <w:rFonts w:ascii="Helvetica" w:hAnsi="Helvetica"/>
            <w:color w:val="000000"/>
            <w:sz w:val="22"/>
            <w:szCs w:val="22"/>
            <w:lang w:val="en-US"/>
          </w:rPr>
          <w:t>1</w:t>
        </w:r>
      </w:ins>
      <w:ins w:id="1075" w:author="Microsoft Office User" w:date="2026-05-05T19:12:00Z" w16du:dateUtc="2026-05-05T16:12:00Z">
        <w:r w:rsidR="00D97404">
          <w:rPr>
            <w:rFonts w:ascii="Helvetica" w:hAnsi="Helvetica"/>
            <w:color w:val="000000"/>
            <w:sz w:val="22"/>
            <w:szCs w:val="22"/>
            <w:lang w:val="en-US"/>
          </w:rPr>
          <w:t>3</w:t>
        </w:r>
      </w:ins>
      <w:ins w:id="1076" w:author="ivan4995@gmail.com" w:date="2026-05-05T17:33:00Z">
        <w:del w:id="1077" w:author="Microsoft Office User" w:date="2026-05-05T19:12:00Z" w16du:dateUtc="2026-05-05T16:12:00Z">
          <w:r w:rsidR="00D70979" w:rsidDel="00D97404">
            <w:rPr>
              <w:rFonts w:ascii="Helvetica" w:hAnsi="Helvetica"/>
              <w:color w:val="000000"/>
              <w:sz w:val="22"/>
              <w:szCs w:val="22"/>
              <w:lang w:val="en-US"/>
            </w:rPr>
            <w:delText>5</w:delText>
          </w:r>
        </w:del>
      </w:ins>
      <w:del w:id="1078" w:author="ivan4995@gmail.com" w:date="2026-05-05T17:33:00Z">
        <w:r w:rsidR="00E65018" w:rsidDel="00D70979">
          <w:rPr>
            <w:rFonts w:ascii="Helvetica" w:hAnsi="Helvetica"/>
            <w:color w:val="000000"/>
            <w:sz w:val="22"/>
            <w:szCs w:val="22"/>
            <w:lang w:val="en-US"/>
          </w:rPr>
          <w:delText>09</w:delText>
        </w:r>
      </w:del>
      <w:r w:rsidR="00E65018">
        <w:rPr>
          <w:rFonts w:ascii="Helvetica" w:hAnsi="Helvetica"/>
          <w:color w:val="000000"/>
          <w:sz w:val="22"/>
          <w:szCs w:val="22"/>
          <w:lang w:val="en-US"/>
        </w:rPr>
        <w:t>)</w:t>
      </w:r>
      <w:r w:rsidR="00E82AF9">
        <w:rPr>
          <w:rFonts w:ascii="Helvetica" w:hAnsi="Helvetica"/>
          <w:color w:val="000000"/>
          <w:sz w:val="22"/>
          <w:szCs w:val="22"/>
          <w:lang w:val="en-US"/>
        </w:rPr>
        <w:t>:</w:t>
      </w:r>
    </w:p>
    <w:p w14:paraId="2F65E2AE" w14:textId="77777777" w:rsidR="00E82AF9" w:rsidRDefault="00E82AF9">
      <w:pPr>
        <w:rPr>
          <w:rFonts w:ascii="Helvetica" w:hAnsi="Helvetica"/>
          <w:color w:val="000000"/>
          <w:sz w:val="22"/>
          <w:szCs w:val="22"/>
        </w:rPr>
      </w:pPr>
    </w:p>
    <w:p w14:paraId="6CF81E29" w14:textId="0258FB65" w:rsidR="00D97404" w:rsidRPr="00D97404" w:rsidRDefault="00D97404">
      <w:pPr>
        <w:pBdr>
          <w:top w:val="nil"/>
          <w:left w:val="nil"/>
          <w:bottom w:val="nil"/>
          <w:right w:val="nil"/>
          <w:between w:val="nil"/>
        </w:pBdr>
        <w:ind w:firstLine="709"/>
        <w:jc w:val="both"/>
        <w:rPr>
          <w:ins w:id="1079" w:author="Microsoft Office User" w:date="2026-05-05T19:12:00Z" w16du:dateUtc="2026-05-05T16:12:00Z"/>
          <w:rFonts w:ascii="Times New Roman" w:hAnsi="Times New Roman" w:cs="Times New Roman"/>
          <w:color w:val="000000"/>
          <w:sz w:val="20"/>
          <w:szCs w:val="20"/>
          <w:lang w:val="en-US"/>
        </w:rPr>
        <w:pPrChange w:id="1080" w:author="Microsoft Office User" w:date="2026-05-05T19:13:00Z" w16du:dateUtc="2026-05-05T16:13:00Z">
          <w:pPr>
            <w:pBdr>
              <w:top w:val="nil"/>
              <w:left w:val="nil"/>
              <w:bottom w:val="nil"/>
              <w:right w:val="nil"/>
              <w:between w:val="nil"/>
            </w:pBdr>
            <w:spacing w:line="360" w:lineRule="auto"/>
            <w:ind w:firstLine="709"/>
            <w:jc w:val="both"/>
          </w:pPr>
        </w:pPrChange>
      </w:pPr>
      <w:ins w:id="1081" w:author="Microsoft Office User" w:date="2026-05-05T19:12:00Z" w16du:dateUtc="2026-05-05T16:12:00Z">
        <w:r w:rsidRPr="00D97404">
          <w:rPr>
            <w:rFonts w:ascii="Times New Roman" w:eastAsia="Times New Roman" w:hAnsi="Times New Roman" w:cs="Times New Roman"/>
            <w:color w:val="000000"/>
            <w:sz w:val="20"/>
            <w:szCs w:val="20"/>
            <w:lang w:val="en-US"/>
            <w:rPrChange w:id="1082" w:author="Microsoft Office User" w:date="2026-05-05T19:13:00Z" w16du:dateUtc="2026-05-05T16:13:00Z">
              <w:rPr>
                <w:rFonts w:ascii="Times New Roman" w:eastAsia="Times New Roman" w:hAnsi="Times New Roman" w:cs="Times New Roman"/>
                <w:color w:val="000000"/>
                <w:lang w:val="en-US"/>
              </w:rPr>
            </w:rPrChange>
          </w:rPr>
          <w:lastRenderedPageBreak/>
          <w:t>Recombination is</w:t>
        </w:r>
      </w:ins>
      <w:ins w:id="1083" w:author="Microsoft Office User" w:date="2026-05-06T04:51:00Z" w16du:dateUtc="2026-05-06T01:51:00Z">
        <w:r w:rsidR="00362A9E">
          <w:rPr>
            <w:rFonts w:ascii="Times New Roman" w:eastAsia="Times New Roman" w:hAnsi="Times New Roman" w:cs="Times New Roman"/>
            <w:color w:val="000000"/>
            <w:sz w:val="20"/>
            <w:szCs w:val="20"/>
            <w:lang w:val="en-US"/>
          </w:rPr>
          <w:t xml:space="preserve"> observed, for example for Omicron variants, but still</w:t>
        </w:r>
      </w:ins>
      <w:ins w:id="1084" w:author="Microsoft Office User" w:date="2026-05-05T19:12:00Z" w16du:dateUtc="2026-05-05T16:12:00Z">
        <w:r w:rsidRPr="00D97404">
          <w:rPr>
            <w:rFonts w:ascii="Times New Roman" w:eastAsia="Times New Roman" w:hAnsi="Times New Roman" w:cs="Times New Roman"/>
            <w:color w:val="000000"/>
            <w:sz w:val="20"/>
            <w:szCs w:val="20"/>
            <w:lang w:val="en-US"/>
            <w:rPrChange w:id="1085" w:author="Microsoft Office User" w:date="2026-05-05T19:13:00Z" w16du:dateUtc="2026-05-05T16:13:00Z">
              <w:rPr>
                <w:rFonts w:ascii="Times New Roman" w:eastAsia="Times New Roman" w:hAnsi="Times New Roman" w:cs="Times New Roman"/>
                <w:color w:val="000000"/>
                <w:lang w:val="en-US"/>
              </w:rPr>
            </w:rPrChange>
          </w:rPr>
          <w:t xml:space="preserve"> relatively rare in SARS-CoV-2, because it requires coinfection of an individual with two genetically remote variants, as estimated before for another virus </w:t>
        </w:r>
        <w:r w:rsidRPr="00D97404">
          <w:rPr>
            <w:rFonts w:ascii="Times New Roman" w:eastAsia="Times New Roman" w:hAnsi="Times New Roman" w:cs="Times New Roman"/>
            <w:color w:val="000000"/>
            <w:sz w:val="20"/>
            <w:szCs w:val="20"/>
            <w:lang w:val="en-US"/>
            <w:rPrChange w:id="1086" w:author="Microsoft Office User" w:date="2026-05-05T19:13:00Z" w16du:dateUtc="2026-05-05T16:13:00Z">
              <w:rPr>
                <w:rFonts w:ascii="Times New Roman" w:eastAsia="Times New Roman" w:hAnsi="Times New Roman" w:cs="Times New Roman"/>
                <w:color w:val="000000"/>
                <w:lang w:val="en-US"/>
              </w:rPr>
            </w:rPrChange>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Pr="00D97404">
          <w:rPr>
            <w:rFonts w:ascii="Times New Roman" w:eastAsia="Times New Roman" w:hAnsi="Times New Roman" w:cs="Times New Roman"/>
            <w:color w:val="000000"/>
            <w:sz w:val="20"/>
            <w:szCs w:val="20"/>
            <w:lang w:val="en-US"/>
            <w:rPrChange w:id="1087" w:author="Microsoft Office User" w:date="2026-05-05T19:13:00Z" w16du:dateUtc="2026-05-05T16:13:00Z">
              <w:rPr>
                <w:rFonts w:ascii="Times New Roman" w:eastAsia="Times New Roman" w:hAnsi="Times New Roman" w:cs="Times New Roman"/>
                <w:color w:val="000000"/>
                <w:lang w:val="en-US"/>
              </w:rPr>
            </w:rPrChange>
          </w:rPr>
          <w:instrText xml:space="preserve"> ADDIN EN.CITE </w:instrText>
        </w:r>
        <w:r w:rsidRPr="00D97404">
          <w:rPr>
            <w:rFonts w:ascii="Times New Roman" w:eastAsia="Times New Roman" w:hAnsi="Times New Roman" w:cs="Times New Roman"/>
            <w:color w:val="000000"/>
            <w:sz w:val="20"/>
            <w:szCs w:val="20"/>
            <w:lang w:val="en-US"/>
            <w:rPrChange w:id="1088" w:author="Microsoft Office User" w:date="2026-05-05T19:13:00Z" w16du:dateUtc="2026-05-05T16:13:00Z">
              <w:rPr>
                <w:rFonts w:ascii="Times New Roman" w:eastAsia="Times New Roman" w:hAnsi="Times New Roman" w:cs="Times New Roman"/>
                <w:color w:val="000000"/>
                <w:lang w:val="en-US"/>
              </w:rPr>
            </w:rPrChange>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Pr="00D97404">
          <w:rPr>
            <w:rFonts w:ascii="Times New Roman" w:eastAsia="Times New Roman" w:hAnsi="Times New Roman" w:cs="Times New Roman"/>
            <w:color w:val="000000"/>
            <w:sz w:val="20"/>
            <w:szCs w:val="20"/>
            <w:lang w:val="en-US"/>
            <w:rPrChange w:id="1089" w:author="Microsoft Office User" w:date="2026-05-05T19:13:00Z" w16du:dateUtc="2026-05-05T16:13:00Z">
              <w:rPr>
                <w:rFonts w:ascii="Times New Roman" w:eastAsia="Times New Roman" w:hAnsi="Times New Roman" w:cs="Times New Roman"/>
                <w:color w:val="000000"/>
                <w:lang w:val="en-US"/>
              </w:rPr>
            </w:rPrChange>
          </w:rPr>
          <w:instrText xml:space="preserve"> ADDIN EN.CITE.DATA </w:instrText>
        </w:r>
        <w:r w:rsidRPr="00C964EB">
          <w:rPr>
            <w:rFonts w:ascii="Times New Roman" w:eastAsia="Times New Roman" w:hAnsi="Times New Roman" w:cs="Times New Roman"/>
            <w:color w:val="000000"/>
            <w:sz w:val="20"/>
            <w:szCs w:val="20"/>
            <w:lang w:val="en-US"/>
          </w:rPr>
        </w:r>
        <w:r w:rsidRPr="00D97404">
          <w:rPr>
            <w:rFonts w:ascii="Times New Roman" w:eastAsia="Times New Roman" w:hAnsi="Times New Roman" w:cs="Times New Roman"/>
            <w:color w:val="000000"/>
            <w:sz w:val="20"/>
            <w:szCs w:val="20"/>
            <w:lang w:val="en-US"/>
            <w:rPrChange w:id="1090" w:author="Microsoft Office User" w:date="2026-05-05T19:13:00Z" w16du:dateUtc="2026-05-05T16:13:00Z">
              <w:rPr>
                <w:rFonts w:ascii="Times New Roman" w:eastAsia="Times New Roman" w:hAnsi="Times New Roman" w:cs="Times New Roman"/>
                <w:color w:val="000000"/>
                <w:lang w:val="en-US"/>
              </w:rPr>
            </w:rPrChange>
          </w:rPr>
          <w:fldChar w:fldCharType="end"/>
        </w:r>
        <w:r w:rsidRPr="00C964EB">
          <w:rPr>
            <w:rFonts w:ascii="Times New Roman" w:eastAsia="Times New Roman" w:hAnsi="Times New Roman" w:cs="Times New Roman"/>
            <w:color w:val="000000"/>
            <w:sz w:val="20"/>
            <w:szCs w:val="20"/>
            <w:lang w:val="en-US"/>
          </w:rPr>
        </w:r>
        <w:r w:rsidRPr="00D97404">
          <w:rPr>
            <w:rFonts w:ascii="Times New Roman" w:eastAsia="Times New Roman" w:hAnsi="Times New Roman" w:cs="Times New Roman"/>
            <w:color w:val="000000"/>
            <w:sz w:val="20"/>
            <w:szCs w:val="20"/>
            <w:lang w:val="en-US"/>
            <w:rPrChange w:id="1091" w:author="Microsoft Office User" w:date="2026-05-05T19:13:00Z" w16du:dateUtc="2026-05-05T16:13:00Z">
              <w:rPr>
                <w:rFonts w:ascii="Times New Roman" w:eastAsia="Times New Roman" w:hAnsi="Times New Roman" w:cs="Times New Roman"/>
                <w:color w:val="000000"/>
                <w:lang w:val="en-US"/>
              </w:rPr>
            </w:rPrChange>
          </w:rPr>
          <w:fldChar w:fldCharType="separate"/>
        </w:r>
        <w:r w:rsidRPr="00D97404">
          <w:rPr>
            <w:rFonts w:ascii="Times New Roman" w:eastAsia="Times New Roman" w:hAnsi="Times New Roman" w:cs="Times New Roman"/>
            <w:noProof/>
            <w:color w:val="000000"/>
            <w:sz w:val="20"/>
            <w:szCs w:val="20"/>
            <w:lang w:val="en-US"/>
            <w:rPrChange w:id="1092" w:author="Microsoft Office User" w:date="2026-05-05T19:13:00Z" w16du:dateUtc="2026-05-05T16:13:00Z">
              <w:rPr>
                <w:rFonts w:ascii="Times New Roman" w:eastAsia="Times New Roman" w:hAnsi="Times New Roman" w:cs="Times New Roman"/>
                <w:noProof/>
                <w:color w:val="000000"/>
                <w:lang w:val="en-US"/>
              </w:rPr>
            </w:rPrChange>
          </w:rPr>
          <w:t>[69, 72]</w:t>
        </w:r>
        <w:r w:rsidRPr="00D97404">
          <w:rPr>
            <w:rFonts w:ascii="Times New Roman" w:eastAsia="Times New Roman" w:hAnsi="Times New Roman" w:cs="Times New Roman"/>
            <w:color w:val="000000"/>
            <w:sz w:val="20"/>
            <w:szCs w:val="20"/>
            <w:lang w:val="en-US"/>
            <w:rPrChange w:id="1093" w:author="Microsoft Office User" w:date="2026-05-05T19:13:00Z" w16du:dateUtc="2026-05-05T16:13:00Z">
              <w:rPr>
                <w:rFonts w:ascii="Times New Roman" w:eastAsia="Times New Roman" w:hAnsi="Times New Roman" w:cs="Times New Roman"/>
                <w:color w:val="000000"/>
                <w:lang w:val="en-US"/>
              </w:rPr>
            </w:rPrChange>
          </w:rPr>
          <w:fldChar w:fldCharType="end"/>
        </w:r>
        <w:r w:rsidRPr="00D97404">
          <w:rPr>
            <w:rFonts w:ascii="Times New Roman" w:eastAsia="Times New Roman" w:hAnsi="Times New Roman" w:cs="Times New Roman"/>
            <w:color w:val="000000"/>
            <w:sz w:val="20"/>
            <w:szCs w:val="20"/>
            <w:lang w:val="en-US"/>
            <w:rPrChange w:id="1094" w:author="Microsoft Office User" w:date="2026-05-05T19:13:00Z" w16du:dateUtc="2026-05-05T16:13:00Z">
              <w:rPr>
                <w:rFonts w:ascii="Times New Roman" w:eastAsia="Times New Roman" w:hAnsi="Times New Roman" w:cs="Times New Roman"/>
                <w:color w:val="000000"/>
                <w:lang w:val="en-US"/>
              </w:rPr>
            </w:rPrChange>
          </w:rPr>
          <w:t xml:space="preserve">. Multiplicity of infection is incorporated into an effective recombination rate measurable directly from genomic data </w:t>
        </w:r>
        <w:r w:rsidRPr="00D97404">
          <w:rPr>
            <w:rFonts w:ascii="Times New Roman" w:eastAsia="Times New Roman" w:hAnsi="Times New Roman" w:cs="Times New Roman"/>
            <w:color w:val="000000"/>
            <w:sz w:val="20"/>
            <w:szCs w:val="20"/>
            <w:lang w:val="en-US"/>
            <w:rPrChange w:id="1095" w:author="Microsoft Office User" w:date="2026-05-05T19:13:00Z" w16du:dateUtc="2026-05-05T16:13:00Z">
              <w:rPr>
                <w:rFonts w:ascii="Times New Roman" w:eastAsia="Times New Roman" w:hAnsi="Times New Roman" w:cs="Times New Roman"/>
                <w:color w:val="000000"/>
                <w:lang w:val="en-US"/>
              </w:rPr>
            </w:rPrChange>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Pr="00D97404">
          <w:rPr>
            <w:rFonts w:ascii="Times New Roman" w:eastAsia="Times New Roman" w:hAnsi="Times New Roman" w:cs="Times New Roman"/>
            <w:color w:val="000000"/>
            <w:sz w:val="20"/>
            <w:szCs w:val="20"/>
            <w:lang w:val="en-US"/>
            <w:rPrChange w:id="1096" w:author="Microsoft Office User" w:date="2026-05-05T19:13:00Z" w16du:dateUtc="2026-05-05T16:13:00Z">
              <w:rPr>
                <w:rFonts w:ascii="Times New Roman" w:eastAsia="Times New Roman" w:hAnsi="Times New Roman" w:cs="Times New Roman"/>
                <w:color w:val="000000"/>
                <w:lang w:val="en-US"/>
              </w:rPr>
            </w:rPrChange>
          </w:rPr>
          <w:instrText xml:space="preserve"> ADDIN EN.CITE </w:instrText>
        </w:r>
        <w:r w:rsidRPr="00D97404">
          <w:rPr>
            <w:rFonts w:ascii="Times New Roman" w:eastAsia="Times New Roman" w:hAnsi="Times New Roman" w:cs="Times New Roman"/>
            <w:color w:val="000000"/>
            <w:sz w:val="20"/>
            <w:szCs w:val="20"/>
            <w:lang w:val="en-US"/>
            <w:rPrChange w:id="1097" w:author="Microsoft Office User" w:date="2026-05-05T19:13:00Z" w16du:dateUtc="2026-05-05T16:13:00Z">
              <w:rPr>
                <w:rFonts w:ascii="Times New Roman" w:eastAsia="Times New Roman" w:hAnsi="Times New Roman" w:cs="Times New Roman"/>
                <w:color w:val="000000"/>
                <w:lang w:val="en-US"/>
              </w:rPr>
            </w:rPrChange>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Pr="00D97404">
          <w:rPr>
            <w:rFonts w:ascii="Times New Roman" w:eastAsia="Times New Roman" w:hAnsi="Times New Roman" w:cs="Times New Roman"/>
            <w:color w:val="000000"/>
            <w:sz w:val="20"/>
            <w:szCs w:val="20"/>
            <w:lang w:val="en-US"/>
            <w:rPrChange w:id="1098" w:author="Microsoft Office User" w:date="2026-05-05T19:13:00Z" w16du:dateUtc="2026-05-05T16:13:00Z">
              <w:rPr>
                <w:rFonts w:ascii="Times New Roman" w:eastAsia="Times New Roman" w:hAnsi="Times New Roman" w:cs="Times New Roman"/>
                <w:color w:val="000000"/>
                <w:lang w:val="en-US"/>
              </w:rPr>
            </w:rPrChange>
          </w:rPr>
          <w:instrText xml:space="preserve"> ADDIN EN.CITE.DATA </w:instrText>
        </w:r>
        <w:r w:rsidRPr="00C964EB">
          <w:rPr>
            <w:rFonts w:ascii="Times New Roman" w:eastAsia="Times New Roman" w:hAnsi="Times New Roman" w:cs="Times New Roman"/>
            <w:color w:val="000000"/>
            <w:sz w:val="20"/>
            <w:szCs w:val="20"/>
            <w:lang w:val="en-US"/>
          </w:rPr>
        </w:r>
        <w:r w:rsidRPr="00D97404">
          <w:rPr>
            <w:rFonts w:ascii="Times New Roman" w:eastAsia="Times New Roman" w:hAnsi="Times New Roman" w:cs="Times New Roman"/>
            <w:color w:val="000000"/>
            <w:sz w:val="20"/>
            <w:szCs w:val="20"/>
            <w:lang w:val="en-US"/>
            <w:rPrChange w:id="1099" w:author="Microsoft Office User" w:date="2026-05-05T19:13:00Z" w16du:dateUtc="2026-05-05T16:13:00Z">
              <w:rPr>
                <w:rFonts w:ascii="Times New Roman" w:eastAsia="Times New Roman" w:hAnsi="Times New Roman" w:cs="Times New Roman"/>
                <w:color w:val="000000"/>
                <w:lang w:val="en-US"/>
              </w:rPr>
            </w:rPrChange>
          </w:rPr>
          <w:fldChar w:fldCharType="end"/>
        </w:r>
        <w:r w:rsidRPr="00C964EB">
          <w:rPr>
            <w:rFonts w:ascii="Times New Roman" w:eastAsia="Times New Roman" w:hAnsi="Times New Roman" w:cs="Times New Roman"/>
            <w:color w:val="000000"/>
            <w:sz w:val="20"/>
            <w:szCs w:val="20"/>
            <w:lang w:val="en-US"/>
          </w:rPr>
        </w:r>
        <w:r w:rsidRPr="00D97404">
          <w:rPr>
            <w:rFonts w:ascii="Times New Roman" w:eastAsia="Times New Roman" w:hAnsi="Times New Roman" w:cs="Times New Roman"/>
            <w:color w:val="000000"/>
            <w:sz w:val="20"/>
            <w:szCs w:val="20"/>
            <w:lang w:val="en-US"/>
            <w:rPrChange w:id="1100" w:author="Microsoft Office User" w:date="2026-05-05T19:13:00Z" w16du:dateUtc="2026-05-05T16:13:00Z">
              <w:rPr>
                <w:rFonts w:ascii="Times New Roman" w:eastAsia="Times New Roman" w:hAnsi="Times New Roman" w:cs="Times New Roman"/>
                <w:color w:val="000000"/>
                <w:lang w:val="en-US"/>
              </w:rPr>
            </w:rPrChange>
          </w:rPr>
          <w:fldChar w:fldCharType="separate"/>
        </w:r>
        <w:r w:rsidRPr="00D97404">
          <w:rPr>
            <w:rFonts w:ascii="Times New Roman" w:eastAsia="Times New Roman" w:hAnsi="Times New Roman" w:cs="Times New Roman"/>
            <w:noProof/>
            <w:color w:val="000000"/>
            <w:sz w:val="20"/>
            <w:szCs w:val="20"/>
            <w:lang w:val="en-US"/>
            <w:rPrChange w:id="1101" w:author="Microsoft Office User" w:date="2026-05-05T19:13:00Z" w16du:dateUtc="2026-05-05T16:13:00Z">
              <w:rPr>
                <w:rFonts w:ascii="Times New Roman" w:eastAsia="Times New Roman" w:hAnsi="Times New Roman" w:cs="Times New Roman"/>
                <w:noProof/>
                <w:color w:val="000000"/>
                <w:lang w:val="en-US"/>
              </w:rPr>
            </w:rPrChange>
          </w:rPr>
          <w:t>[69, 73]</w:t>
        </w:r>
        <w:r w:rsidRPr="00D97404">
          <w:rPr>
            <w:rFonts w:ascii="Times New Roman" w:eastAsia="Times New Roman" w:hAnsi="Times New Roman" w:cs="Times New Roman"/>
            <w:color w:val="000000"/>
            <w:sz w:val="20"/>
            <w:szCs w:val="20"/>
            <w:lang w:val="en-US"/>
            <w:rPrChange w:id="1102" w:author="Microsoft Office User" w:date="2026-05-05T19:13:00Z" w16du:dateUtc="2026-05-05T16:13:00Z">
              <w:rPr>
                <w:rFonts w:ascii="Times New Roman" w:eastAsia="Times New Roman" w:hAnsi="Times New Roman" w:cs="Times New Roman"/>
                <w:color w:val="000000"/>
                <w:lang w:val="en-US"/>
              </w:rPr>
            </w:rPrChange>
          </w:rPr>
          <w:fldChar w:fldCharType="end"/>
        </w:r>
        <w:r w:rsidRPr="00D97404">
          <w:rPr>
            <w:rFonts w:ascii="Times New Roman" w:eastAsia="Times New Roman" w:hAnsi="Times New Roman" w:cs="Times New Roman"/>
            <w:color w:val="000000"/>
            <w:sz w:val="20"/>
            <w:szCs w:val="20"/>
            <w:lang w:val="en-US"/>
            <w:rPrChange w:id="1103" w:author="Microsoft Office User" w:date="2026-05-05T19:13:00Z" w16du:dateUtc="2026-05-05T16:13:00Z">
              <w:rPr>
                <w:rFonts w:ascii="Times New Roman" w:eastAsia="Times New Roman" w:hAnsi="Times New Roman" w:cs="Times New Roman"/>
                <w:color w:val="000000"/>
                <w:lang w:val="en-US"/>
              </w:rPr>
            </w:rPrChange>
          </w:rPr>
          <w:t>.</w:t>
        </w:r>
        <w:r w:rsidRPr="00D97404">
          <w:rPr>
            <w:rFonts w:ascii="Times New Roman" w:hAnsi="Times New Roman" w:cs="Times New Roman"/>
            <w:color w:val="000000"/>
            <w:sz w:val="20"/>
            <w:szCs w:val="20"/>
            <w:lang w:val="en-US"/>
          </w:rPr>
          <w:t xml:space="preserve"> </w:t>
        </w:r>
        <w:r w:rsidRPr="00D97404">
          <w:rPr>
            <w:rFonts w:ascii="Times New Roman" w:eastAsia="Times New Roman" w:hAnsi="Times New Roman" w:cs="Times New Roman"/>
            <w:color w:val="000000"/>
            <w:sz w:val="20"/>
            <w:szCs w:val="20"/>
            <w:lang w:val="en-US"/>
            <w:rPrChange w:id="1104" w:author="Microsoft Office User" w:date="2026-05-05T19:13:00Z" w16du:dateUtc="2026-05-05T16:13:00Z">
              <w:rPr>
                <w:rFonts w:ascii="Times New Roman" w:eastAsia="Times New Roman" w:hAnsi="Times New Roman" w:cs="Times New Roman"/>
                <w:color w:val="000000"/>
                <w:lang w:val="en-US"/>
              </w:rPr>
            </w:rPrChange>
          </w:rPr>
          <w:t>The effect of recombination on detection accuracy was tested in Fig. 1 and found to be modest.</w:t>
        </w:r>
      </w:ins>
    </w:p>
    <w:p w14:paraId="7A373F09" w14:textId="587072FC" w:rsidR="00E82AF9" w:rsidRPr="00D70979" w:rsidDel="00D97404" w:rsidRDefault="00D70979">
      <w:pPr>
        <w:rPr>
          <w:del w:id="1105" w:author="Microsoft Office User" w:date="2026-05-05T19:11:00Z" w16du:dateUtc="2026-05-05T16:11:00Z"/>
          <w:rFonts w:ascii="Times New Roman" w:hAnsi="Times New Roman" w:cs="Times New Roman"/>
          <w:color w:val="000000"/>
          <w:sz w:val="20"/>
          <w:szCs w:val="20"/>
          <w:lang w:val="en-US"/>
        </w:rPr>
      </w:pPr>
      <w:ins w:id="1106" w:author="ivan4995@gmail.com" w:date="2026-05-05T17:33:00Z">
        <w:del w:id="1107" w:author="Microsoft Office User" w:date="2026-05-05T19:12:00Z" w16du:dateUtc="2026-05-05T16:12:00Z">
          <w:r w:rsidRPr="00D70979" w:rsidDel="00D97404">
            <w:rPr>
              <w:rFonts w:ascii="Times New Roman" w:eastAsia="Times New Roman" w:hAnsi="Times New Roman" w:cs="Times New Roman"/>
              <w:color w:val="000000"/>
              <w:sz w:val="20"/>
              <w:szCs w:val="20"/>
              <w:lang w:val="en-US"/>
              <w:rPrChange w:id="1108" w:author="ivan4995@gmail.com" w:date="2026-05-05T17:33:00Z">
                <w:rPr>
                  <w:rFonts w:ascii="Times New Roman" w:eastAsia="Times New Roman" w:hAnsi="Times New Roman" w:cs="Times New Roman"/>
                  <w:color w:val="000000"/>
                  <w:lang w:val="en-US"/>
                </w:rPr>
              </w:rPrChange>
            </w:rPr>
            <w:delText xml:space="preserve">Multiplicity of infection is incorporated into an effective recombination rate measurable directly from genomic data </w:delText>
          </w:r>
          <w:r w:rsidRPr="00D70979" w:rsidDel="00D97404">
            <w:rPr>
              <w:rFonts w:ascii="Times New Roman" w:eastAsia="Times New Roman" w:hAnsi="Times New Roman" w:cs="Times New Roman"/>
              <w:color w:val="000000"/>
              <w:sz w:val="20"/>
              <w:szCs w:val="20"/>
              <w:lang w:val="en-US"/>
              <w:rPrChange w:id="1109" w:author="ivan4995@gmail.com" w:date="2026-05-05T17:33:00Z">
                <w:rPr>
                  <w:rFonts w:ascii="Times New Roman" w:eastAsia="Times New Roman" w:hAnsi="Times New Roman" w:cs="Times New Roman"/>
                  <w:color w:val="000000"/>
                  <w:lang w:val="en-US"/>
                </w:rPr>
              </w:rPrChange>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Pr="00D70979" w:rsidDel="00D97404">
            <w:rPr>
              <w:rFonts w:ascii="Times New Roman" w:eastAsia="Times New Roman" w:hAnsi="Times New Roman" w:cs="Times New Roman"/>
              <w:color w:val="000000"/>
              <w:sz w:val="20"/>
              <w:szCs w:val="20"/>
              <w:lang w:val="en-US"/>
              <w:rPrChange w:id="1110" w:author="ivan4995@gmail.com" w:date="2026-05-05T17:33:00Z">
                <w:rPr>
                  <w:rFonts w:ascii="Times New Roman" w:eastAsia="Times New Roman" w:hAnsi="Times New Roman" w:cs="Times New Roman"/>
                  <w:color w:val="000000"/>
                  <w:lang w:val="en-US"/>
                </w:rPr>
              </w:rPrChange>
            </w:rPr>
            <w:delInstrText xml:space="preserve"> ADDIN EN.CITE </w:delInstrText>
          </w:r>
          <w:r w:rsidRPr="00D70979" w:rsidDel="00D97404">
            <w:rPr>
              <w:rFonts w:ascii="Times New Roman" w:eastAsia="Times New Roman" w:hAnsi="Times New Roman" w:cs="Times New Roman"/>
              <w:color w:val="000000"/>
              <w:sz w:val="20"/>
              <w:szCs w:val="20"/>
              <w:lang w:val="en-US"/>
              <w:rPrChange w:id="1111" w:author="ivan4995@gmail.com" w:date="2026-05-05T17:33:00Z">
                <w:rPr>
                  <w:rFonts w:ascii="Times New Roman" w:eastAsia="Times New Roman" w:hAnsi="Times New Roman" w:cs="Times New Roman"/>
                  <w:color w:val="000000"/>
                  <w:lang w:val="en-US"/>
                </w:rPr>
              </w:rPrChange>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Pr="00D70979" w:rsidDel="00D97404">
            <w:rPr>
              <w:rFonts w:ascii="Times New Roman" w:eastAsia="Times New Roman" w:hAnsi="Times New Roman" w:cs="Times New Roman"/>
              <w:color w:val="000000"/>
              <w:sz w:val="20"/>
              <w:szCs w:val="20"/>
              <w:lang w:val="en-US"/>
              <w:rPrChange w:id="1112" w:author="ivan4995@gmail.com" w:date="2026-05-05T17:33:00Z">
                <w:rPr>
                  <w:rFonts w:ascii="Times New Roman" w:eastAsia="Times New Roman" w:hAnsi="Times New Roman" w:cs="Times New Roman"/>
                  <w:color w:val="000000"/>
                  <w:lang w:val="en-US"/>
                </w:rPr>
              </w:rPrChange>
            </w:rPr>
            <w:delInstrText xml:space="preserve"> ADDIN EN.CITE.DATA </w:delInstrText>
          </w:r>
          <w:r w:rsidRPr="00C964EB" w:rsidDel="00D97404">
            <w:rPr>
              <w:rFonts w:ascii="Times New Roman" w:eastAsia="Times New Roman" w:hAnsi="Times New Roman" w:cs="Times New Roman"/>
              <w:color w:val="000000"/>
              <w:sz w:val="20"/>
              <w:szCs w:val="20"/>
              <w:lang w:val="en-US"/>
            </w:rPr>
          </w:r>
          <w:r w:rsidRPr="00D70979" w:rsidDel="00D97404">
            <w:rPr>
              <w:rFonts w:ascii="Times New Roman" w:eastAsia="Times New Roman" w:hAnsi="Times New Roman" w:cs="Times New Roman"/>
              <w:color w:val="000000"/>
              <w:sz w:val="20"/>
              <w:szCs w:val="20"/>
              <w:lang w:val="en-US"/>
              <w:rPrChange w:id="1113" w:author="ivan4995@gmail.com" w:date="2026-05-05T17:33:00Z">
                <w:rPr>
                  <w:rFonts w:ascii="Times New Roman" w:eastAsia="Times New Roman" w:hAnsi="Times New Roman" w:cs="Times New Roman"/>
                  <w:color w:val="000000"/>
                  <w:lang w:val="en-US"/>
                </w:rPr>
              </w:rPrChange>
            </w:rPr>
            <w:fldChar w:fldCharType="end"/>
          </w:r>
          <w:r w:rsidRPr="00C964EB" w:rsidDel="00D97404">
            <w:rPr>
              <w:rFonts w:ascii="Times New Roman" w:eastAsia="Times New Roman" w:hAnsi="Times New Roman" w:cs="Times New Roman"/>
              <w:color w:val="000000"/>
              <w:sz w:val="20"/>
              <w:szCs w:val="20"/>
              <w:lang w:val="en-US"/>
            </w:rPr>
          </w:r>
          <w:r w:rsidRPr="00D70979" w:rsidDel="00D97404">
            <w:rPr>
              <w:rFonts w:ascii="Times New Roman" w:eastAsia="Times New Roman" w:hAnsi="Times New Roman" w:cs="Times New Roman"/>
              <w:color w:val="000000"/>
              <w:sz w:val="20"/>
              <w:szCs w:val="20"/>
              <w:lang w:val="en-US"/>
              <w:rPrChange w:id="1114" w:author="ivan4995@gmail.com" w:date="2026-05-05T17:33:00Z">
                <w:rPr>
                  <w:rFonts w:ascii="Times New Roman" w:eastAsia="Times New Roman" w:hAnsi="Times New Roman" w:cs="Times New Roman"/>
                  <w:color w:val="000000"/>
                  <w:lang w:val="en-US"/>
                </w:rPr>
              </w:rPrChange>
            </w:rPr>
            <w:fldChar w:fldCharType="separate"/>
          </w:r>
          <w:r w:rsidRPr="00D70979" w:rsidDel="00D97404">
            <w:rPr>
              <w:rFonts w:ascii="Times New Roman" w:eastAsia="Times New Roman" w:hAnsi="Times New Roman" w:cs="Times New Roman"/>
              <w:noProof/>
              <w:color w:val="000000"/>
              <w:sz w:val="20"/>
              <w:szCs w:val="20"/>
              <w:lang w:val="en-US"/>
              <w:rPrChange w:id="1115" w:author="ivan4995@gmail.com" w:date="2026-05-05T17:33:00Z">
                <w:rPr>
                  <w:rFonts w:ascii="Times New Roman" w:eastAsia="Times New Roman" w:hAnsi="Times New Roman" w:cs="Times New Roman"/>
                  <w:noProof/>
                  <w:color w:val="000000"/>
                  <w:lang w:val="en-US"/>
                </w:rPr>
              </w:rPrChange>
            </w:rPr>
            <w:delText>[69, 73]</w:delText>
          </w:r>
          <w:r w:rsidRPr="00D70979" w:rsidDel="00D97404">
            <w:rPr>
              <w:rFonts w:ascii="Times New Roman" w:eastAsia="Times New Roman" w:hAnsi="Times New Roman" w:cs="Times New Roman"/>
              <w:color w:val="000000"/>
              <w:sz w:val="20"/>
              <w:szCs w:val="20"/>
              <w:lang w:val="en-US"/>
              <w:rPrChange w:id="1116" w:author="ivan4995@gmail.com" w:date="2026-05-05T17:33:00Z">
                <w:rPr>
                  <w:rFonts w:ascii="Times New Roman" w:eastAsia="Times New Roman" w:hAnsi="Times New Roman" w:cs="Times New Roman"/>
                  <w:color w:val="000000"/>
                  <w:lang w:val="en-US"/>
                </w:rPr>
              </w:rPrChange>
            </w:rPr>
            <w:fldChar w:fldCharType="end"/>
          </w:r>
          <w:r w:rsidRPr="00D70979" w:rsidDel="00D97404">
            <w:rPr>
              <w:rFonts w:ascii="Times New Roman" w:eastAsia="Times New Roman" w:hAnsi="Times New Roman" w:cs="Times New Roman"/>
              <w:color w:val="000000"/>
              <w:sz w:val="20"/>
              <w:szCs w:val="20"/>
              <w:lang w:val="en-US"/>
              <w:rPrChange w:id="1117" w:author="ivan4995@gmail.com" w:date="2026-05-05T17:33:00Z">
                <w:rPr>
                  <w:rFonts w:ascii="Times New Roman" w:eastAsia="Times New Roman" w:hAnsi="Times New Roman" w:cs="Times New Roman"/>
                  <w:color w:val="000000"/>
                  <w:lang w:val="en-US"/>
                </w:rPr>
              </w:rPrChange>
            </w:rPr>
            <w:delText>.</w:delText>
          </w:r>
          <w:r w:rsidRPr="00D70979" w:rsidDel="00D97404">
            <w:rPr>
              <w:rFonts w:ascii="Times New Roman" w:hAnsi="Times New Roman" w:cs="Times New Roman"/>
              <w:color w:val="000000"/>
              <w:sz w:val="20"/>
              <w:szCs w:val="20"/>
              <w:lang w:val="en-US"/>
            </w:rPr>
            <w:delText xml:space="preserve"> </w:delText>
          </w:r>
        </w:del>
      </w:ins>
      <w:del w:id="1118" w:author="Microsoft Office User" w:date="2026-05-05T19:11:00Z" w16du:dateUtc="2026-05-05T16:11:00Z">
        <w:r w:rsidR="000E1D81" w:rsidRPr="00D70979" w:rsidDel="00D97404">
          <w:rPr>
            <w:rFonts w:ascii="Times New Roman" w:hAnsi="Times New Roman" w:cs="Times New Roman"/>
            <w:color w:val="000000"/>
            <w:sz w:val="20"/>
            <w:szCs w:val="20"/>
            <w:lang w:val="en-US"/>
          </w:rPr>
          <w:delText>Multiplicity of infection</w:delText>
        </w:r>
        <w:r w:rsidR="00E82AF9" w:rsidRPr="00D70979" w:rsidDel="00D97404">
          <w:rPr>
            <w:rFonts w:ascii="Times New Roman" w:hAnsi="Times New Roman" w:cs="Times New Roman"/>
            <w:color w:val="000000"/>
            <w:sz w:val="20"/>
            <w:szCs w:val="20"/>
            <w:lang w:val="en-US"/>
          </w:rPr>
          <w:delText xml:space="preserve"> </w:delText>
        </w:r>
        <w:r w:rsidR="000E1D81" w:rsidRPr="00D70979" w:rsidDel="00D97404">
          <w:rPr>
            <w:rFonts w:ascii="Times New Roman" w:hAnsi="Times New Roman" w:cs="Times New Roman"/>
            <w:color w:val="000000"/>
            <w:sz w:val="20"/>
            <w:szCs w:val="20"/>
            <w:lang w:val="en-US"/>
          </w:rPr>
          <w:delText xml:space="preserve">is </w:delText>
        </w:r>
        <w:r w:rsidR="00E82AF9" w:rsidRPr="00D70979" w:rsidDel="00D97404">
          <w:rPr>
            <w:rFonts w:ascii="Times New Roman" w:hAnsi="Times New Roman" w:cs="Times New Roman"/>
            <w:color w:val="000000"/>
            <w:sz w:val="20"/>
            <w:szCs w:val="20"/>
            <w:lang w:val="en-US"/>
          </w:rPr>
          <w:delText>incorporated into an effective recombination rate measur</w:delText>
        </w:r>
        <w:r w:rsidR="000E1D81" w:rsidRPr="00D70979" w:rsidDel="00D97404">
          <w:rPr>
            <w:rFonts w:ascii="Times New Roman" w:hAnsi="Times New Roman" w:cs="Times New Roman"/>
            <w:color w:val="000000"/>
            <w:sz w:val="20"/>
            <w:szCs w:val="20"/>
            <w:lang w:val="en-US"/>
          </w:rPr>
          <w:delText>able</w:delText>
        </w:r>
        <w:r w:rsidR="00E82AF9" w:rsidRPr="00D70979" w:rsidDel="00D97404">
          <w:rPr>
            <w:rFonts w:ascii="Times New Roman" w:hAnsi="Times New Roman" w:cs="Times New Roman"/>
            <w:color w:val="000000"/>
            <w:sz w:val="20"/>
            <w:szCs w:val="20"/>
            <w:lang w:val="en-US"/>
          </w:rPr>
          <w:delText xml:space="preserve"> directly from genomic data </w:delText>
        </w:r>
        <w:r w:rsidR="00660F68" w:rsidRPr="00D70979" w:rsidDel="00D97404">
          <w:rPr>
            <w:rFonts w:ascii="Times New Roman" w:hAnsi="Times New Roman" w:cs="Times New Roman"/>
            <w:color w:val="000000"/>
            <w:sz w:val="20"/>
            <w:szCs w:val="20"/>
            <w:lang w:val="en-US"/>
          </w:rPr>
          <w:delText>{Batorsky, 2011 #118; Neher, 2010 #150}.</w:delText>
        </w:r>
      </w:del>
    </w:p>
    <w:p w14:paraId="588DE815" w14:textId="77777777" w:rsidR="00D70979" w:rsidRPr="00D70979" w:rsidRDefault="00D70979">
      <w:pPr>
        <w:rPr>
          <w:ins w:id="1119" w:author="ivan4995@gmail.com" w:date="2026-05-05T17:33:00Z"/>
          <w:rFonts w:ascii="Times New Roman" w:hAnsi="Times New Roman" w:cs="Times New Roman"/>
          <w:color w:val="000000"/>
          <w:sz w:val="20"/>
          <w:szCs w:val="20"/>
          <w:lang w:val="en-US"/>
        </w:rPr>
      </w:pPr>
    </w:p>
    <w:p w14:paraId="70F5F905" w14:textId="77777777" w:rsidR="00506493" w:rsidRPr="00506493" w:rsidRDefault="00133529">
      <w:pPr>
        <w:rPr>
          <w:rFonts w:ascii="Helvetica" w:hAnsi="Helvetica"/>
          <w:b/>
          <w:color w:val="000000"/>
          <w:sz w:val="22"/>
          <w:szCs w:val="22"/>
          <w:shd w:val="clear" w:color="auto" w:fill="FFFFFF"/>
        </w:rPr>
      </w:pPr>
      <w:r w:rsidRPr="003552A3">
        <w:rPr>
          <w:rFonts w:ascii="Helvetica" w:hAnsi="Helvetica"/>
          <w:color w:val="000000"/>
          <w:sz w:val="22"/>
          <w:szCs w:val="22"/>
        </w:rPr>
        <w:br/>
      </w:r>
      <w:r w:rsidRPr="00506493">
        <w:rPr>
          <w:rFonts w:ascii="Helvetica" w:hAnsi="Helvetica"/>
          <w:b/>
          <w:color w:val="000000"/>
          <w:sz w:val="22"/>
          <w:szCs w:val="22"/>
          <w:shd w:val="clear" w:color="auto" w:fill="FFFFFF"/>
        </w:rPr>
        <w:t xml:space="preserve">I also have more minor quibbles with the figures, e.g., the suppression of values of the "error detection" statistic. Why not make figures showing how Type I and II error scale with sequence length and replicate population sizes? </w:t>
      </w:r>
    </w:p>
    <w:p w14:paraId="07BBD26F" w14:textId="4953CEA3" w:rsidR="00506493" w:rsidRDefault="00506493">
      <w:pPr>
        <w:rPr>
          <w:rFonts w:ascii="Helvetica" w:hAnsi="Helvetica"/>
          <w:color w:val="000000"/>
          <w:sz w:val="22"/>
          <w:szCs w:val="22"/>
          <w:shd w:val="clear" w:color="auto" w:fill="FFFFFF"/>
        </w:rPr>
      </w:pPr>
    </w:p>
    <w:p w14:paraId="2F2B28BE" w14:textId="7553BC5A" w:rsidR="00506493" w:rsidRPr="00506493" w:rsidRDefault="00D97BF5">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In the legend of Fig. 1, t</w:t>
      </w:r>
      <w:r w:rsidR="00506493">
        <w:rPr>
          <w:rFonts w:ascii="Helvetica" w:hAnsi="Helvetica"/>
          <w:color w:val="000000"/>
          <w:sz w:val="22"/>
          <w:szCs w:val="22"/>
          <w:shd w:val="clear" w:color="auto" w:fill="FFFFFF"/>
          <w:lang w:val="en-US"/>
        </w:rPr>
        <w:t xml:space="preserve">he error of detection </w:t>
      </w:r>
      <w:r w:rsidR="00506493" w:rsidRPr="00506493">
        <w:rPr>
          <w:rFonts w:ascii="Helvetica" w:hAnsi="Helvetica"/>
          <w:color w:val="000000"/>
          <w:sz w:val="22"/>
          <w:szCs w:val="22"/>
          <w:shd w:val="clear" w:color="auto" w:fill="FFFFFF"/>
          <w:lang w:val="en-US"/>
        </w:rPr>
        <w:t>is defined as the sum of the false positive and false negative interactions divided by the number of true interactions</w:t>
      </w:r>
      <w:r>
        <w:rPr>
          <w:rFonts w:ascii="Helvetica" w:hAnsi="Helvetica"/>
          <w:color w:val="000000"/>
          <w:sz w:val="22"/>
          <w:szCs w:val="22"/>
          <w:shd w:val="clear" w:color="auto" w:fill="FFFFFF"/>
          <w:lang w:val="en-US"/>
        </w:rPr>
        <w:t xml:space="preserve"> averaged</w:t>
      </w:r>
      <w:r w:rsidR="001F0DE7">
        <w:rPr>
          <w:rFonts w:ascii="Helvetica" w:hAnsi="Helvetica"/>
          <w:color w:val="000000"/>
          <w:sz w:val="22"/>
          <w:szCs w:val="22"/>
          <w:shd w:val="clear" w:color="auto" w:fill="FFFFFF"/>
          <w:lang w:val="en-US"/>
        </w:rPr>
        <w:t xml:space="preserve"> over populations whose number is shown</w:t>
      </w:r>
      <w:r w:rsidR="00506493" w:rsidRPr="00506493">
        <w:rPr>
          <w:rFonts w:ascii="Helvetica" w:hAnsi="Helvetica"/>
          <w:color w:val="000000"/>
          <w:sz w:val="22"/>
          <w:szCs w:val="22"/>
          <w:shd w:val="clear" w:color="auto" w:fill="FFFFFF"/>
          <w:lang w:val="en-US"/>
        </w:rPr>
        <w:t xml:space="preserve">. This is the relevant measure </w:t>
      </w:r>
      <w:r w:rsidR="00410276">
        <w:rPr>
          <w:rFonts w:ascii="Helvetica" w:hAnsi="Helvetica"/>
          <w:color w:val="000000"/>
          <w:sz w:val="22"/>
          <w:szCs w:val="22"/>
          <w:shd w:val="clear" w:color="auto" w:fill="FFFFFF"/>
          <w:lang w:val="en-US"/>
        </w:rPr>
        <w:t xml:space="preserve">of </w:t>
      </w:r>
      <w:r>
        <w:rPr>
          <w:rFonts w:ascii="Helvetica" w:hAnsi="Helvetica"/>
          <w:color w:val="000000"/>
          <w:sz w:val="22"/>
          <w:szCs w:val="22"/>
          <w:shd w:val="clear" w:color="auto" w:fill="FFFFFF"/>
          <w:lang w:val="en-US"/>
        </w:rPr>
        <w:t>the accuracy of detection</w:t>
      </w:r>
      <w:r w:rsidR="00506493" w:rsidRPr="00506493">
        <w:rPr>
          <w:rFonts w:ascii="Helvetica" w:hAnsi="Helvetica"/>
          <w:color w:val="000000"/>
          <w:sz w:val="22"/>
          <w:szCs w:val="22"/>
          <w:shd w:val="clear" w:color="auto" w:fill="FFFFFF"/>
          <w:lang w:val="en-US"/>
        </w:rPr>
        <w:t>.</w:t>
      </w:r>
    </w:p>
    <w:p w14:paraId="3CF2CA9D" w14:textId="77777777" w:rsidR="00506493" w:rsidRDefault="00506493">
      <w:pPr>
        <w:rPr>
          <w:rFonts w:ascii="Helvetica" w:hAnsi="Helvetica"/>
          <w:color w:val="000000"/>
          <w:sz w:val="22"/>
          <w:szCs w:val="22"/>
          <w:shd w:val="clear" w:color="auto" w:fill="FFFFFF"/>
        </w:rPr>
      </w:pPr>
    </w:p>
    <w:p w14:paraId="08AA93AC" w14:textId="77777777" w:rsidR="00506493" w:rsidRPr="00D97BF5" w:rsidRDefault="00133529">
      <w:pPr>
        <w:rPr>
          <w:rStyle w:val="apple-converted-space"/>
          <w:rFonts w:ascii="Helvetica" w:hAnsi="Helvetica"/>
          <w:b/>
          <w:color w:val="000000"/>
          <w:sz w:val="22"/>
          <w:szCs w:val="22"/>
          <w:shd w:val="clear" w:color="auto" w:fill="FFFFFF"/>
        </w:rPr>
      </w:pPr>
      <w:r w:rsidRPr="00D97BF5">
        <w:rPr>
          <w:rFonts w:ascii="Helvetica" w:hAnsi="Helvetica"/>
          <w:b/>
          <w:color w:val="000000"/>
          <w:sz w:val="22"/>
          <w:szCs w:val="22"/>
          <w:shd w:val="clear" w:color="auto" w:fill="FFFFFF"/>
        </w:rPr>
        <w:t>Moreover, it is not clear to me if the values used for sequence length are appropriate. Does the method not scale well when the genome length is &gt;200 (presumably, in units of base pairs)?</w:t>
      </w:r>
      <w:r w:rsidRPr="00D97BF5">
        <w:rPr>
          <w:rStyle w:val="apple-converted-space"/>
          <w:rFonts w:ascii="Helvetica" w:hAnsi="Helvetica"/>
          <w:b/>
          <w:color w:val="000000"/>
          <w:sz w:val="22"/>
          <w:szCs w:val="22"/>
          <w:shd w:val="clear" w:color="auto" w:fill="FFFFFF"/>
        </w:rPr>
        <w:t> </w:t>
      </w:r>
    </w:p>
    <w:p w14:paraId="17FAAA84" w14:textId="77777777" w:rsidR="00506493" w:rsidRDefault="00506493">
      <w:pPr>
        <w:rPr>
          <w:rStyle w:val="apple-converted-space"/>
          <w:rFonts w:ascii="Helvetica" w:hAnsi="Helvetica"/>
          <w:color w:val="000000"/>
          <w:sz w:val="22"/>
          <w:szCs w:val="22"/>
          <w:shd w:val="clear" w:color="auto" w:fill="FFFFFF"/>
        </w:rPr>
      </w:pPr>
    </w:p>
    <w:p w14:paraId="0870E8D0" w14:textId="09525AAA" w:rsidR="00506493" w:rsidRDefault="00506493">
      <w:pPr>
        <w:rPr>
          <w:rStyle w:val="apple-converted-space"/>
          <w:rFonts w:ascii="Helvetica" w:hAnsi="Helvetica"/>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t>Unfortunately, we cannot run simulations at length</w:t>
      </w:r>
      <w:r w:rsidR="00400CCF">
        <w:rPr>
          <w:rStyle w:val="apple-converted-space"/>
          <w:rFonts w:ascii="Helvetica" w:hAnsi="Helvetica"/>
          <w:color w:val="000000"/>
          <w:sz w:val="22"/>
          <w:szCs w:val="22"/>
          <w:shd w:val="clear" w:color="auto" w:fill="FFFFFF"/>
          <w:lang w:val="en-US"/>
        </w:rPr>
        <w:t>s</w:t>
      </w:r>
      <w:r>
        <w:rPr>
          <w:rStyle w:val="apple-converted-space"/>
          <w:rFonts w:ascii="Helvetica" w:hAnsi="Helvetica"/>
          <w:color w:val="000000"/>
          <w:sz w:val="22"/>
          <w:szCs w:val="22"/>
          <w:shd w:val="clear" w:color="auto" w:fill="FFFFFF"/>
          <w:lang w:val="en-US"/>
        </w:rPr>
        <w:t xml:space="preserve"> much larger than 200, as they take too much time. </w:t>
      </w:r>
    </w:p>
    <w:p w14:paraId="4F251F1E" w14:textId="6901C44B" w:rsidR="00506493" w:rsidRPr="00506493" w:rsidRDefault="00133529">
      <w:pPr>
        <w:rPr>
          <w:rFonts w:ascii="Helvetica" w:hAnsi="Helvetica"/>
          <w:b/>
          <w:color w:val="000000"/>
          <w:sz w:val="22"/>
          <w:szCs w:val="22"/>
          <w:shd w:val="clear" w:color="auto" w:fill="FFFFFF"/>
        </w:rPr>
      </w:pPr>
      <w:r w:rsidRPr="003552A3">
        <w:rPr>
          <w:rFonts w:ascii="Helvetica" w:hAnsi="Helvetica"/>
          <w:color w:val="000000"/>
          <w:sz w:val="22"/>
          <w:szCs w:val="22"/>
        </w:rPr>
        <w:br/>
      </w:r>
      <w:r w:rsidRPr="00506493">
        <w:rPr>
          <w:rFonts w:ascii="Helvetica" w:hAnsi="Helvetica"/>
          <w:b/>
          <w:color w:val="000000"/>
          <w:sz w:val="22"/>
          <w:szCs w:val="22"/>
          <w:shd w:val="clear" w:color="auto" w:fill="FFFFFF"/>
        </w:rPr>
        <w:t xml:space="preserve">Overall, I think this method of epistasis inference is useful in certain regimes if those regimes can be mapped out, limitations explored and discussed, and the links to previous work made explicit. </w:t>
      </w:r>
    </w:p>
    <w:p w14:paraId="03D44ED6" w14:textId="02E11634" w:rsidR="00506493" w:rsidRDefault="00506493">
      <w:pPr>
        <w:rPr>
          <w:rFonts w:ascii="Helvetica" w:hAnsi="Helvetica"/>
          <w:color w:val="000000"/>
          <w:sz w:val="22"/>
          <w:szCs w:val="22"/>
          <w:shd w:val="clear" w:color="auto" w:fill="FFFFFF"/>
        </w:rPr>
      </w:pPr>
    </w:p>
    <w:p w14:paraId="312C8C38" w14:textId="3DC5E03A" w:rsidR="00506493" w:rsidRPr="00506493" w:rsidRDefault="000E1D81">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We</w:t>
      </w:r>
      <w:r w:rsidR="00506493">
        <w:rPr>
          <w:rFonts w:ascii="Helvetica" w:hAnsi="Helvetica"/>
          <w:color w:val="000000"/>
          <w:sz w:val="22"/>
          <w:szCs w:val="22"/>
          <w:shd w:val="clear" w:color="auto" w:fill="FFFFFF"/>
          <w:lang w:val="en-US"/>
        </w:rPr>
        <w:t xml:space="preserve"> hope that our re</w:t>
      </w:r>
      <w:r w:rsidR="00E65018">
        <w:rPr>
          <w:rFonts w:ascii="Helvetica" w:hAnsi="Helvetica"/>
          <w:color w:val="000000"/>
          <w:sz w:val="22"/>
          <w:szCs w:val="22"/>
          <w:shd w:val="clear" w:color="auto" w:fill="FFFFFF"/>
          <w:lang w:val="en-US"/>
        </w:rPr>
        <w:t>visions</w:t>
      </w:r>
      <w:r w:rsidR="00506493">
        <w:rPr>
          <w:rFonts w:ascii="Helvetica" w:hAnsi="Helvetica"/>
          <w:color w:val="000000"/>
          <w:sz w:val="22"/>
          <w:szCs w:val="22"/>
          <w:shd w:val="clear" w:color="auto" w:fill="FFFFFF"/>
          <w:lang w:val="en-US"/>
        </w:rPr>
        <w:t xml:space="preserve"> helped to clarify these issues.</w:t>
      </w:r>
    </w:p>
    <w:p w14:paraId="0CCB2972" w14:textId="77777777" w:rsidR="00506493" w:rsidRDefault="00506493">
      <w:pPr>
        <w:rPr>
          <w:rFonts w:ascii="Helvetica" w:hAnsi="Helvetica"/>
          <w:color w:val="000000"/>
          <w:sz w:val="22"/>
          <w:szCs w:val="22"/>
          <w:shd w:val="clear" w:color="auto" w:fill="FFFFFF"/>
        </w:rPr>
      </w:pPr>
    </w:p>
    <w:p w14:paraId="060D6791" w14:textId="77777777" w:rsidR="00506493" w:rsidRPr="00506493" w:rsidRDefault="00133529">
      <w:pPr>
        <w:rPr>
          <w:rStyle w:val="apple-converted-space"/>
          <w:rFonts w:ascii="Helvetica" w:hAnsi="Helvetica"/>
          <w:b/>
          <w:color w:val="000000"/>
          <w:sz w:val="22"/>
          <w:szCs w:val="22"/>
          <w:shd w:val="clear" w:color="auto" w:fill="FFFFFF"/>
        </w:rPr>
      </w:pPr>
      <w:r w:rsidRPr="00506493">
        <w:rPr>
          <w:rFonts w:ascii="Helvetica" w:hAnsi="Helvetica"/>
          <w:b/>
          <w:color w:val="000000"/>
          <w:sz w:val="22"/>
          <w:szCs w:val="22"/>
          <w:shd w:val="clear" w:color="auto" w:fill="FFFFFF"/>
        </w:rPr>
        <w:t>I think clarity about what information is being utilized and in what manner (in the method and data analysis) is essential, and recommend that the authors consider the meaning of the epistatic pairs that are being inferred as well as the kinds of model structures (WF or otherwise) to which the method is being applied in silico.</w:t>
      </w:r>
      <w:r w:rsidRPr="00506493">
        <w:rPr>
          <w:rStyle w:val="apple-converted-space"/>
          <w:rFonts w:ascii="Helvetica" w:hAnsi="Helvetica"/>
          <w:b/>
          <w:color w:val="000000"/>
          <w:sz w:val="22"/>
          <w:szCs w:val="22"/>
          <w:shd w:val="clear" w:color="auto" w:fill="FFFFFF"/>
        </w:rPr>
        <w:t> </w:t>
      </w:r>
    </w:p>
    <w:p w14:paraId="11CCDB18" w14:textId="77777777" w:rsidR="00506493" w:rsidRDefault="00506493">
      <w:pPr>
        <w:rPr>
          <w:rStyle w:val="apple-converted-space"/>
          <w:rFonts w:ascii="Helvetica" w:hAnsi="Helvetica"/>
          <w:color w:val="000000"/>
          <w:sz w:val="22"/>
          <w:szCs w:val="22"/>
          <w:shd w:val="clear" w:color="auto" w:fill="FFFFFF"/>
        </w:rPr>
      </w:pPr>
    </w:p>
    <w:p w14:paraId="155B0A1B" w14:textId="77777777" w:rsidR="00A057CC" w:rsidRDefault="00506493" w:rsidP="003558C2">
      <w:pPr>
        <w:rPr>
          <w:ins w:id="1120" w:author="Microsoft Office User" w:date="2026-05-05T19:50:00Z" w16du:dateUtc="2026-05-05T16:50:00Z"/>
          <w:rFonts w:ascii="Helvetica" w:hAnsi="Helvetica"/>
          <w:b/>
          <w:color w:val="000000"/>
          <w:sz w:val="22"/>
          <w:szCs w:val="22"/>
          <w:shd w:val="clear" w:color="auto" w:fill="FFFFFF"/>
        </w:rPr>
      </w:pPr>
      <w:r>
        <w:rPr>
          <w:rStyle w:val="apple-converted-space"/>
          <w:rFonts w:ascii="Helvetica" w:hAnsi="Helvetica"/>
          <w:color w:val="000000"/>
          <w:sz w:val="22"/>
          <w:szCs w:val="22"/>
          <w:shd w:val="clear" w:color="auto" w:fill="FFFFFF"/>
          <w:lang w:val="en-US"/>
        </w:rPr>
        <w:t xml:space="preserve">Thank you for </w:t>
      </w:r>
      <w:r w:rsidR="000E1D81">
        <w:rPr>
          <w:rStyle w:val="apple-converted-space"/>
          <w:rFonts w:ascii="Helvetica" w:hAnsi="Helvetica"/>
          <w:color w:val="000000"/>
          <w:sz w:val="22"/>
          <w:szCs w:val="22"/>
          <w:shd w:val="clear" w:color="auto" w:fill="FFFFFF"/>
          <w:lang w:val="en-US"/>
        </w:rPr>
        <w:t xml:space="preserve">the </w:t>
      </w:r>
      <w:r>
        <w:rPr>
          <w:rStyle w:val="apple-converted-space"/>
          <w:rFonts w:ascii="Helvetica" w:hAnsi="Helvetica"/>
          <w:color w:val="000000"/>
          <w:sz w:val="22"/>
          <w:szCs w:val="22"/>
          <w:shd w:val="clear" w:color="auto" w:fill="FFFFFF"/>
          <w:lang w:val="en-US"/>
        </w:rPr>
        <w:t>comments.</w:t>
      </w:r>
      <w:r w:rsidR="00133529" w:rsidRPr="003552A3">
        <w:rPr>
          <w:rFonts w:ascii="Helvetica" w:hAnsi="Helvetica"/>
          <w:color w:val="000000"/>
          <w:sz w:val="22"/>
          <w:szCs w:val="22"/>
        </w:rPr>
        <w:br/>
      </w:r>
      <w:r w:rsidR="00133529" w:rsidRPr="003552A3">
        <w:rPr>
          <w:rFonts w:ascii="Helvetica" w:hAnsi="Helvetica"/>
          <w:color w:val="000000"/>
          <w:sz w:val="22"/>
          <w:szCs w:val="22"/>
        </w:rPr>
        <w:br/>
      </w:r>
      <w:r w:rsidR="00133529" w:rsidRPr="003552A3">
        <w:rPr>
          <w:rFonts w:ascii="Helvetica" w:hAnsi="Helvetica"/>
          <w:color w:val="000000"/>
          <w:sz w:val="22"/>
          <w:szCs w:val="22"/>
        </w:rPr>
        <w:br/>
      </w:r>
      <w:r w:rsidR="00133529" w:rsidRPr="001F0DE7">
        <w:rPr>
          <w:rFonts w:ascii="Helvetica" w:hAnsi="Helvetica"/>
          <w:b/>
          <w:color w:val="000000"/>
          <w:sz w:val="22"/>
          <w:szCs w:val="22"/>
          <w:shd w:val="clear" w:color="auto" w:fill="FFFFFF"/>
        </w:rPr>
        <w:t>Reviewer #3:</w:t>
      </w:r>
      <w:r w:rsidR="00133529" w:rsidRPr="003552A3">
        <w:rPr>
          <w:rStyle w:val="apple-converted-space"/>
          <w:rFonts w:ascii="Helvetica" w:hAnsi="Helvetica"/>
          <w:color w:val="000000"/>
          <w:sz w:val="22"/>
          <w:szCs w:val="22"/>
          <w:shd w:val="clear" w:color="auto" w:fill="FFFFFF"/>
        </w:rPr>
        <w:t> </w:t>
      </w:r>
      <w:r w:rsidR="00133529" w:rsidRPr="003552A3">
        <w:rPr>
          <w:rFonts w:ascii="Helvetica" w:hAnsi="Helvetica"/>
          <w:color w:val="000000"/>
          <w:sz w:val="22"/>
          <w:szCs w:val="22"/>
        </w:rPr>
        <w:br/>
      </w:r>
      <w:r w:rsidR="00133529" w:rsidRPr="003552A3">
        <w:rPr>
          <w:rFonts w:ascii="Helvetica" w:hAnsi="Helvetica"/>
          <w:color w:val="000000"/>
          <w:sz w:val="22"/>
          <w:szCs w:val="22"/>
        </w:rPr>
        <w:br/>
      </w:r>
      <w:r w:rsidR="00133529" w:rsidRPr="001F0DE7">
        <w:rPr>
          <w:rFonts w:ascii="Helvetica" w:hAnsi="Helvetica"/>
          <w:b/>
          <w:color w:val="000000"/>
          <w:sz w:val="22"/>
          <w:szCs w:val="22"/>
          <w:shd w:val="clear" w:color="auto" w:fill="FFFFFF"/>
        </w:rPr>
        <w:t>This is an additional contribution in a series of papers on the Universal Footprint of Epistasis framework, a method that attempts to detect epistasis between sites using segregating variation. In general, random linkage effects result in correlations between sites that are not due to epistasis, and the Universal Footprint of Epistasis attempts to control for this effect. The current manuscript first applies this framework in the context of a simulation study to determine conditions when epistasis can be reliably detected using this method. It then applies the Universal Footprint of Epistasis framework to genome-wide SARS-CoV2 sequences, detecting a small set of interacting mutations.</w:t>
      </w:r>
      <w:r w:rsidR="00133529" w:rsidRPr="001F0DE7">
        <w:rPr>
          <w:rStyle w:val="apple-converted-space"/>
          <w:rFonts w:ascii="Helvetica" w:hAnsi="Helvetica"/>
          <w:b/>
          <w:color w:val="000000"/>
          <w:sz w:val="22"/>
          <w:szCs w:val="22"/>
          <w:shd w:val="clear" w:color="auto" w:fill="FFFFFF"/>
        </w:rPr>
        <w:t> </w:t>
      </w:r>
      <w:r w:rsidR="00133529" w:rsidRPr="001F0DE7">
        <w:rPr>
          <w:rFonts w:ascii="Helvetica" w:hAnsi="Helvetica"/>
          <w:b/>
          <w:color w:val="000000"/>
          <w:sz w:val="22"/>
          <w:szCs w:val="22"/>
        </w:rPr>
        <w:br/>
      </w:r>
      <w:r w:rsidR="00133529" w:rsidRPr="001F0DE7">
        <w:rPr>
          <w:rFonts w:ascii="Helvetica" w:hAnsi="Helvetica"/>
          <w:b/>
          <w:color w:val="000000"/>
          <w:sz w:val="22"/>
          <w:szCs w:val="22"/>
        </w:rPr>
        <w:br/>
      </w:r>
      <w:r w:rsidR="00133529" w:rsidRPr="001F0DE7">
        <w:rPr>
          <w:rFonts w:ascii="Helvetica" w:hAnsi="Helvetica"/>
          <w:b/>
          <w:color w:val="000000"/>
          <w:sz w:val="22"/>
          <w:szCs w:val="22"/>
          <w:shd w:val="clear" w:color="auto" w:fill="FFFFFF"/>
        </w:rPr>
        <w:t xml:space="preserve">The title of the piece is "Fundamental restriction on epistasis detection and fitness valleys in virus evolution", however I do not think that the readers of GENETICS will feel that there is a fundamental result presented. </w:t>
      </w:r>
    </w:p>
    <w:p w14:paraId="6018C006" w14:textId="77777777" w:rsidR="00A057CC" w:rsidRDefault="00A057CC" w:rsidP="003558C2">
      <w:pPr>
        <w:rPr>
          <w:ins w:id="1121" w:author="Microsoft Office User" w:date="2026-05-05T19:50:00Z" w16du:dateUtc="2026-05-05T16:50:00Z"/>
          <w:rFonts w:ascii="Helvetica" w:hAnsi="Helvetica"/>
          <w:b/>
          <w:color w:val="000000"/>
          <w:sz w:val="22"/>
          <w:szCs w:val="22"/>
          <w:shd w:val="clear" w:color="auto" w:fill="FFFFFF"/>
        </w:rPr>
      </w:pPr>
    </w:p>
    <w:p w14:paraId="0F7BCAE6" w14:textId="4D0EBE4D" w:rsidR="00A057CC" w:rsidRPr="00F174F1" w:rsidRDefault="0073356B" w:rsidP="003558C2">
      <w:pPr>
        <w:rPr>
          <w:ins w:id="1122" w:author="Microsoft Office User" w:date="2026-05-05T19:51:00Z" w16du:dateUtc="2026-05-05T16:51:00Z"/>
          <w:rFonts w:ascii="Helvetica" w:hAnsi="Helvetica"/>
          <w:bCs/>
          <w:color w:val="000000"/>
          <w:sz w:val="22"/>
          <w:szCs w:val="22"/>
          <w:shd w:val="clear" w:color="auto" w:fill="FFFFFF"/>
          <w:rPrChange w:id="1123" w:author="Microsoft Office User" w:date="2026-05-05T19:52:00Z" w16du:dateUtc="2026-05-05T16:52:00Z">
            <w:rPr>
              <w:ins w:id="1124" w:author="Microsoft Office User" w:date="2026-05-05T19:51:00Z" w16du:dateUtc="2026-05-05T16:51:00Z"/>
              <w:rFonts w:ascii="Helvetica" w:hAnsi="Helvetica"/>
              <w:b/>
              <w:color w:val="000000"/>
              <w:sz w:val="22"/>
              <w:szCs w:val="22"/>
              <w:shd w:val="clear" w:color="auto" w:fill="FFFFFF"/>
            </w:rPr>
          </w:rPrChange>
        </w:rPr>
      </w:pPr>
      <w:ins w:id="1125" w:author="Microsoft Office User" w:date="2026-05-05T20:06:00Z" w16du:dateUtc="2026-05-05T17:06:00Z">
        <w:r>
          <w:rPr>
            <w:rFonts w:ascii="Helvetica" w:hAnsi="Helvetica"/>
            <w:bCs/>
            <w:color w:val="000000"/>
            <w:sz w:val="22"/>
            <w:szCs w:val="22"/>
            <w:shd w:val="clear" w:color="auto" w:fill="FFFFFF"/>
          </w:rPr>
          <w:lastRenderedPageBreak/>
          <w:t xml:space="preserve">We agree. </w:t>
        </w:r>
      </w:ins>
      <w:ins w:id="1126" w:author="Microsoft Office User" w:date="2026-05-05T19:52:00Z" w16du:dateUtc="2026-05-05T16:52:00Z">
        <w:r w:rsidR="00F174F1">
          <w:rPr>
            <w:rFonts w:ascii="Helvetica" w:hAnsi="Helvetica"/>
            <w:bCs/>
            <w:color w:val="000000"/>
            <w:sz w:val="22"/>
            <w:szCs w:val="22"/>
            <w:shd w:val="clear" w:color="auto" w:fill="FFFFFF"/>
          </w:rPr>
          <w:t>Indeed,</w:t>
        </w:r>
      </w:ins>
      <w:ins w:id="1127" w:author="Microsoft Office User" w:date="2026-05-05T19:50:00Z" w16du:dateUtc="2026-05-05T16:50:00Z">
        <w:r w:rsidR="00A057CC" w:rsidRPr="00F174F1">
          <w:rPr>
            <w:rFonts w:ascii="Helvetica" w:hAnsi="Helvetica"/>
            <w:bCs/>
            <w:color w:val="000000"/>
            <w:sz w:val="22"/>
            <w:szCs w:val="22"/>
            <w:shd w:val="clear" w:color="auto" w:fill="FFFFFF"/>
            <w:rPrChange w:id="1128" w:author="Microsoft Office User" w:date="2026-05-05T19:52:00Z" w16du:dateUtc="2026-05-05T16:52:00Z">
              <w:rPr>
                <w:rFonts w:ascii="Helvetica" w:hAnsi="Helvetica"/>
                <w:b/>
                <w:color w:val="000000"/>
                <w:sz w:val="22"/>
                <w:szCs w:val="22"/>
                <w:shd w:val="clear" w:color="auto" w:fill="FFFFFF"/>
              </w:rPr>
            </w:rPrChange>
          </w:rPr>
          <w:t xml:space="preserve"> our paper is more practical than fundamental, so we </w:t>
        </w:r>
      </w:ins>
      <w:ins w:id="1129" w:author="Microsoft Office User" w:date="2026-05-05T19:51:00Z" w16du:dateUtc="2026-05-05T16:51:00Z">
        <w:r w:rsidR="00A057CC" w:rsidRPr="00F174F1">
          <w:rPr>
            <w:rFonts w:ascii="Helvetica" w:hAnsi="Helvetica"/>
            <w:bCs/>
            <w:color w:val="000000"/>
            <w:sz w:val="22"/>
            <w:szCs w:val="22"/>
            <w:shd w:val="clear" w:color="auto" w:fill="FFFFFF"/>
            <w:rPrChange w:id="1130" w:author="Microsoft Office User" w:date="2026-05-05T19:52:00Z" w16du:dateUtc="2026-05-05T16:52:00Z">
              <w:rPr>
                <w:rFonts w:ascii="Helvetica" w:hAnsi="Helvetica"/>
                <w:b/>
                <w:color w:val="000000"/>
                <w:sz w:val="22"/>
                <w:szCs w:val="22"/>
                <w:shd w:val="clear" w:color="auto" w:fill="FFFFFF"/>
              </w:rPr>
            </w:rPrChange>
          </w:rPr>
          <w:t>changed</w:t>
        </w:r>
      </w:ins>
      <w:ins w:id="1131" w:author="Microsoft Office User" w:date="2026-05-05T19:50:00Z" w16du:dateUtc="2026-05-05T16:50:00Z">
        <w:r w:rsidR="00A057CC" w:rsidRPr="00F174F1">
          <w:rPr>
            <w:rFonts w:ascii="Helvetica" w:hAnsi="Helvetica"/>
            <w:bCs/>
            <w:color w:val="000000"/>
            <w:sz w:val="22"/>
            <w:szCs w:val="22"/>
            <w:shd w:val="clear" w:color="auto" w:fill="FFFFFF"/>
            <w:rPrChange w:id="1132" w:author="Microsoft Office User" w:date="2026-05-05T19:52:00Z" w16du:dateUtc="2026-05-05T16:52:00Z">
              <w:rPr>
                <w:rFonts w:ascii="Helvetica" w:hAnsi="Helvetica"/>
                <w:b/>
                <w:color w:val="000000"/>
                <w:sz w:val="22"/>
                <w:szCs w:val="22"/>
                <w:shd w:val="clear" w:color="auto" w:fill="FFFFFF"/>
              </w:rPr>
            </w:rPrChange>
          </w:rPr>
          <w:t xml:space="preserve"> the title</w:t>
        </w:r>
      </w:ins>
      <w:ins w:id="1133" w:author="Microsoft Office User" w:date="2026-05-05T20:06:00Z" w16du:dateUtc="2026-05-05T17:06:00Z">
        <w:r>
          <w:rPr>
            <w:rFonts w:ascii="Helvetica" w:hAnsi="Helvetica"/>
            <w:bCs/>
            <w:color w:val="000000"/>
            <w:sz w:val="22"/>
            <w:szCs w:val="22"/>
            <w:shd w:val="clear" w:color="auto" w:fill="FFFFFF"/>
          </w:rPr>
          <w:t xml:space="preserve"> to</w:t>
        </w:r>
      </w:ins>
      <w:ins w:id="1134" w:author="Microsoft Office User" w:date="2026-05-05T19:52:00Z" w16du:dateUtc="2026-05-05T16:52:00Z">
        <w:r w:rsidR="00F174F1">
          <w:rPr>
            <w:rFonts w:ascii="Helvetica" w:hAnsi="Helvetica"/>
            <w:bCs/>
            <w:color w:val="000000"/>
            <w:sz w:val="22"/>
            <w:szCs w:val="22"/>
            <w:shd w:val="clear" w:color="auto" w:fill="FFFFFF"/>
          </w:rPr>
          <w:t>:</w:t>
        </w:r>
      </w:ins>
      <w:ins w:id="1135" w:author="Microsoft Office User" w:date="2026-05-05T19:50:00Z" w16du:dateUtc="2026-05-05T16:50:00Z">
        <w:r w:rsidR="00A057CC" w:rsidRPr="00F174F1">
          <w:rPr>
            <w:rFonts w:ascii="Helvetica" w:hAnsi="Helvetica"/>
            <w:bCs/>
            <w:color w:val="000000"/>
            <w:sz w:val="22"/>
            <w:szCs w:val="22"/>
            <w:shd w:val="clear" w:color="auto" w:fill="FFFFFF"/>
            <w:rPrChange w:id="1136" w:author="Microsoft Office User" w:date="2026-05-05T19:52:00Z" w16du:dateUtc="2026-05-05T16:52:00Z">
              <w:rPr>
                <w:rFonts w:ascii="Helvetica" w:hAnsi="Helvetica"/>
                <w:b/>
                <w:color w:val="000000"/>
                <w:sz w:val="22"/>
                <w:szCs w:val="22"/>
                <w:shd w:val="clear" w:color="auto" w:fill="FFFFFF"/>
              </w:rPr>
            </w:rPrChange>
          </w:rPr>
          <w:t xml:space="preserve"> </w:t>
        </w:r>
      </w:ins>
    </w:p>
    <w:p w14:paraId="091D0EDA" w14:textId="77777777" w:rsidR="00A057CC" w:rsidRDefault="00A057CC" w:rsidP="003558C2">
      <w:pPr>
        <w:rPr>
          <w:ins w:id="1137" w:author="Microsoft Office User" w:date="2026-05-05T19:51:00Z" w16du:dateUtc="2026-05-05T16:51:00Z"/>
          <w:rFonts w:ascii="Helvetica" w:hAnsi="Helvetica"/>
          <w:b/>
          <w:color w:val="000000"/>
          <w:sz w:val="22"/>
          <w:szCs w:val="22"/>
          <w:shd w:val="clear" w:color="auto" w:fill="FFFFFF"/>
        </w:rPr>
      </w:pPr>
    </w:p>
    <w:p w14:paraId="08385DE4" w14:textId="7994E132" w:rsidR="00A057CC" w:rsidRPr="00F174F1" w:rsidRDefault="0073356B" w:rsidP="003558C2">
      <w:pPr>
        <w:rPr>
          <w:ins w:id="1138" w:author="Microsoft Office User" w:date="2026-05-05T19:50:00Z" w16du:dateUtc="2026-05-05T16:50:00Z"/>
          <w:rFonts w:ascii="Helvetica" w:hAnsi="Helvetica"/>
          <w:bCs/>
          <w:color w:val="000000"/>
          <w:sz w:val="22"/>
          <w:szCs w:val="22"/>
          <w:shd w:val="clear" w:color="auto" w:fill="FFFFFF"/>
          <w:rPrChange w:id="1139" w:author="Microsoft Office User" w:date="2026-05-05T19:52:00Z" w16du:dateUtc="2026-05-05T16:52:00Z">
            <w:rPr>
              <w:ins w:id="1140" w:author="Microsoft Office User" w:date="2026-05-05T19:50:00Z" w16du:dateUtc="2026-05-05T16:50:00Z"/>
              <w:rFonts w:ascii="Helvetica" w:hAnsi="Helvetica"/>
              <w:b/>
              <w:color w:val="000000"/>
              <w:sz w:val="22"/>
              <w:szCs w:val="22"/>
              <w:shd w:val="clear" w:color="auto" w:fill="FFFFFF"/>
            </w:rPr>
          </w:rPrChange>
        </w:rPr>
      </w:pPr>
      <w:ins w:id="1141" w:author="Microsoft Office User" w:date="2026-05-05T20:06:00Z" w16du:dateUtc="2026-05-05T17:06:00Z">
        <w:r>
          <w:rPr>
            <w:rFonts w:ascii="Helvetica" w:hAnsi="Helvetica"/>
            <w:bCs/>
            <w:color w:val="000000"/>
            <w:sz w:val="22"/>
            <w:szCs w:val="22"/>
            <w:shd w:val="clear" w:color="auto" w:fill="FFFFFF"/>
          </w:rPr>
          <w:t>"</w:t>
        </w:r>
      </w:ins>
      <w:ins w:id="1142" w:author="Microsoft Office User" w:date="2026-05-05T19:51:00Z" w16du:dateUtc="2026-05-05T16:51:00Z">
        <w:r w:rsidR="00A057CC" w:rsidRPr="00F174F1">
          <w:rPr>
            <w:rFonts w:ascii="Helvetica" w:hAnsi="Helvetica"/>
            <w:bCs/>
            <w:color w:val="000000"/>
            <w:sz w:val="22"/>
            <w:szCs w:val="22"/>
            <w:shd w:val="clear" w:color="auto" w:fill="FFFFFF"/>
            <w:rPrChange w:id="1143" w:author="Microsoft Office User" w:date="2026-05-05T19:52:00Z" w16du:dateUtc="2026-05-05T16:52:00Z">
              <w:rPr>
                <w:rFonts w:ascii="Helvetica" w:hAnsi="Helvetica"/>
                <w:b/>
                <w:color w:val="000000"/>
                <w:sz w:val="22"/>
                <w:szCs w:val="22"/>
                <w:shd w:val="clear" w:color="auto" w:fill="FFFFFF"/>
              </w:rPr>
            </w:rPrChange>
          </w:rPr>
          <w:t>Epistasis detection under strong linkage and fitness valleys in SARS-CoV-2 evolution</w:t>
        </w:r>
      </w:ins>
      <w:ins w:id="1144" w:author="Microsoft Office User" w:date="2026-05-05T20:06:00Z" w16du:dateUtc="2026-05-05T17:06:00Z">
        <w:r>
          <w:rPr>
            <w:rFonts w:ascii="Helvetica" w:hAnsi="Helvetica"/>
            <w:bCs/>
            <w:color w:val="000000"/>
            <w:sz w:val="22"/>
            <w:szCs w:val="22"/>
            <w:shd w:val="clear" w:color="auto" w:fill="FFFFFF"/>
          </w:rPr>
          <w:t>"</w:t>
        </w:r>
      </w:ins>
    </w:p>
    <w:p w14:paraId="61721516" w14:textId="77777777" w:rsidR="00A057CC" w:rsidRDefault="00A057CC" w:rsidP="003558C2">
      <w:pPr>
        <w:rPr>
          <w:ins w:id="1145" w:author="Microsoft Office User" w:date="2026-05-05T19:50:00Z" w16du:dateUtc="2026-05-05T16:50:00Z"/>
          <w:rFonts w:ascii="Helvetica" w:hAnsi="Helvetica"/>
          <w:b/>
          <w:color w:val="000000"/>
          <w:sz w:val="22"/>
          <w:szCs w:val="22"/>
          <w:shd w:val="clear" w:color="auto" w:fill="FFFFFF"/>
        </w:rPr>
      </w:pPr>
    </w:p>
    <w:p w14:paraId="2534849B" w14:textId="6549F613" w:rsidR="003558C2" w:rsidRDefault="003558C2" w:rsidP="003558C2">
      <w:pPr>
        <w:rPr>
          <w:rFonts w:ascii="Helvetica" w:hAnsi="Helvetica"/>
          <w:color w:val="000000"/>
          <w:sz w:val="22"/>
          <w:szCs w:val="22"/>
          <w:shd w:val="clear" w:color="auto" w:fill="FFFFFF"/>
        </w:rPr>
      </w:pPr>
      <w:r w:rsidRPr="003558C2">
        <w:rPr>
          <w:rFonts w:ascii="Helvetica" w:hAnsi="Helvetica"/>
          <w:b/>
          <w:color w:val="000000"/>
          <w:sz w:val="22"/>
          <w:szCs w:val="22"/>
          <w:shd w:val="clear" w:color="auto" w:fill="FFFFFF"/>
        </w:rPr>
        <w:t>The paper assumes a great deal of familiarity from the reader about the Universal Footprint of Epistasis framework and does not present the main test being used, and so the paper is inaccessible to a general readership.</w:t>
      </w:r>
      <w:r w:rsidRPr="003552A3">
        <w:rPr>
          <w:rFonts w:ascii="Helvetica" w:hAnsi="Helvetica"/>
          <w:color w:val="000000"/>
          <w:sz w:val="22"/>
          <w:szCs w:val="22"/>
          <w:shd w:val="clear" w:color="auto" w:fill="FFFFFF"/>
        </w:rPr>
        <w:t xml:space="preserve"> </w:t>
      </w:r>
    </w:p>
    <w:p w14:paraId="0A0F2D33" w14:textId="1CF1735F" w:rsidR="001F0DE7" w:rsidRPr="003558C2" w:rsidRDefault="007648DF">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 xml:space="preserve"> </w:t>
      </w:r>
    </w:p>
    <w:p w14:paraId="59824789" w14:textId="5A6221DE" w:rsidR="001F0DE7" w:rsidRPr="001F0DE7" w:rsidRDefault="001F0DE7">
      <w:pPr>
        <w:rPr>
          <w:rFonts w:ascii="Helvetica" w:hAnsi="Helvetica"/>
          <w:color w:val="000000"/>
          <w:sz w:val="22"/>
          <w:szCs w:val="22"/>
          <w:shd w:val="clear" w:color="auto" w:fill="FFFFFF"/>
          <w:lang w:val="en-US"/>
        </w:rPr>
      </w:pPr>
      <w:del w:id="1146" w:author="Microsoft Office User" w:date="2026-05-05T19:52:00Z" w16du:dateUtc="2026-05-05T16:52:00Z">
        <w:r w:rsidDel="00F174F1">
          <w:rPr>
            <w:rFonts w:ascii="Helvetica" w:hAnsi="Helvetica"/>
            <w:color w:val="000000"/>
            <w:sz w:val="22"/>
            <w:szCs w:val="22"/>
            <w:shd w:val="clear" w:color="auto" w:fill="FFFFFF"/>
            <w:lang w:val="en-US"/>
          </w:rPr>
          <w:delText xml:space="preserve">We are sorry that Reviewer did not </w:delText>
        </w:r>
        <w:r w:rsidR="007648DF" w:rsidDel="00F174F1">
          <w:rPr>
            <w:rFonts w:ascii="Helvetica" w:hAnsi="Helvetica"/>
            <w:color w:val="000000"/>
            <w:sz w:val="22"/>
            <w:szCs w:val="22"/>
            <w:shd w:val="clear" w:color="auto" w:fill="FFFFFF"/>
            <w:lang w:val="en-US"/>
          </w:rPr>
          <w:delText xml:space="preserve">find </w:delText>
        </w:r>
        <w:r w:rsidDel="00F174F1">
          <w:rPr>
            <w:rFonts w:ascii="Helvetica" w:hAnsi="Helvetica"/>
            <w:color w:val="000000"/>
            <w:sz w:val="22"/>
            <w:szCs w:val="22"/>
            <w:shd w:val="clear" w:color="auto" w:fill="FFFFFF"/>
            <w:lang w:val="en-US"/>
          </w:rPr>
          <w:delText>our work</w:delText>
        </w:r>
        <w:r w:rsidR="007648DF" w:rsidDel="00F174F1">
          <w:rPr>
            <w:rFonts w:ascii="Helvetica" w:hAnsi="Helvetica"/>
            <w:color w:val="000000"/>
            <w:sz w:val="22"/>
            <w:szCs w:val="22"/>
            <w:shd w:val="clear" w:color="auto" w:fill="FFFFFF"/>
            <w:lang w:val="en-US"/>
          </w:rPr>
          <w:delText xml:space="preserve"> transparent</w:delText>
        </w:r>
        <w:r w:rsidDel="00F174F1">
          <w:rPr>
            <w:rFonts w:ascii="Helvetica" w:hAnsi="Helvetica"/>
            <w:color w:val="000000"/>
            <w:sz w:val="22"/>
            <w:szCs w:val="22"/>
            <w:shd w:val="clear" w:color="auto" w:fill="FFFFFF"/>
            <w:lang w:val="en-US"/>
          </w:rPr>
          <w:delText xml:space="preserve">. </w:delText>
        </w:r>
      </w:del>
      <w:del w:id="1147" w:author="Microsoft Office User" w:date="2026-05-05T19:49:00Z" w16du:dateUtc="2026-05-05T16:49:00Z">
        <w:r w:rsidR="00A27538" w:rsidDel="00A057CC">
          <w:rPr>
            <w:rFonts w:ascii="Helvetica" w:hAnsi="Helvetica"/>
            <w:color w:val="000000"/>
            <w:sz w:val="22"/>
            <w:szCs w:val="22"/>
            <w:shd w:val="clear" w:color="auto" w:fill="FFFFFF"/>
            <w:lang w:val="en-US"/>
          </w:rPr>
          <w:delText>In fact,</w:delText>
        </w:r>
        <w:r w:rsidDel="00A057CC">
          <w:rPr>
            <w:rFonts w:ascii="Helvetica" w:hAnsi="Helvetica"/>
            <w:color w:val="000000"/>
            <w:sz w:val="22"/>
            <w:szCs w:val="22"/>
            <w:shd w:val="clear" w:color="auto" w:fill="FFFFFF"/>
            <w:lang w:val="en-US"/>
          </w:rPr>
          <w:delText xml:space="preserve"> the paper is self-contained and does not require the knowledge of </w:delText>
        </w:r>
        <w:r w:rsidR="003558C2" w:rsidDel="00A057CC">
          <w:rPr>
            <w:rFonts w:ascii="Helvetica" w:hAnsi="Helvetica"/>
            <w:color w:val="000000"/>
            <w:sz w:val="22"/>
            <w:szCs w:val="22"/>
            <w:shd w:val="clear" w:color="auto" w:fill="FFFFFF"/>
            <w:lang w:val="en-US"/>
          </w:rPr>
          <w:delText>our</w:delText>
        </w:r>
        <w:r w:rsidDel="00A057CC">
          <w:rPr>
            <w:rFonts w:ascii="Helvetica" w:hAnsi="Helvetica"/>
            <w:color w:val="000000"/>
            <w:sz w:val="22"/>
            <w:szCs w:val="22"/>
            <w:shd w:val="clear" w:color="auto" w:fill="FFFFFF"/>
            <w:lang w:val="en-US"/>
          </w:rPr>
          <w:delText xml:space="preserve"> previous work</w:delText>
        </w:r>
      </w:del>
      <w:del w:id="1148" w:author="Microsoft Office User" w:date="2026-05-05T19:13:00Z" w16du:dateUtc="2026-05-05T16:13:00Z">
        <w:r w:rsidDel="00D97404">
          <w:rPr>
            <w:rFonts w:ascii="Helvetica" w:hAnsi="Helvetica"/>
            <w:color w:val="000000"/>
            <w:sz w:val="22"/>
            <w:szCs w:val="22"/>
            <w:shd w:val="clear" w:color="auto" w:fill="FFFFFF"/>
            <w:lang w:val="en-US"/>
          </w:rPr>
          <w:delText xml:space="preserve">, because </w:delText>
        </w:r>
        <w:r w:rsidR="000E1D81" w:rsidDel="00D97404">
          <w:rPr>
            <w:rFonts w:ascii="Helvetica" w:hAnsi="Helvetica"/>
            <w:color w:val="000000"/>
            <w:sz w:val="22"/>
            <w:szCs w:val="22"/>
            <w:shd w:val="clear" w:color="auto" w:fill="FFFFFF"/>
            <w:lang w:val="en-US"/>
          </w:rPr>
          <w:delText xml:space="preserve">all </w:delText>
        </w:r>
        <w:r w:rsidDel="00D97404">
          <w:rPr>
            <w:rFonts w:ascii="Helvetica" w:hAnsi="Helvetica"/>
            <w:color w:val="000000"/>
            <w:sz w:val="22"/>
            <w:szCs w:val="22"/>
            <w:shd w:val="clear" w:color="auto" w:fill="FFFFFF"/>
            <w:lang w:val="en-US"/>
          </w:rPr>
          <w:delText>the methods are described in Methods</w:delText>
        </w:r>
        <w:r w:rsidR="000E1D81" w:rsidDel="00D97404">
          <w:rPr>
            <w:rFonts w:ascii="Helvetica" w:hAnsi="Helvetica"/>
            <w:color w:val="000000"/>
            <w:sz w:val="22"/>
            <w:szCs w:val="22"/>
            <w:shd w:val="clear" w:color="auto" w:fill="FFFFFF"/>
            <w:lang w:val="en-US"/>
          </w:rPr>
          <w:delText>.</w:delText>
        </w:r>
      </w:del>
      <w:ins w:id="1149" w:author="Microsoft Office User" w:date="2026-05-05T19:49:00Z" w16du:dateUtc="2026-05-05T16:49:00Z">
        <w:r w:rsidR="00A057CC">
          <w:rPr>
            <w:rFonts w:ascii="Helvetica" w:hAnsi="Helvetica"/>
            <w:color w:val="000000"/>
            <w:sz w:val="22"/>
            <w:szCs w:val="22"/>
            <w:shd w:val="clear" w:color="auto" w:fill="FFFFFF"/>
            <w:lang w:val="en-US"/>
          </w:rPr>
          <w:t xml:space="preserve">We did our best to make </w:t>
        </w:r>
      </w:ins>
      <w:ins w:id="1150" w:author="Microsoft Office User" w:date="2026-05-05T19:52:00Z" w16du:dateUtc="2026-05-05T16:52:00Z">
        <w:r w:rsidR="00F174F1">
          <w:rPr>
            <w:rFonts w:ascii="Helvetica" w:hAnsi="Helvetica"/>
            <w:color w:val="000000"/>
            <w:sz w:val="22"/>
            <w:szCs w:val="22"/>
            <w:shd w:val="clear" w:color="auto" w:fill="FFFFFF"/>
            <w:lang w:val="en-US"/>
          </w:rPr>
          <w:t>the work</w:t>
        </w:r>
      </w:ins>
      <w:ins w:id="1151" w:author="Microsoft Office User" w:date="2026-05-05T19:49:00Z" w16du:dateUtc="2026-05-05T16:49:00Z">
        <w:r w:rsidR="00A057CC">
          <w:rPr>
            <w:rFonts w:ascii="Helvetica" w:hAnsi="Helvetica"/>
            <w:color w:val="000000"/>
            <w:sz w:val="22"/>
            <w:szCs w:val="22"/>
            <w:shd w:val="clear" w:color="auto" w:fill="FFFFFF"/>
            <w:lang w:val="en-US"/>
          </w:rPr>
          <w:t xml:space="preserve"> more clear.</w:t>
        </w:r>
      </w:ins>
    </w:p>
    <w:p w14:paraId="5B6A56CE" w14:textId="77777777" w:rsidR="001F0DE7" w:rsidRPr="003558C2" w:rsidRDefault="001F0DE7">
      <w:pPr>
        <w:rPr>
          <w:rFonts w:ascii="Helvetica" w:hAnsi="Helvetica"/>
          <w:color w:val="000000"/>
          <w:sz w:val="22"/>
          <w:szCs w:val="22"/>
          <w:shd w:val="clear" w:color="auto" w:fill="FFFFFF"/>
          <w:lang w:val="en-US"/>
        </w:rPr>
      </w:pPr>
    </w:p>
    <w:p w14:paraId="15874B0B" w14:textId="77777777" w:rsidR="003558C2" w:rsidRPr="003558C2" w:rsidRDefault="00133529">
      <w:pPr>
        <w:rPr>
          <w:rFonts w:ascii="Helvetica" w:hAnsi="Helvetica"/>
          <w:b/>
          <w:color w:val="000000"/>
          <w:sz w:val="22"/>
          <w:szCs w:val="22"/>
          <w:shd w:val="clear" w:color="auto" w:fill="FFFFFF"/>
        </w:rPr>
      </w:pPr>
      <w:r w:rsidRPr="003558C2">
        <w:rPr>
          <w:rFonts w:ascii="Helvetica" w:hAnsi="Helvetica"/>
          <w:b/>
          <w:color w:val="000000"/>
          <w:sz w:val="22"/>
          <w:szCs w:val="22"/>
          <w:shd w:val="clear" w:color="auto" w:fill="FFFFFF"/>
        </w:rPr>
        <w:t xml:space="preserve">At the same time, the simulation study, which presumably is the evidence for the fundamental restriction, looks at a rather specific set of scenarios and thus is lacking generality to support the title claim. </w:t>
      </w:r>
    </w:p>
    <w:p w14:paraId="4F6088EA" w14:textId="77777777" w:rsidR="003558C2" w:rsidRDefault="003558C2">
      <w:pPr>
        <w:rPr>
          <w:rFonts w:ascii="Helvetica" w:hAnsi="Helvetica"/>
          <w:color w:val="000000"/>
          <w:sz w:val="22"/>
          <w:szCs w:val="22"/>
          <w:shd w:val="clear" w:color="auto" w:fill="FFFFFF"/>
        </w:rPr>
      </w:pPr>
    </w:p>
    <w:p w14:paraId="55CDDC9A" w14:textId="72E2A262" w:rsidR="00623600" w:rsidDel="00C328C6" w:rsidRDefault="00D97404" w:rsidP="006329A7">
      <w:pPr>
        <w:ind w:firstLine="709"/>
        <w:jc w:val="both"/>
        <w:rPr>
          <w:del w:id="1152" w:author="Microsoft Office User" w:date="2026-05-05T19:14:00Z" w16du:dateUtc="2026-05-05T16:14:00Z"/>
          <w:rStyle w:val="apple-converted-space"/>
          <w:rFonts w:ascii="Helvetica" w:hAnsi="Helvetica"/>
          <w:color w:val="000000"/>
          <w:sz w:val="22"/>
          <w:szCs w:val="22"/>
          <w:shd w:val="clear" w:color="auto" w:fill="FFFFFF"/>
          <w:lang w:val="en-US"/>
        </w:rPr>
      </w:pPr>
      <w:ins w:id="1153" w:author="Microsoft Office User" w:date="2026-05-05T19:18:00Z" w16du:dateUtc="2026-05-05T16:18:00Z">
        <w:r>
          <w:rPr>
            <w:rStyle w:val="apple-converted-space"/>
            <w:rFonts w:ascii="Helvetica" w:hAnsi="Helvetica"/>
            <w:color w:val="000000"/>
            <w:sz w:val="22"/>
            <w:szCs w:val="22"/>
            <w:shd w:val="clear" w:color="auto" w:fill="FFFFFF"/>
            <w:lang w:val="en-US"/>
          </w:rPr>
          <w:t>The present study is not focused o</w:t>
        </w:r>
      </w:ins>
      <w:ins w:id="1154" w:author="Microsoft Office User" w:date="2026-05-05T19:19:00Z" w16du:dateUtc="2026-05-05T16:19:00Z">
        <w:r>
          <w:rPr>
            <w:rStyle w:val="apple-converted-space"/>
            <w:rFonts w:ascii="Helvetica" w:hAnsi="Helvetica"/>
            <w:color w:val="000000"/>
            <w:sz w:val="22"/>
            <w:szCs w:val="22"/>
            <w:shd w:val="clear" w:color="auto" w:fill="FFFFFF"/>
            <w:lang w:val="en-US"/>
          </w:rPr>
          <w:t xml:space="preserve">n </w:t>
        </w:r>
      </w:ins>
      <w:ins w:id="1155" w:author="Microsoft Office User" w:date="2026-05-05T19:23:00Z" w16du:dateUtc="2026-05-05T16:23:00Z">
        <w:r w:rsidR="006329A7">
          <w:rPr>
            <w:rStyle w:val="apple-converted-space"/>
            <w:rFonts w:ascii="Helvetica" w:hAnsi="Helvetica"/>
            <w:color w:val="000000"/>
            <w:sz w:val="22"/>
            <w:szCs w:val="22"/>
            <w:shd w:val="clear" w:color="auto" w:fill="FFFFFF"/>
            <w:lang w:val="en-US"/>
          </w:rPr>
          <w:t xml:space="preserve">proving </w:t>
        </w:r>
      </w:ins>
      <w:ins w:id="1156" w:author="Microsoft Office User" w:date="2026-05-05T19:22:00Z" w16du:dateUtc="2026-05-05T16:22:00Z">
        <w:r w:rsidR="006329A7">
          <w:rPr>
            <w:rStyle w:val="apple-converted-space"/>
            <w:rFonts w:ascii="Helvetica" w:hAnsi="Helvetica"/>
            <w:color w:val="000000"/>
            <w:sz w:val="22"/>
            <w:szCs w:val="22"/>
            <w:shd w:val="clear" w:color="auto" w:fill="FFFFFF"/>
            <w:lang w:val="en-US"/>
          </w:rPr>
          <w:t xml:space="preserve">the </w:t>
        </w:r>
      </w:ins>
      <w:ins w:id="1157" w:author="Microsoft Office User" w:date="2026-05-05T19:18:00Z" w16du:dateUtc="2026-05-05T16:18:00Z">
        <w:r>
          <w:rPr>
            <w:rStyle w:val="apple-converted-space"/>
            <w:rFonts w:ascii="Helvetica" w:hAnsi="Helvetica"/>
            <w:color w:val="000000"/>
            <w:sz w:val="22"/>
            <w:szCs w:val="22"/>
            <w:shd w:val="clear" w:color="auto" w:fill="FFFFFF"/>
            <w:lang w:val="en-US"/>
          </w:rPr>
          <w:t>fundamenta</w:t>
        </w:r>
      </w:ins>
      <w:ins w:id="1158" w:author="Microsoft Office User" w:date="2026-05-05T19:19:00Z" w16du:dateUtc="2026-05-05T16:19:00Z">
        <w:r>
          <w:rPr>
            <w:rStyle w:val="apple-converted-space"/>
            <w:rFonts w:ascii="Helvetica" w:hAnsi="Helvetica"/>
            <w:color w:val="000000"/>
            <w:sz w:val="22"/>
            <w:szCs w:val="22"/>
            <w:shd w:val="clear" w:color="auto" w:fill="FFFFFF"/>
            <w:lang w:val="en-US"/>
          </w:rPr>
          <w:t>l</w:t>
        </w:r>
      </w:ins>
      <w:ins w:id="1159" w:author="Microsoft Office User" w:date="2026-05-05T19:18:00Z" w16du:dateUtc="2026-05-05T16:18:00Z">
        <w:r>
          <w:rPr>
            <w:rStyle w:val="apple-converted-space"/>
            <w:rFonts w:ascii="Helvetica" w:hAnsi="Helvetica"/>
            <w:color w:val="000000"/>
            <w:sz w:val="22"/>
            <w:szCs w:val="22"/>
            <w:shd w:val="clear" w:color="auto" w:fill="FFFFFF"/>
            <w:lang w:val="en-US"/>
          </w:rPr>
          <w:t xml:space="preserve"> restrict</w:t>
        </w:r>
      </w:ins>
      <w:ins w:id="1160" w:author="Microsoft Office User" w:date="2026-05-05T19:19:00Z" w16du:dateUtc="2026-05-05T16:19:00Z">
        <w:r>
          <w:rPr>
            <w:rStyle w:val="apple-converted-space"/>
            <w:rFonts w:ascii="Helvetica" w:hAnsi="Helvetica"/>
            <w:color w:val="000000"/>
            <w:sz w:val="22"/>
            <w:szCs w:val="22"/>
            <w:shd w:val="clear" w:color="auto" w:fill="FFFFFF"/>
            <w:lang w:val="en-US"/>
          </w:rPr>
          <w:t>io</w:t>
        </w:r>
      </w:ins>
      <w:ins w:id="1161" w:author="Microsoft Office User" w:date="2026-05-05T19:18:00Z" w16du:dateUtc="2026-05-05T16:18:00Z">
        <w:r>
          <w:rPr>
            <w:rStyle w:val="apple-converted-space"/>
            <w:rFonts w:ascii="Helvetica" w:hAnsi="Helvetica"/>
            <w:color w:val="000000"/>
            <w:sz w:val="22"/>
            <w:szCs w:val="22"/>
            <w:shd w:val="clear" w:color="auto" w:fill="FFFFFF"/>
            <w:lang w:val="en-US"/>
          </w:rPr>
          <w:t>n</w:t>
        </w:r>
      </w:ins>
      <w:ins w:id="1162" w:author="Microsoft Office User" w:date="2026-05-05T19:22:00Z" w16du:dateUtc="2026-05-05T16:22:00Z">
        <w:r w:rsidR="006329A7">
          <w:rPr>
            <w:rStyle w:val="apple-converted-space"/>
            <w:rFonts w:ascii="Helvetica" w:hAnsi="Helvetica"/>
            <w:color w:val="000000"/>
            <w:sz w:val="22"/>
            <w:szCs w:val="22"/>
            <w:shd w:val="clear" w:color="auto" w:fill="FFFFFF"/>
            <w:lang w:val="en-US"/>
          </w:rPr>
          <w:t xml:space="preserve"> caused by linkage</w:t>
        </w:r>
      </w:ins>
      <w:ins w:id="1163" w:author="Microsoft Office User" w:date="2026-05-05T19:18:00Z" w16du:dateUtc="2026-05-05T16:18:00Z">
        <w:r>
          <w:rPr>
            <w:rStyle w:val="apple-converted-space"/>
            <w:rFonts w:ascii="Helvetica" w:hAnsi="Helvetica"/>
            <w:color w:val="000000"/>
            <w:sz w:val="22"/>
            <w:szCs w:val="22"/>
            <w:shd w:val="clear" w:color="auto" w:fill="FFFFFF"/>
            <w:lang w:val="en-US"/>
          </w:rPr>
          <w:t xml:space="preserve">, </w:t>
        </w:r>
      </w:ins>
      <w:ins w:id="1164" w:author="Microsoft Office User" w:date="2026-05-05T19:19:00Z" w16du:dateUtc="2026-05-05T16:19:00Z">
        <w:r>
          <w:rPr>
            <w:rStyle w:val="apple-converted-space"/>
            <w:rFonts w:ascii="Helvetica" w:hAnsi="Helvetica"/>
            <w:color w:val="000000"/>
            <w:sz w:val="22"/>
            <w:szCs w:val="22"/>
            <w:shd w:val="clear" w:color="auto" w:fill="FFFFFF"/>
            <w:lang w:val="en-US"/>
          </w:rPr>
          <w:t>which</w:t>
        </w:r>
      </w:ins>
      <w:ins w:id="1165" w:author="Microsoft Office User" w:date="2026-05-05T19:18:00Z" w16du:dateUtc="2026-05-05T16:18:00Z">
        <w:r>
          <w:rPr>
            <w:rStyle w:val="apple-converted-space"/>
            <w:rFonts w:ascii="Helvetica" w:hAnsi="Helvetica"/>
            <w:color w:val="000000"/>
            <w:sz w:val="22"/>
            <w:szCs w:val="22"/>
            <w:shd w:val="clear" w:color="auto" w:fill="FFFFFF"/>
            <w:lang w:val="en-US"/>
          </w:rPr>
          <w:t xml:space="preserve"> </w:t>
        </w:r>
      </w:ins>
      <w:ins w:id="1166" w:author="Microsoft Office User" w:date="2026-05-05T19:22:00Z" w16du:dateUtc="2026-05-05T16:22:00Z">
        <w:r w:rsidR="006329A7">
          <w:rPr>
            <w:rStyle w:val="apple-converted-space"/>
            <w:rFonts w:ascii="Helvetica" w:hAnsi="Helvetica"/>
            <w:color w:val="000000"/>
            <w:sz w:val="22"/>
            <w:szCs w:val="22"/>
            <w:shd w:val="clear" w:color="auto" w:fill="FFFFFF"/>
            <w:lang w:val="en-US"/>
          </w:rPr>
          <w:t>is well</w:t>
        </w:r>
      </w:ins>
      <w:ins w:id="1167" w:author="Microsoft Office User" w:date="2026-05-05T19:23:00Z" w16du:dateUtc="2026-05-05T16:23:00Z">
        <w:r w:rsidR="006329A7">
          <w:rPr>
            <w:rStyle w:val="apple-converted-space"/>
            <w:rFonts w:ascii="Helvetica" w:hAnsi="Helvetica"/>
            <w:color w:val="000000"/>
            <w:sz w:val="22"/>
            <w:szCs w:val="22"/>
            <w:shd w:val="clear" w:color="auto" w:fill="FFFFFF"/>
            <w:lang w:val="en-US"/>
          </w:rPr>
          <w:t>–</w:t>
        </w:r>
      </w:ins>
      <w:ins w:id="1168" w:author="Microsoft Office User" w:date="2026-05-05T19:22:00Z" w16du:dateUtc="2026-05-05T16:22:00Z">
        <w:r w:rsidR="006329A7">
          <w:rPr>
            <w:rStyle w:val="apple-converted-space"/>
            <w:rFonts w:ascii="Helvetica" w:hAnsi="Helvetica"/>
            <w:color w:val="000000"/>
            <w:sz w:val="22"/>
            <w:szCs w:val="22"/>
            <w:shd w:val="clear" w:color="auto" w:fill="FFFFFF"/>
            <w:lang w:val="en-US"/>
          </w:rPr>
          <w:t>known in population geneti</w:t>
        </w:r>
      </w:ins>
      <w:ins w:id="1169" w:author="Microsoft Office User" w:date="2026-05-05T19:23:00Z" w16du:dateUtc="2026-05-05T16:23:00Z">
        <w:r w:rsidR="006329A7">
          <w:rPr>
            <w:rStyle w:val="apple-converted-space"/>
            <w:rFonts w:ascii="Helvetica" w:hAnsi="Helvetica"/>
            <w:color w:val="000000"/>
            <w:sz w:val="22"/>
            <w:szCs w:val="22"/>
            <w:shd w:val="clear" w:color="auto" w:fill="FFFFFF"/>
            <w:lang w:val="en-US"/>
          </w:rPr>
          <w:t xml:space="preserve">cs </w:t>
        </w:r>
      </w:ins>
      <w:ins w:id="1170" w:author="Microsoft Office User" w:date="2026-05-05T19:19:00Z" w16du:dateUtc="2026-05-05T16:19:00Z">
        <w:r>
          <w:rPr>
            <w:rStyle w:val="apple-converted-space"/>
            <w:rFonts w:ascii="Helvetica" w:hAnsi="Helvetica"/>
            <w:color w:val="000000"/>
            <w:sz w:val="22"/>
            <w:szCs w:val="22"/>
            <w:shd w:val="clear" w:color="auto" w:fill="FFFFFF"/>
            <w:lang w:val="en-US"/>
          </w:rPr>
          <w:t>(</w:t>
        </w:r>
      </w:ins>
      <w:ins w:id="1171" w:author="Microsoft Office User" w:date="2026-05-05T19:22:00Z" w16du:dateUtc="2026-05-05T16:22:00Z">
        <w:r w:rsidR="006329A7">
          <w:rPr>
            <w:rStyle w:val="apple-converted-space"/>
            <w:rFonts w:ascii="Helvetica" w:hAnsi="Helvetica"/>
            <w:color w:val="000000"/>
            <w:sz w:val="22"/>
            <w:szCs w:val="22"/>
            <w:shd w:val="clear" w:color="auto" w:fill="FFFFFF"/>
            <w:lang w:val="en-US"/>
          </w:rPr>
          <w:t>see</w:t>
        </w:r>
      </w:ins>
      <w:ins w:id="1172" w:author="Microsoft Office User" w:date="2026-05-05T19:23:00Z" w16du:dateUtc="2026-05-05T16:23:00Z">
        <w:r w:rsidR="006329A7">
          <w:rPr>
            <w:rStyle w:val="apple-converted-space"/>
            <w:rFonts w:ascii="Helvetica" w:hAnsi="Helvetica"/>
            <w:color w:val="000000"/>
            <w:sz w:val="22"/>
            <w:szCs w:val="22"/>
            <w:shd w:val="clear" w:color="auto" w:fill="FFFFFF"/>
            <w:lang w:val="en-US"/>
          </w:rPr>
          <w:t>,</w:t>
        </w:r>
      </w:ins>
      <w:ins w:id="1173" w:author="Microsoft Office User" w:date="2026-05-05T19:22:00Z" w16du:dateUtc="2026-05-05T16:22:00Z">
        <w:r w:rsidR="006329A7">
          <w:rPr>
            <w:rStyle w:val="apple-converted-space"/>
            <w:rFonts w:ascii="Helvetica" w:hAnsi="Helvetica"/>
            <w:color w:val="000000"/>
            <w:sz w:val="22"/>
            <w:szCs w:val="22"/>
            <w:shd w:val="clear" w:color="auto" w:fill="FFFFFF"/>
            <w:lang w:val="en-US"/>
          </w:rPr>
          <w:t xml:space="preserve"> for example, </w:t>
        </w:r>
      </w:ins>
      <w:ins w:id="1174" w:author="Microsoft Office User" w:date="2026-05-05T19:18:00Z" w16du:dateUtc="2026-05-05T16:18:00Z">
        <w:r>
          <w:rPr>
            <w:rStyle w:val="apple-converted-space"/>
            <w:rFonts w:ascii="Helvetica" w:hAnsi="Helvetica"/>
            <w:color w:val="000000"/>
            <w:sz w:val="22"/>
            <w:szCs w:val="22"/>
            <w:shd w:val="clear" w:color="auto" w:fill="FFFFFF"/>
            <w:lang w:val="en-US"/>
          </w:rPr>
          <w:t xml:space="preserve">Pedruzzi and Rouzine </w:t>
        </w:r>
      </w:ins>
      <w:ins w:id="1175" w:author="Microsoft Office User" w:date="2026-05-05T19:20:00Z" w16du:dateUtc="2026-05-05T16:20:00Z">
        <w:r w:rsidR="006329A7">
          <w:rPr>
            <w:rStyle w:val="apple-converted-space"/>
            <w:rFonts w:ascii="Helvetica" w:hAnsi="Helvetica"/>
            <w:color w:val="000000"/>
            <w:sz w:val="22"/>
            <w:szCs w:val="22"/>
            <w:shd w:val="clear" w:color="auto" w:fill="FFFFFF"/>
            <w:lang w:val="en-US"/>
          </w:rPr>
          <w:t>PL</w:t>
        </w:r>
      </w:ins>
      <w:ins w:id="1176" w:author="Microsoft Office User" w:date="2026-05-05T19:23:00Z" w16du:dateUtc="2026-05-05T16:23:00Z">
        <w:r w:rsidR="006329A7">
          <w:rPr>
            <w:rStyle w:val="apple-converted-space"/>
            <w:rFonts w:ascii="Helvetica" w:hAnsi="Helvetica"/>
            <w:color w:val="000000"/>
            <w:sz w:val="22"/>
            <w:szCs w:val="22"/>
            <w:shd w:val="clear" w:color="auto" w:fill="FFFFFF"/>
            <w:lang w:val="en-US"/>
          </w:rPr>
          <w:t>o</w:t>
        </w:r>
      </w:ins>
      <w:ins w:id="1177" w:author="Microsoft Office User" w:date="2026-05-05T19:20:00Z" w16du:dateUtc="2026-05-05T16:20:00Z">
        <w:r w:rsidR="006329A7">
          <w:rPr>
            <w:rStyle w:val="apple-converted-space"/>
            <w:rFonts w:ascii="Helvetica" w:hAnsi="Helvetica"/>
            <w:color w:val="000000"/>
            <w:sz w:val="22"/>
            <w:szCs w:val="22"/>
            <w:shd w:val="clear" w:color="auto" w:fill="FFFFFF"/>
            <w:lang w:val="en-US"/>
          </w:rPr>
          <w:t xml:space="preserve">S ONE </w:t>
        </w:r>
      </w:ins>
      <w:ins w:id="1178" w:author="Microsoft Office User" w:date="2026-05-05T19:18:00Z" w16du:dateUtc="2026-05-05T16:18:00Z">
        <w:r>
          <w:rPr>
            <w:rStyle w:val="apple-converted-space"/>
            <w:rFonts w:ascii="Helvetica" w:hAnsi="Helvetica"/>
            <w:color w:val="000000"/>
            <w:sz w:val="22"/>
            <w:szCs w:val="22"/>
            <w:shd w:val="clear" w:color="auto" w:fill="FFFFFF"/>
            <w:lang w:val="en-US"/>
          </w:rPr>
          <w:t>2019</w:t>
        </w:r>
      </w:ins>
      <w:ins w:id="1179" w:author="Microsoft Office User" w:date="2026-05-05T19:19:00Z" w16du:dateUtc="2026-05-05T16:19:00Z">
        <w:r>
          <w:rPr>
            <w:rStyle w:val="apple-converted-space"/>
            <w:rFonts w:ascii="Helvetica" w:hAnsi="Helvetica"/>
            <w:color w:val="000000"/>
            <w:sz w:val="22"/>
            <w:szCs w:val="22"/>
            <w:shd w:val="clear" w:color="auto" w:fill="FFFFFF"/>
            <w:lang w:val="en-US"/>
          </w:rPr>
          <w:t>).</w:t>
        </w:r>
      </w:ins>
      <w:ins w:id="1180" w:author="Microsoft Office User" w:date="2026-05-05T19:18:00Z" w16du:dateUtc="2026-05-05T16:18:00Z">
        <w:r>
          <w:rPr>
            <w:rStyle w:val="apple-converted-space"/>
            <w:rFonts w:ascii="Helvetica" w:hAnsi="Helvetica"/>
            <w:color w:val="000000"/>
            <w:sz w:val="22"/>
            <w:szCs w:val="22"/>
            <w:shd w:val="clear" w:color="auto" w:fill="FFFFFF"/>
            <w:lang w:val="en-US"/>
          </w:rPr>
          <w:t xml:space="preserve"> </w:t>
        </w:r>
      </w:ins>
      <w:ins w:id="1181" w:author="Microsoft Office User" w:date="2026-05-05T19:16:00Z" w16du:dateUtc="2026-05-05T16:16:00Z">
        <w:r>
          <w:rPr>
            <w:rStyle w:val="apple-converted-space"/>
            <w:rFonts w:ascii="Helvetica" w:hAnsi="Helvetica"/>
            <w:color w:val="000000"/>
            <w:sz w:val="22"/>
            <w:szCs w:val="22"/>
            <w:shd w:val="clear" w:color="auto" w:fill="FFFFFF"/>
            <w:lang w:val="en-US"/>
          </w:rPr>
          <w:t>The aim of th</w:t>
        </w:r>
      </w:ins>
      <w:ins w:id="1182" w:author="Microsoft Office User" w:date="2026-05-05T19:19:00Z" w16du:dateUtc="2026-05-05T16:19:00Z">
        <w:r>
          <w:rPr>
            <w:rStyle w:val="apple-converted-space"/>
            <w:rFonts w:ascii="Helvetica" w:hAnsi="Helvetica"/>
            <w:color w:val="000000"/>
            <w:sz w:val="22"/>
            <w:szCs w:val="22"/>
            <w:shd w:val="clear" w:color="auto" w:fill="FFFFFF"/>
            <w:lang w:val="en-US"/>
          </w:rPr>
          <w:t xml:space="preserve">e </w:t>
        </w:r>
      </w:ins>
      <w:ins w:id="1183" w:author="Microsoft Office User" w:date="2026-05-05T19:20:00Z" w16du:dateUtc="2026-05-05T16:20:00Z">
        <w:r>
          <w:rPr>
            <w:rStyle w:val="apple-converted-space"/>
            <w:rFonts w:ascii="Helvetica" w:hAnsi="Helvetica"/>
            <w:color w:val="000000"/>
            <w:sz w:val="22"/>
            <w:szCs w:val="22"/>
            <w:shd w:val="clear" w:color="auto" w:fill="FFFFFF"/>
            <w:lang w:val="en-US"/>
          </w:rPr>
          <w:t>present</w:t>
        </w:r>
      </w:ins>
      <w:ins w:id="1184" w:author="Microsoft Office User" w:date="2026-05-05T19:16:00Z" w16du:dateUtc="2026-05-05T16:16:00Z">
        <w:r>
          <w:rPr>
            <w:rStyle w:val="apple-converted-space"/>
            <w:rFonts w:ascii="Helvetica" w:hAnsi="Helvetica"/>
            <w:color w:val="000000"/>
            <w:sz w:val="22"/>
            <w:szCs w:val="22"/>
            <w:shd w:val="clear" w:color="auto" w:fill="FFFFFF"/>
            <w:lang w:val="en-US"/>
          </w:rPr>
          <w:t xml:space="preserve"> paper </w:t>
        </w:r>
      </w:ins>
      <w:ins w:id="1185" w:author="Microsoft Office User" w:date="2026-05-05T19:20:00Z" w16du:dateUtc="2026-05-05T16:20:00Z">
        <w:r>
          <w:rPr>
            <w:rStyle w:val="apple-converted-space"/>
            <w:rFonts w:ascii="Helvetica" w:hAnsi="Helvetica"/>
            <w:color w:val="000000"/>
            <w:sz w:val="22"/>
            <w:szCs w:val="22"/>
            <w:shd w:val="clear" w:color="auto" w:fill="FFFFFF"/>
            <w:lang w:val="en-US"/>
          </w:rPr>
          <w:t xml:space="preserve">is </w:t>
        </w:r>
      </w:ins>
      <w:ins w:id="1186" w:author="Microsoft Office User" w:date="2026-05-05T19:16:00Z" w16du:dateUtc="2026-05-05T16:16:00Z">
        <w:r>
          <w:rPr>
            <w:rStyle w:val="apple-converted-space"/>
            <w:rFonts w:ascii="Helvetica" w:hAnsi="Helvetica"/>
            <w:color w:val="000000"/>
            <w:sz w:val="22"/>
            <w:szCs w:val="22"/>
            <w:shd w:val="clear" w:color="auto" w:fill="FFFFFF"/>
            <w:lang w:val="en-US"/>
          </w:rPr>
          <w:t xml:space="preserve">to test </w:t>
        </w:r>
      </w:ins>
      <w:ins w:id="1187" w:author="Microsoft Office User" w:date="2026-05-05T19:20:00Z" w16du:dateUtc="2026-05-05T16:20:00Z">
        <w:r>
          <w:rPr>
            <w:rStyle w:val="apple-converted-space"/>
            <w:rFonts w:ascii="Helvetica" w:hAnsi="Helvetica"/>
            <w:color w:val="000000"/>
            <w:sz w:val="22"/>
            <w:szCs w:val="22"/>
            <w:shd w:val="clear" w:color="auto" w:fill="FFFFFF"/>
            <w:lang w:val="en-US"/>
          </w:rPr>
          <w:t>a p</w:t>
        </w:r>
        <w:r w:rsidR="006329A7">
          <w:rPr>
            <w:rStyle w:val="apple-converted-space"/>
            <w:rFonts w:ascii="Helvetica" w:hAnsi="Helvetica"/>
            <w:color w:val="000000"/>
            <w:sz w:val="22"/>
            <w:szCs w:val="22"/>
            <w:shd w:val="clear" w:color="auto" w:fill="FFFFFF"/>
            <w:lang w:val="en-US"/>
          </w:rPr>
          <w:t>rac</w:t>
        </w:r>
        <w:r>
          <w:rPr>
            <w:rStyle w:val="apple-converted-space"/>
            <w:rFonts w:ascii="Helvetica" w:hAnsi="Helvetica"/>
            <w:color w:val="000000"/>
            <w:sz w:val="22"/>
            <w:szCs w:val="22"/>
            <w:shd w:val="clear" w:color="auto" w:fill="FFFFFF"/>
            <w:lang w:val="en-US"/>
          </w:rPr>
          <w:t>tical</w:t>
        </w:r>
      </w:ins>
      <w:ins w:id="1188" w:author="Microsoft Office User" w:date="2026-05-05T19:16:00Z" w16du:dateUtc="2026-05-05T16:16:00Z">
        <w:r>
          <w:rPr>
            <w:rStyle w:val="apple-converted-space"/>
            <w:rFonts w:ascii="Helvetica" w:hAnsi="Helvetica"/>
            <w:color w:val="000000"/>
            <w:sz w:val="22"/>
            <w:szCs w:val="22"/>
            <w:shd w:val="clear" w:color="auto" w:fill="FFFFFF"/>
            <w:lang w:val="en-US"/>
          </w:rPr>
          <w:t xml:space="preserve"> method</w:t>
        </w:r>
      </w:ins>
      <w:ins w:id="1189" w:author="Microsoft Office User" w:date="2026-05-05T19:17:00Z" w16du:dateUtc="2026-05-05T16:17:00Z">
        <w:r>
          <w:rPr>
            <w:rStyle w:val="apple-converted-space"/>
            <w:rFonts w:ascii="Helvetica" w:hAnsi="Helvetica"/>
            <w:color w:val="000000"/>
            <w:sz w:val="22"/>
            <w:szCs w:val="22"/>
            <w:shd w:val="clear" w:color="auto" w:fill="FFFFFF"/>
            <w:lang w:val="en-US"/>
          </w:rPr>
          <w:t xml:space="preserve"> of detection</w:t>
        </w:r>
      </w:ins>
      <w:ins w:id="1190" w:author="Microsoft Office User" w:date="2026-05-05T19:16:00Z" w16du:dateUtc="2026-05-05T16:16:00Z">
        <w:r>
          <w:rPr>
            <w:rStyle w:val="apple-converted-space"/>
            <w:rFonts w:ascii="Helvetica" w:hAnsi="Helvetica"/>
            <w:color w:val="000000"/>
            <w:sz w:val="22"/>
            <w:szCs w:val="22"/>
            <w:shd w:val="clear" w:color="auto" w:fill="FFFFFF"/>
            <w:lang w:val="en-US"/>
          </w:rPr>
          <w:t xml:space="preserve"> </w:t>
        </w:r>
      </w:ins>
      <w:ins w:id="1191" w:author="Microsoft Office User" w:date="2026-05-05T19:21:00Z" w16du:dateUtc="2026-05-05T16:21:00Z">
        <w:r w:rsidR="006329A7">
          <w:rPr>
            <w:rStyle w:val="apple-converted-space"/>
            <w:rFonts w:ascii="Helvetica" w:hAnsi="Helvetica"/>
            <w:color w:val="000000"/>
            <w:sz w:val="22"/>
            <w:szCs w:val="22"/>
            <w:shd w:val="clear" w:color="auto" w:fill="FFFFFF"/>
            <w:lang w:val="en-US"/>
          </w:rPr>
          <w:t xml:space="preserve">that </w:t>
        </w:r>
      </w:ins>
      <w:ins w:id="1192" w:author="Microsoft Office User" w:date="2026-05-05T19:23:00Z" w16du:dateUtc="2026-05-05T16:23:00Z">
        <w:r w:rsidR="006329A7">
          <w:rPr>
            <w:rStyle w:val="apple-converted-space"/>
            <w:rFonts w:ascii="Helvetica" w:hAnsi="Helvetica"/>
            <w:color w:val="000000"/>
            <w:sz w:val="22"/>
            <w:szCs w:val="22"/>
            <w:shd w:val="clear" w:color="auto" w:fill="FFFFFF"/>
            <w:lang w:val="en-US"/>
          </w:rPr>
          <w:t>works despite of linkage</w:t>
        </w:r>
      </w:ins>
      <w:ins w:id="1193" w:author="Microsoft Office User" w:date="2026-05-05T19:21:00Z" w16du:dateUtc="2026-05-05T16:21:00Z">
        <w:r w:rsidR="006329A7">
          <w:rPr>
            <w:rStyle w:val="apple-converted-space"/>
            <w:rFonts w:ascii="Helvetica" w:hAnsi="Helvetica"/>
            <w:color w:val="000000"/>
            <w:sz w:val="22"/>
            <w:szCs w:val="22"/>
            <w:shd w:val="clear" w:color="auto" w:fill="FFFFFF"/>
            <w:lang w:val="en-US"/>
          </w:rPr>
          <w:t xml:space="preserve"> in two scenarios</w:t>
        </w:r>
      </w:ins>
      <w:ins w:id="1194" w:author="Microsoft Office User" w:date="2026-05-05T19:17:00Z" w16du:dateUtc="2026-05-05T16:17:00Z">
        <w:r>
          <w:rPr>
            <w:rStyle w:val="apple-converted-space"/>
            <w:rFonts w:ascii="Helvetica" w:hAnsi="Helvetica"/>
            <w:color w:val="000000"/>
            <w:sz w:val="22"/>
            <w:szCs w:val="22"/>
            <w:shd w:val="clear" w:color="auto" w:fill="FFFFFF"/>
            <w:lang w:val="en-US"/>
          </w:rPr>
          <w:t>: when the initial population is polymorp</w:t>
        </w:r>
      </w:ins>
      <w:ins w:id="1195" w:author="Microsoft Office User" w:date="2026-05-05T19:18:00Z" w16du:dateUtc="2026-05-05T16:18:00Z">
        <w:r>
          <w:rPr>
            <w:rStyle w:val="apple-converted-space"/>
            <w:rFonts w:ascii="Helvetica" w:hAnsi="Helvetica"/>
            <w:color w:val="000000"/>
            <w:sz w:val="22"/>
            <w:szCs w:val="22"/>
            <w:shd w:val="clear" w:color="auto" w:fill="FFFFFF"/>
            <w:lang w:val="en-US"/>
          </w:rPr>
          <w:t>hous</w:t>
        </w:r>
      </w:ins>
      <w:ins w:id="1196" w:author="Microsoft Office User" w:date="2026-05-05T19:17:00Z" w16du:dateUtc="2026-05-05T16:17:00Z">
        <w:r>
          <w:rPr>
            <w:rStyle w:val="apple-converted-space"/>
            <w:rFonts w:ascii="Helvetica" w:hAnsi="Helvetica"/>
            <w:color w:val="000000"/>
            <w:sz w:val="22"/>
            <w:szCs w:val="22"/>
            <w:shd w:val="clear" w:color="auto" w:fill="FFFFFF"/>
            <w:lang w:val="en-US"/>
          </w:rPr>
          <w:t xml:space="preserve">, and when it is monomorphic, but </w:t>
        </w:r>
      </w:ins>
      <w:ins w:id="1197" w:author="Microsoft Office User" w:date="2026-05-05T19:21:00Z" w16du:dateUtc="2026-05-05T16:21:00Z">
        <w:r w:rsidR="006329A7">
          <w:rPr>
            <w:rStyle w:val="apple-converted-space"/>
            <w:rFonts w:ascii="Helvetica" w:hAnsi="Helvetica"/>
            <w:color w:val="000000"/>
            <w:sz w:val="22"/>
            <w:szCs w:val="22"/>
            <w:shd w:val="clear" w:color="auto" w:fill="FFFFFF"/>
            <w:lang w:val="en-US"/>
          </w:rPr>
          <w:t xml:space="preserve">positive </w:t>
        </w:r>
      </w:ins>
      <w:ins w:id="1198" w:author="Microsoft Office User" w:date="2026-05-05T19:17:00Z" w16du:dateUtc="2026-05-05T16:17:00Z">
        <w:r>
          <w:rPr>
            <w:rStyle w:val="apple-converted-space"/>
            <w:rFonts w:ascii="Helvetica" w:hAnsi="Helvetica"/>
            <w:color w:val="000000"/>
            <w:sz w:val="22"/>
            <w:szCs w:val="22"/>
            <w:shd w:val="clear" w:color="auto" w:fill="FFFFFF"/>
            <w:lang w:val="en-US"/>
          </w:rPr>
          <w:t>epistasis is present</w:t>
        </w:r>
      </w:ins>
      <w:ins w:id="1199" w:author="Microsoft Office User" w:date="2026-05-05T19:21:00Z" w16du:dateUtc="2026-05-05T16:21:00Z">
        <w:r w:rsidR="006329A7">
          <w:rPr>
            <w:rStyle w:val="apple-converted-space"/>
            <w:rFonts w:ascii="Helvetica" w:hAnsi="Helvetica"/>
            <w:color w:val="000000"/>
            <w:sz w:val="22"/>
            <w:szCs w:val="22"/>
            <w:shd w:val="clear" w:color="auto" w:fill="FFFFFF"/>
            <w:lang w:val="en-US"/>
          </w:rPr>
          <w:t xml:space="preserve">. The second </w:t>
        </w:r>
      </w:ins>
      <w:ins w:id="1200" w:author="Microsoft Office User" w:date="2026-05-05T19:22:00Z" w16du:dateUtc="2026-05-05T16:22:00Z">
        <w:r w:rsidR="006329A7">
          <w:rPr>
            <w:rStyle w:val="apple-converted-space"/>
            <w:rFonts w:ascii="Helvetica" w:hAnsi="Helvetica"/>
            <w:color w:val="000000"/>
            <w:sz w:val="22"/>
            <w:szCs w:val="22"/>
            <w:shd w:val="clear" w:color="auto" w:fill="FFFFFF"/>
            <w:lang w:val="en-US"/>
          </w:rPr>
          <w:t xml:space="preserve">scenario </w:t>
        </w:r>
      </w:ins>
      <w:ins w:id="1201" w:author="Microsoft Office User" w:date="2026-05-05T19:21:00Z" w16du:dateUtc="2026-05-05T16:21:00Z">
        <w:r w:rsidR="006329A7">
          <w:rPr>
            <w:rStyle w:val="apple-converted-space"/>
            <w:rFonts w:ascii="Helvetica" w:hAnsi="Helvetica"/>
            <w:color w:val="000000"/>
            <w:sz w:val="22"/>
            <w:szCs w:val="22"/>
            <w:shd w:val="clear" w:color="auto" w:fill="FFFFFF"/>
            <w:lang w:val="en-US"/>
          </w:rPr>
          <w:t>was added in the revised version, see Figs. 2 to 4, because it is relevant to the evolution of SARS</w:t>
        </w:r>
      </w:ins>
      <w:ins w:id="1202" w:author="Microsoft Office User" w:date="2026-05-05T19:22:00Z" w16du:dateUtc="2026-05-05T16:22:00Z">
        <w:r w:rsidR="006329A7">
          <w:rPr>
            <w:rStyle w:val="apple-converted-space"/>
            <w:rFonts w:ascii="Helvetica" w:hAnsi="Helvetica"/>
            <w:color w:val="000000"/>
            <w:sz w:val="22"/>
            <w:szCs w:val="22"/>
            <w:shd w:val="clear" w:color="auto" w:fill="FFFFFF"/>
            <w:lang w:val="en-US"/>
          </w:rPr>
          <w:t>-</w:t>
        </w:r>
      </w:ins>
      <w:ins w:id="1203" w:author="Microsoft Office User" w:date="2026-05-05T19:21:00Z" w16du:dateUtc="2026-05-05T16:21:00Z">
        <w:r w:rsidR="006329A7">
          <w:rPr>
            <w:rStyle w:val="apple-converted-space"/>
            <w:rFonts w:ascii="Helvetica" w:hAnsi="Helvetica"/>
            <w:color w:val="000000"/>
            <w:sz w:val="22"/>
            <w:szCs w:val="22"/>
            <w:shd w:val="clear" w:color="auto" w:fill="FFFFFF"/>
            <w:lang w:val="en-US"/>
          </w:rPr>
          <w:t>CoV</w:t>
        </w:r>
      </w:ins>
      <w:ins w:id="1204" w:author="Microsoft Office User" w:date="2026-05-05T19:22:00Z" w16du:dateUtc="2026-05-05T16:22:00Z">
        <w:r w:rsidR="006329A7">
          <w:rPr>
            <w:rStyle w:val="apple-converted-space"/>
            <w:rFonts w:ascii="Helvetica" w:hAnsi="Helvetica"/>
            <w:color w:val="000000"/>
            <w:sz w:val="22"/>
            <w:szCs w:val="22"/>
            <w:shd w:val="clear" w:color="auto" w:fill="FFFFFF"/>
            <w:lang w:val="en-US"/>
          </w:rPr>
          <w:t>-2.</w:t>
        </w:r>
      </w:ins>
      <w:commentRangeStart w:id="1205"/>
      <w:del w:id="1206" w:author="Microsoft Office User" w:date="2026-05-05T19:14:00Z" w16du:dateUtc="2026-05-05T16:14:00Z">
        <w:r w:rsidR="00623600" w:rsidDel="00D97404">
          <w:rPr>
            <w:rStyle w:val="apple-converted-space"/>
            <w:rFonts w:ascii="Helvetica" w:hAnsi="Helvetica"/>
            <w:color w:val="000000"/>
            <w:sz w:val="22"/>
            <w:szCs w:val="22"/>
            <w:shd w:val="clear" w:color="auto" w:fill="FFFFFF"/>
            <w:lang w:val="en-US"/>
          </w:rPr>
          <w:delText>This nontrivial point is now explained in Discussion</w:delText>
        </w:r>
        <w:r w:rsidR="003C44DC" w:rsidDel="00D97404">
          <w:rPr>
            <w:rStyle w:val="apple-converted-space"/>
            <w:rFonts w:ascii="Helvetica" w:hAnsi="Helvetica"/>
            <w:color w:val="000000"/>
            <w:sz w:val="22"/>
            <w:szCs w:val="22"/>
            <w:shd w:val="clear" w:color="auto" w:fill="FFFFFF"/>
            <w:lang w:val="en-US"/>
          </w:rPr>
          <w:delText xml:space="preserve"> (Line 2</w:delText>
        </w:r>
      </w:del>
      <w:ins w:id="1207" w:author="ivan4995@gmail.com" w:date="2026-05-05T17:36:00Z">
        <w:del w:id="1208" w:author="Microsoft Office User" w:date="2026-05-05T19:14:00Z" w16du:dateUtc="2026-05-05T16:14:00Z">
          <w:r w:rsidR="00B36128" w:rsidDel="00D97404">
            <w:rPr>
              <w:rStyle w:val="apple-converted-space"/>
              <w:rFonts w:ascii="Helvetica" w:hAnsi="Helvetica"/>
              <w:color w:val="000000"/>
              <w:sz w:val="22"/>
              <w:szCs w:val="22"/>
              <w:shd w:val="clear" w:color="auto" w:fill="FFFFFF"/>
              <w:lang w:val="en-US"/>
            </w:rPr>
            <w:delText>83</w:delText>
          </w:r>
        </w:del>
      </w:ins>
      <w:del w:id="1209" w:author="Microsoft Office User" w:date="2026-05-05T19:14:00Z" w16du:dateUtc="2026-05-05T16:14:00Z">
        <w:r w:rsidR="003C44DC" w:rsidDel="00D97404">
          <w:rPr>
            <w:rStyle w:val="apple-converted-space"/>
            <w:rFonts w:ascii="Helvetica" w:hAnsi="Helvetica"/>
            <w:color w:val="000000"/>
            <w:sz w:val="22"/>
            <w:szCs w:val="22"/>
            <w:shd w:val="clear" w:color="auto" w:fill="FFFFFF"/>
            <w:lang w:val="en-US"/>
          </w:rPr>
          <w:delText>65)</w:delText>
        </w:r>
        <w:r w:rsidR="00623600" w:rsidDel="00D97404">
          <w:rPr>
            <w:rStyle w:val="apple-converted-space"/>
            <w:rFonts w:ascii="Helvetica" w:hAnsi="Helvetica"/>
            <w:color w:val="000000"/>
            <w:sz w:val="22"/>
            <w:szCs w:val="22"/>
            <w:shd w:val="clear" w:color="auto" w:fill="FFFFFF"/>
            <w:lang w:val="en-US"/>
          </w:rPr>
          <w:delText>:</w:delText>
        </w:r>
        <w:commentRangeEnd w:id="1205"/>
        <w:r w:rsidR="00B36128" w:rsidDel="00D97404">
          <w:rPr>
            <w:rStyle w:val="CommentReference"/>
            <w:rFonts w:ascii="Helvetica" w:hAnsi="Helvetica"/>
            <w:color w:val="000000"/>
            <w:sz w:val="22"/>
            <w:szCs w:val="22"/>
            <w:shd w:val="clear" w:color="auto" w:fill="FFFFFF"/>
            <w:lang w:val="en-US"/>
          </w:rPr>
          <w:commentReference w:id="1205"/>
        </w:r>
      </w:del>
    </w:p>
    <w:p w14:paraId="027DFA7B" w14:textId="77777777" w:rsidR="00C328C6" w:rsidRDefault="00C328C6" w:rsidP="006329A7">
      <w:pPr>
        <w:ind w:firstLine="709"/>
        <w:jc w:val="both"/>
        <w:rPr>
          <w:ins w:id="1210" w:author="Microsoft Office User" w:date="2026-05-05T19:31:00Z" w16du:dateUtc="2026-05-05T16:31:00Z"/>
          <w:rStyle w:val="apple-converted-space"/>
          <w:rFonts w:ascii="Helvetica" w:hAnsi="Helvetica"/>
          <w:color w:val="000000"/>
          <w:sz w:val="22"/>
          <w:szCs w:val="22"/>
          <w:shd w:val="clear" w:color="auto" w:fill="FFFFFF"/>
          <w:lang w:val="en-US"/>
        </w:rPr>
      </w:pPr>
    </w:p>
    <w:p w14:paraId="0F0C700A" w14:textId="77777777" w:rsidR="00C328C6" w:rsidRDefault="00C328C6" w:rsidP="006329A7">
      <w:pPr>
        <w:ind w:firstLine="709"/>
        <w:jc w:val="both"/>
        <w:rPr>
          <w:ins w:id="1211" w:author="Microsoft Office User" w:date="2026-05-05T19:31:00Z" w16du:dateUtc="2026-05-05T16:31:00Z"/>
          <w:rStyle w:val="apple-converted-space"/>
          <w:rFonts w:ascii="Helvetica" w:hAnsi="Helvetica"/>
          <w:color w:val="000000"/>
          <w:sz w:val="22"/>
          <w:szCs w:val="22"/>
          <w:shd w:val="clear" w:color="auto" w:fill="FFFFFF"/>
          <w:lang w:val="en-US"/>
        </w:rPr>
      </w:pPr>
    </w:p>
    <w:p w14:paraId="298F652C" w14:textId="77777777" w:rsidR="00C328C6" w:rsidRDefault="00C328C6" w:rsidP="00C328C6">
      <w:pPr>
        <w:rPr>
          <w:ins w:id="1212" w:author="Microsoft Office User" w:date="2026-05-05T19:31:00Z" w16du:dateUtc="2026-05-05T16:31:00Z"/>
          <w:rStyle w:val="apple-converted-space"/>
          <w:rFonts w:ascii="Helvetica" w:hAnsi="Helvetica"/>
          <w:color w:val="000000"/>
          <w:sz w:val="22"/>
          <w:szCs w:val="22"/>
          <w:shd w:val="clear" w:color="auto" w:fill="FFFFFF"/>
          <w:lang w:val="en-US"/>
        </w:rPr>
      </w:pPr>
      <w:ins w:id="1213" w:author="Microsoft Office User" w:date="2026-05-05T19:31:00Z" w16du:dateUtc="2026-05-05T16:31:00Z">
        <w:r>
          <w:rPr>
            <w:rStyle w:val="apple-converted-space"/>
            <w:rFonts w:ascii="Helvetica" w:hAnsi="Helvetica"/>
            <w:color w:val="000000"/>
            <w:sz w:val="22"/>
            <w:szCs w:val="22"/>
            <w:shd w:val="clear" w:color="auto" w:fill="FFFFFF"/>
            <w:lang w:val="en-US"/>
          </w:rPr>
          <w:t xml:space="preserve">We emphasize it now in Introduction </w:t>
        </w:r>
        <w:r w:rsidRPr="005C3376">
          <w:rPr>
            <w:rStyle w:val="apple-converted-space"/>
            <w:rFonts w:ascii="Helvetica" w:hAnsi="Helvetica"/>
            <w:color w:val="000000"/>
            <w:sz w:val="22"/>
            <w:szCs w:val="22"/>
            <w:highlight w:val="yellow"/>
            <w:shd w:val="clear" w:color="auto" w:fill="FFFFFF"/>
            <w:lang w:val="en-US"/>
            <w:rPrChange w:id="1214" w:author="Microsoft Office User" w:date="2026-05-05T19:52:00Z" w16du:dateUtc="2026-05-05T16:52:00Z">
              <w:rPr>
                <w:rStyle w:val="apple-converted-space"/>
                <w:rFonts w:ascii="Helvetica" w:hAnsi="Helvetica"/>
                <w:color w:val="000000"/>
                <w:sz w:val="22"/>
                <w:szCs w:val="22"/>
                <w:shd w:val="clear" w:color="auto" w:fill="FFFFFF"/>
                <w:lang w:val="en-US"/>
              </w:rPr>
            </w:rPrChange>
          </w:rPr>
          <w:t>(Line **):</w:t>
        </w:r>
      </w:ins>
    </w:p>
    <w:p w14:paraId="7D29188E" w14:textId="77777777" w:rsidR="00C328C6" w:rsidRDefault="00C328C6" w:rsidP="00C328C6">
      <w:pPr>
        <w:rPr>
          <w:ins w:id="1215" w:author="Microsoft Office User" w:date="2026-05-05T19:31:00Z" w16du:dateUtc="2026-05-05T16:31:00Z"/>
          <w:rStyle w:val="apple-converted-space"/>
          <w:rFonts w:ascii="Helvetica" w:hAnsi="Helvetica"/>
          <w:color w:val="000000"/>
          <w:sz w:val="22"/>
          <w:szCs w:val="22"/>
          <w:shd w:val="clear" w:color="auto" w:fill="FFFFFF"/>
          <w:lang w:val="en-US"/>
        </w:rPr>
      </w:pPr>
    </w:p>
    <w:p w14:paraId="2C9FFC0B" w14:textId="21CE856B" w:rsidR="00C328C6" w:rsidRPr="00DA54C5" w:rsidRDefault="00C328C6" w:rsidP="00C328C6">
      <w:pPr>
        <w:rPr>
          <w:ins w:id="1216" w:author="Microsoft Office User" w:date="2026-05-05T19:31:00Z" w16du:dateUtc="2026-05-05T16:31:00Z"/>
          <w:rFonts w:ascii="Times New Roman" w:eastAsia="Times New Roman" w:hAnsi="Times New Roman" w:cs="Times New Roman"/>
          <w:bCs/>
          <w:sz w:val="20"/>
          <w:szCs w:val="20"/>
          <w:lang w:val="en-US"/>
        </w:rPr>
      </w:pPr>
      <w:ins w:id="1217" w:author="Microsoft Office User" w:date="2026-05-05T19:31:00Z" w16du:dateUtc="2026-05-05T16:31:00Z">
        <w:r w:rsidRPr="00DA54C5">
          <w:rPr>
            <w:rFonts w:ascii="Times New Roman" w:eastAsia="Times New Roman" w:hAnsi="Times New Roman" w:cs="Times New Roman"/>
            <w:sz w:val="20"/>
            <w:szCs w:val="20"/>
          </w:rPr>
          <w:t>This</w:t>
        </w:r>
        <w:r w:rsidRPr="00DA54C5">
          <w:rPr>
            <w:rFonts w:ascii="Times New Roman" w:eastAsia="Times New Roman" w:hAnsi="Times New Roman" w:cs="Times New Roman"/>
            <w:sz w:val="20"/>
            <w:szCs w:val="20"/>
            <w:lang w:val="en-US"/>
          </w:rPr>
          <w:t xml:space="preserve"> approach differs from the alternative methods in the following respects. Firstly, it does not make unrealistic assumptions regarding the evolutionary factors at play. Secondly, its accuracy is validated in a broad range of model parameters on simulated sequences, using a generic model of population genetics of the Wright Fisher type</w:t>
        </w:r>
        <w:r>
          <w:rPr>
            <w:rFonts w:ascii="Times New Roman" w:eastAsia="Times New Roman" w:hAnsi="Times New Roman" w:cs="Times New Roman"/>
            <w:sz w:val="20"/>
            <w:szCs w:val="20"/>
            <w:lang w:val="en-US"/>
          </w:rPr>
          <w:t xml:space="preserve"> for two scenarios of evolution</w:t>
        </w:r>
        <w:r w:rsidRPr="00DA54C5">
          <w:rPr>
            <w:rFonts w:ascii="Times New Roman" w:eastAsia="Times New Roman" w:hAnsi="Times New Roman" w:cs="Times New Roman"/>
            <w:sz w:val="20"/>
            <w:szCs w:val="20"/>
            <w:lang w:val="en-US"/>
          </w:rPr>
          <w:t xml:space="preserve">. Thirdly, the application to data is focused on well-balanced sampling between sequences related to major variants. </w:t>
        </w:r>
        <w:r w:rsidRPr="00DA54C5">
          <w:rPr>
            <w:rFonts w:ascii="Times New Roman" w:eastAsia="Times New Roman" w:hAnsi="Times New Roman" w:cs="Times New Roman"/>
            <w:bCs/>
            <w:sz w:val="20"/>
            <w:szCs w:val="20"/>
            <w:lang w:val="en-US"/>
          </w:rPr>
          <w:t xml:space="preserve">The fourth feature is the use of the conditional correlator. </w:t>
        </w:r>
      </w:ins>
    </w:p>
    <w:p w14:paraId="4413108F" w14:textId="77777777" w:rsidR="00C328C6" w:rsidRDefault="00C328C6">
      <w:pPr>
        <w:ind w:firstLine="709"/>
        <w:jc w:val="both"/>
        <w:rPr>
          <w:ins w:id="1218" w:author="Microsoft Office User" w:date="2026-05-05T19:31:00Z" w16du:dateUtc="2026-05-05T16:31:00Z"/>
          <w:rStyle w:val="apple-converted-space"/>
          <w:rFonts w:ascii="Helvetica" w:hAnsi="Helvetica"/>
          <w:color w:val="000000"/>
          <w:sz w:val="22"/>
          <w:szCs w:val="22"/>
          <w:shd w:val="clear" w:color="auto" w:fill="FFFFFF"/>
          <w:lang w:val="en-US"/>
        </w:rPr>
        <w:pPrChange w:id="1219" w:author="Microsoft Office User" w:date="2026-05-05T19:21:00Z" w16du:dateUtc="2026-05-05T16:21:00Z">
          <w:pPr/>
        </w:pPrChange>
      </w:pPr>
    </w:p>
    <w:p w14:paraId="0A383164" w14:textId="742748C3" w:rsidR="003C44DC" w:rsidDel="00D97404" w:rsidRDefault="003C44DC">
      <w:pPr>
        <w:ind w:firstLine="709"/>
        <w:jc w:val="both"/>
        <w:rPr>
          <w:del w:id="1220" w:author="Microsoft Office User" w:date="2026-05-05T19:14:00Z" w16du:dateUtc="2026-05-05T16:14:00Z"/>
          <w:rStyle w:val="apple-converted-space"/>
          <w:rFonts w:ascii="Helvetica" w:hAnsi="Helvetica"/>
          <w:color w:val="000000"/>
          <w:sz w:val="22"/>
          <w:szCs w:val="22"/>
          <w:shd w:val="clear" w:color="auto" w:fill="FFFFFF"/>
          <w:lang w:val="en-US"/>
        </w:rPr>
        <w:pPrChange w:id="1221" w:author="Microsoft Office User" w:date="2026-05-05T19:21:00Z" w16du:dateUtc="2026-05-05T16:21:00Z">
          <w:pPr/>
        </w:pPrChange>
      </w:pPr>
    </w:p>
    <w:p w14:paraId="01A1BEF4" w14:textId="78F40D6E" w:rsidR="002018DD" w:rsidRPr="002018DD" w:rsidDel="00C328C6" w:rsidRDefault="002018DD">
      <w:pPr>
        <w:ind w:firstLine="709"/>
        <w:jc w:val="both"/>
        <w:rPr>
          <w:ins w:id="1222" w:author="ivan4995@gmail.com" w:date="2026-05-05T17:43:00Z"/>
          <w:del w:id="1223" w:author="Microsoft Office User" w:date="2026-05-05T19:31:00Z" w16du:dateUtc="2026-05-05T16:31:00Z"/>
          <w:rFonts w:ascii="Times New Roman" w:eastAsia="Times New Roman" w:hAnsi="Times New Roman" w:cs="Times New Roman"/>
          <w:sz w:val="20"/>
          <w:szCs w:val="20"/>
          <w:rPrChange w:id="1224" w:author="ivan4995@gmail.com" w:date="2026-05-05T17:43:00Z">
            <w:rPr>
              <w:ins w:id="1225" w:author="ivan4995@gmail.com" w:date="2026-05-05T17:43:00Z"/>
              <w:del w:id="1226" w:author="Microsoft Office User" w:date="2026-05-05T19:31:00Z" w16du:dateUtc="2026-05-05T16:31:00Z"/>
              <w:rFonts w:ascii="Times New Roman" w:eastAsia="Times New Roman" w:hAnsi="Times New Roman" w:cs="Times New Roman"/>
            </w:rPr>
          </w:rPrChange>
        </w:rPr>
        <w:pPrChange w:id="1227" w:author="Microsoft Office User" w:date="2026-05-05T19:21:00Z" w16du:dateUtc="2026-05-05T16:21:00Z">
          <w:pPr>
            <w:spacing w:line="360" w:lineRule="auto"/>
            <w:ind w:firstLine="709"/>
            <w:jc w:val="both"/>
          </w:pPr>
        </w:pPrChange>
      </w:pPr>
      <w:ins w:id="1228" w:author="ivan4995@gmail.com" w:date="2026-05-05T17:43:00Z">
        <w:del w:id="1229" w:author="Microsoft Office User" w:date="2026-05-05T19:14:00Z" w16du:dateUtc="2026-05-05T16:14:00Z">
          <w:r w:rsidRPr="002018DD" w:rsidDel="00D97404">
            <w:rPr>
              <w:rFonts w:ascii="Times New Roman" w:eastAsia="Times New Roman" w:hAnsi="Times New Roman" w:cs="Times New Roman"/>
              <w:sz w:val="20"/>
              <w:szCs w:val="20"/>
              <w:lang w:val="en-US"/>
              <w:rPrChange w:id="1230" w:author="ivan4995@gmail.com" w:date="2026-05-05T17:43:00Z">
                <w:rPr>
                  <w:rFonts w:ascii="Times New Roman" w:eastAsia="Times New Roman" w:hAnsi="Times New Roman" w:cs="Times New Roman"/>
                  <w:lang w:val="en-US"/>
                </w:rPr>
              </w:rPrChange>
            </w:rPr>
            <w:delText xml:space="preserve">For testing the accuracy, we used a model with directional selection. In fact, SARS-CoV–2 evolves in antibody–binding regions due to collective immunity of population, which is a case of the selection for change (Red Queen effect). Nevertheless, as it has been shown by several groups </w:delText>
          </w:r>
          <w:r w:rsidRPr="002018DD" w:rsidDel="00D97404">
            <w:rPr>
              <w:rFonts w:ascii="Times New Roman" w:eastAsia="Times New Roman" w:hAnsi="Times New Roman" w:cs="Times New Roman"/>
              <w:sz w:val="20"/>
              <w:szCs w:val="20"/>
              <w:lang w:val="en-US"/>
              <w:rPrChange w:id="1231" w:author="ivan4995@gmail.com" w:date="2026-05-05T17:43:00Z">
                <w:rPr>
                  <w:rFonts w:ascii="Times New Roman" w:eastAsia="Times New Roman" w:hAnsi="Times New Roman" w:cs="Times New Roman"/>
                  <w:lang w:val="en-US"/>
                </w:rPr>
              </w:rPrChange>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Pr="002018DD" w:rsidDel="00D97404">
            <w:rPr>
              <w:rFonts w:ascii="Times New Roman" w:eastAsia="Times New Roman" w:hAnsi="Times New Roman" w:cs="Times New Roman"/>
              <w:sz w:val="20"/>
              <w:szCs w:val="20"/>
              <w:lang w:val="en-US"/>
              <w:rPrChange w:id="1232" w:author="ivan4995@gmail.com" w:date="2026-05-05T17:43:00Z">
                <w:rPr>
                  <w:rFonts w:ascii="Times New Roman" w:eastAsia="Times New Roman" w:hAnsi="Times New Roman" w:cs="Times New Roman"/>
                  <w:lang w:val="en-US"/>
                </w:rPr>
              </w:rPrChange>
            </w:rPr>
            <w:delInstrText xml:space="preserve"> ADDIN EN.CITE </w:delInstrText>
          </w:r>
          <w:r w:rsidRPr="002018DD" w:rsidDel="00D97404">
            <w:rPr>
              <w:rFonts w:ascii="Times New Roman" w:eastAsia="Times New Roman" w:hAnsi="Times New Roman" w:cs="Times New Roman"/>
              <w:sz w:val="20"/>
              <w:szCs w:val="20"/>
              <w:lang w:val="en-US"/>
              <w:rPrChange w:id="1233" w:author="ivan4995@gmail.com" w:date="2026-05-05T17:43:00Z">
                <w:rPr>
                  <w:rFonts w:ascii="Times New Roman" w:eastAsia="Times New Roman" w:hAnsi="Times New Roman" w:cs="Times New Roman"/>
                  <w:lang w:val="en-US"/>
                </w:rPr>
              </w:rPrChange>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Pr="002018DD" w:rsidDel="00D97404">
            <w:rPr>
              <w:rFonts w:ascii="Times New Roman" w:eastAsia="Times New Roman" w:hAnsi="Times New Roman" w:cs="Times New Roman"/>
              <w:sz w:val="20"/>
              <w:szCs w:val="20"/>
              <w:lang w:val="en-US"/>
              <w:rPrChange w:id="1234" w:author="ivan4995@gmail.com" w:date="2026-05-05T17:43:00Z">
                <w:rPr>
                  <w:rFonts w:ascii="Times New Roman" w:eastAsia="Times New Roman" w:hAnsi="Times New Roman" w:cs="Times New Roman"/>
                  <w:lang w:val="en-US"/>
                </w:rPr>
              </w:rPrChange>
            </w:rPr>
            <w:delInstrText xml:space="preserve"> ADDIN EN.CITE.DATA </w:delInstrText>
          </w:r>
          <w:r w:rsidRPr="00C964EB" w:rsidDel="00D97404">
            <w:rPr>
              <w:rFonts w:ascii="Times New Roman" w:eastAsia="Times New Roman" w:hAnsi="Times New Roman" w:cs="Times New Roman"/>
              <w:sz w:val="20"/>
              <w:szCs w:val="20"/>
              <w:lang w:val="en-US"/>
            </w:rPr>
          </w:r>
          <w:r w:rsidRPr="002018DD" w:rsidDel="00D97404">
            <w:rPr>
              <w:rFonts w:ascii="Times New Roman" w:eastAsia="Times New Roman" w:hAnsi="Times New Roman" w:cs="Times New Roman"/>
              <w:sz w:val="20"/>
              <w:szCs w:val="20"/>
              <w:lang w:val="en-US"/>
              <w:rPrChange w:id="1235" w:author="ivan4995@gmail.com" w:date="2026-05-05T17:43:00Z">
                <w:rPr>
                  <w:rFonts w:ascii="Times New Roman" w:eastAsia="Times New Roman" w:hAnsi="Times New Roman" w:cs="Times New Roman"/>
                  <w:lang w:val="en-US"/>
                </w:rPr>
              </w:rPrChange>
            </w:rPr>
            <w:fldChar w:fldCharType="end"/>
          </w:r>
          <w:r w:rsidRPr="00C964EB" w:rsidDel="00D97404">
            <w:rPr>
              <w:rFonts w:ascii="Times New Roman" w:eastAsia="Times New Roman" w:hAnsi="Times New Roman" w:cs="Times New Roman"/>
              <w:sz w:val="20"/>
              <w:szCs w:val="20"/>
              <w:lang w:val="en-US"/>
            </w:rPr>
          </w:r>
          <w:r w:rsidRPr="002018DD" w:rsidDel="00D97404">
            <w:rPr>
              <w:rFonts w:ascii="Times New Roman" w:eastAsia="Times New Roman" w:hAnsi="Times New Roman" w:cs="Times New Roman"/>
              <w:sz w:val="20"/>
              <w:szCs w:val="20"/>
              <w:lang w:val="en-US"/>
              <w:rPrChange w:id="1236" w:author="ivan4995@gmail.com" w:date="2026-05-05T17:43:00Z">
                <w:rPr>
                  <w:rFonts w:ascii="Times New Roman" w:eastAsia="Times New Roman" w:hAnsi="Times New Roman" w:cs="Times New Roman"/>
                  <w:lang w:val="en-US"/>
                </w:rPr>
              </w:rPrChange>
            </w:rPr>
            <w:fldChar w:fldCharType="separate"/>
          </w:r>
          <w:r w:rsidRPr="002018DD" w:rsidDel="00D97404">
            <w:rPr>
              <w:rFonts w:ascii="Times New Roman" w:eastAsia="Times New Roman" w:hAnsi="Times New Roman" w:cs="Times New Roman"/>
              <w:noProof/>
              <w:sz w:val="20"/>
              <w:szCs w:val="20"/>
              <w:lang w:val="en-US"/>
              <w:rPrChange w:id="1237" w:author="ivan4995@gmail.com" w:date="2026-05-05T17:43:00Z">
                <w:rPr>
                  <w:rFonts w:ascii="Times New Roman" w:eastAsia="Times New Roman" w:hAnsi="Times New Roman" w:cs="Times New Roman"/>
                  <w:noProof/>
                  <w:lang w:val="en-US"/>
                </w:rPr>
              </w:rPrChange>
            </w:rPr>
            <w:delText>[56-58]</w:delText>
          </w:r>
          <w:r w:rsidRPr="002018DD" w:rsidDel="00D97404">
            <w:rPr>
              <w:rFonts w:ascii="Times New Roman" w:eastAsia="Times New Roman" w:hAnsi="Times New Roman" w:cs="Times New Roman"/>
              <w:sz w:val="20"/>
              <w:szCs w:val="20"/>
              <w:lang w:val="en-US"/>
              <w:rPrChange w:id="1238" w:author="ivan4995@gmail.com" w:date="2026-05-05T17:43:00Z">
                <w:rPr>
                  <w:rFonts w:ascii="Times New Roman" w:eastAsia="Times New Roman" w:hAnsi="Times New Roman" w:cs="Times New Roman"/>
                  <w:lang w:val="en-US"/>
                </w:rPr>
              </w:rPrChange>
            </w:rPr>
            <w:fldChar w:fldCharType="end"/>
          </w:r>
          <w:r w:rsidRPr="002018DD" w:rsidDel="00D97404">
            <w:rPr>
              <w:rFonts w:ascii="Times New Roman" w:eastAsia="Times New Roman" w:hAnsi="Times New Roman" w:cs="Times New Roman"/>
              <w:sz w:val="20"/>
              <w:szCs w:val="20"/>
              <w:lang w:val="en-US"/>
              <w:rPrChange w:id="1239" w:author="ivan4995@gmail.com" w:date="2026-05-05T17:43:00Z">
                <w:rPr>
                  <w:rFonts w:ascii="Times New Roman" w:eastAsia="Times New Roman" w:hAnsi="Times New Roman" w:cs="Times New Roman"/>
                  <w:lang w:val="en-US"/>
                </w:rPr>
              </w:rPrChange>
            </w:rPr>
            <w:delText xml:space="preserve">, the </w:delText>
          </w:r>
          <w:r w:rsidRPr="002018DD" w:rsidDel="00D97404">
            <w:rPr>
              <w:rFonts w:ascii="Times New Roman" w:eastAsia="Times New Roman" w:hAnsi="Times New Roman" w:cs="Times New Roman"/>
              <w:sz w:val="20"/>
              <w:szCs w:val="20"/>
              <w:rPrChange w:id="1240" w:author="ivan4995@gmail.com" w:date="2026-05-05T17:43:00Z">
                <w:rPr>
                  <w:rFonts w:ascii="Times New Roman" w:eastAsia="Times New Roman" w:hAnsi="Times New Roman" w:cs="Times New Roman"/>
                </w:rPr>
              </w:rPrChange>
            </w:rPr>
            <w:delText>multi-locus epidemiological model</w:delText>
          </w:r>
          <w:r w:rsidRPr="002018DD" w:rsidDel="00D97404">
            <w:rPr>
              <w:rFonts w:ascii="Times New Roman" w:eastAsia="Times New Roman" w:hAnsi="Times New Roman" w:cs="Times New Roman"/>
              <w:sz w:val="20"/>
              <w:szCs w:val="20"/>
              <w:lang w:val="en-US"/>
              <w:rPrChange w:id="1241" w:author="ivan4995@gmail.com" w:date="2026-05-05T17:43:00Z">
                <w:rPr>
                  <w:rFonts w:ascii="Times New Roman" w:eastAsia="Times New Roman" w:hAnsi="Times New Roman" w:cs="Times New Roman"/>
                  <w:lang w:val="en-US"/>
                </w:rPr>
              </w:rPrChange>
            </w:rPr>
            <w:delText xml:space="preserve"> of respiratory viruses is effectively reduced to t</w:delText>
          </w:r>
          <w:r w:rsidRPr="002018DD" w:rsidDel="00D97404">
            <w:rPr>
              <w:rFonts w:ascii="Times New Roman" w:eastAsia="Times New Roman" w:hAnsi="Times New Roman" w:cs="Times New Roman"/>
              <w:sz w:val="20"/>
              <w:szCs w:val="20"/>
              <w:rPrChange w:id="1242" w:author="ivan4995@gmail.com" w:date="2026-05-05T17:43:00Z">
                <w:rPr>
                  <w:rFonts w:ascii="Times New Roman" w:eastAsia="Times New Roman" w:hAnsi="Times New Roman" w:cs="Times New Roman"/>
                </w:rPr>
              </w:rPrChange>
            </w:rPr>
            <w:delText>he Wright-Fisher model</w:delText>
          </w:r>
          <w:r w:rsidRPr="002018DD" w:rsidDel="00D97404">
            <w:rPr>
              <w:rFonts w:ascii="Times New Roman" w:eastAsia="Times New Roman" w:hAnsi="Times New Roman" w:cs="Times New Roman"/>
              <w:sz w:val="20"/>
              <w:szCs w:val="20"/>
              <w:lang w:val="en-US"/>
              <w:rPrChange w:id="1243" w:author="ivan4995@gmail.com" w:date="2026-05-05T17:43:00Z">
                <w:rPr>
                  <w:rFonts w:ascii="Times New Roman" w:eastAsia="Times New Roman" w:hAnsi="Times New Roman" w:cs="Times New Roman"/>
                  <w:lang w:val="en-US"/>
                </w:rPr>
              </w:rPrChange>
            </w:rPr>
            <w:delText xml:space="preserve"> with constant directional selection. The selection coefficient is expressed in terms of basic reproduction ratio in a naïve population and the breadth of antibody neutralization, calculated in these works using different approximations.</w:delText>
          </w:r>
        </w:del>
      </w:ins>
    </w:p>
    <w:p w14:paraId="2992727F" w14:textId="4E06388B" w:rsidR="003558C2" w:rsidDel="002018DD" w:rsidRDefault="003C44DC" w:rsidP="003C44DC">
      <w:pPr>
        <w:jc w:val="both"/>
        <w:rPr>
          <w:del w:id="1244" w:author="ivan4995@gmail.com" w:date="2026-05-05T17:43:00Z"/>
          <w:rFonts w:ascii="Times New Roman" w:hAnsi="Times New Roman" w:cs="Times New Roman"/>
          <w:color w:val="000000"/>
          <w:sz w:val="18"/>
          <w:szCs w:val="18"/>
          <w:shd w:val="clear" w:color="auto" w:fill="FFFFFF"/>
          <w:lang w:val="en-US"/>
        </w:rPr>
      </w:pPr>
      <w:del w:id="1245" w:author="ivan4995@gmail.com" w:date="2026-05-05T17:43:00Z">
        <w:r w:rsidRPr="005B0E48" w:rsidDel="002018DD">
          <w:rPr>
            <w:rFonts w:ascii="Times New Roman" w:hAnsi="Times New Roman" w:cs="Times New Roman"/>
            <w:color w:val="000000"/>
            <w:sz w:val="20"/>
            <w:szCs w:val="20"/>
            <w:shd w:val="clear" w:color="auto" w:fill="FFFFFF"/>
            <w:lang w:val="en-US"/>
          </w:rPr>
          <w:delText xml:space="preserve">For testing the accuracy, we used a </w:delText>
        </w:r>
        <w:r w:rsidDel="002018DD">
          <w:rPr>
            <w:rFonts w:ascii="Times New Roman" w:hAnsi="Times New Roman" w:cs="Times New Roman"/>
            <w:color w:val="000000"/>
            <w:sz w:val="20"/>
            <w:szCs w:val="20"/>
            <w:shd w:val="clear" w:color="auto" w:fill="FFFFFF"/>
            <w:lang w:val="en-US"/>
          </w:rPr>
          <w:delText xml:space="preserve">generic </w:delText>
        </w:r>
        <w:r w:rsidRPr="005B0E48" w:rsidDel="002018DD">
          <w:rPr>
            <w:rFonts w:ascii="Times New Roman" w:hAnsi="Times New Roman" w:cs="Times New Roman"/>
            <w:color w:val="000000"/>
            <w:sz w:val="20"/>
            <w:szCs w:val="20"/>
            <w:shd w:val="clear" w:color="auto" w:fill="FFFFFF"/>
            <w:lang w:val="en-US"/>
          </w:rPr>
          <w:delText>model with directional selection. In fact, SAR</w:delText>
        </w:r>
        <w:r w:rsidRPr="003C44DC" w:rsidDel="002018DD">
          <w:rPr>
            <w:rFonts w:ascii="Times New Roman" w:hAnsi="Times New Roman" w:cs="Times New Roman"/>
            <w:color w:val="000000"/>
            <w:sz w:val="20"/>
            <w:szCs w:val="20"/>
            <w:shd w:val="clear" w:color="auto" w:fill="FFFFFF"/>
            <w:lang w:val="en-US"/>
          </w:rPr>
          <w:delText>S</w:delText>
        </w:r>
        <w:r w:rsidRPr="005B0E48" w:rsidDel="002018DD">
          <w:rPr>
            <w:rFonts w:ascii="Times New Roman" w:hAnsi="Times New Roman" w:cs="Times New Roman"/>
            <w:color w:val="000000"/>
            <w:sz w:val="20"/>
            <w:szCs w:val="20"/>
            <w:shd w:val="clear" w:color="auto" w:fill="FFFFFF"/>
            <w:lang w:val="en-US"/>
          </w:rPr>
          <w:delText xml:space="preserve">–CoV–2 evolves in antibody–binding regions due to collective immunity of population, which is a case of the selection for change (Red Queen effect). Nevertheless, as it has been shown by several groups {Rouzine, 2018 #81; Yan, 2019 #82; Marchi, 2021 #83}, the </w:delText>
        </w:r>
        <w:r w:rsidRPr="005B0E48" w:rsidDel="002018DD">
          <w:rPr>
            <w:rFonts w:ascii="Times New Roman" w:hAnsi="Times New Roman" w:cs="Times New Roman"/>
            <w:color w:val="000000"/>
            <w:sz w:val="20"/>
            <w:szCs w:val="20"/>
            <w:shd w:val="clear" w:color="auto" w:fill="FFFFFF"/>
          </w:rPr>
          <w:delText>multi-locus epidemiological model</w:delText>
        </w:r>
        <w:r w:rsidRPr="005B0E48" w:rsidDel="002018DD">
          <w:rPr>
            <w:rFonts w:ascii="Times New Roman" w:hAnsi="Times New Roman" w:cs="Times New Roman"/>
            <w:color w:val="000000"/>
            <w:sz w:val="20"/>
            <w:szCs w:val="20"/>
            <w:shd w:val="clear" w:color="auto" w:fill="FFFFFF"/>
            <w:lang w:val="en-US"/>
          </w:rPr>
          <w:delText xml:space="preserve"> of respiratory viruses is effectively reduced to t</w:delText>
        </w:r>
        <w:r w:rsidRPr="005B0E48" w:rsidDel="002018DD">
          <w:rPr>
            <w:rFonts w:ascii="Times New Roman" w:hAnsi="Times New Roman" w:cs="Times New Roman"/>
            <w:color w:val="000000"/>
            <w:sz w:val="20"/>
            <w:szCs w:val="20"/>
            <w:shd w:val="clear" w:color="auto" w:fill="FFFFFF"/>
          </w:rPr>
          <w:delText>he Wright-Fisher model</w:delText>
        </w:r>
        <w:r w:rsidRPr="005B0E48" w:rsidDel="002018DD">
          <w:rPr>
            <w:rFonts w:ascii="Times New Roman" w:hAnsi="Times New Roman" w:cs="Times New Roman"/>
            <w:color w:val="000000"/>
            <w:sz w:val="20"/>
            <w:szCs w:val="20"/>
            <w:shd w:val="clear" w:color="auto" w:fill="FFFFFF"/>
            <w:lang w:val="en-US"/>
          </w:rPr>
          <w:delText xml:space="preserve"> with constant directional selection. The selection coefficient is expressed in terms of basic reproduction ratio in a naïve population and the breadth of antibody neutralization, calculated in these works using different approximations</w:delText>
        </w:r>
        <w:r w:rsidRPr="003C44DC" w:rsidDel="002018DD">
          <w:rPr>
            <w:rFonts w:ascii="Times New Roman" w:hAnsi="Times New Roman" w:cs="Times New Roman"/>
            <w:color w:val="000000"/>
            <w:sz w:val="20"/>
            <w:szCs w:val="20"/>
            <w:shd w:val="clear" w:color="auto" w:fill="FFFFFF"/>
            <w:lang w:val="en-US"/>
          </w:rPr>
          <w:delText>.</w:delText>
        </w:r>
        <w:r w:rsidDel="002018DD">
          <w:rPr>
            <w:rFonts w:ascii="Times New Roman" w:hAnsi="Times New Roman" w:cs="Times New Roman"/>
            <w:color w:val="000000"/>
            <w:sz w:val="20"/>
            <w:szCs w:val="20"/>
            <w:shd w:val="clear" w:color="auto" w:fill="FFFFFF"/>
            <w:lang w:val="en-US"/>
          </w:rPr>
          <w:delText xml:space="preserve"> </w:delText>
        </w:r>
      </w:del>
    </w:p>
    <w:p w14:paraId="27E17A18" w14:textId="77777777" w:rsidR="003C44DC" w:rsidRPr="003C44DC" w:rsidRDefault="003C44DC">
      <w:pPr>
        <w:ind w:firstLine="709"/>
        <w:jc w:val="both"/>
        <w:rPr>
          <w:rFonts w:ascii="Times New Roman" w:hAnsi="Times New Roman" w:cs="Times New Roman"/>
          <w:color w:val="000000"/>
          <w:sz w:val="18"/>
          <w:szCs w:val="18"/>
          <w:shd w:val="clear" w:color="auto" w:fill="FFFFFF"/>
          <w:lang w:val="en-US"/>
        </w:rPr>
        <w:pPrChange w:id="1246" w:author="Microsoft Office User" w:date="2026-05-05T19:31:00Z" w16du:dateUtc="2026-05-05T16:31:00Z">
          <w:pPr/>
        </w:pPrChange>
      </w:pPr>
    </w:p>
    <w:p w14:paraId="7819355B" w14:textId="77777777" w:rsidR="003558C2" w:rsidRPr="00CF36AD" w:rsidRDefault="00133529">
      <w:pPr>
        <w:rPr>
          <w:rStyle w:val="apple-converted-space"/>
          <w:rFonts w:ascii="Helvetica" w:hAnsi="Helvetica"/>
          <w:b/>
          <w:color w:val="000000"/>
          <w:sz w:val="22"/>
          <w:szCs w:val="22"/>
          <w:shd w:val="clear" w:color="auto" w:fill="FFFFFF"/>
        </w:rPr>
      </w:pPr>
      <w:r w:rsidRPr="00CF36AD">
        <w:rPr>
          <w:rFonts w:ascii="Helvetica" w:hAnsi="Helvetica"/>
          <w:b/>
          <w:color w:val="000000"/>
          <w:sz w:val="22"/>
          <w:szCs w:val="22"/>
          <w:shd w:val="clear" w:color="auto" w:fill="FFFFFF"/>
        </w:rPr>
        <w:t>I also did not find it to add very much beyond the previous documentation in this series of papers on the difficulty in detecting epistatic interactions from patterns of segregating variation in a manner that is grounded in population genetic theory.</w:t>
      </w:r>
      <w:r w:rsidRPr="00CF36AD">
        <w:rPr>
          <w:rStyle w:val="apple-converted-space"/>
          <w:rFonts w:ascii="Helvetica" w:hAnsi="Helvetica"/>
          <w:b/>
          <w:color w:val="000000"/>
          <w:sz w:val="22"/>
          <w:szCs w:val="22"/>
          <w:shd w:val="clear" w:color="auto" w:fill="FFFFFF"/>
        </w:rPr>
        <w:t> </w:t>
      </w:r>
    </w:p>
    <w:p w14:paraId="59BC7D47" w14:textId="77777777" w:rsidR="003558C2" w:rsidRPr="00CF36AD" w:rsidRDefault="003558C2">
      <w:pPr>
        <w:rPr>
          <w:rStyle w:val="apple-converted-space"/>
          <w:rFonts w:ascii="Helvetica" w:hAnsi="Helvetica"/>
          <w:color w:val="000000"/>
          <w:sz w:val="22"/>
          <w:szCs w:val="22"/>
          <w:shd w:val="clear" w:color="auto" w:fill="FFFFFF"/>
          <w:lang w:val="en-US"/>
        </w:rPr>
      </w:pPr>
    </w:p>
    <w:p w14:paraId="0569A9D8" w14:textId="21D9D6C7" w:rsidR="006329A7" w:rsidRDefault="00690F67">
      <w:pPr>
        <w:rPr>
          <w:ins w:id="1247" w:author="Microsoft Office User" w:date="2026-05-05T19:26:00Z" w16du:dateUtc="2026-05-05T16:26:00Z"/>
          <w:rStyle w:val="apple-converted-space"/>
          <w:rFonts w:ascii="Helvetica" w:hAnsi="Helvetica"/>
          <w:color w:val="000000"/>
          <w:sz w:val="22"/>
          <w:szCs w:val="22"/>
          <w:shd w:val="clear" w:color="auto" w:fill="FFFFFF"/>
          <w:lang w:val="en-US"/>
        </w:rPr>
      </w:pPr>
      <w:ins w:id="1248" w:author="Microsoft Office User" w:date="2026-05-05T20:14:00Z" w16du:dateUtc="2026-05-05T17:14:00Z">
        <w:r>
          <w:rPr>
            <w:rStyle w:val="apple-converted-space"/>
            <w:rFonts w:ascii="Helvetica" w:hAnsi="Helvetica"/>
            <w:color w:val="000000"/>
            <w:sz w:val="22"/>
            <w:szCs w:val="22"/>
            <w:shd w:val="clear" w:color="auto" w:fill="FFFFFF"/>
            <w:lang w:val="en-US"/>
          </w:rPr>
          <w:t>Nevertheless, it</w:t>
        </w:r>
      </w:ins>
      <w:ins w:id="1249" w:author="Microsoft Office User" w:date="2026-05-05T20:13:00Z" w16du:dateUtc="2026-05-05T17:13:00Z">
        <w:r w:rsidR="002929BC">
          <w:rPr>
            <w:rStyle w:val="apple-converted-space"/>
            <w:rFonts w:ascii="Helvetica" w:hAnsi="Helvetica"/>
            <w:color w:val="000000"/>
            <w:sz w:val="22"/>
            <w:szCs w:val="22"/>
            <w:shd w:val="clear" w:color="auto" w:fill="FFFFFF"/>
            <w:lang w:val="en-US"/>
          </w:rPr>
          <w:t xml:space="preserve"> is</w:t>
        </w:r>
      </w:ins>
      <w:ins w:id="1250" w:author="Microsoft Office User" w:date="2026-05-05T20:07:00Z" w16du:dateUtc="2026-05-05T17:07:00Z">
        <w:r w:rsidR="0073356B">
          <w:rPr>
            <w:rStyle w:val="apple-converted-space"/>
            <w:rFonts w:ascii="Helvetica" w:hAnsi="Helvetica"/>
            <w:color w:val="000000"/>
            <w:sz w:val="22"/>
            <w:szCs w:val="22"/>
            <w:shd w:val="clear" w:color="auto" w:fill="FFFFFF"/>
            <w:lang w:val="en-US"/>
          </w:rPr>
          <w:t xml:space="preserve"> common knowledge </w:t>
        </w:r>
      </w:ins>
      <w:ins w:id="1251" w:author="Microsoft Office User" w:date="2026-05-05T20:08:00Z" w16du:dateUtc="2026-05-05T17:08:00Z">
        <w:r w:rsidR="0073356B">
          <w:rPr>
            <w:rStyle w:val="apple-converted-space"/>
            <w:rFonts w:ascii="Helvetica" w:hAnsi="Helvetica"/>
            <w:color w:val="000000"/>
            <w:sz w:val="22"/>
            <w:szCs w:val="22"/>
            <w:shd w:val="clear" w:color="auto" w:fill="FFFFFF"/>
            <w:lang w:val="en-US"/>
          </w:rPr>
          <w:t xml:space="preserve">in genetics </w:t>
        </w:r>
      </w:ins>
      <w:ins w:id="1252" w:author="Microsoft Office User" w:date="2026-05-05T20:07:00Z" w16du:dateUtc="2026-05-05T17:07:00Z">
        <w:r w:rsidR="0073356B">
          <w:rPr>
            <w:rStyle w:val="apple-converted-space"/>
            <w:rFonts w:ascii="Helvetica" w:hAnsi="Helvetica"/>
            <w:color w:val="000000"/>
            <w:sz w:val="22"/>
            <w:szCs w:val="22"/>
            <w:shd w:val="clear" w:color="auto" w:fill="FFFFFF"/>
            <w:lang w:val="en-US"/>
          </w:rPr>
          <w:t>since Morgan</w:t>
        </w:r>
      </w:ins>
      <w:ins w:id="1253" w:author="Microsoft Office User" w:date="2026-05-05T20:10:00Z" w16du:dateUtc="2026-05-05T17:10:00Z">
        <w:r w:rsidR="0073356B">
          <w:rPr>
            <w:rStyle w:val="apple-converted-space"/>
            <w:rFonts w:ascii="Helvetica" w:hAnsi="Helvetica"/>
            <w:color w:val="000000"/>
            <w:sz w:val="22"/>
            <w:szCs w:val="22"/>
            <w:shd w:val="clear" w:color="auto" w:fill="FFFFFF"/>
            <w:lang w:val="en-US"/>
          </w:rPr>
          <w:t>'</w:t>
        </w:r>
      </w:ins>
      <w:ins w:id="1254" w:author="Microsoft Office User" w:date="2026-05-05T20:09:00Z" w16du:dateUtc="2026-05-05T17:09:00Z">
        <w:r w:rsidR="0073356B">
          <w:rPr>
            <w:rStyle w:val="apple-converted-space"/>
            <w:rFonts w:ascii="Helvetica" w:hAnsi="Helvetica"/>
            <w:color w:val="000000"/>
            <w:sz w:val="22"/>
            <w:szCs w:val="22"/>
            <w:shd w:val="clear" w:color="auto" w:fill="FFFFFF"/>
            <w:lang w:val="en-US"/>
          </w:rPr>
          <w:t>s Nobel Prize work</w:t>
        </w:r>
      </w:ins>
      <w:ins w:id="1255" w:author="Microsoft Office User" w:date="2026-05-05T20:07:00Z" w16du:dateUtc="2026-05-05T17:07:00Z">
        <w:r w:rsidR="0073356B">
          <w:rPr>
            <w:rStyle w:val="apple-converted-space"/>
            <w:rFonts w:ascii="Helvetica" w:hAnsi="Helvetica"/>
            <w:color w:val="000000"/>
            <w:sz w:val="22"/>
            <w:szCs w:val="22"/>
            <w:shd w:val="clear" w:color="auto" w:fill="FFFFFF"/>
            <w:lang w:val="en-US"/>
          </w:rPr>
          <w:t xml:space="preserve">. </w:t>
        </w:r>
      </w:ins>
      <w:ins w:id="1256" w:author="Microsoft Office User" w:date="2026-05-05T20:08:00Z" w16du:dateUtc="2026-05-05T17:08:00Z">
        <w:r w:rsidR="0073356B">
          <w:rPr>
            <w:rStyle w:val="apple-converted-space"/>
            <w:rFonts w:ascii="Helvetica" w:hAnsi="Helvetica"/>
            <w:color w:val="000000"/>
            <w:sz w:val="22"/>
            <w:szCs w:val="22"/>
            <w:shd w:val="clear" w:color="auto" w:fill="FFFFFF"/>
            <w:lang w:val="en-US"/>
          </w:rPr>
          <w:t xml:space="preserve">He discovered that </w:t>
        </w:r>
      </w:ins>
      <w:ins w:id="1257" w:author="Microsoft Office User" w:date="2026-05-05T20:10:00Z" w16du:dateUtc="2026-05-05T17:10:00Z">
        <w:r w:rsidR="0073356B">
          <w:rPr>
            <w:rStyle w:val="apple-converted-space"/>
            <w:rFonts w:ascii="Helvetica" w:hAnsi="Helvetica"/>
            <w:color w:val="000000"/>
            <w:sz w:val="22"/>
            <w:szCs w:val="22"/>
            <w:shd w:val="clear" w:color="auto" w:fill="FFFFFF"/>
            <w:lang w:val="en-US"/>
          </w:rPr>
          <w:t>some</w:t>
        </w:r>
      </w:ins>
      <w:ins w:id="1258" w:author="Microsoft Office User" w:date="2026-05-05T20:08:00Z" w16du:dateUtc="2026-05-05T17:08:00Z">
        <w:r w:rsidR="0073356B">
          <w:rPr>
            <w:rStyle w:val="apple-converted-space"/>
            <w:rFonts w:ascii="Helvetica" w:hAnsi="Helvetica"/>
            <w:color w:val="000000"/>
            <w:sz w:val="22"/>
            <w:szCs w:val="22"/>
            <w:shd w:val="clear" w:color="auto" w:fill="FFFFFF"/>
            <w:lang w:val="en-US"/>
          </w:rPr>
          <w:t xml:space="preserve"> </w:t>
        </w:r>
      </w:ins>
      <w:ins w:id="1259" w:author="Microsoft Office User" w:date="2026-05-05T20:10:00Z" w16du:dateUtc="2026-05-05T17:10:00Z">
        <w:r w:rsidR="0073356B">
          <w:rPr>
            <w:rStyle w:val="apple-converted-space"/>
            <w:rFonts w:ascii="Helvetica" w:hAnsi="Helvetica"/>
            <w:color w:val="000000"/>
            <w:sz w:val="22"/>
            <w:szCs w:val="22"/>
            <w:shd w:val="clear" w:color="auto" w:fill="FFFFFF"/>
            <w:lang w:val="en-US"/>
          </w:rPr>
          <w:t>pairs of</w:t>
        </w:r>
      </w:ins>
      <w:ins w:id="1260" w:author="Microsoft Office User" w:date="2026-05-05T20:07:00Z" w16du:dateUtc="2026-05-05T17:07:00Z">
        <w:r w:rsidR="0073356B">
          <w:rPr>
            <w:rStyle w:val="apple-converted-space"/>
            <w:rFonts w:ascii="Helvetica" w:hAnsi="Helvetica"/>
            <w:color w:val="000000"/>
            <w:sz w:val="22"/>
            <w:szCs w:val="22"/>
            <w:shd w:val="clear" w:color="auto" w:fill="FFFFFF"/>
            <w:lang w:val="en-US"/>
          </w:rPr>
          <w:t xml:space="preserve"> genes </w:t>
        </w:r>
      </w:ins>
      <w:ins w:id="1261" w:author="Microsoft Office User" w:date="2026-05-05T20:14:00Z" w16du:dateUtc="2026-05-05T17:14:00Z">
        <w:r w:rsidR="0084049B">
          <w:rPr>
            <w:rStyle w:val="apple-converted-space"/>
            <w:rFonts w:ascii="Helvetica" w:hAnsi="Helvetica"/>
            <w:color w:val="000000"/>
            <w:sz w:val="22"/>
            <w:szCs w:val="22"/>
            <w:shd w:val="clear" w:color="auto" w:fill="FFFFFF"/>
            <w:lang w:val="en-US"/>
          </w:rPr>
          <w:t xml:space="preserve">in frruit flies </w:t>
        </w:r>
      </w:ins>
      <w:ins w:id="1262" w:author="Microsoft Office User" w:date="2026-05-05T20:07:00Z" w16du:dateUtc="2026-05-05T17:07:00Z">
        <w:r w:rsidR="0073356B">
          <w:rPr>
            <w:rStyle w:val="apple-converted-space"/>
            <w:rFonts w:ascii="Helvetica" w:hAnsi="Helvetica"/>
            <w:color w:val="000000"/>
            <w:sz w:val="22"/>
            <w:szCs w:val="22"/>
            <w:shd w:val="clear" w:color="auto" w:fill="FFFFFF"/>
            <w:lang w:val="en-US"/>
          </w:rPr>
          <w:t>segregate in a correlated manner.</w:t>
        </w:r>
      </w:ins>
      <w:ins w:id="1263" w:author="Microsoft Office User" w:date="2026-05-05T20:08:00Z" w16du:dateUtc="2026-05-05T17:08:00Z">
        <w:r w:rsidR="0073356B">
          <w:rPr>
            <w:rStyle w:val="apple-converted-space"/>
            <w:rFonts w:ascii="Helvetica" w:hAnsi="Helvetica"/>
            <w:color w:val="000000"/>
            <w:sz w:val="22"/>
            <w:szCs w:val="22"/>
            <w:shd w:val="clear" w:color="auto" w:fill="FFFFFF"/>
            <w:lang w:val="en-US"/>
          </w:rPr>
          <w:t xml:space="preserve"> This is how he understood that </w:t>
        </w:r>
      </w:ins>
      <w:ins w:id="1264" w:author="Microsoft Office User" w:date="2026-05-05T20:10:00Z" w16du:dateUtc="2026-05-05T17:10:00Z">
        <w:r w:rsidR="0073356B">
          <w:rPr>
            <w:rStyle w:val="apple-converted-space"/>
            <w:rFonts w:ascii="Helvetica" w:hAnsi="Helvetica"/>
            <w:color w:val="000000"/>
            <w:sz w:val="22"/>
            <w:szCs w:val="22"/>
            <w:shd w:val="clear" w:color="auto" w:fill="FFFFFF"/>
            <w:lang w:val="en-US"/>
          </w:rPr>
          <w:t>"</w:t>
        </w:r>
      </w:ins>
      <w:ins w:id="1265" w:author="Microsoft Office User" w:date="2026-05-05T20:08:00Z" w16du:dateUtc="2026-05-05T17:08:00Z">
        <w:r w:rsidR="0073356B">
          <w:rPr>
            <w:rStyle w:val="apple-converted-space"/>
            <w:rFonts w:ascii="Helvetica" w:hAnsi="Helvetica"/>
            <w:color w:val="000000"/>
            <w:sz w:val="22"/>
            <w:szCs w:val="22"/>
            <w:shd w:val="clear" w:color="auto" w:fill="FFFFFF"/>
            <w:lang w:val="en-US"/>
          </w:rPr>
          <w:t>genes</w:t>
        </w:r>
      </w:ins>
      <w:ins w:id="1266" w:author="Microsoft Office User" w:date="2026-05-05T20:10:00Z" w16du:dateUtc="2026-05-05T17:10:00Z">
        <w:r w:rsidR="0073356B">
          <w:rPr>
            <w:rStyle w:val="apple-converted-space"/>
            <w:rFonts w:ascii="Helvetica" w:hAnsi="Helvetica"/>
            <w:color w:val="000000"/>
            <w:sz w:val="22"/>
            <w:szCs w:val="22"/>
            <w:shd w:val="clear" w:color="auto" w:fill="FFFFFF"/>
            <w:lang w:val="en-US"/>
          </w:rPr>
          <w:t>"</w:t>
        </w:r>
      </w:ins>
      <w:ins w:id="1267" w:author="Microsoft Office User" w:date="2026-05-05T20:11:00Z" w16du:dateUtc="2026-05-05T17:11:00Z">
        <w:r w:rsidR="00725182">
          <w:rPr>
            <w:rStyle w:val="apple-converted-space"/>
            <w:rFonts w:ascii="Helvetica" w:hAnsi="Helvetica"/>
            <w:color w:val="000000"/>
            <w:sz w:val="22"/>
            <w:szCs w:val="22"/>
            <w:shd w:val="clear" w:color="auto" w:fill="FFFFFF"/>
            <w:lang w:val="en-US"/>
          </w:rPr>
          <w:t xml:space="preserve"> proposed by Mendel</w:t>
        </w:r>
      </w:ins>
      <w:ins w:id="1268" w:author="Microsoft Office User" w:date="2026-05-05T20:08:00Z" w16du:dateUtc="2026-05-05T17:08:00Z">
        <w:r w:rsidR="0073356B">
          <w:rPr>
            <w:rStyle w:val="apple-converted-space"/>
            <w:rFonts w:ascii="Helvetica" w:hAnsi="Helvetica"/>
            <w:color w:val="000000"/>
            <w:sz w:val="22"/>
            <w:szCs w:val="22"/>
            <w:shd w:val="clear" w:color="auto" w:fill="FFFFFF"/>
            <w:lang w:val="en-US"/>
          </w:rPr>
          <w:t xml:space="preserve"> a</w:t>
        </w:r>
      </w:ins>
      <w:ins w:id="1269" w:author="Microsoft Office User" w:date="2026-05-05T20:09:00Z" w16du:dateUtc="2026-05-05T17:09:00Z">
        <w:r w:rsidR="0073356B">
          <w:rPr>
            <w:rStyle w:val="apple-converted-space"/>
            <w:rFonts w:ascii="Helvetica" w:hAnsi="Helvetica"/>
            <w:color w:val="000000"/>
            <w:sz w:val="22"/>
            <w:szCs w:val="22"/>
            <w:shd w:val="clear" w:color="auto" w:fill="FFFFFF"/>
            <w:lang w:val="en-US"/>
          </w:rPr>
          <w:t>re</w:t>
        </w:r>
      </w:ins>
      <w:ins w:id="1270" w:author="Microsoft Office User" w:date="2026-05-05T20:08:00Z" w16du:dateUtc="2026-05-05T17:08:00Z">
        <w:r w:rsidR="0073356B">
          <w:rPr>
            <w:rStyle w:val="apple-converted-space"/>
            <w:rFonts w:ascii="Helvetica" w:hAnsi="Helvetica"/>
            <w:color w:val="000000"/>
            <w:sz w:val="22"/>
            <w:szCs w:val="22"/>
            <w:shd w:val="clear" w:color="auto" w:fill="FFFFFF"/>
            <w:lang w:val="en-US"/>
          </w:rPr>
          <w:t xml:space="preserve"> conn</w:t>
        </w:r>
      </w:ins>
      <w:ins w:id="1271" w:author="Microsoft Office User" w:date="2026-05-05T20:09:00Z" w16du:dateUtc="2026-05-05T17:09:00Z">
        <w:r w:rsidR="0073356B">
          <w:rPr>
            <w:rStyle w:val="apple-converted-space"/>
            <w:rFonts w:ascii="Helvetica" w:hAnsi="Helvetica"/>
            <w:color w:val="000000"/>
            <w:sz w:val="22"/>
            <w:szCs w:val="22"/>
            <w:shd w:val="clear" w:color="auto" w:fill="FFFFFF"/>
            <w:lang w:val="en-US"/>
          </w:rPr>
          <w:t>ected in a chain.</w:t>
        </w:r>
      </w:ins>
      <w:ins w:id="1272" w:author="Microsoft Office User" w:date="2026-05-05T20:11:00Z" w16du:dateUtc="2026-05-05T17:11:00Z">
        <w:r w:rsidR="00725182">
          <w:rPr>
            <w:rStyle w:val="apple-converted-space"/>
            <w:rFonts w:ascii="Helvetica" w:hAnsi="Helvetica"/>
            <w:color w:val="000000"/>
            <w:sz w:val="22"/>
            <w:szCs w:val="22"/>
            <w:shd w:val="clear" w:color="auto" w:fill="FFFFFF"/>
            <w:lang w:val="en-US"/>
          </w:rPr>
          <w:t xml:space="preserve"> </w:t>
        </w:r>
      </w:ins>
      <w:ins w:id="1273" w:author="Microsoft Office User" w:date="2026-05-05T20:13:00Z" w16du:dateUtc="2026-05-05T17:13:00Z">
        <w:r w:rsidR="000D57E9">
          <w:rPr>
            <w:rStyle w:val="apple-converted-space"/>
            <w:rFonts w:ascii="Helvetica" w:hAnsi="Helvetica"/>
            <w:color w:val="000000"/>
            <w:sz w:val="22"/>
            <w:szCs w:val="22"/>
            <w:shd w:val="clear" w:color="auto" w:fill="FFFFFF"/>
            <w:lang w:val="en-US"/>
          </w:rPr>
          <w:t>This is called "genetic linkage".</w:t>
        </w:r>
      </w:ins>
    </w:p>
    <w:p w14:paraId="53134B98" w14:textId="69325CC1" w:rsidR="00CF36AD" w:rsidDel="00C328C6" w:rsidRDefault="00CF36AD">
      <w:pPr>
        <w:rPr>
          <w:del w:id="1274" w:author="Microsoft Office User" w:date="2026-05-05T19:30:00Z" w16du:dateUtc="2026-05-05T16:30:00Z"/>
          <w:rStyle w:val="apple-converted-space"/>
          <w:rFonts w:ascii="Helvetica" w:hAnsi="Helvetica"/>
          <w:color w:val="000000"/>
          <w:sz w:val="22"/>
          <w:szCs w:val="22"/>
          <w:shd w:val="clear" w:color="auto" w:fill="FFFFFF"/>
          <w:lang w:val="en-US"/>
        </w:rPr>
      </w:pPr>
      <w:del w:id="1275" w:author="Microsoft Office User" w:date="2026-05-05T19:30:00Z" w16du:dateUtc="2026-05-05T16:30:00Z">
        <w:r w:rsidDel="00C328C6">
          <w:rPr>
            <w:rStyle w:val="apple-converted-space"/>
            <w:rFonts w:ascii="Helvetica" w:hAnsi="Helvetica"/>
            <w:color w:val="000000"/>
            <w:sz w:val="22"/>
            <w:szCs w:val="22"/>
            <w:shd w:val="clear" w:color="auto" w:fill="FFFFFF"/>
            <w:lang w:val="en-US"/>
          </w:rPr>
          <w:delText>We emphasize it now in Introduction:</w:delText>
        </w:r>
      </w:del>
    </w:p>
    <w:p w14:paraId="2DE17755" w14:textId="4C1D4A14" w:rsidR="00CF36AD" w:rsidDel="00C328C6" w:rsidRDefault="00CF36AD">
      <w:pPr>
        <w:rPr>
          <w:del w:id="1276" w:author="Microsoft Office User" w:date="2026-05-05T19:30:00Z" w16du:dateUtc="2026-05-05T16:30:00Z"/>
          <w:rStyle w:val="apple-converted-space"/>
          <w:rFonts w:ascii="Helvetica" w:hAnsi="Helvetica"/>
          <w:color w:val="000000"/>
          <w:sz w:val="22"/>
          <w:szCs w:val="22"/>
          <w:shd w:val="clear" w:color="auto" w:fill="FFFFFF"/>
          <w:lang w:val="en-US"/>
        </w:rPr>
      </w:pPr>
    </w:p>
    <w:p w14:paraId="38D20021" w14:textId="721227B7" w:rsidR="009F4F56" w:rsidRPr="009F4F56" w:rsidDel="00C328C6" w:rsidRDefault="009F4F56">
      <w:pPr>
        <w:rPr>
          <w:ins w:id="1277" w:author="ivan4995@gmail.com" w:date="2026-05-05T17:47:00Z"/>
          <w:del w:id="1278" w:author="Microsoft Office User" w:date="2026-05-05T19:30:00Z" w16du:dateUtc="2026-05-05T16:30:00Z"/>
          <w:rFonts w:ascii="Times New Roman" w:eastAsia="Times New Roman" w:hAnsi="Times New Roman" w:cs="Times New Roman"/>
          <w:bCs/>
          <w:sz w:val="20"/>
          <w:szCs w:val="20"/>
          <w:lang w:val="en-US"/>
          <w:rPrChange w:id="1279" w:author="ivan4995@gmail.com" w:date="2026-05-05T17:47:00Z">
            <w:rPr>
              <w:ins w:id="1280" w:author="ivan4995@gmail.com" w:date="2026-05-05T17:47:00Z"/>
              <w:del w:id="1281" w:author="Microsoft Office User" w:date="2026-05-05T19:30:00Z" w16du:dateUtc="2026-05-05T16:30:00Z"/>
              <w:rFonts w:ascii="Times New Roman" w:eastAsia="Times New Roman" w:hAnsi="Times New Roman" w:cs="Times New Roman"/>
              <w:bCs/>
              <w:lang w:val="en-US"/>
            </w:rPr>
          </w:rPrChange>
        </w:rPr>
      </w:pPr>
      <w:ins w:id="1282" w:author="ivan4995@gmail.com" w:date="2026-05-05T17:47:00Z">
        <w:del w:id="1283" w:author="Microsoft Office User" w:date="2026-05-05T19:30:00Z" w16du:dateUtc="2026-05-05T16:30:00Z">
          <w:r w:rsidRPr="009F4F56" w:rsidDel="00C328C6">
            <w:rPr>
              <w:rFonts w:ascii="Times New Roman" w:eastAsia="Times New Roman" w:hAnsi="Times New Roman" w:cs="Times New Roman"/>
              <w:sz w:val="20"/>
              <w:szCs w:val="20"/>
              <w:rPrChange w:id="1284" w:author="ivan4995@gmail.com" w:date="2026-05-05T17:47:00Z">
                <w:rPr>
                  <w:rFonts w:ascii="Times New Roman" w:eastAsia="Times New Roman" w:hAnsi="Times New Roman" w:cs="Times New Roman"/>
                </w:rPr>
              </w:rPrChange>
            </w:rPr>
            <w:delText>This</w:delText>
          </w:r>
          <w:r w:rsidRPr="009F4F56" w:rsidDel="00C328C6">
            <w:rPr>
              <w:rFonts w:ascii="Times New Roman" w:eastAsia="Times New Roman" w:hAnsi="Times New Roman" w:cs="Times New Roman"/>
              <w:sz w:val="20"/>
              <w:szCs w:val="20"/>
              <w:lang w:val="en-US"/>
              <w:rPrChange w:id="1285" w:author="ivan4995@gmail.com" w:date="2026-05-05T17:47:00Z">
                <w:rPr>
                  <w:rFonts w:ascii="Times New Roman" w:eastAsia="Times New Roman" w:hAnsi="Times New Roman" w:cs="Times New Roman"/>
                  <w:lang w:val="en-US"/>
                </w:rPr>
              </w:rPrChange>
            </w:rPr>
            <w:delText xml:space="preserve"> approach differs from the alternative methods in the following respects. Firstly, it does not make unrealistic assumptions regarding the evolutionary factors at play. Secondly, its accuracy is validated in a broad range of model parameters on simulated sequences, using a generic model of population genetics of the Wright Fisher type. Thirdly, the application to data is focused on well-balanced sampling between sequences related to major variants. </w:delText>
          </w:r>
          <w:r w:rsidRPr="009F4F56" w:rsidDel="00C328C6">
            <w:rPr>
              <w:rFonts w:ascii="Times New Roman" w:eastAsia="Times New Roman" w:hAnsi="Times New Roman" w:cs="Times New Roman"/>
              <w:bCs/>
              <w:sz w:val="20"/>
              <w:szCs w:val="20"/>
              <w:lang w:val="en-US"/>
              <w:rPrChange w:id="1286" w:author="ivan4995@gmail.com" w:date="2026-05-05T17:47:00Z">
                <w:rPr>
                  <w:rFonts w:ascii="Times New Roman" w:eastAsia="Times New Roman" w:hAnsi="Times New Roman" w:cs="Times New Roman"/>
                  <w:bCs/>
                  <w:lang w:val="en-US"/>
                </w:rPr>
              </w:rPrChange>
            </w:rPr>
            <w:delText xml:space="preserve">The fourth feature is the use of the conditional correlator. </w:delText>
          </w:r>
        </w:del>
      </w:ins>
    </w:p>
    <w:p w14:paraId="103B7764" w14:textId="4F3B3CB0" w:rsidR="00CF36AD" w:rsidRPr="00CF36AD" w:rsidRDefault="00CF36AD">
      <w:pPr>
        <w:rPr>
          <w:rFonts w:ascii="Helvetica" w:hAnsi="Helvetica"/>
          <w:color w:val="000000"/>
          <w:sz w:val="22"/>
          <w:szCs w:val="22"/>
          <w:shd w:val="clear" w:color="auto" w:fill="FFFFFF"/>
          <w:lang w:val="en-US"/>
        </w:rPr>
      </w:pPr>
      <w:del w:id="1287" w:author="ivan4995@gmail.com" w:date="2026-05-05T17:47:00Z">
        <w:r w:rsidRPr="00A27538" w:rsidDel="009F4F56">
          <w:rPr>
            <w:rFonts w:ascii="Times New Roman" w:hAnsi="Times New Roman" w:cs="Times New Roman"/>
            <w:color w:val="000000"/>
            <w:sz w:val="20"/>
            <w:szCs w:val="20"/>
            <w:shd w:val="clear" w:color="auto" w:fill="FFFFFF"/>
            <w:lang w:val="en-US"/>
          </w:rPr>
          <w:delText xml:space="preserve">Most importantly, we calculate the accuracy of estimates as a function of model parameters, which </w:delText>
        </w:r>
        <w:r w:rsidR="009216F2" w:rsidRPr="00A27538" w:rsidDel="009F4F56">
          <w:rPr>
            <w:rFonts w:ascii="Times New Roman" w:hAnsi="Times New Roman" w:cs="Times New Roman"/>
            <w:color w:val="000000"/>
            <w:sz w:val="20"/>
            <w:szCs w:val="20"/>
            <w:shd w:val="clear" w:color="auto" w:fill="FFFFFF"/>
            <w:lang w:val="en-US"/>
          </w:rPr>
          <w:delText>has not been done</w:delText>
        </w:r>
        <w:r w:rsidRPr="00A27538" w:rsidDel="009F4F56">
          <w:rPr>
            <w:rFonts w:ascii="Times New Roman" w:hAnsi="Times New Roman" w:cs="Times New Roman"/>
            <w:color w:val="000000"/>
            <w:sz w:val="20"/>
            <w:szCs w:val="20"/>
            <w:shd w:val="clear" w:color="auto" w:fill="FFFFFF"/>
            <w:lang w:val="en-US"/>
          </w:rPr>
          <w:delText xml:space="preserve"> to the previous application of this method [Pedruzzi &amp; Rouzine 2021] and the other cited studies.</w:delText>
        </w:r>
        <w:r w:rsidR="00133529" w:rsidRPr="003552A3" w:rsidDel="009F4F56">
          <w:rPr>
            <w:rFonts w:ascii="Helvetica" w:hAnsi="Helvetica"/>
            <w:color w:val="000000"/>
            <w:sz w:val="22"/>
            <w:szCs w:val="22"/>
          </w:rPr>
          <w:br/>
        </w:r>
      </w:del>
      <w:r w:rsidR="00133529" w:rsidRPr="003552A3">
        <w:rPr>
          <w:rFonts w:ascii="Helvetica" w:hAnsi="Helvetica"/>
          <w:color w:val="000000"/>
          <w:sz w:val="22"/>
          <w:szCs w:val="22"/>
        </w:rPr>
        <w:br/>
      </w:r>
      <w:r w:rsidR="00133529" w:rsidRPr="00CF36AD">
        <w:rPr>
          <w:rFonts w:ascii="Helvetica" w:hAnsi="Helvetica"/>
          <w:b/>
          <w:color w:val="000000"/>
          <w:sz w:val="22"/>
          <w:szCs w:val="22"/>
          <w:shd w:val="clear" w:color="auto" w:fill="FFFFFF"/>
        </w:rPr>
        <w:t>In terms of the empirical analysis, it is difficult to judge the results. The pattern of inferred interactions seems to depend in a sensitive manner on how the dataset to be analyzed</w:t>
      </w:r>
      <w:r w:rsidRPr="00CF36AD">
        <w:rPr>
          <w:rFonts w:ascii="Helvetica" w:hAnsi="Helvetica"/>
          <w:b/>
          <w:color w:val="000000"/>
          <w:sz w:val="22"/>
          <w:szCs w:val="22"/>
          <w:shd w:val="clear" w:color="auto" w:fill="FFFFFF"/>
          <w:lang w:val="en-US"/>
        </w:rPr>
        <w:t xml:space="preserve"> and </w:t>
      </w:r>
      <w:r w:rsidRPr="00CF36AD">
        <w:rPr>
          <w:rFonts w:ascii="Helvetica" w:hAnsi="Helvetica"/>
          <w:b/>
          <w:color w:val="000000"/>
          <w:sz w:val="22"/>
          <w:szCs w:val="22"/>
          <w:shd w:val="clear" w:color="auto" w:fill="FFFFFF"/>
        </w:rPr>
        <w:t>is composed</w:t>
      </w:r>
      <w:ins w:id="1288" w:author="Microsoft Office User" w:date="2026-05-05T19:48:00Z" w16du:dateUtc="2026-05-05T16:48:00Z">
        <w:r w:rsidR="00B775D3">
          <w:rPr>
            <w:rFonts w:ascii="Helvetica" w:hAnsi="Helvetica"/>
            <w:b/>
            <w:color w:val="000000"/>
            <w:sz w:val="22"/>
            <w:szCs w:val="22"/>
            <w:shd w:val="clear" w:color="auto" w:fill="FFFFFF"/>
          </w:rPr>
          <w:t>...</w:t>
        </w:r>
      </w:ins>
      <w:del w:id="1289" w:author="Microsoft Office User" w:date="2026-05-05T19:48:00Z" w16du:dateUtc="2026-05-05T16:48:00Z">
        <w:r w:rsidRPr="00CF36AD" w:rsidDel="00B775D3">
          <w:rPr>
            <w:rFonts w:ascii="Helvetica" w:hAnsi="Helvetica"/>
            <w:b/>
            <w:color w:val="000000"/>
            <w:sz w:val="22"/>
            <w:szCs w:val="22"/>
            <w:shd w:val="clear" w:color="auto" w:fill="FFFFFF"/>
          </w:rPr>
          <w:delText>,</w:delText>
        </w:r>
      </w:del>
    </w:p>
    <w:p w14:paraId="027447D6" w14:textId="363199A6" w:rsidR="00CF36AD" w:rsidRDefault="00CF36AD">
      <w:pPr>
        <w:rPr>
          <w:rFonts w:ascii="Helvetica" w:hAnsi="Helvetica"/>
          <w:color w:val="000000"/>
          <w:sz w:val="22"/>
          <w:szCs w:val="22"/>
          <w:shd w:val="clear" w:color="auto" w:fill="FFFFFF"/>
        </w:rPr>
      </w:pPr>
    </w:p>
    <w:p w14:paraId="27E05524" w14:textId="5B854323" w:rsidR="00CF36AD" w:rsidRPr="00CF36AD" w:rsidRDefault="00BE6168" w:rsidP="00BE6168">
      <w:pPr>
        <w:jc w:val="both"/>
        <w:rPr>
          <w:rFonts w:ascii="Helvetica" w:hAnsi="Helvetica"/>
          <w:color w:val="000000"/>
          <w:sz w:val="22"/>
          <w:szCs w:val="22"/>
          <w:shd w:val="clear" w:color="auto" w:fill="FFFFFF"/>
          <w:lang w:val="en-US"/>
        </w:rPr>
      </w:pPr>
      <w:del w:id="1290" w:author="Microsoft Office User" w:date="2026-05-05T19:32:00Z" w16du:dateUtc="2026-05-05T16:32:00Z">
        <w:r w:rsidDel="00C328C6">
          <w:rPr>
            <w:rFonts w:ascii="Helvetica" w:hAnsi="Helvetica"/>
            <w:color w:val="000000"/>
            <w:sz w:val="22"/>
            <w:szCs w:val="22"/>
            <w:shd w:val="clear" w:color="auto" w:fill="FFFFFF"/>
            <w:lang w:val="en-US"/>
          </w:rPr>
          <w:delText>In fact</w:delText>
        </w:r>
      </w:del>
      <w:ins w:id="1291" w:author="Microsoft Office User" w:date="2026-05-05T19:33:00Z" w16du:dateUtc="2026-05-05T16:33:00Z">
        <w:r w:rsidR="00C328C6">
          <w:rPr>
            <w:rFonts w:ascii="Helvetica" w:hAnsi="Helvetica"/>
            <w:color w:val="000000"/>
            <w:sz w:val="22"/>
            <w:szCs w:val="22"/>
            <w:shd w:val="clear" w:color="auto" w:fill="FFFFFF"/>
            <w:lang w:val="en-US"/>
          </w:rPr>
          <w:t>The</w:t>
        </w:r>
      </w:ins>
      <w:ins w:id="1292" w:author="Microsoft Office User" w:date="2026-05-05T19:32:00Z" w16du:dateUtc="2026-05-05T16:32:00Z">
        <w:r w:rsidR="00C328C6">
          <w:rPr>
            <w:rFonts w:ascii="Helvetica" w:hAnsi="Helvetica"/>
            <w:color w:val="000000"/>
            <w:sz w:val="22"/>
            <w:szCs w:val="22"/>
            <w:shd w:val="clear" w:color="auto" w:fill="FFFFFF"/>
            <w:lang w:val="en-US"/>
          </w:rPr>
          <w:t xml:space="preserve"> dependence on </w:t>
        </w:r>
      </w:ins>
      <w:ins w:id="1293" w:author="Microsoft Office User" w:date="2026-05-05T19:33:00Z" w16du:dateUtc="2026-05-05T16:33:00Z">
        <w:r w:rsidR="00C328C6">
          <w:rPr>
            <w:rFonts w:ascii="Helvetica" w:hAnsi="Helvetica"/>
            <w:color w:val="000000"/>
            <w:sz w:val="22"/>
            <w:szCs w:val="22"/>
            <w:shd w:val="clear" w:color="auto" w:fill="FFFFFF"/>
            <w:lang w:val="en-US"/>
          </w:rPr>
          <w:t xml:space="preserve">the </w:t>
        </w:r>
      </w:ins>
      <w:ins w:id="1294" w:author="Microsoft Office User" w:date="2026-05-05T19:32:00Z" w16du:dateUtc="2026-05-05T16:32:00Z">
        <w:r w:rsidR="00C328C6">
          <w:rPr>
            <w:rFonts w:ascii="Helvetica" w:hAnsi="Helvetica"/>
            <w:color w:val="000000"/>
            <w:sz w:val="22"/>
            <w:szCs w:val="22"/>
            <w:shd w:val="clear" w:color="auto" w:fill="FFFFFF"/>
            <w:lang w:val="en-US"/>
          </w:rPr>
          <w:t>samp</w:t>
        </w:r>
      </w:ins>
      <w:ins w:id="1295" w:author="Microsoft Office User" w:date="2026-05-05T19:33:00Z" w16du:dateUtc="2026-05-05T16:33:00Z">
        <w:r w:rsidR="00C328C6">
          <w:rPr>
            <w:rFonts w:ascii="Helvetica" w:hAnsi="Helvetica"/>
            <w:color w:val="000000"/>
            <w:sz w:val="22"/>
            <w:szCs w:val="22"/>
            <w:shd w:val="clear" w:color="auto" w:fill="FFFFFF"/>
            <w:lang w:val="en-US"/>
          </w:rPr>
          <w:t>le composition is</w:t>
        </w:r>
      </w:ins>
      <w:ins w:id="1296" w:author="Microsoft Office User" w:date="2026-05-05T19:48:00Z" w16du:dateUtc="2026-05-05T16:48:00Z">
        <w:r w:rsidR="00B775D3">
          <w:rPr>
            <w:rFonts w:ascii="Helvetica" w:hAnsi="Helvetica"/>
            <w:color w:val="000000"/>
            <w:sz w:val="22"/>
            <w:szCs w:val="22"/>
            <w:shd w:val="clear" w:color="auto" w:fill="FFFFFF"/>
            <w:lang w:val="en-US"/>
          </w:rPr>
          <w:t>, indeed,</w:t>
        </w:r>
      </w:ins>
      <w:ins w:id="1297" w:author="Microsoft Office User" w:date="2026-05-05T19:33:00Z" w16du:dateUtc="2026-05-05T16:33:00Z">
        <w:r w:rsidR="00C328C6">
          <w:rPr>
            <w:rFonts w:ascii="Helvetica" w:hAnsi="Helvetica"/>
            <w:color w:val="000000"/>
            <w:sz w:val="22"/>
            <w:szCs w:val="22"/>
            <w:shd w:val="clear" w:color="auto" w:fill="FFFFFF"/>
            <w:lang w:val="en-US"/>
          </w:rPr>
          <w:t xml:space="preserve"> a major focus of the present work .</w:t>
        </w:r>
      </w:ins>
      <w:del w:id="1298" w:author="Microsoft Office User" w:date="2026-05-05T19:33:00Z" w16du:dateUtc="2026-05-05T16:33:00Z">
        <w:r w:rsidDel="00C328C6">
          <w:rPr>
            <w:rFonts w:ascii="Helvetica" w:hAnsi="Helvetica"/>
            <w:color w:val="000000"/>
            <w:sz w:val="22"/>
            <w:szCs w:val="22"/>
            <w:shd w:val="clear" w:color="auto" w:fill="FFFFFF"/>
            <w:lang w:val="en-US"/>
          </w:rPr>
          <w:delText>,</w:delText>
        </w:r>
      </w:del>
      <w:r>
        <w:rPr>
          <w:rFonts w:ascii="Helvetica" w:hAnsi="Helvetica"/>
          <w:color w:val="000000"/>
          <w:sz w:val="22"/>
          <w:szCs w:val="22"/>
          <w:shd w:val="clear" w:color="auto" w:fill="FFFFFF"/>
          <w:lang w:val="en-US"/>
        </w:rPr>
        <w:t xml:space="preserve"> </w:t>
      </w:r>
      <w:ins w:id="1299" w:author="Microsoft Office User" w:date="2026-05-05T19:33:00Z" w16du:dateUtc="2026-05-05T16:33:00Z">
        <w:r w:rsidR="00C328C6">
          <w:rPr>
            <w:rFonts w:ascii="Helvetica" w:hAnsi="Helvetica"/>
            <w:color w:val="000000"/>
            <w:sz w:val="22"/>
            <w:szCs w:val="22"/>
            <w:shd w:val="clear" w:color="auto" w:fill="FFFFFF"/>
            <w:lang w:val="en-US"/>
          </w:rPr>
          <w:t>T</w:t>
        </w:r>
      </w:ins>
      <w:del w:id="1300" w:author="Microsoft Office User" w:date="2026-05-05T19:33:00Z" w16du:dateUtc="2026-05-05T16:33:00Z">
        <w:r w:rsidDel="00C328C6">
          <w:rPr>
            <w:rFonts w:ascii="Helvetica" w:hAnsi="Helvetica"/>
            <w:color w:val="000000"/>
            <w:sz w:val="22"/>
            <w:szCs w:val="22"/>
            <w:shd w:val="clear" w:color="auto" w:fill="FFFFFF"/>
            <w:lang w:val="en-US"/>
          </w:rPr>
          <w:delText>t</w:delText>
        </w:r>
      </w:del>
      <w:r w:rsidR="00CF36AD">
        <w:rPr>
          <w:rFonts w:ascii="Helvetica" w:hAnsi="Helvetica"/>
          <w:color w:val="000000"/>
          <w:sz w:val="22"/>
          <w:szCs w:val="22"/>
          <w:shd w:val="clear" w:color="auto" w:fill="FFFFFF"/>
          <w:lang w:val="en-US"/>
        </w:rPr>
        <w:t xml:space="preserve">he </w:t>
      </w:r>
      <w:r w:rsidR="00AB419D">
        <w:rPr>
          <w:rFonts w:ascii="Helvetica" w:hAnsi="Helvetica"/>
          <w:color w:val="000000"/>
          <w:sz w:val="22"/>
          <w:szCs w:val="22"/>
          <w:shd w:val="clear" w:color="auto" w:fill="FFFFFF"/>
          <w:lang w:val="en-US"/>
        </w:rPr>
        <w:t xml:space="preserve">well-balanced </w:t>
      </w:r>
      <w:r w:rsidR="00CF36AD">
        <w:rPr>
          <w:rFonts w:ascii="Helvetica" w:hAnsi="Helvetica"/>
          <w:color w:val="000000"/>
          <w:sz w:val="22"/>
          <w:szCs w:val="22"/>
          <w:shd w:val="clear" w:color="auto" w:fill="FFFFFF"/>
          <w:lang w:val="en-US"/>
        </w:rPr>
        <w:t>sampling</w:t>
      </w:r>
      <w:r w:rsidR="009216F2">
        <w:rPr>
          <w:rFonts w:ascii="Helvetica" w:hAnsi="Helvetica"/>
          <w:color w:val="000000"/>
          <w:sz w:val="22"/>
          <w:szCs w:val="22"/>
          <w:shd w:val="clear" w:color="auto" w:fill="FFFFFF"/>
          <w:lang w:val="en-US"/>
        </w:rPr>
        <w:t xml:space="preserve"> between </w:t>
      </w:r>
      <w:del w:id="1301" w:author="Microsoft Office User" w:date="2026-05-05T19:49:00Z" w16du:dateUtc="2026-05-05T16:49:00Z">
        <w:r w:rsidR="009216F2" w:rsidDel="00A057CC">
          <w:rPr>
            <w:rFonts w:ascii="Helvetica" w:hAnsi="Helvetica"/>
            <w:color w:val="000000"/>
            <w:sz w:val="22"/>
            <w:szCs w:val="22"/>
            <w:shd w:val="clear" w:color="auto" w:fill="FFFFFF"/>
            <w:lang w:val="en-US"/>
          </w:rPr>
          <w:delText xml:space="preserve">different </w:delText>
        </w:r>
      </w:del>
      <w:r w:rsidR="009216F2">
        <w:rPr>
          <w:rFonts w:ascii="Helvetica" w:hAnsi="Helvetica"/>
          <w:color w:val="000000"/>
          <w:sz w:val="22"/>
          <w:szCs w:val="22"/>
          <w:shd w:val="clear" w:color="auto" w:fill="FFFFFF"/>
          <w:lang w:val="en-US"/>
        </w:rPr>
        <w:t>strains</w:t>
      </w:r>
      <w:r w:rsidR="00CF36AD">
        <w:rPr>
          <w:rFonts w:ascii="Helvetica" w:hAnsi="Helvetica"/>
          <w:color w:val="000000"/>
          <w:sz w:val="22"/>
          <w:szCs w:val="22"/>
          <w:shd w:val="clear" w:color="auto" w:fill="FFFFFF"/>
          <w:lang w:val="en-US"/>
        </w:rPr>
        <w:t xml:space="preserve"> gives </w:t>
      </w:r>
      <w:r w:rsidR="00A27538">
        <w:rPr>
          <w:rFonts w:ascii="Helvetica" w:hAnsi="Helvetica"/>
          <w:color w:val="000000"/>
          <w:sz w:val="22"/>
          <w:szCs w:val="22"/>
          <w:shd w:val="clear" w:color="auto" w:fill="FFFFFF"/>
          <w:lang w:val="en-US"/>
        </w:rPr>
        <w:t xml:space="preserve">very </w:t>
      </w:r>
      <w:r w:rsidR="00CF36AD">
        <w:rPr>
          <w:rFonts w:ascii="Helvetica" w:hAnsi="Helvetica"/>
          <w:color w:val="000000"/>
          <w:sz w:val="22"/>
          <w:szCs w:val="22"/>
          <w:shd w:val="clear" w:color="auto" w:fill="FFFFFF"/>
          <w:lang w:val="en-US"/>
        </w:rPr>
        <w:t>stable results (</w:t>
      </w:r>
      <w:ins w:id="1302" w:author="ivan4995@gmail.com" w:date="2026-05-05T17:48:00Z">
        <w:del w:id="1303" w:author="Microsoft Office User" w:date="2026-05-05T19:48:00Z" w16du:dateUtc="2026-05-05T16:48:00Z">
          <w:r w:rsidR="009F4F56" w:rsidDel="00B775D3">
            <w:rPr>
              <w:rFonts w:ascii="Helvetica" w:hAnsi="Helvetica"/>
              <w:color w:val="000000"/>
              <w:sz w:val="22"/>
              <w:szCs w:val="22"/>
              <w:shd w:val="clear" w:color="auto" w:fill="FFFFFF"/>
              <w:lang w:val="en-US"/>
            </w:rPr>
            <w:delText xml:space="preserve"> </w:delText>
          </w:r>
        </w:del>
        <w:r w:rsidR="009F4F56">
          <w:rPr>
            <w:rFonts w:ascii="Helvetica" w:hAnsi="Helvetica"/>
            <w:color w:val="000000"/>
            <w:sz w:val="22"/>
            <w:szCs w:val="22"/>
            <w:shd w:val="clear" w:color="auto" w:fill="FFFFFF"/>
            <w:lang w:val="en-US"/>
          </w:rPr>
          <w:t>Fig.</w:t>
        </w:r>
      </w:ins>
      <w:ins w:id="1304" w:author="ivan4995@gmail.com" w:date="2026-05-05T17:49:00Z">
        <w:r w:rsidR="001C4480">
          <w:rPr>
            <w:rFonts w:ascii="Helvetica" w:hAnsi="Helvetica"/>
            <w:color w:val="000000"/>
            <w:sz w:val="22"/>
            <w:szCs w:val="22"/>
            <w:shd w:val="clear" w:color="auto" w:fill="FFFFFF"/>
            <w:lang w:val="en-US"/>
          </w:rPr>
          <w:t xml:space="preserve"> 4)</w:t>
        </w:r>
      </w:ins>
      <w:del w:id="1305" w:author="ivan4995@gmail.com" w:date="2026-05-05T17:48:00Z">
        <w:r w:rsidR="00CF36AD" w:rsidDel="009F4F56">
          <w:rPr>
            <w:rFonts w:ascii="Helvetica" w:hAnsi="Helvetica"/>
            <w:color w:val="000000"/>
            <w:sz w:val="22"/>
            <w:szCs w:val="22"/>
            <w:shd w:val="clear" w:color="auto" w:fill="FFFFFF"/>
            <w:lang w:val="en-US"/>
          </w:rPr>
          <w:delText xml:space="preserve">cf. </w:delText>
        </w:r>
        <w:r w:rsidR="004E23E7" w:rsidDel="009F4F56">
          <w:rPr>
            <w:rFonts w:ascii="Helvetica" w:hAnsi="Helvetica"/>
            <w:color w:val="000000"/>
            <w:sz w:val="22"/>
            <w:szCs w:val="22"/>
            <w:shd w:val="clear" w:color="auto" w:fill="FFFFFF"/>
            <w:lang w:val="en-US"/>
          </w:rPr>
          <w:delText xml:space="preserve">identical </w:delText>
        </w:r>
        <w:r w:rsidR="00CF36AD" w:rsidDel="009F4F56">
          <w:rPr>
            <w:rFonts w:ascii="Helvetica" w:hAnsi="Helvetica"/>
            <w:color w:val="000000"/>
            <w:sz w:val="22"/>
            <w:szCs w:val="22"/>
            <w:shd w:val="clear" w:color="auto" w:fill="FFFFFF"/>
            <w:lang w:val="en-US"/>
          </w:rPr>
          <w:delText>panels A and D in Fig 3).</w:delText>
        </w:r>
      </w:del>
      <w:r w:rsidR="00CF36AD">
        <w:rPr>
          <w:rFonts w:ascii="Helvetica" w:hAnsi="Helvetica"/>
          <w:color w:val="000000"/>
          <w:sz w:val="22"/>
          <w:szCs w:val="22"/>
          <w:shd w:val="clear" w:color="auto" w:fill="FFFFFF"/>
          <w:lang w:val="en-US"/>
        </w:rPr>
        <w:t xml:space="preserve"> </w:t>
      </w:r>
    </w:p>
    <w:p w14:paraId="5BA7248A" w14:textId="77777777" w:rsidR="00CF36AD" w:rsidRPr="00A057CC" w:rsidRDefault="00CF36AD">
      <w:pPr>
        <w:rPr>
          <w:rFonts w:ascii="Helvetica" w:hAnsi="Helvetica"/>
          <w:color w:val="000000"/>
          <w:sz w:val="22"/>
          <w:szCs w:val="22"/>
          <w:shd w:val="clear" w:color="auto" w:fill="FFFFFF"/>
          <w:lang w:val="en-US"/>
          <w:rPrChange w:id="1306" w:author="Microsoft Office User" w:date="2026-05-05T19:49:00Z" w16du:dateUtc="2026-05-05T16:49:00Z">
            <w:rPr>
              <w:rFonts w:ascii="Helvetica" w:hAnsi="Helvetica"/>
              <w:color w:val="000000"/>
              <w:sz w:val="22"/>
              <w:szCs w:val="22"/>
              <w:shd w:val="clear" w:color="auto" w:fill="FFFFFF"/>
            </w:rPr>
          </w:rPrChange>
        </w:rPr>
      </w:pPr>
    </w:p>
    <w:p w14:paraId="60F2A4A8" w14:textId="66E2FA53" w:rsidR="009216F2" w:rsidRPr="00591B93" w:rsidRDefault="00B775D3" w:rsidP="00BE6168">
      <w:pPr>
        <w:jc w:val="both"/>
        <w:rPr>
          <w:rFonts w:ascii="Helvetica" w:hAnsi="Helvetica"/>
          <w:b/>
          <w:color w:val="000000"/>
          <w:sz w:val="22"/>
          <w:szCs w:val="22"/>
          <w:shd w:val="clear" w:color="auto" w:fill="FFFFFF"/>
          <w:lang w:val="en-US"/>
        </w:rPr>
      </w:pPr>
      <w:ins w:id="1307" w:author="Microsoft Office User" w:date="2026-05-05T19:48:00Z" w16du:dateUtc="2026-05-05T16:48:00Z">
        <w:r>
          <w:rPr>
            <w:rFonts w:ascii="Helvetica" w:hAnsi="Helvetica"/>
            <w:b/>
            <w:color w:val="000000"/>
            <w:sz w:val="22"/>
            <w:szCs w:val="22"/>
            <w:shd w:val="clear" w:color="auto" w:fill="FFFFFF"/>
          </w:rPr>
          <w:t>...</w:t>
        </w:r>
      </w:ins>
      <w:r w:rsidR="00133529" w:rsidRPr="00CF36AD">
        <w:rPr>
          <w:rFonts w:ascii="Helvetica" w:hAnsi="Helvetica"/>
          <w:b/>
          <w:color w:val="000000"/>
          <w:sz w:val="22"/>
          <w:szCs w:val="22"/>
          <w:shd w:val="clear" w:color="auto" w:fill="FFFFFF"/>
        </w:rPr>
        <w:t xml:space="preserve">and the results are also quite different from two different analyses of epistasis in SARS-CoV2 that used direct coupling analysis (DCA). </w:t>
      </w:r>
      <w:r w:rsidR="00CF36AD" w:rsidRPr="00CF36AD">
        <w:rPr>
          <w:rFonts w:ascii="Helvetica" w:hAnsi="Helvetica"/>
          <w:b/>
          <w:color w:val="000000"/>
          <w:sz w:val="22"/>
          <w:szCs w:val="22"/>
          <w:shd w:val="clear" w:color="auto" w:fill="FFFFFF"/>
          <w:lang w:val="en-US"/>
        </w:rPr>
        <w:t xml:space="preserve"> </w:t>
      </w:r>
      <w:r w:rsidR="00133529" w:rsidRPr="00CF36AD">
        <w:rPr>
          <w:rFonts w:ascii="Helvetica" w:hAnsi="Helvetica"/>
          <w:b/>
          <w:color w:val="000000"/>
          <w:sz w:val="22"/>
          <w:szCs w:val="22"/>
          <w:shd w:val="clear" w:color="auto" w:fill="FFFFFF"/>
        </w:rPr>
        <w:t xml:space="preserve">These prior studies are described in this manuscript as being based on quasi-linkage equilibrium (QLE), but I am not sure the original authors would agree with this. </w:t>
      </w:r>
      <w:r w:rsidR="00F31CE8">
        <w:rPr>
          <w:rFonts w:ascii="Helvetica" w:hAnsi="Helvetica"/>
          <w:b/>
          <w:color w:val="000000"/>
          <w:sz w:val="22"/>
          <w:szCs w:val="22"/>
          <w:shd w:val="clear" w:color="auto" w:fill="FFFFFF"/>
          <w:lang w:val="en-US"/>
        </w:rPr>
        <w:t xml:space="preserve"> </w:t>
      </w:r>
      <w:r w:rsidR="00133529" w:rsidRPr="00F72A5A">
        <w:rPr>
          <w:rFonts w:ascii="Helvetica" w:hAnsi="Helvetica"/>
          <w:b/>
          <w:color w:val="000000"/>
          <w:sz w:val="22"/>
          <w:szCs w:val="22"/>
          <w:shd w:val="clear" w:color="auto" w:fill="FFFFFF"/>
        </w:rPr>
        <w:t>Although both models express genotype frequencies as a quadratic function of indicator variables on the presence of allelic variants, QLE is based on an evolutionary model</w:t>
      </w:r>
      <w:r w:rsidR="009216F2">
        <w:rPr>
          <w:rFonts w:ascii="Helvetica" w:hAnsi="Helvetica"/>
          <w:b/>
          <w:color w:val="000000"/>
          <w:sz w:val="22"/>
          <w:szCs w:val="22"/>
          <w:shd w:val="clear" w:color="auto" w:fill="FFFFFF"/>
        </w:rPr>
        <w:t>...</w:t>
      </w:r>
    </w:p>
    <w:p w14:paraId="6796E76E" w14:textId="77777777" w:rsidR="009216F2" w:rsidRDefault="009216F2" w:rsidP="00F72A5A">
      <w:pPr>
        <w:rPr>
          <w:rFonts w:ascii="Helvetica" w:hAnsi="Helvetica"/>
          <w:b/>
          <w:color w:val="000000"/>
          <w:sz w:val="22"/>
          <w:szCs w:val="22"/>
          <w:shd w:val="clear" w:color="auto" w:fill="FFFFFF"/>
        </w:rPr>
      </w:pPr>
    </w:p>
    <w:p w14:paraId="68497531" w14:textId="6E2DF0C0" w:rsidR="009216F2" w:rsidRDefault="00591B93" w:rsidP="00F72A5A">
      <w:pPr>
        <w:rPr>
          <w:rFonts w:ascii="Helvetica" w:hAnsi="Helvetica"/>
          <w:color w:val="000000"/>
          <w:sz w:val="22"/>
          <w:szCs w:val="22"/>
          <w:shd w:val="clear" w:color="auto" w:fill="FFFFFF"/>
          <w:lang w:val="en-US"/>
        </w:rPr>
      </w:pPr>
      <w:del w:id="1308" w:author="Microsoft Office User" w:date="2026-05-05T19:43:00Z" w16du:dateUtc="2026-05-05T16:43:00Z">
        <w:r w:rsidDel="00A83AF6">
          <w:rPr>
            <w:rFonts w:ascii="Helvetica" w:hAnsi="Helvetica"/>
            <w:color w:val="000000"/>
            <w:sz w:val="22"/>
            <w:szCs w:val="22"/>
            <w:shd w:val="clear" w:color="auto" w:fill="FFFFFF"/>
            <w:lang w:val="en-US"/>
          </w:rPr>
          <w:lastRenderedPageBreak/>
          <w:delText xml:space="preserve">…used in an extreme limit that that does not apply to SARS CoV-2. </w:delText>
        </w:r>
      </w:del>
      <w:r>
        <w:rPr>
          <w:rFonts w:ascii="Helvetica" w:hAnsi="Helvetica"/>
          <w:color w:val="000000"/>
          <w:sz w:val="22"/>
          <w:szCs w:val="22"/>
          <w:shd w:val="clear" w:color="auto" w:fill="FFFFFF"/>
          <w:lang w:val="en-US"/>
        </w:rPr>
        <w:t>We added in Discussion (Line 3</w:t>
      </w:r>
      <w:ins w:id="1309" w:author="ivan4995@gmail.com" w:date="2026-05-05T17:50:00Z">
        <w:r w:rsidR="001C4480">
          <w:rPr>
            <w:rFonts w:ascii="Helvetica" w:hAnsi="Helvetica"/>
            <w:color w:val="000000"/>
            <w:sz w:val="22"/>
            <w:szCs w:val="22"/>
            <w:shd w:val="clear" w:color="auto" w:fill="FFFFFF"/>
            <w:lang w:val="en-US"/>
          </w:rPr>
          <w:t>20</w:t>
        </w:r>
      </w:ins>
      <w:del w:id="1310" w:author="ivan4995@gmail.com" w:date="2026-05-05T17:50:00Z">
        <w:r w:rsidDel="001C4480">
          <w:rPr>
            <w:rFonts w:ascii="Helvetica" w:hAnsi="Helvetica"/>
            <w:color w:val="000000"/>
            <w:sz w:val="22"/>
            <w:szCs w:val="22"/>
            <w:shd w:val="clear" w:color="auto" w:fill="FFFFFF"/>
            <w:lang w:val="en-US"/>
          </w:rPr>
          <w:delText>03</w:delText>
        </w:r>
      </w:del>
      <w:r>
        <w:rPr>
          <w:rFonts w:ascii="Helvetica" w:hAnsi="Helvetica"/>
          <w:color w:val="000000"/>
          <w:sz w:val="22"/>
          <w:szCs w:val="22"/>
          <w:shd w:val="clear" w:color="auto" w:fill="FFFFFF"/>
          <w:lang w:val="en-US"/>
        </w:rPr>
        <w:t>):</w:t>
      </w:r>
    </w:p>
    <w:p w14:paraId="7D1A56AA" w14:textId="767BB3C3" w:rsidR="00591B93" w:rsidRPr="00591B93" w:rsidRDefault="00591B93" w:rsidP="00F72A5A">
      <w:pPr>
        <w:rPr>
          <w:rFonts w:ascii="Helvetica" w:hAnsi="Helvetica"/>
          <w:color w:val="000000"/>
          <w:sz w:val="22"/>
          <w:szCs w:val="22"/>
          <w:shd w:val="clear" w:color="auto" w:fill="FFFFFF"/>
          <w:lang w:val="en-US"/>
        </w:rPr>
      </w:pPr>
    </w:p>
    <w:p w14:paraId="02AC315C" w14:textId="42B6AB47" w:rsidR="00591B93" w:rsidDel="00A83AF6" w:rsidRDefault="001C4480" w:rsidP="00F72A5A">
      <w:pPr>
        <w:rPr>
          <w:del w:id="1311" w:author="ivan4995@gmail.com" w:date="2026-05-05T17:50:00Z"/>
          <w:rFonts w:ascii="Times New Roman" w:eastAsia="Times New Roman" w:hAnsi="Times New Roman" w:cs="Times New Roman"/>
          <w:sz w:val="20"/>
          <w:szCs w:val="20"/>
        </w:rPr>
      </w:pPr>
      <w:ins w:id="1312" w:author="ivan4995@gmail.com" w:date="2026-05-05T17:51:00Z">
        <w:r w:rsidRPr="001C4480">
          <w:rPr>
            <w:rFonts w:ascii="Times New Roman" w:eastAsia="Times New Roman" w:hAnsi="Times New Roman" w:cs="Times New Roman"/>
            <w:sz w:val="20"/>
            <w:szCs w:val="20"/>
            <w:lang w:val="en-US"/>
            <w:rPrChange w:id="1313" w:author="ivan4995@gmail.com" w:date="2026-05-05T17:51:00Z">
              <w:rPr>
                <w:rFonts w:ascii="Times New Roman" w:eastAsia="Times New Roman" w:hAnsi="Times New Roman" w:cs="Times New Roman"/>
                <w:lang w:val="en-US"/>
              </w:rPr>
            </w:rPrChange>
          </w:rPr>
          <w:t>…</w:t>
        </w:r>
        <w:r w:rsidRPr="001C4480">
          <w:rPr>
            <w:rFonts w:ascii="Times New Roman" w:eastAsia="Times New Roman" w:hAnsi="Times New Roman" w:cs="Times New Roman"/>
            <w:sz w:val="20"/>
            <w:szCs w:val="20"/>
            <w:rPrChange w:id="1314" w:author="ivan4995@gmail.com" w:date="2026-05-05T17:51:00Z">
              <w:rPr>
                <w:rFonts w:ascii="Times New Roman" w:eastAsia="Times New Roman" w:hAnsi="Times New Roman" w:cs="Times New Roman"/>
              </w:rPr>
            </w:rPrChange>
          </w:rPr>
          <w:t xml:space="preserve">QLE does not work in SARS CoV-2 evolution, because linkage effects, which are negligible in QLE limit, are strong. Lastly, a population of infected individuals is not as large as required for QLE to work. </w:t>
        </w:r>
      </w:ins>
      <w:del w:id="1315" w:author="ivan4995@gmail.com" w:date="2026-05-05T17:50:00Z">
        <w:r w:rsidR="00591B93" w:rsidRPr="001C4480" w:rsidDel="001C4480">
          <w:rPr>
            <w:rFonts w:ascii="Times New Roman" w:hAnsi="Times New Roman" w:cs="Times New Roman"/>
            <w:color w:val="000000"/>
            <w:sz w:val="20"/>
            <w:szCs w:val="20"/>
            <w:shd w:val="clear" w:color="auto" w:fill="FFFFFF"/>
            <w:lang w:val="en"/>
          </w:rPr>
          <w:delText>In addition, QLE does not apply to SARS CoV-2 evolution. Linkage effects, negligible in QLE limit, are rampant and are not broken down by either rare mutation or rare recombination. Recombination is weak, and population is not as large as required for QLE to work.</w:delText>
        </w:r>
      </w:del>
    </w:p>
    <w:p w14:paraId="589106BE" w14:textId="77777777" w:rsidR="00A83AF6" w:rsidRPr="001C4480" w:rsidRDefault="00A83AF6" w:rsidP="00F72A5A">
      <w:pPr>
        <w:rPr>
          <w:ins w:id="1316" w:author="Microsoft Office User" w:date="2026-05-05T19:43:00Z" w16du:dateUtc="2026-05-05T16:43:00Z"/>
          <w:rFonts w:ascii="Times New Roman" w:hAnsi="Times New Roman" w:cs="Times New Roman"/>
          <w:color w:val="000000"/>
          <w:sz w:val="20"/>
          <w:szCs w:val="20"/>
          <w:shd w:val="clear" w:color="auto" w:fill="FFFFFF"/>
          <w:lang w:val="en"/>
        </w:rPr>
      </w:pPr>
    </w:p>
    <w:p w14:paraId="3FA65311" w14:textId="77777777" w:rsidR="009216F2" w:rsidRPr="001C4480" w:rsidRDefault="009216F2" w:rsidP="00F72A5A">
      <w:pPr>
        <w:rPr>
          <w:rFonts w:ascii="Helvetica" w:hAnsi="Helvetica"/>
          <w:b/>
          <w:color w:val="000000"/>
          <w:sz w:val="20"/>
          <w:szCs w:val="20"/>
          <w:shd w:val="clear" w:color="auto" w:fill="FFFFFF"/>
          <w:rPrChange w:id="1317" w:author="ivan4995@gmail.com" w:date="2026-05-05T17:51:00Z">
            <w:rPr>
              <w:rFonts w:ascii="Helvetica" w:hAnsi="Helvetica"/>
              <w:b/>
              <w:color w:val="000000"/>
              <w:sz w:val="22"/>
              <w:szCs w:val="22"/>
              <w:shd w:val="clear" w:color="auto" w:fill="FFFFFF"/>
            </w:rPr>
          </w:rPrChange>
        </w:rPr>
      </w:pPr>
    </w:p>
    <w:p w14:paraId="04C0ED9D" w14:textId="77777777" w:rsidR="009216F2" w:rsidDel="00A83AF6" w:rsidRDefault="00133529" w:rsidP="00F72A5A">
      <w:pPr>
        <w:rPr>
          <w:del w:id="1318" w:author="Microsoft Office User" w:date="2026-05-05T19:44:00Z" w16du:dateUtc="2026-05-05T16:44:00Z"/>
          <w:rFonts w:ascii="Helvetica" w:hAnsi="Helvetica"/>
          <w:b/>
          <w:color w:val="000000"/>
          <w:sz w:val="22"/>
          <w:szCs w:val="22"/>
          <w:shd w:val="clear" w:color="auto" w:fill="FFFFFF"/>
        </w:rPr>
      </w:pPr>
      <w:r w:rsidRPr="00F72A5A">
        <w:rPr>
          <w:rFonts w:ascii="Helvetica" w:hAnsi="Helvetica"/>
          <w:b/>
          <w:color w:val="000000"/>
          <w:sz w:val="22"/>
          <w:szCs w:val="22"/>
          <w:shd w:val="clear" w:color="auto" w:fill="FFFFFF"/>
        </w:rPr>
        <w:t xml:space="preserve">whereas DCA is a phenomenological modeling approach. </w:t>
      </w:r>
    </w:p>
    <w:p w14:paraId="60A4A09F" w14:textId="77777777" w:rsidR="009216F2" w:rsidDel="00A83AF6" w:rsidRDefault="009216F2" w:rsidP="00F72A5A">
      <w:pPr>
        <w:rPr>
          <w:del w:id="1319" w:author="Microsoft Office User" w:date="2026-05-05T19:44:00Z" w16du:dateUtc="2026-05-05T16:44:00Z"/>
          <w:rFonts w:ascii="Helvetica" w:hAnsi="Helvetica"/>
          <w:b/>
          <w:color w:val="000000"/>
          <w:sz w:val="22"/>
          <w:szCs w:val="22"/>
          <w:shd w:val="clear" w:color="auto" w:fill="FFFFFF"/>
        </w:rPr>
      </w:pPr>
    </w:p>
    <w:p w14:paraId="6234DD28" w14:textId="593201AF" w:rsidR="009216F2" w:rsidRPr="00342B06" w:rsidDel="00A83AF6" w:rsidRDefault="00342B06" w:rsidP="00F72A5A">
      <w:pPr>
        <w:rPr>
          <w:del w:id="1320" w:author="Microsoft Office User" w:date="2026-05-05T19:44:00Z" w16du:dateUtc="2026-05-05T16:44:00Z"/>
          <w:rFonts w:ascii="Helvetica" w:hAnsi="Helvetica"/>
          <w:color w:val="000000"/>
          <w:sz w:val="22"/>
          <w:szCs w:val="22"/>
          <w:shd w:val="clear" w:color="auto" w:fill="FFFFFF"/>
        </w:rPr>
      </w:pPr>
      <w:del w:id="1321" w:author="Microsoft Office User" w:date="2026-05-05T19:44:00Z" w16du:dateUtc="2026-05-05T16:44:00Z">
        <w:r w:rsidDel="00A83AF6">
          <w:rPr>
            <w:rFonts w:ascii="Helvetica" w:hAnsi="Helvetica"/>
            <w:color w:val="000000"/>
            <w:sz w:val="22"/>
            <w:szCs w:val="22"/>
            <w:shd w:val="clear" w:color="auto" w:fill="FFFFFF"/>
          </w:rPr>
          <w:delText xml:space="preserve">Exactly. </w:delText>
        </w:r>
        <w:r w:rsidRPr="00342B06" w:rsidDel="00A83AF6">
          <w:rPr>
            <w:rFonts w:ascii="Helvetica" w:hAnsi="Helvetica"/>
            <w:color w:val="000000"/>
            <w:sz w:val="22"/>
            <w:szCs w:val="22"/>
            <w:shd w:val="clear" w:color="auto" w:fill="FFFFFF"/>
          </w:rPr>
          <w:delText>This is why we pro</w:delText>
        </w:r>
        <w:r w:rsidDel="00A83AF6">
          <w:rPr>
            <w:rFonts w:ascii="Helvetica" w:hAnsi="Helvetica"/>
            <w:color w:val="000000"/>
            <w:sz w:val="22"/>
            <w:szCs w:val="22"/>
            <w:shd w:val="clear" w:color="auto" w:fill="FFFFFF"/>
          </w:rPr>
          <w:delText>p</w:delText>
        </w:r>
        <w:r w:rsidRPr="00342B06" w:rsidDel="00A83AF6">
          <w:rPr>
            <w:rFonts w:ascii="Helvetica" w:hAnsi="Helvetica"/>
            <w:color w:val="000000"/>
            <w:sz w:val="22"/>
            <w:szCs w:val="22"/>
            <w:shd w:val="clear" w:color="auto" w:fill="FFFFFF"/>
          </w:rPr>
          <w:delText>ose an approach that is derived from an evolutionary model and</w:delText>
        </w:r>
        <w:r w:rsidR="00623600" w:rsidDel="00A83AF6">
          <w:rPr>
            <w:rFonts w:ascii="Helvetica" w:hAnsi="Helvetica"/>
            <w:color w:val="000000"/>
            <w:sz w:val="22"/>
            <w:szCs w:val="22"/>
            <w:shd w:val="clear" w:color="auto" w:fill="FFFFFF"/>
          </w:rPr>
          <w:delText>, unlike QLE, is in</w:delText>
        </w:r>
        <w:r w:rsidRPr="00342B06" w:rsidDel="00A83AF6">
          <w:rPr>
            <w:rFonts w:ascii="Helvetica" w:hAnsi="Helvetica"/>
            <w:color w:val="000000"/>
            <w:sz w:val="22"/>
            <w:szCs w:val="22"/>
            <w:shd w:val="clear" w:color="auto" w:fill="FFFFFF"/>
          </w:rPr>
          <w:delText xml:space="preserve"> a realistic </w:delText>
        </w:r>
        <w:r w:rsidR="00E546CA" w:rsidDel="00A83AF6">
          <w:rPr>
            <w:rFonts w:ascii="Helvetica" w:hAnsi="Helvetica"/>
            <w:color w:val="000000"/>
            <w:sz w:val="22"/>
            <w:szCs w:val="22"/>
            <w:shd w:val="clear" w:color="auto" w:fill="FFFFFF"/>
          </w:rPr>
          <w:delText xml:space="preserve">parameter </w:delText>
        </w:r>
        <w:r w:rsidRPr="00342B06" w:rsidDel="00A83AF6">
          <w:rPr>
            <w:rFonts w:ascii="Helvetica" w:hAnsi="Helvetica"/>
            <w:color w:val="000000"/>
            <w:sz w:val="22"/>
            <w:szCs w:val="22"/>
            <w:shd w:val="clear" w:color="auto" w:fill="FFFFFF"/>
          </w:rPr>
          <w:delText>regime.</w:delText>
        </w:r>
      </w:del>
    </w:p>
    <w:p w14:paraId="54392732" w14:textId="6E777069" w:rsidR="009216F2" w:rsidDel="00A83AF6" w:rsidRDefault="009216F2" w:rsidP="00F72A5A">
      <w:pPr>
        <w:rPr>
          <w:del w:id="1322" w:author="Microsoft Office User" w:date="2026-05-05T19:44:00Z" w16du:dateUtc="2026-05-05T16:44:00Z"/>
          <w:rFonts w:ascii="Helvetica" w:hAnsi="Helvetica"/>
          <w:b/>
          <w:color w:val="000000"/>
          <w:sz w:val="22"/>
          <w:szCs w:val="22"/>
          <w:shd w:val="clear" w:color="auto" w:fill="FFFFFF"/>
        </w:rPr>
      </w:pPr>
    </w:p>
    <w:p w14:paraId="5B076CA6" w14:textId="0D93B0EC" w:rsidR="00D53C9F" w:rsidRPr="009216F2" w:rsidRDefault="00133529" w:rsidP="00D53C9F">
      <w:pPr>
        <w:rPr>
          <w:rFonts w:ascii="Helvetica" w:hAnsi="Helvetica"/>
          <w:b/>
          <w:color w:val="000000"/>
          <w:sz w:val="22"/>
          <w:szCs w:val="22"/>
          <w:shd w:val="clear" w:color="auto" w:fill="FFFFFF"/>
        </w:rPr>
      </w:pPr>
      <w:r w:rsidRPr="00F72A5A">
        <w:rPr>
          <w:rFonts w:ascii="Helvetica" w:hAnsi="Helvetica"/>
          <w:b/>
          <w:color w:val="000000"/>
          <w:sz w:val="22"/>
          <w:szCs w:val="22"/>
          <w:shd w:val="clear" w:color="auto" w:fill="FFFFFF"/>
        </w:rPr>
        <w:t xml:space="preserve">This difference leads to differences in practice, for example the Rodriguez-Rivas et al. PNAS paper down-weights sequences with over 80% identity, which is standard in the DCA literature (as a crude attempt to deal with the similar effects of random linkage as Universal Footprint of Epistasis) </w:t>
      </w:r>
      <w:r w:rsidR="00F72A5A" w:rsidRPr="00F72A5A">
        <w:rPr>
          <w:rFonts w:ascii="Helvetica" w:hAnsi="Helvetica"/>
          <w:b/>
          <w:color w:val="000000"/>
          <w:sz w:val="22"/>
          <w:szCs w:val="22"/>
          <w:shd w:val="clear" w:color="auto" w:fill="FFFFFF"/>
        </w:rPr>
        <w:t>but would not make sense from a QLE standpoint.</w:t>
      </w:r>
      <w:r w:rsidR="00D53C9F" w:rsidRPr="003552A3">
        <w:rPr>
          <w:rFonts w:ascii="Helvetica" w:hAnsi="Helvetica"/>
          <w:color w:val="000000"/>
          <w:sz w:val="22"/>
          <w:szCs w:val="22"/>
        </w:rPr>
        <w:br/>
      </w:r>
      <w:r w:rsidR="00D53C9F">
        <w:rPr>
          <w:rFonts w:ascii="Helvetica" w:hAnsi="Helvetica"/>
          <w:b/>
          <w:color w:val="000000"/>
          <w:sz w:val="22"/>
          <w:szCs w:val="22"/>
          <w:shd w:val="clear" w:color="auto" w:fill="FFFFFF"/>
          <w:lang w:val="en-US"/>
        </w:rPr>
        <w:t>…</w:t>
      </w:r>
      <w:r w:rsidR="00D53C9F" w:rsidRPr="009216F2">
        <w:rPr>
          <w:rFonts w:ascii="Helvetica" w:hAnsi="Helvetica"/>
          <w:b/>
          <w:color w:val="000000"/>
          <w:sz w:val="22"/>
          <w:szCs w:val="22"/>
          <w:shd w:val="clear" w:color="auto" w:fill="FFFFFF"/>
        </w:rPr>
        <w:t xml:space="preserve"> I agree with the authors that the practical success of DCA is perplexing from a population genetic perspective. </w:t>
      </w:r>
    </w:p>
    <w:p w14:paraId="67FDC644" w14:textId="77777777" w:rsidR="00342B06" w:rsidRDefault="00342B06" w:rsidP="00342B06">
      <w:pPr>
        <w:rPr>
          <w:shd w:val="clear" w:color="auto" w:fill="FFFFFF"/>
          <w:lang w:val="en-US"/>
        </w:rPr>
      </w:pPr>
    </w:p>
    <w:p w14:paraId="0DCB5127" w14:textId="71F52CAD" w:rsidR="00342B06" w:rsidRPr="00342B06" w:rsidRDefault="00A83AF6" w:rsidP="00342B06">
      <w:pPr>
        <w:rPr>
          <w:shd w:val="clear" w:color="auto" w:fill="FFFFFF"/>
        </w:rPr>
      </w:pPr>
      <w:ins w:id="1323" w:author="Microsoft Office User" w:date="2026-05-05T19:44:00Z" w16du:dateUtc="2026-05-05T16:44:00Z">
        <w:r>
          <w:rPr>
            <w:shd w:val="clear" w:color="auto" w:fill="FFFFFF"/>
          </w:rPr>
          <w:t>We a</w:t>
        </w:r>
      </w:ins>
      <w:del w:id="1324" w:author="Microsoft Office User" w:date="2026-05-05T19:44:00Z" w16du:dateUtc="2026-05-05T16:44:00Z">
        <w:r w:rsidR="00342B06" w:rsidRPr="00342B06" w:rsidDel="00A83AF6">
          <w:rPr>
            <w:shd w:val="clear" w:color="auto" w:fill="FFFFFF"/>
          </w:rPr>
          <w:delText>A</w:delText>
        </w:r>
      </w:del>
      <w:r w:rsidR="00342B06" w:rsidRPr="00342B06">
        <w:rPr>
          <w:shd w:val="clear" w:color="auto" w:fill="FFFFFF"/>
        </w:rPr>
        <w:t>dded</w:t>
      </w:r>
      <w:del w:id="1325" w:author="ivan4995@gmail.com" w:date="2026-05-05T17:56:00Z">
        <w:r w:rsidR="00342B06" w:rsidRPr="00342B06" w:rsidDel="00FC1692">
          <w:rPr>
            <w:shd w:val="clear" w:color="auto" w:fill="FFFFFF"/>
          </w:rPr>
          <w:delText xml:space="preserve"> to</w:delText>
        </w:r>
      </w:del>
      <w:ins w:id="1326" w:author="ivan4995@gmail.com" w:date="2026-05-05T17:55:00Z">
        <w:r w:rsidR="00FC1692">
          <w:rPr>
            <w:shd w:val="clear" w:color="auto" w:fill="FFFFFF"/>
            <w:lang w:val="en-US"/>
          </w:rPr>
          <w:t xml:space="preserve"> a paragraph</w:t>
        </w:r>
      </w:ins>
      <w:ins w:id="1327" w:author="ivan4995@gmail.com" w:date="2026-05-05T17:56:00Z">
        <w:r w:rsidR="00FC1692">
          <w:rPr>
            <w:shd w:val="clear" w:color="auto" w:fill="FFFFFF"/>
            <w:lang w:val="en-US"/>
          </w:rPr>
          <w:t xml:space="preserve"> about DCA</w:t>
        </w:r>
      </w:ins>
      <w:ins w:id="1328" w:author="ivan4995@gmail.com" w:date="2026-05-05T17:55:00Z">
        <w:r w:rsidR="00FC1692">
          <w:rPr>
            <w:shd w:val="clear" w:color="auto" w:fill="FFFFFF"/>
            <w:lang w:val="en-US"/>
          </w:rPr>
          <w:t xml:space="preserve"> to</w:t>
        </w:r>
      </w:ins>
      <w:r w:rsidR="00342B06" w:rsidRPr="00342B06">
        <w:rPr>
          <w:shd w:val="clear" w:color="auto" w:fill="FFFFFF"/>
        </w:rPr>
        <w:t xml:space="preserve"> Discussion</w:t>
      </w:r>
      <w:ins w:id="1329" w:author="ivan4995@gmail.com" w:date="2026-05-05T17:55:00Z">
        <w:r w:rsidR="00FC1692">
          <w:rPr>
            <w:shd w:val="clear" w:color="auto" w:fill="FFFFFF"/>
            <w:lang w:val="en-US"/>
          </w:rPr>
          <w:t xml:space="preserve"> (Lines 305-322)</w:t>
        </w:r>
      </w:ins>
      <w:r w:rsidR="00342B06" w:rsidRPr="00342B06">
        <w:rPr>
          <w:shd w:val="clear" w:color="auto" w:fill="FFFFFF"/>
        </w:rPr>
        <w:t>:</w:t>
      </w:r>
    </w:p>
    <w:p w14:paraId="33807C99" w14:textId="77777777" w:rsidR="00342B06" w:rsidRDefault="00342B06" w:rsidP="00342B06">
      <w:pPr>
        <w:rPr>
          <w:rFonts w:ascii="Helvetica" w:hAnsi="Helvetica"/>
          <w:color w:val="000000"/>
          <w:sz w:val="20"/>
          <w:szCs w:val="20"/>
          <w:shd w:val="clear" w:color="auto" w:fill="FFFFFF"/>
        </w:rPr>
      </w:pPr>
    </w:p>
    <w:p w14:paraId="1266792E" w14:textId="77777777" w:rsidR="00FC1692" w:rsidRPr="00FC1692" w:rsidRDefault="00FC1692">
      <w:pPr>
        <w:ind w:firstLine="720"/>
        <w:jc w:val="both"/>
        <w:rPr>
          <w:ins w:id="1330" w:author="ivan4995@gmail.com" w:date="2026-05-05T17:56:00Z"/>
          <w:rFonts w:ascii="Times New Roman" w:eastAsia="Times New Roman" w:hAnsi="Times New Roman" w:cs="Times New Roman"/>
          <w:sz w:val="20"/>
          <w:szCs w:val="20"/>
          <w:rPrChange w:id="1331" w:author="ivan4995@gmail.com" w:date="2026-05-05T17:56:00Z">
            <w:rPr>
              <w:ins w:id="1332" w:author="ivan4995@gmail.com" w:date="2026-05-05T17:56:00Z"/>
              <w:rFonts w:ascii="Times New Roman" w:eastAsia="Times New Roman" w:hAnsi="Times New Roman" w:cs="Times New Roman"/>
            </w:rPr>
          </w:rPrChange>
        </w:rPr>
        <w:pPrChange w:id="1333" w:author="ivan4995@gmail.com" w:date="2026-05-05T17:56:00Z">
          <w:pPr>
            <w:spacing w:line="360" w:lineRule="auto"/>
            <w:ind w:firstLine="720"/>
            <w:jc w:val="both"/>
          </w:pPr>
        </w:pPrChange>
      </w:pPr>
      <w:ins w:id="1334" w:author="ivan4995@gmail.com" w:date="2026-05-05T17:56:00Z">
        <w:r w:rsidRPr="00FC1692">
          <w:rPr>
            <w:rFonts w:ascii="Times New Roman" w:eastAsia="Times New Roman" w:hAnsi="Times New Roman" w:cs="Times New Roman"/>
            <w:sz w:val="20"/>
            <w:szCs w:val="20"/>
            <w:rPrChange w:id="1335" w:author="ivan4995@gmail.com" w:date="2026-05-05T17:56:00Z">
              <w:rPr>
                <w:rFonts w:ascii="Times New Roman" w:eastAsia="Times New Roman" w:hAnsi="Times New Roman" w:cs="Times New Roman"/>
              </w:rPr>
            </w:rPrChange>
          </w:rPr>
          <w:t xml:space="preserve">To address the problem of false-negative bonds, another team </w:t>
        </w:r>
        <w:r w:rsidRPr="00FC1692">
          <w:rPr>
            <w:rFonts w:ascii="Times New Roman" w:eastAsia="Times New Roman" w:hAnsi="Times New Roman" w:cs="Times New Roman"/>
            <w:sz w:val="20"/>
            <w:szCs w:val="20"/>
            <w:rPrChange w:id="1336" w:author="ivan4995@gmail.com" w:date="2026-05-05T17:56:00Z">
              <w:rPr>
                <w:rFonts w:ascii="Times New Roman" w:eastAsia="Times New Roman" w:hAnsi="Times New Roman" w:cs="Times New Roman"/>
              </w:rPr>
            </w:rPrChange>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Pr="00FC1692">
          <w:rPr>
            <w:rFonts w:ascii="Times New Roman" w:eastAsia="Times New Roman" w:hAnsi="Times New Roman" w:cs="Times New Roman"/>
            <w:sz w:val="20"/>
            <w:szCs w:val="20"/>
            <w:rPrChange w:id="1337" w:author="ivan4995@gmail.com" w:date="2026-05-05T17:56:00Z">
              <w:rPr>
                <w:rFonts w:ascii="Times New Roman" w:eastAsia="Times New Roman" w:hAnsi="Times New Roman" w:cs="Times New Roman"/>
              </w:rPr>
            </w:rPrChange>
          </w:rPr>
          <w:instrText xml:space="preserve"> ADDIN EN.CITE </w:instrText>
        </w:r>
        <w:r w:rsidRPr="00FC1692">
          <w:rPr>
            <w:rFonts w:ascii="Times New Roman" w:eastAsia="Times New Roman" w:hAnsi="Times New Roman" w:cs="Times New Roman"/>
            <w:sz w:val="20"/>
            <w:szCs w:val="20"/>
            <w:rPrChange w:id="1338" w:author="ivan4995@gmail.com" w:date="2026-05-05T17:56:00Z">
              <w:rPr>
                <w:rFonts w:ascii="Times New Roman" w:eastAsia="Times New Roman" w:hAnsi="Times New Roman" w:cs="Times New Roman"/>
              </w:rPr>
            </w:rPrChange>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Pr="00FC1692">
          <w:rPr>
            <w:rFonts w:ascii="Times New Roman" w:eastAsia="Times New Roman" w:hAnsi="Times New Roman" w:cs="Times New Roman"/>
            <w:sz w:val="20"/>
            <w:szCs w:val="20"/>
            <w:rPrChange w:id="1339" w:author="ivan4995@gmail.com" w:date="2026-05-05T17:56:00Z">
              <w:rPr>
                <w:rFonts w:ascii="Times New Roman" w:eastAsia="Times New Roman" w:hAnsi="Times New Roman" w:cs="Times New Roman"/>
              </w:rPr>
            </w:rPrChange>
          </w:rPr>
          <w:instrText xml:space="preserve"> ADDIN EN.CITE.DATA </w:instrText>
        </w:r>
        <w:r w:rsidRPr="00C964EB">
          <w:rPr>
            <w:rFonts w:ascii="Times New Roman" w:eastAsia="Times New Roman" w:hAnsi="Times New Roman" w:cs="Times New Roman"/>
            <w:sz w:val="20"/>
            <w:szCs w:val="20"/>
          </w:rPr>
        </w:r>
        <w:r w:rsidRPr="00FC1692">
          <w:rPr>
            <w:rFonts w:ascii="Times New Roman" w:eastAsia="Times New Roman" w:hAnsi="Times New Roman" w:cs="Times New Roman"/>
            <w:sz w:val="20"/>
            <w:szCs w:val="20"/>
            <w:rPrChange w:id="1340" w:author="ivan4995@gmail.com" w:date="2026-05-05T17:56:00Z">
              <w:rPr>
                <w:rFonts w:ascii="Times New Roman" w:eastAsia="Times New Roman" w:hAnsi="Times New Roman" w:cs="Times New Roman"/>
              </w:rPr>
            </w:rPrChange>
          </w:rPr>
          <w:fldChar w:fldCharType="end"/>
        </w:r>
        <w:r w:rsidRPr="00C964EB">
          <w:rPr>
            <w:rFonts w:ascii="Times New Roman" w:eastAsia="Times New Roman" w:hAnsi="Times New Roman" w:cs="Times New Roman"/>
            <w:sz w:val="20"/>
            <w:szCs w:val="20"/>
          </w:rPr>
        </w:r>
        <w:r w:rsidRPr="00FC1692">
          <w:rPr>
            <w:rFonts w:ascii="Times New Roman" w:eastAsia="Times New Roman" w:hAnsi="Times New Roman" w:cs="Times New Roman"/>
            <w:sz w:val="20"/>
            <w:szCs w:val="20"/>
            <w:rPrChange w:id="1341" w:author="ivan4995@gmail.com" w:date="2026-05-05T17:56:00Z">
              <w:rPr>
                <w:rFonts w:ascii="Times New Roman" w:eastAsia="Times New Roman" w:hAnsi="Times New Roman" w:cs="Times New Roman"/>
              </w:rPr>
            </w:rPrChange>
          </w:rPr>
          <w:fldChar w:fldCharType="separate"/>
        </w:r>
        <w:r w:rsidRPr="00FC1692">
          <w:rPr>
            <w:rFonts w:ascii="Times New Roman" w:eastAsia="Times New Roman" w:hAnsi="Times New Roman" w:cs="Times New Roman"/>
            <w:noProof/>
            <w:sz w:val="20"/>
            <w:szCs w:val="20"/>
            <w:rPrChange w:id="1342" w:author="ivan4995@gmail.com" w:date="2026-05-05T17:56:00Z">
              <w:rPr>
                <w:rFonts w:ascii="Times New Roman" w:eastAsia="Times New Roman" w:hAnsi="Times New Roman" w:cs="Times New Roman"/>
                <w:noProof/>
              </w:rPr>
            </w:rPrChange>
          </w:rPr>
          <w:t>[67]</w:t>
        </w:r>
        <w:r w:rsidRPr="00FC1692">
          <w:rPr>
            <w:rFonts w:ascii="Times New Roman" w:eastAsia="Times New Roman" w:hAnsi="Times New Roman" w:cs="Times New Roman"/>
            <w:sz w:val="20"/>
            <w:szCs w:val="20"/>
            <w:rPrChange w:id="1343" w:author="ivan4995@gmail.com" w:date="2026-05-05T17:56:00Z">
              <w:rPr>
                <w:rFonts w:ascii="Times New Roman" w:eastAsia="Times New Roman" w:hAnsi="Times New Roman" w:cs="Times New Roman"/>
              </w:rPr>
            </w:rPrChange>
          </w:rPr>
          <w:fldChar w:fldCharType="end"/>
        </w:r>
        <w:r w:rsidRPr="00FC1692">
          <w:rPr>
            <w:rFonts w:ascii="Times New Roman" w:eastAsia="Times New Roman" w:hAnsi="Times New Roman" w:cs="Times New Roman"/>
            <w:sz w:val="20"/>
            <w:szCs w:val="20"/>
            <w:rPrChange w:id="1344" w:author="ivan4995@gmail.com" w:date="2026-05-05T17:56:00Z">
              <w:rPr>
                <w:rFonts w:ascii="Times New Roman" w:eastAsia="Times New Roman" w:hAnsi="Times New Roman" w:cs="Times New Roman"/>
              </w:rPr>
            </w:rPrChange>
          </w:rPr>
          <w:t xml:space="preserve"> compared the sequences of SARS CoV-2 not between themselves, but with other coronaviruses. They used “direct coupling analysis”, which postulates a statistical distribution of sequences </w:t>
        </w:r>
        <w:r w:rsidRPr="00FC1692">
          <w:rPr>
            <w:rFonts w:ascii="Times New Roman" w:eastAsia="Times New Roman" w:hAnsi="Times New Roman" w:cs="Times New Roman"/>
            <w:sz w:val="20"/>
            <w:szCs w:val="20"/>
            <w:lang w:val="en-US"/>
            <w:rPrChange w:id="1345" w:author="ivan4995@gmail.com" w:date="2026-05-05T17:56:00Z">
              <w:rPr>
                <w:rFonts w:ascii="Times New Roman" w:eastAsia="Times New Roman" w:hAnsi="Times New Roman" w:cs="Times New Roman"/>
                <w:lang w:val="en-US"/>
              </w:rPr>
            </w:rPrChange>
          </w:rPr>
          <w:t xml:space="preserve">(usually, </w:t>
        </w:r>
        <w:r w:rsidRPr="00FC1692">
          <w:rPr>
            <w:rFonts w:ascii="Times New Roman" w:eastAsia="Times New Roman" w:hAnsi="Times New Roman" w:cs="Times New Roman"/>
            <w:sz w:val="20"/>
            <w:szCs w:val="20"/>
            <w:rPrChange w:id="1346" w:author="ivan4995@gmail.com" w:date="2026-05-05T17:56:00Z">
              <w:rPr>
                <w:rFonts w:ascii="Times New Roman" w:eastAsia="Times New Roman" w:hAnsi="Times New Roman" w:cs="Times New Roman"/>
              </w:rPr>
            </w:rPrChange>
          </w:rPr>
          <w:t xml:space="preserve">of a Gaussian form) including individual effects of alleles and their pairwise interaction. A physicist would recognize here the Gibbs distribution for the Onsager model of ferromagnetism. In population genetics, this Gaussian form has a justification in the limit of QLE </w:t>
        </w:r>
        <w:r w:rsidRPr="00FC1692">
          <w:rPr>
            <w:rFonts w:ascii="Times New Roman" w:eastAsia="Times New Roman" w:hAnsi="Times New Roman" w:cs="Times New Roman"/>
            <w:sz w:val="20"/>
            <w:szCs w:val="20"/>
            <w:rPrChange w:id="1347" w:author="ivan4995@gmail.com" w:date="2026-05-05T17:56:00Z">
              <w:rPr>
                <w:rFonts w:ascii="Times New Roman" w:eastAsia="Times New Roman" w:hAnsi="Times New Roman" w:cs="Times New Roman"/>
              </w:rPr>
            </w:rPrChange>
          </w:rPr>
          <w:fldChar w:fldCharType="begin"/>
        </w:r>
        <w:r w:rsidRPr="00FC1692">
          <w:rPr>
            <w:rFonts w:ascii="Times New Roman" w:eastAsia="Times New Roman" w:hAnsi="Times New Roman" w:cs="Times New Roman"/>
            <w:sz w:val="20"/>
            <w:szCs w:val="20"/>
            <w:rPrChange w:id="1348" w:author="ivan4995@gmail.com" w:date="2026-05-05T17:56:00Z">
              <w:rPr>
                <w:rFonts w:ascii="Times New Roman" w:eastAsia="Times New Roman" w:hAnsi="Times New Roman" w:cs="Times New Roman"/>
              </w:rPr>
            </w:rPrChange>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Pr="00FC1692">
          <w:rPr>
            <w:rFonts w:ascii="Times New Roman" w:eastAsia="Times New Roman" w:hAnsi="Times New Roman" w:cs="Times New Roman"/>
            <w:sz w:val="20"/>
            <w:szCs w:val="20"/>
            <w:rPrChange w:id="1349" w:author="ivan4995@gmail.com" w:date="2026-05-05T17:56:00Z">
              <w:rPr>
                <w:rFonts w:ascii="Times New Roman" w:eastAsia="Times New Roman" w:hAnsi="Times New Roman" w:cs="Times New Roman"/>
              </w:rPr>
            </w:rPrChange>
          </w:rPr>
          <w:fldChar w:fldCharType="separate"/>
        </w:r>
        <w:r w:rsidRPr="00FC1692">
          <w:rPr>
            <w:rFonts w:ascii="Times New Roman" w:eastAsia="Times New Roman" w:hAnsi="Times New Roman" w:cs="Times New Roman"/>
            <w:noProof/>
            <w:sz w:val="20"/>
            <w:szCs w:val="20"/>
            <w:rPrChange w:id="1350" w:author="ivan4995@gmail.com" w:date="2026-05-05T17:56:00Z">
              <w:rPr>
                <w:rFonts w:ascii="Times New Roman" w:eastAsia="Times New Roman" w:hAnsi="Times New Roman" w:cs="Times New Roman"/>
                <w:noProof/>
              </w:rPr>
            </w:rPrChange>
          </w:rPr>
          <w:t>[28, 30]</w:t>
        </w:r>
        <w:r w:rsidRPr="00FC1692">
          <w:rPr>
            <w:rFonts w:ascii="Times New Roman" w:eastAsia="Times New Roman" w:hAnsi="Times New Roman" w:cs="Times New Roman"/>
            <w:sz w:val="20"/>
            <w:szCs w:val="20"/>
            <w:rPrChange w:id="1351" w:author="ivan4995@gmail.com" w:date="2026-05-05T17:56:00Z">
              <w:rPr>
                <w:rFonts w:ascii="Times New Roman" w:eastAsia="Times New Roman" w:hAnsi="Times New Roman" w:cs="Times New Roman"/>
              </w:rPr>
            </w:rPrChange>
          </w:rPr>
          <w:fldChar w:fldCharType="end"/>
        </w:r>
        <w:r w:rsidRPr="00FC1692">
          <w:rPr>
            <w:rFonts w:ascii="Times New Roman" w:eastAsia="Times New Roman" w:hAnsi="Times New Roman" w:cs="Times New Roman"/>
            <w:sz w:val="20"/>
            <w:szCs w:val="20"/>
            <w:rPrChange w:id="1352" w:author="ivan4995@gmail.com" w:date="2026-05-05T17:56:00Z">
              <w:rPr>
                <w:rFonts w:ascii="Times New Roman" w:eastAsia="Times New Roman" w:hAnsi="Times New Roman" w:cs="Times New Roman"/>
              </w:rPr>
            </w:rPrChange>
          </w:rPr>
          <w:t xml:space="preserve">. Parameters of the Gaussian are fit to sequence data using various approximations </w:t>
        </w:r>
        <w:r w:rsidRPr="00FC1692">
          <w:rPr>
            <w:rFonts w:ascii="Times New Roman" w:eastAsia="Times New Roman" w:hAnsi="Times New Roman" w:cs="Times New Roman"/>
            <w:sz w:val="20"/>
            <w:szCs w:val="20"/>
            <w:rPrChange w:id="1353" w:author="ivan4995@gmail.com" w:date="2026-05-05T17:56:00Z">
              <w:rPr>
                <w:rFonts w:ascii="Times New Roman" w:eastAsia="Times New Roman" w:hAnsi="Times New Roman" w:cs="Times New Roman"/>
              </w:rPr>
            </w:rPrChange>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Pr="00FC1692">
          <w:rPr>
            <w:rFonts w:ascii="Times New Roman" w:eastAsia="Times New Roman" w:hAnsi="Times New Roman" w:cs="Times New Roman"/>
            <w:sz w:val="20"/>
            <w:szCs w:val="20"/>
            <w:rPrChange w:id="1354" w:author="ivan4995@gmail.com" w:date="2026-05-05T17:56:00Z">
              <w:rPr>
                <w:rFonts w:ascii="Times New Roman" w:eastAsia="Times New Roman" w:hAnsi="Times New Roman" w:cs="Times New Roman"/>
              </w:rPr>
            </w:rPrChange>
          </w:rPr>
          <w:instrText xml:space="preserve"> ADDIN EN.CITE </w:instrText>
        </w:r>
        <w:r w:rsidRPr="00FC1692">
          <w:rPr>
            <w:rFonts w:ascii="Times New Roman" w:eastAsia="Times New Roman" w:hAnsi="Times New Roman" w:cs="Times New Roman"/>
            <w:sz w:val="20"/>
            <w:szCs w:val="20"/>
            <w:rPrChange w:id="1355" w:author="ivan4995@gmail.com" w:date="2026-05-05T17:56:00Z">
              <w:rPr>
                <w:rFonts w:ascii="Times New Roman" w:eastAsia="Times New Roman" w:hAnsi="Times New Roman" w:cs="Times New Roman"/>
              </w:rPr>
            </w:rPrChange>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Pr="00FC1692">
          <w:rPr>
            <w:rFonts w:ascii="Times New Roman" w:eastAsia="Times New Roman" w:hAnsi="Times New Roman" w:cs="Times New Roman"/>
            <w:sz w:val="20"/>
            <w:szCs w:val="20"/>
            <w:rPrChange w:id="1356" w:author="ivan4995@gmail.com" w:date="2026-05-05T17:56:00Z">
              <w:rPr>
                <w:rFonts w:ascii="Times New Roman" w:eastAsia="Times New Roman" w:hAnsi="Times New Roman" w:cs="Times New Roman"/>
              </w:rPr>
            </w:rPrChange>
          </w:rPr>
          <w:instrText xml:space="preserve"> ADDIN EN.CITE.DATA </w:instrText>
        </w:r>
        <w:r w:rsidRPr="00C964EB">
          <w:rPr>
            <w:rFonts w:ascii="Times New Roman" w:eastAsia="Times New Roman" w:hAnsi="Times New Roman" w:cs="Times New Roman"/>
            <w:sz w:val="20"/>
            <w:szCs w:val="20"/>
          </w:rPr>
        </w:r>
        <w:r w:rsidRPr="00FC1692">
          <w:rPr>
            <w:rFonts w:ascii="Times New Roman" w:eastAsia="Times New Roman" w:hAnsi="Times New Roman" w:cs="Times New Roman"/>
            <w:sz w:val="20"/>
            <w:szCs w:val="20"/>
            <w:rPrChange w:id="1357" w:author="ivan4995@gmail.com" w:date="2026-05-05T17:56:00Z">
              <w:rPr>
                <w:rFonts w:ascii="Times New Roman" w:eastAsia="Times New Roman" w:hAnsi="Times New Roman" w:cs="Times New Roman"/>
              </w:rPr>
            </w:rPrChange>
          </w:rPr>
          <w:fldChar w:fldCharType="end"/>
        </w:r>
        <w:r w:rsidRPr="00C964EB">
          <w:rPr>
            <w:rFonts w:ascii="Times New Roman" w:eastAsia="Times New Roman" w:hAnsi="Times New Roman" w:cs="Times New Roman"/>
            <w:sz w:val="20"/>
            <w:szCs w:val="20"/>
          </w:rPr>
        </w:r>
        <w:r w:rsidRPr="00FC1692">
          <w:rPr>
            <w:rFonts w:ascii="Times New Roman" w:eastAsia="Times New Roman" w:hAnsi="Times New Roman" w:cs="Times New Roman"/>
            <w:sz w:val="20"/>
            <w:szCs w:val="20"/>
            <w:rPrChange w:id="1358" w:author="ivan4995@gmail.com" w:date="2026-05-05T17:56:00Z">
              <w:rPr>
                <w:rFonts w:ascii="Times New Roman" w:eastAsia="Times New Roman" w:hAnsi="Times New Roman" w:cs="Times New Roman"/>
              </w:rPr>
            </w:rPrChange>
          </w:rPr>
          <w:fldChar w:fldCharType="separate"/>
        </w:r>
        <w:r w:rsidRPr="00FC1692">
          <w:rPr>
            <w:rFonts w:ascii="Times New Roman" w:eastAsia="Times New Roman" w:hAnsi="Times New Roman" w:cs="Times New Roman"/>
            <w:noProof/>
            <w:sz w:val="20"/>
            <w:szCs w:val="20"/>
            <w:rPrChange w:id="1359" w:author="ivan4995@gmail.com" w:date="2026-05-05T17:56:00Z">
              <w:rPr>
                <w:rFonts w:ascii="Times New Roman" w:eastAsia="Times New Roman" w:hAnsi="Times New Roman" w:cs="Times New Roman"/>
                <w:noProof/>
              </w:rPr>
            </w:rPrChange>
          </w:rPr>
          <w:t>[67]</w:t>
        </w:r>
        <w:r w:rsidRPr="00FC1692">
          <w:rPr>
            <w:rFonts w:ascii="Times New Roman" w:eastAsia="Times New Roman" w:hAnsi="Times New Roman" w:cs="Times New Roman"/>
            <w:sz w:val="20"/>
            <w:szCs w:val="20"/>
            <w:rPrChange w:id="1360" w:author="ivan4995@gmail.com" w:date="2026-05-05T17:56:00Z">
              <w:rPr>
                <w:rFonts w:ascii="Times New Roman" w:eastAsia="Times New Roman" w:hAnsi="Times New Roman" w:cs="Times New Roman"/>
              </w:rPr>
            </w:rPrChange>
          </w:rPr>
          <w:fldChar w:fldCharType="end"/>
        </w:r>
        <w:r w:rsidRPr="00FC1692">
          <w:rPr>
            <w:rFonts w:ascii="Times New Roman" w:eastAsia="Times New Roman" w:hAnsi="Times New Roman" w:cs="Times New Roman"/>
            <w:sz w:val="20"/>
            <w:szCs w:val="20"/>
            <w:rPrChange w:id="1361" w:author="ivan4995@gmail.com" w:date="2026-05-05T17:56:00Z">
              <w:rPr>
                <w:rFonts w:ascii="Times New Roman" w:eastAsia="Times New Roman" w:hAnsi="Times New Roman" w:cs="Times New Roman"/>
              </w:rPr>
            </w:rPrChange>
          </w:rPr>
          <w:t>. DCA also includes</w:t>
        </w:r>
        <w:r w:rsidRPr="00FC1692">
          <w:rPr>
            <w:rFonts w:ascii="Times New Roman" w:eastAsia="Times New Roman" w:hAnsi="Times New Roman" w:cs="Times New Roman"/>
            <w:bCs/>
            <w:sz w:val="20"/>
            <w:szCs w:val="20"/>
            <w:lang w:val="en-US"/>
            <w:rPrChange w:id="1362" w:author="ivan4995@gmail.com" w:date="2026-05-05T17:56:00Z">
              <w:rPr>
                <w:rFonts w:ascii="Times New Roman" w:eastAsia="Times New Roman" w:hAnsi="Times New Roman" w:cs="Times New Roman"/>
                <w:bCs/>
                <w:lang w:val="en-US"/>
              </w:rPr>
            </w:rPrChange>
          </w:rPr>
          <w:t xml:space="preserve"> down-weighing sequences with over 80% identity, which is a phenomenological trick to deal with the effects of random linkage</w:t>
        </w:r>
        <w:r w:rsidRPr="00FC1692">
          <w:rPr>
            <w:rFonts w:ascii="Times New Roman" w:hAnsi="Times New Roman" w:cs="Times New Roman"/>
            <w:color w:val="000000"/>
            <w:sz w:val="20"/>
            <w:szCs w:val="20"/>
            <w:shd w:val="clear" w:color="auto" w:fill="FFFFFF"/>
            <w:lang w:val="en-US"/>
          </w:rPr>
          <w:t xml:space="preserve">. </w:t>
        </w:r>
        <w:r w:rsidRPr="00FC1692">
          <w:rPr>
            <w:rFonts w:ascii="Times New Roman" w:eastAsia="Times New Roman" w:hAnsi="Times New Roman" w:cs="Times New Roman"/>
            <w:sz w:val="20"/>
            <w:szCs w:val="20"/>
            <w:rPrChange w:id="1363" w:author="ivan4995@gmail.com" w:date="2026-05-05T17:56:00Z">
              <w:rPr>
                <w:rFonts w:ascii="Times New Roman" w:eastAsia="Times New Roman" w:hAnsi="Times New Roman" w:cs="Times New Roman"/>
              </w:rPr>
            </w:rPrChange>
          </w:rPr>
          <w:t xml:space="preserve"> As result, the number of false-positive epistatic bonds due to genetic linkage is sharply decreased (Fig. 8C). </w:t>
        </w:r>
        <w:r w:rsidRPr="00FC1692">
          <w:rPr>
            <w:rFonts w:ascii="Times New Roman" w:eastAsia="Times New Roman" w:hAnsi="Times New Roman" w:cs="Times New Roman"/>
            <w:bCs/>
            <w:sz w:val="20"/>
            <w:szCs w:val="20"/>
            <w:lang w:val="en-US"/>
            <w:rPrChange w:id="1364" w:author="ivan4995@gmail.com" w:date="2026-05-05T17:56:00Z">
              <w:rPr>
                <w:rFonts w:ascii="Times New Roman" w:eastAsia="Times New Roman" w:hAnsi="Times New Roman" w:cs="Times New Roman"/>
                <w:bCs/>
                <w:lang w:val="en-US"/>
              </w:rPr>
            </w:rPrChange>
          </w:rPr>
          <w:t>The</w:t>
        </w:r>
        <w:r w:rsidRPr="00FC1692">
          <w:rPr>
            <w:rFonts w:ascii="Times New Roman" w:eastAsia="Times New Roman" w:hAnsi="Times New Roman" w:cs="Times New Roman"/>
            <w:sz w:val="20"/>
            <w:szCs w:val="20"/>
            <w:rPrChange w:id="1365" w:author="ivan4995@gmail.com" w:date="2026-05-05T17:56:00Z">
              <w:rPr>
                <w:rFonts w:ascii="Times New Roman" w:eastAsia="Times New Roman" w:hAnsi="Times New Roman" w:cs="Times New Roman"/>
              </w:rPr>
            </w:rPrChange>
          </w:rPr>
          <w:t xml:space="preserve"> DCA approach has other problems as well. Firstly, QLE approximation that lies at the basis of DCA was formulated for sequences from the same population of the same species, not from different species, and the validity of such a leap to cross-species comparison is not formally justified. Secondly, such an approach assumes that pairwise interactions did not change for million years since the most recent common ancestor of these species. Interactions of higher orders may be incorporated into pairwise interactions on short time scales, as done in our work as well, but such renormalized values are expected to change at long interspecies times. Thirdly, QLE does not work in SARS CoV-2 evolution, because linkage effects, which are negligible in QLE limit, are strong. Lastly, a population of infected individuals is not as large as required for QLE to work. </w:t>
        </w:r>
      </w:ins>
    </w:p>
    <w:p w14:paraId="204C7AC5" w14:textId="135F71A2" w:rsidR="00D53C9F" w:rsidRPr="00D53C9F" w:rsidDel="00FC1692" w:rsidRDefault="00D53C9F" w:rsidP="00D53C9F">
      <w:pPr>
        <w:ind w:firstLine="709"/>
        <w:jc w:val="both"/>
        <w:rPr>
          <w:del w:id="1366" w:author="ivan4995@gmail.com" w:date="2026-05-05T17:56:00Z"/>
          <w:rFonts w:ascii="Times New Roman" w:eastAsia="Times New Roman" w:hAnsi="Times New Roman" w:cs="Times New Roman"/>
          <w:bCs/>
          <w:sz w:val="20"/>
          <w:szCs w:val="20"/>
          <w:lang w:val="en-US"/>
        </w:rPr>
      </w:pPr>
      <w:del w:id="1367" w:author="ivan4995@gmail.com" w:date="2026-05-05T17:56:00Z">
        <w:r w:rsidRPr="00D53C9F" w:rsidDel="00FC1692">
          <w:rPr>
            <w:rFonts w:ascii="Times New Roman" w:eastAsia="Times New Roman" w:hAnsi="Times New Roman" w:cs="Times New Roman"/>
            <w:bCs/>
            <w:sz w:val="20"/>
            <w:szCs w:val="20"/>
            <w:lang w:val="en-US"/>
          </w:rPr>
          <w:delText>Another, but phenomenological approach is DCA. For example, {Rodriguez-Rivas, 2022 #107} down-weigh sequences with over 80% identity, which is standard in the DCA literature as a crude attempt to deal with the similar effects of random linkage</w:delText>
        </w:r>
        <w:r w:rsidRPr="00D53C9F" w:rsidDel="00FC1692">
          <w:rPr>
            <w:rFonts w:ascii="Times New Roman" w:hAnsi="Times New Roman" w:cs="Times New Roman"/>
            <w:color w:val="000000"/>
            <w:sz w:val="20"/>
            <w:szCs w:val="20"/>
            <w:shd w:val="clear" w:color="auto" w:fill="FFFFFF"/>
            <w:lang w:val="en-US"/>
          </w:rPr>
          <w:delText>. T</w:delText>
        </w:r>
        <w:r w:rsidRPr="00D53C9F" w:rsidDel="00FC1692">
          <w:rPr>
            <w:rFonts w:ascii="Times New Roman" w:hAnsi="Times New Roman" w:cs="Times New Roman"/>
            <w:color w:val="000000"/>
            <w:sz w:val="20"/>
            <w:szCs w:val="20"/>
            <w:shd w:val="clear" w:color="auto" w:fill="FFFFFF"/>
          </w:rPr>
          <w:delText>he practical success of DCA is perplexing from a population genetic perspective</w:delText>
        </w:r>
        <w:r w:rsidRPr="00D53C9F" w:rsidDel="00FC1692">
          <w:rPr>
            <w:rFonts w:ascii="Times New Roman" w:hAnsi="Times New Roman" w:cs="Times New Roman"/>
            <w:color w:val="000000"/>
            <w:sz w:val="20"/>
            <w:szCs w:val="20"/>
            <w:shd w:val="clear" w:color="auto" w:fill="FFFFFF"/>
            <w:lang w:val="en-US"/>
          </w:rPr>
          <w:delText>. A possible explanation is given in {Qin, 2018 #32}.</w:delText>
        </w:r>
        <w:r w:rsidRPr="00D53C9F" w:rsidDel="00FC1692">
          <w:rPr>
            <w:rFonts w:ascii="Times New Roman" w:eastAsia="Times New Roman" w:hAnsi="Times New Roman" w:cs="Times New Roman"/>
            <w:bCs/>
            <w:sz w:val="20"/>
            <w:szCs w:val="20"/>
            <w:lang w:val="en-US"/>
          </w:rPr>
          <w:delText xml:space="preserve"> </w:delText>
        </w:r>
      </w:del>
    </w:p>
    <w:p w14:paraId="15B7EC87" w14:textId="77777777" w:rsidR="00342B06" w:rsidRPr="00572001" w:rsidRDefault="00342B06">
      <w:pPr>
        <w:rPr>
          <w:rFonts w:ascii="Helvetica" w:hAnsi="Helvetica"/>
          <w:color w:val="000000"/>
          <w:sz w:val="20"/>
          <w:szCs w:val="20"/>
          <w:shd w:val="clear" w:color="auto" w:fill="FFFFFF"/>
          <w:lang w:val="en-US"/>
        </w:rPr>
      </w:pPr>
    </w:p>
    <w:p w14:paraId="463D28E6" w14:textId="36A6D1D4" w:rsidR="00342B06" w:rsidDel="00A83AF6" w:rsidRDefault="00342B06">
      <w:pPr>
        <w:rPr>
          <w:del w:id="1368" w:author="Microsoft Office User" w:date="2026-05-05T19:45:00Z" w16du:dateUtc="2026-05-05T16:45:00Z"/>
          <w:rFonts w:ascii="Helvetica" w:hAnsi="Helvetica"/>
          <w:b/>
          <w:color w:val="000000"/>
          <w:sz w:val="22"/>
          <w:szCs w:val="22"/>
          <w:shd w:val="clear" w:color="auto" w:fill="FFFFFF"/>
        </w:rPr>
      </w:pPr>
      <w:r>
        <w:rPr>
          <w:rFonts w:ascii="Helvetica" w:hAnsi="Helvetica"/>
          <w:b/>
          <w:color w:val="000000"/>
          <w:sz w:val="22"/>
          <w:szCs w:val="22"/>
          <w:shd w:val="clear" w:color="auto" w:fill="FFFFFF"/>
        </w:rPr>
        <w:t>...</w:t>
      </w:r>
      <w:r w:rsidRPr="00F72A5A">
        <w:rPr>
          <w:rFonts w:ascii="Helvetica" w:hAnsi="Helvetica"/>
          <w:b/>
          <w:color w:val="000000"/>
          <w:sz w:val="22"/>
          <w:szCs w:val="22"/>
          <w:shd w:val="clear" w:color="auto" w:fill="FFFFFF"/>
        </w:rPr>
        <w:t>as a crude attempt to deal with the similar effects of random linkage as Universal Footprint of Epistasis</w:t>
      </w:r>
      <w:ins w:id="1369" w:author="Microsoft Office User" w:date="2026-05-05T19:45:00Z" w16du:dateUtc="2026-05-05T16:45:00Z">
        <w:r w:rsidR="00A83AF6">
          <w:rPr>
            <w:rFonts w:ascii="Helvetica" w:hAnsi="Helvetica"/>
            <w:b/>
            <w:color w:val="000000"/>
            <w:sz w:val="22"/>
            <w:szCs w:val="22"/>
            <w:shd w:val="clear" w:color="auto" w:fill="FFFFFF"/>
          </w:rPr>
          <w:t xml:space="preserve">. </w:t>
        </w:r>
      </w:ins>
    </w:p>
    <w:p w14:paraId="22EFDFB2" w14:textId="77777777" w:rsidR="00D53C9F" w:rsidDel="00A83AF6" w:rsidRDefault="00D53C9F">
      <w:pPr>
        <w:rPr>
          <w:del w:id="1370" w:author="Microsoft Office User" w:date="2026-05-05T19:45:00Z" w16du:dateUtc="2026-05-05T16:45:00Z"/>
          <w:rFonts w:ascii="Helvetica" w:hAnsi="Helvetica"/>
          <w:b/>
          <w:color w:val="000000"/>
          <w:sz w:val="22"/>
          <w:szCs w:val="22"/>
          <w:shd w:val="clear" w:color="auto" w:fill="FFFFFF"/>
        </w:rPr>
      </w:pPr>
    </w:p>
    <w:p w14:paraId="7BC2851D" w14:textId="564EAA80" w:rsidR="00F31CE8" w:rsidRPr="00F31CE8" w:rsidRDefault="00133529">
      <w:pPr>
        <w:rPr>
          <w:rStyle w:val="apple-converted-space"/>
          <w:rFonts w:ascii="Helvetica" w:hAnsi="Helvetica"/>
          <w:b/>
          <w:color w:val="000000"/>
          <w:sz w:val="22"/>
          <w:szCs w:val="22"/>
          <w:shd w:val="clear" w:color="auto" w:fill="FFFFFF"/>
          <w:lang w:val="en-US"/>
        </w:rPr>
      </w:pPr>
      <w:r w:rsidRPr="00F31CE8">
        <w:rPr>
          <w:rFonts w:ascii="Helvetica" w:hAnsi="Helvetica"/>
          <w:b/>
          <w:color w:val="000000"/>
          <w:sz w:val="22"/>
          <w:szCs w:val="22"/>
          <w:shd w:val="clear" w:color="auto" w:fill="FFFFFF"/>
        </w:rPr>
        <w:t>In any case, it is hard to evaluate the evidence for the claimed interactions because the manuscript does not contain a biological/functional analysis of the meaning and reasonableness of the inferred interactions</w:t>
      </w:r>
      <w:r w:rsidR="00E546CA">
        <w:rPr>
          <w:rFonts w:ascii="Helvetica" w:hAnsi="Helvetica"/>
          <w:b/>
          <w:color w:val="000000"/>
          <w:sz w:val="22"/>
          <w:szCs w:val="22"/>
          <w:shd w:val="clear" w:color="auto" w:fill="FFFFFF"/>
        </w:rPr>
        <w:t>...</w:t>
      </w:r>
    </w:p>
    <w:p w14:paraId="06210D08" w14:textId="77777777" w:rsidR="00F31CE8" w:rsidRDefault="00F31CE8">
      <w:pPr>
        <w:rPr>
          <w:rStyle w:val="apple-converted-space"/>
          <w:rFonts w:ascii="Helvetica" w:hAnsi="Helvetica"/>
          <w:color w:val="000000"/>
          <w:sz w:val="22"/>
          <w:szCs w:val="22"/>
          <w:shd w:val="clear" w:color="auto" w:fill="FFFFFF"/>
          <w:lang w:val="en-US"/>
        </w:rPr>
      </w:pPr>
    </w:p>
    <w:p w14:paraId="0B60748E" w14:textId="0A489536" w:rsidR="00F31CE8" w:rsidRDefault="00B701BE">
      <w:pPr>
        <w:rPr>
          <w:ins w:id="1371" w:author="Microsoft Office User" w:date="2026-05-05T19:46:00Z" w16du:dateUtc="2026-05-05T16:46:00Z"/>
          <w:rStyle w:val="apple-converted-space"/>
          <w:rFonts w:ascii="Helvetica" w:hAnsi="Helvetica"/>
          <w:color w:val="000000"/>
          <w:sz w:val="22"/>
          <w:szCs w:val="22"/>
          <w:shd w:val="clear" w:color="auto" w:fill="FFFFFF"/>
          <w:lang w:val="en-US"/>
        </w:rPr>
      </w:pPr>
      <w:del w:id="1372" w:author="Microsoft Office User" w:date="2026-05-05T19:45:00Z" w16du:dateUtc="2026-05-05T16:45:00Z">
        <w:r w:rsidDel="00A83AF6">
          <w:rPr>
            <w:rStyle w:val="apple-converted-space"/>
            <w:rFonts w:ascii="Helvetica" w:hAnsi="Helvetica"/>
            <w:color w:val="000000"/>
            <w:sz w:val="22"/>
            <w:szCs w:val="22"/>
            <w:shd w:val="clear" w:color="auto" w:fill="FFFFFF"/>
            <w:lang w:val="en-US"/>
          </w:rPr>
          <w:delText>The present</w:delText>
        </w:r>
        <w:r w:rsidR="009216F2" w:rsidDel="00A83AF6">
          <w:rPr>
            <w:rStyle w:val="apple-converted-space"/>
            <w:rFonts w:ascii="Helvetica" w:hAnsi="Helvetica"/>
            <w:color w:val="000000"/>
            <w:sz w:val="22"/>
            <w:szCs w:val="22"/>
            <w:shd w:val="clear" w:color="auto" w:fill="FFFFFF"/>
            <w:lang w:val="en-US"/>
          </w:rPr>
          <w:delText xml:space="preserve"> manuscript</w:delText>
        </w:r>
        <w:r w:rsidR="00F31CE8" w:rsidDel="00A83AF6">
          <w:rPr>
            <w:rStyle w:val="apple-converted-space"/>
            <w:rFonts w:ascii="Helvetica" w:hAnsi="Helvetica"/>
            <w:color w:val="000000"/>
            <w:sz w:val="22"/>
            <w:szCs w:val="22"/>
            <w:shd w:val="clear" w:color="auto" w:fill="FFFFFF"/>
            <w:lang w:val="en-US"/>
          </w:rPr>
          <w:delText xml:space="preserve"> is a modeling study </w:delText>
        </w:r>
        <w:r w:rsidR="009216F2" w:rsidDel="00A83AF6">
          <w:rPr>
            <w:rStyle w:val="apple-converted-space"/>
            <w:rFonts w:ascii="Helvetica" w:hAnsi="Helvetica"/>
            <w:color w:val="000000"/>
            <w:sz w:val="22"/>
            <w:szCs w:val="22"/>
            <w:shd w:val="clear" w:color="auto" w:fill="FFFFFF"/>
            <w:lang w:val="en-US"/>
          </w:rPr>
          <w:delText>applied to</w:delText>
        </w:r>
        <w:r w:rsidR="00F31CE8" w:rsidDel="00A83AF6">
          <w:rPr>
            <w:rStyle w:val="apple-converted-space"/>
            <w:rFonts w:ascii="Helvetica" w:hAnsi="Helvetica"/>
            <w:color w:val="000000"/>
            <w:sz w:val="22"/>
            <w:szCs w:val="22"/>
            <w:shd w:val="clear" w:color="auto" w:fill="FFFFFF"/>
            <w:lang w:val="en-US"/>
          </w:rPr>
          <w:delText xml:space="preserve"> </w:delText>
        </w:r>
        <w:r w:rsidDel="00A83AF6">
          <w:rPr>
            <w:rStyle w:val="apple-converted-space"/>
            <w:rFonts w:ascii="Helvetica" w:hAnsi="Helvetica"/>
            <w:color w:val="000000"/>
            <w:sz w:val="22"/>
            <w:szCs w:val="22"/>
            <w:shd w:val="clear" w:color="auto" w:fill="FFFFFF"/>
            <w:lang w:val="en-US"/>
          </w:rPr>
          <w:delText>published</w:delText>
        </w:r>
        <w:r w:rsidR="009216F2" w:rsidDel="00A83AF6">
          <w:rPr>
            <w:rStyle w:val="apple-converted-space"/>
            <w:rFonts w:ascii="Helvetica" w:hAnsi="Helvetica"/>
            <w:color w:val="000000"/>
            <w:sz w:val="22"/>
            <w:szCs w:val="22"/>
            <w:shd w:val="clear" w:color="auto" w:fill="FFFFFF"/>
            <w:lang w:val="en-US"/>
          </w:rPr>
          <w:delText xml:space="preserve"> </w:delText>
        </w:r>
        <w:r w:rsidR="00F31CE8" w:rsidDel="00A83AF6">
          <w:rPr>
            <w:rStyle w:val="apple-converted-space"/>
            <w:rFonts w:ascii="Helvetica" w:hAnsi="Helvetica"/>
            <w:color w:val="000000"/>
            <w:sz w:val="22"/>
            <w:szCs w:val="22"/>
            <w:shd w:val="clear" w:color="auto" w:fill="FFFFFF"/>
            <w:lang w:val="en-US"/>
          </w:rPr>
          <w:delText>data, not an experimental study</w:delText>
        </w:r>
        <w:r w:rsidR="00E546CA" w:rsidDel="00A83AF6">
          <w:rPr>
            <w:rStyle w:val="apple-converted-space"/>
            <w:rFonts w:ascii="Helvetica" w:hAnsi="Helvetica"/>
            <w:color w:val="000000"/>
            <w:sz w:val="22"/>
            <w:szCs w:val="22"/>
            <w:shd w:val="clear" w:color="auto" w:fill="FFFFFF"/>
            <w:lang w:val="en-US"/>
          </w:rPr>
          <w:delText>.</w:delText>
        </w:r>
      </w:del>
      <w:ins w:id="1373" w:author="ivan4995@gmail.com" w:date="2026-05-05T17:57:00Z">
        <w:del w:id="1374" w:author="Microsoft Office User" w:date="2026-05-05T19:45:00Z" w16du:dateUtc="2026-05-05T16:45:00Z">
          <w:r w:rsidR="00FC1692" w:rsidDel="00A83AF6">
            <w:rPr>
              <w:rStyle w:val="apple-converted-space"/>
              <w:rFonts w:ascii="Helvetica" w:hAnsi="Helvetica"/>
              <w:color w:val="000000"/>
              <w:sz w:val="22"/>
              <w:szCs w:val="22"/>
              <w:shd w:val="clear" w:color="auto" w:fill="FFFFFF"/>
              <w:lang w:val="en-US"/>
            </w:rPr>
            <w:delText xml:space="preserve"> And in</w:delText>
          </w:r>
        </w:del>
      </w:ins>
      <w:ins w:id="1375" w:author="Microsoft Office User" w:date="2026-05-05T19:45:00Z" w16du:dateUtc="2026-05-05T16:45:00Z">
        <w:r w:rsidR="00A83AF6">
          <w:rPr>
            <w:rStyle w:val="apple-converted-space"/>
            <w:rFonts w:ascii="Helvetica" w:hAnsi="Helvetica"/>
            <w:color w:val="000000"/>
            <w:sz w:val="22"/>
            <w:szCs w:val="22"/>
            <w:shd w:val="clear" w:color="auto" w:fill="FFFFFF"/>
            <w:lang w:val="en-US"/>
          </w:rPr>
          <w:t xml:space="preserve">In the </w:t>
        </w:r>
      </w:ins>
      <w:ins w:id="1376" w:author="ivan4995@gmail.com" w:date="2026-05-05T17:57:00Z">
        <w:del w:id="1377" w:author="Microsoft Office User" w:date="2026-05-05T19:45:00Z" w16du:dateUtc="2026-05-05T16:45:00Z">
          <w:r w:rsidR="00FC1692" w:rsidDel="00A83AF6">
            <w:rPr>
              <w:rStyle w:val="apple-converted-space"/>
              <w:rFonts w:ascii="Helvetica" w:hAnsi="Helvetica"/>
              <w:color w:val="000000"/>
              <w:sz w:val="22"/>
              <w:szCs w:val="22"/>
              <w:shd w:val="clear" w:color="auto" w:fill="FFFFFF"/>
              <w:lang w:val="en-US"/>
            </w:rPr>
            <w:delText xml:space="preserve"> </w:delText>
          </w:r>
        </w:del>
        <w:r w:rsidR="00FC1692">
          <w:rPr>
            <w:rStyle w:val="apple-converted-space"/>
            <w:rFonts w:ascii="Helvetica" w:hAnsi="Helvetica"/>
            <w:color w:val="000000"/>
            <w:sz w:val="22"/>
            <w:szCs w:val="22"/>
            <w:shd w:val="clear" w:color="auto" w:fill="FFFFFF"/>
            <w:lang w:val="en-US"/>
          </w:rPr>
          <w:t>revised version</w:t>
        </w:r>
      </w:ins>
      <w:ins w:id="1378" w:author="Microsoft Office User" w:date="2026-05-05T19:45:00Z" w16du:dateUtc="2026-05-05T16:45:00Z">
        <w:r w:rsidR="00A83AF6">
          <w:rPr>
            <w:rStyle w:val="apple-converted-space"/>
            <w:rFonts w:ascii="Helvetica" w:hAnsi="Helvetica"/>
            <w:color w:val="000000"/>
            <w:sz w:val="22"/>
            <w:szCs w:val="22"/>
            <w:shd w:val="clear" w:color="auto" w:fill="FFFFFF"/>
            <w:lang w:val="en-US"/>
          </w:rPr>
          <w:t>,</w:t>
        </w:r>
      </w:ins>
      <w:ins w:id="1379" w:author="ivan4995@gmail.com" w:date="2026-05-05T17:57:00Z">
        <w:r w:rsidR="00FC1692">
          <w:rPr>
            <w:rStyle w:val="apple-converted-space"/>
            <w:rFonts w:ascii="Helvetica" w:hAnsi="Helvetica"/>
            <w:color w:val="000000"/>
            <w:sz w:val="22"/>
            <w:szCs w:val="22"/>
            <w:shd w:val="clear" w:color="auto" w:fill="FFFFFF"/>
            <w:lang w:val="en-US"/>
          </w:rPr>
          <w:t xml:space="preserve"> we </w:t>
        </w:r>
        <w:del w:id="1380" w:author="Microsoft Office User" w:date="2026-05-05T19:45:00Z" w16du:dateUtc="2026-05-05T16:45:00Z">
          <w:r w:rsidR="00FC1692" w:rsidDel="00A83AF6">
            <w:rPr>
              <w:rStyle w:val="apple-converted-space"/>
              <w:rFonts w:ascii="Helvetica" w:hAnsi="Helvetica"/>
              <w:color w:val="000000"/>
              <w:sz w:val="22"/>
              <w:szCs w:val="22"/>
              <w:shd w:val="clear" w:color="auto" w:fill="FFFFFF"/>
              <w:lang w:val="en-US"/>
            </w:rPr>
            <w:delText>have</w:delText>
          </w:r>
        </w:del>
      </w:ins>
      <w:ins w:id="1381" w:author="Microsoft Office User" w:date="2026-05-05T19:45:00Z" w16du:dateUtc="2026-05-05T16:45:00Z">
        <w:r w:rsidR="00A83AF6">
          <w:rPr>
            <w:rStyle w:val="apple-converted-space"/>
            <w:rFonts w:ascii="Helvetica" w:hAnsi="Helvetica"/>
            <w:color w:val="000000"/>
            <w:sz w:val="22"/>
            <w:szCs w:val="22"/>
            <w:shd w:val="clear" w:color="auto" w:fill="FFFFFF"/>
            <w:lang w:val="en-US"/>
          </w:rPr>
          <w:t>added</w:t>
        </w:r>
      </w:ins>
      <w:ins w:id="1382" w:author="ivan4995@gmail.com" w:date="2026-05-05T17:57:00Z">
        <w:r w:rsidR="00FC1692">
          <w:rPr>
            <w:rStyle w:val="apple-converted-space"/>
            <w:rFonts w:ascii="Helvetica" w:hAnsi="Helvetica"/>
            <w:color w:val="000000"/>
            <w:sz w:val="22"/>
            <w:szCs w:val="22"/>
            <w:shd w:val="clear" w:color="auto" w:fill="FFFFFF"/>
            <w:lang w:val="en-US"/>
          </w:rPr>
          <w:t xml:space="preserve"> a paragraph devot</w:t>
        </w:r>
      </w:ins>
      <w:ins w:id="1383" w:author="ivan4995@gmail.com" w:date="2026-05-05T17:58:00Z">
        <w:r w:rsidR="00FC1692">
          <w:rPr>
            <w:rStyle w:val="apple-converted-space"/>
            <w:rFonts w:ascii="Helvetica" w:hAnsi="Helvetica"/>
            <w:color w:val="000000"/>
            <w:sz w:val="22"/>
            <w:szCs w:val="22"/>
            <w:shd w:val="clear" w:color="auto" w:fill="FFFFFF"/>
            <w:lang w:val="en-US"/>
          </w:rPr>
          <w:t>e</w:t>
        </w:r>
      </w:ins>
      <w:ins w:id="1384" w:author="ivan4995@gmail.com" w:date="2026-05-05T17:57:00Z">
        <w:r w:rsidR="00FC1692">
          <w:rPr>
            <w:rStyle w:val="apple-converted-space"/>
            <w:rFonts w:ascii="Helvetica" w:hAnsi="Helvetica"/>
            <w:color w:val="000000"/>
            <w:sz w:val="22"/>
            <w:szCs w:val="22"/>
            <w:shd w:val="clear" w:color="auto" w:fill="FFFFFF"/>
            <w:lang w:val="en-US"/>
          </w:rPr>
          <w:t xml:space="preserve">d to the biological significance of the results (Lines </w:t>
        </w:r>
      </w:ins>
      <w:ins w:id="1385" w:author="ivan4995@gmail.com" w:date="2026-05-05T17:58:00Z">
        <w:r w:rsidR="00FC1692">
          <w:rPr>
            <w:rStyle w:val="apple-converted-space"/>
            <w:rFonts w:ascii="Helvetica" w:hAnsi="Helvetica"/>
            <w:color w:val="000000"/>
            <w:sz w:val="22"/>
            <w:szCs w:val="22"/>
            <w:shd w:val="clear" w:color="auto" w:fill="FFFFFF"/>
            <w:lang w:val="en-US"/>
          </w:rPr>
          <w:t>220-241</w:t>
        </w:r>
      </w:ins>
      <w:ins w:id="1386" w:author="ivan4995@gmail.com" w:date="2026-05-05T17:57:00Z">
        <w:r w:rsidR="00FC1692">
          <w:rPr>
            <w:rStyle w:val="apple-converted-space"/>
            <w:rFonts w:ascii="Helvetica" w:hAnsi="Helvetica"/>
            <w:color w:val="000000"/>
            <w:sz w:val="22"/>
            <w:szCs w:val="22"/>
            <w:shd w:val="clear" w:color="auto" w:fill="FFFFFF"/>
            <w:lang w:val="en-US"/>
          </w:rPr>
          <w:t>)</w:t>
        </w:r>
      </w:ins>
      <w:ins w:id="1387" w:author="Microsoft Office User" w:date="2026-05-05T19:46:00Z" w16du:dateUtc="2026-05-05T16:46:00Z">
        <w:r w:rsidR="00A83AF6">
          <w:rPr>
            <w:rStyle w:val="apple-converted-space"/>
            <w:rFonts w:ascii="Helvetica" w:hAnsi="Helvetica"/>
            <w:color w:val="000000"/>
            <w:sz w:val="22"/>
            <w:szCs w:val="22"/>
            <w:shd w:val="clear" w:color="auto" w:fill="FFFFFF"/>
            <w:lang w:val="en-US"/>
          </w:rPr>
          <w:t>:</w:t>
        </w:r>
      </w:ins>
    </w:p>
    <w:p w14:paraId="46A45652" w14:textId="77777777" w:rsidR="00A83AF6" w:rsidRDefault="00A83AF6">
      <w:pPr>
        <w:rPr>
          <w:ins w:id="1388" w:author="Microsoft Office User" w:date="2026-05-05T19:46:00Z" w16du:dateUtc="2026-05-05T16:46:00Z"/>
          <w:rStyle w:val="apple-converted-space"/>
          <w:rFonts w:ascii="Helvetica" w:hAnsi="Helvetica"/>
          <w:color w:val="000000"/>
          <w:sz w:val="22"/>
          <w:szCs w:val="22"/>
          <w:shd w:val="clear" w:color="auto" w:fill="FFFFFF"/>
          <w:lang w:val="en-US"/>
        </w:rPr>
      </w:pPr>
    </w:p>
    <w:p w14:paraId="66324563" w14:textId="77777777" w:rsidR="00A83AF6" w:rsidRPr="00DA54C5" w:rsidRDefault="00A83AF6" w:rsidP="00A83AF6">
      <w:pPr>
        <w:ind w:firstLine="709"/>
        <w:jc w:val="both"/>
        <w:rPr>
          <w:ins w:id="1389" w:author="Microsoft Office User" w:date="2026-05-05T19:46:00Z" w16du:dateUtc="2026-05-05T16:46:00Z"/>
          <w:rFonts w:ascii="Times New Roman" w:eastAsia="Times New Roman" w:hAnsi="Times New Roman" w:cs="Times New Roman"/>
          <w:sz w:val="20"/>
          <w:szCs w:val="20"/>
          <w:lang w:val="en-US"/>
        </w:rPr>
      </w:pPr>
      <w:ins w:id="1390" w:author="Microsoft Office User" w:date="2026-05-05T19:46:00Z" w16du:dateUtc="2026-05-05T16:46:00Z">
        <w:r w:rsidRPr="00DA54C5">
          <w:rPr>
            <w:rFonts w:ascii="Times New Roman" w:eastAsia="Times New Roman" w:hAnsi="Times New Roman" w:cs="Times New Roman"/>
            <w:sz w:val="20"/>
            <w:szCs w:val="20"/>
            <w:lang w:val="en-US"/>
          </w:rPr>
          <w:t xml:space="preserve">Mutations E484K and N501Y are well-known mutations of the receptor-binding domain of the coronavirus in Spike. The first is responsible for the viral  escape from the immune response  and is capable of reducing the affinity of antibodies produced to earlier strains by 1-2 orders of magnitude , while the second improves the binding of coronavirus to the human ACE2 receptor on cell surface and increases viral replication in upper respiratory tract cells. </w:t>
        </w:r>
        <w:r w:rsidRPr="00DA54C5">
          <w:rPr>
            <w:rFonts w:ascii="Times New Roman" w:eastAsia="Times New Roman" w:hAnsi="Times New Roman" w:cs="Times New Roman"/>
            <w:sz w:val="20"/>
            <w:szCs w:val="20"/>
            <w:lang w:val="en-US"/>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Pr="00DA54C5">
          <w:rPr>
            <w:rFonts w:ascii="Times New Roman" w:eastAsia="Times New Roman" w:hAnsi="Times New Roman" w:cs="Times New Roman"/>
            <w:sz w:val="20"/>
            <w:szCs w:val="20"/>
            <w:lang w:val="en-US"/>
          </w:rPr>
          <w:instrText xml:space="preserve"> ADDIN EN.CITE </w:instrText>
        </w:r>
        <w:r w:rsidRPr="00DA54C5">
          <w:rPr>
            <w:rFonts w:ascii="Times New Roman" w:eastAsia="Times New Roman" w:hAnsi="Times New Roman" w:cs="Times New Roman"/>
            <w:sz w:val="20"/>
            <w:szCs w:val="20"/>
            <w:lang w:val="en-US"/>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Pr="00DA54C5">
          <w:rPr>
            <w:rFonts w:ascii="Times New Roman" w:eastAsia="Times New Roman" w:hAnsi="Times New Roman" w:cs="Times New Roman"/>
            <w:sz w:val="20"/>
            <w:szCs w:val="20"/>
            <w:lang w:val="en-US"/>
          </w:rPr>
          <w:instrText xml:space="preserve"> ADDIN EN.CITE.DATA </w:instrText>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separate"/>
        </w:r>
        <w:r w:rsidRPr="00DA54C5">
          <w:rPr>
            <w:rFonts w:ascii="Times New Roman" w:eastAsia="Times New Roman" w:hAnsi="Times New Roman" w:cs="Times New Roman"/>
            <w:noProof/>
            <w:sz w:val="20"/>
            <w:szCs w:val="20"/>
            <w:lang w:val="en-US"/>
          </w:rPr>
          <w:t>[41]</w:t>
        </w:r>
        <w:r w:rsidRPr="00DA54C5">
          <w:rPr>
            <w:rFonts w:ascii="Times New Roman" w:eastAsia="Times New Roman" w:hAnsi="Times New Roman" w:cs="Times New Roman"/>
            <w:sz w:val="20"/>
            <w:szCs w:val="20"/>
            <w:lang w:val="en-US"/>
          </w:rPr>
          <w:fldChar w:fldCharType="end"/>
        </w:r>
      </w:ins>
    </w:p>
    <w:p w14:paraId="319CE392" w14:textId="77777777" w:rsidR="00A83AF6" w:rsidRPr="00DA54C5" w:rsidRDefault="00A83AF6" w:rsidP="00A83AF6">
      <w:pPr>
        <w:ind w:firstLine="720"/>
        <w:jc w:val="both"/>
        <w:rPr>
          <w:ins w:id="1391" w:author="Microsoft Office User" w:date="2026-05-05T19:46:00Z" w16du:dateUtc="2026-05-05T16:46:00Z"/>
          <w:rFonts w:ascii="Times New Roman" w:eastAsia="Times New Roman" w:hAnsi="Times New Roman" w:cs="Times New Roman"/>
          <w:sz w:val="20"/>
          <w:szCs w:val="20"/>
          <w:lang w:val="en-US"/>
        </w:rPr>
      </w:pPr>
      <w:ins w:id="1392" w:author="Microsoft Office User" w:date="2026-05-05T19:46:00Z" w16du:dateUtc="2026-05-05T16:46:00Z">
        <w:r w:rsidRPr="00DA54C5">
          <w:rPr>
            <w:rFonts w:ascii="Times New Roman" w:eastAsia="Times New Roman" w:hAnsi="Times New Roman" w:cs="Times New Roman"/>
            <w:sz w:val="20"/>
            <w:szCs w:val="20"/>
            <w:lang w:val="en-US"/>
          </w:rPr>
          <w:t xml:space="preserve">Mutations P681H and P681R, most often found in Alpha (B.1.1.7) and Delta (B.1.617.2) variants of the virus, respectively, are located in the furin cleavage region of Spike. They both confer a change in the amino acids from nonpolar hydrophobic to positively charge. They affect tropism (repertoire of infectable cells) by increasing the cleavage of S1/S2 proteins in human airway epithelial cells </w:t>
        </w:r>
        <w:r w:rsidRPr="00DA54C5">
          <w:rPr>
            <w:rFonts w:ascii="Times New Roman" w:eastAsia="Times New Roman" w:hAnsi="Times New Roman" w:cs="Times New Roman"/>
            <w:sz w:val="20"/>
            <w:szCs w:val="20"/>
            <w:lang w:val="en-US"/>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Pr="00DA54C5">
          <w:rPr>
            <w:rFonts w:ascii="Times New Roman" w:eastAsia="Times New Roman" w:hAnsi="Times New Roman" w:cs="Times New Roman"/>
            <w:sz w:val="20"/>
            <w:szCs w:val="20"/>
            <w:lang w:val="en-US"/>
          </w:rPr>
          <w:instrText xml:space="preserve"> ADDIN EN.CITE </w:instrText>
        </w:r>
        <w:r w:rsidRPr="00DA54C5">
          <w:rPr>
            <w:rFonts w:ascii="Times New Roman" w:eastAsia="Times New Roman" w:hAnsi="Times New Roman" w:cs="Times New Roman"/>
            <w:sz w:val="20"/>
            <w:szCs w:val="20"/>
            <w:lang w:val="en-US"/>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Pr="00DA54C5">
          <w:rPr>
            <w:rFonts w:ascii="Times New Roman" w:eastAsia="Times New Roman" w:hAnsi="Times New Roman" w:cs="Times New Roman"/>
            <w:sz w:val="20"/>
            <w:szCs w:val="20"/>
            <w:lang w:val="en-US"/>
          </w:rPr>
          <w:instrText xml:space="preserve"> ADDIN EN.CITE.DATA </w:instrText>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separate"/>
        </w:r>
        <w:r w:rsidRPr="00DA54C5">
          <w:rPr>
            <w:rFonts w:ascii="Times New Roman" w:eastAsia="Times New Roman" w:hAnsi="Times New Roman" w:cs="Times New Roman"/>
            <w:noProof/>
            <w:sz w:val="20"/>
            <w:szCs w:val="20"/>
            <w:lang w:val="en-US"/>
          </w:rPr>
          <w:t>[42]</w:t>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t>.</w:t>
        </w:r>
      </w:ins>
    </w:p>
    <w:p w14:paraId="6AD33480" w14:textId="77777777" w:rsidR="00A83AF6" w:rsidRPr="00DA54C5" w:rsidRDefault="00A83AF6" w:rsidP="00A83AF6">
      <w:pPr>
        <w:ind w:firstLine="720"/>
        <w:jc w:val="both"/>
        <w:rPr>
          <w:ins w:id="1393" w:author="Microsoft Office User" w:date="2026-05-05T19:46:00Z" w16du:dateUtc="2026-05-05T16:46:00Z"/>
          <w:rFonts w:ascii="Times New Roman" w:eastAsia="Times New Roman" w:hAnsi="Times New Roman" w:cs="Times New Roman"/>
          <w:sz w:val="20"/>
          <w:szCs w:val="20"/>
          <w:lang w:val="en-US"/>
        </w:rPr>
      </w:pPr>
      <w:ins w:id="1394" w:author="Microsoft Office User" w:date="2026-05-05T19:46:00Z" w16du:dateUtc="2026-05-05T16:46:00Z">
        <w:r w:rsidRPr="00DA54C5">
          <w:rPr>
            <w:rFonts w:ascii="Times New Roman" w:eastAsia="Times New Roman" w:hAnsi="Times New Roman" w:cs="Times New Roman"/>
            <w:sz w:val="20"/>
            <w:szCs w:val="20"/>
            <w:lang w:val="en-US"/>
          </w:rPr>
          <w:t xml:space="preserve">Mutation D138Y in Spike  is believed to affect the protein's secondary structure thus reducing antibody -binding efficiency </w:t>
        </w:r>
        <w:r w:rsidRPr="00DA54C5">
          <w:rPr>
            <w:rFonts w:ascii="Times New Roman" w:eastAsia="Times New Roman" w:hAnsi="Times New Roman" w:cs="Times New Roman"/>
            <w:sz w:val="20"/>
            <w:szCs w:val="20"/>
            <w:lang w:val="en-US"/>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Pr="00DA54C5">
          <w:rPr>
            <w:rFonts w:ascii="Times New Roman" w:eastAsia="Times New Roman" w:hAnsi="Times New Roman" w:cs="Times New Roman"/>
            <w:sz w:val="20"/>
            <w:szCs w:val="20"/>
            <w:lang w:val="en-US"/>
          </w:rPr>
          <w:instrText xml:space="preserve"> ADDIN EN.CITE </w:instrText>
        </w:r>
        <w:r w:rsidRPr="00DA54C5">
          <w:rPr>
            <w:rFonts w:ascii="Times New Roman" w:eastAsia="Times New Roman" w:hAnsi="Times New Roman" w:cs="Times New Roman"/>
            <w:sz w:val="20"/>
            <w:szCs w:val="20"/>
            <w:lang w:val="en-US"/>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Pr="00DA54C5">
          <w:rPr>
            <w:rFonts w:ascii="Times New Roman" w:eastAsia="Times New Roman" w:hAnsi="Times New Roman" w:cs="Times New Roman"/>
            <w:sz w:val="20"/>
            <w:szCs w:val="20"/>
            <w:lang w:val="en-US"/>
          </w:rPr>
          <w:instrText xml:space="preserve"> ADDIN EN.CITE.DATA </w:instrText>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separate"/>
        </w:r>
        <w:r w:rsidRPr="00DA54C5">
          <w:rPr>
            <w:rFonts w:ascii="Times New Roman" w:eastAsia="Times New Roman" w:hAnsi="Times New Roman" w:cs="Times New Roman"/>
            <w:noProof/>
            <w:sz w:val="20"/>
            <w:szCs w:val="20"/>
            <w:lang w:val="en-US"/>
          </w:rPr>
          <w:t>[43]</w:t>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t xml:space="preserve">. The R203K mutation in the N protein was shown to increase transmission and virulence of SARS-COV-2 </w:t>
        </w:r>
        <w:r w:rsidRPr="00DA54C5">
          <w:rPr>
            <w:rFonts w:ascii="Times New Roman" w:eastAsia="Times New Roman" w:hAnsi="Times New Roman" w:cs="Times New Roman"/>
            <w:sz w:val="20"/>
            <w:szCs w:val="20"/>
            <w:lang w:val="en-US"/>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Pr="00DA54C5">
          <w:rPr>
            <w:rFonts w:ascii="Times New Roman" w:eastAsia="Times New Roman" w:hAnsi="Times New Roman" w:cs="Times New Roman"/>
            <w:sz w:val="20"/>
            <w:szCs w:val="20"/>
            <w:lang w:val="en-US"/>
          </w:rPr>
          <w:instrText xml:space="preserve"> ADDIN EN.CITE </w:instrText>
        </w:r>
        <w:r w:rsidRPr="00DA54C5">
          <w:rPr>
            <w:rFonts w:ascii="Times New Roman" w:eastAsia="Times New Roman" w:hAnsi="Times New Roman" w:cs="Times New Roman"/>
            <w:sz w:val="20"/>
            <w:szCs w:val="20"/>
            <w:lang w:val="en-US"/>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Pr="00DA54C5">
          <w:rPr>
            <w:rFonts w:ascii="Times New Roman" w:eastAsia="Times New Roman" w:hAnsi="Times New Roman" w:cs="Times New Roman"/>
            <w:sz w:val="20"/>
            <w:szCs w:val="20"/>
            <w:lang w:val="en-US"/>
          </w:rPr>
          <w:instrText xml:space="preserve"> ADDIN EN.CITE.DATA </w:instrText>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separate"/>
        </w:r>
        <w:r w:rsidRPr="00DA54C5">
          <w:rPr>
            <w:rFonts w:ascii="Times New Roman" w:eastAsia="Times New Roman" w:hAnsi="Times New Roman" w:cs="Times New Roman"/>
            <w:noProof/>
            <w:sz w:val="20"/>
            <w:szCs w:val="20"/>
            <w:lang w:val="en-US"/>
          </w:rPr>
          <w:t>[44]</w:t>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t xml:space="preserve">, while the R203M mutation, which creates a start codon for a  new open reading frame, was reported to suppress interferon induction, thereby increasing viral infectivity </w:t>
        </w:r>
        <w:r w:rsidRPr="00DA54C5">
          <w:rPr>
            <w:rFonts w:ascii="Times New Roman" w:eastAsia="Times New Roman" w:hAnsi="Times New Roman" w:cs="Times New Roman"/>
            <w:sz w:val="20"/>
            <w:szCs w:val="20"/>
            <w:lang w:val="en-US"/>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Pr="00DA54C5">
          <w:rPr>
            <w:rFonts w:ascii="Times New Roman" w:eastAsia="Times New Roman" w:hAnsi="Times New Roman" w:cs="Times New Roman"/>
            <w:sz w:val="20"/>
            <w:szCs w:val="20"/>
            <w:lang w:val="en-US"/>
          </w:rPr>
          <w:instrText xml:space="preserve"> ADDIN EN.CITE </w:instrText>
        </w:r>
        <w:r w:rsidRPr="00DA54C5">
          <w:rPr>
            <w:rFonts w:ascii="Times New Roman" w:eastAsia="Times New Roman" w:hAnsi="Times New Roman" w:cs="Times New Roman"/>
            <w:sz w:val="20"/>
            <w:szCs w:val="20"/>
            <w:lang w:val="en-US"/>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Pr="00DA54C5">
          <w:rPr>
            <w:rFonts w:ascii="Times New Roman" w:eastAsia="Times New Roman" w:hAnsi="Times New Roman" w:cs="Times New Roman"/>
            <w:sz w:val="20"/>
            <w:szCs w:val="20"/>
            <w:lang w:val="en-US"/>
          </w:rPr>
          <w:instrText xml:space="preserve"> ADDIN EN.CITE.DATA </w:instrText>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r>
        <w:r w:rsidRPr="00DA54C5">
          <w:rPr>
            <w:rFonts w:ascii="Times New Roman" w:eastAsia="Times New Roman" w:hAnsi="Times New Roman" w:cs="Times New Roman"/>
            <w:sz w:val="20"/>
            <w:szCs w:val="20"/>
            <w:lang w:val="en-US"/>
          </w:rPr>
          <w:fldChar w:fldCharType="separate"/>
        </w:r>
        <w:r w:rsidRPr="00DA54C5">
          <w:rPr>
            <w:rFonts w:ascii="Times New Roman" w:eastAsia="Times New Roman" w:hAnsi="Times New Roman" w:cs="Times New Roman"/>
            <w:noProof/>
            <w:sz w:val="20"/>
            <w:szCs w:val="20"/>
            <w:lang w:val="en-US"/>
          </w:rPr>
          <w:t>[45]</w:t>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t xml:space="preserve">. </w:t>
        </w:r>
      </w:ins>
    </w:p>
    <w:p w14:paraId="2573B2D7" w14:textId="4391F1E2" w:rsidR="00A83AF6" w:rsidRDefault="00A83AF6" w:rsidP="00A83AF6">
      <w:pPr>
        <w:rPr>
          <w:rStyle w:val="apple-converted-space"/>
          <w:rFonts w:ascii="Helvetica" w:hAnsi="Helvetica"/>
          <w:color w:val="000000"/>
          <w:sz w:val="22"/>
          <w:szCs w:val="22"/>
          <w:shd w:val="clear" w:color="auto" w:fill="FFFFFF"/>
          <w:lang w:val="en-US"/>
        </w:rPr>
      </w:pPr>
      <w:ins w:id="1395" w:author="Microsoft Office User" w:date="2026-05-05T19:46:00Z" w16du:dateUtc="2026-05-05T16:46:00Z">
        <w:r w:rsidRPr="00DA54C5">
          <w:rPr>
            <w:rFonts w:ascii="Times New Roman" w:eastAsia="Times New Roman" w:hAnsi="Times New Roman" w:cs="Times New Roman"/>
            <w:sz w:val="20"/>
            <w:szCs w:val="20"/>
            <w:lang w:val="en-US"/>
          </w:rPr>
          <w:t xml:space="preserve">V82A and T120I in ORF7a are most frequently found in variant Delta of the coronavirus </w:t>
        </w:r>
        <w:r w:rsidRPr="00DA54C5">
          <w:rPr>
            <w:rFonts w:ascii="Times New Roman" w:eastAsia="Times New Roman" w:hAnsi="Times New Roman" w:cs="Times New Roman"/>
            <w:sz w:val="20"/>
            <w:szCs w:val="20"/>
            <w:lang w:val="en-US"/>
          </w:rPr>
          <w:fldChar w:fldCharType="begin"/>
        </w:r>
        <w:r w:rsidRPr="00DA54C5">
          <w:rPr>
            <w:rFonts w:ascii="Times New Roman" w:eastAsia="Times New Roman" w:hAnsi="Times New Roman" w:cs="Times New Roman"/>
            <w:sz w:val="20"/>
            <w:szCs w:val="20"/>
            <w:lang w:val="en-US"/>
          </w:rPr>
          <w:instrText xml:space="preserve"> ADDIN EN.CITE &lt;EndNote&gt;&lt;Cite&gt;&lt;Author&gt;Cruz&lt;/Author&gt;&lt;Year&gt;2022&lt;/Year&gt;&lt;RecNum&gt;1831&lt;/RecNum&gt;&lt;DisplayText&gt;[46]&lt;/DisplayText&gt;&lt;record&gt;&lt;rec-number&gt;1831&lt;/rec-number&gt;&lt;foreign-keys&gt;&lt;key app="EN" db-id="z5v2e0v5r25tt5e00v35f59hst2ra25srwwd" timestamp="1777984745"&gt;1831&lt;/key&gt;&lt;/foreign-keys&gt;&lt;ref-type name="Journal Article"&gt;17&lt;/ref-type&gt;&lt;contributors&gt;&lt;authors&gt;&lt;author&gt;Cruz, C. A. K.&lt;/author&gt;&lt;author&gt;Medina, P. M. B.&lt;/author&gt;&lt;/authors&gt;&lt;/contributors&gt;&lt;auth-address&gt;Biological Models Laboratory, Department of Biochemistry and Molecular Biology, College of Medicine, University of the Philippines Manila, Manila, Metro Manila, Philippines.&lt;/auth-address&gt;&lt;titles&gt;&lt;title&gt;Temporal changes in the accessory protein mutations of SARS-CoV-2 variants and their predicted structural and functional effects&lt;/title&gt;&lt;secondary-title&gt;J Med Virol&lt;/secondary-title&gt;&lt;/titles&gt;&lt;periodical&gt;&lt;full-title&gt;J Med Virol&lt;/full-title&gt;&lt;/periodical&gt;&lt;pages&gt;5189-5200&lt;/pages&gt;&lt;volume&gt;94&lt;/volume&gt;&lt;number&gt;11&lt;/number&gt;&lt;edition&gt;20220712&lt;/edition&gt;&lt;keywords&gt;&lt;keyword&gt;*covid-19&lt;/keyword&gt;&lt;keyword&gt;Humans&lt;/keyword&gt;&lt;keyword&gt;Mutation&lt;/keyword&gt;&lt;keyword&gt;*SARS-CoV-2/genetics&lt;/keyword&gt;&lt;keyword&gt;Spike Glycoprotein, Coronavirus/genetics&lt;/keyword&gt;&lt;keyword&gt;Covid-19&lt;/keyword&gt;&lt;keyword&gt;SARS-CoV-2 variants&lt;/keyword&gt;&lt;keyword&gt;accessory proteins&lt;/keyword&gt;&lt;keyword&gt;bioinformatics&lt;/keyword&gt;&lt;keyword&gt;mutations&lt;/keyword&gt;&lt;/keywords&gt;&lt;dates&gt;&lt;year&gt;2022&lt;/year&gt;&lt;pub-dates&gt;&lt;date&gt;Nov&lt;/date&gt;&lt;/pub-dates&gt;&lt;/dates&gt;&lt;isbn&gt;1096-9071 (Electronic)&amp;#xD;0146-6615 (Print)&amp;#xD;0146-6615 (Linking)&lt;/isbn&gt;&lt;accession-num&gt;35764775&lt;/accession-num&gt;&lt;urls&gt;&lt;related-urls&gt;&lt;url&gt;https://www.ncbi.nlm.nih.gov/pubmed/35764775&lt;/url&gt;&lt;/related-urls&gt;&lt;/urls&gt;&lt;custom1&gt;The author declares no conflict of interest.&lt;/custom1&gt;&lt;custom2&gt;PMC9349927&lt;/custom2&gt;&lt;electronic-resource-num&gt;10.1002/jmv.27964&lt;/electronic-resource-num&gt;&lt;remote-database-name&gt;Medline&lt;/remote-database-name&gt;&lt;remote-database-provider&gt;NLM&lt;/remote-database-provider&gt;&lt;/record&gt;&lt;/Cite&gt;&lt;/EndNote&gt;</w:instrText>
        </w:r>
        <w:r w:rsidRPr="00DA54C5">
          <w:rPr>
            <w:rFonts w:ascii="Times New Roman" w:eastAsia="Times New Roman" w:hAnsi="Times New Roman" w:cs="Times New Roman"/>
            <w:sz w:val="20"/>
            <w:szCs w:val="20"/>
            <w:lang w:val="en-US"/>
          </w:rPr>
          <w:fldChar w:fldCharType="separate"/>
        </w:r>
        <w:r w:rsidRPr="00DA54C5">
          <w:rPr>
            <w:rFonts w:ascii="Times New Roman" w:eastAsia="Times New Roman" w:hAnsi="Times New Roman" w:cs="Times New Roman"/>
            <w:noProof/>
            <w:sz w:val="20"/>
            <w:szCs w:val="20"/>
            <w:lang w:val="en-US"/>
          </w:rPr>
          <w:t>[46]</w:t>
        </w:r>
        <w:r w:rsidRPr="00DA54C5">
          <w:rPr>
            <w:rFonts w:ascii="Times New Roman" w:eastAsia="Times New Roman" w:hAnsi="Times New Roman" w:cs="Times New Roman"/>
            <w:sz w:val="20"/>
            <w:szCs w:val="20"/>
            <w:lang w:val="en-US"/>
          </w:rPr>
          <w:fldChar w:fldCharType="end"/>
        </w:r>
        <w:r w:rsidRPr="00DA54C5">
          <w:rPr>
            <w:rFonts w:ascii="Times New Roman" w:eastAsia="Times New Roman" w:hAnsi="Times New Roman" w:cs="Times New Roman"/>
            <w:sz w:val="20"/>
            <w:szCs w:val="20"/>
            <w:lang w:val="en-US"/>
          </w:rPr>
          <w:t xml:space="preserve">.  They are located within the di-lysine motif of ORF7a, which is important for the localization of viral proteins in endoplasmic reticulum. Existing data on mutation Q7036H in protein ORF1ab and mutation V71I in ORF7a do not permit to </w:t>
        </w:r>
        <w:r w:rsidRPr="00DA54C5">
          <w:rPr>
            <w:rFonts w:ascii="Times New Roman" w:eastAsia="Times New Roman" w:hAnsi="Times New Roman" w:cs="Times New Roman"/>
            <w:sz w:val="20"/>
            <w:szCs w:val="20"/>
            <w:lang w:val="en-US"/>
          </w:rPr>
          <w:lastRenderedPageBreak/>
          <w:t>determine their functions definitively; however, their location within viral non-structural proteins hint at their interaction with the immune system of the host.</w:t>
        </w:r>
      </w:ins>
    </w:p>
    <w:p w14:paraId="7B960D46" w14:textId="77777777" w:rsidR="00E546CA" w:rsidRDefault="00E546CA">
      <w:pPr>
        <w:rPr>
          <w:rStyle w:val="apple-converted-space"/>
          <w:rFonts w:ascii="Helvetica" w:hAnsi="Helvetica"/>
          <w:color w:val="000000"/>
          <w:sz w:val="22"/>
          <w:szCs w:val="22"/>
          <w:shd w:val="clear" w:color="auto" w:fill="FFFFFF"/>
          <w:lang w:val="en-US"/>
        </w:rPr>
      </w:pPr>
    </w:p>
    <w:p w14:paraId="3E1ED1AA" w14:textId="14A0A127" w:rsidR="00E546CA" w:rsidRPr="00F31CE8" w:rsidRDefault="00E546CA" w:rsidP="00E546CA">
      <w:pPr>
        <w:rPr>
          <w:rStyle w:val="apple-converted-space"/>
          <w:rFonts w:ascii="Helvetica" w:hAnsi="Helvetica"/>
          <w:b/>
          <w:color w:val="000000"/>
          <w:sz w:val="22"/>
          <w:szCs w:val="22"/>
          <w:shd w:val="clear" w:color="auto" w:fill="FFFFFF"/>
          <w:lang w:val="en-US"/>
        </w:rPr>
      </w:pPr>
      <w:r>
        <w:rPr>
          <w:rFonts w:ascii="Helvetica" w:hAnsi="Helvetica"/>
          <w:b/>
          <w:color w:val="000000"/>
          <w:sz w:val="22"/>
          <w:szCs w:val="22"/>
          <w:shd w:val="clear" w:color="auto" w:fill="FFFFFF"/>
        </w:rPr>
        <w:t>...</w:t>
      </w:r>
      <w:r w:rsidRPr="00F31CE8">
        <w:rPr>
          <w:rFonts w:ascii="Helvetica" w:hAnsi="Helvetica"/>
          <w:b/>
          <w:color w:val="000000"/>
          <w:sz w:val="22"/>
          <w:szCs w:val="22"/>
          <w:shd w:val="clear" w:color="auto" w:fill="FFFFFF"/>
        </w:rPr>
        <w:t>or the nature of the disagreements with prior studies.</w:t>
      </w:r>
      <w:r w:rsidRPr="00F31CE8">
        <w:rPr>
          <w:rStyle w:val="apple-converted-space"/>
          <w:rFonts w:ascii="Helvetica" w:hAnsi="Helvetica"/>
          <w:b/>
          <w:color w:val="000000"/>
          <w:sz w:val="22"/>
          <w:szCs w:val="22"/>
          <w:shd w:val="clear" w:color="auto" w:fill="FFFFFF"/>
        </w:rPr>
        <w:t> </w:t>
      </w:r>
    </w:p>
    <w:p w14:paraId="7103E96C" w14:textId="77777777" w:rsidR="00E546CA" w:rsidRDefault="00E546CA">
      <w:pPr>
        <w:rPr>
          <w:rStyle w:val="apple-converted-space"/>
          <w:rFonts w:ascii="Helvetica" w:hAnsi="Helvetica"/>
          <w:color w:val="000000"/>
          <w:sz w:val="22"/>
          <w:szCs w:val="22"/>
          <w:shd w:val="clear" w:color="auto" w:fill="FFFFFF"/>
          <w:lang w:val="en-US"/>
        </w:rPr>
      </w:pPr>
    </w:p>
    <w:p w14:paraId="1E487A9A" w14:textId="6E8D2D90" w:rsidR="00E546CA" w:rsidRDefault="00E546CA" w:rsidP="00E546CA">
      <w:pPr>
        <w:rPr>
          <w:rStyle w:val="apple-converted-space"/>
          <w:rFonts w:ascii="Helvetica" w:hAnsi="Helvetica"/>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t xml:space="preserve">We hope that, with all these </w:t>
      </w:r>
      <w:ins w:id="1396" w:author="Microsoft Office User" w:date="2026-05-05T19:46:00Z" w16du:dateUtc="2026-05-05T16:46:00Z">
        <w:r w:rsidR="00A83AF6">
          <w:rPr>
            <w:rStyle w:val="apple-converted-space"/>
            <w:rFonts w:ascii="Helvetica" w:hAnsi="Helvetica"/>
            <w:color w:val="000000"/>
            <w:sz w:val="22"/>
            <w:szCs w:val="22"/>
            <w:shd w:val="clear" w:color="auto" w:fill="FFFFFF"/>
            <w:lang w:val="en-US"/>
          </w:rPr>
          <w:t xml:space="preserve">new </w:t>
        </w:r>
      </w:ins>
      <w:r>
        <w:rPr>
          <w:rStyle w:val="apple-converted-space"/>
          <w:rFonts w:ascii="Helvetica" w:hAnsi="Helvetica"/>
          <w:color w:val="000000"/>
          <w:sz w:val="22"/>
          <w:szCs w:val="22"/>
          <w:shd w:val="clear" w:color="auto" w:fill="FFFFFF"/>
          <w:lang w:val="en-US"/>
        </w:rPr>
        <w:t>clarifications</w:t>
      </w:r>
      <w:del w:id="1397" w:author="Microsoft Office User" w:date="2026-05-05T19:46:00Z" w16du:dateUtc="2026-05-05T16:46:00Z">
        <w:r w:rsidDel="00A83AF6">
          <w:rPr>
            <w:rStyle w:val="apple-converted-space"/>
            <w:rFonts w:ascii="Helvetica" w:hAnsi="Helvetica"/>
            <w:color w:val="000000"/>
            <w:sz w:val="22"/>
            <w:szCs w:val="22"/>
            <w:shd w:val="clear" w:color="auto" w:fill="FFFFFF"/>
            <w:lang w:val="en-US"/>
          </w:rPr>
          <w:delText xml:space="preserve"> added to the text</w:delText>
        </w:r>
      </w:del>
      <w:r>
        <w:rPr>
          <w:rStyle w:val="apple-converted-space"/>
          <w:rFonts w:ascii="Helvetica" w:hAnsi="Helvetica"/>
          <w:color w:val="000000"/>
          <w:sz w:val="22"/>
          <w:szCs w:val="22"/>
          <w:shd w:val="clear" w:color="auto" w:fill="FFFFFF"/>
          <w:lang w:val="en-US"/>
        </w:rPr>
        <w:t>, the nature of disagreement has been explained.</w:t>
      </w:r>
    </w:p>
    <w:p w14:paraId="05078383" w14:textId="77777777" w:rsidR="00E546CA" w:rsidRPr="00F31CE8" w:rsidRDefault="00E546CA" w:rsidP="00E546CA">
      <w:pPr>
        <w:rPr>
          <w:rFonts w:ascii="Helvetica" w:hAnsi="Helvetica"/>
          <w:b/>
          <w:color w:val="000000"/>
          <w:sz w:val="22"/>
          <w:szCs w:val="22"/>
          <w:shd w:val="clear" w:color="auto" w:fill="FFFFFF"/>
        </w:rPr>
      </w:pPr>
    </w:p>
    <w:p w14:paraId="2A6A2322" w14:textId="152EB0CC" w:rsidR="00F31CE8" w:rsidRPr="00F31CE8" w:rsidRDefault="00133529">
      <w:pPr>
        <w:rPr>
          <w:rStyle w:val="apple-converted-space"/>
          <w:rFonts w:ascii="Helvetica" w:hAnsi="Helvetica"/>
          <w:b/>
          <w:color w:val="000000"/>
          <w:sz w:val="22"/>
          <w:szCs w:val="22"/>
          <w:shd w:val="clear" w:color="auto" w:fill="FFFFFF"/>
        </w:rPr>
      </w:pPr>
      <w:r w:rsidRPr="00F31CE8">
        <w:rPr>
          <w:rFonts w:ascii="Helvetica" w:hAnsi="Helvetica"/>
          <w:b/>
          <w:color w:val="000000"/>
          <w:sz w:val="22"/>
          <w:szCs w:val="22"/>
          <w:shd w:val="clear" w:color="auto" w:fill="FFFFFF"/>
        </w:rPr>
        <w:t>Minor comments:</w:t>
      </w:r>
      <w:r w:rsidRPr="00F31CE8">
        <w:rPr>
          <w:rStyle w:val="apple-converted-space"/>
          <w:rFonts w:ascii="Helvetica" w:hAnsi="Helvetica"/>
          <w:b/>
          <w:color w:val="000000"/>
          <w:sz w:val="22"/>
          <w:szCs w:val="22"/>
          <w:shd w:val="clear" w:color="auto" w:fill="FFFFFF"/>
        </w:rPr>
        <w:t> </w:t>
      </w:r>
    </w:p>
    <w:p w14:paraId="4D05E6EB" w14:textId="77777777" w:rsidR="00F31CE8" w:rsidRPr="00F31CE8" w:rsidRDefault="00133529">
      <w:pPr>
        <w:rPr>
          <w:rStyle w:val="apple-converted-space"/>
          <w:rFonts w:ascii="Helvetica" w:hAnsi="Helvetica"/>
          <w:b/>
          <w:color w:val="000000"/>
          <w:sz w:val="22"/>
          <w:szCs w:val="22"/>
          <w:shd w:val="clear" w:color="auto" w:fill="FFFFFF"/>
        </w:rPr>
      </w:pPr>
      <w:r w:rsidRPr="00F31CE8">
        <w:rPr>
          <w:rFonts w:ascii="Helvetica" w:hAnsi="Helvetica"/>
          <w:b/>
          <w:color w:val="000000"/>
          <w:sz w:val="22"/>
          <w:szCs w:val="22"/>
        </w:rPr>
        <w:br/>
      </w:r>
      <w:r w:rsidRPr="00F31CE8">
        <w:rPr>
          <w:rFonts w:ascii="Helvetica" w:hAnsi="Helvetica"/>
          <w:b/>
          <w:color w:val="000000"/>
          <w:sz w:val="22"/>
          <w:szCs w:val="22"/>
          <w:shd w:val="clear" w:color="auto" w:fill="FFFFFF"/>
        </w:rPr>
        <w:t>- Figure 5D should probably be redrawn since the graphic is from a previous study, and it is important that the authors have determined the interactions inferred from that study for comparison with their own.</w:t>
      </w:r>
      <w:r w:rsidRPr="00F31CE8">
        <w:rPr>
          <w:rStyle w:val="apple-converted-space"/>
          <w:rFonts w:ascii="Helvetica" w:hAnsi="Helvetica"/>
          <w:b/>
          <w:color w:val="000000"/>
          <w:sz w:val="22"/>
          <w:szCs w:val="22"/>
          <w:shd w:val="clear" w:color="auto" w:fill="FFFFFF"/>
        </w:rPr>
        <w:t> </w:t>
      </w:r>
    </w:p>
    <w:p w14:paraId="0C4CEE9F" w14:textId="77777777" w:rsidR="00F31CE8" w:rsidRDefault="00F31CE8">
      <w:pPr>
        <w:rPr>
          <w:rStyle w:val="apple-converted-space"/>
          <w:rFonts w:ascii="Helvetica" w:hAnsi="Helvetica"/>
          <w:color w:val="000000"/>
          <w:sz w:val="22"/>
          <w:szCs w:val="22"/>
          <w:shd w:val="clear" w:color="auto" w:fill="FFFFFF"/>
        </w:rPr>
      </w:pPr>
    </w:p>
    <w:p w14:paraId="690EE401" w14:textId="61A294BC" w:rsidR="00F31CE8" w:rsidRPr="00F31CE8" w:rsidRDefault="00F31CE8">
      <w:pPr>
        <w:rPr>
          <w:rStyle w:val="apple-converted-space"/>
          <w:rFonts w:ascii="Helvetica" w:hAnsi="Helvetica"/>
          <w:color w:val="000000"/>
          <w:sz w:val="22"/>
          <w:szCs w:val="22"/>
          <w:shd w:val="clear" w:color="auto" w:fill="FFFFFF"/>
          <w:lang w:val="en-US"/>
        </w:rPr>
      </w:pPr>
      <w:r w:rsidRPr="00A83AF6">
        <w:rPr>
          <w:rStyle w:val="apple-converted-space"/>
          <w:rFonts w:ascii="Helvetica" w:hAnsi="Helvetica"/>
          <w:color w:val="000000"/>
          <w:sz w:val="22"/>
          <w:szCs w:val="22"/>
          <w:shd w:val="clear" w:color="auto" w:fill="FFFFFF"/>
          <w:lang w:val="en-US"/>
          <w:rPrChange w:id="1398" w:author="Microsoft Office User" w:date="2026-05-05T19:46:00Z" w16du:dateUtc="2026-05-05T16:46:00Z">
            <w:rPr>
              <w:rStyle w:val="apple-converted-space"/>
              <w:rFonts w:ascii="Helvetica" w:hAnsi="Helvetica"/>
              <w:color w:val="000000"/>
              <w:sz w:val="22"/>
              <w:szCs w:val="22"/>
              <w:highlight w:val="yellow"/>
              <w:shd w:val="clear" w:color="auto" w:fill="FFFFFF"/>
              <w:lang w:val="en-US"/>
            </w:rPr>
          </w:rPrChange>
        </w:rPr>
        <w:t>Done</w:t>
      </w:r>
      <w:ins w:id="1399" w:author="Microsoft Office User" w:date="2026-05-05T19:47:00Z" w16du:dateUtc="2026-05-05T16:47:00Z">
        <w:r w:rsidR="00A83AF6">
          <w:rPr>
            <w:rStyle w:val="apple-converted-space"/>
            <w:rFonts w:ascii="Helvetica" w:hAnsi="Helvetica"/>
            <w:color w:val="000000"/>
            <w:sz w:val="22"/>
            <w:szCs w:val="22"/>
            <w:shd w:val="clear" w:color="auto" w:fill="FFFFFF"/>
            <w:lang w:val="en-US"/>
          </w:rPr>
          <w:t xml:space="preserve"> (now Fig. 8)</w:t>
        </w:r>
      </w:ins>
      <w:r w:rsidRPr="00A83AF6">
        <w:rPr>
          <w:rStyle w:val="apple-converted-space"/>
          <w:rFonts w:ascii="Helvetica" w:hAnsi="Helvetica"/>
          <w:color w:val="000000"/>
          <w:sz w:val="22"/>
          <w:szCs w:val="22"/>
          <w:shd w:val="clear" w:color="auto" w:fill="FFFFFF"/>
          <w:lang w:val="en-US"/>
          <w:rPrChange w:id="1400" w:author="Microsoft Office User" w:date="2026-05-05T19:46:00Z" w16du:dateUtc="2026-05-05T16:46:00Z">
            <w:rPr>
              <w:rStyle w:val="apple-converted-space"/>
              <w:rFonts w:ascii="Helvetica" w:hAnsi="Helvetica"/>
              <w:color w:val="000000"/>
              <w:sz w:val="22"/>
              <w:szCs w:val="22"/>
              <w:highlight w:val="yellow"/>
              <w:shd w:val="clear" w:color="auto" w:fill="FFFFFF"/>
              <w:lang w:val="en-US"/>
            </w:rPr>
          </w:rPrChange>
        </w:rPr>
        <w:t>.</w:t>
      </w:r>
    </w:p>
    <w:p w14:paraId="1CBFDD7D" w14:textId="77777777" w:rsidR="00F31CE8" w:rsidRPr="009216F2" w:rsidRDefault="00133529">
      <w:pPr>
        <w:rPr>
          <w:rStyle w:val="apple-converted-space"/>
          <w:rFonts w:ascii="Helvetica" w:hAnsi="Helvetica"/>
          <w:b/>
          <w:color w:val="000000"/>
          <w:sz w:val="22"/>
          <w:szCs w:val="22"/>
          <w:shd w:val="clear" w:color="auto" w:fill="FFFFFF"/>
        </w:rPr>
      </w:pPr>
      <w:r w:rsidRPr="003552A3">
        <w:rPr>
          <w:rFonts w:ascii="Helvetica" w:hAnsi="Helvetica"/>
          <w:color w:val="000000"/>
          <w:sz w:val="22"/>
          <w:szCs w:val="22"/>
        </w:rPr>
        <w:br/>
      </w:r>
      <w:r w:rsidRPr="009216F2">
        <w:rPr>
          <w:rFonts w:ascii="Helvetica" w:hAnsi="Helvetica"/>
          <w:b/>
          <w:color w:val="000000"/>
          <w:sz w:val="22"/>
          <w:szCs w:val="22"/>
          <w:shd w:val="clear" w:color="auto" w:fill="FFFFFF"/>
        </w:rPr>
        <w:t>- There is language used describing "bonds" in fitness valleys that I did not understand.</w:t>
      </w:r>
      <w:r w:rsidRPr="009216F2">
        <w:rPr>
          <w:rStyle w:val="apple-converted-space"/>
          <w:rFonts w:ascii="Helvetica" w:hAnsi="Helvetica"/>
          <w:b/>
          <w:color w:val="000000"/>
          <w:sz w:val="22"/>
          <w:szCs w:val="22"/>
          <w:shd w:val="clear" w:color="auto" w:fill="FFFFFF"/>
        </w:rPr>
        <w:t> </w:t>
      </w:r>
    </w:p>
    <w:p w14:paraId="095B2AC2" w14:textId="77777777" w:rsidR="009216F2" w:rsidRDefault="009216F2">
      <w:pPr>
        <w:rPr>
          <w:rStyle w:val="apple-converted-space"/>
          <w:rFonts w:ascii="Helvetica" w:hAnsi="Helvetica"/>
          <w:color w:val="000000"/>
          <w:sz w:val="22"/>
          <w:szCs w:val="22"/>
          <w:shd w:val="clear" w:color="auto" w:fill="FFFFFF"/>
          <w:lang w:val="en-US"/>
        </w:rPr>
      </w:pPr>
    </w:p>
    <w:p w14:paraId="4926E8FA" w14:textId="6853B22A" w:rsidR="00F31CE8" w:rsidRPr="00A83AF6" w:rsidRDefault="009216F2">
      <w:pPr>
        <w:rPr>
          <w:rStyle w:val="apple-converted-space"/>
          <w:rFonts w:ascii="Times New Roman" w:hAnsi="Times New Roman" w:cs="Times New Roman"/>
          <w:color w:val="000000"/>
          <w:shd w:val="clear" w:color="auto" w:fill="FFFFFF"/>
          <w:lang w:val="en-US"/>
          <w:rPrChange w:id="1401" w:author="Microsoft Office User" w:date="2026-05-05T19:47:00Z" w16du:dateUtc="2026-05-05T16:47:00Z">
            <w:rPr>
              <w:rStyle w:val="apple-converted-space"/>
              <w:rFonts w:ascii="Times New Roman" w:hAnsi="Times New Roman" w:cs="Times New Roman"/>
              <w:color w:val="000000"/>
              <w:sz w:val="22"/>
              <w:szCs w:val="22"/>
              <w:shd w:val="clear" w:color="auto" w:fill="FFFFFF"/>
              <w:lang w:val="en-US"/>
            </w:rPr>
          </w:rPrChange>
        </w:rPr>
      </w:pPr>
      <w:r>
        <w:rPr>
          <w:rStyle w:val="apple-converted-space"/>
          <w:rFonts w:ascii="Helvetica" w:hAnsi="Helvetica"/>
          <w:color w:val="000000"/>
          <w:sz w:val="22"/>
          <w:szCs w:val="22"/>
          <w:shd w:val="clear" w:color="auto" w:fill="FFFFFF"/>
          <w:lang w:val="en-US"/>
        </w:rPr>
        <w:t>Clarified:</w:t>
      </w:r>
      <w:r w:rsidR="00F31CE8" w:rsidRPr="00C90CFE">
        <w:rPr>
          <w:rStyle w:val="apple-converted-space"/>
          <w:rFonts w:ascii="Helvetica" w:hAnsi="Helvetica"/>
          <w:color w:val="000000"/>
          <w:sz w:val="22"/>
          <w:szCs w:val="22"/>
          <w:shd w:val="clear" w:color="auto" w:fill="FFFFFF"/>
          <w:lang w:val="en-US"/>
        </w:rPr>
        <w:t xml:space="preserve"> </w:t>
      </w:r>
      <w:r>
        <w:rPr>
          <w:rStyle w:val="apple-converted-space"/>
          <w:rFonts w:ascii="Helvetica" w:hAnsi="Helvetica"/>
          <w:color w:val="000000"/>
          <w:sz w:val="22"/>
          <w:szCs w:val="22"/>
          <w:shd w:val="clear" w:color="auto" w:fill="FFFFFF"/>
          <w:lang w:val="en-US"/>
        </w:rPr>
        <w:t xml:space="preserve"> </w:t>
      </w:r>
      <w:r w:rsidRPr="00A83AF6">
        <w:rPr>
          <w:rStyle w:val="apple-converted-space"/>
          <w:rFonts w:ascii="Times New Roman" w:hAnsi="Times New Roman" w:cs="Times New Roman"/>
          <w:color w:val="000000"/>
          <w:shd w:val="clear" w:color="auto" w:fill="FFFFFF"/>
          <w:lang w:val="en-US"/>
          <w:rPrChange w:id="1402" w:author="Microsoft Office User" w:date="2026-05-05T19:47:00Z" w16du:dateUtc="2026-05-05T16:47:00Z">
            <w:rPr>
              <w:rStyle w:val="apple-converted-space"/>
              <w:rFonts w:ascii="Times New Roman" w:hAnsi="Times New Roman" w:cs="Times New Roman"/>
              <w:color w:val="000000"/>
              <w:sz w:val="20"/>
              <w:szCs w:val="20"/>
              <w:shd w:val="clear" w:color="auto" w:fill="FFFFFF"/>
              <w:lang w:val="en-US"/>
            </w:rPr>
          </w:rPrChange>
        </w:rPr>
        <w:t>"(</w:t>
      </w:r>
      <w:r w:rsidR="00F31CE8" w:rsidRPr="00A83AF6">
        <w:rPr>
          <w:rStyle w:val="apple-converted-space"/>
          <w:rFonts w:ascii="Times New Roman" w:hAnsi="Times New Roman" w:cs="Times New Roman"/>
          <w:color w:val="000000"/>
          <w:shd w:val="clear" w:color="auto" w:fill="FFFFFF"/>
          <w:lang w:val="en-US"/>
          <w:rPrChange w:id="1403" w:author="Microsoft Office User" w:date="2026-05-05T19:47:00Z" w16du:dateUtc="2026-05-05T16:47:00Z">
            <w:rPr>
              <w:rStyle w:val="apple-converted-space"/>
              <w:rFonts w:ascii="Times New Roman" w:hAnsi="Times New Roman" w:cs="Times New Roman"/>
              <w:color w:val="000000"/>
              <w:sz w:val="20"/>
              <w:szCs w:val="20"/>
              <w:shd w:val="clear" w:color="auto" w:fill="FFFFFF"/>
              <w:lang w:val="en-US"/>
            </w:rPr>
          </w:rPrChange>
        </w:rPr>
        <w:t>interactions</w:t>
      </w:r>
      <w:r w:rsidRPr="00A83AF6">
        <w:rPr>
          <w:rStyle w:val="apple-converted-space"/>
          <w:rFonts w:ascii="Times New Roman" w:hAnsi="Times New Roman" w:cs="Times New Roman"/>
          <w:color w:val="000000"/>
          <w:shd w:val="clear" w:color="auto" w:fill="FFFFFF"/>
          <w:lang w:val="en-US"/>
          <w:rPrChange w:id="1404" w:author="Microsoft Office User" w:date="2026-05-05T19:47:00Z" w16du:dateUtc="2026-05-05T16:47:00Z">
            <w:rPr>
              <w:rStyle w:val="apple-converted-space"/>
              <w:rFonts w:ascii="Times New Roman" w:hAnsi="Times New Roman" w:cs="Times New Roman"/>
              <w:color w:val="000000"/>
              <w:sz w:val="20"/>
              <w:szCs w:val="20"/>
              <w:shd w:val="clear" w:color="auto" w:fill="FFFFFF"/>
              <w:lang w:val="en-US"/>
            </w:rPr>
          </w:rPrChange>
        </w:rPr>
        <w:t>)"</w:t>
      </w:r>
      <w:r w:rsidR="00F31CE8" w:rsidRPr="00A83AF6">
        <w:rPr>
          <w:rStyle w:val="apple-converted-space"/>
          <w:rFonts w:ascii="Times New Roman" w:hAnsi="Times New Roman" w:cs="Times New Roman"/>
          <w:color w:val="000000"/>
          <w:shd w:val="clear" w:color="auto" w:fill="FFFFFF"/>
          <w:lang w:val="en-US"/>
          <w:rPrChange w:id="1405" w:author="Microsoft Office User" w:date="2026-05-05T19:47:00Z" w16du:dateUtc="2026-05-05T16:47:00Z">
            <w:rPr>
              <w:rStyle w:val="apple-converted-space"/>
              <w:rFonts w:ascii="Times New Roman" w:hAnsi="Times New Roman" w:cs="Times New Roman"/>
              <w:color w:val="000000"/>
              <w:sz w:val="20"/>
              <w:szCs w:val="20"/>
              <w:shd w:val="clear" w:color="auto" w:fill="FFFFFF"/>
              <w:lang w:val="en-US"/>
            </w:rPr>
          </w:rPrChange>
        </w:rPr>
        <w:t>.</w:t>
      </w:r>
    </w:p>
    <w:p w14:paraId="1E1C54D1" w14:textId="77777777" w:rsidR="00F31CE8" w:rsidRPr="00F31CE8" w:rsidRDefault="00133529">
      <w:pPr>
        <w:rPr>
          <w:rStyle w:val="apple-converted-space"/>
          <w:rFonts w:ascii="Helvetica" w:hAnsi="Helvetica"/>
          <w:b/>
          <w:color w:val="000000"/>
          <w:sz w:val="22"/>
          <w:szCs w:val="22"/>
          <w:shd w:val="clear" w:color="auto" w:fill="FFFFFF"/>
        </w:rPr>
      </w:pPr>
      <w:r w:rsidRPr="003552A3">
        <w:rPr>
          <w:rFonts w:ascii="Helvetica" w:hAnsi="Helvetica"/>
          <w:color w:val="000000"/>
          <w:sz w:val="22"/>
          <w:szCs w:val="22"/>
        </w:rPr>
        <w:br/>
      </w:r>
      <w:r w:rsidRPr="00F31CE8">
        <w:rPr>
          <w:rFonts w:ascii="Helvetica" w:hAnsi="Helvetica"/>
          <w:b/>
          <w:color w:val="000000"/>
          <w:sz w:val="22"/>
          <w:szCs w:val="22"/>
          <w:shd w:val="clear" w:color="auto" w:fill="FFFFFF"/>
        </w:rPr>
        <w:t>- UFE should certainly be described at first use in the results.</w:t>
      </w:r>
      <w:r w:rsidRPr="00F31CE8">
        <w:rPr>
          <w:rStyle w:val="apple-converted-space"/>
          <w:rFonts w:ascii="Helvetica" w:hAnsi="Helvetica"/>
          <w:b/>
          <w:color w:val="000000"/>
          <w:sz w:val="22"/>
          <w:szCs w:val="22"/>
          <w:shd w:val="clear" w:color="auto" w:fill="FFFFFF"/>
        </w:rPr>
        <w:t> </w:t>
      </w:r>
    </w:p>
    <w:p w14:paraId="40616054" w14:textId="77777777" w:rsidR="00F31CE8" w:rsidRDefault="00F31CE8">
      <w:pPr>
        <w:rPr>
          <w:rStyle w:val="apple-converted-space"/>
          <w:rFonts w:ascii="Helvetica" w:hAnsi="Helvetica"/>
          <w:color w:val="000000"/>
          <w:sz w:val="22"/>
          <w:szCs w:val="22"/>
          <w:shd w:val="clear" w:color="auto" w:fill="FFFFFF"/>
        </w:rPr>
      </w:pPr>
    </w:p>
    <w:p w14:paraId="481EDDD2" w14:textId="4C6BCCAB" w:rsidR="00F31CE8" w:rsidRPr="00F31CE8" w:rsidRDefault="00FC3865">
      <w:pPr>
        <w:rPr>
          <w:rStyle w:val="apple-converted-space"/>
          <w:rFonts w:ascii="Helvetica" w:hAnsi="Helvetica"/>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t>W</w:t>
      </w:r>
      <w:r w:rsidR="00F31CE8">
        <w:rPr>
          <w:rStyle w:val="apple-converted-space"/>
          <w:rFonts w:ascii="Helvetica" w:hAnsi="Helvetica"/>
          <w:color w:val="000000"/>
          <w:sz w:val="22"/>
          <w:szCs w:val="22"/>
          <w:shd w:val="clear" w:color="auto" w:fill="FFFFFF"/>
          <w:lang w:val="en-US"/>
        </w:rPr>
        <w:t>e</w:t>
      </w:r>
      <w:ins w:id="1406" w:author="ivan4995@gmail.com" w:date="2026-05-05T17:59:00Z">
        <w:r w:rsidR="00A54A42">
          <w:rPr>
            <w:rStyle w:val="apple-converted-space"/>
            <w:rFonts w:ascii="Helvetica" w:hAnsi="Helvetica"/>
            <w:color w:val="000000"/>
            <w:sz w:val="22"/>
            <w:szCs w:val="22"/>
            <w:shd w:val="clear" w:color="auto" w:fill="FFFFFF"/>
            <w:lang w:val="en-US"/>
          </w:rPr>
          <w:t xml:space="preserve"> now describe it in </w:t>
        </w:r>
      </w:ins>
      <w:ins w:id="1407" w:author="Microsoft Office User" w:date="2026-05-05T19:47:00Z" w16du:dateUtc="2026-05-05T16:47:00Z">
        <w:r w:rsidR="00A83AF6">
          <w:rPr>
            <w:rStyle w:val="apple-converted-space"/>
            <w:rFonts w:ascii="Helvetica" w:hAnsi="Helvetica"/>
            <w:color w:val="000000"/>
            <w:sz w:val="22"/>
            <w:szCs w:val="22"/>
            <w:shd w:val="clear" w:color="auto" w:fill="FFFFFF"/>
            <w:lang w:val="en-US"/>
          </w:rPr>
          <w:t>R</w:t>
        </w:r>
      </w:ins>
      <w:ins w:id="1408" w:author="ivan4995@gmail.com" w:date="2026-05-05T17:59:00Z">
        <w:del w:id="1409" w:author="Microsoft Office User" w:date="2026-05-05T19:47:00Z" w16du:dateUtc="2026-05-05T16:47:00Z">
          <w:r w:rsidR="00A54A42" w:rsidDel="00A83AF6">
            <w:rPr>
              <w:rStyle w:val="apple-converted-space"/>
              <w:rFonts w:ascii="Helvetica" w:hAnsi="Helvetica"/>
              <w:color w:val="000000"/>
              <w:sz w:val="22"/>
              <w:szCs w:val="22"/>
              <w:shd w:val="clear" w:color="auto" w:fill="FFFFFF"/>
              <w:lang w:val="en-US"/>
            </w:rPr>
            <w:delText>r</w:delText>
          </w:r>
        </w:del>
        <w:r w:rsidR="00A54A42">
          <w:rPr>
            <w:rStyle w:val="apple-converted-space"/>
            <w:rFonts w:ascii="Helvetica" w:hAnsi="Helvetica"/>
            <w:color w:val="000000"/>
            <w:sz w:val="22"/>
            <w:szCs w:val="22"/>
            <w:shd w:val="clear" w:color="auto" w:fill="FFFFFF"/>
            <w:lang w:val="en-US"/>
          </w:rPr>
          <w:t>esults and also</w:t>
        </w:r>
      </w:ins>
      <w:r w:rsidR="00F31CE8">
        <w:rPr>
          <w:rStyle w:val="apple-converted-space"/>
          <w:rFonts w:ascii="Helvetica" w:hAnsi="Helvetica"/>
          <w:color w:val="000000"/>
          <w:sz w:val="22"/>
          <w:szCs w:val="22"/>
          <w:shd w:val="clear" w:color="auto" w:fill="FFFFFF"/>
          <w:lang w:val="en-US"/>
        </w:rPr>
        <w:t xml:space="preserve"> </w:t>
      </w:r>
      <w:ins w:id="1410" w:author="ivan4995@gmail.com" w:date="2026-05-05T17:59:00Z">
        <w:r w:rsidR="00A54A42">
          <w:rPr>
            <w:rStyle w:val="apple-converted-space"/>
            <w:rFonts w:ascii="Helvetica" w:hAnsi="Helvetica"/>
            <w:color w:val="000000"/>
            <w:sz w:val="22"/>
            <w:szCs w:val="22"/>
            <w:shd w:val="clear" w:color="auto" w:fill="FFFFFF"/>
            <w:lang w:val="en-US"/>
          </w:rPr>
          <w:t>refer to the</w:t>
        </w:r>
      </w:ins>
      <w:del w:id="1411" w:author="ivan4995@gmail.com" w:date="2026-05-05T17:59:00Z">
        <w:r w:rsidR="00F31CE8" w:rsidDel="00A54A42">
          <w:rPr>
            <w:rStyle w:val="apple-converted-space"/>
            <w:rFonts w:ascii="Helvetica" w:hAnsi="Helvetica"/>
            <w:color w:val="000000"/>
            <w:sz w:val="22"/>
            <w:szCs w:val="22"/>
            <w:shd w:val="clear" w:color="auto" w:fill="FFFFFF"/>
            <w:lang w:val="en-US"/>
          </w:rPr>
          <w:delText xml:space="preserve">cite </w:delText>
        </w:r>
        <w:r w:rsidDel="00A54A42">
          <w:rPr>
            <w:rStyle w:val="apple-converted-space"/>
            <w:rFonts w:ascii="Helvetica" w:hAnsi="Helvetica"/>
            <w:color w:val="000000"/>
            <w:sz w:val="22"/>
            <w:szCs w:val="22"/>
            <w:shd w:val="clear" w:color="auto" w:fill="FFFFFF"/>
            <w:lang w:val="en-US"/>
          </w:rPr>
          <w:delText>it in</w:delText>
        </w:r>
      </w:del>
      <w:r>
        <w:rPr>
          <w:rStyle w:val="apple-converted-space"/>
          <w:rFonts w:ascii="Helvetica" w:hAnsi="Helvetica"/>
          <w:color w:val="000000"/>
          <w:sz w:val="22"/>
          <w:szCs w:val="22"/>
          <w:shd w:val="clear" w:color="auto" w:fill="FFFFFF"/>
          <w:lang w:val="en-US"/>
        </w:rPr>
        <w:t xml:space="preserve"> </w:t>
      </w:r>
      <w:r w:rsidR="00F31CE8">
        <w:rPr>
          <w:rStyle w:val="apple-converted-space"/>
          <w:rFonts w:ascii="Helvetica" w:hAnsi="Helvetica"/>
          <w:color w:val="000000"/>
          <w:sz w:val="22"/>
          <w:szCs w:val="22"/>
          <w:shd w:val="clear" w:color="auto" w:fill="FFFFFF"/>
          <w:lang w:val="en-US"/>
        </w:rPr>
        <w:t>Methods</w:t>
      </w:r>
      <w:ins w:id="1412" w:author="ivan4995@gmail.com" w:date="2026-05-05T17:59:00Z">
        <w:r w:rsidR="00A54A42">
          <w:rPr>
            <w:rStyle w:val="apple-converted-space"/>
            <w:rFonts w:ascii="Helvetica" w:hAnsi="Helvetica"/>
            <w:color w:val="000000"/>
            <w:sz w:val="22"/>
            <w:szCs w:val="22"/>
            <w:shd w:val="clear" w:color="auto" w:fill="FFFFFF"/>
            <w:lang w:val="en-US"/>
          </w:rPr>
          <w:t xml:space="preserve"> section</w:t>
        </w:r>
      </w:ins>
      <w:ins w:id="1413" w:author="Microsoft Office User" w:date="2026-05-05T19:48:00Z" w16du:dateUtc="2026-05-05T16:48:00Z">
        <w:r w:rsidR="00015361">
          <w:rPr>
            <w:rStyle w:val="apple-converted-space"/>
            <w:rFonts w:ascii="Helvetica" w:hAnsi="Helvetica"/>
            <w:color w:val="000000"/>
            <w:sz w:val="22"/>
            <w:szCs w:val="22"/>
            <w:shd w:val="clear" w:color="auto" w:fill="FFFFFF"/>
            <w:lang w:val="en-US"/>
          </w:rPr>
          <w:t>, in more detail</w:t>
        </w:r>
      </w:ins>
      <w:del w:id="1414" w:author="Microsoft Office User" w:date="2026-05-05T19:48:00Z" w16du:dateUtc="2026-05-05T16:48:00Z">
        <w:r w:rsidR="00F31CE8" w:rsidDel="00A83AF6">
          <w:rPr>
            <w:rStyle w:val="apple-converted-space"/>
            <w:rFonts w:ascii="Helvetica" w:hAnsi="Helvetica"/>
            <w:color w:val="000000"/>
            <w:sz w:val="22"/>
            <w:szCs w:val="22"/>
            <w:shd w:val="clear" w:color="auto" w:fill="FFFFFF"/>
            <w:lang w:val="en-US"/>
          </w:rPr>
          <w:delText xml:space="preserve"> where the method is described</w:delText>
        </w:r>
      </w:del>
      <w:ins w:id="1415" w:author="ivan4995@gmail.com" w:date="2026-05-05T18:00:00Z">
        <w:del w:id="1416" w:author="Microsoft Office User" w:date="2026-05-05T19:48:00Z" w16du:dateUtc="2026-05-05T16:48:00Z">
          <w:r w:rsidR="00A54A42" w:rsidDel="00A83AF6">
            <w:rPr>
              <w:rStyle w:val="apple-converted-space"/>
              <w:rFonts w:ascii="Helvetica" w:hAnsi="Helvetica"/>
              <w:color w:val="000000"/>
              <w:sz w:val="22"/>
              <w:szCs w:val="22"/>
              <w:shd w:val="clear" w:color="auto" w:fill="FFFFFF"/>
              <w:lang w:val="en-US"/>
            </w:rPr>
            <w:delText xml:space="preserve"> in more details</w:delText>
          </w:r>
        </w:del>
      </w:ins>
      <w:r w:rsidR="00F31CE8">
        <w:rPr>
          <w:rStyle w:val="apple-converted-space"/>
          <w:rFonts w:ascii="Helvetica" w:hAnsi="Helvetica"/>
          <w:color w:val="000000"/>
          <w:sz w:val="22"/>
          <w:szCs w:val="22"/>
          <w:shd w:val="clear" w:color="auto" w:fill="FFFFFF"/>
          <w:lang w:val="en-US"/>
        </w:rPr>
        <w:t>.</w:t>
      </w:r>
    </w:p>
    <w:p w14:paraId="350A42E9" w14:textId="77777777" w:rsidR="00292E84" w:rsidRDefault="00292E84">
      <w:pPr>
        <w:rPr>
          <w:rFonts w:ascii="Helvetica" w:hAnsi="Helvetica"/>
          <w:color w:val="000000"/>
          <w:sz w:val="22"/>
          <w:szCs w:val="22"/>
          <w:shd w:val="clear" w:color="auto" w:fill="FFFFFF"/>
          <w:lang w:val="en-US"/>
        </w:rPr>
      </w:pPr>
    </w:p>
    <w:p w14:paraId="3E5BC263" w14:textId="27BCF39E" w:rsidR="00F31CE8" w:rsidRDefault="00AB419D">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 xml:space="preserve">Thank you for </w:t>
      </w:r>
      <w:r w:rsidR="005F0D2E">
        <w:rPr>
          <w:rFonts w:ascii="Helvetica" w:hAnsi="Helvetica"/>
          <w:color w:val="000000"/>
          <w:sz w:val="22"/>
          <w:szCs w:val="22"/>
          <w:shd w:val="clear" w:color="auto" w:fill="FFFFFF"/>
          <w:lang w:val="en-US"/>
        </w:rPr>
        <w:t xml:space="preserve">the </w:t>
      </w:r>
      <w:ins w:id="1417" w:author="Microsoft Office User" w:date="2026-05-05T19:47:00Z" w16du:dateUtc="2026-05-05T16:47:00Z">
        <w:r w:rsidR="00A83AF6">
          <w:rPr>
            <w:rFonts w:ascii="Helvetica" w:hAnsi="Helvetica"/>
            <w:color w:val="000000"/>
            <w:sz w:val="22"/>
            <w:szCs w:val="22"/>
            <w:shd w:val="clear" w:color="auto" w:fill="FFFFFF"/>
            <w:lang w:val="en-US"/>
          </w:rPr>
          <w:t xml:space="preserve">insightful </w:t>
        </w:r>
      </w:ins>
      <w:r>
        <w:rPr>
          <w:rFonts w:ascii="Helvetica" w:hAnsi="Helvetica"/>
          <w:color w:val="000000"/>
          <w:sz w:val="22"/>
          <w:szCs w:val="22"/>
          <w:shd w:val="clear" w:color="auto" w:fill="FFFFFF"/>
          <w:lang w:val="en-US"/>
        </w:rPr>
        <w:t>comments.</w:t>
      </w:r>
    </w:p>
    <w:p w14:paraId="5F23C60D" w14:textId="77777777" w:rsidR="009216F2" w:rsidRDefault="009216F2">
      <w:pPr>
        <w:rPr>
          <w:rFonts w:ascii="Helvetica" w:hAnsi="Helvetica"/>
          <w:color w:val="000000"/>
          <w:sz w:val="22"/>
          <w:szCs w:val="22"/>
          <w:shd w:val="clear" w:color="auto" w:fill="FFFFFF"/>
          <w:lang w:val="en-US"/>
        </w:rPr>
      </w:pPr>
    </w:p>
    <w:p w14:paraId="77C9FB16" w14:textId="77777777" w:rsidR="009216F2" w:rsidRPr="00712860" w:rsidRDefault="009216F2">
      <w:pPr>
        <w:rPr>
          <w:rFonts w:ascii="Helvetica" w:hAnsi="Helvetica"/>
          <w:color w:val="000000"/>
          <w:sz w:val="22"/>
          <w:szCs w:val="22"/>
          <w:shd w:val="clear" w:color="auto" w:fill="FFFFFF"/>
          <w:lang w:val="en-US"/>
        </w:rPr>
      </w:pPr>
    </w:p>
    <w:sectPr w:rsidR="009216F2" w:rsidRPr="0071286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05" w:author="ivan4995@gmail.com" w:date="2026-05-05T17:36:00Z" w:initials="i">
    <w:p w14:paraId="70877B22" w14:textId="77777777" w:rsidR="002018DD" w:rsidRDefault="00B36128">
      <w:pPr>
        <w:pStyle w:val="CommentText"/>
        <w:rPr>
          <w:lang w:val="en-US"/>
        </w:rPr>
      </w:pPr>
      <w:r>
        <w:rPr>
          <w:rStyle w:val="CommentReference"/>
        </w:rPr>
        <w:annotationRef/>
      </w:r>
      <w:r>
        <w:rPr>
          <w:lang w:val="en-US"/>
        </w:rPr>
        <w:t>Not sure this is the right fragment</w:t>
      </w:r>
      <w:r w:rsidR="002018DD">
        <w:rPr>
          <w:lang w:val="en-US"/>
        </w:rPr>
        <w:t xml:space="preserve"> for a solid answer</w:t>
      </w:r>
      <w:r>
        <w:rPr>
          <w:lang w:val="en-US"/>
        </w:rPr>
        <w:t xml:space="preserve">, reviewer asks for evidence for “generality” and we answer that </w:t>
      </w:r>
      <w:r w:rsidR="002018DD">
        <w:rPr>
          <w:lang w:val="en-US"/>
        </w:rPr>
        <w:t>our model is enough for SARS-CoV-2 modeling and in general a good one. There is a chance that reviewer won’t understand that we want to say that this exactly means that our work is general enough for the title claim.</w:t>
      </w:r>
    </w:p>
    <w:p w14:paraId="73959D7F" w14:textId="6CC3A9B8" w:rsidR="00B36128" w:rsidRPr="00B36128" w:rsidRDefault="002018DD">
      <w:pPr>
        <w:pStyle w:val="CommentText"/>
        <w:rPr>
          <w:lang w:val="en-US"/>
        </w:rPr>
      </w:pPr>
      <w:r>
        <w:rPr>
          <w:lang w:val="en-US"/>
        </w:rPr>
        <w:t>I might be wrong, though and just don’t give them enough credit…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959D7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A4A931" w16cex:dateUtc="2026-05-05T14: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959D7F" w16cid:durableId="2DA4A93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van4995@gmail.com">
    <w15:presenceInfo w15:providerId="Windows Live" w15:userId="5f2ca59b9e73ce2e"/>
  </w15:person>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529"/>
    <w:rsid w:val="00004867"/>
    <w:rsid w:val="00015361"/>
    <w:rsid w:val="00022F23"/>
    <w:rsid w:val="00024629"/>
    <w:rsid w:val="0003368C"/>
    <w:rsid w:val="00033F23"/>
    <w:rsid w:val="000371F4"/>
    <w:rsid w:val="00043A85"/>
    <w:rsid w:val="00043D3A"/>
    <w:rsid w:val="00047B35"/>
    <w:rsid w:val="00050A3A"/>
    <w:rsid w:val="00053D5A"/>
    <w:rsid w:val="00054F84"/>
    <w:rsid w:val="000633B8"/>
    <w:rsid w:val="00064A43"/>
    <w:rsid w:val="0007243A"/>
    <w:rsid w:val="00082298"/>
    <w:rsid w:val="00087634"/>
    <w:rsid w:val="00090F01"/>
    <w:rsid w:val="000976D6"/>
    <w:rsid w:val="000977C9"/>
    <w:rsid w:val="000A07F9"/>
    <w:rsid w:val="000A3EB3"/>
    <w:rsid w:val="000A411F"/>
    <w:rsid w:val="000A5E9E"/>
    <w:rsid w:val="000A605C"/>
    <w:rsid w:val="000C51D9"/>
    <w:rsid w:val="000C7C3E"/>
    <w:rsid w:val="000D57E9"/>
    <w:rsid w:val="000D7258"/>
    <w:rsid w:val="000E1D81"/>
    <w:rsid w:val="000E305B"/>
    <w:rsid w:val="000E3F03"/>
    <w:rsid w:val="000E616C"/>
    <w:rsid w:val="000E6D3E"/>
    <w:rsid w:val="000F45FE"/>
    <w:rsid w:val="0010367E"/>
    <w:rsid w:val="00104006"/>
    <w:rsid w:val="00106904"/>
    <w:rsid w:val="001071D8"/>
    <w:rsid w:val="00107E16"/>
    <w:rsid w:val="00110469"/>
    <w:rsid w:val="00117BE2"/>
    <w:rsid w:val="00133529"/>
    <w:rsid w:val="00133D54"/>
    <w:rsid w:val="001351F7"/>
    <w:rsid w:val="0013604C"/>
    <w:rsid w:val="001360D5"/>
    <w:rsid w:val="00136A6C"/>
    <w:rsid w:val="00141783"/>
    <w:rsid w:val="00144238"/>
    <w:rsid w:val="00151068"/>
    <w:rsid w:val="00151B8B"/>
    <w:rsid w:val="001538C8"/>
    <w:rsid w:val="00157250"/>
    <w:rsid w:val="0016146D"/>
    <w:rsid w:val="00177FDD"/>
    <w:rsid w:val="001801DA"/>
    <w:rsid w:val="0018032E"/>
    <w:rsid w:val="001819BB"/>
    <w:rsid w:val="00182872"/>
    <w:rsid w:val="001A4009"/>
    <w:rsid w:val="001A728B"/>
    <w:rsid w:val="001B1543"/>
    <w:rsid w:val="001B3EC4"/>
    <w:rsid w:val="001C04C4"/>
    <w:rsid w:val="001C3D07"/>
    <w:rsid w:val="001C3FD8"/>
    <w:rsid w:val="001C4480"/>
    <w:rsid w:val="001D1973"/>
    <w:rsid w:val="001D4ACE"/>
    <w:rsid w:val="001E0746"/>
    <w:rsid w:val="001F0DE7"/>
    <w:rsid w:val="001F52AF"/>
    <w:rsid w:val="001F5F81"/>
    <w:rsid w:val="001F7E3C"/>
    <w:rsid w:val="002018DD"/>
    <w:rsid w:val="00202CAE"/>
    <w:rsid w:val="0021263C"/>
    <w:rsid w:val="0021438F"/>
    <w:rsid w:val="00215670"/>
    <w:rsid w:val="00216930"/>
    <w:rsid w:val="00216D96"/>
    <w:rsid w:val="00217CD4"/>
    <w:rsid w:val="00221856"/>
    <w:rsid w:val="00221FBE"/>
    <w:rsid w:val="00222F51"/>
    <w:rsid w:val="002241F7"/>
    <w:rsid w:val="002241FA"/>
    <w:rsid w:val="0022426D"/>
    <w:rsid w:val="0022788C"/>
    <w:rsid w:val="00235AAF"/>
    <w:rsid w:val="002477E2"/>
    <w:rsid w:val="00264E6A"/>
    <w:rsid w:val="00265D70"/>
    <w:rsid w:val="00274A39"/>
    <w:rsid w:val="00276ACF"/>
    <w:rsid w:val="002770F0"/>
    <w:rsid w:val="0028293D"/>
    <w:rsid w:val="00285134"/>
    <w:rsid w:val="0028795A"/>
    <w:rsid w:val="002929BC"/>
    <w:rsid w:val="00292E84"/>
    <w:rsid w:val="002A0DF0"/>
    <w:rsid w:val="002B1390"/>
    <w:rsid w:val="002B2752"/>
    <w:rsid w:val="002B4D95"/>
    <w:rsid w:val="002B7CE1"/>
    <w:rsid w:val="002C279E"/>
    <w:rsid w:val="002D14E6"/>
    <w:rsid w:val="002E7298"/>
    <w:rsid w:val="002F03AB"/>
    <w:rsid w:val="002F4D25"/>
    <w:rsid w:val="002F603F"/>
    <w:rsid w:val="002F7269"/>
    <w:rsid w:val="002F7F9B"/>
    <w:rsid w:val="003001FD"/>
    <w:rsid w:val="00300643"/>
    <w:rsid w:val="003058EF"/>
    <w:rsid w:val="00311305"/>
    <w:rsid w:val="00313288"/>
    <w:rsid w:val="0031623F"/>
    <w:rsid w:val="00325179"/>
    <w:rsid w:val="00330336"/>
    <w:rsid w:val="00334403"/>
    <w:rsid w:val="00341C65"/>
    <w:rsid w:val="00342B06"/>
    <w:rsid w:val="0034353E"/>
    <w:rsid w:val="00352890"/>
    <w:rsid w:val="003552A3"/>
    <w:rsid w:val="003558C2"/>
    <w:rsid w:val="003621B2"/>
    <w:rsid w:val="00362A9E"/>
    <w:rsid w:val="00363582"/>
    <w:rsid w:val="00363E82"/>
    <w:rsid w:val="00374ED2"/>
    <w:rsid w:val="00375979"/>
    <w:rsid w:val="003850ED"/>
    <w:rsid w:val="00385B51"/>
    <w:rsid w:val="00393ED4"/>
    <w:rsid w:val="00394A37"/>
    <w:rsid w:val="003A4288"/>
    <w:rsid w:val="003A78A9"/>
    <w:rsid w:val="003B1697"/>
    <w:rsid w:val="003B4ABF"/>
    <w:rsid w:val="003B77F9"/>
    <w:rsid w:val="003C44DC"/>
    <w:rsid w:val="003C584F"/>
    <w:rsid w:val="003C7B04"/>
    <w:rsid w:val="003D0644"/>
    <w:rsid w:val="003D10D7"/>
    <w:rsid w:val="003D7B7A"/>
    <w:rsid w:val="003E4435"/>
    <w:rsid w:val="003E5DC4"/>
    <w:rsid w:val="003F3339"/>
    <w:rsid w:val="003F72FD"/>
    <w:rsid w:val="00400CCF"/>
    <w:rsid w:val="00401F41"/>
    <w:rsid w:val="004043B1"/>
    <w:rsid w:val="00410276"/>
    <w:rsid w:val="00411D34"/>
    <w:rsid w:val="00413B07"/>
    <w:rsid w:val="0042408F"/>
    <w:rsid w:val="004328D7"/>
    <w:rsid w:val="004372A3"/>
    <w:rsid w:val="0044599D"/>
    <w:rsid w:val="00453226"/>
    <w:rsid w:val="004537A8"/>
    <w:rsid w:val="0045680E"/>
    <w:rsid w:val="00457934"/>
    <w:rsid w:val="0047006F"/>
    <w:rsid w:val="00473A9D"/>
    <w:rsid w:val="00475836"/>
    <w:rsid w:val="004816A1"/>
    <w:rsid w:val="004840CD"/>
    <w:rsid w:val="004904C3"/>
    <w:rsid w:val="00497D8D"/>
    <w:rsid w:val="004A4AA4"/>
    <w:rsid w:val="004B217A"/>
    <w:rsid w:val="004B2298"/>
    <w:rsid w:val="004B28D4"/>
    <w:rsid w:val="004B2D5E"/>
    <w:rsid w:val="004C59E9"/>
    <w:rsid w:val="004C61A0"/>
    <w:rsid w:val="004E23E7"/>
    <w:rsid w:val="004E61F1"/>
    <w:rsid w:val="004F1A47"/>
    <w:rsid w:val="004F2A4F"/>
    <w:rsid w:val="004F2F86"/>
    <w:rsid w:val="004F5F0D"/>
    <w:rsid w:val="00503214"/>
    <w:rsid w:val="00506493"/>
    <w:rsid w:val="00520ABB"/>
    <w:rsid w:val="00520B17"/>
    <w:rsid w:val="00523943"/>
    <w:rsid w:val="00526B0B"/>
    <w:rsid w:val="00540E5D"/>
    <w:rsid w:val="005467D4"/>
    <w:rsid w:val="005475EA"/>
    <w:rsid w:val="00560284"/>
    <w:rsid w:val="00563697"/>
    <w:rsid w:val="00572001"/>
    <w:rsid w:val="005900C2"/>
    <w:rsid w:val="005905DE"/>
    <w:rsid w:val="00591B93"/>
    <w:rsid w:val="0059307F"/>
    <w:rsid w:val="005A2EDB"/>
    <w:rsid w:val="005A35D3"/>
    <w:rsid w:val="005A4C1A"/>
    <w:rsid w:val="005A7771"/>
    <w:rsid w:val="005B0E48"/>
    <w:rsid w:val="005B6DC7"/>
    <w:rsid w:val="005C3376"/>
    <w:rsid w:val="005C4FC1"/>
    <w:rsid w:val="005D412E"/>
    <w:rsid w:val="005E3D14"/>
    <w:rsid w:val="005F0D2E"/>
    <w:rsid w:val="005F2885"/>
    <w:rsid w:val="005F62E6"/>
    <w:rsid w:val="00602B02"/>
    <w:rsid w:val="00610180"/>
    <w:rsid w:val="0061286B"/>
    <w:rsid w:val="006144CA"/>
    <w:rsid w:val="00620546"/>
    <w:rsid w:val="00620991"/>
    <w:rsid w:val="00623600"/>
    <w:rsid w:val="00624595"/>
    <w:rsid w:val="006329A7"/>
    <w:rsid w:val="00650E7A"/>
    <w:rsid w:val="00651EC8"/>
    <w:rsid w:val="00660F68"/>
    <w:rsid w:val="00661198"/>
    <w:rsid w:val="0066602C"/>
    <w:rsid w:val="006729DA"/>
    <w:rsid w:val="00676B33"/>
    <w:rsid w:val="006868C3"/>
    <w:rsid w:val="00690F67"/>
    <w:rsid w:val="0069296F"/>
    <w:rsid w:val="00694CD2"/>
    <w:rsid w:val="006A4193"/>
    <w:rsid w:val="006B01F5"/>
    <w:rsid w:val="006B740A"/>
    <w:rsid w:val="006C22C3"/>
    <w:rsid w:val="006C4FA8"/>
    <w:rsid w:val="006D1C99"/>
    <w:rsid w:val="006D2D13"/>
    <w:rsid w:val="006D3C98"/>
    <w:rsid w:val="006D6FA2"/>
    <w:rsid w:val="006D7A73"/>
    <w:rsid w:val="006E25FD"/>
    <w:rsid w:val="006E310E"/>
    <w:rsid w:val="006F0687"/>
    <w:rsid w:val="006F7ED3"/>
    <w:rsid w:val="00700632"/>
    <w:rsid w:val="00706B61"/>
    <w:rsid w:val="00712860"/>
    <w:rsid w:val="00712A1E"/>
    <w:rsid w:val="00715326"/>
    <w:rsid w:val="00715E3D"/>
    <w:rsid w:val="00720DBE"/>
    <w:rsid w:val="00725182"/>
    <w:rsid w:val="0073356B"/>
    <w:rsid w:val="00736FBD"/>
    <w:rsid w:val="007418E4"/>
    <w:rsid w:val="007519C8"/>
    <w:rsid w:val="00760E66"/>
    <w:rsid w:val="00761C88"/>
    <w:rsid w:val="00762528"/>
    <w:rsid w:val="007648DF"/>
    <w:rsid w:val="00766F36"/>
    <w:rsid w:val="00767709"/>
    <w:rsid w:val="00770C77"/>
    <w:rsid w:val="00775FBA"/>
    <w:rsid w:val="007806B7"/>
    <w:rsid w:val="0078222D"/>
    <w:rsid w:val="00786D68"/>
    <w:rsid w:val="007913D4"/>
    <w:rsid w:val="007962D6"/>
    <w:rsid w:val="00796FB4"/>
    <w:rsid w:val="007A34F5"/>
    <w:rsid w:val="007A4437"/>
    <w:rsid w:val="007B2C1B"/>
    <w:rsid w:val="007B758F"/>
    <w:rsid w:val="007B7742"/>
    <w:rsid w:val="007C0420"/>
    <w:rsid w:val="007C0936"/>
    <w:rsid w:val="007C6318"/>
    <w:rsid w:val="007D4B91"/>
    <w:rsid w:val="007D71E7"/>
    <w:rsid w:val="007E3764"/>
    <w:rsid w:val="007F0434"/>
    <w:rsid w:val="007F4A31"/>
    <w:rsid w:val="00800C6D"/>
    <w:rsid w:val="00813C95"/>
    <w:rsid w:val="00814C4B"/>
    <w:rsid w:val="0081594F"/>
    <w:rsid w:val="008202F2"/>
    <w:rsid w:val="008247AD"/>
    <w:rsid w:val="00832391"/>
    <w:rsid w:val="0084049B"/>
    <w:rsid w:val="008502BB"/>
    <w:rsid w:val="008504C0"/>
    <w:rsid w:val="00853C5C"/>
    <w:rsid w:val="00861D04"/>
    <w:rsid w:val="00866B8A"/>
    <w:rsid w:val="00870DC5"/>
    <w:rsid w:val="00875BB8"/>
    <w:rsid w:val="00883B4F"/>
    <w:rsid w:val="008876C7"/>
    <w:rsid w:val="008A5A42"/>
    <w:rsid w:val="008B1B1A"/>
    <w:rsid w:val="008B6FB1"/>
    <w:rsid w:val="008C1CE6"/>
    <w:rsid w:val="008C2E7B"/>
    <w:rsid w:val="008C3EFA"/>
    <w:rsid w:val="008D0455"/>
    <w:rsid w:val="008D6F95"/>
    <w:rsid w:val="008E0132"/>
    <w:rsid w:val="008E2748"/>
    <w:rsid w:val="008E6A2D"/>
    <w:rsid w:val="008F3B73"/>
    <w:rsid w:val="008F49A8"/>
    <w:rsid w:val="008F6870"/>
    <w:rsid w:val="00900125"/>
    <w:rsid w:val="00905F53"/>
    <w:rsid w:val="009143F3"/>
    <w:rsid w:val="0091511A"/>
    <w:rsid w:val="00915908"/>
    <w:rsid w:val="00915D34"/>
    <w:rsid w:val="00917E22"/>
    <w:rsid w:val="00917F60"/>
    <w:rsid w:val="00921262"/>
    <w:rsid w:val="009216F2"/>
    <w:rsid w:val="00923E6D"/>
    <w:rsid w:val="00927DA9"/>
    <w:rsid w:val="00940AFE"/>
    <w:rsid w:val="00945810"/>
    <w:rsid w:val="00952580"/>
    <w:rsid w:val="00955CAE"/>
    <w:rsid w:val="0096356A"/>
    <w:rsid w:val="00977924"/>
    <w:rsid w:val="009830BA"/>
    <w:rsid w:val="009A1697"/>
    <w:rsid w:val="009A2D24"/>
    <w:rsid w:val="009A3B16"/>
    <w:rsid w:val="009C12B1"/>
    <w:rsid w:val="009D7091"/>
    <w:rsid w:val="009D7342"/>
    <w:rsid w:val="009E149F"/>
    <w:rsid w:val="009E243A"/>
    <w:rsid w:val="009E4D70"/>
    <w:rsid w:val="009F1552"/>
    <w:rsid w:val="009F4F56"/>
    <w:rsid w:val="00A010EE"/>
    <w:rsid w:val="00A0525F"/>
    <w:rsid w:val="00A057CC"/>
    <w:rsid w:val="00A12DD4"/>
    <w:rsid w:val="00A13369"/>
    <w:rsid w:val="00A16507"/>
    <w:rsid w:val="00A203D9"/>
    <w:rsid w:val="00A20EBC"/>
    <w:rsid w:val="00A23778"/>
    <w:rsid w:val="00A27538"/>
    <w:rsid w:val="00A3243B"/>
    <w:rsid w:val="00A5090F"/>
    <w:rsid w:val="00A54A42"/>
    <w:rsid w:val="00A64CCB"/>
    <w:rsid w:val="00A65A6B"/>
    <w:rsid w:val="00A66017"/>
    <w:rsid w:val="00A66333"/>
    <w:rsid w:val="00A769CB"/>
    <w:rsid w:val="00A770A6"/>
    <w:rsid w:val="00A77921"/>
    <w:rsid w:val="00A83243"/>
    <w:rsid w:val="00A83AF6"/>
    <w:rsid w:val="00A85993"/>
    <w:rsid w:val="00AB419D"/>
    <w:rsid w:val="00AB7219"/>
    <w:rsid w:val="00AC7425"/>
    <w:rsid w:val="00AC7EA1"/>
    <w:rsid w:val="00AD179B"/>
    <w:rsid w:val="00AE030E"/>
    <w:rsid w:val="00AE38F3"/>
    <w:rsid w:val="00AE7A6D"/>
    <w:rsid w:val="00AE7FE8"/>
    <w:rsid w:val="00AF6FEF"/>
    <w:rsid w:val="00B0121F"/>
    <w:rsid w:val="00B0329E"/>
    <w:rsid w:val="00B1070F"/>
    <w:rsid w:val="00B12BBF"/>
    <w:rsid w:val="00B1556F"/>
    <w:rsid w:val="00B22E28"/>
    <w:rsid w:val="00B24259"/>
    <w:rsid w:val="00B303D9"/>
    <w:rsid w:val="00B35BF0"/>
    <w:rsid w:val="00B36128"/>
    <w:rsid w:val="00B42A61"/>
    <w:rsid w:val="00B46889"/>
    <w:rsid w:val="00B63C09"/>
    <w:rsid w:val="00B701BE"/>
    <w:rsid w:val="00B753D5"/>
    <w:rsid w:val="00B775D3"/>
    <w:rsid w:val="00B83C85"/>
    <w:rsid w:val="00B84398"/>
    <w:rsid w:val="00B84438"/>
    <w:rsid w:val="00B84BA2"/>
    <w:rsid w:val="00B91412"/>
    <w:rsid w:val="00B968A0"/>
    <w:rsid w:val="00B97707"/>
    <w:rsid w:val="00BA00B3"/>
    <w:rsid w:val="00BA2D39"/>
    <w:rsid w:val="00BA4239"/>
    <w:rsid w:val="00BA5067"/>
    <w:rsid w:val="00BA7958"/>
    <w:rsid w:val="00BB1A5E"/>
    <w:rsid w:val="00BB2215"/>
    <w:rsid w:val="00BB2FC5"/>
    <w:rsid w:val="00BC5A69"/>
    <w:rsid w:val="00BD0B49"/>
    <w:rsid w:val="00BD18C0"/>
    <w:rsid w:val="00BD1A82"/>
    <w:rsid w:val="00BD5978"/>
    <w:rsid w:val="00BE6168"/>
    <w:rsid w:val="00BE7B90"/>
    <w:rsid w:val="00BF2836"/>
    <w:rsid w:val="00BF358F"/>
    <w:rsid w:val="00BF4414"/>
    <w:rsid w:val="00C04E14"/>
    <w:rsid w:val="00C07ADF"/>
    <w:rsid w:val="00C12884"/>
    <w:rsid w:val="00C27258"/>
    <w:rsid w:val="00C328C6"/>
    <w:rsid w:val="00C348CC"/>
    <w:rsid w:val="00C51793"/>
    <w:rsid w:val="00C53AA4"/>
    <w:rsid w:val="00C551DA"/>
    <w:rsid w:val="00C62C19"/>
    <w:rsid w:val="00C65604"/>
    <w:rsid w:val="00C67628"/>
    <w:rsid w:val="00C7140A"/>
    <w:rsid w:val="00C72480"/>
    <w:rsid w:val="00C72CC4"/>
    <w:rsid w:val="00C73E12"/>
    <w:rsid w:val="00C75B06"/>
    <w:rsid w:val="00C7646C"/>
    <w:rsid w:val="00C771A0"/>
    <w:rsid w:val="00C82D58"/>
    <w:rsid w:val="00C8797A"/>
    <w:rsid w:val="00C90772"/>
    <w:rsid w:val="00C90CFE"/>
    <w:rsid w:val="00C92D0F"/>
    <w:rsid w:val="00C953F2"/>
    <w:rsid w:val="00C964EB"/>
    <w:rsid w:val="00CA5559"/>
    <w:rsid w:val="00CB0546"/>
    <w:rsid w:val="00CC2F32"/>
    <w:rsid w:val="00CD2769"/>
    <w:rsid w:val="00CD3B15"/>
    <w:rsid w:val="00CE6A0F"/>
    <w:rsid w:val="00CF26C0"/>
    <w:rsid w:val="00CF36AD"/>
    <w:rsid w:val="00D0221E"/>
    <w:rsid w:val="00D03DD7"/>
    <w:rsid w:val="00D04799"/>
    <w:rsid w:val="00D068AB"/>
    <w:rsid w:val="00D12548"/>
    <w:rsid w:val="00D23B05"/>
    <w:rsid w:val="00D258EC"/>
    <w:rsid w:val="00D314B3"/>
    <w:rsid w:val="00D46276"/>
    <w:rsid w:val="00D466C4"/>
    <w:rsid w:val="00D53C9F"/>
    <w:rsid w:val="00D66BB8"/>
    <w:rsid w:val="00D70979"/>
    <w:rsid w:val="00D717F3"/>
    <w:rsid w:val="00D73F42"/>
    <w:rsid w:val="00D841A1"/>
    <w:rsid w:val="00D97404"/>
    <w:rsid w:val="00D97BF5"/>
    <w:rsid w:val="00DA1E9B"/>
    <w:rsid w:val="00DA53B9"/>
    <w:rsid w:val="00DB0F89"/>
    <w:rsid w:val="00DB31FB"/>
    <w:rsid w:val="00DB7C89"/>
    <w:rsid w:val="00DC4164"/>
    <w:rsid w:val="00DC4E2D"/>
    <w:rsid w:val="00DC6C88"/>
    <w:rsid w:val="00DD0184"/>
    <w:rsid w:val="00DE027A"/>
    <w:rsid w:val="00DE081B"/>
    <w:rsid w:val="00DE0FC7"/>
    <w:rsid w:val="00DE32E6"/>
    <w:rsid w:val="00DF5819"/>
    <w:rsid w:val="00E00E09"/>
    <w:rsid w:val="00E01A67"/>
    <w:rsid w:val="00E03940"/>
    <w:rsid w:val="00E24495"/>
    <w:rsid w:val="00E25845"/>
    <w:rsid w:val="00E26319"/>
    <w:rsid w:val="00E27239"/>
    <w:rsid w:val="00E369EA"/>
    <w:rsid w:val="00E41E7B"/>
    <w:rsid w:val="00E43292"/>
    <w:rsid w:val="00E4451D"/>
    <w:rsid w:val="00E4521C"/>
    <w:rsid w:val="00E47A1D"/>
    <w:rsid w:val="00E50B5F"/>
    <w:rsid w:val="00E546CA"/>
    <w:rsid w:val="00E55EFD"/>
    <w:rsid w:val="00E57460"/>
    <w:rsid w:val="00E607B9"/>
    <w:rsid w:val="00E610F3"/>
    <w:rsid w:val="00E615F8"/>
    <w:rsid w:val="00E61A5A"/>
    <w:rsid w:val="00E65018"/>
    <w:rsid w:val="00E82AF9"/>
    <w:rsid w:val="00E9148E"/>
    <w:rsid w:val="00E94510"/>
    <w:rsid w:val="00E9571B"/>
    <w:rsid w:val="00E97FE4"/>
    <w:rsid w:val="00EA5642"/>
    <w:rsid w:val="00EB0B01"/>
    <w:rsid w:val="00EB1D8F"/>
    <w:rsid w:val="00EB3BC4"/>
    <w:rsid w:val="00EB50E0"/>
    <w:rsid w:val="00EB5733"/>
    <w:rsid w:val="00EB7593"/>
    <w:rsid w:val="00EC4918"/>
    <w:rsid w:val="00EE4BEB"/>
    <w:rsid w:val="00EF5072"/>
    <w:rsid w:val="00EF5695"/>
    <w:rsid w:val="00EF5D2A"/>
    <w:rsid w:val="00EF654A"/>
    <w:rsid w:val="00F024CC"/>
    <w:rsid w:val="00F067AC"/>
    <w:rsid w:val="00F174F1"/>
    <w:rsid w:val="00F251B5"/>
    <w:rsid w:val="00F26121"/>
    <w:rsid w:val="00F27379"/>
    <w:rsid w:val="00F3110B"/>
    <w:rsid w:val="00F31215"/>
    <w:rsid w:val="00F31CE8"/>
    <w:rsid w:val="00F370B2"/>
    <w:rsid w:val="00F40B43"/>
    <w:rsid w:val="00F42DD9"/>
    <w:rsid w:val="00F47157"/>
    <w:rsid w:val="00F5569D"/>
    <w:rsid w:val="00F6129A"/>
    <w:rsid w:val="00F659E0"/>
    <w:rsid w:val="00F72A5A"/>
    <w:rsid w:val="00F877C6"/>
    <w:rsid w:val="00F9204B"/>
    <w:rsid w:val="00F93209"/>
    <w:rsid w:val="00F951D4"/>
    <w:rsid w:val="00FA07FD"/>
    <w:rsid w:val="00FA7AC1"/>
    <w:rsid w:val="00FB6C45"/>
    <w:rsid w:val="00FB7C8E"/>
    <w:rsid w:val="00FC0904"/>
    <w:rsid w:val="00FC1692"/>
    <w:rsid w:val="00FC3865"/>
    <w:rsid w:val="00FC58BC"/>
    <w:rsid w:val="00FC5B23"/>
    <w:rsid w:val="00FD0CDE"/>
    <w:rsid w:val="00FD1799"/>
    <w:rsid w:val="00FE0530"/>
    <w:rsid w:val="00FE2CC6"/>
    <w:rsid w:val="00FE6EDF"/>
    <w:rsid w:val="00FE7A65"/>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decimalSymbol w:val=","/>
  <w:listSeparator w:val=","/>
  <w14:docId w14:val="727A040B"/>
  <w15:chartTrackingRefBased/>
  <w15:docId w15:val="{A02C80C0-6773-C340-ABF7-9A1DC0821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5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35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35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35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35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352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52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52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52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5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35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35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35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35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35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5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5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529"/>
    <w:rPr>
      <w:rFonts w:eastAsiaTheme="majorEastAsia" w:cstheme="majorBidi"/>
      <w:color w:val="272727" w:themeColor="text1" w:themeTint="D8"/>
    </w:rPr>
  </w:style>
  <w:style w:type="paragraph" w:styleId="Title">
    <w:name w:val="Title"/>
    <w:basedOn w:val="Normal"/>
    <w:next w:val="Normal"/>
    <w:link w:val="TitleChar"/>
    <w:uiPriority w:val="10"/>
    <w:qFormat/>
    <w:rsid w:val="0013352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5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52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5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52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3529"/>
    <w:rPr>
      <w:i/>
      <w:iCs/>
      <w:color w:val="404040" w:themeColor="text1" w:themeTint="BF"/>
    </w:rPr>
  </w:style>
  <w:style w:type="paragraph" w:styleId="ListParagraph">
    <w:name w:val="List Paragraph"/>
    <w:basedOn w:val="Normal"/>
    <w:uiPriority w:val="34"/>
    <w:qFormat/>
    <w:rsid w:val="00133529"/>
    <w:pPr>
      <w:ind w:left="720"/>
      <w:contextualSpacing/>
    </w:pPr>
  </w:style>
  <w:style w:type="character" w:styleId="IntenseEmphasis">
    <w:name w:val="Intense Emphasis"/>
    <w:basedOn w:val="DefaultParagraphFont"/>
    <w:uiPriority w:val="21"/>
    <w:qFormat/>
    <w:rsid w:val="00133529"/>
    <w:rPr>
      <w:i/>
      <w:iCs/>
      <w:color w:val="2F5496" w:themeColor="accent1" w:themeShade="BF"/>
    </w:rPr>
  </w:style>
  <w:style w:type="paragraph" w:styleId="IntenseQuote">
    <w:name w:val="Intense Quote"/>
    <w:basedOn w:val="Normal"/>
    <w:next w:val="Normal"/>
    <w:link w:val="IntenseQuoteChar"/>
    <w:uiPriority w:val="30"/>
    <w:qFormat/>
    <w:rsid w:val="001335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3529"/>
    <w:rPr>
      <w:i/>
      <w:iCs/>
      <w:color w:val="2F5496" w:themeColor="accent1" w:themeShade="BF"/>
    </w:rPr>
  </w:style>
  <w:style w:type="character" w:styleId="IntenseReference">
    <w:name w:val="Intense Reference"/>
    <w:basedOn w:val="DefaultParagraphFont"/>
    <w:uiPriority w:val="32"/>
    <w:qFormat/>
    <w:rsid w:val="00133529"/>
    <w:rPr>
      <w:b/>
      <w:bCs/>
      <w:smallCaps/>
      <w:color w:val="2F5496" w:themeColor="accent1" w:themeShade="BF"/>
      <w:spacing w:val="5"/>
    </w:rPr>
  </w:style>
  <w:style w:type="character" w:customStyle="1" w:styleId="apple-converted-space">
    <w:name w:val="apple-converted-space"/>
    <w:basedOn w:val="DefaultParagraphFont"/>
    <w:rsid w:val="00133529"/>
  </w:style>
  <w:style w:type="character" w:styleId="Hyperlink">
    <w:name w:val="Hyperlink"/>
    <w:basedOn w:val="DefaultParagraphFont"/>
    <w:uiPriority w:val="99"/>
    <w:semiHidden/>
    <w:unhideWhenUsed/>
    <w:rsid w:val="00133529"/>
    <w:rPr>
      <w:color w:val="0000FF"/>
      <w:u w:val="single"/>
    </w:rPr>
  </w:style>
  <w:style w:type="character" w:styleId="FollowedHyperlink">
    <w:name w:val="FollowedHyperlink"/>
    <w:basedOn w:val="DefaultParagraphFont"/>
    <w:uiPriority w:val="99"/>
    <w:semiHidden/>
    <w:unhideWhenUsed/>
    <w:rsid w:val="00B42A61"/>
    <w:rPr>
      <w:color w:val="954F72" w:themeColor="followedHyperlink"/>
      <w:u w:val="single"/>
    </w:rPr>
  </w:style>
  <w:style w:type="paragraph" w:styleId="Revision">
    <w:name w:val="Revision"/>
    <w:hidden/>
    <w:uiPriority w:val="99"/>
    <w:semiHidden/>
    <w:rsid w:val="003B77F9"/>
  </w:style>
  <w:style w:type="character" w:styleId="CommentReference">
    <w:name w:val="annotation reference"/>
    <w:basedOn w:val="DefaultParagraphFont"/>
    <w:uiPriority w:val="99"/>
    <w:semiHidden/>
    <w:unhideWhenUsed/>
    <w:rsid w:val="00B36128"/>
    <w:rPr>
      <w:sz w:val="16"/>
      <w:szCs w:val="16"/>
    </w:rPr>
  </w:style>
  <w:style w:type="paragraph" w:styleId="CommentText">
    <w:name w:val="annotation text"/>
    <w:basedOn w:val="Normal"/>
    <w:link w:val="CommentTextChar"/>
    <w:uiPriority w:val="99"/>
    <w:semiHidden/>
    <w:unhideWhenUsed/>
    <w:rsid w:val="00B36128"/>
    <w:rPr>
      <w:sz w:val="20"/>
      <w:szCs w:val="20"/>
    </w:rPr>
  </w:style>
  <w:style w:type="character" w:customStyle="1" w:styleId="CommentTextChar">
    <w:name w:val="Comment Text Char"/>
    <w:basedOn w:val="DefaultParagraphFont"/>
    <w:link w:val="CommentText"/>
    <w:uiPriority w:val="99"/>
    <w:semiHidden/>
    <w:rsid w:val="00B36128"/>
    <w:rPr>
      <w:sz w:val="20"/>
      <w:szCs w:val="20"/>
    </w:rPr>
  </w:style>
  <w:style w:type="paragraph" w:styleId="CommentSubject">
    <w:name w:val="annotation subject"/>
    <w:basedOn w:val="CommentText"/>
    <w:next w:val="CommentText"/>
    <w:link w:val="CommentSubjectChar"/>
    <w:uiPriority w:val="99"/>
    <w:semiHidden/>
    <w:unhideWhenUsed/>
    <w:rsid w:val="00B36128"/>
    <w:rPr>
      <w:b/>
      <w:bCs/>
    </w:rPr>
  </w:style>
  <w:style w:type="character" w:customStyle="1" w:styleId="CommentSubjectChar">
    <w:name w:val="Comment Subject Char"/>
    <w:basedOn w:val="CommentTextChar"/>
    <w:link w:val="CommentSubject"/>
    <w:uiPriority w:val="99"/>
    <w:semiHidden/>
    <w:rsid w:val="00B3612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journals.plos.org/plosgenetics/article?id=10.1371/journal.pgen.1001301" TargetMode="External"/><Relationship Id="rId11" Type="http://schemas.openxmlformats.org/officeDocument/2006/relationships/fontTable" Target="fontTable.xml"/><Relationship Id="rId5" Type="http://schemas.openxmlformats.org/officeDocument/2006/relationships/hyperlink" Target="https://www.pnas.org/doi/full/10.1073/pnas.2012331117" TargetMode="External"/><Relationship Id="rId10" Type="http://schemas.microsoft.com/office/2018/08/relationships/commentsExtensible" Target="commentsExtensible.xml"/><Relationship Id="rId4" Type="http://schemas.openxmlformats.org/officeDocument/2006/relationships/hyperlink" Target="https://journals.plos.org/plospathogens/article?id=10.1371/journal.ppat.1009669" TargetMode="Externa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12</Pages>
  <Words>11031</Words>
  <Characters>62879</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46</cp:revision>
  <dcterms:created xsi:type="dcterms:W3CDTF">2026-05-05T16:54:00Z</dcterms:created>
  <dcterms:modified xsi:type="dcterms:W3CDTF">2026-05-06T01:52:00Z</dcterms:modified>
</cp:coreProperties>
</file>