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CCDD68" w14:textId="77777777" w:rsidR="005F40F7" w:rsidRDefault="0076272C">
      <w:pPr>
        <w:spacing w:line="360" w:lineRule="auto"/>
        <w:jc w:val="center"/>
        <w:rPr>
          <w:ins w:id="0" w:author="Автор" w:date="2026-03-24T13:36:00Z"/>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Fundamental restriction on epistasis detection </w:t>
      </w:r>
      <w:bookmarkStart w:id="1" w:name="_GoBack"/>
    </w:p>
    <w:bookmarkEnd w:id="1"/>
    <w:p w14:paraId="5C960518" w14:textId="77AE38FB" w:rsidR="0087149A" w:rsidRDefault="0076272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and fitness valleys in virus evolution</w:t>
      </w:r>
    </w:p>
    <w:p w14:paraId="024E4B94" w14:textId="77777777" w:rsidR="0087149A" w:rsidRDefault="0076272C">
      <w:pP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Likhachev</w:t>
      </w:r>
      <w:proofErr w:type="spellEnd"/>
      <w:r>
        <w:rPr>
          <w:rFonts w:ascii="Times New Roman" w:eastAsia="Times New Roman" w:hAnsi="Times New Roman" w:cs="Times New Roman"/>
          <w:sz w:val="24"/>
          <w:szCs w:val="24"/>
        </w:rPr>
        <w:t xml:space="preserve"> I.V. &amp; </w:t>
      </w:r>
      <w:proofErr w:type="spellStart"/>
      <w:r>
        <w:rPr>
          <w:rFonts w:ascii="Times New Roman" w:eastAsia="Times New Roman" w:hAnsi="Times New Roman" w:cs="Times New Roman"/>
          <w:sz w:val="24"/>
          <w:szCs w:val="24"/>
        </w:rPr>
        <w:t>Rouzine</w:t>
      </w:r>
      <w:proofErr w:type="spellEnd"/>
      <w:r>
        <w:rPr>
          <w:rFonts w:ascii="Times New Roman" w:eastAsia="Times New Roman" w:hAnsi="Times New Roman" w:cs="Times New Roman"/>
          <w:sz w:val="24"/>
          <w:szCs w:val="24"/>
        </w:rPr>
        <w:t xml:space="preserve"> I.M.*</w:t>
      </w:r>
    </w:p>
    <w:p w14:paraId="10B628C9" w14:textId="77777777" w:rsidR="0087149A" w:rsidRDefault="0076272C">
      <w:pP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Sechenov</w:t>
      </w:r>
      <w:proofErr w:type="spellEnd"/>
      <w:r>
        <w:rPr>
          <w:rFonts w:ascii="Times New Roman" w:eastAsia="Times New Roman" w:hAnsi="Times New Roman" w:cs="Times New Roman"/>
          <w:sz w:val="24"/>
          <w:szCs w:val="24"/>
        </w:rPr>
        <w:t xml:space="preserve"> Institute of Evolutionary Physiology and Biochemistry</w:t>
      </w:r>
    </w:p>
    <w:p w14:paraId="37476D75"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4A3EE218" w14:textId="77777777" w:rsidR="0087149A" w:rsidRDefault="0087149A">
      <w:pPr>
        <w:spacing w:line="360" w:lineRule="auto"/>
        <w:jc w:val="center"/>
        <w:rPr>
          <w:rFonts w:ascii="Times New Roman" w:eastAsia="Times New Roman" w:hAnsi="Times New Roman" w:cs="Times New Roman"/>
          <w:sz w:val="24"/>
          <w:szCs w:val="24"/>
        </w:rPr>
      </w:pPr>
    </w:p>
    <w:p w14:paraId="69747C39"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34CE77D1" w14:textId="36E53D54" w:rsidR="0087149A" w:rsidRDefault="0076272C">
      <w:pPr>
        <w:spacing w:line="360" w:lineRule="auto"/>
        <w:jc w:val="both"/>
        <w:rPr>
          <w:rFonts w:ascii="Times New Roman" w:eastAsia="Times New Roman" w:hAnsi="Times New Roman" w:cs="Times New Roman"/>
          <w:sz w:val="24"/>
          <w:szCs w:val="24"/>
        </w:rPr>
      </w:pPr>
      <w:bookmarkStart w:id="2" w:name="lnsckkfvqiem" w:colFirst="0" w:colLast="0"/>
      <w:bookmarkStart w:id="3" w:name="o1rntmh8698a" w:colFirst="0" w:colLast="0"/>
      <w:bookmarkStart w:id="4" w:name="via2le7xob24" w:colFirst="0" w:colLast="0"/>
      <w:bookmarkStart w:id="5" w:name="wcdjqore1275" w:colFirst="0" w:colLast="0"/>
      <w:bookmarkEnd w:id="2"/>
      <w:bookmarkEnd w:id="3"/>
      <w:bookmarkEnd w:id="4"/>
      <w:bookmarkEnd w:id="5"/>
      <w:r>
        <w:rPr>
          <w:rFonts w:ascii="Times New Roman" w:eastAsia="Times New Roman" w:hAnsi="Times New Roman" w:cs="Times New Roman"/>
          <w:sz w:val="24"/>
          <w:szCs w:val="24"/>
        </w:rPr>
        <w:t>Probabilistic prognosis of virus evolution, vital for the design of effective vaccines and antiviral drugs, requires the knowledge of adapti</w:t>
      </w:r>
      <w:r w:rsidRPr="0076272C">
        <w:rPr>
          <w:rFonts w:ascii="Times New Roman" w:eastAsia="Times New Roman" w:hAnsi="Times New Roman" w:cs="Times New Roman"/>
          <w:sz w:val="24"/>
          <w:szCs w:val="24"/>
        </w:rPr>
        <w:t>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w:t>
      </w:r>
      <w:r>
        <w:rPr>
          <w:rFonts w:ascii="Times New Roman" w:eastAsia="Times New Roman" w:hAnsi="Times New Roman" w:cs="Times New Roman"/>
          <w:sz w:val="24"/>
          <w:szCs w:val="24"/>
        </w:rPr>
        <w:t xml:space="preserve"> We probe the limits of detection based on </w:t>
      </w:r>
      <w:r w:rsidR="00680B1F" w:rsidRPr="00680B1F">
        <w:rPr>
          <w:rFonts w:ascii="Times New Roman" w:eastAsia="Times New Roman" w:hAnsi="Times New Roman" w:cs="Times New Roman"/>
          <w:sz w:val="24"/>
          <w:szCs w:val="24"/>
        </w:rPr>
        <w:t>pairwise correlations conditioned on the state of a third site</w:t>
      </w:r>
      <w:r w:rsidR="00680B1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 synthetic sequences </w:t>
      </w:r>
      <w:r w:rsidR="000E77EB">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volved </w:t>
      </w:r>
      <w:r w:rsidR="00495DC9">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three different ways. Results obtained under equal sampling from world regions imply the existence of fitness valleys connecting groups of viral variants.</w:t>
      </w:r>
    </w:p>
    <w:p w14:paraId="6FD74FFC" w14:textId="77777777" w:rsidR="0087149A" w:rsidRDefault="0087149A">
      <w:pPr>
        <w:spacing w:line="360" w:lineRule="auto"/>
        <w:rPr>
          <w:rFonts w:ascii="Times New Roman" w:eastAsia="Times New Roman" w:hAnsi="Times New Roman" w:cs="Times New Roman"/>
          <w:b/>
          <w:sz w:val="24"/>
          <w:szCs w:val="24"/>
        </w:rPr>
      </w:pPr>
    </w:p>
    <w:p w14:paraId="32246631"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Default="0087149A">
      <w:pPr>
        <w:spacing w:line="360" w:lineRule="auto"/>
        <w:rPr>
          <w:rFonts w:ascii="Times New Roman" w:eastAsia="Times New Roman" w:hAnsi="Times New Roman" w:cs="Times New Roman"/>
          <w:sz w:val="24"/>
          <w:szCs w:val="24"/>
        </w:rPr>
      </w:pPr>
    </w:p>
    <w:p w14:paraId="469DDF87"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Correspondence should be addressed to: igor.rouzine@iephb.ru</w:t>
      </w:r>
    </w:p>
    <w:p w14:paraId="31952452" w14:textId="77777777" w:rsidR="0087149A" w:rsidRDefault="0076272C">
      <w:pPr>
        <w:rPr>
          <w:rFonts w:ascii="Times New Roman" w:eastAsia="Times New Roman" w:hAnsi="Times New Roman" w:cs="Times New Roman"/>
          <w:sz w:val="24"/>
          <w:szCs w:val="24"/>
        </w:rPr>
      </w:pPr>
      <w:r>
        <w:br w:type="page"/>
      </w:r>
    </w:p>
    <w:p w14:paraId="419F354E"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SIGNIFICANCE </w:t>
      </w:r>
    </w:p>
    <w:p w14:paraId="13CCD12C" w14:textId="02C5873A" w:rsidR="0087149A" w:rsidRDefault="007627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three different ways. Results obtained under equal sampling from world regions imply the existence of fitness valleys connecting groups of viral variants.</w:t>
      </w:r>
    </w:p>
    <w:p w14:paraId="338144AD" w14:textId="77777777" w:rsidR="0087149A" w:rsidRDefault="0087149A">
      <w:pPr>
        <w:spacing w:line="360" w:lineRule="auto"/>
        <w:rPr>
          <w:rFonts w:ascii="Times New Roman" w:eastAsia="Times New Roman" w:hAnsi="Times New Roman" w:cs="Times New Roman"/>
          <w:sz w:val="24"/>
          <w:szCs w:val="24"/>
        </w:rPr>
      </w:pPr>
    </w:p>
    <w:p w14:paraId="01346377" w14:textId="77777777" w:rsidR="0087149A" w:rsidRDefault="0087149A">
      <w:pPr>
        <w:spacing w:line="360" w:lineRule="auto"/>
        <w:rPr>
          <w:rFonts w:ascii="Times New Roman" w:eastAsia="Times New Roman" w:hAnsi="Times New Roman" w:cs="Times New Roman"/>
          <w:sz w:val="24"/>
          <w:szCs w:val="24"/>
        </w:rPr>
      </w:pPr>
    </w:p>
    <w:p w14:paraId="51D86BB3" w14:textId="77777777" w:rsidR="0087149A" w:rsidRDefault="0076272C">
      <w:pPr>
        <w:rPr>
          <w:rFonts w:ascii="Times New Roman" w:eastAsia="Times New Roman" w:hAnsi="Times New Roman" w:cs="Times New Roman"/>
          <w:sz w:val="24"/>
          <w:szCs w:val="24"/>
        </w:rPr>
      </w:pPr>
      <w:r>
        <w:br w:type="page"/>
      </w:r>
    </w:p>
    <w:p w14:paraId="76A896F4" w14:textId="77777777" w:rsidR="0087149A" w:rsidRDefault="0087149A">
      <w:pPr>
        <w:spacing w:line="360" w:lineRule="auto"/>
        <w:rPr>
          <w:rFonts w:ascii="Times New Roman" w:eastAsia="Times New Roman" w:hAnsi="Times New Roman" w:cs="Times New Roman"/>
          <w:sz w:val="24"/>
          <w:szCs w:val="24"/>
        </w:rPr>
      </w:pPr>
    </w:p>
    <w:p w14:paraId="3CB40DA5"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627C4848" w14:textId="57B57751" w:rsidR="0087149A" w:rsidRDefault="007627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w:t>
      </w:r>
      <w:proofErr w:type="gramStart"/>
      <w:r>
        <w:rPr>
          <w:rFonts w:ascii="Times New Roman" w:eastAsia="Times New Roman" w:hAnsi="Times New Roman" w:cs="Times New Roman"/>
          <w:sz w:val="24"/>
          <w:szCs w:val="24"/>
        </w:rPr>
        <w:t>Epistasis  is</w:t>
      </w:r>
      <w:proofErr w:type="gramEnd"/>
      <w:r>
        <w:rPr>
          <w:rFonts w:ascii="Times New Roman" w:eastAsia="Times New Roman" w:hAnsi="Times New Roman" w:cs="Times New Roman"/>
          <w:sz w:val="24"/>
          <w:szCs w:val="24"/>
        </w:rPr>
        <w:t xml:space="preserve"> responsible for a significant fraction of genetic </w:t>
      </w:r>
      <w:r w:rsidR="002B2E45">
        <w:rPr>
          <w:rFonts w:ascii="Times New Roman" w:eastAsia="Times New Roman" w:hAnsi="Times New Roman" w:cs="Times New Roman"/>
          <w:sz w:val="24"/>
          <w:szCs w:val="24"/>
        </w:rPr>
        <w:t xml:space="preserve">inheritance </w: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[1, 2]</w:t>
      </w:r>
      <w:r w:rsidR="00EF6A49">
        <w:rPr>
          <w:rFonts w:ascii="Times New Roman" w:eastAsia="Times New Roman" w:hAnsi="Times New Roman" w:cs="Times New Roman"/>
          <w:sz w:val="24"/>
          <w:szCs w:val="24"/>
        </w:rPr>
        <w:fldChar w:fldCharType="end"/>
      </w:r>
      <w:r w:rsidR="002B2E45">
        <w:rPr>
          <w:rFonts w:ascii="Times New Roman" w:eastAsia="Times New Roman" w:hAnsi="Times New Roman" w:cs="Times New Roman"/>
          <w:sz w:val="24"/>
          <w:szCs w:val="24"/>
        </w:rPr>
        <w:t xml:space="preserve">. </w:t>
      </w:r>
      <w:r w:rsidRPr="00A32A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pathogens, epistasis facilitates the development of drug resistance and immune escape and impedes reversion of drug-resistant mutations </w: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[8-11]</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[12]</w:t>
      </w:r>
      <w:r w:rsidR="00533F85">
        <w:rPr>
          <w:rFonts w:ascii="Times New Roman" w:hAnsi="Times New Roman" w:cs="Times New Roman"/>
          <w:bCs/>
          <w:sz w:val="24"/>
          <w:szCs w:val="24"/>
          <w:lang w:val="en-US"/>
        </w:rPr>
        <w:fldChar w:fldCharType="end"/>
      </w:r>
      <w:r w:rsidR="001D21CF">
        <w:rPr>
          <w:rFonts w:ascii="Times New Roman" w:hAnsi="Times New Roman" w:cs="Times New Roman"/>
          <w:bCs/>
          <w:sz w:val="24"/>
          <w:szCs w:val="24"/>
          <w:lang w:val="en-US"/>
        </w:rPr>
        <w:t>.</w:t>
      </w:r>
      <w:r w:rsidR="008D1F85">
        <w:rPr>
          <w:rFonts w:ascii="Times New Roman" w:hAnsi="Times New Roman" w:cs="Times New Roman"/>
          <w:bCs/>
          <w:sz w:val="24"/>
          <w:szCs w:val="24"/>
          <w:lang w:val="en-US"/>
        </w:rPr>
        <w:t xml:space="preserve"> </w:t>
      </w:r>
    </w:p>
    <w:p w14:paraId="050B1F31" w14:textId="12D2611D" w:rsidR="00191392" w:rsidRDefault="0076272C" w:rsidP="006B3D86">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Epistasis is also implicated in the evolution of variants of SARS-CoV-2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[13]</w:t>
      </w:r>
      <w:r w:rsidR="00533F85">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[14-18]</w:t>
      </w:r>
      <w:r w:rsidR="00EF6A49">
        <w:rPr>
          <w:rFonts w:ascii="Times New Roman" w:hAnsi="Times New Roman" w:cs="Times New Roman"/>
          <w:bCs/>
          <w:sz w:val="24"/>
          <w:szCs w:val="24"/>
          <w:lang w:val="en-US" w:bidi="en-US"/>
        </w:rPr>
        <w:fldChar w:fldCharType="end"/>
      </w:r>
      <w:r w:rsidR="009F5D33">
        <w:rPr>
          <w:rFonts w:ascii="Times New Roman" w:hAnsi="Times New Roman" w:cs="Times New Roman"/>
          <w:bCs/>
          <w:sz w:val="24"/>
          <w:szCs w:val="24"/>
          <w:lang w:val="en-US" w:bidi="en-US"/>
        </w:rPr>
        <w:t xml:space="preserve"> </w:t>
      </w:r>
      <w:r>
        <w:rPr>
          <w:rFonts w:ascii="Times New Roman" w:eastAsia="Times New Roman" w:hAnsi="Times New Roman" w:cs="Times New Roman"/>
          <w:sz w:val="24"/>
          <w:szCs w:val="24"/>
        </w:rPr>
        <w:t xml:space="preserve">negatively affect the function of receptor binding, and have to be compensated elsewhere </w: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[19]</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tradeoff between antibody escape and transmissibility has been inferred in immunocompromised patients </w: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[20]</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same is likely true for mutations conferring escape from innate responses to SARS-CoV-2 </w: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[21, 22]</w:t>
      </w:r>
      <w:r w:rsidR="00EF6A49">
        <w:rPr>
          <w:rFonts w:ascii="Times New Roman" w:hAnsi="Times New Roman" w:cs="Times New Roman"/>
          <w:bCs/>
          <w:sz w:val="24"/>
          <w:szCs w:val="24"/>
          <w:lang w:val="en-US" w:bidi="en-US"/>
        </w:rPr>
        <w:fldChar w:fldCharType="end"/>
      </w:r>
      <w:r w:rsidR="00191392">
        <w:rPr>
          <w:rFonts w:ascii="Times New Roman" w:eastAsia="Times New Roman" w:hAnsi="Times New Roman" w:cs="Times New Roman"/>
          <w:sz w:val="24"/>
          <w:szCs w:val="24"/>
        </w:rPr>
        <w:tab/>
      </w:r>
    </w:p>
    <w:p w14:paraId="4CC0ED62" w14:textId="7E200E5C" w:rsidR="006B3D86" w:rsidRDefault="00435B03" w:rsidP="00435B0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While pairwise epistasis can be measured from the free energy of binding </w: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[23]</w:t>
      </w:r>
      <w:r w:rsidR="00EF6A49">
        <w:rPr>
          <w:rFonts w:ascii="Times New Roman" w:hAnsi="Times New Roman" w:cs="Times New Roman"/>
          <w:bCs/>
          <w:sz w:val="24"/>
          <w:szCs w:val="24"/>
          <w:lang w:val="en-US"/>
        </w:rPr>
        <w:fldChar w:fldCharType="end"/>
      </w:r>
      <w:r w:rsidR="006510AC">
        <w:rPr>
          <w:rFonts w:ascii="Times New Roman" w:hAnsi="Times New Roman" w:cs="Times New Roman"/>
          <w:bCs/>
          <w:sz w:val="24"/>
          <w:szCs w:val="24"/>
          <w:lang w:val="en-US"/>
        </w:rPr>
        <w:t xml:space="preserve"> </w:t>
      </w:r>
      <w:r w:rsidR="002E47E3">
        <w:rPr>
          <w:rFonts w:ascii="Times New Roman" w:hAnsi="Times New Roman" w:cs="Times New Roman"/>
          <w:bCs/>
          <w:sz w:val="24"/>
          <w:szCs w:val="24"/>
          <w:lang w:val="en-US"/>
        </w:rPr>
        <w:t xml:space="preserve">and </w:t>
      </w:r>
      <w:r w:rsidR="0076272C">
        <w:rPr>
          <w:rFonts w:ascii="Times New Roman" w:eastAsia="Times New Roman" w:hAnsi="Times New Roman" w:cs="Times New Roman"/>
          <w:sz w:val="24"/>
          <w:szCs w:val="24"/>
        </w:rPr>
        <w:t xml:space="preserve">in culture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[24]</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these results cannot be transferred directly to the biological levels of an organism or population</w:t>
      </w:r>
      <w:r w:rsidR="00903C28" w:rsidRPr="00FC4B93">
        <w:rPr>
          <w:rFonts w:ascii="Times New Roman" w:eastAsia="Times New Roman" w:hAnsi="Times New Roman" w:cs="Times New Roman"/>
          <w:sz w:val="24"/>
          <w:szCs w:val="24"/>
          <w:lang w:val="en-US"/>
        </w:rPr>
        <w:t xml:space="preserve">, </w:t>
      </w:r>
      <w:r w:rsidR="00903C28">
        <w:rPr>
          <w:rFonts w:ascii="Times New Roman" w:eastAsia="Times New Roman" w:hAnsi="Times New Roman" w:cs="Times New Roman"/>
          <w:sz w:val="24"/>
          <w:szCs w:val="24"/>
          <w:lang w:val="en-US"/>
        </w:rPr>
        <w:t xml:space="preserve">where </w:t>
      </w:r>
      <w:r w:rsidR="00903C28" w:rsidRPr="00534DC8">
        <w:rPr>
          <w:rFonts w:ascii="Times New Roman" w:eastAsia="Times New Roman" w:hAnsi="Times New Roman" w:cs="Times New Roman"/>
          <w:sz w:val="24"/>
          <w:szCs w:val="24"/>
        </w:rPr>
        <w:t xml:space="preserve">epistasis is defined </w:t>
      </w:r>
      <w:r w:rsidR="00903C28">
        <w:rPr>
          <w:rFonts w:ascii="Times New Roman" w:eastAsia="Times New Roman" w:hAnsi="Times New Roman" w:cs="Times New Roman"/>
          <w:sz w:val="24"/>
          <w:szCs w:val="24"/>
        </w:rPr>
        <w:t>with respect to</w:t>
      </w:r>
      <w:r w:rsidR="00903C28" w:rsidRPr="00534DC8">
        <w:rPr>
          <w:rFonts w:ascii="Times New Roman" w:eastAsia="Times New Roman" w:hAnsi="Times New Roman" w:cs="Times New Roman"/>
          <w:sz w:val="24"/>
          <w:szCs w:val="24"/>
        </w:rPr>
        <w:t xml:space="preserve"> fitness, i.e. </w:t>
      </w:r>
      <w:r w:rsidR="00903C28">
        <w:rPr>
          <w:rFonts w:ascii="Times New Roman" w:eastAsia="Times New Roman" w:hAnsi="Times New Roman" w:cs="Times New Roman"/>
          <w:sz w:val="24"/>
          <w:szCs w:val="24"/>
        </w:rPr>
        <w:t xml:space="preserve">the </w:t>
      </w:r>
      <w:r w:rsidR="00903C28" w:rsidRPr="00534DC8">
        <w:rPr>
          <w:rFonts w:ascii="Times New Roman" w:eastAsia="Times New Roman" w:hAnsi="Times New Roman" w:cs="Times New Roman"/>
          <w:sz w:val="24"/>
          <w:szCs w:val="24"/>
        </w:rPr>
        <w:t>reproduction number at the within-host or between</w:t>
      </w:r>
      <w:r w:rsidR="008525E7">
        <w:rPr>
          <w:rFonts w:ascii="Times New Roman" w:eastAsia="Times New Roman" w:hAnsi="Times New Roman" w:cs="Times New Roman"/>
          <w:sz w:val="24"/>
          <w:szCs w:val="24"/>
        </w:rPr>
        <w:t>-</w:t>
      </w:r>
      <w:r w:rsidR="00903C28" w:rsidRPr="00534DC8">
        <w:rPr>
          <w:rFonts w:ascii="Times New Roman" w:eastAsia="Times New Roman" w:hAnsi="Times New Roman" w:cs="Times New Roman"/>
          <w:sz w:val="24"/>
          <w:szCs w:val="24"/>
        </w:rPr>
        <w:t>host level</w:t>
      </w:r>
      <w:r w:rsidR="008525E7">
        <w:rPr>
          <w:rFonts w:ascii="Times New Roman" w:eastAsia="Times New Roman" w:hAnsi="Times New Roman" w:cs="Times New Roman"/>
          <w:sz w:val="24"/>
          <w:szCs w:val="24"/>
        </w:rPr>
        <w:t>s</w:t>
      </w:r>
      <w:r w:rsidR="00903C28" w:rsidRPr="00534DC8">
        <w:rPr>
          <w:rFonts w:ascii="Times New Roman" w:eastAsia="Times New Roman" w:hAnsi="Times New Roman" w:cs="Times New Roman"/>
          <w:sz w:val="24"/>
          <w:szCs w:val="24"/>
        </w:rPr>
        <w:t>.</w:t>
      </w:r>
      <w:r w:rsidR="00903C28" w:rsidRPr="00FC4B93">
        <w:rPr>
          <w:rFonts w:ascii="Times New Roman" w:eastAsia="Times New Roman" w:hAnsi="Times New Roman" w:cs="Times New Roman"/>
          <w:sz w:val="24"/>
          <w:szCs w:val="24"/>
          <w:lang w:val="en-US"/>
        </w:rPr>
        <w:t xml:space="preserve"> </w:t>
      </w:r>
      <w:r w:rsidR="0076272C">
        <w:rPr>
          <w:rFonts w:ascii="Times New Roman" w:eastAsia="Times New Roman" w:hAnsi="Times New Roman" w:cs="Times New Roman"/>
          <w:sz w:val="24"/>
          <w:szCs w:val="24"/>
        </w:rPr>
        <w:t xml:space="preserve"> Therefore, a large number of approaches has been proposed to measure epistasis directly from genomic data </w: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[25-27]</w:t>
      </w:r>
      <w:r w:rsidR="00EF6A49">
        <w:rPr>
          <w:rFonts w:ascii="Times New Roman" w:hAnsi="Times New Roman" w:cs="Times New Roman"/>
          <w:bCs/>
          <w:sz w:val="24"/>
          <w:szCs w:val="24"/>
          <w:lang w:val="en-US"/>
        </w:rPr>
        <w:fldChar w:fldCharType="end"/>
      </w:r>
      <w:r w:rsidR="006510AC">
        <w:rPr>
          <w:rFonts w:ascii="Times New Roman" w:eastAsia="Times New Roman" w:hAnsi="Times New Roman" w:cs="Times New Roman"/>
          <w:sz w:val="24"/>
          <w:szCs w:val="24"/>
        </w:rPr>
        <w:t>.</w:t>
      </w:r>
      <w:r w:rsidR="006B3D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popular method </w:t>
      </w:r>
      <w:r w:rsidRPr="00535229">
        <w:rPr>
          <w:rFonts w:ascii="Times New Roman" w:eastAsia="Times New Roman" w:hAnsi="Times New Roman" w:cs="Times New Roman"/>
          <w:sz w:val="24"/>
          <w:szCs w:val="24"/>
        </w:rPr>
        <w:t xml:space="preserve">of </w:t>
      </w:r>
      <w:r w:rsidRPr="00061E8D">
        <w:rPr>
          <w:rStyle w:val="apple-converted-space"/>
          <w:rFonts w:ascii="Times New Roman" w:hAnsi="Times New Roman" w:cs="Times New Roman"/>
          <w:color w:val="000000"/>
          <w:sz w:val="24"/>
          <w:szCs w:val="24"/>
          <w:shd w:val="clear" w:color="auto" w:fill="FFFFFF"/>
          <w:lang w:val="en-US"/>
        </w:rPr>
        <w:t>“quasi-linkage equilibrium</w:t>
      </w:r>
      <w:r w:rsidR="00093E61">
        <w:rPr>
          <w:rStyle w:val="apple-converted-space"/>
          <w:rFonts w:ascii="Times New Roman" w:hAnsi="Times New Roman" w:cs="Times New Roman"/>
          <w:color w:val="000000"/>
          <w:sz w:val="24"/>
          <w:szCs w:val="24"/>
          <w:shd w:val="clear" w:color="auto" w:fill="FFFFFF"/>
          <w:lang w:val="en-US"/>
        </w:rPr>
        <w:t>"</w:t>
      </w:r>
      <w:r w:rsidRPr="00061E8D">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535229">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[28-31]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However, none of these methods enable reliable measurement of epistasis in asexual populations or in sexual populations at close loci</w:t>
      </w:r>
      <w:r w:rsidR="006B3D86">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[32]</w:t>
      </w:r>
      <w:r w:rsidR="00EF6A49">
        <w:rPr>
          <w:rFonts w:ascii="Times New Roman" w:eastAsia="Times New Roman" w:hAnsi="Times New Roman" w:cs="Times New Roman"/>
          <w:sz w:val="24"/>
          <w:szCs w:val="24"/>
        </w:rPr>
        <w:fldChar w:fldCharType="end"/>
      </w:r>
      <w:r w:rsidR="006B3D86">
        <w:rPr>
          <w:rFonts w:ascii="Times New Roman" w:hAnsi="Times New Roman" w:cs="Times New Roman"/>
          <w:bCs/>
          <w:sz w:val="24"/>
          <w:szCs w:val="24"/>
          <w:lang w:val="en-US"/>
        </w:rPr>
        <w:t>.</w:t>
      </w:r>
    </w:p>
    <w:p w14:paraId="0B0E1689" w14:textId="7D59DEF1" w:rsidR="00B863EF" w:rsidRPr="00742F5B" w:rsidRDefault="006B3D86" w:rsidP="00FC4B9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About a century ago, it was realized that the evolution of a population is strongly affected by the fact that the fates of alleles at different loci are linked unless separated by recombination</w:t>
      </w:r>
      <w:r w:rsidR="00395CF5">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[33]</w:t>
      </w:r>
      <w:r w:rsidR="00EF6A49">
        <w:rPr>
          <w:rFonts w:ascii="Times New Roman" w:eastAsia="Times New Roman" w:hAnsi="Times New Roman" w:cs="Times New Roman"/>
          <w:sz w:val="24"/>
          <w:szCs w:val="24"/>
        </w:rPr>
        <w:fldChar w:fldCharType="end"/>
      </w:r>
      <w:r w:rsidR="0076272C">
        <w:rPr>
          <w:rFonts w:ascii="Times New Roman" w:eastAsia="Times New Roman" w:hAnsi="Times New Roman" w:cs="Times New Roman"/>
          <w:sz w:val="24"/>
          <w:szCs w:val="24"/>
        </w:rPr>
        <w:t>.</w:t>
      </w:r>
      <w:r w:rsidR="00B863EF">
        <w:rPr>
          <w:rFonts w:ascii="Times New Roman" w:eastAsia="Times New Roman" w:hAnsi="Times New Roman" w:cs="Times New Roman"/>
          <w:sz w:val="24"/>
          <w:szCs w:val="24"/>
          <w:lang w:val="en-US"/>
        </w:rPr>
        <w:t xml:space="preserve"> Empirically, </w:t>
      </w:r>
      <w:r w:rsidR="00B863EF">
        <w:rPr>
          <w:rFonts w:ascii="Times New Roman" w:eastAsia="Times New Roman" w:hAnsi="Times New Roman" w:cs="Times New Roman"/>
          <w:sz w:val="24"/>
          <w:szCs w:val="24"/>
        </w:rPr>
        <w:t>t</w:t>
      </w:r>
      <w:r w:rsidR="00B863EF" w:rsidRPr="00B863EF">
        <w:rPr>
          <w:rFonts w:ascii="Times New Roman" w:eastAsia="Times New Roman" w:hAnsi="Times New Roman" w:cs="Times New Roman"/>
          <w:sz w:val="24"/>
          <w:szCs w:val="24"/>
        </w:rPr>
        <w:t>he effect of strong linkage between genomic sites has been discovered by Thomas Hunt Morgan who used the inter-dependent segregation of alleles in fruit flies to understand the role of chromosomes and sex</w:t>
      </w:r>
      <w:r w:rsidR="00C704E0">
        <w:rPr>
          <w:rFonts w:ascii="Times New Roman" w:eastAsia="Times New Roman" w:hAnsi="Times New Roman" w:cs="Times New Roman"/>
          <w:sz w:val="24"/>
          <w:szCs w:val="24"/>
        </w:rPr>
        <w:t xml:space="preserve"> in inheritance</w:t>
      </w:r>
      <w:r w:rsidR="00B863EF" w:rsidRPr="00B863EF">
        <w:rPr>
          <w:rFonts w:ascii="Times New Roman" w:eastAsia="Times New Roman" w:hAnsi="Times New Roman" w:cs="Times New Roman"/>
          <w:sz w:val="24"/>
          <w:szCs w:val="24"/>
        </w:rPr>
        <w:t xml:space="preserve">. </w:t>
      </w:r>
      <w:r w:rsidR="00B863EF" w:rsidRPr="00B863EF">
        <w:rPr>
          <w:rFonts w:ascii="Times New Roman" w:eastAsia="Times New Roman" w:hAnsi="Times New Roman" w:cs="Times New Roman"/>
          <w:sz w:val="24"/>
          <w:szCs w:val="24"/>
          <w:lang w:val="en-US"/>
        </w:rPr>
        <w:t xml:space="preserve">Since then, a large body of experiment and modeling demonstrated that linkage changes evolutionary properties drastically. In the absence of recombination, common phylogeny makes all sequences very similar to their MRCA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Moreover, </w:t>
      </w:r>
      <w:r w:rsidR="00B863EF" w:rsidRPr="00B863EF">
        <w:rPr>
          <w:rFonts w:ascii="Times New Roman" w:eastAsia="Times New Roman" w:hAnsi="Times New Roman" w:cs="Times New Roman"/>
          <w:sz w:val="24"/>
          <w:szCs w:val="24"/>
          <w:lang w:val="en-US"/>
        </w:rPr>
        <w:lastRenderedPageBreak/>
        <w:t xml:space="preserve">even very frequent recombination does not break up linkage effects in a sufficiently long genome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[35]</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w:t>
      </w:r>
    </w:p>
    <w:p w14:paraId="418C2F57" w14:textId="02452DD2" w:rsidR="0087149A" w:rsidRDefault="00AD43F8">
      <w:pPr>
        <w:spacing w:after="0" w:line="360" w:lineRule="auto"/>
        <w:jc w:val="both"/>
        <w:rPr>
          <w:rFonts w:ascii="Times New Roman" w:eastAsia="Times New Roman" w:hAnsi="Times New Roman" w:cs="Times New Roman"/>
          <w:sz w:val="24"/>
          <w:szCs w:val="24"/>
        </w:rPr>
        <w:pPrChange w:id="6" w:author="Автор" w:date="2025-12-07T00:00:00Z">
          <w:pPr>
            <w:tabs>
              <w:tab w:val="left" w:pos="7513"/>
            </w:tabs>
            <w:spacing w:after="0" w:line="360" w:lineRule="auto"/>
            <w:jc w:val="both"/>
          </w:pPr>
        </w:pPrChange>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7A71E2">
        <w:rPr>
          <w:rFonts w:ascii="Times New Roman" w:eastAsia="Times New Roman" w:hAnsi="Times New Roman" w:cs="Times New Roman"/>
          <w:sz w:val="24"/>
          <w:szCs w:val="24"/>
          <w:lang w:val="en-US"/>
        </w:rPr>
        <w:t>.</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As a result, any measure of co-variance</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 xml:space="preserve">produces strong noise of random sign. </w:t>
      </w:r>
      <w:r w:rsidR="006B3D86">
        <w:rPr>
          <w:rFonts w:ascii="Times New Roman" w:eastAsia="Times New Roman" w:hAnsi="Times New Roman" w:cs="Times New Roman"/>
          <w:sz w:val="24"/>
          <w:szCs w:val="24"/>
        </w:rPr>
        <w:t xml:space="preserve">An attempt </w:t>
      </w:r>
      <w:r w:rsidR="00DD3CC6">
        <w:rPr>
          <w:rFonts w:ascii="Times New Roman" w:eastAsia="Times New Roman" w:hAnsi="Times New Roman" w:cs="Times New Roman"/>
          <w:sz w:val="24"/>
          <w:szCs w:val="24"/>
        </w:rPr>
        <w:t>at</w:t>
      </w:r>
      <w:r w:rsidR="006B3D86">
        <w:rPr>
          <w:rFonts w:ascii="Times New Roman" w:eastAsia="Times New Roman" w:hAnsi="Times New Roman" w:cs="Times New Roman"/>
          <w:sz w:val="24"/>
          <w:szCs w:val="24"/>
        </w:rPr>
        <w:t xml:space="preserve"> detect</w:t>
      </w:r>
      <w:r w:rsidR="00DD3CC6">
        <w:rPr>
          <w:rFonts w:ascii="Times New Roman" w:eastAsia="Times New Roman" w:hAnsi="Times New Roman" w:cs="Times New Roman"/>
          <w:sz w:val="24"/>
          <w:szCs w:val="24"/>
        </w:rPr>
        <w:t>ing</w:t>
      </w:r>
      <w:r w:rsidR="006B3D86">
        <w:rPr>
          <w:rFonts w:ascii="Times New Roman" w:eastAsia="Times New Roman" w:hAnsi="Times New Roman" w:cs="Times New Roman"/>
          <w:sz w:val="24"/>
          <w:szCs w:val="24"/>
        </w:rPr>
        <w:t xml:space="preserve"> epistasis, whether by using covariance measures, such as Pearson coefficient, mutual entropy, universal footprint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or </w:t>
      </w:r>
      <w:r w:rsidR="00DD3CC6">
        <w:rPr>
          <w:rFonts w:ascii="Times New Roman" w:eastAsia="Times New Roman" w:hAnsi="Times New Roman" w:cs="Times New Roman"/>
          <w:sz w:val="24"/>
          <w:szCs w:val="24"/>
        </w:rPr>
        <w:t xml:space="preserve">by </w:t>
      </w:r>
      <w:r w:rsidR="006B3D86">
        <w:rPr>
          <w:rFonts w:ascii="Times New Roman" w:eastAsia="Times New Roman" w:hAnsi="Times New Roman" w:cs="Times New Roman"/>
          <w:sz w:val="24"/>
          <w:szCs w:val="24"/>
        </w:rPr>
        <w:t xml:space="preserve">tree-based methods </w: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 </w:instrTex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EN.CITE.DATA </w:instrText>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end"/>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[37, 38]</w:t>
      </w:r>
      <w:r w:rsidR="00EF6A49">
        <w:rPr>
          <w:rFonts w:ascii="Times New Roman" w:eastAsia="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faces the same problem, the overwhelming genetic linkage effects. </w:t>
      </w:r>
      <w:r w:rsidR="0076272C">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Pr>
          <w:rFonts w:ascii="Times New Roman" w:eastAsia="Times New Roman" w:hAnsi="Times New Roman" w:cs="Times New Roman"/>
          <w:sz w:val="24"/>
          <w:szCs w:val="24"/>
        </w:rPr>
        <w:t xml:space="preserve">it was proposed to use </w:t>
      </w:r>
      <w:r w:rsidR="0076272C">
        <w:rPr>
          <w:rFonts w:ascii="Times New Roman" w:eastAsia="Times New Roman" w:hAnsi="Times New Roman" w:cs="Times New Roman"/>
          <w:sz w:val="24"/>
          <w:szCs w:val="24"/>
        </w:rPr>
        <w:t xml:space="preserve">only sequences with a majority allele at a neighbor site of </w:t>
      </w:r>
      <w:r w:rsidR="007E68FB">
        <w:rPr>
          <w:rFonts w:ascii="Times New Roman" w:eastAsia="Times New Roman" w:hAnsi="Times New Roman" w:cs="Times New Roman"/>
          <w:sz w:val="24"/>
          <w:szCs w:val="24"/>
        </w:rPr>
        <w:t xml:space="preserve">the </w:t>
      </w:r>
      <w:r w:rsidR="0076272C">
        <w:rPr>
          <w:rFonts w:ascii="Times New Roman" w:eastAsia="Times New Roman" w:hAnsi="Times New Roman" w:cs="Times New Roman"/>
          <w:sz w:val="24"/>
          <w:szCs w:val="24"/>
        </w:rPr>
        <w:t xml:space="preserve">measured </w:t>
      </w:r>
      <w:r w:rsidR="007E68FB">
        <w:rPr>
          <w:rFonts w:ascii="Times New Roman" w:eastAsia="Times New Roman" w:hAnsi="Times New Roman" w:cs="Times New Roman"/>
          <w:sz w:val="24"/>
          <w:szCs w:val="24"/>
        </w:rPr>
        <w:t xml:space="preserve">site </w:t>
      </w:r>
      <w:r w:rsidR="0076272C">
        <w:rPr>
          <w:rFonts w:ascii="Times New Roman" w:eastAsia="Times New Roman" w:hAnsi="Times New Roman" w:cs="Times New Roman"/>
          <w:sz w:val="24"/>
          <w:szCs w:val="24"/>
        </w:rPr>
        <w:t>pair</w:t>
      </w:r>
      <w:r w:rsidR="007E68FB">
        <w:rPr>
          <w:rFonts w:ascii="Times New Roman" w:eastAsia="Times New Roman" w:hAnsi="Times New Roman" w:cs="Times New Roman"/>
          <w:sz w:val="24"/>
          <w:szCs w:val="24"/>
        </w:rPr>
        <w:t xml:space="preserve"> to </w:t>
      </w:r>
      <w:r w:rsidR="0076272C">
        <w:rPr>
          <w:rFonts w:ascii="Times New Roman" w:eastAsia="Times New Roman" w:hAnsi="Times New Roman" w:cs="Times New Roman"/>
          <w:sz w:val="24"/>
          <w:szCs w:val="24"/>
        </w:rPr>
        <w:t xml:space="preserve">interrupt a path </w:t>
      </w:r>
      <w:r w:rsidR="00DD3CC6">
        <w:rPr>
          <w:rFonts w:ascii="Times New Roman" w:eastAsia="Times New Roman" w:hAnsi="Times New Roman" w:cs="Times New Roman"/>
          <w:sz w:val="24"/>
          <w:szCs w:val="24"/>
        </w:rPr>
        <w:t xml:space="preserve">along sites </w:t>
      </w:r>
      <w:r w:rsidR="0076272C">
        <w:rPr>
          <w:rFonts w:ascii="Times New Roman" w:eastAsia="Times New Roman" w:hAnsi="Times New Roman" w:cs="Times New Roman"/>
          <w:sz w:val="24"/>
          <w:szCs w:val="24"/>
        </w:rPr>
        <w:t xml:space="preserve">that creates a false-positive interaction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xml:space="preserve">. </w:t>
      </w:r>
    </w:p>
    <w:p w14:paraId="45874FB1" w14:textId="639594A7" w:rsidR="001A35A3" w:rsidRPr="001A35A3" w:rsidRDefault="0076272C" w:rsidP="002C66A8">
      <w:pPr>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ab/>
        <w:t xml:space="preserve">In the present work, we test </w:t>
      </w:r>
      <w:r w:rsidR="0044791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fidelity of this detection technique using Monte-Carlo simulation in a broad range of parameters.  Then, we apply the method to real virus sequences from the adapting world population of SARS–CoV-2 sampled in three different ways to predict the strongest epistatic links. </w:t>
      </w:r>
      <w:r w:rsidR="002C66A8">
        <w:rPr>
          <w:rFonts w:ascii="Times New Roman" w:eastAsia="Times New Roman" w:hAnsi="Times New Roman" w:cs="Times New Roman"/>
          <w:sz w:val="24"/>
          <w:szCs w:val="24"/>
        </w:rPr>
        <w:t>This</w:t>
      </w:r>
      <w:r w:rsidR="00101F13" w:rsidRPr="00101F13">
        <w:rPr>
          <w:rFonts w:ascii="Times New Roman" w:eastAsia="Times New Roman" w:hAnsi="Times New Roman" w:cs="Times New Roman"/>
          <w:sz w:val="24"/>
          <w:szCs w:val="24"/>
          <w:lang w:val="en-US"/>
        </w:rPr>
        <w:t xml:space="preserve"> approach differs from the </w:t>
      </w:r>
      <w:r w:rsidR="002C66A8">
        <w:rPr>
          <w:rFonts w:ascii="Times New Roman" w:eastAsia="Times New Roman" w:hAnsi="Times New Roman" w:cs="Times New Roman"/>
          <w:sz w:val="24"/>
          <w:szCs w:val="24"/>
          <w:lang w:val="en-US"/>
        </w:rPr>
        <w:t>alternative methods</w:t>
      </w:r>
      <w:r w:rsidR="00101F13" w:rsidRPr="00101F13">
        <w:rPr>
          <w:rFonts w:ascii="Times New Roman" w:eastAsia="Times New Roman" w:hAnsi="Times New Roman" w:cs="Times New Roman"/>
          <w:sz w:val="24"/>
          <w:szCs w:val="24"/>
          <w:lang w:val="en-US"/>
        </w:rPr>
        <w:t xml:space="preserve"> in the following respects.</w:t>
      </w:r>
      <w:r w:rsidR="001A35A3" w:rsidRPr="001A35A3">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Pr>
          <w:rFonts w:ascii="Times New Roman" w:eastAsia="Times New Roman" w:hAnsi="Times New Roman" w:cs="Times New Roman"/>
          <w:sz w:val="24"/>
          <w:szCs w:val="24"/>
          <w:lang w:val="en-US"/>
        </w:rPr>
        <w:t xml:space="preserve"> on simulated sequences</w:t>
      </w:r>
      <w:r w:rsidR="001A35A3" w:rsidRPr="001A35A3">
        <w:rPr>
          <w:rFonts w:ascii="Times New Roman" w:eastAsia="Times New Roman" w:hAnsi="Times New Roman" w:cs="Times New Roman"/>
          <w:sz w:val="24"/>
          <w:szCs w:val="24"/>
          <w:lang w:val="en-US"/>
        </w:rPr>
        <w:t xml:space="preserve">, using a generic model of population genetics of the Wright Fisher type. Thirdly, the application to data is focused on well-balanced sampling between sequences related to major variants. </w:t>
      </w:r>
      <w:r w:rsidR="001A35A3" w:rsidRPr="001A35A3">
        <w:rPr>
          <w:rFonts w:ascii="Times New Roman" w:eastAsia="Times New Roman" w:hAnsi="Times New Roman" w:cs="Times New Roman"/>
          <w:bCs/>
          <w:sz w:val="24"/>
          <w:szCs w:val="24"/>
          <w:lang w:val="en-US"/>
        </w:rPr>
        <w:t xml:space="preserve">The fourth </w:t>
      </w:r>
      <w:r w:rsidR="0019511E">
        <w:rPr>
          <w:rFonts w:ascii="Times New Roman" w:eastAsia="Times New Roman" w:hAnsi="Times New Roman" w:cs="Times New Roman"/>
          <w:bCs/>
          <w:sz w:val="24"/>
          <w:szCs w:val="24"/>
          <w:lang w:val="en-US"/>
        </w:rPr>
        <w:t>feature</w:t>
      </w:r>
      <w:r w:rsidR="001A35A3" w:rsidRPr="001A35A3">
        <w:rPr>
          <w:rFonts w:ascii="Times New Roman" w:eastAsia="Times New Roman" w:hAnsi="Times New Roman" w:cs="Times New Roman"/>
          <w:bCs/>
          <w:sz w:val="24"/>
          <w:szCs w:val="24"/>
          <w:lang w:val="en-US"/>
        </w:rPr>
        <w:t xml:space="preserve"> is the use of </w:t>
      </w:r>
      <w:r w:rsidR="00BF15E8">
        <w:rPr>
          <w:rFonts w:ascii="Times New Roman" w:eastAsia="Times New Roman" w:hAnsi="Times New Roman" w:cs="Times New Roman"/>
          <w:bCs/>
          <w:sz w:val="24"/>
          <w:szCs w:val="24"/>
          <w:lang w:val="en-US"/>
        </w:rPr>
        <w:t>the</w:t>
      </w:r>
      <w:r w:rsidR="001A35A3" w:rsidRPr="001A35A3">
        <w:rPr>
          <w:rFonts w:ascii="Times New Roman" w:eastAsia="Times New Roman" w:hAnsi="Times New Roman" w:cs="Times New Roman"/>
          <w:bCs/>
          <w:sz w:val="24"/>
          <w:szCs w:val="24"/>
          <w:lang w:val="en-US"/>
        </w:rPr>
        <w:t xml:space="preserve"> conditional correlator.</w:t>
      </w:r>
      <w:r w:rsidR="0066708E">
        <w:rPr>
          <w:rFonts w:ascii="Times New Roman" w:eastAsia="Times New Roman" w:hAnsi="Times New Roman" w:cs="Times New Roman"/>
          <w:bCs/>
          <w:sz w:val="24"/>
          <w:szCs w:val="24"/>
          <w:lang w:val="en-US"/>
        </w:rPr>
        <w:t xml:space="preserve"> </w:t>
      </w:r>
    </w:p>
    <w:p w14:paraId="52CA3BC6" w14:textId="77777777" w:rsidR="0087149A"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76272C" w:rsidRDefault="0076272C">
      <w:pPr>
        <w:spacing w:line="360" w:lineRule="auto"/>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RESULTS </w:t>
      </w:r>
    </w:p>
    <w:p w14:paraId="55D74CE5" w14:textId="5923BB03" w:rsidR="003A5E2B" w:rsidRPr="005E310B" w:rsidRDefault="003A5E2B">
      <w:pPr>
        <w:spacing w:after="0" w:line="360" w:lineRule="auto"/>
        <w:ind w:firstLine="708"/>
        <w:jc w:val="both"/>
        <w:rPr>
          <w:rFonts w:ascii="Times New Roman" w:eastAsia="Times New Roman" w:hAnsi="Times New Roman" w:cs="Times New Roman"/>
          <w:b/>
          <w:sz w:val="24"/>
          <w:szCs w:val="24"/>
          <w:lang w:val="en-US"/>
          <w:rPrChange w:id="7" w:author="Автор" w:date="2026-03-30T20:46:00Z">
            <w:rPr>
              <w:rFonts w:ascii="Times New Roman" w:eastAsia="Times New Roman" w:hAnsi="Times New Roman" w:cs="Times New Roman"/>
              <w:b/>
              <w:sz w:val="24"/>
              <w:szCs w:val="24"/>
            </w:rPr>
          </w:rPrChange>
        </w:rPr>
      </w:pPr>
      <w:ins w:id="8" w:author="Автор" w:date="2026-03-24T14:13:00Z">
        <w:r>
          <w:rPr>
            <w:rFonts w:ascii="Times New Roman" w:eastAsia="Times New Roman" w:hAnsi="Times New Roman" w:cs="Times New Roman"/>
            <w:b/>
            <w:sz w:val="24"/>
            <w:szCs w:val="24"/>
          </w:rPr>
          <w:t>Detection meth</w:t>
        </w:r>
      </w:ins>
      <w:ins w:id="9" w:author="Автор" w:date="2026-03-24T14:14:00Z">
        <w:r>
          <w:rPr>
            <w:rFonts w:ascii="Times New Roman" w:eastAsia="Times New Roman" w:hAnsi="Times New Roman" w:cs="Times New Roman"/>
            <w:b/>
            <w:sz w:val="24"/>
            <w:szCs w:val="24"/>
          </w:rPr>
          <w:t xml:space="preserve">od. </w:t>
        </w:r>
        <w:r>
          <w:rPr>
            <w:rFonts w:ascii="Times New Roman" w:eastAsia="Times New Roman" w:hAnsi="Times New Roman" w:cs="Times New Roman"/>
            <w:sz w:val="24"/>
            <w:szCs w:val="24"/>
          </w:rPr>
          <w:t xml:space="preserve">The detection method is described in </w:t>
        </w:r>
        <w:r w:rsidRPr="0042315E">
          <w:rPr>
            <w:rFonts w:ascii="Times New Roman" w:eastAsia="Times New Roman" w:hAnsi="Times New Roman" w:cs="Times New Roman"/>
            <w:i/>
            <w:sz w:val="24"/>
            <w:szCs w:val="24"/>
          </w:rPr>
          <w:t>Methods</w:t>
        </w:r>
        <w:r w:rsidRPr="005E310B">
          <w:rPr>
            <w:rFonts w:ascii="Times New Roman" w:eastAsia="Times New Roman" w:hAnsi="Times New Roman" w:cs="Times New Roman"/>
            <w:bCs/>
            <w:sz w:val="24"/>
            <w:szCs w:val="24"/>
            <w:highlight w:val="yellow"/>
            <w:rPrChange w:id="10" w:author="Автор" w:date="2026-03-24T14:14:00Z">
              <w:rPr>
                <w:rFonts w:ascii="Times New Roman" w:eastAsia="Times New Roman" w:hAnsi="Times New Roman" w:cs="Times New Roman"/>
                <w:b/>
                <w:sz w:val="24"/>
                <w:szCs w:val="24"/>
              </w:rPr>
            </w:rPrChange>
          </w:rPr>
          <w:t>.</w:t>
        </w:r>
        <w:commentRangeStart w:id="11"/>
        <w:r w:rsidRPr="005E310B">
          <w:rPr>
            <w:rFonts w:ascii="Times New Roman" w:eastAsia="Times New Roman" w:hAnsi="Times New Roman" w:cs="Times New Roman"/>
            <w:bCs/>
            <w:sz w:val="24"/>
            <w:szCs w:val="24"/>
            <w:highlight w:val="yellow"/>
            <w:rPrChange w:id="12" w:author="Автор" w:date="2026-03-24T14:14:00Z">
              <w:rPr>
                <w:rFonts w:ascii="Times New Roman" w:eastAsia="Times New Roman" w:hAnsi="Times New Roman" w:cs="Times New Roman"/>
                <w:b/>
                <w:sz w:val="24"/>
                <w:szCs w:val="24"/>
              </w:rPr>
            </w:rPrChange>
          </w:rPr>
          <w:t xml:space="preserve">  </w:t>
        </w:r>
      </w:ins>
      <w:ins w:id="13" w:author="Автор" w:date="2026-03-30T20:46:00Z">
        <w:r w:rsidR="00BA65D7" w:rsidRPr="00BA65D7">
          <w:rPr>
            <w:rFonts w:ascii="Times New Roman" w:eastAsia="Times New Roman" w:hAnsi="Times New Roman" w:cs="Times New Roman"/>
            <w:bCs/>
            <w:sz w:val="24"/>
            <w:szCs w:val="24"/>
          </w:rPr>
          <w:t xml:space="preserve">The method is based on the calculation of a special UFE correlator between pairs of loci. This correlator is derived by applying the second law of thermodynamics to a multi-locus evolutionary model, as detailed in [article by </w:t>
        </w:r>
        <w:proofErr w:type="spellStart"/>
        <w:r w:rsidR="00BA65D7" w:rsidRPr="00BA65D7">
          <w:rPr>
            <w:rFonts w:ascii="Times New Roman" w:eastAsia="Times New Roman" w:hAnsi="Times New Roman" w:cs="Times New Roman"/>
            <w:bCs/>
            <w:sz w:val="24"/>
            <w:szCs w:val="24"/>
          </w:rPr>
          <w:t>Pedruzzi</w:t>
        </w:r>
        <w:proofErr w:type="spellEnd"/>
        <w:r w:rsidR="00BA65D7" w:rsidRPr="00BA65D7">
          <w:rPr>
            <w:rFonts w:ascii="Times New Roman" w:eastAsia="Times New Roman" w:hAnsi="Times New Roman" w:cs="Times New Roman"/>
            <w:bCs/>
            <w:sz w:val="24"/>
            <w:szCs w:val="24"/>
          </w:rPr>
          <w:t xml:space="preserve"> R</w:t>
        </w:r>
        <w:r w:rsidR="00BA65D7">
          <w:rPr>
            <w:rFonts w:ascii="Times New Roman" w:eastAsia="Times New Roman" w:hAnsi="Times New Roman" w:cs="Times New Roman"/>
            <w:bCs/>
            <w:sz w:val="24"/>
            <w:szCs w:val="24"/>
            <w:lang w:val="en-US"/>
          </w:rPr>
          <w:t>o</w:t>
        </w:r>
        <w:proofErr w:type="spellStart"/>
        <w:r w:rsidR="00BA65D7" w:rsidRPr="00BA65D7">
          <w:rPr>
            <w:rFonts w:ascii="Times New Roman" w:eastAsia="Times New Roman" w:hAnsi="Times New Roman" w:cs="Times New Roman"/>
            <w:bCs/>
            <w:sz w:val="24"/>
            <w:szCs w:val="24"/>
          </w:rPr>
          <w:t>uzin</w:t>
        </w:r>
        <w:r w:rsidR="00BA65D7">
          <w:rPr>
            <w:rFonts w:ascii="Times New Roman" w:eastAsia="Times New Roman" w:hAnsi="Times New Roman" w:cs="Times New Roman"/>
            <w:bCs/>
            <w:sz w:val="24"/>
            <w:szCs w:val="24"/>
          </w:rPr>
          <w:t>e</w:t>
        </w:r>
        <w:proofErr w:type="spellEnd"/>
        <w:r w:rsidR="00BA65D7" w:rsidRPr="00BA65D7">
          <w:rPr>
            <w:rFonts w:ascii="Times New Roman" w:eastAsia="Times New Roman" w:hAnsi="Times New Roman" w:cs="Times New Roman"/>
            <w:bCs/>
            <w:sz w:val="24"/>
            <w:szCs w:val="24"/>
          </w:rPr>
          <w:t xml:space="preserve">]. The method takes a set of binarized sequences as initial data, and subsequent operations for directly calculating the correlator values ​​for pairs are performed using parallel computing to increase performance. To improve detection accuracy, an additional conditional correlator, UFE0, is also calculated. Based on the relationship between UFE and UFE0, an epistatic relationship between the two loci is </w:t>
        </w:r>
        <w:proofErr w:type="gramStart"/>
        <w:r w:rsidR="00BA65D7" w:rsidRPr="00BA65D7">
          <w:rPr>
            <w:rFonts w:ascii="Times New Roman" w:eastAsia="Times New Roman" w:hAnsi="Times New Roman" w:cs="Times New Roman"/>
            <w:bCs/>
            <w:sz w:val="24"/>
            <w:szCs w:val="24"/>
          </w:rPr>
          <w:t>inferred.</w:t>
        </w:r>
      </w:ins>
      <w:ins w:id="14" w:author="Автор" w:date="2026-03-24T14:14:00Z">
        <w:r w:rsidRPr="00FC4B93">
          <w:rPr>
            <w:rFonts w:ascii="Times New Roman" w:eastAsia="Times New Roman" w:hAnsi="Times New Roman" w:cs="Times New Roman"/>
            <w:bCs/>
            <w:sz w:val="24"/>
            <w:szCs w:val="24"/>
            <w:highlight w:val="yellow"/>
            <w:lang w:val="en-US"/>
          </w:rPr>
          <w:t>.</w:t>
        </w:r>
        <w:proofErr w:type="gramEnd"/>
        <w:r w:rsidRPr="00FC4B93">
          <w:rPr>
            <w:rFonts w:ascii="Times New Roman" w:eastAsia="Times New Roman" w:hAnsi="Times New Roman" w:cs="Times New Roman"/>
            <w:b/>
            <w:sz w:val="24"/>
            <w:szCs w:val="24"/>
            <w:lang w:val="en-US"/>
          </w:rPr>
          <w:t xml:space="preserve"> </w:t>
        </w:r>
      </w:ins>
      <w:commentRangeEnd w:id="11"/>
      <w:r w:rsidR="00AC6799">
        <w:rPr>
          <w:rStyle w:val="af"/>
        </w:rPr>
        <w:commentReference w:id="11"/>
      </w:r>
    </w:p>
    <w:p w14:paraId="72C1F255" w14:textId="3301061B" w:rsidR="0087149A" w:rsidRDefault="0076272C" w:rsidP="00157A64">
      <w:pPr>
        <w:spacing w:after="0"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Accuracy test</w:t>
      </w:r>
      <w:r w:rsidR="002C744F">
        <w:rPr>
          <w:rFonts w:ascii="Times New Roman" w:eastAsia="Times New Roman" w:hAnsi="Times New Roman" w:cs="Times New Roman"/>
          <w:b/>
          <w:sz w:val="24"/>
          <w:szCs w:val="24"/>
        </w:rPr>
        <w:t xml:space="preserve"> 1</w:t>
      </w:r>
      <w:r w:rsidR="002C744F" w:rsidRPr="00FC4B93">
        <w:rPr>
          <w:rFonts w:ascii="Times New Roman" w:eastAsia="Times New Roman" w:hAnsi="Times New Roman" w:cs="Times New Roman"/>
          <w:b/>
          <w:sz w:val="24"/>
          <w:szCs w:val="24"/>
          <w:lang w:val="en-US"/>
        </w:rPr>
        <w:t xml:space="preserve">: </w:t>
      </w:r>
      <w:r w:rsidR="002C744F">
        <w:rPr>
          <w:rFonts w:ascii="Times New Roman" w:eastAsia="Times New Roman" w:hAnsi="Times New Roman" w:cs="Times New Roman"/>
          <w:b/>
          <w:sz w:val="24"/>
          <w:szCs w:val="24"/>
          <w:lang w:val="en-US"/>
        </w:rPr>
        <w:t xml:space="preserve">the case of standing variation. </w:t>
      </w:r>
      <w:r>
        <w:rPr>
          <w:rFonts w:ascii="Times New Roman" w:eastAsia="Times New Roman" w:hAnsi="Times New Roman" w:cs="Times New Roman"/>
          <w:sz w:val="24"/>
          <w:szCs w:val="24"/>
        </w:rPr>
        <w:t xml:space="preserve">To test </w:t>
      </w:r>
      <w:r w:rsidR="002C744F">
        <w:rPr>
          <w:rFonts w:ascii="Times New Roman" w:eastAsia="Times New Roman" w:hAnsi="Times New Roman" w:cs="Times New Roman"/>
          <w:sz w:val="24"/>
          <w:szCs w:val="24"/>
        </w:rPr>
        <w:t>the</w:t>
      </w:r>
      <w:r w:rsidR="00157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accuracy</w:t>
      </w:r>
      <w:r w:rsidR="005F40F7">
        <w:rPr>
          <w:rFonts w:ascii="Times New Roman" w:eastAsia="Times New Roman" w:hAnsi="Times New Roman" w:cs="Times New Roman"/>
          <w:sz w:val="24"/>
          <w:szCs w:val="24"/>
        </w:rPr>
        <w:t xml:space="preserve"> of the detection method</w:t>
      </w:r>
      <w:r>
        <w:rPr>
          <w:rFonts w:ascii="Times New Roman" w:eastAsia="Times New Roman" w:hAnsi="Times New Roman" w:cs="Times New Roman"/>
          <w:sz w:val="24"/>
          <w:szCs w:val="24"/>
        </w:rPr>
        <w:t xml:space="preserve">, artificial genomic sequences are obtained from the simulation of </w:t>
      </w:r>
      <w:r w:rsidR="005C4B74">
        <w:rPr>
          <w:rFonts w:ascii="Times New Roman" w:eastAsia="Times New Roman" w:hAnsi="Times New Roman" w:cs="Times New Roman"/>
          <w:sz w:val="24"/>
          <w:szCs w:val="24"/>
        </w:rPr>
        <w:t xml:space="preserve">the multi-site </w:t>
      </w:r>
      <w:r>
        <w:rPr>
          <w:rFonts w:ascii="Times New Roman" w:eastAsia="Times New Roman" w:hAnsi="Times New Roman" w:cs="Times New Roman"/>
          <w:sz w:val="24"/>
          <w:szCs w:val="24"/>
        </w:rPr>
        <w:t xml:space="preserve">evolution of a </w:t>
      </w:r>
      <w:r w:rsidR="005F40F7">
        <w:rPr>
          <w:rFonts w:ascii="Times New Roman" w:eastAsia="Times New Roman" w:hAnsi="Times New Roman" w:cs="Times New Roman"/>
          <w:sz w:val="24"/>
          <w:szCs w:val="24"/>
        </w:rPr>
        <w:lastRenderedPageBreak/>
        <w:t xml:space="preserve">genetically-diverse </w:t>
      </w:r>
      <w:r>
        <w:rPr>
          <w:rFonts w:ascii="Times New Roman" w:eastAsia="Times New Roman" w:hAnsi="Times New Roman" w:cs="Times New Roman"/>
          <w:sz w:val="24"/>
          <w:szCs w:val="24"/>
        </w:rPr>
        <w:t>population by a Monte-Carlo algorithm with a set epistasis network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xml:space="preserve">). The input parameters are chosen in a range representative for several viruses (Table 1 in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Default="00AC30E2">
      <w:pPr>
        <w:pBdr>
          <w:top w:val="nil"/>
          <w:left w:val="nil"/>
          <w:bottom w:val="nil"/>
          <w:right w:val="nil"/>
          <w:between w:val="nil"/>
        </w:pBdr>
        <w:spacing w:after="0" w:line="240" w:lineRule="auto"/>
        <w:rPr>
          <w:i/>
          <w:color w:val="000000"/>
        </w:rPr>
      </w:pPr>
      <w:r>
        <w:rPr>
          <w:noProof/>
        </w:rPr>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36615" cy="6183641"/>
                    </a:xfrm>
                    <a:prstGeom prst="rect">
                      <a:avLst/>
                    </a:prstGeom>
                    <a:ln/>
                  </pic:spPr>
                </pic:pic>
              </a:graphicData>
            </a:graphic>
          </wp:inline>
        </w:drawing>
      </w:r>
    </w:p>
    <w:p w14:paraId="1D37C4A7" w14:textId="02A152E8" w:rsidR="0087149A"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Figure 1. The error of detection of epistatic interactions</w:t>
      </w:r>
      <w:r w:rsidR="005F40F7">
        <w:rPr>
          <w:rFonts w:ascii="Times New Roman" w:eastAsia="Times New Roman" w:hAnsi="Times New Roman" w:cs="Times New Roman"/>
          <w:b/>
          <w:color w:val="000000"/>
          <w:sz w:val="20"/>
          <w:szCs w:val="20"/>
        </w:rPr>
        <w:t xml:space="preserve"> for the case of standing variation (Test1)</w:t>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sidR="002502EA" w:rsidRPr="002502EA" w:rsidDel="002502EA">
        <w:rPr>
          <w:rFonts w:ascii="Times New Roman" w:hAnsi="Times New Roman" w:cs="Times New Roman"/>
          <w:sz w:val="20"/>
          <w:szCs w:val="20"/>
          <w:lang w:val="en-US"/>
        </w:rPr>
        <w:t xml:space="preserve"> </w:t>
      </w:r>
      <w:r>
        <w:rPr>
          <w:rFonts w:ascii="Times New Roman" w:eastAsia="Times New Roman" w:hAnsi="Times New Roman" w:cs="Times New Roman"/>
          <w:color w:val="000000"/>
          <w:sz w:val="20"/>
          <w:szCs w:val="20"/>
        </w:rPr>
        <w:t xml:space="preserve">and three-site haplotype method </w:t>
      </w:r>
      <w:r w:rsidR="00EF6A49">
        <w:rPr>
          <w:rFonts w:ascii="Times New Roman" w:eastAsia="Times New Roman" w:hAnsi="Times New Roman" w:cs="Times New Roman"/>
          <w:color w:val="000000"/>
          <w:sz w:val="20"/>
          <w:szCs w:val="20"/>
        </w:rPr>
        <w:fldChar w:fldCharType="begin"/>
      </w:r>
      <w:r w:rsidR="00EF6A49">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color w:val="000000"/>
          <w:sz w:val="20"/>
          <w:szCs w:val="20"/>
        </w:rPr>
        <w:fldChar w:fldCharType="separate"/>
      </w:r>
      <w:r w:rsidR="00EF6A49">
        <w:rPr>
          <w:rFonts w:ascii="Times New Roman" w:eastAsia="Times New Roman" w:hAnsi="Times New Roman" w:cs="Times New Roman"/>
          <w:noProof/>
          <w:color w:val="000000"/>
          <w:sz w:val="20"/>
          <w:szCs w:val="20"/>
        </w:rPr>
        <w:t>[39]</w:t>
      </w:r>
      <w:r w:rsidR="00EF6A49">
        <w:rPr>
          <w:rFonts w:ascii="Times New Roman" w:eastAsia="Times New Roman" w:hAnsi="Times New Roman" w:cs="Times New Roman"/>
          <w:color w:val="000000"/>
          <w:sz w:val="20"/>
          <w:szCs w:val="20"/>
        </w:rPr>
        <w:fldChar w:fldCharType="end"/>
      </w:r>
      <w:r w:rsidR="002502EA" w:rsidRPr="002502EA" w:rsidDel="002502EA">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All values greater than 1 are set to have the same red color as values equal to 1.</w:t>
      </w:r>
      <w:r>
        <w:rPr>
          <w:color w:val="000000"/>
        </w:rPr>
        <w:t xml:space="preserve"> </w:t>
      </w:r>
      <w:r>
        <w:rPr>
          <w:rFonts w:ascii="Times New Roman" w:eastAsia="Times New Roman" w:hAnsi="Times New Roman" w:cs="Times New Roman"/>
          <w:color w:val="000000"/>
          <w:sz w:val="20"/>
          <w:szCs w:val="20"/>
        </w:rPr>
        <w:t>Testing of the method was conducted on the sequences generated by Monte Carlo simulation (</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xml:space="preserve">) with </w:t>
      </w:r>
      <w:r>
        <w:rPr>
          <w:rFonts w:ascii="Times New Roman" w:eastAsia="Times New Roman" w:hAnsi="Times New Roman" w:cs="Times New Roman"/>
          <w:color w:val="000000"/>
          <w:sz w:val="20"/>
          <w:szCs w:val="20"/>
        </w:rPr>
        <w:lastRenderedPageBreak/>
        <w:t xml:space="preserve">variable parameters (shown): probability of recombination </w:t>
      </w:r>
      <m:oMath>
        <m:r>
          <w:rPr>
            <w:rFonts w:ascii="Cambria Math" w:eastAsia="Cambria Math" w:hAnsi="Cambria Math" w:cs="Cambria Math"/>
            <w:color w:val="000000"/>
            <w:sz w:val="20"/>
            <w:szCs w:val="20"/>
          </w:rPr>
          <m:t>r</m:t>
        </m:r>
      </m:oMath>
      <w:r>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Pr>
          <w:rFonts w:ascii="Times New Roman" w:eastAsia="Times New Roman" w:hAnsi="Times New Roman" w:cs="Times New Roman"/>
          <w:color w:val="000000"/>
          <w:sz w:val="20"/>
          <w:szCs w:val="20"/>
        </w:rPr>
        <w:t xml:space="preserve">. The topology of the epistatic </w:t>
      </w:r>
      <w:r w:rsidR="004D4EEA">
        <w:rPr>
          <w:rFonts w:ascii="Times New Roman" w:eastAsia="Times New Roman" w:hAnsi="Times New Roman" w:cs="Times New Roman"/>
          <w:color w:val="000000"/>
          <w:sz w:val="20"/>
          <w:szCs w:val="20"/>
        </w:rPr>
        <w:t xml:space="preserve">links </w:t>
      </w:r>
      <w:r w:rsidR="00750649">
        <w:rPr>
          <w:rFonts w:ascii="Times New Roman" w:eastAsia="Times New Roman" w:hAnsi="Times New Roman" w:cs="Times New Roman"/>
          <w:color w:val="000000"/>
          <w:sz w:val="20"/>
          <w:szCs w:val="20"/>
        </w:rPr>
        <w:t xml:space="preserve">(interactions) </w:t>
      </w:r>
      <w:r>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Pr>
          <w:rFonts w:ascii="Times New Roman" w:eastAsia="Times New Roman" w:hAnsi="Times New Roman" w:cs="Times New Roman"/>
          <w:color w:val="000000"/>
          <w:sz w:val="20"/>
          <w:szCs w:val="20"/>
        </w:rPr>
        <w:t xml:space="preserve"> is the thre</w:t>
      </w:r>
      <w:proofErr w:type="spellStart"/>
      <w:r>
        <w:rPr>
          <w:rFonts w:ascii="Times New Roman" w:eastAsia="Times New Roman" w:hAnsi="Times New Roman" w:cs="Times New Roman"/>
          <w:color w:val="000000"/>
          <w:sz w:val="20"/>
          <w:szCs w:val="20"/>
        </w:rPr>
        <w:t>shold</w:t>
      </w:r>
      <w:proofErr w:type="spellEnd"/>
      <w:r>
        <w:rPr>
          <w:rFonts w:ascii="Times New Roman" w:eastAsia="Times New Roman" w:hAnsi="Times New Roman" w:cs="Times New Roman"/>
          <w:color w:val="000000"/>
          <w:sz w:val="20"/>
          <w:szCs w:val="20"/>
        </w:rPr>
        <w:t xml:space="preserve"> value of full compensation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Default="0087149A">
      <w:pPr>
        <w:spacing w:after="0" w:line="360" w:lineRule="auto"/>
        <w:ind w:firstLine="1"/>
        <w:jc w:val="both"/>
        <w:rPr>
          <w:rFonts w:ascii="Times New Roman" w:eastAsia="Times New Roman" w:hAnsi="Times New Roman" w:cs="Times New Roman"/>
          <w:sz w:val="24"/>
          <w:szCs w:val="24"/>
        </w:rPr>
      </w:pPr>
    </w:p>
    <w:p w14:paraId="6AE56758" w14:textId="02B93714" w:rsidR="0087149A" w:rsidRDefault="0076272C">
      <w:pPr>
        <w:spacing w:after="0" w:line="360" w:lineRule="auto"/>
        <w:ind w:firstLine="708"/>
        <w:jc w:val="both"/>
        <w:rPr>
          <w:ins w:id="15" w:author="Автор" w:date="2026-03-23T21:08: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UFE</w:t>
      </w:r>
      <w:r w:rsidR="009827A8">
        <w:rPr>
          <w:rFonts w:ascii="Times New Roman" w:eastAsia="Times New Roman" w:hAnsi="Times New Roman" w:cs="Times New Roman"/>
          <w:sz w:val="24"/>
          <w:szCs w:val="24"/>
        </w:rPr>
        <w:t xml:space="preserve"> </w:t>
      </w:r>
      <w:r w:rsidR="00EF6A49">
        <w:rPr>
          <w:rFonts w:ascii="Times New Roman" w:hAnsi="Times New Roman" w:cs="Times New Roman"/>
          <w:sz w:val="24"/>
          <w:szCs w:val="24"/>
          <w:lang w:val="en-US"/>
        </w:rPr>
        <w:fldChar w:fldCharType="begin"/>
      </w:r>
      <w:r w:rsidR="00EF6A49">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4"/>
          <w:szCs w:val="24"/>
          <w:lang w:val="en-US"/>
        </w:rPr>
        <w:fldChar w:fldCharType="separate"/>
      </w:r>
      <w:r w:rsidR="00EF6A49">
        <w:rPr>
          <w:rFonts w:ascii="Times New Roman" w:hAnsi="Times New Roman" w:cs="Times New Roman"/>
          <w:noProof/>
          <w:sz w:val="24"/>
          <w:szCs w:val="24"/>
          <w:lang w:val="en-US"/>
        </w:rPr>
        <w:t>[36]</w:t>
      </w:r>
      <w:r w:rsidR="00EF6A49">
        <w:rPr>
          <w:rFonts w:ascii="Times New Roman" w:hAnsi="Times New Roman" w:cs="Times New Roman"/>
          <w:sz w:val="24"/>
          <w:szCs w:val="24"/>
          <w:lang w:val="en-US"/>
        </w:rPr>
        <w:fldChar w:fldCharType="end"/>
      </w:r>
      <w:r w:rsidR="004D4EEA">
        <w:rPr>
          <w:rFonts w:ascii="Times New Roman" w:hAnsi="Times New Roman" w:cs="Times New Roman"/>
          <w:sz w:val="24"/>
          <w:szCs w:val="24"/>
          <w:lang w:val="en-US"/>
        </w:rPr>
        <w:t xml:space="preserve"> </w:t>
      </w:r>
      <w:r>
        <w:rPr>
          <w:rFonts w:ascii="Times New Roman" w:eastAsia="Times New Roman" w:hAnsi="Times New Roman" w:cs="Times New Roman"/>
          <w:sz w:val="24"/>
          <w:szCs w:val="24"/>
        </w:rPr>
        <w:t>in the absence of recombination (</w:t>
      </w:r>
      <w:r>
        <w:rPr>
          <w:rFonts w:ascii="Times New Roman" w:eastAsia="Times New Roman" w:hAnsi="Times New Roman" w:cs="Times New Roman"/>
          <w:i/>
          <w:sz w:val="24"/>
          <w:szCs w:val="24"/>
        </w:rPr>
        <w:t xml:space="preserve">Supplement, </w:t>
      </w:r>
      <w:r>
        <w:rPr>
          <w:rFonts w:ascii="Times New Roman" w:eastAsia="Times New Roman" w:hAnsi="Times New Roman" w:cs="Times New Roman"/>
          <w:sz w:val="24"/>
          <w:szCs w:val="24"/>
        </w:rPr>
        <w:t>Figs. S2-S4).</w:t>
      </w:r>
    </w:p>
    <w:p w14:paraId="38AF0FC6" w14:textId="55531658" w:rsidR="000237D1" w:rsidRDefault="008F60D5" w:rsidP="00742F5B">
      <w:pPr>
        <w:spacing w:after="0" w:line="360" w:lineRule="auto"/>
        <w:jc w:val="both"/>
        <w:rPr>
          <w:ins w:id="16" w:author="Автор" w:date="2026-03-30T20:50:00Z"/>
          <w:rFonts w:ascii="Times New Roman" w:eastAsia="Times New Roman" w:hAnsi="Times New Roman" w:cs="Times New Roman"/>
          <w:sz w:val="24"/>
          <w:szCs w:val="24"/>
        </w:rPr>
      </w:pPr>
      <w:ins w:id="17" w:author="Автор" w:date="2026-03-23T21:08:00Z">
        <w:r>
          <w:rPr>
            <w:rFonts w:ascii="Times New Roman" w:eastAsia="Times New Roman" w:hAnsi="Times New Roman" w:cs="Times New Roman"/>
            <w:sz w:val="24"/>
            <w:szCs w:val="24"/>
          </w:rPr>
          <w:tab/>
        </w:r>
      </w:ins>
      <w:ins w:id="18" w:author="Автор" w:date="2026-03-24T13:28:00Z">
        <w:r w:rsidR="002C744F">
          <w:rPr>
            <w:rFonts w:ascii="Times New Roman" w:eastAsia="Times New Roman" w:hAnsi="Times New Roman" w:cs="Times New Roman"/>
            <w:b/>
            <w:sz w:val="24"/>
            <w:szCs w:val="24"/>
          </w:rPr>
          <w:t>Accuracy</w:t>
        </w:r>
      </w:ins>
      <w:ins w:id="19" w:author="Автор" w:date="2026-03-23T21:08:00Z">
        <w:r>
          <w:rPr>
            <w:rFonts w:ascii="Times New Roman" w:eastAsia="Times New Roman" w:hAnsi="Times New Roman" w:cs="Times New Roman"/>
            <w:b/>
            <w:sz w:val="24"/>
            <w:szCs w:val="24"/>
          </w:rPr>
          <w:t xml:space="preserve"> test</w:t>
        </w:r>
      </w:ins>
      <w:ins w:id="20" w:author="Автор" w:date="2026-03-24T13:28:00Z">
        <w:r w:rsidR="002C744F">
          <w:rPr>
            <w:rFonts w:ascii="Times New Roman" w:eastAsia="Times New Roman" w:hAnsi="Times New Roman" w:cs="Times New Roman"/>
            <w:b/>
            <w:sz w:val="24"/>
            <w:szCs w:val="24"/>
          </w:rPr>
          <w:t xml:space="preserve"> 2:</w:t>
        </w:r>
      </w:ins>
      <w:ins w:id="21" w:author="Автор" w:date="2026-03-23T21:08:00Z">
        <w:r>
          <w:rPr>
            <w:rFonts w:ascii="Times New Roman" w:eastAsia="Times New Roman" w:hAnsi="Times New Roman" w:cs="Times New Roman"/>
            <w:b/>
            <w:sz w:val="24"/>
            <w:szCs w:val="24"/>
          </w:rPr>
          <w:t xml:space="preserve"> </w:t>
        </w:r>
      </w:ins>
      <w:ins w:id="22" w:author="Автор" w:date="2026-03-24T13:28:00Z">
        <w:r w:rsidR="002C744F">
          <w:rPr>
            <w:rFonts w:ascii="Times New Roman" w:eastAsia="Times New Roman" w:hAnsi="Times New Roman" w:cs="Times New Roman"/>
            <w:b/>
            <w:sz w:val="24"/>
            <w:szCs w:val="24"/>
          </w:rPr>
          <w:t>initial</w:t>
        </w:r>
      </w:ins>
      <w:ins w:id="23" w:author="Автор" w:date="2026-03-24T13:39:00Z">
        <w:r w:rsidR="005F40F7">
          <w:rPr>
            <w:rFonts w:ascii="Times New Roman" w:eastAsia="Times New Roman" w:hAnsi="Times New Roman" w:cs="Times New Roman"/>
            <w:b/>
            <w:sz w:val="24"/>
            <w:szCs w:val="24"/>
          </w:rPr>
          <w:t>ly</w:t>
        </w:r>
      </w:ins>
      <w:ins w:id="24" w:author="Автор" w:date="2026-03-24T13:28:00Z">
        <w:r w:rsidR="002C744F">
          <w:rPr>
            <w:rFonts w:ascii="Times New Roman" w:eastAsia="Times New Roman" w:hAnsi="Times New Roman" w:cs="Times New Roman"/>
            <w:b/>
            <w:sz w:val="24"/>
            <w:szCs w:val="24"/>
          </w:rPr>
          <w:t xml:space="preserve"> </w:t>
        </w:r>
      </w:ins>
      <w:proofErr w:type="spellStart"/>
      <w:ins w:id="25" w:author="Автор" w:date="2026-03-23T21:09:00Z">
        <w:r>
          <w:rPr>
            <w:rFonts w:ascii="Times New Roman" w:eastAsia="Times New Roman" w:hAnsi="Times New Roman" w:cs="Times New Roman"/>
            <w:b/>
            <w:sz w:val="24"/>
            <w:szCs w:val="24"/>
          </w:rPr>
          <w:t>monomorphous</w:t>
        </w:r>
        <w:proofErr w:type="spellEnd"/>
        <w:r>
          <w:rPr>
            <w:rFonts w:ascii="Times New Roman" w:eastAsia="Times New Roman" w:hAnsi="Times New Roman" w:cs="Times New Roman"/>
            <w:b/>
            <w:sz w:val="24"/>
            <w:szCs w:val="24"/>
          </w:rPr>
          <w:t xml:space="preserve"> population</w:t>
        </w:r>
      </w:ins>
      <w:ins w:id="26" w:author="Автор" w:date="2026-03-24T13:28:00Z">
        <w:r w:rsidR="002C744F">
          <w:rPr>
            <w:rFonts w:ascii="Times New Roman" w:eastAsia="Times New Roman" w:hAnsi="Times New Roman" w:cs="Times New Roman"/>
            <w:b/>
            <w:sz w:val="24"/>
            <w:szCs w:val="24"/>
          </w:rPr>
          <w:t xml:space="preserve"> with fitness valley</w:t>
        </w:r>
      </w:ins>
      <w:ins w:id="27" w:author="Автор" w:date="2026-03-23T21:09:00Z">
        <w:r w:rsidR="002C4707">
          <w:rPr>
            <w:rFonts w:ascii="Times New Roman" w:eastAsia="Times New Roman" w:hAnsi="Times New Roman" w:cs="Times New Roman"/>
            <w:b/>
            <w:sz w:val="24"/>
            <w:szCs w:val="24"/>
          </w:rPr>
          <w:t xml:space="preserve">. </w:t>
        </w:r>
      </w:ins>
      <w:ins w:id="28" w:author="Автор" w:date="2026-03-24T13:40:00Z">
        <w:r w:rsidR="005F40F7">
          <w:rPr>
            <w:rFonts w:ascii="Times New Roman" w:eastAsia="Times New Roman" w:hAnsi="Times New Roman" w:cs="Times New Roman"/>
            <w:sz w:val="24"/>
            <w:szCs w:val="24"/>
          </w:rPr>
          <w:t>I</w:t>
        </w:r>
      </w:ins>
      <w:ins w:id="29" w:author="Автор" w:date="2026-03-23T21:09:00Z">
        <w:r w:rsidR="002C4707">
          <w:rPr>
            <w:rFonts w:ascii="Times New Roman" w:eastAsia="Times New Roman" w:hAnsi="Times New Roman" w:cs="Times New Roman"/>
            <w:sz w:val="24"/>
            <w:szCs w:val="24"/>
          </w:rPr>
          <w:t>n real world</w:t>
        </w:r>
      </w:ins>
      <w:ins w:id="30" w:author="Автор" w:date="2026-03-24T13:40:00Z">
        <w:r w:rsidR="005F40F7">
          <w:rPr>
            <w:rFonts w:ascii="Times New Roman" w:eastAsia="Times New Roman" w:hAnsi="Times New Roman" w:cs="Times New Roman"/>
            <w:sz w:val="24"/>
            <w:szCs w:val="24"/>
          </w:rPr>
          <w:t>,</w:t>
        </w:r>
      </w:ins>
      <w:ins w:id="31" w:author="Автор" w:date="2026-03-23T21:10:00Z">
        <w:r w:rsidR="002C4707">
          <w:rPr>
            <w:rFonts w:ascii="Times New Roman" w:eastAsia="Times New Roman" w:hAnsi="Times New Roman" w:cs="Times New Roman"/>
            <w:sz w:val="24"/>
            <w:szCs w:val="24"/>
          </w:rPr>
          <w:t xml:space="preserve"> not all populations </w:t>
        </w:r>
      </w:ins>
      <w:ins w:id="32" w:author="Автор" w:date="2026-03-24T13:41:00Z">
        <w:r w:rsidR="000237D1">
          <w:rPr>
            <w:rFonts w:ascii="Times New Roman" w:eastAsia="Times New Roman" w:hAnsi="Times New Roman" w:cs="Times New Roman"/>
            <w:sz w:val="24"/>
            <w:szCs w:val="24"/>
          </w:rPr>
          <w:t>are</w:t>
        </w:r>
      </w:ins>
      <w:ins w:id="33" w:author="Автор" w:date="2026-03-23T21:10:00Z">
        <w:r w:rsidR="002C4707">
          <w:rPr>
            <w:rFonts w:ascii="Times New Roman" w:eastAsia="Times New Roman" w:hAnsi="Times New Roman" w:cs="Times New Roman"/>
            <w:sz w:val="24"/>
            <w:szCs w:val="24"/>
          </w:rPr>
          <w:t xml:space="preserve"> </w:t>
        </w:r>
      </w:ins>
      <w:ins w:id="34" w:author="Автор" w:date="2026-03-23T21:11:00Z">
        <w:r w:rsidR="002C4707">
          <w:rPr>
            <w:rFonts w:ascii="Times New Roman" w:eastAsia="Times New Roman" w:hAnsi="Times New Roman" w:cs="Times New Roman"/>
            <w:sz w:val="24"/>
            <w:szCs w:val="24"/>
          </w:rPr>
          <w:t>polymorphous</w:t>
        </w:r>
      </w:ins>
      <w:ins w:id="35" w:author="Автор" w:date="2026-03-24T13:41:00Z">
        <w:r w:rsidR="000237D1">
          <w:rPr>
            <w:rFonts w:ascii="Times New Roman" w:eastAsia="Times New Roman" w:hAnsi="Times New Roman" w:cs="Times New Roman"/>
            <w:sz w:val="24"/>
            <w:szCs w:val="24"/>
          </w:rPr>
          <w:t xml:space="preserve"> in the beginning of evolution. Therefore,</w:t>
        </w:r>
      </w:ins>
      <w:ins w:id="36" w:author="Автор" w:date="2026-03-23T21:11:00Z">
        <w:r w:rsidR="002C4707">
          <w:rPr>
            <w:rFonts w:ascii="Times New Roman" w:eastAsia="Times New Roman" w:hAnsi="Times New Roman" w:cs="Times New Roman"/>
            <w:sz w:val="24"/>
            <w:szCs w:val="24"/>
          </w:rPr>
          <w:t xml:space="preserve"> we </w:t>
        </w:r>
      </w:ins>
      <w:ins w:id="37" w:author="Автор" w:date="2026-03-24T13:41:00Z">
        <w:r w:rsidR="000237D1">
          <w:rPr>
            <w:rFonts w:ascii="Times New Roman" w:eastAsia="Times New Roman" w:hAnsi="Times New Roman" w:cs="Times New Roman"/>
            <w:sz w:val="24"/>
            <w:szCs w:val="24"/>
          </w:rPr>
          <w:t xml:space="preserve">carried out </w:t>
        </w:r>
      </w:ins>
      <w:ins w:id="38" w:author="Автор" w:date="2026-03-24T13:42:00Z">
        <w:r w:rsidR="000237D1">
          <w:rPr>
            <w:rFonts w:ascii="Times New Roman" w:eastAsia="Times New Roman" w:hAnsi="Times New Roman" w:cs="Times New Roman"/>
            <w:sz w:val="24"/>
            <w:szCs w:val="24"/>
          </w:rPr>
          <w:t xml:space="preserve">an </w:t>
        </w:r>
      </w:ins>
      <w:ins w:id="39" w:author="Автор" w:date="2026-03-23T21:11:00Z">
        <w:r w:rsidR="002C4707">
          <w:rPr>
            <w:rFonts w:ascii="Times New Roman" w:eastAsia="Times New Roman" w:hAnsi="Times New Roman" w:cs="Times New Roman"/>
            <w:sz w:val="24"/>
            <w:szCs w:val="24"/>
          </w:rPr>
          <w:t>additional simulation</w:t>
        </w:r>
      </w:ins>
      <w:ins w:id="40" w:author="Автор" w:date="2026-03-24T13:42:00Z">
        <w:r w:rsidR="000237D1">
          <w:rPr>
            <w:rFonts w:ascii="Times New Roman" w:eastAsia="Times New Roman" w:hAnsi="Times New Roman" w:cs="Times New Roman"/>
            <w:sz w:val="24"/>
            <w:szCs w:val="24"/>
          </w:rPr>
          <w:t xml:space="preserve"> test with </w:t>
        </w:r>
      </w:ins>
      <w:ins w:id="41" w:author="Автор" w:date="2026-03-23T21:11:00Z">
        <w:r w:rsidR="002C4707">
          <w:rPr>
            <w:rFonts w:ascii="Times New Roman" w:eastAsia="Times New Roman" w:hAnsi="Times New Roman" w:cs="Times New Roman"/>
            <w:sz w:val="24"/>
            <w:szCs w:val="24"/>
          </w:rPr>
          <w:t>initial allel</w:t>
        </w:r>
      </w:ins>
      <w:ins w:id="42" w:author="Автор" w:date="2026-03-24T13:42:00Z">
        <w:r w:rsidR="000237D1">
          <w:rPr>
            <w:rFonts w:ascii="Times New Roman" w:eastAsia="Times New Roman" w:hAnsi="Times New Roman" w:cs="Times New Roman"/>
            <w:sz w:val="24"/>
            <w:szCs w:val="24"/>
          </w:rPr>
          <w:t>ic</w:t>
        </w:r>
      </w:ins>
      <w:ins w:id="43" w:author="Автор" w:date="2026-03-23T21:11:00Z">
        <w:r w:rsidR="002C4707">
          <w:rPr>
            <w:rFonts w:ascii="Times New Roman" w:eastAsia="Times New Roman" w:hAnsi="Times New Roman" w:cs="Times New Roman"/>
            <w:sz w:val="24"/>
            <w:szCs w:val="24"/>
          </w:rPr>
          <w:t xml:space="preserve"> </w:t>
        </w:r>
      </w:ins>
      <w:ins w:id="44" w:author="Автор" w:date="2026-03-23T21:12:00Z">
        <w:r w:rsidR="002C4707">
          <w:rPr>
            <w:rFonts w:ascii="Times New Roman" w:eastAsia="Times New Roman" w:hAnsi="Times New Roman" w:cs="Times New Roman"/>
            <w:sz w:val="24"/>
            <w:szCs w:val="24"/>
          </w:rPr>
          <w:t>frequency</w:t>
        </w:r>
      </w:ins>
      <w:ins w:id="45" w:author="Автор" w:date="2026-03-24T13:42:00Z">
        <w:r w:rsidR="000237D1">
          <w:rPr>
            <w:rFonts w:ascii="Times New Roman" w:eastAsia="Times New Roman" w:hAnsi="Times New Roman" w:cs="Times New Roman"/>
            <w:sz w:val="24"/>
            <w:szCs w:val="24"/>
          </w:rPr>
          <w:t xml:space="preserve"> at each locus</w:t>
        </w:r>
      </w:ins>
      <w:ins w:id="46" w:author="Автор" w:date="2026-03-23T21:11:00Z">
        <w:r w:rsidR="002C4707">
          <w:rPr>
            <w:rFonts w:ascii="Times New Roman" w:eastAsia="Times New Roman" w:hAnsi="Times New Roman" w:cs="Times New Roman"/>
            <w:sz w:val="24"/>
            <w:szCs w:val="24"/>
          </w:rPr>
          <w:t xml:space="preserve"> </w:t>
        </w:r>
      </w:ins>
      <m:oMath>
        <m:sSub>
          <m:sSubPr>
            <m:ctrlPr>
              <w:ins w:id="47" w:author="Автор" w:date="2026-03-23T21:12:00Z">
                <w:rPr>
                  <w:rFonts w:ascii="Cambria Math" w:eastAsia="Times New Roman" w:hAnsi="Cambria Math" w:cs="Times New Roman"/>
                  <w:i/>
                  <w:sz w:val="24"/>
                  <w:szCs w:val="24"/>
                </w:rPr>
              </w:ins>
            </m:ctrlPr>
          </m:sSubPr>
          <m:e>
            <m:r>
              <w:ins w:id="48" w:author="Автор" w:date="2026-03-23T21:12:00Z">
                <w:rPr>
                  <w:rFonts w:ascii="Cambria Math" w:eastAsia="Times New Roman" w:hAnsi="Cambria Math" w:cs="Times New Roman"/>
                  <w:sz w:val="24"/>
                  <w:szCs w:val="24"/>
                </w:rPr>
                <m:t>f</m:t>
              </w:ins>
            </m:r>
          </m:e>
          <m:sub>
            <m:r>
              <w:ins w:id="49" w:author="Автор" w:date="2026-03-23T21:12:00Z">
                <w:rPr>
                  <w:rFonts w:ascii="Cambria Math" w:eastAsia="Times New Roman" w:hAnsi="Cambria Math" w:cs="Times New Roman"/>
                  <w:sz w:val="24"/>
                  <w:szCs w:val="24"/>
                </w:rPr>
                <m:t>0</m:t>
              </w:ins>
            </m:r>
          </m:sub>
        </m:sSub>
        <m:r>
          <w:ins w:id="50" w:author="Автор" w:date="2026-03-23T21:12:00Z">
            <w:rPr>
              <w:rFonts w:ascii="Cambria Math" w:eastAsia="Times New Roman" w:hAnsi="Cambria Math" w:cs="Times New Roman"/>
              <w:sz w:val="24"/>
              <w:szCs w:val="24"/>
            </w:rPr>
            <m:t>=0</m:t>
          </w:ins>
        </m:r>
      </m:oMath>
      <w:ins w:id="51" w:author="Автор" w:date="2026-03-24T13:42:00Z">
        <w:r w:rsidR="000237D1">
          <w:rPr>
            <w:rFonts w:ascii="Times New Roman" w:eastAsia="Times New Roman" w:hAnsi="Times New Roman" w:cs="Times New Roman"/>
            <w:sz w:val="24"/>
            <w:szCs w:val="24"/>
          </w:rPr>
          <w:t xml:space="preserve">. </w:t>
        </w:r>
      </w:ins>
      <w:ins w:id="52" w:author="Автор" w:date="2026-03-24T13:43:00Z">
        <w:r w:rsidR="000237D1">
          <w:rPr>
            <w:rFonts w:ascii="Times New Roman" w:eastAsia="Times New Roman" w:hAnsi="Times New Roman" w:cs="Times New Roman"/>
            <w:sz w:val="24"/>
            <w:szCs w:val="24"/>
          </w:rPr>
          <w:t>The</w:t>
        </w:r>
      </w:ins>
      <w:ins w:id="53" w:author="Автор" w:date="2026-03-23T21:12:00Z">
        <w:r w:rsidR="002C4707">
          <w:rPr>
            <w:rFonts w:ascii="Times New Roman" w:eastAsia="Times New Roman" w:hAnsi="Times New Roman" w:cs="Times New Roman"/>
            <w:sz w:val="24"/>
            <w:szCs w:val="24"/>
          </w:rPr>
          <w:t xml:space="preserve"> epistatic network </w:t>
        </w:r>
      </w:ins>
      <w:ins w:id="54" w:author="Автор" w:date="2026-03-24T13:43:00Z">
        <w:r w:rsidR="000237D1">
          <w:rPr>
            <w:rFonts w:ascii="Times New Roman" w:eastAsia="Times New Roman" w:hAnsi="Times New Roman" w:cs="Times New Roman"/>
            <w:sz w:val="24"/>
            <w:szCs w:val="24"/>
          </w:rPr>
          <w:t>was changed</w:t>
        </w:r>
      </w:ins>
      <w:ins w:id="55" w:author="Автор" w:date="2026-03-23T21:12:00Z">
        <w:r w:rsidR="002C4707">
          <w:rPr>
            <w:rFonts w:ascii="Times New Roman" w:eastAsia="Times New Roman" w:hAnsi="Times New Roman" w:cs="Times New Roman"/>
            <w:sz w:val="24"/>
            <w:szCs w:val="24"/>
          </w:rPr>
          <w:t xml:space="preserve"> f</w:t>
        </w:r>
      </w:ins>
      <w:ins w:id="56" w:author="Автор" w:date="2026-03-23T21:13:00Z">
        <w:r w:rsidR="002C4707">
          <w:rPr>
            <w:rFonts w:ascii="Times New Roman" w:eastAsia="Times New Roman" w:hAnsi="Times New Roman" w:cs="Times New Roman"/>
            <w:sz w:val="24"/>
            <w:szCs w:val="24"/>
          </w:rPr>
          <w:t xml:space="preserve">rom </w:t>
        </w:r>
      </w:ins>
      <w:ins w:id="57" w:author="Автор" w:date="2026-03-24T13:43:00Z">
        <w:r w:rsidR="000237D1">
          <w:rPr>
            <w:rFonts w:ascii="Times New Roman" w:eastAsia="Times New Roman" w:hAnsi="Times New Roman" w:cs="Times New Roman"/>
            <w:sz w:val="24"/>
            <w:szCs w:val="24"/>
          </w:rPr>
          <w:t xml:space="preserve">the </w:t>
        </w:r>
      </w:ins>
      <w:ins w:id="58" w:author="Автор" w:date="2026-03-23T21:13:00Z">
        <w:r w:rsidR="002C4707">
          <w:rPr>
            <w:rFonts w:ascii="Times New Roman" w:eastAsia="Times New Roman" w:hAnsi="Times New Roman" w:cs="Times New Roman"/>
            <w:sz w:val="24"/>
            <w:szCs w:val="24"/>
          </w:rPr>
          <w:t>isolated</w:t>
        </w:r>
      </w:ins>
      <w:ins w:id="59" w:author="Автор" w:date="2026-03-23T21:12:00Z">
        <w:r w:rsidR="002C4707">
          <w:rPr>
            <w:rFonts w:ascii="Times New Roman" w:eastAsia="Times New Roman" w:hAnsi="Times New Roman" w:cs="Times New Roman"/>
            <w:sz w:val="24"/>
            <w:szCs w:val="24"/>
          </w:rPr>
          <w:t xml:space="preserve"> dou</w:t>
        </w:r>
      </w:ins>
      <w:ins w:id="60" w:author="Автор" w:date="2026-03-23T21:13:00Z">
        <w:r w:rsidR="002C4707">
          <w:rPr>
            <w:rFonts w:ascii="Times New Roman" w:eastAsia="Times New Roman" w:hAnsi="Times New Roman" w:cs="Times New Roman"/>
            <w:sz w:val="24"/>
            <w:szCs w:val="24"/>
          </w:rPr>
          <w:t>b</w:t>
        </w:r>
      </w:ins>
      <w:ins w:id="61" w:author="Автор" w:date="2026-03-23T21:12:00Z">
        <w:r w:rsidR="002C4707">
          <w:rPr>
            <w:rFonts w:ascii="Times New Roman" w:eastAsia="Times New Roman" w:hAnsi="Times New Roman" w:cs="Times New Roman"/>
            <w:sz w:val="24"/>
            <w:szCs w:val="24"/>
          </w:rPr>
          <w:t>le ar</w:t>
        </w:r>
      </w:ins>
      <w:ins w:id="62" w:author="Автор" w:date="2026-03-23T21:13:00Z">
        <w:r w:rsidR="002C4707">
          <w:rPr>
            <w:rFonts w:ascii="Times New Roman" w:eastAsia="Times New Roman" w:hAnsi="Times New Roman" w:cs="Times New Roman"/>
            <w:sz w:val="24"/>
            <w:szCs w:val="24"/>
          </w:rPr>
          <w:t xml:space="preserve">cs to a </w:t>
        </w:r>
      </w:ins>
      <w:ins w:id="63" w:author="Автор" w:date="2026-03-24T13:50:00Z">
        <w:r w:rsidR="00114B32">
          <w:rPr>
            <w:rFonts w:ascii="Times New Roman" w:eastAsia="Times New Roman" w:hAnsi="Times New Roman" w:cs="Times New Roman"/>
            <w:sz w:val="24"/>
            <w:szCs w:val="24"/>
          </w:rPr>
          <w:t xml:space="preserve">single </w:t>
        </w:r>
      </w:ins>
      <w:ins w:id="64" w:author="Автор" w:date="2026-03-23T21:13:00Z">
        <w:r w:rsidR="002C4707">
          <w:rPr>
            <w:rFonts w:ascii="Times New Roman" w:eastAsia="Times New Roman" w:hAnsi="Times New Roman" w:cs="Times New Roman"/>
            <w:sz w:val="24"/>
            <w:szCs w:val="24"/>
          </w:rPr>
          <w:t xml:space="preserve">star </w:t>
        </w:r>
      </w:ins>
      <w:ins w:id="65" w:author="Автор" w:date="2026-03-24T13:50:00Z">
        <w:r w:rsidR="00114B32">
          <w:rPr>
            <w:rFonts w:ascii="Times New Roman" w:eastAsia="Times New Roman" w:hAnsi="Times New Roman" w:cs="Times New Roman"/>
            <w:sz w:val="24"/>
            <w:szCs w:val="24"/>
          </w:rPr>
          <w:t>compris</w:t>
        </w:r>
      </w:ins>
      <w:ins w:id="66" w:author="Автор" w:date="2026-03-24T13:51:00Z">
        <w:r w:rsidR="00114B32">
          <w:rPr>
            <w:rFonts w:ascii="Times New Roman" w:eastAsia="Times New Roman" w:hAnsi="Times New Roman" w:cs="Times New Roman"/>
            <w:sz w:val="24"/>
            <w:szCs w:val="24"/>
          </w:rPr>
          <w:t xml:space="preserve">ing one deleterious allele </w:t>
        </w:r>
        <w:proofErr w:type="gramStart"/>
        <w:r w:rsidR="00114B32">
          <w:rPr>
            <w:rFonts w:ascii="Times New Roman" w:eastAsia="Times New Roman" w:hAnsi="Times New Roman" w:cs="Times New Roman"/>
            <w:sz w:val="24"/>
            <w:szCs w:val="24"/>
          </w:rPr>
          <w:t xml:space="preserve">and </w:t>
        </w:r>
      </w:ins>
      <w:ins w:id="67" w:author="Автор" w:date="2026-03-24T13:50:00Z">
        <w:r w:rsidR="00114B32">
          <w:rPr>
            <w:rFonts w:ascii="Times New Roman" w:eastAsia="Times New Roman" w:hAnsi="Times New Roman" w:cs="Times New Roman"/>
            <w:sz w:val="24"/>
            <w:szCs w:val="24"/>
          </w:rPr>
          <w:t xml:space="preserve"> </w:t>
        </w:r>
      </w:ins>
      <w:ins w:id="68" w:author="Автор" w:date="2026-03-23T21:13:00Z">
        <w:r w:rsidR="002C4707">
          <w:rPr>
            <w:rFonts w:ascii="Times New Roman" w:eastAsia="Times New Roman" w:hAnsi="Times New Roman" w:cs="Times New Roman"/>
            <w:sz w:val="24"/>
            <w:szCs w:val="24"/>
          </w:rPr>
          <w:t>10</w:t>
        </w:r>
        <w:proofErr w:type="gramEnd"/>
        <w:r w:rsidR="002C4707">
          <w:rPr>
            <w:rFonts w:ascii="Times New Roman" w:eastAsia="Times New Roman" w:hAnsi="Times New Roman" w:cs="Times New Roman"/>
            <w:sz w:val="24"/>
            <w:szCs w:val="24"/>
          </w:rPr>
          <w:t xml:space="preserve"> rays</w:t>
        </w:r>
      </w:ins>
      <w:ins w:id="69" w:author="Автор" w:date="2026-03-24T13:51:00Z">
        <w:r w:rsidR="00114B32">
          <w:rPr>
            <w:rFonts w:ascii="Times New Roman" w:eastAsia="Times New Roman" w:hAnsi="Times New Roman" w:cs="Times New Roman"/>
            <w:sz w:val="24"/>
            <w:szCs w:val="24"/>
          </w:rPr>
          <w:t xml:space="preserve"> with comp</w:t>
        </w:r>
      </w:ins>
      <w:ins w:id="70" w:author="Автор" w:date="2026-03-24T13:55:00Z">
        <w:r w:rsidR="007E5406">
          <w:rPr>
            <w:rFonts w:ascii="Times New Roman" w:eastAsia="Times New Roman" w:hAnsi="Times New Roman" w:cs="Times New Roman"/>
            <w:sz w:val="24"/>
            <w:szCs w:val="24"/>
          </w:rPr>
          <w:t>en</w:t>
        </w:r>
      </w:ins>
      <w:ins w:id="71" w:author="Автор" w:date="2026-03-24T13:51:00Z">
        <w:r w:rsidR="00114B32">
          <w:rPr>
            <w:rFonts w:ascii="Times New Roman" w:eastAsia="Times New Roman" w:hAnsi="Times New Roman" w:cs="Times New Roman"/>
            <w:sz w:val="24"/>
            <w:szCs w:val="24"/>
          </w:rPr>
          <w:t>satory alleles</w:t>
        </w:r>
      </w:ins>
      <w:ins w:id="72" w:author="Автор" w:date="2026-03-23T21:13:00Z">
        <w:r w:rsidR="002C4707">
          <w:rPr>
            <w:rFonts w:ascii="Times New Roman" w:eastAsia="Times New Roman" w:hAnsi="Times New Roman" w:cs="Times New Roman"/>
            <w:sz w:val="24"/>
            <w:szCs w:val="24"/>
          </w:rPr>
          <w:t>.</w:t>
        </w:r>
      </w:ins>
      <w:ins w:id="73" w:author="Автор" w:date="2026-03-23T21:14:00Z">
        <w:r w:rsidR="002C4707">
          <w:rPr>
            <w:rFonts w:ascii="Times New Roman" w:eastAsia="Times New Roman" w:hAnsi="Times New Roman" w:cs="Times New Roman"/>
            <w:sz w:val="24"/>
            <w:szCs w:val="24"/>
          </w:rPr>
          <w:t xml:space="preserve"> </w:t>
        </w:r>
      </w:ins>
      <w:ins w:id="74" w:author="Автор" w:date="2026-03-24T13:43:00Z">
        <w:r w:rsidR="000237D1">
          <w:rPr>
            <w:rFonts w:ascii="Times New Roman" w:eastAsia="Times New Roman" w:hAnsi="Times New Roman" w:cs="Times New Roman"/>
            <w:sz w:val="24"/>
            <w:szCs w:val="24"/>
          </w:rPr>
          <w:t>Recombination is</w:t>
        </w:r>
      </w:ins>
      <w:ins w:id="75" w:author="Автор" w:date="2026-03-24T13:44:00Z">
        <w:r w:rsidR="000237D1">
          <w:rPr>
            <w:rFonts w:ascii="Times New Roman" w:eastAsia="Times New Roman" w:hAnsi="Times New Roman" w:cs="Times New Roman"/>
            <w:sz w:val="24"/>
            <w:szCs w:val="24"/>
          </w:rPr>
          <w:t xml:space="preserve"> absent.</w:t>
        </w:r>
      </w:ins>
      <w:ins w:id="76" w:author="Автор" w:date="2026-03-23T21:14:00Z">
        <w:r w:rsidR="002C4707">
          <w:rPr>
            <w:rFonts w:ascii="Times New Roman" w:eastAsia="Times New Roman" w:hAnsi="Times New Roman" w:cs="Times New Roman"/>
            <w:sz w:val="24"/>
            <w:szCs w:val="24"/>
          </w:rPr>
          <w:t xml:space="preserve"> </w:t>
        </w:r>
      </w:ins>
    </w:p>
    <w:p w14:paraId="26F1B8FE" w14:textId="29F731A3" w:rsidR="004144AC" w:rsidRDefault="004144AC">
      <w:pPr>
        <w:spacing w:after="0" w:line="360" w:lineRule="auto"/>
        <w:jc w:val="center"/>
        <w:rPr>
          <w:ins w:id="77" w:author="Автор" w:date="2026-03-30T20:51:00Z"/>
          <w:rFonts w:ascii="Times New Roman" w:eastAsia="Times New Roman" w:hAnsi="Times New Roman" w:cs="Times New Roman"/>
          <w:noProof/>
          <w:sz w:val="24"/>
          <w:szCs w:val="24"/>
        </w:rPr>
        <w:pPrChange w:id="78" w:author="Автор" w:date="2026-03-30T20:53:00Z">
          <w:pPr>
            <w:spacing w:after="0" w:line="360" w:lineRule="auto"/>
            <w:jc w:val="both"/>
          </w:pPr>
        </w:pPrChange>
      </w:pPr>
      <w:ins w:id="79" w:author="Автор" w:date="2026-03-30T20:52:00Z">
        <w:r>
          <w:rPr>
            <w:rFonts w:ascii="Times New Roman" w:eastAsia="Times New Roman" w:hAnsi="Times New Roman" w:cs="Times New Roman"/>
            <w:noProof/>
            <w:sz w:val="24"/>
            <w:szCs w:val="24"/>
          </w:rPr>
          <w:drawing>
            <wp:inline distT="0" distB="0" distL="0" distR="0" wp14:anchorId="61BF421B" wp14:editId="1EEDF5B0">
              <wp:extent cx="5476875" cy="38862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6875" cy="3886200"/>
                      </a:xfrm>
                      <a:prstGeom prst="rect">
                        <a:avLst/>
                      </a:prstGeom>
                      <a:noFill/>
                      <a:ln>
                        <a:noFill/>
                      </a:ln>
                    </pic:spPr>
                  </pic:pic>
                </a:graphicData>
              </a:graphic>
            </wp:inline>
          </w:drawing>
        </w:r>
      </w:ins>
    </w:p>
    <w:p w14:paraId="546517E4" w14:textId="0B83E21C" w:rsidR="004144AC" w:rsidRDefault="004144AC" w:rsidP="00742F5B">
      <w:pPr>
        <w:spacing w:after="0" w:line="360" w:lineRule="auto"/>
        <w:jc w:val="both"/>
        <w:rPr>
          <w:ins w:id="80" w:author="Автор" w:date="2026-03-30T20:56:00Z"/>
          <w:rFonts w:ascii="Times New Roman" w:eastAsia="Times New Roman" w:hAnsi="Times New Roman" w:cs="Times New Roman"/>
          <w:sz w:val="20"/>
          <w:szCs w:val="20"/>
        </w:rPr>
      </w:pPr>
      <w:ins w:id="81" w:author="Автор" w:date="2026-03-30T20:53:00Z">
        <w:r>
          <w:rPr>
            <w:rFonts w:ascii="Times New Roman" w:eastAsia="Times New Roman" w:hAnsi="Times New Roman" w:cs="Times New Roman"/>
            <w:sz w:val="20"/>
            <w:szCs w:val="20"/>
          </w:rPr>
          <w:t xml:space="preserve">Figure </w:t>
        </w:r>
      </w:ins>
      <w:ins w:id="82" w:author="Автор" w:date="2026-03-30T20:54:00Z">
        <w:r>
          <w:rPr>
            <w:rFonts w:ascii="Times New Roman" w:eastAsia="Times New Roman" w:hAnsi="Times New Roman" w:cs="Times New Roman"/>
            <w:sz w:val="20"/>
            <w:szCs w:val="20"/>
          </w:rPr>
          <w:t xml:space="preserve">#. </w:t>
        </w:r>
        <w:r w:rsidRPr="005E310B">
          <w:rPr>
            <w:rFonts w:ascii="Times New Roman" w:eastAsia="Times New Roman" w:hAnsi="Times New Roman" w:cs="Times New Roman"/>
            <w:b/>
            <w:sz w:val="20"/>
            <w:szCs w:val="20"/>
            <w:rPrChange w:id="83" w:author="Автор" w:date="2026-03-30T20:54:00Z">
              <w:rPr>
                <w:rFonts w:ascii="Times New Roman" w:eastAsia="Times New Roman" w:hAnsi="Times New Roman" w:cs="Times New Roman"/>
                <w:sz w:val="20"/>
                <w:szCs w:val="20"/>
              </w:rPr>
            </w:rPrChange>
          </w:rPr>
          <w:t>Mutation dynamics in simulation</w:t>
        </w:r>
        <w:r>
          <w:rPr>
            <w:rFonts w:ascii="Times New Roman" w:eastAsia="Times New Roman" w:hAnsi="Times New Roman" w:cs="Times New Roman"/>
            <w:sz w:val="20"/>
            <w:szCs w:val="20"/>
          </w:rPr>
          <w:t xml:space="preserve">. </w:t>
        </w:r>
      </w:ins>
      <w:ins w:id="84" w:author="Автор" w:date="2026-03-30T20:55:00Z">
        <w:r>
          <w:rPr>
            <w:rFonts w:ascii="Times New Roman" w:eastAsia="Times New Roman" w:hAnsi="Times New Roman" w:cs="Times New Roman"/>
            <w:sz w:val="20"/>
            <w:szCs w:val="20"/>
          </w:rPr>
          <w:t>Simulation parameters:</w:t>
        </w:r>
        <w:r w:rsidRPr="005620C4">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r>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150</m:t>
          </m:r>
        </m:oMath>
        <w:r>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(changes it’s sign</w:t>
        </w:r>
        <w:proofErr w:type="gramStart"/>
        <w:r>
          <w:rPr>
            <w:rFonts w:ascii="Times New Roman" w:eastAsia="Times New Roman" w:hAnsi="Times New Roman" w:cs="Times New Roman"/>
            <w:color w:val="000000"/>
            <w:sz w:val="20"/>
            <w:szCs w:val="20"/>
          </w:rPr>
          <w:t>)</w:t>
        </w:r>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Epistatit</w:t>
        </w:r>
        <w:proofErr w:type="spellEnd"/>
        <w:r>
          <w:rPr>
            <w:rFonts w:ascii="Times New Roman" w:eastAsia="Times New Roman" w:hAnsi="Times New Roman" w:cs="Times New Roman"/>
            <w:sz w:val="20"/>
            <w:szCs w:val="20"/>
          </w:rPr>
          <w:t xml:space="preserve"> network represents a star. Recombination is </w:t>
        </w:r>
        <w:proofErr w:type="gramStart"/>
        <w:r>
          <w:rPr>
            <w:rFonts w:ascii="Times New Roman" w:eastAsia="Times New Roman" w:hAnsi="Times New Roman" w:cs="Times New Roman"/>
            <w:sz w:val="20"/>
            <w:szCs w:val="20"/>
          </w:rPr>
          <w:t>absent  The</w:t>
        </w:r>
        <w:proofErr w:type="gramEnd"/>
        <w:r>
          <w:rPr>
            <w:rFonts w:ascii="Times New Roman" w:eastAsia="Times New Roman" w:hAnsi="Times New Roman" w:cs="Times New Roman"/>
            <w:sz w:val="20"/>
            <w:szCs w:val="20"/>
          </w:rPr>
          <w:t xml:space="preserve"> results are averaged over 6 Monte Carlo runs ( </w:t>
        </w:r>
        <w:r>
          <w:rPr>
            <w:rFonts w:ascii="Times New Roman" w:eastAsia="Times New Roman" w:hAnsi="Times New Roman" w:cs="Times New Roman"/>
            <w:i/>
            <w:sz w:val="20"/>
            <w:szCs w:val="20"/>
          </w:rPr>
          <w:t>Methods</w:t>
        </w:r>
        <w:r>
          <w:rPr>
            <w:rFonts w:ascii="Times New Roman" w:eastAsia="Times New Roman" w:hAnsi="Times New Roman" w:cs="Times New Roman"/>
            <w:sz w:val="20"/>
            <w:szCs w:val="20"/>
          </w:rPr>
          <w:t>).</w:t>
        </w:r>
      </w:ins>
    </w:p>
    <w:p w14:paraId="5D860DF5" w14:textId="7151E9FD" w:rsidR="004144AC" w:rsidRPr="00FC4B93" w:rsidDel="00E65540" w:rsidRDefault="00E65540" w:rsidP="00742F5B">
      <w:pPr>
        <w:spacing w:after="0" w:line="360" w:lineRule="auto"/>
        <w:jc w:val="both"/>
        <w:rPr>
          <w:ins w:id="85" w:author="Автор" w:date="2026-03-24T13:44:00Z"/>
          <w:del w:id="86" w:author="Автор" w:date="2026-03-30T21:09:00Z"/>
          <w:rFonts w:ascii="Times New Roman" w:hAnsi="Times New Roman" w:cs="Times New Roman"/>
          <w:sz w:val="24"/>
          <w:szCs w:val="24"/>
          <w:lang w:val="en-US"/>
        </w:rPr>
      </w:pPr>
      <w:ins w:id="87" w:author="Автор" w:date="2026-03-30T21:09:00Z">
        <w:r w:rsidRPr="00E65540">
          <w:rPr>
            <w:rFonts w:ascii="Times New Roman" w:hAnsi="Times New Roman" w:cs="Times New Roman"/>
            <w:sz w:val="24"/>
            <w:szCs w:val="24"/>
            <w:lang w:val="en-US"/>
          </w:rPr>
          <w:lastRenderedPageBreak/>
          <w:t>Initially, no mutations are present in the simulation, then a gradual accumulation of good mutations occurs (under these conditions, they constitute 10% of the total number of possible mutations). Along with them, bad mutations also accumulate due to the hitchhiking effect. Among these mutations, there is one primary mutation (locus number 77, the number is chosen randomly) and 10 auxiliary mutations (from 72 to 83). All of these mutations are negative, but the combination of the primary and auxiliary mutations compensates for this negative effect and even makes their combination advantageous from a selection perspective. Over time, due to the accumulation of negative mutations due to the effect of genetic linkage, a significant number of auxiliary mutations end up in the same genome as the primary mutation, which ultimately leads to a sharp spontaneous jump in the curve, visible in Figure #, marking the formation of a new "strain."</w:t>
        </w:r>
      </w:ins>
    </w:p>
    <w:p w14:paraId="6D00A3D5" w14:textId="4D5D64E7" w:rsidR="008F60D5" w:rsidRPr="00FC4B93" w:rsidDel="00114B32" w:rsidRDefault="002C4707" w:rsidP="00FC4B93">
      <w:pPr>
        <w:spacing w:after="0" w:line="360" w:lineRule="auto"/>
        <w:ind w:firstLine="720"/>
        <w:jc w:val="both"/>
        <w:rPr>
          <w:ins w:id="88" w:author="Автор" w:date="2026-03-23T21:16:00Z"/>
          <w:del w:id="89" w:author="Автор" w:date="2026-03-24T13:48:00Z"/>
          <w:rFonts w:ascii="Times New Roman" w:eastAsia="Times New Roman" w:hAnsi="Times New Roman" w:cs="Times New Roman"/>
          <w:sz w:val="24"/>
          <w:szCs w:val="24"/>
          <w:lang w:val="en-US"/>
        </w:rPr>
      </w:pPr>
      <w:ins w:id="90" w:author="Автор" w:date="2026-03-23T21:15:00Z">
        <w:del w:id="91" w:author="Автор" w:date="2026-03-24T13:48:00Z">
          <w:r w:rsidDel="00114B32">
            <w:rPr>
              <w:rFonts w:ascii="Times New Roman" w:eastAsia="Times New Roman" w:hAnsi="Times New Roman" w:cs="Times New Roman"/>
              <w:sz w:val="24"/>
              <w:szCs w:val="24"/>
            </w:rPr>
            <w:delText>In</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this</w:delText>
          </w:r>
          <w:r w:rsidRPr="00FC4B93" w:rsidDel="00114B32">
            <w:rPr>
              <w:rFonts w:ascii="Times New Roman" w:eastAsia="Times New Roman" w:hAnsi="Times New Roman" w:cs="Times New Roman"/>
              <w:sz w:val="24"/>
              <w:szCs w:val="24"/>
              <w:lang w:val="en-US"/>
            </w:rPr>
            <w:delText xml:space="preserve"> </w:delText>
          </w:r>
        </w:del>
        <w:del w:id="92" w:author="Автор" w:date="2026-03-24T13:44:00Z">
          <w:r w:rsidDel="000237D1">
            <w:rPr>
              <w:rFonts w:ascii="Times New Roman" w:eastAsia="Times New Roman" w:hAnsi="Times New Roman" w:cs="Times New Roman"/>
              <w:sz w:val="24"/>
              <w:szCs w:val="24"/>
            </w:rPr>
            <w:delText>simulation</w:delText>
          </w:r>
          <w:r w:rsidRPr="00FC4B93" w:rsidDel="000237D1">
            <w:rPr>
              <w:rFonts w:ascii="Times New Roman" w:eastAsia="Times New Roman" w:hAnsi="Times New Roman" w:cs="Times New Roman"/>
              <w:sz w:val="24"/>
              <w:szCs w:val="24"/>
              <w:lang w:val="en-US"/>
            </w:rPr>
            <w:delText xml:space="preserve"> </w:delText>
          </w:r>
        </w:del>
        <w:del w:id="93" w:author="Автор" w:date="2026-03-24T13:48:00Z">
          <w:r w:rsidDel="00114B32">
            <w:rPr>
              <w:rFonts w:ascii="Times New Roman" w:eastAsia="Times New Roman" w:hAnsi="Times New Roman" w:cs="Times New Roman"/>
              <w:sz w:val="24"/>
              <w:szCs w:val="24"/>
            </w:rPr>
            <w:delText>scenario</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we</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acquired</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spontaneous</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symmetry</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change</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due</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to</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epistatic</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network</w:delText>
          </w:r>
          <w:r w:rsidRPr="00FC4B93" w:rsidDel="00114B32">
            <w:rPr>
              <w:rFonts w:ascii="Times New Roman" w:eastAsia="Times New Roman" w:hAnsi="Times New Roman" w:cs="Times New Roman"/>
              <w:sz w:val="24"/>
              <w:szCs w:val="24"/>
              <w:lang w:val="en-US"/>
            </w:rPr>
            <w:delText>)</w:delText>
          </w:r>
        </w:del>
      </w:ins>
      <w:ins w:id="94" w:author="Автор" w:date="2026-03-23T21:16:00Z">
        <w:del w:id="95" w:author="Автор" w:date="2026-03-24T13:48:00Z">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and</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then</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analyzed</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resulting</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data</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with</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our</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method</w:delText>
          </w:r>
          <w:r w:rsidRPr="00FC4B93" w:rsidDel="00114B32">
            <w:rPr>
              <w:rFonts w:ascii="Times New Roman" w:eastAsia="Times New Roman" w:hAnsi="Times New Roman" w:cs="Times New Roman"/>
              <w:sz w:val="24"/>
              <w:szCs w:val="24"/>
              <w:lang w:val="en-US"/>
            </w:rPr>
            <w:delText>.</w:delText>
          </w:r>
        </w:del>
      </w:ins>
    </w:p>
    <w:p w14:paraId="2956B5D5" w14:textId="60D60DCD" w:rsidR="002C4707" w:rsidDel="00E65540" w:rsidRDefault="002C4707" w:rsidP="00742F5B">
      <w:pPr>
        <w:spacing w:after="0" w:line="360" w:lineRule="auto"/>
        <w:jc w:val="both"/>
        <w:rPr>
          <w:ins w:id="96" w:author="Автор" w:date="2026-03-24T13:53:00Z"/>
          <w:del w:id="97" w:author="Автор" w:date="2026-03-30T21:09:00Z"/>
          <w:rFonts w:ascii="Times New Roman" w:eastAsia="Times New Roman" w:hAnsi="Times New Roman" w:cs="Times New Roman"/>
          <w:sz w:val="24"/>
          <w:szCs w:val="24"/>
        </w:rPr>
      </w:pPr>
      <w:ins w:id="98" w:author="Автор" w:date="2026-03-23T21:16:00Z">
        <w:del w:id="99" w:author="Автор" w:date="2026-03-30T21:09:00Z">
          <w:r w:rsidRPr="00FC4B93" w:rsidDel="00E65540">
            <w:rPr>
              <w:rFonts w:ascii="Times New Roman" w:eastAsia="Times New Roman" w:hAnsi="Times New Roman" w:cs="Times New Roman"/>
              <w:sz w:val="24"/>
              <w:szCs w:val="24"/>
              <w:lang w:val="en-US"/>
            </w:rPr>
            <w:tab/>
          </w:r>
          <w:r w:rsidRPr="00FC4B93" w:rsidDel="00E65540">
            <w:rPr>
              <w:rFonts w:ascii="Times New Roman" w:eastAsia="Times New Roman" w:hAnsi="Times New Roman" w:cs="Times New Roman"/>
              <w:sz w:val="24"/>
              <w:szCs w:val="24"/>
              <w:highlight w:val="yellow"/>
            </w:rPr>
            <w:delText>To</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do</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so</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firstly</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we</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draw</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a</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mutational</w:delText>
          </w:r>
        </w:del>
      </w:ins>
      <w:ins w:id="100" w:author="Автор" w:date="2026-03-23T21:17:00Z">
        <w:del w:id="101" w:author="Автор" w:date="2026-03-30T21:09:00Z">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spectrum</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of</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the</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dataset</w:delText>
          </w:r>
        </w:del>
      </w:ins>
      <w:ins w:id="102" w:author="Автор" w:date="2026-03-24T13:50:00Z">
        <w:del w:id="103" w:author="Автор" w:date="2026-03-30T21:09:00Z">
          <w:r w:rsidR="00114B32" w:rsidRPr="00FC4B93" w:rsidDel="00E65540">
            <w:rPr>
              <w:rFonts w:ascii="Times New Roman" w:eastAsia="Times New Roman" w:hAnsi="Times New Roman" w:cs="Times New Roman"/>
              <w:sz w:val="24"/>
              <w:szCs w:val="24"/>
              <w:highlight w:val="yellow"/>
              <w:lang w:val="en-US"/>
            </w:rPr>
            <w:delText xml:space="preserve"> </w:delText>
          </w:r>
        </w:del>
      </w:ins>
      <w:ins w:id="104" w:author="Автор" w:date="2026-03-24T13:51:00Z">
        <w:del w:id="105" w:author="Автор" w:date="2026-03-30T21:09:00Z">
          <w:r w:rsidR="00114B32" w:rsidRPr="00FC4B93" w:rsidDel="00E65540">
            <w:rPr>
              <w:rFonts w:ascii="Times New Roman" w:eastAsia="Times New Roman" w:hAnsi="Times New Roman" w:cs="Times New Roman"/>
              <w:sz w:val="24"/>
              <w:szCs w:val="24"/>
              <w:highlight w:val="yellow"/>
            </w:rPr>
            <w:delText>[</w:delText>
          </w:r>
        </w:del>
      </w:ins>
      <w:ins w:id="106" w:author="Автор" w:date="2026-03-24T13:53:00Z">
        <w:del w:id="107" w:author="Автор" w:date="2026-03-30T21:09:00Z">
          <w:r w:rsidR="007E5406" w:rsidRPr="00FC4B93" w:rsidDel="00E65540">
            <w:rPr>
              <w:rFonts w:ascii="Times New Roman" w:eastAsia="Times New Roman" w:hAnsi="Times New Roman" w:cs="Times New Roman"/>
              <w:sz w:val="24"/>
              <w:szCs w:val="24"/>
              <w:highlight w:val="yellow"/>
            </w:rPr>
            <w:delText>D</w:delText>
          </w:r>
        </w:del>
      </w:ins>
      <w:ins w:id="108" w:author="Автор" w:date="2026-03-24T13:51:00Z">
        <w:del w:id="109" w:author="Автор" w:date="2026-03-30T21:09:00Z">
          <w:r w:rsidR="00114B32" w:rsidRPr="00FC4B93" w:rsidDel="00E65540">
            <w:rPr>
              <w:rFonts w:ascii="Times New Roman" w:eastAsia="Times New Roman" w:hAnsi="Times New Roman" w:cs="Times New Roman"/>
              <w:sz w:val="24"/>
              <w:szCs w:val="24"/>
              <w:highlight w:val="yellow"/>
            </w:rPr>
            <w:delText>escrib</w:delText>
          </w:r>
        </w:del>
      </w:ins>
      <w:ins w:id="110" w:author="Автор" w:date="2026-03-24T13:52:00Z">
        <w:del w:id="111" w:author="Автор" w:date="2026-03-30T21:09:00Z">
          <w:r w:rsidR="007E5406" w:rsidRPr="00FC4B93" w:rsidDel="00E65540">
            <w:rPr>
              <w:rFonts w:ascii="Times New Roman" w:eastAsia="Times New Roman" w:hAnsi="Times New Roman" w:cs="Times New Roman"/>
              <w:sz w:val="24"/>
              <w:szCs w:val="24"/>
              <w:highlight w:val="yellow"/>
            </w:rPr>
            <w:delText>e the process of dynamics</w:delText>
          </w:r>
        </w:del>
      </w:ins>
      <w:ins w:id="112" w:author="Автор" w:date="2026-03-24T13:53:00Z">
        <w:del w:id="113" w:author="Автор" w:date="2026-03-30T21:09:00Z">
          <w:r w:rsidR="007E5406" w:rsidDel="00E65540">
            <w:rPr>
              <w:rFonts w:ascii="Times New Roman" w:eastAsia="Times New Roman" w:hAnsi="Times New Roman" w:cs="Times New Roman"/>
              <w:sz w:val="24"/>
              <w:szCs w:val="24"/>
              <w:highlight w:val="yellow"/>
            </w:rPr>
            <w:delText xml:space="preserve"> </w:delText>
          </w:r>
          <w:r w:rsidR="007E5406" w:rsidRPr="00FC4B93" w:rsidDel="00E65540">
            <w:rPr>
              <w:rFonts w:ascii="Times New Roman" w:eastAsia="Times New Roman" w:hAnsi="Times New Roman" w:cs="Times New Roman"/>
              <w:sz w:val="24"/>
              <w:szCs w:val="24"/>
              <w:highlight w:val="yellow"/>
            </w:rPr>
            <w:delText>and show</w:delText>
          </w:r>
          <w:r w:rsidR="007E5406" w:rsidDel="00E65540">
            <w:rPr>
              <w:rFonts w:ascii="Times New Roman" w:eastAsia="Times New Roman" w:hAnsi="Times New Roman" w:cs="Times New Roman"/>
              <w:sz w:val="24"/>
              <w:szCs w:val="24"/>
              <w:highlight w:val="yellow"/>
            </w:rPr>
            <w:delText xml:space="preserve"> the</w:delText>
          </w:r>
          <w:r w:rsidR="007E5406" w:rsidRPr="00FC4B93" w:rsidDel="00E65540">
            <w:rPr>
              <w:rFonts w:ascii="Times New Roman" w:eastAsia="Times New Roman" w:hAnsi="Times New Roman" w:cs="Times New Roman"/>
              <w:sz w:val="24"/>
              <w:szCs w:val="24"/>
              <w:highlight w:val="yellow"/>
            </w:rPr>
            <w:delText xml:space="preserve"> figure</w:delText>
          </w:r>
          <w:r w:rsidR="007E5406" w:rsidDel="00E65540">
            <w:rPr>
              <w:rFonts w:ascii="Times New Roman" w:eastAsia="Times New Roman" w:hAnsi="Times New Roman" w:cs="Times New Roman"/>
              <w:sz w:val="24"/>
              <w:szCs w:val="24"/>
              <w:highlight w:val="yellow"/>
            </w:rPr>
            <w:delText xml:space="preserve"> vs time</w:delText>
          </w:r>
          <w:r w:rsidR="007E5406" w:rsidRPr="00FC4B93" w:rsidDel="00E65540">
            <w:rPr>
              <w:rFonts w:ascii="Times New Roman" w:eastAsia="Times New Roman" w:hAnsi="Times New Roman" w:cs="Times New Roman"/>
              <w:sz w:val="24"/>
              <w:szCs w:val="24"/>
              <w:highlight w:val="yellow"/>
            </w:rPr>
            <w:delText xml:space="preserve"> </w:delText>
          </w:r>
        </w:del>
      </w:ins>
      <w:ins w:id="114" w:author="Автор" w:date="2026-03-24T13:51:00Z">
        <w:del w:id="115" w:author="Автор" w:date="2026-03-30T21:09:00Z">
          <w:r w:rsidR="00114B32" w:rsidRPr="00FC4B93" w:rsidDel="00E65540">
            <w:rPr>
              <w:rFonts w:ascii="Times New Roman" w:eastAsia="Times New Roman" w:hAnsi="Times New Roman" w:cs="Times New Roman"/>
              <w:sz w:val="24"/>
              <w:szCs w:val="24"/>
              <w:highlight w:val="yellow"/>
            </w:rPr>
            <w:delText>]</w:delText>
          </w:r>
        </w:del>
      </w:ins>
      <w:ins w:id="116" w:author="Автор" w:date="2026-03-23T21:17:00Z">
        <w:del w:id="117" w:author="Автор" w:date="2026-03-30T21:09:00Z">
          <w:r w:rsidDel="00E65540">
            <w:rPr>
              <w:rFonts w:ascii="Times New Roman" w:eastAsia="Times New Roman" w:hAnsi="Times New Roman" w:cs="Times New Roman"/>
              <w:sz w:val="24"/>
              <w:szCs w:val="24"/>
            </w:rPr>
            <w:delText>:</w:delText>
          </w:r>
        </w:del>
      </w:ins>
    </w:p>
    <w:p w14:paraId="6556E7FC" w14:textId="25B52455" w:rsidR="007E5406" w:rsidDel="007E5406" w:rsidRDefault="007E5406" w:rsidP="00FC4B93">
      <w:pPr>
        <w:spacing w:after="0" w:line="360" w:lineRule="auto"/>
        <w:ind w:firstLine="720"/>
        <w:jc w:val="both"/>
        <w:rPr>
          <w:ins w:id="118" w:author="Автор" w:date="2026-03-23T21:17:00Z"/>
          <w:del w:id="119" w:author="Автор" w:date="2026-03-24T13:56:00Z"/>
          <w:rFonts w:ascii="Times New Roman" w:eastAsia="Times New Roman" w:hAnsi="Times New Roman" w:cs="Times New Roman"/>
          <w:sz w:val="24"/>
          <w:szCs w:val="24"/>
        </w:rPr>
      </w:pPr>
    </w:p>
    <w:p w14:paraId="0CB2B425" w14:textId="26CAD4C5" w:rsidR="002C4707" w:rsidRPr="00FC4B93" w:rsidRDefault="002C4707" w:rsidP="00742F5B">
      <w:pPr>
        <w:spacing w:after="0" w:line="360" w:lineRule="auto"/>
        <w:jc w:val="both"/>
        <w:rPr>
          <w:ins w:id="120" w:author="Автор" w:date="2026-03-23T21:27:00Z"/>
          <w:rFonts w:ascii="Times New Roman" w:eastAsia="Times New Roman" w:hAnsi="Times New Roman" w:cs="Times New Roman"/>
          <w:sz w:val="24"/>
          <w:szCs w:val="24"/>
          <w:lang w:val="ru-RU"/>
        </w:rPr>
      </w:pPr>
      <w:ins w:id="121" w:author="Автор" w:date="2026-03-23T21:17:00Z">
        <w:r>
          <w:rPr>
            <w:rFonts w:ascii="Times New Roman" w:eastAsia="Times New Roman" w:hAnsi="Times New Roman" w:cs="Times New Roman"/>
            <w:noProof/>
            <w:sz w:val="24"/>
            <w:szCs w:val="24"/>
          </w:rPr>
          <w:drawing>
            <wp:inline distT="0" distB="0" distL="0" distR="0" wp14:anchorId="07F4408D" wp14:editId="31BDE816">
              <wp:extent cx="5848350" cy="438626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50" cy="4386262"/>
                      </a:xfrm>
                      <a:prstGeom prst="rect">
                        <a:avLst/>
                      </a:prstGeom>
                      <a:noFill/>
                      <a:ln>
                        <a:noFill/>
                      </a:ln>
                    </pic:spPr>
                  </pic:pic>
                </a:graphicData>
              </a:graphic>
            </wp:inline>
          </w:drawing>
        </w:r>
      </w:ins>
    </w:p>
    <w:p w14:paraId="4E5144E9" w14:textId="1C247ADD" w:rsidR="000018A6" w:rsidRDefault="000018A6" w:rsidP="00742F5B">
      <w:pPr>
        <w:spacing w:after="0" w:line="360" w:lineRule="auto"/>
        <w:jc w:val="both"/>
        <w:rPr>
          <w:rFonts w:ascii="Times New Roman" w:eastAsia="Times New Roman" w:hAnsi="Times New Roman" w:cs="Times New Roman"/>
          <w:sz w:val="20"/>
          <w:szCs w:val="20"/>
        </w:rPr>
      </w:pPr>
      <w:commentRangeStart w:id="122"/>
      <w:ins w:id="123" w:author="Автор" w:date="2026-03-23T21:27:00Z">
        <w:r>
          <w:rPr>
            <w:rFonts w:ascii="Times New Roman" w:eastAsia="Times New Roman" w:hAnsi="Times New Roman" w:cs="Times New Roman"/>
            <w:sz w:val="20"/>
            <w:szCs w:val="20"/>
          </w:rPr>
          <w:t xml:space="preserve">Figure </w:t>
        </w:r>
      </w:ins>
      <w:ins w:id="124" w:author="Автор" w:date="2026-03-24T13:45:00Z">
        <w:r w:rsidR="000237D1">
          <w:rPr>
            <w:rFonts w:ascii="Times New Roman" w:eastAsia="Times New Roman" w:hAnsi="Times New Roman" w:cs="Times New Roman"/>
            <w:sz w:val="20"/>
            <w:szCs w:val="20"/>
          </w:rPr>
          <w:t>*</w:t>
        </w:r>
        <w:proofErr w:type="gramStart"/>
        <w:r w:rsidR="000237D1">
          <w:rPr>
            <w:rFonts w:ascii="Times New Roman" w:eastAsia="Times New Roman" w:hAnsi="Times New Roman" w:cs="Times New Roman"/>
            <w:sz w:val="20"/>
            <w:szCs w:val="20"/>
          </w:rPr>
          <w:t>*</w:t>
        </w:r>
      </w:ins>
      <w:ins w:id="125" w:author="Автор" w:date="2026-03-23T21:27:00Z">
        <w:r>
          <w:rPr>
            <w:rFonts w:ascii="Times New Roman" w:eastAsia="Times New Roman" w:hAnsi="Times New Roman" w:cs="Times New Roman"/>
            <w:sz w:val="20"/>
            <w:szCs w:val="20"/>
          </w:rPr>
          <w:t xml:space="preserve"> .</w:t>
        </w:r>
      </w:ins>
      <w:proofErr w:type="gramEnd"/>
      <w:ins w:id="126" w:author="Автор" w:date="2026-03-23T21:28:00Z">
        <w:r w:rsidRPr="000018A6">
          <w:rPr>
            <w:rFonts w:ascii="Times New Roman" w:eastAsia="Times New Roman" w:hAnsi="Times New Roman" w:cs="Times New Roman"/>
            <w:b/>
            <w:sz w:val="20"/>
            <w:szCs w:val="20"/>
          </w:rPr>
          <w:t xml:space="preserve"> </w:t>
        </w:r>
      </w:ins>
      <w:commentRangeEnd w:id="122"/>
      <w:r w:rsidR="003A5E2B">
        <w:rPr>
          <w:rStyle w:val="af"/>
        </w:rPr>
        <w:commentReference w:id="122"/>
      </w:r>
      <w:r>
        <w:rPr>
          <w:rFonts w:ascii="Times New Roman" w:eastAsia="Times New Roman" w:hAnsi="Times New Roman" w:cs="Times New Roman"/>
          <w:b/>
          <w:sz w:val="20"/>
          <w:szCs w:val="20"/>
        </w:rPr>
        <w:t xml:space="preserve">Mutational spectrum </w:t>
      </w:r>
      <w:r w:rsidR="000237D1">
        <w:rPr>
          <w:rFonts w:ascii="Times New Roman" w:eastAsia="Times New Roman" w:hAnsi="Times New Roman" w:cs="Times New Roman"/>
          <w:b/>
          <w:sz w:val="20"/>
          <w:szCs w:val="20"/>
        </w:rPr>
        <w:t>for initially</w:t>
      </w:r>
      <w:r w:rsidR="00114B32">
        <w:rPr>
          <w:rFonts w:ascii="Times New Roman" w:eastAsia="Times New Roman" w:hAnsi="Times New Roman" w:cs="Times New Roman"/>
          <w:b/>
          <w:sz w:val="20"/>
          <w:szCs w:val="20"/>
        </w:rPr>
        <w:t>-</w:t>
      </w:r>
      <w:proofErr w:type="spellStart"/>
      <w:r w:rsidR="000237D1">
        <w:rPr>
          <w:rFonts w:ascii="Times New Roman" w:eastAsia="Times New Roman" w:hAnsi="Times New Roman" w:cs="Times New Roman"/>
          <w:b/>
          <w:sz w:val="20"/>
          <w:szCs w:val="20"/>
        </w:rPr>
        <w:t>monomorphous</w:t>
      </w:r>
      <w:proofErr w:type="spellEnd"/>
      <w:r w:rsidR="000237D1">
        <w:rPr>
          <w:rFonts w:ascii="Times New Roman" w:eastAsia="Times New Roman" w:hAnsi="Times New Roman" w:cs="Times New Roman"/>
          <w:b/>
          <w:sz w:val="20"/>
          <w:szCs w:val="20"/>
        </w:rPr>
        <w:t xml:space="preserve"> population</w:t>
      </w:r>
      <w:r w:rsidR="00114B32">
        <w:rPr>
          <w:rFonts w:ascii="Times New Roman" w:eastAsia="Times New Roman" w:hAnsi="Times New Roman" w:cs="Times New Roman"/>
          <w:b/>
          <w:sz w:val="20"/>
          <w:szCs w:val="20"/>
        </w:rPr>
        <w:t>s</w:t>
      </w:r>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Y–axis: number of sequences with a given number of differences (X–axis) from the initial sequence. Simulation parameters</w:t>
      </w:r>
      <w:r w:rsidR="004144AC">
        <w:rPr>
          <w:rFonts w:ascii="Times New Roman" w:eastAsia="Times New Roman" w:hAnsi="Times New Roman" w:cs="Times New Roman"/>
          <w:color w:val="000000"/>
          <w:sz w:val="20"/>
          <w:szCs w:val="20"/>
        </w:rPr>
        <w:t xml:space="preserve"> are the same as in Figure #</w:t>
      </w:r>
    </w:p>
    <w:p w14:paraId="7C0365A4" w14:textId="77777777" w:rsidR="000237D1" w:rsidRPr="00FC4B93" w:rsidRDefault="000237D1" w:rsidP="00742F5B">
      <w:pPr>
        <w:spacing w:after="0" w:line="360" w:lineRule="auto"/>
        <w:jc w:val="both"/>
        <w:rPr>
          <w:rFonts w:ascii="Times New Roman" w:eastAsia="Times New Roman" w:hAnsi="Times New Roman" w:cs="Times New Roman"/>
          <w:sz w:val="20"/>
          <w:szCs w:val="20"/>
        </w:rPr>
      </w:pPr>
    </w:p>
    <w:p w14:paraId="04E6BB1E" w14:textId="5F974993" w:rsidR="00A863A5" w:rsidRDefault="007E5406" w:rsidP="003A5E2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a result of the emergence of the new strain, the mutational spectrum averaged over 6 populations at 150 generational steps had two maxima (Fig. **).   Sequences are divided</w:t>
      </w:r>
      <w:r w:rsidR="000018A6">
        <w:rPr>
          <w:rFonts w:ascii="Times New Roman" w:eastAsia="Times New Roman" w:hAnsi="Times New Roman" w:cs="Times New Roman"/>
          <w:sz w:val="24"/>
          <w:szCs w:val="24"/>
        </w:rPr>
        <w:t xml:space="preserve"> into two groups with bo</w:t>
      </w:r>
      <w:r>
        <w:rPr>
          <w:rFonts w:ascii="Times New Roman" w:eastAsia="Times New Roman" w:hAnsi="Times New Roman" w:cs="Times New Roman"/>
          <w:sz w:val="24"/>
          <w:szCs w:val="24"/>
        </w:rPr>
        <w:t>rders</w:t>
      </w:r>
      <w:r w:rsidR="000018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chosen at</w:t>
      </w:r>
      <w:r w:rsidR="000018A6">
        <w:rPr>
          <w:rFonts w:ascii="Times New Roman" w:eastAsia="Times New Roman" w:hAnsi="Times New Roman" w:cs="Times New Roman"/>
          <w:sz w:val="24"/>
          <w:szCs w:val="24"/>
        </w:rPr>
        <w:t xml:space="preserve"> 6 </w:t>
      </w:r>
      <w:r>
        <w:rPr>
          <w:rFonts w:ascii="Times New Roman" w:eastAsia="Times New Roman" w:hAnsi="Times New Roman" w:cs="Times New Roman"/>
          <w:sz w:val="24"/>
          <w:szCs w:val="24"/>
        </w:rPr>
        <w:t xml:space="preserve">(the local minimum) </w:t>
      </w:r>
      <w:r w:rsidR="000018A6">
        <w:rPr>
          <w:rFonts w:ascii="Times New Roman" w:eastAsia="Times New Roman" w:hAnsi="Times New Roman" w:cs="Times New Roman"/>
          <w:sz w:val="24"/>
          <w:szCs w:val="24"/>
        </w:rPr>
        <w:t xml:space="preserve">and 22 </w:t>
      </w:r>
      <w:r w:rsidR="00A863A5">
        <w:rPr>
          <w:rFonts w:ascii="Times New Roman" w:eastAsia="Times New Roman" w:hAnsi="Times New Roman" w:cs="Times New Roman"/>
          <w:sz w:val="24"/>
          <w:szCs w:val="24"/>
        </w:rPr>
        <w:t>new substitutions</w:t>
      </w:r>
      <w:r>
        <w:rPr>
          <w:rFonts w:ascii="Times New Roman" w:eastAsia="Times New Roman" w:hAnsi="Times New Roman" w:cs="Times New Roman"/>
          <w:sz w:val="24"/>
          <w:szCs w:val="24"/>
        </w:rPr>
        <w:t xml:space="preserve"> (upper cutoff)</w:t>
      </w:r>
      <w:r w:rsidR="000018A6">
        <w:rPr>
          <w:rFonts w:ascii="Times New Roman" w:eastAsia="Times New Roman" w:hAnsi="Times New Roman" w:cs="Times New Roman"/>
          <w:sz w:val="24"/>
          <w:szCs w:val="24"/>
        </w:rPr>
        <w:t xml:space="preserve">. </w:t>
      </w:r>
      <w:r w:rsidR="003A5E2B">
        <w:rPr>
          <w:rFonts w:ascii="Times New Roman" w:eastAsia="Times New Roman" w:hAnsi="Times New Roman" w:cs="Times New Roman"/>
          <w:sz w:val="24"/>
          <w:szCs w:val="24"/>
        </w:rPr>
        <w:t xml:space="preserve">Then we conducted bootstrapping procedure, in which sequences from each peak were over sampled many times with replacement and </w:t>
      </w:r>
      <w:proofErr w:type="spellStart"/>
      <w:r w:rsidR="003A5E2B">
        <w:rPr>
          <w:rFonts w:ascii="Times New Roman" w:eastAsia="Times New Roman" w:hAnsi="Times New Roman" w:cs="Times New Roman"/>
          <w:sz w:val="24"/>
          <w:szCs w:val="24"/>
        </w:rPr>
        <w:t>repitition</w:t>
      </w:r>
      <w:proofErr w:type="spellEnd"/>
      <w:r w:rsidR="003A5E2B">
        <w:rPr>
          <w:rFonts w:ascii="Times New Roman" w:eastAsia="Times New Roman" w:hAnsi="Times New Roman" w:cs="Times New Roman"/>
          <w:sz w:val="24"/>
          <w:szCs w:val="24"/>
        </w:rPr>
        <w:t xml:space="preserve">, </w:t>
      </w:r>
      <w:proofErr w:type="gramStart"/>
      <w:r w:rsidR="003A5E2B">
        <w:rPr>
          <w:rFonts w:ascii="Times New Roman" w:eastAsia="Times New Roman" w:hAnsi="Times New Roman" w:cs="Times New Roman"/>
          <w:sz w:val="24"/>
          <w:szCs w:val="24"/>
        </w:rPr>
        <w:t>and  used</w:t>
      </w:r>
      <w:proofErr w:type="gramEnd"/>
      <w:r w:rsidR="003A5E2B">
        <w:rPr>
          <w:rFonts w:ascii="Times New Roman" w:eastAsia="Times New Roman" w:hAnsi="Times New Roman" w:cs="Times New Roman"/>
          <w:sz w:val="24"/>
          <w:szCs w:val="24"/>
        </w:rPr>
        <w:t xml:space="preserve"> for the detection </w:t>
      </w:r>
      <w:proofErr w:type="spellStart"/>
      <w:r w:rsidR="003A5E2B">
        <w:rPr>
          <w:rFonts w:ascii="Times New Roman" w:eastAsia="Times New Roman" w:hAnsi="Times New Roman" w:cs="Times New Roman"/>
          <w:sz w:val="24"/>
          <w:szCs w:val="24"/>
        </w:rPr>
        <w:t>algrith</w:t>
      </w:r>
      <w:proofErr w:type="spellEnd"/>
    </w:p>
    <w:p w14:paraId="0637C8D4" w14:textId="65C410FB" w:rsidR="00DC293B" w:rsidRPr="00FC4B93" w:rsidRDefault="00A863A5" w:rsidP="00FC4B93">
      <w:pPr>
        <w:spacing w:after="0" w:line="360" w:lineRule="auto"/>
        <w:ind w:firstLine="720"/>
        <w:jc w:val="both"/>
        <w:rPr>
          <w:rFonts w:ascii="Times New Roman" w:eastAsia="Times New Roman" w:hAnsi="Times New Roman" w:cs="Times New Roman"/>
          <w:sz w:val="24"/>
          <w:szCs w:val="24"/>
        </w:rPr>
      </w:pPr>
      <w:r w:rsidRPr="00DC293B">
        <w:rPr>
          <w:rFonts w:ascii="Times New Roman" w:eastAsia="Times New Roman" w:hAnsi="Times New Roman" w:cs="Times New Roman"/>
          <w:sz w:val="24"/>
          <w:szCs w:val="24"/>
        </w:rPr>
        <w:t>The resulting</w:t>
      </w:r>
      <w:r w:rsidR="000018A6" w:rsidRPr="00DC293B">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 xml:space="preserve">detection </w:t>
      </w:r>
      <w:r w:rsidR="000018A6" w:rsidRPr="00DC293B">
        <w:rPr>
          <w:rFonts w:ascii="Times New Roman" w:eastAsia="Times New Roman" w:hAnsi="Times New Roman" w:cs="Times New Roman"/>
          <w:sz w:val="24"/>
          <w:szCs w:val="24"/>
        </w:rPr>
        <w:t xml:space="preserve">error </w:t>
      </w:r>
      <w:r w:rsidR="00DC293B">
        <w:rPr>
          <w:rFonts w:ascii="Times New Roman" w:eastAsia="Times New Roman" w:hAnsi="Times New Roman" w:cs="Times New Roman"/>
          <w:sz w:val="24"/>
          <w:szCs w:val="24"/>
        </w:rPr>
        <w:t xml:space="preserve">is </w:t>
      </w:r>
      <w:r w:rsidRPr="00DC293B">
        <w:rPr>
          <w:rFonts w:ascii="Times New Roman" w:eastAsia="Times New Roman" w:hAnsi="Times New Roman" w:cs="Times New Roman"/>
          <w:sz w:val="24"/>
          <w:szCs w:val="24"/>
        </w:rPr>
        <w:t xml:space="preserve">calculated as </w:t>
      </w:r>
      <w:r w:rsidR="00DC293B" w:rsidRPr="00FC4B93">
        <w:rPr>
          <w:rFonts w:ascii="Times New Roman" w:eastAsia="Times New Roman" w:hAnsi="Times New Roman" w:cs="Times New Roman"/>
          <w:sz w:val="24"/>
          <w:szCs w:val="24"/>
        </w:rPr>
        <w:t>the sum of false positive and false negative epistatic interactions</w:t>
      </w:r>
      <w:r w:rsidR="008F5971">
        <w:rPr>
          <w:rFonts w:ascii="Times New Roman" w:eastAsia="Times New Roman" w:hAnsi="Times New Roman" w:cs="Times New Roman"/>
          <w:sz w:val="24"/>
          <w:szCs w:val="24"/>
        </w:rPr>
        <w:t xml:space="preserve"> out of 10 possible</w:t>
      </w:r>
      <w:r w:rsidR="00DC293B">
        <w:rPr>
          <w:rFonts w:ascii="Times New Roman" w:eastAsia="Times New Roman" w:hAnsi="Times New Roman" w:cs="Times New Roman"/>
          <w:sz w:val="24"/>
          <w:szCs w:val="24"/>
        </w:rPr>
        <w:t xml:space="preserve"> (Fig. ***) as a function on the relative </w:t>
      </w:r>
      <w:r w:rsidR="003A5E2B">
        <w:rPr>
          <w:rFonts w:ascii="Times New Roman" w:eastAsia="Times New Roman" w:hAnsi="Times New Roman" w:cs="Times New Roman"/>
          <w:sz w:val="24"/>
          <w:szCs w:val="24"/>
        </w:rPr>
        <w:t>numbers of sequences from peak 1 and 2</w:t>
      </w:r>
      <w:r w:rsidR="00DC293B" w:rsidRPr="00FC4B93">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The</w:t>
      </w:r>
      <w:r w:rsidR="00DC293B" w:rsidRPr="00FC4B93">
        <w:rPr>
          <w:rFonts w:ascii="Times New Roman" w:eastAsia="Times New Roman" w:hAnsi="Times New Roman" w:cs="Times New Roman"/>
          <w:sz w:val="24"/>
          <w:szCs w:val="24"/>
        </w:rPr>
        <w:t xml:space="preserve"> number of false positives zero</w:t>
      </w:r>
      <w:r w:rsidR="00DC293B">
        <w:rPr>
          <w:rFonts w:ascii="Times New Roman" w:eastAsia="Times New Roman" w:hAnsi="Times New Roman" w:cs="Times New Roman"/>
          <w:sz w:val="24"/>
          <w:szCs w:val="24"/>
        </w:rPr>
        <w:t xml:space="preserve">, so that the </w:t>
      </w:r>
      <w:r w:rsidR="008F5971">
        <w:rPr>
          <w:rFonts w:ascii="Times New Roman" w:eastAsia="Times New Roman" w:hAnsi="Times New Roman" w:cs="Times New Roman"/>
          <w:sz w:val="24"/>
          <w:szCs w:val="24"/>
        </w:rPr>
        <w:t xml:space="preserve">total </w:t>
      </w:r>
      <w:r w:rsidR="00DC293B">
        <w:rPr>
          <w:rFonts w:ascii="Times New Roman" w:eastAsia="Times New Roman" w:hAnsi="Times New Roman" w:cs="Times New Roman"/>
          <w:sz w:val="24"/>
          <w:szCs w:val="24"/>
        </w:rPr>
        <w:t xml:space="preserve">error is given by false </w:t>
      </w:r>
      <w:r w:rsidR="00FE28DE">
        <w:rPr>
          <w:rFonts w:ascii="Times New Roman" w:eastAsia="Times New Roman" w:hAnsi="Times New Roman" w:cs="Times New Roman"/>
          <w:sz w:val="24"/>
          <w:szCs w:val="24"/>
        </w:rPr>
        <w:t>negatives</w:t>
      </w:r>
      <w:r w:rsidR="00DC293B">
        <w:rPr>
          <w:rFonts w:ascii="Times New Roman" w:eastAsia="Times New Roman" w:hAnsi="Times New Roman" w:cs="Times New Roman"/>
          <w:sz w:val="24"/>
          <w:szCs w:val="24"/>
        </w:rPr>
        <w:t>.</w:t>
      </w:r>
      <w:r w:rsidR="00DC293B" w:rsidRPr="00FC4B93">
        <w:rPr>
          <w:rFonts w:ascii="Times New Roman" w:eastAsia="Times New Roman" w:hAnsi="Times New Roman" w:cs="Times New Roman"/>
          <w:sz w:val="24"/>
          <w:szCs w:val="24"/>
        </w:rPr>
        <w:t xml:space="preserve"> </w:t>
      </w:r>
      <w:r w:rsidR="00FE28DE">
        <w:rPr>
          <w:rFonts w:ascii="Times New Roman" w:eastAsia="Times New Roman" w:hAnsi="Times New Roman" w:cs="Times New Roman"/>
          <w:sz w:val="24"/>
          <w:szCs w:val="24"/>
        </w:rPr>
        <w:t>Therefore this method is highly accurate, but only in the conservative direction. These results suggest that we need to take either equal sampling from both peaks or somewhat smaller sampling from earlier peak, assuming they are approximately equal in size.</w:t>
      </w:r>
    </w:p>
    <w:p w14:paraId="6AAF9B90" w14:textId="25FD29E0" w:rsidR="000018A6" w:rsidRDefault="000018A6" w:rsidP="00742F5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01E9EB8" wp14:editId="20F4601C">
            <wp:extent cx="5848350" cy="438626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848350" cy="4386262"/>
                    </a:xfrm>
                    <a:prstGeom prst="rect">
                      <a:avLst/>
                    </a:prstGeom>
                    <a:noFill/>
                    <a:ln>
                      <a:noFill/>
                    </a:ln>
                  </pic:spPr>
                </pic:pic>
              </a:graphicData>
            </a:graphic>
          </wp:inline>
        </w:drawing>
      </w:r>
    </w:p>
    <w:p w14:paraId="7C3C4D97" w14:textId="70B16646" w:rsidR="005620C4" w:rsidRDefault="005620C4">
      <w:pPr>
        <w:spacing w:after="0" w:line="360" w:lineRule="auto"/>
        <w:jc w:val="both"/>
        <w:rPr>
          <w:rFonts w:ascii="Times New Roman" w:eastAsia="Times New Roman" w:hAnsi="Times New Roman" w:cs="Times New Roman"/>
          <w:sz w:val="20"/>
          <w:szCs w:val="20"/>
        </w:rPr>
      </w:pPr>
      <w:commentRangeStart w:id="127"/>
      <w:r>
        <w:rPr>
          <w:rFonts w:ascii="Times New Roman" w:eastAsia="Times New Roman" w:hAnsi="Times New Roman" w:cs="Times New Roman"/>
          <w:sz w:val="20"/>
          <w:szCs w:val="20"/>
        </w:rPr>
        <w:t>Figure</w:t>
      </w:r>
      <w:r w:rsidR="00A863A5">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commentRangeEnd w:id="127"/>
      <w:r w:rsidR="00DC293B">
        <w:rPr>
          <w:rStyle w:val="af"/>
        </w:rPr>
        <w:commentReference w:id="127"/>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Error </w:t>
      </w:r>
      <w:r w:rsidR="00A863A5">
        <w:rPr>
          <w:rFonts w:ascii="Times New Roman" w:eastAsia="Times New Roman" w:hAnsi="Times New Roman" w:cs="Times New Roman"/>
          <w:b/>
          <w:sz w:val="20"/>
          <w:szCs w:val="20"/>
        </w:rPr>
        <w:t xml:space="preserve">of epistatic detection for simulated Test 2 (initial monomorphic population). </w:t>
      </w:r>
      <w:r w:rsidR="00DC293B">
        <w:rPr>
          <w:rFonts w:ascii="Times New Roman" w:eastAsia="Times New Roman" w:hAnsi="Times New Roman" w:cs="Times New Roman"/>
          <w:b/>
          <w:sz w:val="20"/>
          <w:szCs w:val="20"/>
        </w:rPr>
        <w:t xml:space="preserve">Axes X and Y show the numbers of sequences sampled from Peak 1 and Peak 2 in Fig. **, respectively, relative to sizes of each peak </w:t>
      </w:r>
      <w:r>
        <w:rPr>
          <w:rFonts w:ascii="Times New Roman" w:eastAsia="Times New Roman" w:hAnsi="Times New Roman" w:cs="Times New Roman"/>
          <w:sz w:val="20"/>
          <w:szCs w:val="20"/>
        </w:rPr>
        <w:t>Parameters are the same as in Figure</w:t>
      </w:r>
      <w:r w:rsidR="00A863A5">
        <w:rPr>
          <w:rFonts w:ascii="Times New Roman" w:eastAsia="Times New Roman" w:hAnsi="Times New Roman" w:cs="Times New Roman"/>
          <w:sz w:val="20"/>
          <w:szCs w:val="20"/>
        </w:rPr>
        <w:t xml:space="preserve"> *</w:t>
      </w:r>
      <w:proofErr w:type="gramStart"/>
      <w:r w:rsidR="00A863A5">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 xml:space="preserve"> Numbers in squares show </w:t>
      </w:r>
      <w:r w:rsidR="00A863A5">
        <w:rPr>
          <w:rFonts w:ascii="Times New Roman" w:eastAsia="Times New Roman" w:hAnsi="Times New Roman" w:cs="Times New Roman"/>
          <w:sz w:val="20"/>
          <w:szCs w:val="20"/>
        </w:rPr>
        <w:t>the sum of f</w:t>
      </w:r>
      <w:r>
        <w:rPr>
          <w:rFonts w:ascii="Times New Roman" w:eastAsia="Times New Roman" w:hAnsi="Times New Roman" w:cs="Times New Roman"/>
          <w:sz w:val="20"/>
          <w:szCs w:val="20"/>
        </w:rPr>
        <w:t xml:space="preserve">alse positive </w:t>
      </w:r>
      <w:r w:rsidR="00A863A5">
        <w:rPr>
          <w:rFonts w:ascii="Times New Roman" w:eastAsia="Times New Roman" w:hAnsi="Times New Roman" w:cs="Times New Roman"/>
          <w:sz w:val="20"/>
          <w:szCs w:val="20"/>
        </w:rPr>
        <w:t>and</w:t>
      </w:r>
      <w:r>
        <w:rPr>
          <w:rFonts w:ascii="Times New Roman" w:eastAsia="Times New Roman" w:hAnsi="Times New Roman" w:cs="Times New Roman"/>
          <w:sz w:val="20"/>
          <w:szCs w:val="20"/>
        </w:rPr>
        <w:t xml:space="preserve"> false negative</w:t>
      </w:r>
      <w:r w:rsidR="00A863A5">
        <w:rPr>
          <w:rFonts w:ascii="Times New Roman" w:eastAsia="Times New Roman" w:hAnsi="Times New Roman" w:cs="Times New Roman"/>
          <w:sz w:val="20"/>
          <w:szCs w:val="20"/>
        </w:rPr>
        <w:t xml:space="preserve"> epistatic interactions</w:t>
      </w:r>
      <w:r w:rsidR="008F5971">
        <w:rPr>
          <w:rFonts w:ascii="Times New Roman" w:eastAsia="Times New Roman" w:hAnsi="Times New Roman" w:cs="Times New Roman"/>
          <w:sz w:val="20"/>
          <w:szCs w:val="20"/>
        </w:rPr>
        <w:t xml:space="preserve"> out of 10 possible</w:t>
      </w:r>
      <w:r w:rsidR="00DC293B">
        <w:rPr>
          <w:rFonts w:ascii="Times New Roman" w:eastAsia="Times New Roman" w:hAnsi="Times New Roman" w:cs="Times New Roman"/>
          <w:sz w:val="20"/>
          <w:szCs w:val="20"/>
        </w:rPr>
        <w:t xml:space="preserve">. At all cells, the number of false positives is zero. </w:t>
      </w:r>
    </w:p>
    <w:p w14:paraId="7C68B505" w14:textId="77777777" w:rsidR="00DC293B" w:rsidRPr="00FC4B93" w:rsidRDefault="00DC293B">
      <w:pPr>
        <w:spacing w:after="0" w:line="360" w:lineRule="auto"/>
        <w:jc w:val="both"/>
        <w:rPr>
          <w:rFonts w:ascii="Times New Roman" w:eastAsia="Times New Roman" w:hAnsi="Times New Roman" w:cs="Times New Roman"/>
          <w:sz w:val="20"/>
          <w:szCs w:val="20"/>
        </w:rPr>
        <w:pPrChange w:id="128" w:author="Автор" w:date="2026-03-23T21:08:00Z">
          <w:pPr>
            <w:spacing w:after="0" w:line="360" w:lineRule="auto"/>
            <w:ind w:firstLine="708"/>
            <w:jc w:val="both"/>
          </w:pPr>
        </w:pPrChange>
      </w:pPr>
    </w:p>
    <w:p w14:paraId="7DBA7D0C" w14:textId="3A5FADEA" w:rsidR="0087149A" w:rsidRDefault="0076272C">
      <w:pPr>
        <w:spacing w:after="0" w:line="360" w:lineRule="auto"/>
        <w:ind w:firstLine="709"/>
        <w:jc w:val="both"/>
      </w:pPr>
      <w:r>
        <w:rPr>
          <w:rFonts w:ascii="Times New Roman" w:eastAsia="Times New Roman" w:hAnsi="Times New Roman" w:cs="Times New Roman"/>
          <w:b/>
          <w:sz w:val="24"/>
          <w:szCs w:val="24"/>
        </w:rPr>
        <w:t>Results on epistasis detection</w:t>
      </w:r>
      <w:r w:rsidR="008F5971">
        <w:rPr>
          <w:rFonts w:ascii="Times New Roman" w:eastAsia="Times New Roman" w:hAnsi="Times New Roman" w:cs="Times New Roman"/>
          <w:b/>
          <w:sz w:val="24"/>
          <w:szCs w:val="24"/>
        </w:rPr>
        <w:t xml:space="preserve"> in genomic data for SARS CoV-2</w:t>
      </w:r>
      <w:r>
        <w:rPr>
          <w:rFonts w:ascii="Times New Roman" w:eastAsia="Times New Roman" w:hAnsi="Times New Roman" w:cs="Times New Roman"/>
          <w:b/>
          <w:sz w:val="24"/>
          <w:szCs w:val="24"/>
        </w:rPr>
        <w:t xml:space="preserve"> are consistent with fitness valleys. </w:t>
      </w:r>
      <w:r>
        <w:rPr>
          <w:rFonts w:ascii="Times New Roman" w:eastAsia="Times New Roman" w:hAnsi="Times New Roman" w:cs="Times New Roman"/>
          <w:sz w:val="24"/>
          <w:szCs w:val="24"/>
        </w:rPr>
        <w:t xml:space="preserve">After testing the method on simulated sequences, we applied it to sequence data on SARS-CoV-2 for three different data sets, as follows. </w:t>
      </w:r>
    </w:p>
    <w:p w14:paraId="765C2CB8" w14:textId="7DE82B42" w:rsidR="0087149A" w:rsidRDefault="00AC30E2">
      <w:pPr>
        <w:spacing w:after="0" w:line="36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noProof/>
          <w:sz w:val="20"/>
          <w:szCs w:val="20"/>
        </w:rPr>
        <w:lastRenderedPageBreak/>
        <w:drawing>
          <wp:inline distT="0" distB="0" distL="0" distR="0" wp14:anchorId="4ED08713" wp14:editId="30DAC6BC">
            <wp:extent cx="4468696" cy="3114122"/>
            <wp:effectExtent l="0" t="0" r="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468696" cy="3114122"/>
                    </a:xfrm>
                    <a:prstGeom prst="rect">
                      <a:avLst/>
                    </a:prstGeom>
                    <a:ln/>
                  </pic:spPr>
                </pic:pic>
              </a:graphicData>
            </a:graphic>
          </wp:inline>
        </w:drawing>
      </w:r>
    </w:p>
    <w:p w14:paraId="492C7652" w14:textId="77777777" w:rsidR="0087149A" w:rsidRDefault="0076272C">
      <w:pPr>
        <w:spacing w:after="0" w:line="276" w:lineRule="auto"/>
        <w:ind w:firstLine="709"/>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2. Mutational spectrum for Dataset 1.</w:t>
      </w:r>
      <w:r>
        <w:rPr>
          <w:rFonts w:ascii="Times New Roman" w:eastAsia="Times New Roman" w:hAnsi="Times New Roman" w:cs="Times New Roman"/>
          <w:sz w:val="20"/>
          <w:szCs w:val="20"/>
        </w:rPr>
        <w:t xml:space="preserve"> Y–axis: number of sequences with a given number of differences (X–axis) from the consensus sequence of the entire dataset. Red lines at ​​​​20 and 50 divide the three groups of sequences numbered by Roman numerals. See </w:t>
      </w:r>
      <w:r>
        <w:rPr>
          <w:rFonts w:ascii="Times New Roman" w:eastAsia="Times New Roman" w:hAnsi="Times New Roman" w:cs="Times New Roman"/>
          <w:i/>
          <w:sz w:val="20"/>
          <w:szCs w:val="20"/>
        </w:rPr>
        <w:t>Methods</w:t>
      </w:r>
      <w:r>
        <w:rPr>
          <w:rFonts w:ascii="Times New Roman" w:eastAsia="Times New Roman" w:hAnsi="Times New Roman" w:cs="Times New Roman"/>
          <w:sz w:val="20"/>
          <w:szCs w:val="20"/>
        </w:rPr>
        <w:t xml:space="preserve"> for details.</w:t>
      </w:r>
    </w:p>
    <w:p w14:paraId="49C3FBC9" w14:textId="77777777" w:rsidR="0087149A" w:rsidRDefault="0087149A">
      <w:pPr>
        <w:spacing w:after="0" w:line="276" w:lineRule="auto"/>
        <w:ind w:firstLine="709"/>
        <w:jc w:val="both"/>
        <w:rPr>
          <w:rFonts w:ascii="Times New Roman" w:eastAsia="Times New Roman" w:hAnsi="Times New Roman" w:cs="Times New Roman"/>
          <w:sz w:val="20"/>
          <w:szCs w:val="20"/>
        </w:rPr>
      </w:pPr>
    </w:p>
    <w:p w14:paraId="7E9F193E" w14:textId="36AE20DB" w:rsidR="0087149A"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Dataset 1 includes 6000 sequences from 6 regions</w:t>
      </w:r>
      <w:r w:rsidR="001D360D">
        <w:rPr>
          <w:rFonts w:ascii="Times New Roman" w:eastAsia="Times New Roman" w:hAnsi="Times New Roman" w:cs="Times New Roman"/>
          <w:color w:val="000000"/>
          <w:sz w:val="24"/>
          <w:szCs w:val="24"/>
        </w:rPr>
        <w:t xml:space="preserve">, 1000 </w:t>
      </w:r>
      <w:r w:rsidR="0078018E">
        <w:rPr>
          <w:rFonts w:ascii="Times New Roman" w:eastAsia="Times New Roman" w:hAnsi="Times New Roman" w:cs="Times New Roman"/>
          <w:color w:val="000000"/>
          <w:sz w:val="24"/>
          <w:szCs w:val="24"/>
        </w:rPr>
        <w:t>from e</w:t>
      </w:r>
      <w:r w:rsidR="001D360D">
        <w:rPr>
          <w:rFonts w:ascii="Times New Roman" w:eastAsia="Times New Roman" w:hAnsi="Times New Roman" w:cs="Times New Roman"/>
          <w:color w:val="000000"/>
          <w:sz w:val="24"/>
          <w:szCs w:val="24"/>
        </w:rPr>
        <w:t>ach</w:t>
      </w:r>
      <w:r>
        <w:rPr>
          <w:rFonts w:ascii="Times New Roman" w:eastAsia="Times New Roman" w:hAnsi="Times New Roman" w:cs="Times New Roman"/>
          <w:color w:val="000000"/>
          <w:sz w:val="24"/>
          <w:szCs w:val="24"/>
        </w:rPr>
        <w:t xml:space="preserve">: Africa, Asia, North America, Oceania, South America, for the period </w:t>
      </w:r>
      <w:r w:rsidR="0078018E">
        <w:rPr>
          <w:rFonts w:ascii="Times New Roman" w:eastAsia="Times New Roman" w:hAnsi="Times New Roman" w:cs="Times New Roman"/>
          <w:color w:val="000000"/>
          <w:sz w:val="24"/>
          <w:szCs w:val="24"/>
        </w:rPr>
        <w:t xml:space="preserve">of one year, </w:t>
      </w:r>
      <w:r>
        <w:rPr>
          <w:rFonts w:ascii="Times New Roman" w:eastAsia="Times New Roman" w:hAnsi="Times New Roman" w:cs="Times New Roman"/>
          <w:color w:val="000000"/>
          <w:sz w:val="24"/>
          <w:szCs w:val="24"/>
        </w:rPr>
        <w:t>09/24/2020 to 09/25/2021</w:t>
      </w:r>
      <w:r>
        <w:rPr>
          <w:color w:val="000000"/>
        </w:rPr>
        <w:t xml:space="preserve">. </w:t>
      </w:r>
      <w:r>
        <w:rPr>
          <w:rFonts w:ascii="Times New Roman" w:eastAsia="Times New Roman" w:hAnsi="Times New Roman" w:cs="Times New Roman"/>
          <w:color w:val="000000"/>
          <w:sz w:val="24"/>
          <w:szCs w:val="24"/>
        </w:rPr>
        <w:t>When each sequence is compared to the common consensus sequence of the dataset, a mutation spectrum is obtained, where sequences segregate naturally into three groups, with gaps between them (Fig. 2).  Random sets of different size were resampled 200 times from groups I and II in Fig. 2.</w:t>
      </w:r>
    </w:p>
    <w:p w14:paraId="38986DD0" w14:textId="77777777"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central panel in Fig. 3 shows the number of detected epistatic interactions, as a function of the numbers of sequences sampled from groups I and II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Epistatic networks are shown for four choices of sampling sizes corresponding to points A to D in the central panel (Figs. 3A-D). We observe that stable results are obtained if the two groups are sampled equally (Fig. 3A, D, blue dotted line). In contrast, unequal sampling from the two groups of interest introduces a large error in predicted number of epistatic interactions (Fig. 3B and C). This observation emphasizes the importance of equal sampling. In the same way, epistatic network was obtained for sequence groups I and III (Fig. 4). Again, equal sampling from the two groups ensures stable result (Fig. 4A, D).</w:t>
      </w:r>
    </w:p>
    <w:p w14:paraId="4AB99C01" w14:textId="77777777" w:rsidR="0087149A"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7B0414B3" wp14:editId="669B210B">
            <wp:extent cx="5634056" cy="5787666"/>
            <wp:effectExtent l="0" t="0" r="0" b="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634056" cy="5787666"/>
                    </a:xfrm>
                    <a:prstGeom prst="rect">
                      <a:avLst/>
                    </a:prstGeom>
                    <a:ln/>
                  </pic:spPr>
                </pic:pic>
              </a:graphicData>
            </a:graphic>
          </wp:inline>
        </w:drawing>
      </w:r>
    </w:p>
    <w:p w14:paraId="748FBA3E" w14:textId="77777777" w:rsidR="0087149A"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7C49217D"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commentRangeStart w:id="129"/>
      <w:r>
        <w:rPr>
          <w:rFonts w:ascii="Times New Roman" w:eastAsia="Times New Roman" w:hAnsi="Times New Roman" w:cs="Times New Roman"/>
          <w:b/>
          <w:color w:val="000000"/>
          <w:sz w:val="20"/>
          <w:szCs w:val="20"/>
        </w:rPr>
        <w:t xml:space="preserve">Figure 3. </w:t>
      </w:r>
      <w:commentRangeEnd w:id="129"/>
      <w:r w:rsidR="00317F3D">
        <w:rPr>
          <w:rStyle w:val="af"/>
        </w:rPr>
        <w:commentReference w:id="129"/>
      </w:r>
      <w:r>
        <w:rPr>
          <w:rFonts w:ascii="Times New Roman" w:eastAsia="Times New Roman" w:hAnsi="Times New Roman" w:cs="Times New Roman"/>
          <w:b/>
          <w:color w:val="000000"/>
          <w:sz w:val="20"/>
          <w:szCs w:val="20"/>
        </w:rPr>
        <w:t>Epistatic interactions for SARS-CoV-2 genome predicted for Dataset 1 for sequence groups I and II.</w:t>
      </w:r>
      <w:r>
        <w:rPr>
          <w:rFonts w:ascii="Times New Roman" w:eastAsia="Times New Roman" w:hAnsi="Times New Roman" w:cs="Times New Roman"/>
          <w:color w:val="000000"/>
          <w:sz w:val="20"/>
          <w:szCs w:val="20"/>
        </w:rPr>
        <w:t xml:space="preserve"> Central panel: the number of </w:t>
      </w:r>
      <w:r w:rsidR="004E6C9D">
        <w:rPr>
          <w:rFonts w:ascii="Times New Roman" w:eastAsia="Times New Roman" w:hAnsi="Times New Roman" w:cs="Times New Roman"/>
          <w:color w:val="000000"/>
          <w:sz w:val="20"/>
          <w:szCs w:val="20"/>
        </w:rPr>
        <w:t>epistatic links</w:t>
      </w:r>
      <w:r>
        <w:rPr>
          <w:rFonts w:ascii="Times New Roman" w:eastAsia="Times New Roman" w:hAnsi="Times New Roman" w:cs="Times New Roman"/>
          <w:color w:val="000000"/>
          <w:sz w:val="20"/>
          <w:szCs w:val="20"/>
        </w:rPr>
        <w:t xml:space="preserve"> shown by colormap on the right. X-axis and Y-axis: number of sequences sampled from group I and II in Fig. 2, respectively. A-D: Circular diagram of connections corresponding to sampling sizes shown in the central diagram by corresponding points drawn by software </w:t>
      </w:r>
      <w:proofErr w:type="spellStart"/>
      <w:r>
        <w:rPr>
          <w:rFonts w:ascii="Times New Roman" w:eastAsia="Times New Roman" w:hAnsi="Times New Roman" w:cs="Times New Roman"/>
          <w:color w:val="000000"/>
          <w:sz w:val="20"/>
          <w:szCs w:val="20"/>
        </w:rPr>
        <w:t>Circos</w:t>
      </w:r>
      <w:proofErr w:type="spellEnd"/>
      <w:r>
        <w:rPr>
          <w:rFonts w:ascii="Times New Roman" w:eastAsia="Times New Roman" w:hAnsi="Times New Roman" w:cs="Times New Roman"/>
          <w:color w:val="000000"/>
          <w:sz w:val="20"/>
          <w:szCs w:val="20"/>
        </w:rPr>
        <w:t xml:space="preserve">. The list of interacting pairs </w:t>
      </w:r>
      <w:proofErr w:type="gramStart"/>
      <w:r>
        <w:rPr>
          <w:rFonts w:ascii="Times New Roman" w:eastAsia="Times New Roman" w:hAnsi="Times New Roman" w:cs="Times New Roman"/>
          <w:color w:val="000000"/>
          <w:sz w:val="20"/>
          <w:szCs w:val="20"/>
        </w:rPr>
        <w:t>see</w:t>
      </w:r>
      <w:proofErr w:type="gramEnd"/>
      <w:r>
        <w:rPr>
          <w:rFonts w:ascii="Times New Roman" w:eastAsia="Times New Roman" w:hAnsi="Times New Roman" w:cs="Times New Roman"/>
          <w:color w:val="000000"/>
          <w:sz w:val="20"/>
          <w:szCs w:val="20"/>
        </w:rPr>
        <w:t xml:space="preserve"> in </w:t>
      </w:r>
      <w:r>
        <w:rPr>
          <w:rFonts w:ascii="Times New Roman" w:eastAsia="Times New Roman" w:hAnsi="Times New Roman" w:cs="Times New Roman"/>
          <w:i/>
          <w:color w:val="000000"/>
          <w:sz w:val="20"/>
          <w:szCs w:val="20"/>
        </w:rPr>
        <w:t>Supplementary Text S1</w:t>
      </w:r>
      <w:r>
        <w:rPr>
          <w:rFonts w:ascii="Times New Roman" w:eastAsia="Times New Roman" w:hAnsi="Times New Roman" w:cs="Times New Roman"/>
          <w:color w:val="000000"/>
          <w:sz w:val="20"/>
          <w:szCs w:val="20"/>
        </w:rPr>
        <w:t>.</w:t>
      </w:r>
    </w:p>
    <w:p w14:paraId="24DF25FB"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479BA69A"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networks (Fig. 3A or D and 4A or D) are consistent with the presence of fitness valleys, although do not demonstrate their existence directly due to the absence of weaker links not captured by the method. The method is conservative, and its accuracy at small epistatic magnitudes is low (Fig. 1). Hence the </w:t>
      </w:r>
      <w:proofErr w:type="spellStart"/>
      <w:r w:rsidR="009F2839">
        <w:rPr>
          <w:rFonts w:ascii="Times New Roman" w:eastAsia="Times New Roman" w:hAnsi="Times New Roman" w:cs="Times New Roman"/>
          <w:sz w:val="24"/>
          <w:szCs w:val="24"/>
        </w:rPr>
        <w:t>epistastic</w:t>
      </w:r>
      <w:proofErr w:type="spellEnd"/>
      <w:r w:rsidR="009F2839">
        <w:rPr>
          <w:rFonts w:ascii="Times New Roman" w:eastAsia="Times New Roman" w:hAnsi="Times New Roman" w:cs="Times New Roman"/>
          <w:sz w:val="24"/>
          <w:szCs w:val="24"/>
        </w:rPr>
        <w:t xml:space="preserve"> interactions </w:t>
      </w:r>
      <w:r>
        <w:rPr>
          <w:rFonts w:ascii="Times New Roman" w:eastAsia="Times New Roman" w:hAnsi="Times New Roman" w:cs="Times New Roman"/>
          <w:sz w:val="24"/>
          <w:szCs w:val="24"/>
        </w:rPr>
        <w:t xml:space="preserve">found in Figs. 3 and 4 are the strongest in possible fitness valleys. The difference between the results obtained for pairs I-II and I-III (Figs. 3 and 4, respectively) can be interpreted as two different fitness valleys: one connecting variant group I to group II and another connecting I to III. For sequences sampled from groups II and III, no significant epistatic links are </w:t>
      </w:r>
      <w:r>
        <w:rPr>
          <w:rFonts w:ascii="Times New Roman" w:eastAsia="Times New Roman" w:hAnsi="Times New Roman" w:cs="Times New Roman"/>
          <w:sz w:val="24"/>
          <w:szCs w:val="24"/>
        </w:rPr>
        <w:lastRenderedPageBreak/>
        <w:t>found, indicating the absence of a direct passage between them. The results we obtain are consistent with the existence of several fitness valleys connecting large groups of virus variants.</w:t>
      </w:r>
    </w:p>
    <w:p w14:paraId="45922B5D" w14:textId="1A1665D8"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Dataset 2, the same procedure was repeated for 12,000 sequences from NCBI Virus database labeled </w:t>
      </w:r>
      <w:r w:rsidR="0078018E">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B.1 </w:t>
      </w:r>
      <w:r w:rsidR="0078018E">
        <w:rPr>
          <w:rFonts w:ascii="Times New Roman" w:eastAsia="Times New Roman" w:hAnsi="Times New Roman" w:cs="Times New Roman"/>
          <w:sz w:val="24"/>
          <w:szCs w:val="24"/>
        </w:rPr>
        <w:t xml:space="preserve">or </w:t>
      </w:r>
      <w:r>
        <w:rPr>
          <w:rFonts w:ascii="Times New Roman" w:eastAsia="Times New Roman" w:hAnsi="Times New Roman" w:cs="Times New Roman"/>
          <w:sz w:val="24"/>
          <w:szCs w:val="24"/>
        </w:rPr>
        <w:t xml:space="preserve">B.1.1.7 (Alpha), </w:t>
      </w:r>
      <w:r w:rsidR="0078018E">
        <w:rPr>
          <w:rFonts w:ascii="Times New Roman" w:eastAsia="Times New Roman" w:hAnsi="Times New Roman" w:cs="Times New Roman"/>
          <w:sz w:val="24"/>
          <w:szCs w:val="24"/>
        </w:rPr>
        <w:t>6000</w:t>
      </w:r>
      <w:r>
        <w:rPr>
          <w:rFonts w:ascii="Times New Roman" w:eastAsia="Times New Roman" w:hAnsi="Times New Roman" w:cs="Times New Roman"/>
          <w:sz w:val="24"/>
          <w:szCs w:val="24"/>
        </w:rPr>
        <w:t xml:space="preserve"> for each</w:t>
      </w:r>
      <w:r w:rsidR="0078018E">
        <w:rPr>
          <w:rFonts w:ascii="Times New Roman" w:eastAsia="Times New Roman" w:hAnsi="Times New Roman" w:cs="Times New Roman"/>
          <w:sz w:val="24"/>
          <w:szCs w:val="24"/>
        </w:rPr>
        <w:t xml:space="preserve"> strain</w:t>
      </w:r>
      <w:r>
        <w:rPr>
          <w:rFonts w:ascii="Times New Roman" w:eastAsia="Times New Roman" w:hAnsi="Times New Roman" w:cs="Times New Roman"/>
          <w:sz w:val="24"/>
          <w:szCs w:val="24"/>
        </w:rPr>
        <w:t xml:space="preserve">. </w:t>
      </w:r>
      <w:r w:rsidR="0078018E">
        <w:rPr>
          <w:rFonts w:ascii="Times New Roman" w:eastAsia="Times New Roman" w:hAnsi="Times New Roman" w:cs="Times New Roman"/>
          <w:sz w:val="24"/>
          <w:szCs w:val="24"/>
        </w:rPr>
        <w:t>Geography</w:t>
      </w:r>
      <w:r w:rsidR="003141A2">
        <w:rPr>
          <w:rFonts w:ascii="Times New Roman" w:eastAsia="Times New Roman" w:hAnsi="Times New Roman" w:cs="Times New Roman"/>
          <w:sz w:val="24"/>
          <w:szCs w:val="24"/>
        </w:rPr>
        <w:t xml:space="preserve"> and sampling time </w:t>
      </w:r>
      <w:proofErr w:type="gramStart"/>
      <w:r w:rsidR="0078018E">
        <w:rPr>
          <w:rFonts w:ascii="Times New Roman" w:eastAsia="Times New Roman" w:hAnsi="Times New Roman" w:cs="Times New Roman"/>
          <w:sz w:val="24"/>
          <w:szCs w:val="24"/>
        </w:rPr>
        <w:t>was</w:t>
      </w:r>
      <w:proofErr w:type="gramEnd"/>
      <w:r w:rsidR="0078018E">
        <w:rPr>
          <w:rFonts w:ascii="Times New Roman" w:eastAsia="Times New Roman" w:hAnsi="Times New Roman" w:cs="Times New Roman"/>
          <w:sz w:val="24"/>
          <w:szCs w:val="24"/>
        </w:rPr>
        <w:t xml:space="preserve"> ignored. </w:t>
      </w:r>
      <w:r>
        <w:rPr>
          <w:rFonts w:ascii="Times New Roman" w:eastAsia="Times New Roman" w:hAnsi="Times New Roman" w:cs="Times New Roman"/>
          <w:sz w:val="24"/>
          <w:szCs w:val="24"/>
        </w:rPr>
        <w:t xml:space="preserve">In Dataset 3, we used 20,000 random sequences from the NCBI Virus database for the </w:t>
      </w:r>
      <w:r w:rsidR="003141A2">
        <w:rPr>
          <w:rFonts w:ascii="Times New Roman" w:eastAsia="Times New Roman" w:hAnsi="Times New Roman" w:cs="Times New Roman"/>
          <w:sz w:val="24"/>
          <w:szCs w:val="24"/>
        </w:rPr>
        <w:t xml:space="preserve">same </w:t>
      </w:r>
      <w:r>
        <w:rPr>
          <w:rFonts w:ascii="Times New Roman" w:eastAsia="Times New Roman" w:hAnsi="Times New Roman" w:cs="Times New Roman"/>
          <w:sz w:val="24"/>
          <w:szCs w:val="24"/>
        </w:rPr>
        <w:t>period</w:t>
      </w:r>
      <w:r w:rsidR="003141A2">
        <w:rPr>
          <w:rFonts w:ascii="Times New Roman" w:eastAsia="Times New Roman" w:hAnsi="Times New Roman" w:cs="Times New Roman"/>
          <w:sz w:val="24"/>
          <w:szCs w:val="24"/>
        </w:rPr>
        <w:t xml:space="preserve"> of one year as Dataset 1,</w:t>
      </w:r>
      <w:r>
        <w:rPr>
          <w:rFonts w:ascii="Times New Roman" w:eastAsia="Times New Roman" w:hAnsi="Times New Roman" w:cs="Times New Roman"/>
          <w:sz w:val="24"/>
          <w:szCs w:val="24"/>
        </w:rPr>
        <w:t xml:space="preserve"> from 09/24/2020 to 09/25/2021. The results for Datasets 2 and 3 are presented in </w:t>
      </w:r>
      <w:r>
        <w:rPr>
          <w:rFonts w:ascii="Times New Roman" w:eastAsia="Times New Roman" w:hAnsi="Times New Roman" w:cs="Times New Roman"/>
          <w:i/>
          <w:sz w:val="24"/>
          <w:szCs w:val="24"/>
        </w:rPr>
        <w:t>Supplement</w:t>
      </w:r>
      <w:r>
        <w:rPr>
          <w:rFonts w:ascii="Times New Roman" w:eastAsia="Times New Roman" w:hAnsi="Times New Roman" w:cs="Times New Roman"/>
          <w:sz w:val="24"/>
          <w:szCs w:val="24"/>
        </w:rPr>
        <w:t xml:space="preserve"> (Figs. S6 and S7). Unlike the case with Dataset 1, mutational spectra obtained for Datasets 2 and 3 do not have a clear separation into distinct sequence groups and are not consistent with fitness valleys. Overall, these results emphasize the importance of equal sampling from world regions </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present in Dataset 1 but not Datasets 2 and 3</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215261D1" w14:textId="77777777" w:rsidR="003141A2" w:rsidRDefault="003141A2">
      <w:pPr>
        <w:spacing w:after="0" w:line="360" w:lineRule="auto"/>
        <w:ind w:firstLine="709"/>
        <w:jc w:val="both"/>
        <w:rPr>
          <w:rFonts w:ascii="Times New Roman" w:eastAsia="Times New Roman" w:hAnsi="Times New Roman" w:cs="Times New Roman"/>
          <w:sz w:val="24"/>
          <w:szCs w:val="24"/>
        </w:rPr>
      </w:pPr>
    </w:p>
    <w:p w14:paraId="4BA7A3C2" w14:textId="77777777" w:rsidR="00AC30E2" w:rsidRPr="0076272C" w:rsidRDefault="00AC30E2" w:rsidP="00AC30E2">
      <w:pPr>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DISCUSSION</w:t>
      </w:r>
    </w:p>
    <w:p w14:paraId="7942178C" w14:textId="77777777" w:rsidR="00AC30E2" w:rsidRDefault="00AC30E2" w:rsidP="00AC30E2">
      <w:pPr>
        <w:jc w:val="center"/>
        <w:rPr>
          <w:rFonts w:ascii="Times New Roman" w:eastAsia="Times New Roman" w:hAnsi="Times New Roman" w:cs="Times New Roman"/>
          <w:sz w:val="24"/>
          <w:szCs w:val="24"/>
        </w:rPr>
      </w:pPr>
    </w:p>
    <w:p w14:paraId="778E6066" w14:textId="77777777" w:rsidR="00AC30E2" w:rsidRDefault="00AC30E2" w:rsidP="00AC30E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500104B8"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[40, 41]</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and influenza </w: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[37-39]</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w:t>
      </w:r>
      <w:r>
        <w:rPr>
          <w:rFonts w:ascii="Times New Roman" w:eastAsia="Times New Roman" w:hAnsi="Times New Roman" w:cs="Times New Roman"/>
          <w:sz w:val="24"/>
          <w:szCs w:val="24"/>
        </w:rPr>
        <w:t xml:space="preserve"> and studied using mathematical models </w: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[8, 39]</w:t>
      </w:r>
      <w:r w:rsidR="00EF6A49">
        <w:rPr>
          <w:rFonts w:ascii="Times New Roman" w:hAnsi="Times New Roman" w:cs="Times New Roman"/>
          <w:sz w:val="24"/>
          <w:szCs w:val="24"/>
          <w:lang w:val="en-US" w:bidi="en-US"/>
        </w:rPr>
        <w:fldChar w:fldCharType="end"/>
      </w:r>
      <w:r w:rsidR="00E0129D">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4207E44B" w14:textId="59FC1CA1"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[42, 43]</w:t>
      </w:r>
      <w:r w:rsidR="00EF6A49">
        <w:rPr>
          <w:rFonts w:ascii="Times New Roman" w:hAnsi="Times New Roman" w:cs="Times New Roman"/>
          <w:sz w:val="24"/>
          <w:szCs w:val="24"/>
          <w:lang w:val="en-US" w:bidi="en-US"/>
        </w:rPr>
        <w:fldChar w:fldCharType="end"/>
      </w:r>
      <w:r>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[5]</w:t>
      </w:r>
      <w:r w:rsidR="00EF6A49">
        <w:rPr>
          <w:rFonts w:ascii="Times New Roman" w:hAnsi="Times New Roman" w:cs="Times New Roman"/>
          <w:sz w:val="24"/>
          <w:szCs w:val="24"/>
          <w:lang w:val="en-US" w:bidi="en-US"/>
        </w:rPr>
        <w:fldChar w:fldCharType="end"/>
      </w:r>
      <w:r w:rsidRPr="000E54DD">
        <w:rPr>
          <w:rFonts w:ascii="Times New Roman" w:hAnsi="Times New Roman" w:cs="Times New Roman"/>
          <w:sz w:val="24"/>
          <w:szCs w:val="24"/>
          <w:lang w:val="en-US" w:bidi="en-US"/>
        </w:rPr>
        <w:t>.</w:t>
      </w:r>
      <w:r>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&lt;EndNote&gt;&lt;Cite&gt;&lt;Author&gt;Smith&lt;/Author&gt;&lt;Year&gt;2023&lt;/Year&gt;&lt;RecNum&gt;1459&lt;/RecNum&gt;&lt;DisplayText&gt;[44]&lt;/DisplayText&gt;&lt;record&gt;&lt;rec-number&gt;1459&lt;/rec-number&gt;&lt;foreign-keys&gt;&lt;key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[44]</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However, under certain conditions, a fitness valley could also be crossed in the general population, in direct patient-to-patient transmission. </w:t>
      </w:r>
    </w:p>
    <w:p w14:paraId="13965752" w14:textId="55599AAB" w:rsidR="0087149A"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rPr>
        <w:lastRenderedPageBreak/>
        <w:drawing>
          <wp:inline distT="0" distB="0" distL="0" distR="0" wp14:anchorId="698F8249" wp14:editId="41862780">
            <wp:extent cx="5445570" cy="5594042"/>
            <wp:effectExtent l="0" t="0" r="0"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445570" cy="5594042"/>
                    </a:xfrm>
                    <a:prstGeom prst="rect">
                      <a:avLst/>
                    </a:prstGeom>
                    <a:ln/>
                  </pic:spPr>
                </pic:pic>
              </a:graphicData>
            </a:graphic>
          </wp:inline>
        </w:drawing>
      </w:r>
    </w:p>
    <w:p w14:paraId="09A091AD" w14:textId="5754923D" w:rsidR="0087149A"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77777777"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Figure 4. Epistatic interactions for SARS-CoV-2 genome predicted for Dataset 1 between groups I and III in Fig. 2. </w:t>
      </w:r>
      <w:r>
        <w:rPr>
          <w:rFonts w:ascii="Times New Roman" w:eastAsia="Times New Roman" w:hAnsi="Times New Roman" w:cs="Times New Roman"/>
          <w:color w:val="000000"/>
          <w:sz w:val="20"/>
          <w:szCs w:val="20"/>
        </w:rPr>
        <w:t>Notation as in Fig. 3.</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 xml:space="preserve">A variant of the diagram prepared without sequences around the peak centered at 90 in Fig. 2 is in Figure S5. The list of interacting pairs is in </w:t>
      </w:r>
      <w:r>
        <w:rPr>
          <w:rFonts w:ascii="Times New Roman" w:eastAsia="Times New Roman" w:hAnsi="Times New Roman" w:cs="Times New Roman"/>
          <w:i/>
          <w:color w:val="000000"/>
          <w:sz w:val="20"/>
          <w:szCs w:val="20"/>
        </w:rPr>
        <w:t>Supplementary Text S2</w:t>
      </w:r>
      <w:r>
        <w:rPr>
          <w:rFonts w:ascii="Times New Roman" w:eastAsia="Times New Roman" w:hAnsi="Times New Roman" w:cs="Times New Roman"/>
          <w:color w:val="000000"/>
          <w:sz w:val="20"/>
          <w:szCs w:val="20"/>
        </w:rPr>
        <w:t>.</w:t>
      </w:r>
    </w:p>
    <w:p w14:paraId="7BDDE7E2"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630E8021"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fates of alleles at different loci are linked due to common phylogeny unless separated by recombination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&lt;EndNote&gt;&lt;Cite&gt;&lt;Author&gt;Rouzine&lt;/Author&gt;&lt;Year&gt;2020&lt;/Year&gt;&lt;RecNum&gt;1036&lt;/RecNum&gt;&lt;DisplayText&gt;[45, 46]&lt;/DisplayText&gt;&lt;record&gt;&lt;rec-number&gt;1036&lt;/rec-number&gt;&lt;foreign-keys&gt;&lt;key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[45, 46]</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These models, based on traveling-wave technique, have been successfully applied to rapidly</w:t>
      </w:r>
      <w:r w:rsidR="00B310A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evolving viruses, such as HIV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&lt;EndNote&gt;&lt;Cite&gt;&lt;Author&gt;Rouzine&lt;/Author&gt;&lt;Year&gt;2013&lt;/Year&gt;&lt;RecNum&gt;12&lt;/RecNum&gt;&lt;DisplayText&gt;[47]&lt;/DisplayText&gt;&lt;record&gt;&lt;rec-number&gt;12&lt;/rec-number&gt;&lt;foreign-keys&gt;&lt;key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[47]</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and influenza </w: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[48-50]</w:t>
      </w:r>
      <w:r w:rsidR="00EF6A49">
        <w:rPr>
          <w:rFonts w:ascii="Times New Roman" w:hAnsi="Times New Roman" w:cs="Times New Roman"/>
          <w:bCs/>
          <w:sz w:val="24"/>
          <w:szCs w:val="24"/>
          <w:lang w:val="en-US"/>
        </w:rPr>
        <w:fldChar w:fldCharType="end"/>
      </w:r>
      <w:r w:rsidR="00B310A3" w:rsidRPr="00B310A3">
        <w:rPr>
          <w:rFonts w:ascii="Times New Roman" w:hAnsi="Times New Roman" w:cs="Times New Roman"/>
          <w:bCs/>
          <w:sz w:val="24"/>
          <w:szCs w:val="24"/>
          <w:lang w:val="en-US"/>
        </w:rPr>
        <w:t xml:space="preserve"> </w:t>
      </w:r>
      <w:r w:rsidR="00620645" w:rsidRPr="00620645">
        <w:rPr>
          <w:rFonts w:ascii="Times New Roman" w:hAnsi="Times New Roman" w:cs="Times New Roman"/>
          <w:bCs/>
          <w:sz w:val="24"/>
          <w:szCs w:val="24"/>
          <w:lang w:val="en-US"/>
        </w:rPr>
        <w:t>}</w:t>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Linkage effects include clonal interference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 51]&lt;/DisplayText&gt;&lt;record&gt;&lt;rec-number&gt;225&lt;/rec-number&gt;&lt;foreign-keys&gt;&lt;key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 51]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background selection, genetic hitchhiking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&lt;EndNote&gt;&lt;Cite&gt;&lt;Author&gt;Rice&lt;/Author&gt;&lt;Year&gt;2004&lt;/Year&gt;&lt;RecNum&gt;518&lt;/RecNum&gt;&lt;DisplayText&gt;[52]&lt;/DisplayText&gt;&lt;record&gt;&lt;rec-number&gt;518&lt;/rec-number&gt;&lt;foreign-keys&gt;&lt;key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[52]</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enhanced accumulation of deleterious </w:t>
      </w:r>
      <w:r w:rsidR="0086238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 xml:space="preserve">(Muller's ratchet) </w: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[53, 54]</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and the increase of genetic drift at one locus due to selection at another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&lt;EndNote&gt;&lt;Cite&gt;&lt;Author&gt;Hill&lt;/Author&gt;&lt;Year&gt;1966&lt;/Year&gt;&lt;RecNum&gt;238&lt;/RecNum&gt;&lt;DisplayText&gt;[55]&lt;/DisplayText&gt;&lt;record&gt;&lt;rec-number&gt;238&lt;/rec-number&gt;&lt;foreign-keys&gt;&lt;key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[55]</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Multi-site adaptation has been analyzed analytically in various asexual models, with the result that </w:t>
      </w:r>
      <w:r w:rsidR="008A7F46">
        <w:rPr>
          <w:rFonts w:ascii="Times New Roman" w:eastAsia="Times New Roman" w:hAnsi="Times New Roman" w:cs="Times New Roman"/>
          <w:sz w:val="24"/>
          <w:szCs w:val="24"/>
        </w:rPr>
        <w:t>linkage effects</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strongly </w:t>
      </w:r>
      <w:r>
        <w:rPr>
          <w:rFonts w:ascii="Times New Roman" w:eastAsia="Times New Roman" w:hAnsi="Times New Roman" w:cs="Times New Roman"/>
          <w:sz w:val="24"/>
          <w:szCs w:val="24"/>
        </w:rPr>
        <w:t xml:space="preserve">decrease </w:t>
      </w:r>
      <w:r w:rsidR="008A7F46">
        <w:rPr>
          <w:rFonts w:ascii="Times New Roman" w:eastAsia="Times New Roman" w:hAnsi="Times New Roman" w:cs="Times New Roman"/>
          <w:sz w:val="24"/>
          <w:szCs w:val="24"/>
        </w:rPr>
        <w:t xml:space="preserve">the </w:t>
      </w:r>
      <w:r w:rsidR="00E44E47">
        <w:rPr>
          <w:rFonts w:ascii="Times New Roman" w:eastAsia="Times New Roman" w:hAnsi="Times New Roman" w:cs="Times New Roman"/>
          <w:sz w:val="24"/>
          <w:szCs w:val="24"/>
        </w:rPr>
        <w:t xml:space="preserve">adaptation rate compared to the </w:t>
      </w:r>
      <w:r w:rsidR="008A7F46">
        <w:rPr>
          <w:rFonts w:ascii="Times New Roman" w:eastAsia="Times New Roman" w:hAnsi="Times New Roman" w:cs="Times New Roman"/>
          <w:sz w:val="24"/>
          <w:szCs w:val="24"/>
        </w:rPr>
        <w:t>limit of</w:t>
      </w:r>
      <w:r w:rsidR="00E44E47">
        <w:rPr>
          <w:rFonts w:ascii="Times New Roman" w:eastAsia="Times New Roman" w:hAnsi="Times New Roman" w:cs="Times New Roman"/>
          <w:sz w:val="24"/>
          <w:szCs w:val="24"/>
        </w:rPr>
        <w:t xml:space="preserve"> independently-evolving sites</w:t>
      </w:r>
      <w:r>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[54, 56-58]</w:t>
      </w:r>
      <w:r w:rsidR="00EF6A49">
        <w:rPr>
          <w:rFonts w:ascii="Times New Roman" w:hAnsi="Times New Roman" w:cs="Times New Roman"/>
          <w:bCs/>
          <w:sz w:val="24"/>
          <w:szCs w:val="24"/>
          <w:lang w:val="en-US"/>
        </w:rPr>
        <w:fldChar w:fldCharType="end"/>
      </w:r>
      <w:r w:rsidR="003F282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w:t>
      </w:r>
      <w:r>
        <w:rPr>
          <w:rFonts w:ascii="Times New Roman" w:eastAsia="Times New Roman" w:hAnsi="Times New Roman" w:cs="Times New Roman"/>
          <w:sz w:val="24"/>
          <w:szCs w:val="24"/>
        </w:rPr>
        <w:lastRenderedPageBreak/>
        <w:t xml:space="preserve">tree, which is a serious obstacle to the detection of epistatic interactions in genetic data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[32]</w:t>
      </w:r>
      <w:r w:rsidR="00EF6A49">
        <w:rPr>
          <w:rFonts w:ascii="Times New Roman" w:hAnsi="Times New Roman" w:cs="Times New Roman"/>
          <w:bCs/>
          <w:sz w:val="24"/>
          <w:szCs w:val="24"/>
          <w:lang w:val="en-US"/>
        </w:rPr>
        <w:fldChar w:fldCharType="end"/>
      </w:r>
      <w:r w:rsidR="003F2820" w:rsidRPr="004A3950">
        <w:rPr>
          <w:rFonts w:ascii="Times New Roman" w:hAnsi="Times New Roman" w:cs="Times New Roman"/>
          <w:bCs/>
          <w:sz w:val="24"/>
          <w:szCs w:val="24"/>
          <w:lang w:val="en-US"/>
        </w:rPr>
        <w:t>.</w:t>
      </w:r>
      <w:r w:rsidR="00404A22">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[34]</w:t>
      </w:r>
      <w:r w:rsidR="00EF6A49">
        <w:rPr>
          <w:rFonts w:ascii="Times New Roman" w:hAnsi="Times New Roman" w:cs="Times New Roman"/>
          <w:bCs/>
          <w:sz w:val="24"/>
          <w:szCs w:val="24"/>
          <w:lang w:val="en-US"/>
        </w:rPr>
        <w:fldChar w:fldCharType="end"/>
      </w:r>
      <w:r w:rsidR="008A7F46" w:rsidRPr="008A7F46" w:rsidDel="008A7F46">
        <w:rPr>
          <w:rFonts w:ascii="Times New Roman" w:hAnsi="Times New Roman" w:cs="Times New Roman"/>
          <w:bCs/>
          <w:sz w:val="24"/>
          <w:szCs w:val="24"/>
          <w:lang w:val="en-US"/>
        </w:rPr>
        <w:t xml:space="preserve"> </w:t>
      </w:r>
      <w:r w:rsidR="00C46D0B">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The same limitation exists for the tree-based methods of detection </w: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 38]</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w:t>
      </w:r>
    </w:p>
    <w:p w14:paraId="4BBD8E0A" w14:textId="2A03C8B5" w:rsidR="00F935B8" w:rsidRDefault="00F935B8">
      <w:pPr>
        <w:spacing w:after="0" w:line="360" w:lineRule="auto"/>
        <w:ind w:firstLine="709"/>
        <w:jc w:val="both"/>
        <w:rPr>
          <w:rFonts w:ascii="Times New Roman" w:eastAsia="Times New Roman" w:hAnsi="Times New Roman" w:cs="Times New Roman"/>
          <w:sz w:val="24"/>
          <w:szCs w:val="24"/>
        </w:rPr>
      </w:pPr>
      <w:r w:rsidRPr="00F935B8">
        <w:rPr>
          <w:rFonts w:ascii="Times New Roman" w:eastAsia="Times New Roman" w:hAnsi="Times New Roman" w:cs="Times New Roman"/>
          <w:sz w:val="24"/>
          <w:szCs w:val="24"/>
          <w:lang w:val="en-US"/>
        </w:rPr>
        <w:t>For testing the accuracy, we used a model with directional selection. In fact, SARS-</w:t>
      </w:r>
      <w:proofErr w:type="spellStart"/>
      <w:r w:rsidRPr="00F935B8">
        <w:rPr>
          <w:rFonts w:ascii="Times New Roman" w:eastAsia="Times New Roman" w:hAnsi="Times New Roman" w:cs="Times New Roman"/>
          <w:sz w:val="24"/>
          <w:szCs w:val="24"/>
          <w:lang w:val="en-US"/>
        </w:rPr>
        <w:t>CoV</w:t>
      </w:r>
      <w:proofErr w:type="spellEnd"/>
      <w:r w:rsidRPr="00F935B8">
        <w:rPr>
          <w:rFonts w:ascii="Times New Roman" w:eastAsia="Times New Roman" w:hAnsi="Times New Roman" w:cs="Times New Roman"/>
          <w:sz w:val="24"/>
          <w:szCs w:val="24"/>
          <w:lang w:val="en-US"/>
        </w:rPr>
        <w:t xml:space="preserve">–2 evolves in antibody–binding regions due to collective immunity of population, which is a case of the selection for change (Red Queen effect). Nevertheless, as it has been shown by several groups </w: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 </w:instrTex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EN.CITE.DATA </w:instrText>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end"/>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[48-50]</w:t>
      </w:r>
      <w:r w:rsidR="00EF6A49">
        <w:rPr>
          <w:rFonts w:ascii="Times New Roman" w:eastAsia="Times New Roman" w:hAnsi="Times New Roman" w:cs="Times New Roman"/>
          <w:sz w:val="24"/>
          <w:szCs w:val="24"/>
          <w:lang w:val="en-US"/>
        </w:rPr>
        <w:fldChar w:fldCharType="end"/>
      </w:r>
      <w:r w:rsidRPr="00F935B8">
        <w:rPr>
          <w:rFonts w:ascii="Times New Roman" w:eastAsia="Times New Roman" w:hAnsi="Times New Roman" w:cs="Times New Roman"/>
          <w:sz w:val="24"/>
          <w:szCs w:val="24"/>
          <w:lang w:val="en-US"/>
        </w:rPr>
        <w:t xml:space="preserve">, the </w:t>
      </w:r>
      <w:r w:rsidRPr="00F935B8">
        <w:rPr>
          <w:rFonts w:ascii="Times New Roman" w:eastAsia="Times New Roman" w:hAnsi="Times New Roman" w:cs="Times New Roman"/>
          <w:sz w:val="24"/>
          <w:szCs w:val="24"/>
        </w:rPr>
        <w:t>multi-locus epidemiological model</w:t>
      </w:r>
      <w:r w:rsidRPr="00F935B8">
        <w:rPr>
          <w:rFonts w:ascii="Times New Roman" w:eastAsia="Times New Roman" w:hAnsi="Times New Roman" w:cs="Times New Roman"/>
          <w:sz w:val="24"/>
          <w:szCs w:val="24"/>
          <w:lang w:val="en-US"/>
        </w:rPr>
        <w:t xml:space="preserve"> of respiratory viruses is effectively reduced to </w:t>
      </w:r>
      <w:proofErr w:type="spellStart"/>
      <w:r w:rsidRPr="00F935B8">
        <w:rPr>
          <w:rFonts w:ascii="Times New Roman" w:eastAsia="Times New Roman" w:hAnsi="Times New Roman" w:cs="Times New Roman"/>
          <w:sz w:val="24"/>
          <w:szCs w:val="24"/>
          <w:lang w:val="en-US"/>
        </w:rPr>
        <w:t>t</w:t>
      </w:r>
      <w:r w:rsidRPr="00F935B8">
        <w:rPr>
          <w:rFonts w:ascii="Times New Roman" w:eastAsia="Times New Roman" w:hAnsi="Times New Roman" w:cs="Times New Roman"/>
          <w:sz w:val="24"/>
          <w:szCs w:val="24"/>
        </w:rPr>
        <w:t>he</w:t>
      </w:r>
      <w:proofErr w:type="spellEnd"/>
      <w:r w:rsidRPr="00F935B8">
        <w:rPr>
          <w:rFonts w:ascii="Times New Roman" w:eastAsia="Times New Roman" w:hAnsi="Times New Roman" w:cs="Times New Roman"/>
          <w:sz w:val="24"/>
          <w:szCs w:val="24"/>
        </w:rPr>
        <w:t xml:space="preserve"> Wright-Fisher model</w:t>
      </w:r>
      <w:r w:rsidRPr="00F935B8">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Pr>
          <w:rFonts w:ascii="Times New Roman" w:eastAsia="Times New Roman" w:hAnsi="Times New Roman" w:cs="Times New Roman"/>
          <w:sz w:val="24"/>
          <w:szCs w:val="24"/>
          <w:lang w:val="en-US"/>
        </w:rPr>
        <w:t>s</w:t>
      </w:r>
      <w:r w:rsidRPr="00F935B8">
        <w:rPr>
          <w:rFonts w:ascii="Times New Roman" w:eastAsia="Times New Roman" w:hAnsi="Times New Roman" w:cs="Times New Roman"/>
          <w:sz w:val="24"/>
          <w:szCs w:val="24"/>
          <w:lang w:val="en-US"/>
        </w:rPr>
        <w:t>.</w:t>
      </w:r>
    </w:p>
    <w:p w14:paraId="0DC9C72F" w14:textId="355A0DD3" w:rsidR="0087149A"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7CF3A3F2" wp14:editId="29E56B88">
            <wp:extent cx="5036532" cy="4348503"/>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036532" cy="4348503"/>
                    </a:xfrm>
                    <a:prstGeom prst="rect">
                      <a:avLst/>
                    </a:prstGeom>
                    <a:ln/>
                  </pic:spPr>
                </pic:pic>
              </a:graphicData>
            </a:graphic>
          </wp:inline>
        </w:drawing>
      </w:r>
    </w:p>
    <w:p w14:paraId="10EAFF23" w14:textId="77777777" w:rsidR="0087149A" w:rsidRDefault="0087149A">
      <w:pPr>
        <w:rPr>
          <w:rFonts w:ascii="Times New Roman" w:eastAsia="Times New Roman" w:hAnsi="Times New Roman" w:cs="Times New Roman"/>
          <w:b/>
          <w:sz w:val="20"/>
          <w:szCs w:val="20"/>
        </w:rPr>
      </w:pPr>
    </w:p>
    <w:p w14:paraId="224AA9DF" w14:textId="638676E3" w:rsidR="0087149A" w:rsidRDefault="0076272C">
      <w:pP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5. Epistatic interactions for SARS-CoV-2 genome: comparison of the present results with two previous studies.</w:t>
      </w:r>
      <w:r>
        <w:rPr>
          <w:sz w:val="20"/>
          <w:szCs w:val="20"/>
        </w:rPr>
        <w:t xml:space="preserve"> </w:t>
      </w:r>
      <w:r>
        <w:rPr>
          <w:rFonts w:ascii="Times New Roman" w:eastAsia="Times New Roman" w:hAnsi="Times New Roman" w:cs="Times New Roman"/>
          <w:sz w:val="20"/>
          <w:szCs w:val="20"/>
        </w:rPr>
        <w:t xml:space="preserve">A) Results of the present work for Dataset 1, sequence groups 1 and 2 in Fig. 2, panel A or D in Fig. 3. B) The same, but for groups 1 and 3. C, D) Results from studies </w: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 </w:instrTex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EN.CITE.DATA </w:instrText>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end"/>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[59]</w:t>
      </w:r>
      <w:r w:rsidR="00EF6A49">
        <w:rPr>
          <w:rFonts w:ascii="Times New Roman" w:eastAsia="Times New Roman" w:hAnsi="Times New Roman" w:cs="Times New Roman"/>
          <w:sz w:val="20"/>
          <w:szCs w:val="20"/>
        </w:rPr>
        <w:fldChar w:fldCharType="end"/>
      </w:r>
      <w:r w:rsidR="00BE0056" w:rsidRPr="00CD1DF9">
        <w:rPr>
          <w:rFonts w:ascii="Times New Roman" w:eastAsia="Times New Roman" w:hAnsi="Times New Roman" w:cs="Times New Roman"/>
          <w:sz w:val="20"/>
          <w:szCs w:val="20"/>
        </w:rPr>
        <w:t xml:space="preserve"> and </w:t>
      </w:r>
      <w:r w:rsidR="00EF6A49">
        <w:rPr>
          <w:rFonts w:ascii="Times New Roman" w:eastAsia="Times New Roman" w:hAnsi="Times New Roman" w:cs="Times New Roman"/>
          <w:sz w:val="20"/>
          <w:szCs w:val="20"/>
        </w:rPr>
        <w:fldChar w:fldCharType="begin"/>
      </w:r>
      <w:r w:rsidR="00EF6A49">
        <w:rPr>
          <w:rFonts w:ascii="Times New Roman" w:eastAsia="Times New Roman" w:hAnsi="Times New Roman" w:cs="Times New Roman"/>
          <w:sz w:val="20"/>
          <w:szCs w:val="20"/>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[60]</w:t>
      </w:r>
      <w:r w:rsidR="00EF6A49">
        <w:rPr>
          <w:rFonts w:ascii="Times New Roman" w:eastAsia="Times New Roman" w:hAnsi="Times New Roman" w:cs="Times New Roman"/>
          <w:sz w:val="20"/>
          <w:szCs w:val="20"/>
        </w:rPr>
        <w:fldChar w:fldCharType="end"/>
      </w:r>
      <w:r>
        <w:rPr>
          <w:rFonts w:ascii="Times New Roman" w:eastAsia="Times New Roman" w:hAnsi="Times New Roman" w:cs="Times New Roman"/>
          <w:sz w:val="20"/>
          <w:szCs w:val="20"/>
        </w:rPr>
        <w:t>, respectively.</w:t>
      </w:r>
    </w:p>
    <w:p w14:paraId="2563A6C8" w14:textId="77777777" w:rsidR="0087149A" w:rsidRDefault="0087149A">
      <w:pPr>
        <w:rPr>
          <w:rFonts w:ascii="Times New Roman" w:eastAsia="Times New Roman" w:hAnsi="Times New Roman" w:cs="Times New Roman"/>
          <w:sz w:val="20"/>
          <w:szCs w:val="20"/>
        </w:rPr>
      </w:pPr>
    </w:p>
    <w:p w14:paraId="6D6C75C9" w14:textId="3844F6AA" w:rsidR="00203E5E"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8343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assumes frequent recombination</w:t>
      </w:r>
      <w:r w:rsidR="00C12928">
        <w:rPr>
          <w:rFonts w:ascii="Times New Roman" w:eastAsia="Times New Roman" w:hAnsi="Times New Roman" w:cs="Times New Roman"/>
          <w:sz w:val="24"/>
          <w:szCs w:val="24"/>
        </w:rPr>
        <w:t xml:space="preserve"> compared to changes in allelic frequency and</w:t>
      </w:r>
      <w:r>
        <w:rPr>
          <w:rFonts w:ascii="Times New Roman" w:eastAsia="Times New Roman" w:hAnsi="Times New Roman" w:cs="Times New Roman"/>
          <w:sz w:val="24"/>
          <w:szCs w:val="24"/>
        </w:rPr>
        <w:t xml:space="preserve"> a large population size</w:t>
      </w:r>
      <w:r w:rsidR="00C1292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12928">
        <w:rPr>
          <w:rFonts w:ascii="Times New Roman" w:eastAsia="Times New Roman" w:hAnsi="Times New Roman" w:cs="Times New Roman"/>
          <w:sz w:val="24"/>
          <w:szCs w:val="24"/>
        </w:rPr>
        <w:t xml:space="preserve">In this limit, genetic </w:t>
      </w:r>
      <w:r>
        <w:rPr>
          <w:rFonts w:ascii="Times New Roman" w:eastAsia="Times New Roman" w:hAnsi="Times New Roman" w:cs="Times New Roman"/>
          <w:sz w:val="24"/>
          <w:szCs w:val="24"/>
        </w:rPr>
        <w:t>linkage effects</w:t>
      </w:r>
      <w:r w:rsidR="00C12928">
        <w:rPr>
          <w:rFonts w:ascii="Times New Roman" w:eastAsia="Times New Roman" w:hAnsi="Times New Roman" w:cs="Times New Roman"/>
          <w:sz w:val="24"/>
          <w:szCs w:val="24"/>
        </w:rPr>
        <w:t xml:space="preserve"> are negligible </w:t>
      </w:r>
      <w:r w:rsidR="00C12928">
        <w:rPr>
          <w:rFonts w:ascii="Times New Roman" w:eastAsia="Times New Roman" w:hAnsi="Times New Roman" w:cs="Times New Roman"/>
          <w:sz w:val="24"/>
          <w:szCs w:val="24"/>
        </w:rPr>
        <w:lastRenderedPageBreak/>
        <w:t>compared to epistasis and recombination</w:t>
      </w:r>
      <w:r>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Pr>
          <w:rFonts w:ascii="Times New Roman" w:eastAsia="Times New Roman" w:hAnsi="Times New Roman" w:cs="Times New Roman"/>
          <w:sz w:val="24"/>
          <w:szCs w:val="24"/>
        </w:rPr>
        <w:t xml:space="preserve"> out</w:t>
      </w:r>
      <w:r>
        <w:rPr>
          <w:rFonts w:ascii="Times New Roman" w:eastAsia="Times New Roman" w:hAnsi="Times New Roman" w:cs="Times New Roman"/>
          <w:sz w:val="24"/>
          <w:szCs w:val="24"/>
        </w:rPr>
        <w:t xml:space="preserve"> by averaging over </w:t>
      </w:r>
      <w:r w:rsidR="00C12928">
        <w:rPr>
          <w:rFonts w:ascii="Times New Roman" w:eastAsia="Times New Roman" w:hAnsi="Times New Roman" w:cs="Times New Roman"/>
          <w:sz w:val="24"/>
          <w:szCs w:val="24"/>
        </w:rPr>
        <w:t>well-</w:t>
      </w:r>
      <w:r w:rsidR="00A479C3">
        <w:rPr>
          <w:rFonts w:ascii="Times New Roman" w:eastAsia="Times New Roman" w:hAnsi="Times New Roman" w:cs="Times New Roman"/>
          <w:sz w:val="24"/>
          <w:szCs w:val="24"/>
          <w:lang w:val="en-US"/>
        </w:rPr>
        <w:t>balanced</w:t>
      </w:r>
      <w:r w:rsidR="00A479C3" w:rsidRPr="00FC4B9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independent populations and the use of 3-site haplotypes. Such cancellation </w:t>
      </w:r>
      <w:r w:rsidR="00C12928">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not carried out in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[60]</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hence the abundance of false negative links (Fig. 5D) compared to our results (Fig. 5A, B). </w:t>
      </w:r>
    </w:p>
    <w:p w14:paraId="307B9776" w14:textId="10DA315A" w:rsidR="003F5305" w:rsidRPr="00A315BB" w:rsidRDefault="0076272C" w:rsidP="00AB2BF2">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 problem of false-negative bonds, another team </w: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[59]</w:t>
      </w:r>
      <w:r w:rsidR="00EF6A49">
        <w:rPr>
          <w:rFonts w:ascii="Times New Roman" w:eastAsia="Times New Roman" w:hAnsi="Times New Roman" w:cs="Times New Roman"/>
          <w:sz w:val="24"/>
          <w:szCs w:val="24"/>
        </w:rPr>
        <w:fldChar w:fldCharType="end"/>
      </w:r>
      <w:r w:rsidR="008549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compared the sequences of SARS CoV-2 not between themselves, but with other coronaviruses</w:t>
      </w:r>
      <w:r w:rsidR="00A479C3">
        <w:rPr>
          <w:rFonts w:ascii="Times New Roman" w:eastAsia="Times New Roman" w:hAnsi="Times New Roman" w:cs="Times New Roman"/>
          <w:sz w:val="24"/>
          <w:szCs w:val="24"/>
        </w:rPr>
        <w:t xml:space="preserve">. They used “direct coupling analysis”, which postulates a statistical distribution of sequences </w:t>
      </w:r>
      <w:r w:rsidR="00C62EDA" w:rsidRPr="00FC4B93">
        <w:rPr>
          <w:rFonts w:ascii="Times New Roman" w:eastAsia="Times New Roman" w:hAnsi="Times New Roman" w:cs="Times New Roman"/>
          <w:sz w:val="24"/>
          <w:szCs w:val="24"/>
          <w:lang w:val="en-US"/>
        </w:rPr>
        <w:t>(</w:t>
      </w:r>
      <w:r w:rsidR="00C62EDA">
        <w:rPr>
          <w:rFonts w:ascii="Times New Roman" w:eastAsia="Times New Roman" w:hAnsi="Times New Roman" w:cs="Times New Roman"/>
          <w:sz w:val="24"/>
          <w:szCs w:val="24"/>
          <w:lang w:val="en-US"/>
        </w:rPr>
        <w:t>usually,</w:t>
      </w:r>
      <w:r w:rsidR="00C62EDA" w:rsidRPr="00FC4B93">
        <w:rPr>
          <w:rFonts w:ascii="Times New Roman" w:eastAsia="Times New Roman" w:hAnsi="Times New Roman" w:cs="Times New Roman"/>
          <w:sz w:val="24"/>
          <w:szCs w:val="24"/>
          <w:lang w:val="en-US"/>
        </w:rPr>
        <w:t xml:space="preserve"> </w:t>
      </w:r>
      <w:r w:rsidR="00A479C3">
        <w:rPr>
          <w:rFonts w:ascii="Times New Roman" w:eastAsia="Times New Roman" w:hAnsi="Times New Roman" w:cs="Times New Roman"/>
          <w:sz w:val="24"/>
          <w:szCs w:val="24"/>
        </w:rPr>
        <w:t>of a Gaussian form</w:t>
      </w:r>
      <w:r w:rsidR="00C62EDA">
        <w:rPr>
          <w:rFonts w:ascii="Times New Roman" w:eastAsia="Times New Roman" w:hAnsi="Times New Roman" w:cs="Times New Roman"/>
          <w:sz w:val="24"/>
          <w:szCs w:val="24"/>
        </w:rPr>
        <w:t>)</w:t>
      </w:r>
      <w:r w:rsidR="00A479C3">
        <w:rPr>
          <w:rFonts w:ascii="Times New Roman" w:eastAsia="Times New Roman" w:hAnsi="Times New Roman" w:cs="Times New Roman"/>
          <w:sz w:val="24"/>
          <w:szCs w:val="24"/>
        </w:rPr>
        <w:t xml:space="preserve"> including individual effects of alleles and their pairwise interaction. </w:t>
      </w:r>
      <w:r w:rsidR="00AB2BF2">
        <w:rPr>
          <w:rFonts w:ascii="Times New Roman" w:eastAsia="Times New Roman" w:hAnsi="Times New Roman" w:cs="Times New Roman"/>
          <w:sz w:val="24"/>
          <w:szCs w:val="24"/>
        </w:rPr>
        <w:t>A</w:t>
      </w:r>
      <w:r w:rsidR="00A479C3">
        <w:rPr>
          <w:rFonts w:ascii="Times New Roman" w:eastAsia="Times New Roman" w:hAnsi="Times New Roman" w:cs="Times New Roman"/>
          <w:sz w:val="24"/>
          <w:szCs w:val="24"/>
        </w:rPr>
        <w:t xml:space="preserve"> physicist </w:t>
      </w:r>
      <w:r w:rsidR="00AB2BF2">
        <w:rPr>
          <w:rFonts w:ascii="Times New Roman" w:eastAsia="Times New Roman" w:hAnsi="Times New Roman" w:cs="Times New Roman"/>
          <w:sz w:val="24"/>
          <w:szCs w:val="24"/>
        </w:rPr>
        <w:t xml:space="preserve">would </w:t>
      </w:r>
      <w:r w:rsidR="00A479C3">
        <w:rPr>
          <w:rFonts w:ascii="Times New Roman" w:eastAsia="Times New Roman" w:hAnsi="Times New Roman" w:cs="Times New Roman"/>
          <w:sz w:val="24"/>
          <w:szCs w:val="24"/>
        </w:rPr>
        <w:t>recognize</w:t>
      </w:r>
      <w:r w:rsidR="00AB2BF2">
        <w:rPr>
          <w:rFonts w:ascii="Times New Roman" w:eastAsia="Times New Roman" w:hAnsi="Times New Roman" w:cs="Times New Roman"/>
          <w:sz w:val="24"/>
          <w:szCs w:val="24"/>
        </w:rPr>
        <w:t xml:space="preserve"> here</w:t>
      </w:r>
      <w:r w:rsidR="00A479C3">
        <w:rPr>
          <w:rFonts w:ascii="Times New Roman" w:eastAsia="Times New Roman" w:hAnsi="Times New Roman" w:cs="Times New Roman"/>
          <w:sz w:val="24"/>
          <w:szCs w:val="24"/>
        </w:rPr>
        <w:t xml:space="preserve"> the </w:t>
      </w:r>
      <w:r w:rsidR="00AB2BF2">
        <w:rPr>
          <w:rFonts w:ascii="Times New Roman" w:eastAsia="Times New Roman" w:hAnsi="Times New Roman" w:cs="Times New Roman"/>
          <w:sz w:val="24"/>
          <w:szCs w:val="24"/>
        </w:rPr>
        <w:t xml:space="preserve">Gibbs </w:t>
      </w:r>
      <w:r w:rsidR="00651F13">
        <w:rPr>
          <w:rFonts w:ascii="Times New Roman" w:eastAsia="Times New Roman" w:hAnsi="Times New Roman" w:cs="Times New Roman"/>
          <w:sz w:val="24"/>
          <w:szCs w:val="24"/>
        </w:rPr>
        <w:t>di</w:t>
      </w:r>
      <w:r w:rsidR="008F6F21">
        <w:rPr>
          <w:rFonts w:ascii="Times New Roman" w:eastAsia="Times New Roman" w:hAnsi="Times New Roman" w:cs="Times New Roman"/>
          <w:sz w:val="24"/>
          <w:szCs w:val="24"/>
        </w:rPr>
        <w:t>s</w:t>
      </w:r>
      <w:r w:rsidR="00651F13">
        <w:rPr>
          <w:rFonts w:ascii="Times New Roman" w:eastAsia="Times New Roman" w:hAnsi="Times New Roman" w:cs="Times New Roman"/>
          <w:sz w:val="24"/>
          <w:szCs w:val="24"/>
        </w:rPr>
        <w:t>tribution</w:t>
      </w:r>
      <w:r w:rsidR="00A479C3">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for</w:t>
      </w:r>
      <w:r w:rsidR="00A479C3">
        <w:rPr>
          <w:rFonts w:ascii="Times New Roman" w:eastAsia="Times New Roman" w:hAnsi="Times New Roman" w:cs="Times New Roman"/>
          <w:sz w:val="24"/>
          <w:szCs w:val="24"/>
        </w:rPr>
        <w:t xml:space="preserve"> the Onsager model of ferromagneti</w:t>
      </w:r>
      <w:r w:rsidR="00AB2BF2">
        <w:rPr>
          <w:rFonts w:ascii="Times New Roman" w:eastAsia="Times New Roman" w:hAnsi="Times New Roman" w:cs="Times New Roman"/>
          <w:sz w:val="24"/>
          <w:szCs w:val="24"/>
        </w:rPr>
        <w:t xml:space="preserve">sm. In population genetics, this Gaussian form </w:t>
      </w:r>
      <w:r w:rsidR="00A479C3">
        <w:rPr>
          <w:rFonts w:ascii="Times New Roman" w:eastAsia="Times New Roman" w:hAnsi="Times New Roman" w:cs="Times New Roman"/>
          <w:sz w:val="24"/>
          <w:szCs w:val="24"/>
        </w:rPr>
        <w:t>has</w:t>
      </w:r>
      <w:r w:rsidR="00AB2BF2">
        <w:rPr>
          <w:rFonts w:ascii="Times New Roman" w:eastAsia="Times New Roman" w:hAnsi="Times New Roman" w:cs="Times New Roman"/>
          <w:sz w:val="24"/>
          <w:szCs w:val="24"/>
        </w:rPr>
        <w:t xml:space="preserve"> a justification </w:t>
      </w:r>
      <w:r w:rsidR="00A479C3">
        <w:rPr>
          <w:rFonts w:ascii="Times New Roman" w:eastAsia="Times New Roman" w:hAnsi="Times New Roman" w:cs="Times New Roman"/>
          <w:sz w:val="24"/>
          <w:szCs w:val="24"/>
        </w:rPr>
        <w:t xml:space="preserve">in the limit of QLE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A479C3">
        <w:rPr>
          <w:rFonts w:ascii="Times New Roman" w:eastAsia="Times New Roman" w:hAnsi="Times New Roman" w:cs="Times New Roman"/>
          <w:sz w:val="24"/>
          <w:szCs w:val="24"/>
        </w:rPr>
        <w:t>.</w:t>
      </w:r>
      <w:r w:rsidR="00A16F07">
        <w:rPr>
          <w:rFonts w:ascii="Times New Roman" w:eastAsia="Times New Roman" w:hAnsi="Times New Roman" w:cs="Times New Roman"/>
          <w:sz w:val="24"/>
          <w:szCs w:val="24"/>
        </w:rPr>
        <w:t xml:space="preserve"> Parameters of the Gaussian are fit to sequence data using various approximations</w:t>
      </w:r>
      <w:r w:rsidR="008D006D">
        <w:rPr>
          <w:rFonts w:ascii="Times New Roman" w:eastAsia="Times New Roman" w:hAnsi="Times New Roman" w:cs="Times New Roman"/>
          <w:sz w:val="24"/>
          <w:szCs w:val="24"/>
        </w:rPr>
        <w:t xml:space="preserve"> </w: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 </w:instrTex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EN.CITE.DATA </w:instrText>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end"/>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separate"/>
      </w:r>
      <w:r w:rsidR="008D006D">
        <w:rPr>
          <w:rFonts w:ascii="Times New Roman" w:eastAsia="Times New Roman" w:hAnsi="Times New Roman" w:cs="Times New Roman"/>
          <w:noProof/>
          <w:sz w:val="24"/>
          <w:szCs w:val="24"/>
        </w:rPr>
        <w:t>[59]</w:t>
      </w:r>
      <w:r w:rsidR="008D006D">
        <w:rPr>
          <w:rFonts w:ascii="Times New Roman" w:eastAsia="Times New Roman" w:hAnsi="Times New Roman" w:cs="Times New Roman"/>
          <w:sz w:val="24"/>
          <w:szCs w:val="24"/>
        </w:rPr>
        <w:fldChar w:fldCharType="end"/>
      </w:r>
      <w:r w:rsidR="00A16F07">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DCA</w:t>
      </w:r>
      <w:r w:rsidR="00D65C4C">
        <w:rPr>
          <w:rFonts w:ascii="Times New Roman" w:eastAsia="Times New Roman" w:hAnsi="Times New Roman" w:cs="Times New Roman"/>
          <w:sz w:val="24"/>
          <w:szCs w:val="24"/>
        </w:rPr>
        <w:t xml:space="preserve"> also</w:t>
      </w:r>
      <w:r w:rsidR="003F5305" w:rsidRPr="00534DC8">
        <w:rPr>
          <w:rFonts w:ascii="Times New Roman" w:eastAsia="Times New Roman" w:hAnsi="Times New Roman" w:cs="Times New Roman"/>
          <w:sz w:val="24"/>
          <w:szCs w:val="24"/>
        </w:rPr>
        <w:t xml:space="preserve"> include</w:t>
      </w:r>
      <w:r w:rsidR="00AB2BF2">
        <w:rPr>
          <w:rFonts w:ascii="Times New Roman" w:eastAsia="Times New Roman" w:hAnsi="Times New Roman" w:cs="Times New Roman"/>
          <w:sz w:val="24"/>
          <w:szCs w:val="24"/>
        </w:rPr>
        <w:t>s</w:t>
      </w:r>
      <w:r w:rsidR="003F5305">
        <w:rPr>
          <w:rFonts w:ascii="Times New Roman" w:eastAsia="Times New Roman" w:hAnsi="Times New Roman" w:cs="Times New Roman"/>
          <w:bCs/>
          <w:sz w:val="24"/>
          <w:szCs w:val="24"/>
          <w:lang w:val="en-US"/>
        </w:rPr>
        <w:t xml:space="preserve"> </w:t>
      </w:r>
      <w:r w:rsidR="003F5305" w:rsidRPr="00534DC8">
        <w:rPr>
          <w:rFonts w:ascii="Times New Roman" w:eastAsia="Times New Roman" w:hAnsi="Times New Roman" w:cs="Times New Roman"/>
          <w:bCs/>
          <w:sz w:val="24"/>
          <w:szCs w:val="24"/>
          <w:lang w:val="en-US"/>
        </w:rPr>
        <w:t>down-weigh</w:t>
      </w:r>
      <w:r w:rsidR="003F5305">
        <w:rPr>
          <w:rFonts w:ascii="Times New Roman" w:eastAsia="Times New Roman" w:hAnsi="Times New Roman" w:cs="Times New Roman"/>
          <w:bCs/>
          <w:sz w:val="24"/>
          <w:szCs w:val="24"/>
          <w:lang w:val="en-US"/>
        </w:rPr>
        <w:t>ing</w:t>
      </w:r>
      <w:r w:rsidR="003F5305" w:rsidRPr="00534DC8">
        <w:rPr>
          <w:rFonts w:ascii="Times New Roman" w:eastAsia="Times New Roman" w:hAnsi="Times New Roman" w:cs="Times New Roman"/>
          <w:bCs/>
          <w:sz w:val="24"/>
          <w:szCs w:val="24"/>
          <w:lang w:val="en-US"/>
        </w:rPr>
        <w:t xml:space="preserve"> sequences with over 80% identity, which is a </w:t>
      </w:r>
      <w:r w:rsidR="003F5305">
        <w:rPr>
          <w:rFonts w:ascii="Times New Roman" w:eastAsia="Times New Roman" w:hAnsi="Times New Roman" w:cs="Times New Roman"/>
          <w:bCs/>
          <w:sz w:val="24"/>
          <w:szCs w:val="24"/>
          <w:lang w:val="en-US"/>
        </w:rPr>
        <w:t xml:space="preserve">phenomenological </w:t>
      </w:r>
      <w:r w:rsidR="00AB2BF2">
        <w:rPr>
          <w:rFonts w:ascii="Times New Roman" w:eastAsia="Times New Roman" w:hAnsi="Times New Roman" w:cs="Times New Roman"/>
          <w:bCs/>
          <w:sz w:val="24"/>
          <w:szCs w:val="24"/>
          <w:lang w:val="en-US"/>
        </w:rPr>
        <w:t>trick to</w:t>
      </w:r>
      <w:r w:rsidR="003F5305" w:rsidRPr="00534DC8">
        <w:rPr>
          <w:rFonts w:ascii="Times New Roman" w:eastAsia="Times New Roman" w:hAnsi="Times New Roman" w:cs="Times New Roman"/>
          <w:bCs/>
          <w:sz w:val="24"/>
          <w:szCs w:val="24"/>
          <w:lang w:val="en-US"/>
        </w:rPr>
        <w:t xml:space="preserve"> deal with the effects of random linkage</w:t>
      </w:r>
      <w:r w:rsidR="003F5305">
        <w:rPr>
          <w:rFonts w:ascii="Times New Roman" w:hAnsi="Times New Roman" w:cs="Times New Roman"/>
          <w:color w:val="000000"/>
          <w:sz w:val="20"/>
          <w:szCs w:val="20"/>
          <w:shd w:val="clear" w:color="auto" w:fill="FFFFFF"/>
          <w:lang w:val="en-US"/>
        </w:rPr>
        <w:t xml:space="preserve">. </w:t>
      </w:r>
      <w:r w:rsidR="00B21171">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 xml:space="preserve">As result, the number of false-positive epistatic bonds </w:t>
      </w:r>
      <w:r w:rsidR="00C24E90">
        <w:rPr>
          <w:rFonts w:ascii="Times New Roman" w:eastAsia="Times New Roman" w:hAnsi="Times New Roman" w:cs="Times New Roman"/>
          <w:sz w:val="24"/>
          <w:szCs w:val="24"/>
        </w:rPr>
        <w:t>d</w:t>
      </w:r>
      <w:r w:rsidR="00AB2BF2">
        <w:rPr>
          <w:rFonts w:ascii="Times New Roman" w:eastAsia="Times New Roman" w:hAnsi="Times New Roman" w:cs="Times New Roman"/>
          <w:sz w:val="24"/>
          <w:szCs w:val="24"/>
        </w:rPr>
        <w:t xml:space="preserve">ue to genetic linkage is sharply decreased (Fig. 5C). </w:t>
      </w:r>
      <w:r w:rsidR="00AB2BF2">
        <w:rPr>
          <w:rFonts w:ascii="Times New Roman" w:eastAsia="Times New Roman" w:hAnsi="Times New Roman" w:cs="Times New Roman"/>
          <w:bCs/>
          <w:sz w:val="24"/>
          <w:szCs w:val="24"/>
          <w:lang w:val="en-US"/>
        </w:rPr>
        <w:t>The</w:t>
      </w:r>
      <w:r w:rsidR="00AB2BF2">
        <w:rPr>
          <w:rFonts w:ascii="Times New Roman" w:eastAsia="Times New Roman" w:hAnsi="Times New Roman" w:cs="Times New Roman"/>
          <w:sz w:val="24"/>
          <w:szCs w:val="24"/>
        </w:rPr>
        <w:t xml:space="preserve"> DCA</w:t>
      </w:r>
      <w:r w:rsidR="000818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approach </w:t>
      </w:r>
      <w:r w:rsidR="00C24E90">
        <w:rPr>
          <w:rFonts w:ascii="Times New Roman" w:eastAsia="Times New Roman" w:hAnsi="Times New Roman" w:cs="Times New Roman"/>
          <w:sz w:val="24"/>
          <w:szCs w:val="24"/>
        </w:rPr>
        <w:t xml:space="preserve">has </w:t>
      </w:r>
      <w:r>
        <w:rPr>
          <w:rFonts w:ascii="Times New Roman" w:eastAsia="Times New Roman" w:hAnsi="Times New Roman" w:cs="Times New Roman"/>
          <w:sz w:val="24"/>
          <w:szCs w:val="24"/>
        </w:rPr>
        <w:t>other problems</w:t>
      </w:r>
      <w:r w:rsidR="00AB2BF2">
        <w:rPr>
          <w:rFonts w:ascii="Times New Roman" w:eastAsia="Times New Roman" w:hAnsi="Times New Roman" w:cs="Times New Roman"/>
          <w:sz w:val="24"/>
          <w:szCs w:val="24"/>
        </w:rPr>
        <w:t xml:space="preserve"> as well</w:t>
      </w:r>
      <w:r w:rsidR="00081885">
        <w:rPr>
          <w:rFonts w:ascii="Times New Roman" w:eastAsia="Times New Roman" w:hAnsi="Times New Roman" w:cs="Times New Roman"/>
          <w:sz w:val="24"/>
          <w:szCs w:val="24"/>
        </w:rPr>
        <w:t xml:space="preserve">. Firstly, </w:t>
      </w:r>
      <w:r>
        <w:rPr>
          <w:rFonts w:ascii="Times New Roman" w:eastAsia="Times New Roman" w:hAnsi="Times New Roman" w:cs="Times New Roman"/>
          <w:sz w:val="24"/>
          <w:szCs w:val="24"/>
        </w:rPr>
        <w:t>QLE</w:t>
      </w:r>
      <w:r w:rsidR="00316475">
        <w:rPr>
          <w:rFonts w:ascii="Times New Roman" w:eastAsia="Times New Roman" w:hAnsi="Times New Roman" w:cs="Times New Roman"/>
          <w:sz w:val="24"/>
          <w:szCs w:val="24"/>
        </w:rPr>
        <w:t xml:space="preserve"> approximation</w:t>
      </w:r>
      <w:r w:rsidR="00081885">
        <w:rPr>
          <w:rFonts w:ascii="Times New Roman" w:eastAsia="Times New Roman" w:hAnsi="Times New Roman" w:cs="Times New Roman"/>
          <w:sz w:val="24"/>
          <w:szCs w:val="24"/>
        </w:rPr>
        <w:t xml:space="preserve"> that lies at the basis of DCA</w:t>
      </w:r>
      <w:r w:rsidR="003164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approach assumes that pairwise interactions did not change for million years since the most recent common ancestor</w:t>
      </w:r>
      <w:r w:rsidR="00D65C4C">
        <w:rPr>
          <w:rFonts w:ascii="Times New Roman" w:eastAsia="Times New Roman" w:hAnsi="Times New Roman" w:cs="Times New Roman"/>
          <w:sz w:val="24"/>
          <w:szCs w:val="24"/>
        </w:rPr>
        <w:t xml:space="preserve"> of these species</w:t>
      </w:r>
      <w:r>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w:t>
      </w:r>
      <w:r w:rsidRPr="003A23D7">
        <w:rPr>
          <w:rFonts w:ascii="Times New Roman" w:eastAsia="Times New Roman" w:hAnsi="Times New Roman" w:cs="Times New Roman"/>
          <w:sz w:val="24"/>
          <w:szCs w:val="24"/>
        </w:rPr>
        <w:t xml:space="preserve">change at long interspecies times. </w:t>
      </w:r>
      <w:r w:rsidR="00D4242A" w:rsidRPr="0045051E">
        <w:rPr>
          <w:rFonts w:ascii="Times New Roman" w:eastAsia="Times New Roman" w:hAnsi="Times New Roman" w:cs="Times New Roman"/>
          <w:sz w:val="24"/>
          <w:szCs w:val="24"/>
        </w:rPr>
        <w:t>Thirdly</w:t>
      </w:r>
      <w:r w:rsidR="00B872A7" w:rsidRPr="0045051E">
        <w:rPr>
          <w:rFonts w:ascii="Times New Roman" w:eastAsia="Times New Roman" w:hAnsi="Times New Roman" w:cs="Times New Roman"/>
          <w:sz w:val="24"/>
          <w:szCs w:val="24"/>
        </w:rPr>
        <w:t>,</w:t>
      </w:r>
      <w:r w:rsidR="00203E5E" w:rsidRPr="0045051E">
        <w:rPr>
          <w:rFonts w:ascii="Times New Roman" w:eastAsia="Times New Roman" w:hAnsi="Times New Roman" w:cs="Times New Roman"/>
          <w:sz w:val="24"/>
          <w:szCs w:val="24"/>
        </w:rPr>
        <w:t xml:space="preserve"> </w:t>
      </w:r>
      <w:r w:rsidR="00203E5E" w:rsidRPr="00FC4B93">
        <w:rPr>
          <w:rFonts w:eastAsia="Times New Roman"/>
          <w:sz w:val="24"/>
          <w:szCs w:val="24"/>
        </w:rPr>
        <w:t>QLE</w:t>
      </w:r>
      <w:r w:rsidR="00081885" w:rsidRPr="00FC4B93">
        <w:rPr>
          <w:rFonts w:ascii="Times New Roman" w:eastAsia="Times New Roman" w:hAnsi="Times New Roman" w:cs="Times New Roman"/>
          <w:sz w:val="24"/>
          <w:szCs w:val="24"/>
        </w:rPr>
        <w:t xml:space="preserve"> </w:t>
      </w:r>
      <w:r w:rsidR="00203E5E" w:rsidRPr="00FC4B93">
        <w:rPr>
          <w:rFonts w:eastAsia="Times New Roman"/>
          <w:sz w:val="24"/>
          <w:szCs w:val="24"/>
        </w:rPr>
        <w:t xml:space="preserve">does not </w:t>
      </w:r>
      <w:r w:rsidR="00F9174A" w:rsidRPr="0045051E">
        <w:rPr>
          <w:rFonts w:ascii="Times New Roman" w:eastAsia="Times New Roman" w:hAnsi="Times New Roman" w:cs="Times New Roman"/>
          <w:sz w:val="24"/>
          <w:szCs w:val="24"/>
        </w:rPr>
        <w:t>work in</w:t>
      </w:r>
      <w:r w:rsidR="00F9174A" w:rsidRPr="00FC4B93">
        <w:rPr>
          <w:rFonts w:ascii="Times New Roman" w:eastAsia="Times New Roman" w:hAnsi="Times New Roman" w:cs="Times New Roman"/>
          <w:sz w:val="24"/>
          <w:szCs w:val="24"/>
        </w:rPr>
        <w:t xml:space="preserve"> </w:t>
      </w:r>
      <w:r w:rsidR="00203E5E" w:rsidRPr="00FC4B93">
        <w:rPr>
          <w:rFonts w:eastAsia="Times New Roman"/>
          <w:sz w:val="24"/>
          <w:szCs w:val="24"/>
        </w:rPr>
        <w:t>SARS CoV-2 evolution</w:t>
      </w:r>
      <w:r w:rsidR="00050B99" w:rsidRPr="0045051E">
        <w:rPr>
          <w:rFonts w:ascii="Times New Roman" w:eastAsia="Times New Roman" w:hAnsi="Times New Roman" w:cs="Times New Roman"/>
          <w:sz w:val="24"/>
          <w:szCs w:val="24"/>
        </w:rPr>
        <w:t>, because l</w:t>
      </w:r>
      <w:r w:rsidR="00203E5E" w:rsidRPr="00FC4B93">
        <w:rPr>
          <w:rFonts w:eastAsia="Times New Roman"/>
          <w:sz w:val="24"/>
          <w:szCs w:val="24"/>
        </w:rPr>
        <w:t xml:space="preserve">inkage effects, </w:t>
      </w:r>
      <w:r w:rsidR="00050B99" w:rsidRPr="0045051E">
        <w:rPr>
          <w:rFonts w:ascii="Times New Roman" w:eastAsia="Times New Roman" w:hAnsi="Times New Roman" w:cs="Times New Roman"/>
          <w:sz w:val="24"/>
          <w:szCs w:val="24"/>
        </w:rPr>
        <w:t>which are</w:t>
      </w:r>
      <w:r w:rsidR="00F57B46" w:rsidRPr="0045051E">
        <w:rPr>
          <w:rFonts w:ascii="Times New Roman" w:eastAsia="Times New Roman" w:hAnsi="Times New Roman" w:cs="Times New Roman"/>
          <w:sz w:val="24"/>
          <w:szCs w:val="24"/>
        </w:rPr>
        <w:t xml:space="preserve"> </w:t>
      </w:r>
      <w:r w:rsidR="00203E5E" w:rsidRPr="00FC4B93">
        <w:rPr>
          <w:rFonts w:eastAsia="Times New Roman"/>
          <w:sz w:val="24"/>
          <w:szCs w:val="24"/>
        </w:rPr>
        <w:t>negligible in QLE limit,</w:t>
      </w:r>
      <w:r w:rsidR="003C4E3B" w:rsidRPr="0045051E">
        <w:rPr>
          <w:rFonts w:ascii="Times New Roman" w:eastAsia="Times New Roman" w:hAnsi="Times New Roman" w:cs="Times New Roman"/>
          <w:sz w:val="24"/>
          <w:szCs w:val="24"/>
        </w:rPr>
        <w:t xml:space="preserve"> </w:t>
      </w:r>
      <w:r w:rsidR="00203E5E" w:rsidRPr="00FC4B93">
        <w:rPr>
          <w:rFonts w:eastAsia="Times New Roman"/>
          <w:sz w:val="24"/>
          <w:szCs w:val="24"/>
        </w:rPr>
        <w:t xml:space="preserve">are </w:t>
      </w:r>
      <w:r w:rsidR="00AB5E6D" w:rsidRPr="0045051E">
        <w:rPr>
          <w:rFonts w:ascii="Times New Roman" w:eastAsia="Times New Roman" w:hAnsi="Times New Roman" w:cs="Times New Roman"/>
          <w:sz w:val="24"/>
          <w:szCs w:val="24"/>
        </w:rPr>
        <w:t>strong</w:t>
      </w:r>
      <w:r w:rsidR="00050B99" w:rsidRPr="0045051E">
        <w:rPr>
          <w:rFonts w:ascii="Times New Roman" w:eastAsia="Times New Roman" w:hAnsi="Times New Roman" w:cs="Times New Roman"/>
          <w:sz w:val="24"/>
          <w:szCs w:val="24"/>
        </w:rPr>
        <w:t>. Lastly</w:t>
      </w:r>
      <w:r w:rsidR="003C4E3B" w:rsidRPr="0045051E">
        <w:rPr>
          <w:rFonts w:ascii="Times New Roman" w:eastAsia="Times New Roman" w:hAnsi="Times New Roman" w:cs="Times New Roman"/>
          <w:sz w:val="24"/>
          <w:szCs w:val="24"/>
        </w:rPr>
        <w:t>, a</w:t>
      </w:r>
      <w:r w:rsidR="00203E5E" w:rsidRPr="00FC4B93">
        <w:rPr>
          <w:rFonts w:eastAsia="Times New Roman"/>
          <w:sz w:val="24"/>
          <w:szCs w:val="24"/>
        </w:rPr>
        <w:t xml:space="preserve"> population</w:t>
      </w:r>
      <w:r w:rsidR="00AE78CB" w:rsidRPr="0045051E">
        <w:rPr>
          <w:rFonts w:ascii="Times New Roman" w:eastAsia="Times New Roman" w:hAnsi="Times New Roman" w:cs="Times New Roman"/>
          <w:sz w:val="24"/>
          <w:szCs w:val="24"/>
        </w:rPr>
        <w:t xml:space="preserve"> of infected individuals</w:t>
      </w:r>
      <w:r w:rsidR="00203E5E" w:rsidRPr="00FC4B93">
        <w:rPr>
          <w:rFonts w:eastAsia="Times New Roman"/>
          <w:sz w:val="24"/>
          <w:szCs w:val="24"/>
        </w:rPr>
        <w:t xml:space="preserve"> is not as large as required for QLE to work.</w:t>
      </w:r>
      <w:r w:rsidR="00A87BD0" w:rsidRPr="00FC4B93">
        <w:rPr>
          <w:rFonts w:ascii="Times New Roman" w:eastAsia="Times New Roman" w:hAnsi="Times New Roman" w:cs="Times New Roman"/>
          <w:sz w:val="24"/>
          <w:szCs w:val="24"/>
        </w:rPr>
        <w:t xml:space="preserve"> </w:t>
      </w:r>
    </w:p>
    <w:p w14:paraId="76E45170" w14:textId="2A54FACE" w:rsidR="001E5EAD" w:rsidRPr="001E5EAD"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FC4B93">
        <w:rPr>
          <w:rFonts w:ascii="Times New Roman" w:eastAsia="Times New Roman" w:hAnsi="Times New Roman" w:cs="Times New Roman"/>
          <w:sz w:val="24"/>
          <w:szCs w:val="24"/>
        </w:rPr>
        <w:t>Note that</w:t>
      </w:r>
      <w:r w:rsidRPr="003A23D7">
        <w:rPr>
          <w:rFonts w:ascii="Times New Roman" w:eastAsia="Times New Roman" w:hAnsi="Times New Roman" w:cs="Times New Roman"/>
          <w:bCs/>
          <w:sz w:val="24"/>
          <w:szCs w:val="24"/>
          <w:lang w:val="en-US"/>
        </w:rPr>
        <w:t xml:space="preserve"> the use of tree-based methods </w:t>
      </w:r>
      <w:r w:rsidRPr="003A23D7">
        <w:rPr>
          <w:rFonts w:ascii="Times New Roman" w:eastAsia="Times New Roman" w:hAnsi="Times New Roman" w:cs="Times New Roman"/>
          <w:bCs/>
          <w:sz w:val="24"/>
          <w:szCs w:val="24"/>
        </w:rPr>
        <w:t>does not automatically compensate for stro</w:t>
      </w:r>
      <w:r w:rsidRPr="001E5EAD">
        <w:rPr>
          <w:rFonts w:ascii="Times New Roman" w:eastAsia="Times New Roman" w:hAnsi="Times New Roman" w:cs="Times New Roman"/>
          <w:bCs/>
          <w:sz w:val="24"/>
          <w:szCs w:val="24"/>
        </w:rPr>
        <w:t xml:space="preserve">ng linkage effects. </w:t>
      </w:r>
      <w:r w:rsidRPr="001E5EAD">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EF6A49">
        <w:rPr>
          <w:rFonts w:ascii="Times New Roman" w:eastAsia="Times New Roman" w:hAnsi="Times New Roman" w:cs="Times New Roman"/>
          <w:bCs/>
          <w:sz w:val="24"/>
          <w:szCs w:val="24"/>
          <w:lang w:val="en-US"/>
        </w:rPr>
        <w:fldChar w:fldCharType="begin"/>
      </w:r>
      <w:r w:rsidR="00EF6A49">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[34]</w:t>
      </w:r>
      <w:r w:rsidR="00EF6A49">
        <w:rPr>
          <w:rFonts w:ascii="Times New Roman" w:eastAsia="Times New Roman" w:hAnsi="Times New Roman" w:cs="Times New Roman"/>
          <w:bCs/>
          <w:sz w:val="24"/>
          <w:szCs w:val="24"/>
          <w:lang w:val="en-US"/>
        </w:rPr>
        <w:fldChar w:fldCharType="end"/>
      </w:r>
      <w:r w:rsidRPr="001E5EAD">
        <w:rPr>
          <w:rFonts w:ascii="Times New Roman" w:eastAsia="Times New Roman" w:hAnsi="Times New Roman" w:cs="Times New Roman"/>
          <w:bCs/>
          <w:sz w:val="24"/>
          <w:szCs w:val="24"/>
          <w:lang w:val="en-US"/>
        </w:rPr>
        <w:t xml:space="preserve">. </w:t>
      </w:r>
      <w:r w:rsidR="00150B08">
        <w:rPr>
          <w:rFonts w:ascii="Times New Roman" w:eastAsia="Times New Roman" w:hAnsi="Times New Roman" w:cs="Times New Roman"/>
          <w:bCs/>
          <w:sz w:val="24"/>
          <w:szCs w:val="24"/>
          <w:lang w:val="en-US"/>
        </w:rPr>
        <w:t xml:space="preserve">To </w:t>
      </w:r>
      <w:r w:rsidR="00565D3D">
        <w:rPr>
          <w:rFonts w:ascii="Times New Roman" w:eastAsia="Times New Roman" w:hAnsi="Times New Roman" w:cs="Times New Roman"/>
          <w:bCs/>
          <w:sz w:val="24"/>
          <w:szCs w:val="24"/>
          <w:lang w:val="en-US"/>
        </w:rPr>
        <w:t>exclude the effects of</w:t>
      </w:r>
      <w:r w:rsidR="00150B08">
        <w:rPr>
          <w:rFonts w:ascii="Times New Roman" w:eastAsia="Times New Roman" w:hAnsi="Times New Roman" w:cs="Times New Roman"/>
          <w:bCs/>
          <w:sz w:val="24"/>
          <w:szCs w:val="24"/>
          <w:lang w:val="en-US"/>
        </w:rPr>
        <w:t xml:space="preserve"> linkage, </w:t>
      </w:r>
      <w:r w:rsidR="00182B0E">
        <w:rPr>
          <w:rFonts w:ascii="Times New Roman" w:eastAsia="Times New Roman" w:hAnsi="Times New Roman" w:cs="Times New Roman"/>
          <w:bCs/>
          <w:sz w:val="24"/>
          <w:szCs w:val="24"/>
          <w:lang w:val="en-US"/>
        </w:rPr>
        <w:t>one group</w:t>
      </w:r>
      <w:r w:rsidR="00F002B2" w:rsidRPr="003A23D7" w:rsidDel="00012969">
        <w:rPr>
          <w:rFonts w:ascii="Times New Roman" w:eastAsia="Times New Roman" w:hAnsi="Times New Roman" w:cs="Times New Roman"/>
          <w:bCs/>
          <w:sz w:val="24"/>
          <w:szCs w:val="24"/>
          <w:lang w:val="en-US"/>
        </w:rPr>
        <w:t xml:space="preserve"> </w:t>
      </w:r>
      <w:r w:rsidR="00F706D7">
        <w:rPr>
          <w:rFonts w:ascii="Times New Roman" w:eastAsia="Times New Roman" w:hAnsi="Times New Roman" w:cs="Times New Roman"/>
          <w:bCs/>
          <w:sz w:val="24"/>
          <w:szCs w:val="24"/>
          <w:lang w:val="en-US"/>
        </w:rPr>
        <w:t>use</w:t>
      </w:r>
      <w:r w:rsidR="00182B0E">
        <w:rPr>
          <w:rFonts w:ascii="Times New Roman" w:eastAsia="Times New Roman" w:hAnsi="Times New Roman" w:cs="Times New Roman"/>
          <w:bCs/>
          <w:sz w:val="24"/>
          <w:szCs w:val="24"/>
          <w:lang w:val="en-US"/>
        </w:rPr>
        <w:t>d</w:t>
      </w:r>
      <w:r w:rsidR="00F706D7">
        <w:rPr>
          <w:rFonts w:ascii="Times New Roman" w:eastAsia="Times New Roman" w:hAnsi="Times New Roman" w:cs="Times New Roman"/>
          <w:bCs/>
          <w:sz w:val="24"/>
          <w:szCs w:val="24"/>
          <w:lang w:val="en-US"/>
        </w:rPr>
        <w:t xml:space="preserve"> </w:t>
      </w:r>
      <w:r w:rsidRPr="001E5EAD">
        <w:rPr>
          <w:rFonts w:ascii="Times New Roman" w:eastAsia="Times New Roman" w:hAnsi="Times New Roman" w:cs="Times New Roman"/>
          <w:bCs/>
          <w:sz w:val="24"/>
          <w:szCs w:val="24"/>
          <w:lang w:val="en-US"/>
        </w:rPr>
        <w:t>synonymous sites as markers of linkage</w:t>
      </w:r>
      <w:r w:rsidR="00DF6493">
        <w:rPr>
          <w:rFonts w:ascii="Times New Roman" w:eastAsia="Times New Roman" w:hAnsi="Times New Roman" w:cs="Times New Roman"/>
          <w:bCs/>
          <w:sz w:val="24"/>
          <w:szCs w:val="24"/>
          <w:lang w:val="en-US"/>
        </w:rPr>
        <w:t xml:space="preserve"> </w:t>
      </w:r>
      <w:r w:rsidR="00DF6493" w:rsidRPr="001E5EAD">
        <w:rPr>
          <w:rFonts w:ascii="Times New Roman" w:eastAsia="Times New Roman" w:hAnsi="Times New Roman" w:cs="Times New Roman"/>
          <w:bCs/>
          <w:sz w:val="24"/>
          <w:szCs w:val="24"/>
          <w:lang w:val="en-US"/>
        </w:rPr>
        <w:t xml:space="preserve"> </w: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 </w:instrTex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EN.CITE.DATA </w:instrText>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end"/>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separate"/>
      </w:r>
      <w:r w:rsidR="00DF6493">
        <w:rPr>
          <w:rFonts w:ascii="Times New Roman" w:eastAsia="Times New Roman" w:hAnsi="Times New Roman" w:cs="Times New Roman"/>
          <w:bCs/>
          <w:noProof/>
          <w:sz w:val="24"/>
          <w:szCs w:val="24"/>
          <w:lang w:val="en-US"/>
        </w:rPr>
        <w:t>[37, 38]</w:t>
      </w:r>
      <w:r w:rsidR="00DF6493">
        <w:rPr>
          <w:rFonts w:ascii="Times New Roman" w:eastAsia="Times New Roman" w:hAnsi="Times New Roman" w:cs="Times New Roman"/>
          <w:bCs/>
          <w:sz w:val="24"/>
          <w:szCs w:val="24"/>
          <w:lang w:val="en-US"/>
        </w:rPr>
        <w:fldChar w:fldCharType="end"/>
      </w:r>
      <w:r w:rsidR="00150B08">
        <w:rPr>
          <w:rFonts w:ascii="Times New Roman" w:eastAsia="Times New Roman" w:hAnsi="Times New Roman" w:cs="Times New Roman"/>
          <w:bCs/>
          <w:sz w:val="24"/>
          <w:szCs w:val="24"/>
          <w:lang w:val="en-US"/>
        </w:rPr>
        <w:t>. However,</w:t>
      </w:r>
      <w:r w:rsidRPr="001E5EAD">
        <w:rPr>
          <w:rFonts w:ascii="Times New Roman" w:eastAsia="Times New Roman" w:hAnsi="Times New Roman" w:cs="Times New Roman"/>
          <w:bCs/>
          <w:sz w:val="24"/>
          <w:szCs w:val="24"/>
          <w:lang w:val="en-US"/>
        </w:rPr>
        <w:t xml:space="preserve"> the accuracy </w:t>
      </w:r>
      <w:r w:rsidR="00891CAF">
        <w:rPr>
          <w:rFonts w:ascii="Times New Roman" w:eastAsia="Times New Roman" w:hAnsi="Times New Roman" w:cs="Times New Roman"/>
          <w:bCs/>
          <w:sz w:val="24"/>
          <w:szCs w:val="24"/>
          <w:lang w:val="en-US"/>
        </w:rPr>
        <w:t xml:space="preserve">of this method </w:t>
      </w:r>
      <w:r w:rsidR="00150B08">
        <w:rPr>
          <w:rFonts w:ascii="Times New Roman" w:eastAsia="Times New Roman" w:hAnsi="Times New Roman" w:cs="Times New Roman"/>
          <w:bCs/>
          <w:sz w:val="24"/>
          <w:szCs w:val="24"/>
          <w:lang w:val="en-US"/>
        </w:rPr>
        <w:t>was</w:t>
      </w:r>
      <w:r w:rsidRPr="001E5EAD">
        <w:rPr>
          <w:rFonts w:ascii="Times New Roman" w:eastAsia="Times New Roman" w:hAnsi="Times New Roman" w:cs="Times New Roman"/>
          <w:bCs/>
          <w:sz w:val="24"/>
          <w:szCs w:val="24"/>
          <w:lang w:val="en-US"/>
        </w:rPr>
        <w:t xml:space="preserve"> not tested </w:t>
      </w:r>
      <w:r w:rsidR="00F002B2">
        <w:rPr>
          <w:rFonts w:ascii="Times New Roman" w:eastAsia="Times New Roman" w:hAnsi="Times New Roman" w:cs="Times New Roman"/>
          <w:bCs/>
          <w:sz w:val="24"/>
          <w:szCs w:val="24"/>
          <w:lang w:val="en-US"/>
        </w:rPr>
        <w:t>in</w:t>
      </w:r>
      <w:r w:rsidRPr="001E5EAD">
        <w:rPr>
          <w:rFonts w:ascii="Times New Roman" w:eastAsia="Times New Roman" w:hAnsi="Times New Roman" w:cs="Times New Roman"/>
          <w:bCs/>
          <w:sz w:val="24"/>
          <w:szCs w:val="24"/>
          <w:lang w:val="en-US"/>
        </w:rPr>
        <w:t xml:space="preserve"> simulation. </w:t>
      </w:r>
    </w:p>
    <w:p w14:paraId="17D9E586" w14:textId="5C9B5ED5" w:rsidR="0087149A" w:rsidRDefault="0076272C">
      <w:pPr>
        <w:spacing w:line="360" w:lineRule="auto"/>
        <w:ind w:firstLine="708"/>
        <w:jc w:val="both"/>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To conclude, the present study </w:t>
      </w:r>
      <w:r w:rsidR="005209BB">
        <w:rPr>
          <w:rFonts w:ascii="Times New Roman" w:eastAsia="Times New Roman" w:hAnsi="Times New Roman" w:cs="Times New Roman"/>
          <w:sz w:val="24"/>
          <w:szCs w:val="24"/>
        </w:rPr>
        <w:t>confirms</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Pr>
          <w:rFonts w:ascii="Times New Roman" w:eastAsia="Times New Roman" w:hAnsi="Times New Roman" w:cs="Times New Roman"/>
          <w:sz w:val="24"/>
          <w:szCs w:val="24"/>
        </w:rPr>
        <w:t>conditional</w:t>
      </w:r>
      <w:r w:rsidRPr="0076272C">
        <w:rPr>
          <w:rFonts w:ascii="Times New Roman" w:eastAsia="Times New Roman" w:hAnsi="Times New Roman" w:cs="Times New Roman"/>
          <w:sz w:val="24"/>
          <w:szCs w:val="24"/>
        </w:rPr>
        <w:t xml:space="preserve"> correlation method combined with </w:t>
      </w:r>
      <w:r w:rsidR="005209BB">
        <w:rPr>
          <w:rFonts w:ascii="Times New Roman" w:eastAsia="Times New Roman" w:hAnsi="Times New Roman" w:cs="Times New Roman"/>
          <w:sz w:val="24"/>
          <w:szCs w:val="24"/>
        </w:rPr>
        <w:t>balanced</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sampling from quasi-independent populations </w:t>
      </w:r>
      <w:r w:rsidR="00620D41">
        <w:rPr>
          <w:rFonts w:ascii="Times New Roman" w:eastAsia="Times New Roman" w:hAnsi="Times New Roman" w:cs="Times New Roman"/>
          <w:sz w:val="24"/>
          <w:szCs w:val="24"/>
        </w:rPr>
        <w:t xml:space="preserve">and testing </w:t>
      </w:r>
      <w:r w:rsidR="005209BB">
        <w:rPr>
          <w:rFonts w:ascii="Times New Roman" w:eastAsia="Times New Roman" w:hAnsi="Times New Roman" w:cs="Times New Roman"/>
          <w:sz w:val="24"/>
          <w:szCs w:val="24"/>
        </w:rPr>
        <w:t xml:space="preserve">the accuracy </w:t>
      </w:r>
      <w:r w:rsidR="00691F57">
        <w:rPr>
          <w:rFonts w:ascii="Times New Roman" w:eastAsia="Times New Roman" w:hAnsi="Times New Roman" w:cs="Times New Roman"/>
          <w:sz w:val="24"/>
          <w:szCs w:val="24"/>
        </w:rPr>
        <w:t xml:space="preserve">in simulation </w:t>
      </w:r>
      <w:r w:rsidRPr="0076272C">
        <w:rPr>
          <w:rFonts w:ascii="Times New Roman" w:eastAsia="Times New Roman" w:hAnsi="Times New Roman" w:cs="Times New Roman"/>
          <w:sz w:val="24"/>
          <w:szCs w:val="24"/>
        </w:rPr>
        <w:t xml:space="preserve">allows </w:t>
      </w:r>
      <w:r w:rsidR="004F6E6D">
        <w:rPr>
          <w:rFonts w:ascii="Times New Roman" w:eastAsia="Times New Roman" w:hAnsi="Times New Roman" w:cs="Times New Roman"/>
          <w:sz w:val="24"/>
          <w:szCs w:val="24"/>
        </w:rPr>
        <w:t xml:space="preserve">the </w:t>
      </w:r>
      <w:r w:rsidR="00A72EB3">
        <w:rPr>
          <w:rFonts w:ascii="Times New Roman" w:eastAsia="Times New Roman" w:hAnsi="Times New Roman" w:cs="Times New Roman"/>
          <w:sz w:val="24"/>
          <w:szCs w:val="24"/>
        </w:rPr>
        <w:t xml:space="preserve">testable </w:t>
      </w:r>
      <w:r w:rsidRPr="0076272C">
        <w:rPr>
          <w:rFonts w:ascii="Times New Roman" w:eastAsia="Times New Roman" w:hAnsi="Times New Roman" w:cs="Times New Roman"/>
          <w:sz w:val="24"/>
          <w:szCs w:val="24"/>
        </w:rPr>
        <w:t>detection of strong epistatic links.</w:t>
      </w:r>
      <w:r w:rsidR="005209BB">
        <w:rPr>
          <w:rFonts w:ascii="Times New Roman" w:eastAsia="Times New Roman" w:hAnsi="Times New Roman" w:cs="Times New Roman"/>
          <w:sz w:val="24"/>
          <w:szCs w:val="24"/>
        </w:rPr>
        <w:t xml:space="preserve"> </w:t>
      </w:r>
    </w:p>
    <w:p w14:paraId="1D47048C" w14:textId="77777777" w:rsidR="0087149A" w:rsidRDefault="0087149A">
      <w:pPr>
        <w:jc w:val="both"/>
      </w:pPr>
    </w:p>
    <w:p w14:paraId="4886318C" w14:textId="77777777" w:rsidR="0087149A" w:rsidRPr="0076272C"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76272C">
        <w:rPr>
          <w:rFonts w:ascii="Times New Roman" w:eastAsia="Times New Roman" w:hAnsi="Times New Roman" w:cs="Times New Roman"/>
          <w:color w:val="000000"/>
          <w:sz w:val="24"/>
          <w:szCs w:val="24"/>
        </w:rPr>
        <w:lastRenderedPageBreak/>
        <w:t>METHODS</w:t>
      </w:r>
      <w:r w:rsidRPr="0076272C">
        <w:rPr>
          <w:rFonts w:ascii="Times New Roman" w:eastAsia="Times New Roman" w:hAnsi="Times New Roman" w:cs="Times New Roman"/>
          <w:sz w:val="24"/>
          <w:szCs w:val="24"/>
        </w:rPr>
        <w:t xml:space="preserve"> </w:t>
      </w:r>
    </w:p>
    <w:p w14:paraId="5F2794A9" w14:textId="77777777" w:rsidR="0087149A"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3387AE92" w:rsidR="0087149A"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Generating sequences for method testing.</w:t>
      </w:r>
      <w:r>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Pr>
          <w:rFonts w:ascii="Times New Roman" w:eastAsia="Times New Roman" w:hAnsi="Times New Roman" w:cs="Times New Roman"/>
          <w:color w:val="000000"/>
          <w:sz w:val="24"/>
          <w:szCs w:val="24"/>
        </w:rPr>
        <w:t xml:space="preserve"> binary sequences is simulated by a Monte Carlo code </w: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 </w:instrTex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EN.CITE.DATA </w:instrText>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end"/>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 61]</w:t>
      </w:r>
      <w:r w:rsidR="00EF6A49">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.We use a discrete gener</w:t>
      </w:r>
      <w:proofErr w:type="spellStart"/>
      <w:r>
        <w:rPr>
          <w:rFonts w:ascii="Times New Roman" w:eastAsia="Times New Roman" w:hAnsi="Times New Roman" w:cs="Times New Roman"/>
          <w:color w:val="000000"/>
          <w:sz w:val="24"/>
          <w:szCs w:val="24"/>
        </w:rPr>
        <w:t>ation</w:t>
      </w:r>
      <w:proofErr w:type="spellEnd"/>
      <w:r>
        <w:rPr>
          <w:rFonts w:ascii="Times New Roman" w:eastAsia="Times New Roman" w:hAnsi="Times New Roman" w:cs="Times New Roman"/>
          <w:color w:val="000000"/>
          <w:sz w:val="24"/>
          <w:szCs w:val="24"/>
        </w:rPr>
        <w:t xml:space="preserve">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as given by </w:t>
      </w:r>
      <w:r w:rsidR="00EF6A49">
        <w:rPr>
          <w:rFonts w:ascii="Times New Roman" w:eastAsia="Times New Roman" w:hAnsi="Times New Roman" w:cs="Times New Roman"/>
          <w:color w:val="000000"/>
          <w:sz w:val="24"/>
          <w:szCs w:val="24"/>
        </w:rPr>
        <w:fldChar w:fldCharType="begin"/>
      </w:r>
      <w:r w:rsidR="00EF6A49">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w:t>
      </w:r>
      <w:r w:rsidR="00EF6A49">
        <w:rPr>
          <w:rFonts w:ascii="Times New Roman" w:eastAsia="Times New Roman" w:hAnsi="Times New Roman" w:cs="Times New Roman"/>
          <w:color w:val="000000"/>
          <w:sz w:val="24"/>
          <w:szCs w:val="24"/>
        </w:rPr>
        <w:fldChar w:fldCharType="end"/>
      </w:r>
    </w:p>
    <w:p w14:paraId="7E04B070" w14:textId="0219D45F" w:rsidR="0087149A"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t xml:space="preserve"> </w:t>
      </w:r>
    </w:p>
    <w:p w14:paraId="14F1B8D1" w14:textId="77777777" w:rsidR="0087149A" w:rsidRDefault="007552B1">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5F622081" w:rsidR="0087149A" w:rsidRDefault="0076272C">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Pr>
          <w:rFonts w:ascii="Times New Roman" w:eastAsia="Times New Roman" w:hAnsi="Times New Roman" w:cs="Times New Roman"/>
          <w:sz w:val="24"/>
          <w:szCs w:val="24"/>
        </w:rPr>
        <w:t xml:space="preserve"> is the binary matrix that shows 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a</w:t>
      </w:r>
      <w:proofErr w:type="spellStart"/>
      <w:r>
        <w:rPr>
          <w:rFonts w:ascii="Times New Roman" w:eastAsia="Times New Roman" w:hAnsi="Times New Roman" w:cs="Times New Roman"/>
          <w:sz w:val="24"/>
          <w:szCs w:val="24"/>
        </w:rPr>
        <w:t>nd</w:t>
      </w:r>
      <w:proofErr w:type="spellEnd"/>
      <w:r>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denote the individual fitness </w:t>
      </w:r>
      <w:r w:rsidR="006363C9">
        <w:rPr>
          <w:rFonts w:ascii="Times New Roman" w:eastAsia="Times New Roman" w:hAnsi="Times New Roman" w:cs="Times New Roman"/>
          <w:sz w:val="24"/>
          <w:szCs w:val="24"/>
        </w:rPr>
        <w:t>costs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 two </w:t>
      </w:r>
      <w:r w:rsidR="006363C9">
        <w:rPr>
          <w:rFonts w:ascii="Times New Roman" w:eastAsia="Times New Roman" w:hAnsi="Times New Roman" w:cs="Times New Roman"/>
          <w:sz w:val="24"/>
          <w:szCs w:val="24"/>
        </w:rPr>
        <w:t>deleterious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Pr>
          <w:rFonts w:ascii="Times New Roman" w:eastAsia="Times New Roman" w:hAnsi="Times New Roman" w:cs="Times New Roman"/>
          <w:sz w:val="24"/>
          <w:szCs w:val="24"/>
        </w:rPr>
        <w:t xml:space="preserve"> is the </w:t>
      </w:r>
      <w:r w:rsidR="006363C9">
        <w:rPr>
          <w:rFonts w:ascii="Times New Roman" w:eastAsia="Times New Roman" w:hAnsi="Times New Roman" w:cs="Times New Roman"/>
          <w:sz w:val="24"/>
          <w:szCs w:val="24"/>
        </w:rPr>
        <w:t>compensation degree</w:t>
      </w:r>
      <w:r>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Pr>
          <w:rFonts w:ascii="Times New Roman" w:eastAsia="Times New Roman" w:hAnsi="Times New Roman" w:cs="Times New Roman"/>
          <w:sz w:val="24"/>
          <w:szCs w:val="24"/>
        </w:rPr>
        <w:t xml:space="preserve"> </w:t>
      </w:r>
    </w:p>
    <w:p w14:paraId="10F30062" w14:textId="7DF66F0F" w:rsidR="00192CCC"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In our simulation example in Fig 1, we consider a haploid population with the initial frequency of </w:t>
      </w:r>
      <w:r w:rsidR="00192CCC">
        <w:rPr>
          <w:rFonts w:ascii="Times New Roman" w:eastAsia="Times New Roman" w:hAnsi="Times New Roman" w:cs="Times New Roman"/>
          <w:color w:val="000000"/>
          <w:sz w:val="24"/>
          <w:szCs w:val="24"/>
        </w:rPr>
        <w:t xml:space="preserve">deleterious </w:t>
      </w:r>
      <w:r>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Pr>
          <w:rFonts w:ascii="Times New Roman" w:eastAsia="Times New Roman" w:hAnsi="Times New Roman" w:cs="Times New Roman"/>
          <w:color w:val="000000"/>
          <w:sz w:val="24"/>
          <w:szCs w:val="24"/>
        </w:rPr>
        <w:t xml:space="preserve"> mutation rate</w:t>
      </w:r>
      <w:r w:rsidR="00192CCC">
        <w:rPr>
          <w:rFonts w:ascii="Times New Roman" w:eastAsia="Times New Roman" w:hAnsi="Times New Roman" w:cs="Times New Roman"/>
          <w:color w:val="000000"/>
          <w:sz w:val="24"/>
          <w:szCs w:val="24"/>
        </w:rPr>
        <w:t xml:space="preserve"> </w:t>
      </w:r>
      <w:r w:rsidR="00BB6F54">
        <w:rPr>
          <w:rFonts w:ascii="Times New Roman" w:eastAsia="Times New Roman" w:hAnsi="Times New Roman" w:cs="Times New Roman"/>
          <w:color w:val="000000"/>
          <w:sz w:val="24"/>
          <w:szCs w:val="24"/>
        </w:rPr>
        <w:t xml:space="preserve">per </w:t>
      </w:r>
      <w:r w:rsidR="00192CCC">
        <w:rPr>
          <w:rFonts w:ascii="Times New Roman" w:eastAsia="Times New Roman" w:hAnsi="Times New Roman" w:cs="Times New Roman"/>
          <w:color w:val="000000"/>
          <w:sz w:val="24"/>
          <w:szCs w:val="24"/>
        </w:rPr>
        <w:t>genome</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Pr>
          <w:rFonts w:ascii="Times New Roman" w:eastAsia="Times New Roman" w:hAnsi="Times New Roman" w:cs="Times New Roman"/>
          <w:color w:val="000000"/>
          <w:sz w:val="24"/>
          <w:szCs w:val="24"/>
        </w:rPr>
        <w:t>population</w:t>
      </w:r>
      <w:r w:rsidR="00192CCC">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Pr>
          <w:rFonts w:ascii="Times New Roman" w:eastAsia="Times New Roman" w:hAnsi="Times New Roman" w:cs="Times New Roman"/>
          <w:color w:val="000000"/>
          <w:sz w:val="24"/>
          <w:szCs w:val="24"/>
        </w:rPr>
        <w:t xml:space="preserve"> individuals and</w:t>
      </w:r>
      <w:r w:rsidR="00192CCC">
        <w:rPr>
          <w:rFonts w:ascii="Times New Roman" w:eastAsia="Times New Roman" w:hAnsi="Times New Roman" w:cs="Times New Roman"/>
          <w:color w:val="000000"/>
          <w:sz w:val="24"/>
          <w:szCs w:val="24"/>
        </w:rPr>
        <w:t xml:space="preserve"> genome length</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Pr>
          <w:rFonts w:ascii="Times New Roman" w:eastAsia="Times New Roman" w:hAnsi="Times New Roman" w:cs="Times New Roman"/>
          <w:color w:val="000000"/>
          <w:sz w:val="24"/>
          <w:szCs w:val="24"/>
        </w:rPr>
        <w:t xml:space="preserve">sites. </w:t>
      </w:r>
    </w:p>
    <w:p w14:paraId="04847BA3" w14:textId="1156513D" w:rsidR="0087149A" w:rsidRDefault="00192CCC" w:rsidP="00FC4B93">
      <w:pPr>
        <w:pBdr>
          <w:top w:val="nil"/>
          <w:left w:val="nil"/>
          <w:bottom w:val="nil"/>
          <w:right w:val="nil"/>
          <w:between w:val="nil"/>
        </w:pBdr>
        <w:spacing w:after="0" w:line="360" w:lineRule="auto"/>
        <w:ind w:firstLine="720"/>
        <w:jc w:val="both"/>
      </w:pPr>
      <w:r>
        <w:rPr>
          <w:rFonts w:ascii="Times New Roman" w:eastAsia="Times New Roman" w:hAnsi="Times New Roman" w:cs="Times New Roman"/>
          <w:color w:val="000000"/>
          <w:sz w:val="24"/>
          <w:szCs w:val="24"/>
        </w:rPr>
        <w:t xml:space="preserve">The </w:t>
      </w:r>
      <w:r w:rsidR="0076272C">
        <w:rPr>
          <w:rFonts w:ascii="Times New Roman" w:eastAsia="Times New Roman" w:hAnsi="Times New Roman" w:cs="Times New Roman"/>
          <w:color w:val="000000"/>
          <w:sz w:val="24"/>
          <w:szCs w:val="24"/>
        </w:rPr>
        <w:t>Monte-Carlo simulation code is written in MATLAB</w:t>
      </w:r>
      <w:r w:rsidR="0076272C">
        <w:rPr>
          <w:rFonts w:ascii="Times New Roman" w:eastAsia="Times New Roman" w:hAnsi="Times New Roman" w:cs="Times New Roman"/>
          <w:color w:val="000000"/>
          <w:sz w:val="24"/>
          <w:szCs w:val="24"/>
          <w:vertAlign w:val="superscript"/>
        </w:rPr>
        <w:t xml:space="preserve">TM </w:t>
      </w:r>
      <w:r w:rsidR="0076272C">
        <w:rPr>
          <w:rFonts w:ascii="Times New Roman" w:eastAsia="Times New Roman" w:hAnsi="Times New Roman" w:cs="Times New Roman"/>
          <w:color w:val="000000"/>
          <w:sz w:val="24"/>
          <w:szCs w:val="24"/>
        </w:rPr>
        <w:t xml:space="preserve">and deposited at </w:t>
      </w:r>
      <w:hyperlink r:id="rId17"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Default="0076272C">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1. </w:t>
      </w:r>
      <w:r>
        <w:rPr>
          <w:rFonts w:ascii="Times New Roman" w:eastAsia="Times New Roman" w:hAnsi="Times New Roman" w:cs="Times New Roman"/>
          <w:sz w:val="20"/>
          <w:szCs w:val="20"/>
        </w:rPr>
        <w:t>Parameters of the model and data processing.</w:t>
      </w:r>
    </w:p>
    <w:tbl>
      <w:tblPr>
        <w:tblStyle w:val="a3"/>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Notation</w:t>
            </w:r>
          </w:p>
        </w:tc>
        <w:tc>
          <w:tcPr>
            <w:tcW w:w="1985" w:type="dxa"/>
          </w:tcPr>
          <w:p w14:paraId="71D31C2B"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Value</w:t>
            </w:r>
          </w:p>
        </w:tc>
        <w:tc>
          <w:tcPr>
            <w:tcW w:w="5265" w:type="dxa"/>
          </w:tcPr>
          <w:p w14:paraId="4AEC877F"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87149A"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Default="007552B1">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38733630"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5265" w:type="dxa"/>
          </w:tcPr>
          <w:p w14:paraId="36F2A934"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Initial proportion of mutant alleles in the population</w:t>
            </w:r>
          </w:p>
        </w:tc>
      </w:tr>
      <w:tr w:rsidR="0087149A"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5265" w:type="dxa"/>
          </w:tcPr>
          <w:p w14:paraId="0C4B3B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Population size</w:t>
            </w:r>
          </w:p>
        </w:tc>
      </w:tr>
      <w:tr w:rsidR="0087149A"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75854C4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0.07</w:t>
            </w:r>
          </w:p>
        </w:tc>
        <w:tc>
          <w:tcPr>
            <w:tcW w:w="5265" w:type="dxa"/>
          </w:tcPr>
          <w:p w14:paraId="15CD3C48"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Mutation rate per genome </w:t>
            </w:r>
          </w:p>
        </w:tc>
      </w:tr>
      <w:tr w:rsidR="0087149A"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4596623A"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5265" w:type="dxa"/>
          </w:tcPr>
          <w:p w14:paraId="3543227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Simulation time in generations</w:t>
            </w:r>
          </w:p>
        </w:tc>
      </w:tr>
      <w:tr w:rsidR="0087149A"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Default="007552B1">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0.1</w:t>
            </w:r>
          </w:p>
        </w:tc>
        <w:tc>
          <w:tcPr>
            <w:tcW w:w="5265" w:type="dxa"/>
          </w:tcPr>
          <w:p w14:paraId="2EE36CBF"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Selection coefficient (the same for all sites)</w:t>
            </w:r>
          </w:p>
        </w:tc>
      </w:tr>
      <w:tr w:rsidR="0087149A"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[0,0.1,0.5,1]</w:t>
            </w:r>
          </w:p>
        </w:tc>
        <w:tc>
          <w:tcPr>
            <w:tcW w:w="5265" w:type="dxa"/>
          </w:tcPr>
          <w:p w14:paraId="7C70F3A1"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Recombination probability</w:t>
            </w:r>
          </w:p>
        </w:tc>
      </w:tr>
      <w:tr w:rsidR="0087149A"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[1,3,10]</w:t>
            </w:r>
          </w:p>
        </w:tc>
        <w:tc>
          <w:tcPr>
            <w:tcW w:w="5265" w:type="dxa"/>
          </w:tcPr>
          <w:p w14:paraId="0C37262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crossovers</w:t>
            </w:r>
          </w:p>
        </w:tc>
      </w:tr>
      <w:tr w:rsidR="0087149A"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38BFB4D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[0.4,0.5,0.6,0.75]</w:t>
            </w:r>
          </w:p>
        </w:tc>
        <w:tc>
          <w:tcPr>
            <w:tcW w:w="5265" w:type="dxa"/>
          </w:tcPr>
          <w:p w14:paraId="2D8880B5"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Strength of epistatic interaction</w:t>
            </w:r>
          </w:p>
        </w:tc>
      </w:tr>
      <w:tr w:rsidR="0087149A"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w:lastRenderedPageBreak/>
                  <m:t>run</m:t>
                </m:r>
              </m:oMath>
            </m:oMathPara>
          </w:p>
        </w:tc>
        <w:tc>
          <w:tcPr>
            <w:tcW w:w="1985" w:type="dxa"/>
          </w:tcPr>
          <w:p w14:paraId="01CA31A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[6,20,50,200]</w:t>
            </w:r>
          </w:p>
        </w:tc>
        <w:tc>
          <w:tcPr>
            <w:tcW w:w="5265" w:type="dxa"/>
          </w:tcPr>
          <w:p w14:paraId="44E0708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Number of </w:t>
            </w:r>
            <w:proofErr w:type="gramStart"/>
            <w:r>
              <w:rPr>
                <w:rFonts w:ascii="Times New Roman" w:eastAsia="Times New Roman" w:hAnsi="Times New Roman" w:cs="Times New Roman"/>
                <w:color w:val="000000"/>
                <w:sz w:val="20"/>
                <w:szCs w:val="20"/>
              </w:rPr>
              <w:t>simulation</w:t>
            </w:r>
            <w:proofErr w:type="gramEnd"/>
            <w:r>
              <w:rPr>
                <w:rFonts w:ascii="Times New Roman" w:eastAsia="Times New Roman" w:hAnsi="Times New Roman" w:cs="Times New Roman"/>
                <w:color w:val="000000"/>
                <w:sz w:val="20"/>
                <w:szCs w:val="20"/>
              </w:rPr>
              <w:t xml:space="preserve"> runs used to average the data</w:t>
            </w:r>
          </w:p>
        </w:tc>
      </w:tr>
      <w:tr w:rsidR="0087149A"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Pr>
                <w:rFonts w:ascii="Times New Roman" w:eastAsia="Times New Roman" w:hAnsi="Times New Roman" w:cs="Times New Roman"/>
                <w:sz w:val="20"/>
                <w:szCs w:val="20"/>
              </w:rPr>
              <w:t xml:space="preserve"> (seqlen)</w:t>
            </w:r>
          </w:p>
        </w:tc>
        <w:tc>
          <w:tcPr>
            <w:tcW w:w="1985" w:type="dxa"/>
          </w:tcPr>
          <w:p w14:paraId="14A5275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[20,40,100,200]</w:t>
            </w:r>
          </w:p>
        </w:tc>
        <w:tc>
          <w:tcPr>
            <w:tcW w:w="5265" w:type="dxa"/>
          </w:tcPr>
          <w:p w14:paraId="1EE1FDA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Length of the simulated sequence</w:t>
            </w:r>
          </w:p>
        </w:tc>
      </w:tr>
      <w:tr w:rsidR="0087149A"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Sequence threshold</w:t>
            </w:r>
          </w:p>
        </w:tc>
        <w:tc>
          <w:tcPr>
            <w:tcW w:w="1985" w:type="dxa"/>
          </w:tcPr>
          <w:p w14:paraId="2B7AE18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[0.7]</w:t>
            </w:r>
          </w:p>
        </w:tc>
        <w:tc>
          <w:tcPr>
            <w:tcW w:w="5265" w:type="dxa"/>
          </w:tcPr>
          <w:p w14:paraId="242BD94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Maximum proportion of gaps and </w:t>
            </w:r>
            <w:proofErr w:type="spellStart"/>
            <w:r>
              <w:rPr>
                <w:rFonts w:ascii="Times New Roman" w:eastAsia="Times New Roman" w:hAnsi="Times New Roman" w:cs="Times New Roman"/>
                <w:color w:val="000000"/>
                <w:sz w:val="20"/>
                <w:szCs w:val="20"/>
              </w:rPr>
              <w:t>nonreads</w:t>
            </w:r>
            <w:proofErr w:type="spellEnd"/>
            <w:r>
              <w:rPr>
                <w:rFonts w:ascii="Times New Roman" w:eastAsia="Times New Roman" w:hAnsi="Times New Roman" w:cs="Times New Roman"/>
                <w:color w:val="000000"/>
                <w:sz w:val="20"/>
                <w:szCs w:val="20"/>
              </w:rPr>
              <w:t xml:space="preserve"> in one sequence</w:t>
            </w:r>
          </w:p>
        </w:tc>
      </w:tr>
      <w:tr w:rsidR="0087149A"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Gap threshold</w:t>
            </w:r>
          </w:p>
        </w:tc>
        <w:tc>
          <w:tcPr>
            <w:tcW w:w="1985" w:type="dxa"/>
          </w:tcPr>
          <w:p w14:paraId="5D131DB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5265" w:type="dxa"/>
          </w:tcPr>
          <w:p w14:paraId="4168B44D"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Maximum proportion of gaps and </w:t>
            </w:r>
            <w:proofErr w:type="spellStart"/>
            <w:r>
              <w:rPr>
                <w:rFonts w:ascii="Times New Roman" w:eastAsia="Times New Roman" w:hAnsi="Times New Roman" w:cs="Times New Roman"/>
                <w:color w:val="000000"/>
                <w:sz w:val="20"/>
                <w:szCs w:val="20"/>
              </w:rPr>
              <w:t>nonreads</w:t>
            </w:r>
            <w:proofErr w:type="spellEnd"/>
            <w:r>
              <w:rPr>
                <w:rFonts w:ascii="Times New Roman" w:eastAsia="Times New Roman" w:hAnsi="Times New Roman" w:cs="Times New Roman"/>
                <w:color w:val="000000"/>
                <w:sz w:val="20"/>
                <w:szCs w:val="20"/>
              </w:rPr>
              <w:t xml:space="preserve"> at one site</w:t>
            </w:r>
          </w:p>
        </w:tc>
      </w:tr>
      <w:tr w:rsidR="0087149A"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Monomorphism threshold</w:t>
            </w:r>
          </w:p>
        </w:tc>
        <w:tc>
          <w:tcPr>
            <w:tcW w:w="1985" w:type="dxa"/>
          </w:tcPr>
          <w:p w14:paraId="4EBFC3DB"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[0.8,0.95]</w:t>
            </w:r>
          </w:p>
        </w:tc>
        <w:tc>
          <w:tcPr>
            <w:tcW w:w="5265" w:type="dxa"/>
          </w:tcPr>
          <w:p w14:paraId="2DC986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degree of monomorphism per site</w:t>
            </w:r>
          </w:p>
        </w:tc>
      </w:tr>
    </w:tbl>
    <w:p w14:paraId="3CB8BF46" w14:textId="77777777" w:rsidR="0087149A" w:rsidRDefault="0087149A">
      <w:pPr>
        <w:spacing w:after="0" w:line="360" w:lineRule="auto"/>
        <w:jc w:val="both"/>
        <w:rPr>
          <w:rFonts w:ascii="Times New Roman" w:eastAsia="Times New Roman" w:hAnsi="Times New Roman" w:cs="Times New Roman"/>
          <w:sz w:val="24"/>
          <w:szCs w:val="24"/>
        </w:rPr>
      </w:pPr>
    </w:p>
    <w:p w14:paraId="168EC224" w14:textId="1305B5DF"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Processing genomic data of SARS-CoV-2. </w:t>
      </w:r>
      <w:r>
        <w:rPr>
          <w:rFonts w:ascii="Times New Roman" w:eastAsia="Times New Roman" w:hAnsi="Times New Roman" w:cs="Times New Roman"/>
          <w:sz w:val="24"/>
          <w:szCs w:val="24"/>
        </w:rPr>
        <w:t xml:space="preserve">In Dataset 1, 6000 sequences sampled from 6 regions (Africa, Asia, North America, Oceania, South America) in the period from 09/24/2020 to 09/25/2021 were downloaded from database NCBI Virus. In Dataset 2, 12,000 sequences were sampled from NCBI Virus database labeled B.1 and B.1.1.7 (Alpha), in equal numbers for each label. In Dataset 3, we used 20,000 random sequences from the NCBI Virus database for the period from 09/24/2020 to 09/25/2021. </w:t>
      </w:r>
    </w:p>
    <w:p w14:paraId="5D1EF84A" w14:textId="3BB75946" w:rsidR="00545794" w:rsidRPr="00FC4B93" w:rsidRDefault="00545794" w:rsidP="00545794">
      <w:pPr>
        <w:spacing w:after="0" w:line="360" w:lineRule="auto"/>
        <w:ind w:firstLine="709"/>
        <w:jc w:val="both"/>
        <w:rPr>
          <w:rFonts w:ascii="Times New Roman" w:eastAsia="Times New Roman" w:hAnsi="Times New Roman" w:cs="Times New Roman"/>
          <w:sz w:val="24"/>
          <w:szCs w:val="24"/>
          <w:lang w:val="en-US"/>
        </w:rPr>
      </w:pPr>
      <w:r w:rsidRPr="00545794">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Pr>
          <w:rFonts w:ascii="Times New Roman" w:eastAsia="Times New Roman" w:hAnsi="Times New Roman" w:cs="Times New Roman"/>
          <w:sz w:val="24"/>
          <w:szCs w:val="24"/>
          <w:lang w:val="en-US"/>
        </w:rPr>
        <w:t>Also, p</w:t>
      </w:r>
      <w:r w:rsidRPr="00545794">
        <w:rPr>
          <w:rFonts w:ascii="Times New Roman" w:eastAsia="Times New Roman" w:hAnsi="Times New Roman" w:cs="Times New Roman"/>
          <w:sz w:val="24"/>
          <w:szCs w:val="24"/>
          <w:lang w:val="en-US"/>
        </w:rPr>
        <w:t xml:space="preserve">revious experience with hemagglutinin data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[39]</w:t>
      </w:r>
      <w:r w:rsidR="00EF6A49">
        <w:rPr>
          <w:rFonts w:ascii="Times New Roman" w:eastAsia="Times New Roman" w:hAnsi="Times New Roman" w:cs="Times New Roman"/>
          <w:sz w:val="24"/>
          <w:szCs w:val="24"/>
          <w:lang w:val="en-US"/>
        </w:rPr>
        <w:fldChar w:fldCharType="end"/>
      </w:r>
      <w:r w:rsidRPr="00545794">
        <w:rPr>
          <w:rFonts w:ascii="Times New Roman" w:eastAsia="Times New Roman" w:hAnsi="Times New Roman" w:cs="Times New Roman"/>
          <w:sz w:val="24"/>
          <w:szCs w:val="24"/>
          <w:lang w:val="en-US"/>
        </w:rPr>
        <w:t xml:space="preserve"> </w:t>
      </w:r>
      <w:r w:rsidR="006363C9">
        <w:rPr>
          <w:rFonts w:ascii="Times New Roman" w:eastAsia="Times New Roman" w:hAnsi="Times New Roman" w:cs="Times New Roman"/>
          <w:sz w:val="24"/>
          <w:szCs w:val="24"/>
          <w:lang w:val="en-US"/>
        </w:rPr>
        <w:t>demonstrates</w:t>
      </w:r>
      <w:r w:rsidRPr="00545794">
        <w:rPr>
          <w:rFonts w:ascii="Times New Roman" w:eastAsia="Times New Roman" w:hAnsi="Times New Roman" w:cs="Times New Roman"/>
          <w:sz w:val="24"/>
          <w:szCs w:val="24"/>
          <w:lang w:val="en-US"/>
        </w:rPr>
        <w:t xml:space="preserve"> that </w:t>
      </w:r>
      <w:r w:rsidR="006363C9">
        <w:rPr>
          <w:rFonts w:ascii="Times New Roman" w:eastAsia="Times New Roman" w:hAnsi="Times New Roman" w:cs="Times New Roman"/>
          <w:sz w:val="24"/>
          <w:szCs w:val="24"/>
          <w:lang w:val="en-US"/>
        </w:rPr>
        <w:t>combining sequences from different dates</w:t>
      </w:r>
      <w:r w:rsidRPr="00545794">
        <w:rPr>
          <w:rFonts w:ascii="Times New Roman" w:eastAsia="Times New Roman" w:hAnsi="Times New Roman" w:cs="Times New Roman"/>
          <w:sz w:val="24"/>
          <w:szCs w:val="24"/>
          <w:lang w:val="en-US"/>
        </w:rPr>
        <w:t xml:space="preserve"> is an advantage, because </w:t>
      </w:r>
      <w:r w:rsidR="006363C9">
        <w:rPr>
          <w:rFonts w:ascii="Times New Roman" w:eastAsia="Times New Roman" w:hAnsi="Times New Roman" w:cs="Times New Roman"/>
          <w:sz w:val="24"/>
          <w:szCs w:val="24"/>
          <w:lang w:val="en-US"/>
        </w:rPr>
        <w:t>one</w:t>
      </w:r>
      <w:r w:rsidRPr="00545794">
        <w:rPr>
          <w:rFonts w:ascii="Times New Roman" w:eastAsia="Times New Roman" w:hAnsi="Times New Roman" w:cs="Times New Roman"/>
          <w:sz w:val="24"/>
          <w:szCs w:val="24"/>
          <w:lang w:val="en-US"/>
        </w:rPr>
        <w:t xml:space="preserve"> compare</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earlier and later strains and thus find</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&lt;EndNote&gt;&lt;Cite&gt;&lt;Author&gt;Lagunov&lt;/Author&gt;&lt;Year&gt;2025&lt;/Year&gt;&lt;RecNum&gt;30&lt;/RecNum&gt;&lt;DisplayText&gt;[62]&lt;/DisplayText&gt;&lt;record&gt;&lt;rec-number&gt;30&lt;/rec-number&gt;&lt;foreign-keys&gt;&lt;key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[62]</w:t>
      </w:r>
      <w:r w:rsidR="00EF6A49">
        <w:rPr>
          <w:rFonts w:ascii="Times New Roman" w:eastAsia="Times New Roman" w:hAnsi="Times New Roman" w:cs="Times New Roman"/>
          <w:sz w:val="24"/>
          <w:szCs w:val="24"/>
          <w:lang w:val="en-US"/>
        </w:rPr>
        <w:fldChar w:fldCharType="end"/>
      </w:r>
      <w:r w:rsidR="006363C9" w:rsidRPr="006363C9" w:rsidDel="006363C9">
        <w:rPr>
          <w:rFonts w:ascii="Times New Roman" w:eastAsia="Times New Roman" w:hAnsi="Times New Roman" w:cs="Times New Roman"/>
          <w:sz w:val="24"/>
          <w:szCs w:val="24"/>
          <w:lang w:val="en-US"/>
        </w:rPr>
        <w:t xml:space="preserve"> </w:t>
      </w:r>
      <w:r w:rsidRPr="00545794">
        <w:rPr>
          <w:rFonts w:ascii="Times New Roman" w:eastAsia="Times New Roman" w:hAnsi="Times New Roman" w:cs="Times New Roman"/>
          <w:sz w:val="24"/>
          <w:szCs w:val="24"/>
          <w:lang w:val="en-US"/>
        </w:rPr>
        <w:t>.</w:t>
      </w:r>
    </w:p>
    <w:p w14:paraId="7DBA8D28" w14:textId="7ED1EDFF" w:rsidR="0087149A" w:rsidRPr="00FC4B93" w:rsidRDefault="0076272C">
      <w:pPr>
        <w:spacing w:after="0" w:line="360" w:lineRule="auto"/>
        <w:ind w:firstLine="709"/>
        <w:jc w:val="both"/>
        <w:rPr>
          <w:rFonts w:ascii="Times New Roman" w:eastAsia="Times New Roman" w:hAnsi="Times New Roman" w:cs="Times New Roman"/>
          <w:sz w:val="20"/>
          <w:szCs w:val="20"/>
          <w:lang w:val="en-US"/>
        </w:rPr>
      </w:pPr>
      <w:r>
        <w:rPr>
          <w:rFonts w:ascii="Times New Roman" w:eastAsia="Times New Roman" w:hAnsi="Times New Roman" w:cs="Times New Roman"/>
          <w:sz w:val="24"/>
          <w:szCs w:val="24"/>
        </w:rPr>
        <w:t xml:space="preserve">Downloaded data were processed by a custom-made sequence-processing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sz w:val="24"/>
          <w:szCs w:val="24"/>
        </w:rPr>
        <w:t xml:space="preserve">. Multiple alignment was performed in MAFT online, using the "Fast calculation of full-length MSA of closely related viral genomes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&lt;EndNote&gt;&lt;Cite&gt;&lt;Author&gt;Katoh&lt;/Author&gt;&lt;Year&gt;2019&lt;/Year&gt;&lt;RecNum&gt;28&lt;/RecNum&gt;&lt;DisplayText&gt;[63]&lt;/DisplayText&gt;&lt;record&gt;&lt;rec-number&gt;28&lt;/rec-number&gt;&lt;foreign-keys&gt;&lt;key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[63]</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From the total number of downloaded and aligned sequences, sequences in which the percentage of symbols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gap) or “N” (</w:t>
      </w:r>
      <w:proofErr w:type="spellStart"/>
      <w:r>
        <w:rPr>
          <w:rFonts w:ascii="Times New Roman" w:eastAsia="Times New Roman" w:hAnsi="Times New Roman" w:cs="Times New Roman"/>
          <w:sz w:val="24"/>
          <w:szCs w:val="24"/>
        </w:rPr>
        <w:t>nonread</w:t>
      </w:r>
      <w:proofErr w:type="spellEnd"/>
      <w:r>
        <w:rPr>
          <w:rFonts w:ascii="Times New Roman" w:eastAsia="Times New Roman" w:hAnsi="Times New Roman" w:cs="Times New Roman"/>
          <w:sz w:val="24"/>
          <w:szCs w:val="24"/>
        </w:rPr>
        <w:t xml:space="preserve">) is greater than </w:t>
      </w:r>
      <w:r>
        <w:rPr>
          <w:rFonts w:ascii="Times New Roman" w:eastAsia="Times New Roman" w:hAnsi="Times New Roman" w:cs="Times New Roman"/>
          <w:i/>
          <w:sz w:val="24"/>
          <w:szCs w:val="24"/>
        </w:rPr>
        <w:t>Sequence threshold</w:t>
      </w:r>
      <w:r>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Pr>
          <w:rFonts w:ascii="Times New Roman" w:eastAsia="Times New Roman" w:hAnsi="Times New Roman" w:cs="Times New Roman"/>
          <w:i/>
          <w:sz w:val="24"/>
          <w:szCs w:val="24"/>
        </w:rPr>
        <w:t>Gap threshold</w:t>
      </w:r>
      <w:r>
        <w:rPr>
          <w:rFonts w:ascii="Times New Roman" w:eastAsia="Times New Roman" w:hAnsi="Times New Roman" w:cs="Times New Roman"/>
          <w:sz w:val="24"/>
          <w:szCs w:val="24"/>
        </w:rPr>
        <w:t xml:space="preserve"> are removed. Then, sites with a polymorphism degree (Hamming distance) lower than </w:t>
      </w:r>
      <w:r>
        <w:rPr>
          <w:rFonts w:ascii="Times New Roman" w:eastAsia="Times New Roman" w:hAnsi="Times New Roman" w:cs="Times New Roman"/>
          <w:i/>
          <w:sz w:val="24"/>
          <w:szCs w:val="24"/>
        </w:rPr>
        <w:t>Monomorphism threshold</w:t>
      </w:r>
      <w:r>
        <w:rPr>
          <w:rFonts w:ascii="Times New Roman" w:eastAsia="Times New Roman" w:hAnsi="Times New Roman" w:cs="Times New Roman"/>
          <w:sz w:val="24"/>
          <w:szCs w:val="24"/>
        </w:rPr>
        <w:t xml:space="preserve"> are removed. </w:t>
      </w:r>
      <w:r w:rsidR="00BE537C" w:rsidRPr="00FC4B93">
        <w:rPr>
          <w:rFonts w:ascii="Times New Roman" w:eastAsia="Times New Roman" w:hAnsi="Times New Roman" w:cs="Times New Roman"/>
          <w:sz w:val="24"/>
          <w:szCs w:val="24"/>
        </w:rPr>
        <w:t>We put the monomorphism threshold at two values (Table 1) and ma</w:t>
      </w:r>
      <w:r w:rsidR="00B67E12">
        <w:rPr>
          <w:rFonts w:ascii="Times New Roman" w:eastAsia="Times New Roman" w:hAnsi="Times New Roman" w:cs="Times New Roman"/>
          <w:sz w:val="24"/>
          <w:szCs w:val="24"/>
        </w:rPr>
        <w:t>ke</w:t>
      </w:r>
      <w:r w:rsidR="00BE537C" w:rsidRPr="00FC4B93">
        <w:rPr>
          <w:rFonts w:ascii="Times New Roman" w:eastAsia="Times New Roman" w:hAnsi="Times New Roman" w:cs="Times New Roman"/>
          <w:sz w:val="24"/>
          <w:szCs w:val="24"/>
        </w:rPr>
        <w:t xml:space="preserve"> sure that the choice does not affect final results</w:t>
      </w:r>
      <w:r w:rsidR="002C11AB">
        <w:rPr>
          <w:rFonts w:ascii="Times New Roman" w:eastAsia="Times New Roman" w:hAnsi="Times New Roman" w:cs="Times New Roman"/>
          <w:sz w:val="24"/>
          <w:szCs w:val="24"/>
        </w:rPr>
        <w:t xml:space="preserve">, </w:t>
      </w:r>
      <w:r w:rsidR="002C11AB" w:rsidRPr="002C11AB">
        <w:rPr>
          <w:rFonts w:ascii="Times New Roman" w:eastAsia="Times New Roman" w:hAnsi="Times New Roman" w:cs="Times New Roman"/>
          <w:sz w:val="24"/>
          <w:szCs w:val="24"/>
          <w:lang w:val="en-US"/>
        </w:rPr>
        <w:t>i.e., results are in a plateau</w:t>
      </w:r>
      <w:r w:rsidR="002C11AB">
        <w:rPr>
          <w:rFonts w:ascii="Times New Roman" w:eastAsia="Times New Roman" w:hAnsi="Times New Roman" w:cs="Times New Roman"/>
          <w:sz w:val="24"/>
          <w:szCs w:val="24"/>
          <w:lang w:val="en-US"/>
        </w:rPr>
        <w:t xml:space="preserve"> in this parameter</w:t>
      </w:r>
      <w:r w:rsidR="00BE53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sequence data are binarized: the consensus variant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Pr>
          <w:rFonts w:ascii="Times New Roman" w:eastAsia="Times New Roman" w:hAnsi="Times New Roman" w:cs="Times New Roman"/>
          <w:sz w:val="24"/>
          <w:szCs w:val="24"/>
        </w:rPr>
        <w:t xml:space="preserve">. </w:t>
      </w:r>
    </w:p>
    <w:p w14:paraId="78C62C91" w14:textId="3D16338B"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binarization, the sequence data of virus undergo an additional processing stage, as follows. Based on the number of differences from sample consensus, a mutational spectrum is constructed using a custom-made sequence 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color w:val="000000"/>
          <w:sz w:val="24"/>
          <w:szCs w:val="24"/>
        </w:rPr>
        <w:t xml:space="preserve"> (Fig. 2).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is formed by random sampling from two chosen groups, with the possibility of repetition. Averaging is performed over 200 random samples. The dependence of the predicted number of epistatic links on the sample size of each group is shown as a color map in the center of Figs. 3 and 4.</w:t>
      </w:r>
    </w:p>
    <w:p w14:paraId="65A8AC63" w14:textId="732752E2"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Epistasis detection and measurement. </w:t>
      </w:r>
      <w:r>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obtained as described above, </w:t>
      </w:r>
      <w:r w:rsidR="007E084A">
        <w:rPr>
          <w:rFonts w:ascii="Times New Roman" w:eastAsia="Times New Roman" w:hAnsi="Times New Roman" w:cs="Times New Roman"/>
          <w:color w:val="000000"/>
          <w:sz w:val="24"/>
          <w:szCs w:val="24"/>
        </w:rPr>
        <w:t>the universal f</w:t>
      </w:r>
      <w:r>
        <w:rPr>
          <w:rFonts w:ascii="Times New Roman" w:eastAsia="Times New Roman" w:hAnsi="Times New Roman" w:cs="Times New Roman"/>
          <w:color w:val="000000"/>
          <w:sz w:val="24"/>
          <w:szCs w:val="24"/>
        </w:rPr>
        <w:t xml:space="preserve">ootprint of </w:t>
      </w:r>
      <w:r w:rsidR="007E084A">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pistasis</w:t>
      </w:r>
      <w:r>
        <w:rPr>
          <w:color w:val="000000"/>
        </w:rPr>
        <w:t xml:space="preserv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w:t>
      </w:r>
      <w:r w:rsidR="00161711">
        <w:rPr>
          <w:rFonts w:ascii="Times New Roman" w:eastAsia="Times New Roman" w:hAnsi="Times New Roman" w:cs="Times New Roman"/>
          <w:color w:val="000000"/>
          <w:sz w:val="24"/>
          <w:szCs w:val="24"/>
        </w:rPr>
        <w:t>re-</w:t>
      </w:r>
      <w:r>
        <w:rPr>
          <w:rFonts w:ascii="Times New Roman" w:eastAsia="Times New Roman" w:hAnsi="Times New Roman" w:cs="Times New Roman"/>
          <w:color w:val="000000"/>
          <w:sz w:val="24"/>
          <w:szCs w:val="24"/>
        </w:rPr>
        <w:t xml:space="preserve">calculated for each locus pair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3 and 4).</w:t>
      </w:r>
    </w:p>
    <w:p w14:paraId="12EA3998" w14:textId="2906D14C" w:rsidR="0087149A"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Error calculation.</w:t>
      </w:r>
      <w:r>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p>
    <w:p w14:paraId="2F6B1E86" w14:textId="77777777" w:rsidR="007E5343"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FC4B93">
        <w:rPr>
          <w:rFonts w:ascii="Times New Roman" w:eastAsia="Times New Roman" w:hAnsi="Times New Roman" w:cs="Times New Roman"/>
          <w:b/>
          <w:color w:val="000000"/>
          <w:sz w:val="24"/>
          <w:szCs w:val="24"/>
        </w:rPr>
        <w:t>Assumptions and approximations</w:t>
      </w:r>
      <w:r w:rsidRPr="00FC4B93">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The method </w:t>
      </w:r>
      <w:r w:rsidR="001C746C">
        <w:rPr>
          <w:rFonts w:ascii="Times New Roman" w:eastAsia="Times New Roman" w:hAnsi="Times New Roman" w:cs="Times New Roman"/>
          <w:color w:val="000000"/>
          <w:sz w:val="24"/>
          <w:szCs w:val="24"/>
        </w:rPr>
        <w:t>implies</w:t>
      </w:r>
      <w:r>
        <w:rPr>
          <w:rFonts w:ascii="Times New Roman" w:eastAsia="Times New Roman" w:hAnsi="Times New Roman" w:cs="Times New Roman"/>
          <w:color w:val="000000"/>
          <w:sz w:val="24"/>
          <w:szCs w:val="24"/>
        </w:rPr>
        <w:t xml:space="preserve"> the weak selection limit</w:t>
      </w:r>
      <w:r w:rsidR="001C746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FC4B93">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m:t>
        </m:r>
        <m:r>
          <w:rPr>
            <w:rFonts w:ascii="Cambria Math" w:eastAsia="Times New Roman" w:hAnsi="Cambria Math" w:cs="Times New Roman"/>
            <w:color w:val="000000"/>
            <w:sz w:val="24"/>
            <w:szCs w:val="24"/>
          </w:rPr>
          <m:t>μL</m:t>
        </m:r>
        <m:r>
          <m:rPr>
            <m:sty m:val="p"/>
          </m:rPr>
          <w:rPr>
            <w:rFonts w:ascii="Cambria Math" w:eastAsia="Times New Roman" w:hAnsi="Cambria Math" w:cs="Times New Roman"/>
            <w:color w:val="000000"/>
            <w:sz w:val="24"/>
            <w:szCs w:val="24"/>
          </w:rPr>
          <m:t xml:space="preserve">≫1 </m:t>
        </m:r>
      </m:oMath>
      <w:r w:rsidR="001C746C" w:rsidRPr="00FC4B93">
        <w:rPr>
          <w:rFonts w:ascii="Times New Roman" w:eastAsia="Times New Roman" w:hAnsi="Times New Roman" w:cs="Times New Roman"/>
          <w:color w:val="000000"/>
          <w:sz w:val="24"/>
          <w:szCs w:val="24"/>
        </w:rPr>
        <w:t xml:space="preserve"> and </w:t>
      </w:r>
      <w:proofErr w:type="spellStart"/>
      <w:r w:rsidR="001C746C">
        <w:rPr>
          <w:rFonts w:ascii="Times New Roman" w:eastAsia="Times New Roman" w:hAnsi="Times New Roman" w:cs="Times New Roman"/>
          <w:color w:val="000000"/>
          <w:sz w:val="24"/>
          <w:szCs w:val="24"/>
        </w:rPr>
        <w:t>on</w:t>
      </w:r>
      <w:proofErr w:type="spellEnd"/>
      <w:r w:rsidR="001C746C" w:rsidRPr="00FC4B93">
        <w:rPr>
          <w:rFonts w:ascii="Times New Roman" w:eastAsia="Times New Roman" w:hAnsi="Times New Roman" w:cs="Times New Roman"/>
          <w:color w:val="000000"/>
          <w:sz w:val="24"/>
          <w:szCs w:val="24"/>
        </w:rPr>
        <w:t xml:space="preserve"> time</w:t>
      </w:r>
      <w:r w:rsidR="001C746C">
        <w:rPr>
          <w:rFonts w:ascii="Times New Roman" w:eastAsia="Times New Roman" w:hAnsi="Times New Roman" w:cs="Times New Roman"/>
          <w:color w:val="000000"/>
          <w:sz w:val="24"/>
          <w:szCs w:val="24"/>
        </w:rPr>
        <w:t xml:space="preserve"> scales</w:t>
      </w:r>
      <w:r w:rsidR="001C746C" w:rsidRPr="00FC4B93">
        <w:rPr>
          <w:rFonts w:ascii="Times New Roman" w:eastAsia="Times New Roman" w:hAnsi="Times New Roman" w:cs="Times New Roman"/>
          <w:color w:val="000000"/>
          <w:sz w:val="24"/>
          <w:szCs w:val="24"/>
        </w:rPr>
        <w:t xml:space="preserve"> l</w:t>
      </w:r>
      <w:r w:rsidR="001C746C">
        <w:rPr>
          <w:rFonts w:ascii="Times New Roman" w:eastAsia="Times New Roman" w:hAnsi="Times New Roman" w:cs="Times New Roman"/>
          <w:color w:val="000000"/>
          <w:sz w:val="24"/>
          <w:szCs w:val="24"/>
        </w:rPr>
        <w:t>onger</w:t>
      </w:r>
      <w:r w:rsidR="001C746C" w:rsidRPr="00FC4B93">
        <w:rPr>
          <w:rFonts w:ascii="Times New Roman" w:eastAsia="Times New Roman" w:hAnsi="Times New Roman" w:cs="Times New Roman"/>
          <w:color w:val="000000"/>
          <w:sz w:val="24"/>
          <w:szCs w:val="24"/>
        </w:rPr>
        <w:t xml:space="preserve"> than </w:t>
      </w:r>
      <m:oMath>
        <m:r>
          <w:rPr>
            <w:rFonts w:ascii="Cambria Math" w:eastAsia="Times New Roman" w:hAnsi="Cambria Math" w:cs="Times New Roman"/>
            <w:color w:val="000000"/>
            <w:sz w:val="24"/>
            <w:szCs w:val="24"/>
          </w:rPr>
          <m:t>1/s.</m:t>
        </m:r>
      </m:oMath>
      <w:r w:rsidR="00915E75">
        <w:rPr>
          <w:rFonts w:ascii="Times New Roman" w:eastAsia="Times New Roman" w:hAnsi="Times New Roman" w:cs="Times New Roman"/>
          <w:color w:val="000000"/>
          <w:sz w:val="24"/>
          <w:szCs w:val="24"/>
        </w:rPr>
        <w:t xml:space="preserve"> </w:t>
      </w:r>
    </w:p>
    <w:p w14:paraId="7E9CCA22" w14:textId="616BB4B4" w:rsidR="007E5343"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Next, the</w:t>
      </w:r>
      <w:r w:rsidRPr="00915E75">
        <w:rPr>
          <w:rFonts w:ascii="Times New Roman" w:eastAsia="Times New Roman" w:hAnsi="Times New Roman" w:cs="Times New Roman"/>
          <w:color w:val="000000"/>
          <w:sz w:val="24"/>
          <w:szCs w:val="24"/>
          <w:lang w:val="en-US"/>
        </w:rPr>
        <w:t xml:space="preserve"> fluctuations of mutation rate along the genome</w:t>
      </w:r>
      <w:r w:rsidR="008A7AEC">
        <w:rPr>
          <w:rFonts w:ascii="Times New Roman" w:eastAsia="Times New Roman" w:hAnsi="Times New Roman" w:cs="Times New Roman"/>
          <w:color w:val="000000"/>
          <w:sz w:val="24"/>
          <w:szCs w:val="24"/>
          <w:lang w:val="en-US"/>
        </w:rPr>
        <w:t xml:space="preserve">, </w:t>
      </w:r>
      <w:r w:rsidR="00880ED6">
        <w:rPr>
          <w:rFonts w:ascii="Times New Roman" w:eastAsia="Times New Roman" w:hAnsi="Times New Roman" w:cs="Times New Roman"/>
          <w:color w:val="000000"/>
          <w:sz w:val="24"/>
          <w:szCs w:val="24"/>
          <w:lang w:val="en-US"/>
        </w:rPr>
        <w:t xml:space="preserve">which are </w:t>
      </w:r>
      <w:r w:rsidR="008A7AEC">
        <w:rPr>
          <w:rFonts w:ascii="Times New Roman" w:eastAsia="Times New Roman" w:hAnsi="Times New Roman" w:cs="Times New Roman"/>
          <w:color w:val="000000"/>
          <w:sz w:val="24"/>
          <w:szCs w:val="24"/>
          <w:lang w:val="en-US"/>
        </w:rPr>
        <w:t>typically strong for RNA viruses</w:t>
      </w:r>
      <w:r w:rsidR="00545794">
        <w:rPr>
          <w:rFonts w:ascii="Times New Roman" w:eastAsia="Times New Roman" w:hAnsi="Times New Roman" w:cs="Times New Roman"/>
          <w:color w:val="000000"/>
          <w:sz w:val="24"/>
          <w:szCs w:val="24"/>
          <w:lang w:val="en-US"/>
        </w:rPr>
        <w:t>,</w:t>
      </w:r>
      <w:r w:rsidRPr="00915E75">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Pr>
          <w:rFonts w:ascii="Times New Roman" w:eastAsia="Times New Roman" w:hAnsi="Times New Roman" w:cs="Times New Roman"/>
          <w:color w:val="000000"/>
          <w:sz w:val="24"/>
          <w:szCs w:val="24"/>
          <w:lang w:val="en-US"/>
        </w:rPr>
        <w:t>arithm</w:t>
      </w:r>
      <w:r w:rsidRPr="00915E75">
        <w:rPr>
          <w:rFonts w:ascii="Times New Roman" w:eastAsia="Times New Roman" w:hAnsi="Times New Roman" w:cs="Times New Roman"/>
          <w:color w:val="000000"/>
          <w:sz w:val="24"/>
          <w:szCs w:val="24"/>
          <w:lang w:val="en-US"/>
        </w:rPr>
        <w:t xml:space="preserve"> </w:t>
      </w:r>
      <w:r w:rsidR="003A1EA6">
        <w:rPr>
          <w:rFonts w:ascii="Times New Roman" w:eastAsia="Times New Roman" w:hAnsi="Times New Roman" w:cs="Times New Roman"/>
          <w:color w:val="000000"/>
          <w:sz w:val="24"/>
          <w:szCs w:val="24"/>
          <w:lang w:val="en-US"/>
        </w:rPr>
        <w:fldChar w:fldCharType="begin"/>
      </w:r>
      <w:r w:rsidR="003A1EA6">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&lt;EndNote&gt;&lt;Cite&gt;&lt;Author&gt;Rouzine&lt;/Author&gt;&lt;Year&gt;2020&lt;/Year&gt;&lt;RecNum&gt;1036&lt;/RecNum&gt;&lt;DisplayText&gt;[45]&lt;/DisplayText&gt;&lt;record&gt;&lt;rec-number&gt;1036&lt;/rec-number&gt;&lt;foreign-keys&gt;&lt;key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[45]</w:t>
      </w:r>
      <w:r w:rsidR="003A1EA6">
        <w:rPr>
          <w:rFonts w:ascii="Times New Roman" w:eastAsia="Times New Roman" w:hAnsi="Times New Roman" w:cs="Times New Roman"/>
          <w:color w:val="000000"/>
          <w:sz w:val="24"/>
          <w:szCs w:val="24"/>
          <w:lang w:val="en-US"/>
        </w:rPr>
        <w:fldChar w:fldCharType="end"/>
      </w:r>
      <w:r w:rsidRPr="00915E75">
        <w:rPr>
          <w:rFonts w:ascii="Times New Roman" w:eastAsia="Times New Roman" w:hAnsi="Times New Roman" w:cs="Times New Roman"/>
          <w:color w:val="000000"/>
          <w:sz w:val="24"/>
          <w:szCs w:val="24"/>
          <w:lang w:val="en-US"/>
        </w:rPr>
        <w:t xml:space="preserve">. </w:t>
      </w:r>
    </w:p>
    <w:p w14:paraId="479D5984" w14:textId="3C501649" w:rsidR="007E5343"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915E75">
        <w:rPr>
          <w:rFonts w:ascii="Times New Roman" w:eastAsia="Times New Roman" w:hAnsi="Times New Roman" w:cs="Times New Roman"/>
          <w:color w:val="000000"/>
          <w:sz w:val="24"/>
          <w:szCs w:val="24"/>
          <w:lang w:val="en-US"/>
        </w:rPr>
        <w:t>Recombination is relatively rare</w:t>
      </w:r>
      <w:r w:rsidR="00E52F66">
        <w:rPr>
          <w:rFonts w:ascii="Times New Roman" w:eastAsia="Times New Roman" w:hAnsi="Times New Roman" w:cs="Times New Roman"/>
          <w:color w:val="000000"/>
          <w:sz w:val="24"/>
          <w:szCs w:val="24"/>
          <w:lang w:val="en-US"/>
        </w:rPr>
        <w:t xml:space="preserve"> in SARS-CoV-2</w:t>
      </w:r>
      <w:r w:rsidRPr="00915E75">
        <w:rPr>
          <w:rFonts w:ascii="Times New Roman" w:eastAsia="Times New Roman" w:hAnsi="Times New Roman" w:cs="Times New Roman"/>
          <w:color w:val="000000"/>
          <w:sz w:val="24"/>
          <w:szCs w:val="24"/>
          <w:lang w:val="en-US"/>
        </w:rPr>
        <w:t xml:space="preserve">, </w:t>
      </w:r>
      <w:r w:rsidR="00E52F66">
        <w:rPr>
          <w:rFonts w:ascii="Times New Roman" w:eastAsia="Times New Roman" w:hAnsi="Times New Roman" w:cs="Times New Roman"/>
          <w:color w:val="000000"/>
          <w:sz w:val="24"/>
          <w:szCs w:val="24"/>
          <w:lang w:val="en-US"/>
        </w:rPr>
        <w:t>because</w:t>
      </w:r>
      <w:r w:rsidRPr="00915E75">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Pr>
          <w:rFonts w:ascii="Times New Roman" w:eastAsia="Times New Roman" w:hAnsi="Times New Roman" w:cs="Times New Roman"/>
          <w:color w:val="000000"/>
          <w:sz w:val="24"/>
          <w:szCs w:val="24"/>
          <w:lang w:val="en-US"/>
        </w:rPr>
        <w:t>, as estimated before for another virus</w:t>
      </w:r>
      <w:r w:rsidRPr="00915E75">
        <w:rPr>
          <w:rFonts w:ascii="Times New Roman" w:eastAsia="Times New Roman" w:hAnsi="Times New Roman" w:cs="Times New Roman"/>
          <w:color w:val="000000"/>
          <w:sz w:val="24"/>
          <w:szCs w:val="24"/>
          <w:lang w:val="en-US"/>
        </w:rPr>
        <w:t xml:space="preserve"> </w: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[61, 64]</w:t>
      </w:r>
      <w:r w:rsidR="00EF6A49">
        <w:rPr>
          <w:rFonts w:ascii="Times New Roman" w:eastAsia="Times New Roman" w:hAnsi="Times New Roman" w:cs="Times New Roman"/>
          <w:color w:val="000000"/>
          <w:sz w:val="24"/>
          <w:szCs w:val="24"/>
          <w:lang w:val="en-US"/>
        </w:rPr>
        <w:fldChar w:fldCharType="end"/>
      </w:r>
      <w:r>
        <w:rPr>
          <w:rFonts w:ascii="Times New Roman" w:eastAsia="Times New Roman" w:hAnsi="Times New Roman" w:cs="Times New Roman"/>
          <w:color w:val="000000"/>
          <w:sz w:val="24"/>
          <w:szCs w:val="24"/>
          <w:lang w:val="en-US"/>
        </w:rPr>
        <w:t>.</w:t>
      </w:r>
      <w:r w:rsidR="003F4C32">
        <w:rPr>
          <w:rFonts w:ascii="Times New Roman" w:eastAsia="Times New Roman" w:hAnsi="Times New Roman" w:cs="Times New Roman"/>
          <w:color w:val="000000"/>
          <w:sz w:val="24"/>
          <w:szCs w:val="24"/>
          <w:lang w:val="en-US"/>
        </w:rPr>
        <w:t xml:space="preserve"> </w:t>
      </w:r>
      <w:r w:rsidR="001E7145" w:rsidRPr="00FC4B93">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 </w:instrTex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EN.CITE.DATA </w:instrText>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end"/>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[61, 65]</w:t>
      </w:r>
      <w:r w:rsidR="003A1EA6">
        <w:rPr>
          <w:rFonts w:ascii="Times New Roman" w:eastAsia="Times New Roman" w:hAnsi="Times New Roman" w:cs="Times New Roman"/>
          <w:color w:val="000000"/>
          <w:sz w:val="24"/>
          <w:szCs w:val="24"/>
          <w:lang w:val="en-US"/>
        </w:rPr>
        <w:fldChar w:fldCharType="end"/>
      </w:r>
      <w:r w:rsidR="001E7145" w:rsidRPr="00FC4B93">
        <w:rPr>
          <w:rFonts w:ascii="Times New Roman" w:eastAsia="Times New Roman" w:hAnsi="Times New Roman" w:cs="Times New Roman"/>
          <w:color w:val="000000"/>
          <w:sz w:val="24"/>
          <w:szCs w:val="24"/>
          <w:lang w:val="en-US"/>
        </w:rPr>
        <w:t>.</w:t>
      </w:r>
      <w:r w:rsidR="001E7145">
        <w:rPr>
          <w:rFonts w:ascii="Times New Roman" w:hAnsi="Times New Roman" w:cs="Times New Roman"/>
          <w:color w:val="000000"/>
          <w:sz w:val="20"/>
          <w:szCs w:val="20"/>
          <w:lang w:val="en-US"/>
        </w:rPr>
        <w:t xml:space="preserve"> </w:t>
      </w:r>
    </w:p>
    <w:p w14:paraId="5C20BEF6" w14:textId="65A6728E" w:rsidR="00653793"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 xml:space="preserve">Also, here </w:t>
      </w:r>
      <w:r w:rsidRPr="003F4C32">
        <w:rPr>
          <w:rFonts w:ascii="Times New Roman" w:eastAsia="Times New Roman" w:hAnsi="Times New Roman" w:cs="Times New Roman"/>
          <w:color w:val="000000"/>
          <w:sz w:val="24"/>
          <w:szCs w:val="24"/>
          <w:lang w:val="en-US"/>
        </w:rPr>
        <w:t>we consider the population level evolution only, because SARS–CoV-2 is acute and represented by a single variant in 99,5% patients, similar to influenza. In principle, the 0.5% chronic patients could seed new variants, in which case inter-scale evolutionary</w:t>
      </w:r>
      <w:r w:rsidR="00BE0056">
        <w:rPr>
          <w:rFonts w:ascii="Times New Roman" w:eastAsia="Times New Roman" w:hAnsi="Times New Roman" w:cs="Times New Roman"/>
          <w:color w:val="000000"/>
          <w:sz w:val="24"/>
          <w:szCs w:val="24"/>
          <w:lang w:val="en-US"/>
        </w:rPr>
        <w:t xml:space="preserve"> conflicts</w:t>
      </w:r>
      <w:r w:rsidRPr="003F4C32">
        <w:rPr>
          <w:rFonts w:ascii="Times New Roman" w:eastAsia="Times New Roman" w:hAnsi="Times New Roman" w:cs="Times New Roman"/>
          <w:color w:val="000000"/>
          <w:sz w:val="24"/>
          <w:szCs w:val="24"/>
          <w:lang w:val="en-US"/>
        </w:rPr>
        <w:t xml:space="preserve"> are possible </w: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[66]</w:t>
      </w:r>
      <w:r w:rsidR="00EF6A49">
        <w:rPr>
          <w:rFonts w:ascii="Times New Roman" w:eastAsia="Times New Roman" w:hAnsi="Times New Roman" w:cs="Times New Roman"/>
          <w:color w:val="000000"/>
          <w:sz w:val="24"/>
          <w:szCs w:val="24"/>
          <w:lang w:val="en-US"/>
        </w:rPr>
        <w:fldChar w:fldCharType="end"/>
      </w:r>
      <w:r w:rsidRPr="003F4C32">
        <w:rPr>
          <w:rFonts w:ascii="Times New Roman" w:eastAsia="Times New Roman" w:hAnsi="Times New Roman" w:cs="Times New Roman"/>
          <w:color w:val="000000"/>
          <w:sz w:val="24"/>
          <w:szCs w:val="24"/>
          <w:lang w:val="en-US"/>
        </w:rPr>
        <w:t>.</w:t>
      </w:r>
    </w:p>
    <w:p w14:paraId="3EB037B6" w14:textId="77777777" w:rsidR="0087149A"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Funding.</w:t>
      </w:r>
      <w:r>
        <w:rPr>
          <w:rFonts w:ascii="Times New Roman" w:eastAsia="Times New Roman" w:hAnsi="Times New Roman" w:cs="Times New Roman"/>
          <w:color w:val="000000"/>
          <w:sz w:val="24"/>
          <w:szCs w:val="24"/>
        </w:rPr>
        <w:t xml:space="preserve"> The study was funded by Russian Science Foundation, grant 24-24-00529.</w:t>
      </w:r>
    </w:p>
    <w:p w14:paraId="489CABE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Acknowledgements. </w:t>
      </w:r>
      <w:r>
        <w:rPr>
          <w:rFonts w:ascii="Times New Roman" w:eastAsia="Times New Roman" w:hAnsi="Times New Roman" w:cs="Times New Roman"/>
          <w:sz w:val="24"/>
          <w:szCs w:val="24"/>
        </w:rPr>
        <w:t>We thank</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A.A. </w:t>
      </w:r>
      <w:proofErr w:type="spellStart"/>
      <w:r>
        <w:rPr>
          <w:rFonts w:ascii="Times New Roman" w:eastAsia="Times New Roman" w:hAnsi="Times New Roman" w:cs="Times New Roman"/>
          <w:sz w:val="24"/>
          <w:szCs w:val="24"/>
        </w:rPr>
        <w:t>Makashov</w:t>
      </w:r>
      <w:proofErr w:type="spellEnd"/>
      <w:r>
        <w:rPr>
          <w:rFonts w:ascii="Times New Roman" w:eastAsia="Times New Roman" w:hAnsi="Times New Roman" w:cs="Times New Roman"/>
          <w:sz w:val="24"/>
          <w:szCs w:val="24"/>
        </w:rPr>
        <w:t xml:space="preserve"> and S.V. </w:t>
      </w:r>
      <w:proofErr w:type="spellStart"/>
      <w:r>
        <w:rPr>
          <w:rFonts w:ascii="Times New Roman" w:eastAsia="Times New Roman" w:hAnsi="Times New Roman" w:cs="Times New Roman"/>
          <w:sz w:val="24"/>
          <w:szCs w:val="24"/>
        </w:rPr>
        <w:t>Lagunov</w:t>
      </w:r>
      <w:proofErr w:type="spellEnd"/>
      <w:r>
        <w:rPr>
          <w:rFonts w:ascii="Times New Roman" w:eastAsia="Times New Roman" w:hAnsi="Times New Roman" w:cs="Times New Roman"/>
          <w:sz w:val="24"/>
          <w:szCs w:val="24"/>
        </w:rPr>
        <w:t xml:space="preserve"> for technical help and discussion. We are grateful to A. I. </w:t>
      </w:r>
      <w:proofErr w:type="spellStart"/>
      <w:r>
        <w:rPr>
          <w:rFonts w:ascii="Times New Roman" w:eastAsia="Times New Roman" w:hAnsi="Times New Roman" w:cs="Times New Roman"/>
          <w:sz w:val="24"/>
          <w:szCs w:val="24"/>
        </w:rPr>
        <w:t>Pikhulya</w:t>
      </w:r>
      <w:proofErr w:type="spellEnd"/>
      <w:r>
        <w:rPr>
          <w:rFonts w:ascii="Times New Roman" w:eastAsia="Times New Roman" w:hAnsi="Times New Roman" w:cs="Times New Roman"/>
          <w:sz w:val="24"/>
          <w:szCs w:val="24"/>
        </w:rPr>
        <w:t xml:space="preserve">, D. A. </w:t>
      </w:r>
      <w:proofErr w:type="spellStart"/>
      <w:r>
        <w:rPr>
          <w:rFonts w:ascii="Times New Roman" w:eastAsia="Times New Roman" w:hAnsi="Times New Roman" w:cs="Times New Roman"/>
          <w:sz w:val="24"/>
          <w:szCs w:val="24"/>
        </w:rPr>
        <w:t>Gorshkova</w:t>
      </w:r>
      <w:proofErr w:type="spellEnd"/>
      <w:r>
        <w:rPr>
          <w:rFonts w:ascii="Times New Roman" w:eastAsia="Times New Roman" w:hAnsi="Times New Roman" w:cs="Times New Roman"/>
          <w:sz w:val="24"/>
          <w:szCs w:val="24"/>
        </w:rPr>
        <w:t xml:space="preserve">, E. A. </w:t>
      </w:r>
      <w:proofErr w:type="spellStart"/>
      <w:r>
        <w:rPr>
          <w:rFonts w:ascii="Times New Roman" w:eastAsia="Times New Roman" w:hAnsi="Times New Roman" w:cs="Times New Roman"/>
          <w:sz w:val="24"/>
          <w:szCs w:val="24"/>
        </w:rPr>
        <w:t>Vigovskaya</w:t>
      </w:r>
      <w:proofErr w:type="spellEnd"/>
      <w:r>
        <w:rPr>
          <w:rFonts w:ascii="Times New Roman" w:eastAsia="Times New Roman" w:hAnsi="Times New Roman" w:cs="Times New Roman"/>
          <w:sz w:val="24"/>
          <w:szCs w:val="24"/>
        </w:rPr>
        <w:t xml:space="preserve">, and E. I. </w:t>
      </w:r>
      <w:proofErr w:type="spellStart"/>
      <w:r>
        <w:rPr>
          <w:rFonts w:ascii="Times New Roman" w:eastAsia="Times New Roman" w:hAnsi="Times New Roman" w:cs="Times New Roman"/>
          <w:sz w:val="24"/>
          <w:szCs w:val="24"/>
        </w:rPr>
        <w:t>Stroganova</w:t>
      </w:r>
      <w:proofErr w:type="spellEnd"/>
      <w:r>
        <w:rPr>
          <w:rFonts w:ascii="Times New Roman" w:eastAsia="Times New Roman" w:hAnsi="Times New Roman" w:cs="Times New Roman"/>
          <w:sz w:val="24"/>
          <w:szCs w:val="24"/>
        </w:rPr>
        <w:t xml:space="preserve"> for technical help.</w:t>
      </w:r>
    </w:p>
    <w:p w14:paraId="3D7CBFC6"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Conflict of interests</w:t>
      </w:r>
      <w:r>
        <w:rPr>
          <w:rFonts w:ascii="Times New Roman" w:eastAsia="Times New Roman" w:hAnsi="Times New Roman" w:cs="Times New Roman"/>
          <w:sz w:val="24"/>
          <w:szCs w:val="24"/>
        </w:rPr>
        <w:t>. Authors declare no conflict of interest.</w:t>
      </w:r>
    </w:p>
    <w:p w14:paraId="75D5E17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Ethical statement</w:t>
      </w:r>
      <w:r>
        <w:rPr>
          <w:rFonts w:ascii="Times New Roman" w:eastAsia="Times New Roman" w:hAnsi="Times New Roman" w:cs="Times New Roman"/>
          <w:sz w:val="24"/>
          <w:szCs w:val="24"/>
        </w:rPr>
        <w:t>. No ethical statement is required.</w:t>
      </w:r>
    </w:p>
    <w:p w14:paraId="665301CE" w14:textId="54522654" w:rsidR="00626F04" w:rsidRPr="00626F04" w:rsidRDefault="0076272C" w:rsidP="00626F04">
      <w:pPr>
        <w:spacing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b/>
          <w:sz w:val="24"/>
          <w:szCs w:val="24"/>
        </w:rPr>
        <w:t>Availability of data and software.</w:t>
      </w:r>
      <w:r>
        <w:rPr>
          <w:rFonts w:ascii="Times New Roman" w:eastAsia="Times New Roman" w:hAnsi="Times New Roman" w:cs="Times New Roman"/>
          <w:sz w:val="24"/>
          <w:szCs w:val="24"/>
        </w:rPr>
        <w:t xml:space="preserve"> Codes are available at</w:t>
      </w:r>
      <w:r w:rsidR="00626F04">
        <w:rPr>
          <w:rFonts w:ascii="Times New Roman" w:eastAsia="Times New Roman" w:hAnsi="Times New Roman" w:cs="Times New Roman"/>
          <w:b/>
          <w:sz w:val="24"/>
          <w:szCs w:val="24"/>
        </w:rPr>
        <w:t xml:space="preserve"> </w:t>
      </w:r>
      <w:hyperlink r:id="rId18"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Default="0076272C">
      <w:pPr>
        <w:spacing w:line="360" w:lineRule="auto"/>
        <w:ind w:firstLine="567"/>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material</w:t>
      </w:r>
    </w:p>
    <w:p w14:paraId="17AC2BA7"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S1. List of interacting pairs from Fig 3.</w:t>
      </w:r>
    </w:p>
    <w:p w14:paraId="431369A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S2. List of interacting pairs from Fig 4.</w:t>
      </w:r>
    </w:p>
    <w:p w14:paraId="5AC82CAA"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Pr>
          <w:rFonts w:ascii="Times New Roman" w:eastAsia="Times New Roman" w:hAnsi="Times New Roman" w:cs="Times New Roman"/>
        </w:rPr>
        <w:t xml:space="preserve">. </w:t>
      </w:r>
    </w:p>
    <w:p w14:paraId="4C66542B"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S2. The error of detection of epistatic interactions in the absence of recombination (UFE).</w:t>
      </w:r>
    </w:p>
    <w:p w14:paraId="0CB7CA5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S3. The error of detection of epistatic interactions (Pearson).</w:t>
      </w:r>
    </w:p>
    <w:p w14:paraId="01DB3C56"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S4. The error of detection of epistatic interactions in the absence of recombination (Pearson).</w:t>
      </w:r>
    </w:p>
    <w:p w14:paraId="52A66DF5" w14:textId="23FAA00A" w:rsidR="0087149A" w:rsidRDefault="0076272C">
      <w:pPr>
        <w:rPr>
          <w:rFonts w:ascii="Times New Roman" w:eastAsia="Times New Roman" w:hAnsi="Times New Roman" w:cs="Times New Roman"/>
        </w:rPr>
      </w:pPr>
      <w:r>
        <w:rPr>
          <w:rFonts w:ascii="Times New Roman" w:eastAsia="Times New Roman" w:hAnsi="Times New Roman" w:cs="Times New Roman"/>
        </w:rPr>
        <w:t>Figure S5 А variant of Fig. 4</w:t>
      </w:r>
    </w:p>
    <w:p w14:paraId="55D52B1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S6. Epistatic interactions for SARS-CoV-2 genome predicted for Dataset 2</w:t>
      </w:r>
    </w:p>
    <w:p w14:paraId="6DE409F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S7. Epistatic interactions for SARS-CoV-2 genome predicted for Dataset 3</w:t>
      </w:r>
    </w:p>
    <w:p w14:paraId="605E5FE7" w14:textId="77777777" w:rsidR="0087149A" w:rsidRDefault="0076272C">
      <w:pPr>
        <w:rPr>
          <w:rFonts w:ascii="Times New Roman" w:eastAsia="Times New Roman" w:hAnsi="Times New Roman" w:cs="Times New Roman"/>
          <w:sz w:val="24"/>
          <w:szCs w:val="24"/>
        </w:rPr>
      </w:pPr>
      <w:r>
        <w:br w:type="page"/>
      </w:r>
    </w:p>
    <w:p w14:paraId="1F921CC7" w14:textId="77777777" w:rsidR="0087149A" w:rsidRDefault="0087149A">
      <w:pPr>
        <w:rPr>
          <w:rFonts w:ascii="Times New Roman" w:eastAsia="Times New Roman" w:hAnsi="Times New Roman" w:cs="Times New Roman"/>
          <w:sz w:val="24"/>
          <w:szCs w:val="24"/>
        </w:rPr>
      </w:pPr>
    </w:p>
    <w:p w14:paraId="4366BB6F" w14:textId="77777777" w:rsidR="0087149A" w:rsidRDefault="0076272C">
      <w:pPr>
        <w:spacing w:line="360" w:lineRule="auto"/>
        <w:jc w:val="center"/>
        <w:rPr>
          <w:rFonts w:ascii="Times New Roman" w:eastAsia="Times New Roman" w:hAnsi="Times New Roman" w:cs="Times New Roman"/>
        </w:rPr>
      </w:pPr>
      <w:r w:rsidRPr="00836521">
        <w:rPr>
          <w:rFonts w:ascii="Times New Roman" w:eastAsia="Times New Roman" w:hAnsi="Times New Roman" w:cs="Times New Roman"/>
          <w:sz w:val="24"/>
          <w:szCs w:val="24"/>
        </w:rPr>
        <w:t>REFERENCES</w:t>
      </w:r>
    </w:p>
    <w:p w14:paraId="5731738E" w14:textId="77777777" w:rsidR="0087149A" w:rsidRDefault="0087149A">
      <w:pPr>
        <w:pBdr>
          <w:top w:val="nil"/>
          <w:left w:val="nil"/>
          <w:bottom w:val="nil"/>
          <w:right w:val="nil"/>
          <w:between w:val="nil"/>
        </w:pBdr>
        <w:spacing w:after="0" w:line="240" w:lineRule="auto"/>
        <w:ind w:left="720" w:hanging="720"/>
        <w:rPr>
          <w:color w:val="000000"/>
        </w:rPr>
      </w:pPr>
    </w:p>
    <w:p w14:paraId="1F2AED7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O. </w:t>
      </w:r>
      <w:proofErr w:type="spellStart"/>
      <w:r>
        <w:rPr>
          <w:color w:val="000000"/>
        </w:rPr>
        <w:t>Carlborg</w:t>
      </w:r>
      <w:proofErr w:type="spellEnd"/>
      <w:r>
        <w:rPr>
          <w:color w:val="000000"/>
        </w:rPr>
        <w:t xml:space="preserve">, L. </w:t>
      </w:r>
      <w:proofErr w:type="spellStart"/>
      <w:r>
        <w:rPr>
          <w:color w:val="000000"/>
        </w:rPr>
        <w:t>Jacobsson</w:t>
      </w:r>
      <w:proofErr w:type="spellEnd"/>
      <w:r>
        <w:rPr>
          <w:color w:val="000000"/>
        </w:rPr>
        <w:t xml:space="preserve">, P. </w:t>
      </w:r>
      <w:proofErr w:type="spellStart"/>
      <w:r>
        <w:rPr>
          <w:color w:val="000000"/>
        </w:rPr>
        <w:t>Ahgren</w:t>
      </w:r>
      <w:proofErr w:type="spellEnd"/>
      <w:r>
        <w:rPr>
          <w:color w:val="000000"/>
        </w:rPr>
        <w:t xml:space="preserve">, P. Siegel, L. Andersson, Epistasis and the release of genetic variation during long-term selection. </w:t>
      </w:r>
      <w:r>
        <w:rPr>
          <w:i/>
          <w:color w:val="000000"/>
        </w:rPr>
        <w:t>Nat Genet</w:t>
      </w:r>
      <w:r>
        <w:rPr>
          <w:color w:val="000000"/>
        </w:rPr>
        <w:t xml:space="preserve"> </w:t>
      </w:r>
      <w:r>
        <w:rPr>
          <w:b/>
          <w:color w:val="000000"/>
        </w:rPr>
        <w:t>38</w:t>
      </w:r>
      <w:r>
        <w:rPr>
          <w:color w:val="000000"/>
        </w:rPr>
        <w:t>, 418-420 (2006).</w:t>
      </w:r>
    </w:p>
    <w:p w14:paraId="4CE4069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w:t>
      </w:r>
      <w:r>
        <w:rPr>
          <w:color w:val="000000"/>
        </w:rPr>
        <w:tab/>
        <w:t xml:space="preserve">O. </w:t>
      </w:r>
      <w:proofErr w:type="spellStart"/>
      <w:r>
        <w:rPr>
          <w:color w:val="000000"/>
        </w:rPr>
        <w:t>Zuk</w:t>
      </w:r>
      <w:proofErr w:type="spellEnd"/>
      <w:r>
        <w:rPr>
          <w:color w:val="000000"/>
        </w:rPr>
        <w:t xml:space="preserve">, E. Hechter, S. R. </w:t>
      </w:r>
      <w:proofErr w:type="spellStart"/>
      <w:r>
        <w:rPr>
          <w:color w:val="000000"/>
        </w:rPr>
        <w:t>Sunyaev</w:t>
      </w:r>
      <w:proofErr w:type="spellEnd"/>
      <w:r>
        <w:rPr>
          <w:color w:val="000000"/>
        </w:rPr>
        <w:t xml:space="preserve">, E. S. Lander, </w:t>
      </w:r>
      <w:proofErr w:type="gramStart"/>
      <w:r>
        <w:rPr>
          <w:color w:val="000000"/>
        </w:rPr>
        <w:t>The</w:t>
      </w:r>
      <w:proofErr w:type="gramEnd"/>
      <w:r>
        <w:rPr>
          <w:color w:val="000000"/>
        </w:rPr>
        <w:t xml:space="preserve"> mystery of missing heritability: Genetic interactions create phantom heritability.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109</w:t>
      </w:r>
      <w:r>
        <w:rPr>
          <w:color w:val="000000"/>
        </w:rPr>
        <w:t>, 1193-1198 (2012).</w:t>
      </w:r>
    </w:p>
    <w:p w14:paraId="62DE3A2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w:t>
      </w:r>
      <w:r>
        <w:rPr>
          <w:color w:val="000000"/>
        </w:rPr>
        <w:tab/>
        <w:t xml:space="preserve">D. B. Weissman, M. M. Desai, D. S. Fisher, M. W. Feldman, The rate at which asexual populations cross fitness valleys. </w:t>
      </w:r>
      <w:proofErr w:type="spellStart"/>
      <w:r>
        <w:rPr>
          <w:i/>
          <w:color w:val="000000"/>
        </w:rPr>
        <w:t>Theor</w:t>
      </w:r>
      <w:proofErr w:type="spellEnd"/>
      <w:r>
        <w:rPr>
          <w:i/>
          <w:color w:val="000000"/>
        </w:rPr>
        <w:t xml:space="preserve"> </w:t>
      </w:r>
      <w:proofErr w:type="spellStart"/>
      <w:r>
        <w:rPr>
          <w:i/>
          <w:color w:val="000000"/>
        </w:rPr>
        <w:t>Popul</w:t>
      </w:r>
      <w:proofErr w:type="spellEnd"/>
      <w:r>
        <w:rPr>
          <w:i/>
          <w:color w:val="000000"/>
        </w:rPr>
        <w:t xml:space="preserve"> Biol</w:t>
      </w:r>
      <w:r>
        <w:rPr>
          <w:color w:val="000000"/>
        </w:rPr>
        <w:t xml:space="preserve"> </w:t>
      </w:r>
      <w:r>
        <w:rPr>
          <w:b/>
          <w:color w:val="000000"/>
        </w:rPr>
        <w:t>75</w:t>
      </w:r>
      <w:r>
        <w:rPr>
          <w:color w:val="000000"/>
        </w:rPr>
        <w:t>, 286-300 (2009).</w:t>
      </w:r>
    </w:p>
    <w:p w14:paraId="0268EB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w:t>
      </w:r>
      <w:r>
        <w:rPr>
          <w:color w:val="000000"/>
        </w:rPr>
        <w:tab/>
        <w:t xml:space="preserve">E. Gonzalez-Ortega, E. </w:t>
      </w:r>
      <w:proofErr w:type="spellStart"/>
      <w:r>
        <w:rPr>
          <w:color w:val="000000"/>
        </w:rPr>
        <w:t>Ballana</w:t>
      </w:r>
      <w:proofErr w:type="spellEnd"/>
      <w:r>
        <w:rPr>
          <w:color w:val="000000"/>
        </w:rPr>
        <w:t xml:space="preserve">, R. </w:t>
      </w:r>
      <w:proofErr w:type="spellStart"/>
      <w:r>
        <w:rPr>
          <w:color w:val="000000"/>
        </w:rPr>
        <w:t>Badia</w:t>
      </w:r>
      <w:proofErr w:type="spellEnd"/>
      <w:r>
        <w:rPr>
          <w:color w:val="000000"/>
        </w:rPr>
        <w:t xml:space="preserve">, B. </w:t>
      </w:r>
      <w:proofErr w:type="spellStart"/>
      <w:r>
        <w:rPr>
          <w:color w:val="000000"/>
        </w:rPr>
        <w:t>Clotet</w:t>
      </w:r>
      <w:proofErr w:type="spellEnd"/>
      <w:r>
        <w:rPr>
          <w:color w:val="000000"/>
        </w:rPr>
        <w:t xml:space="preserve">, J. A. Este, Compensatory mutations rescue the virus replicative capacity of VIRIP-resistant HIV-1. </w:t>
      </w:r>
      <w:r>
        <w:rPr>
          <w:i/>
          <w:color w:val="000000"/>
        </w:rPr>
        <w:t>Antiviral Res</w:t>
      </w:r>
      <w:r>
        <w:rPr>
          <w:color w:val="000000"/>
        </w:rPr>
        <w:t xml:space="preserve"> </w:t>
      </w:r>
      <w:r>
        <w:rPr>
          <w:b/>
          <w:color w:val="000000"/>
        </w:rPr>
        <w:t>92</w:t>
      </w:r>
      <w:r>
        <w:rPr>
          <w:color w:val="000000"/>
        </w:rPr>
        <w:t>, 479-483 (2011).</w:t>
      </w:r>
    </w:p>
    <w:p w14:paraId="0E1848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 Handel, R. R. </w:t>
      </w:r>
      <w:proofErr w:type="spellStart"/>
      <w:r>
        <w:rPr>
          <w:color w:val="000000"/>
        </w:rPr>
        <w:t>Regoes</w:t>
      </w:r>
      <w:proofErr w:type="spellEnd"/>
      <w:r>
        <w:rPr>
          <w:color w:val="000000"/>
        </w:rPr>
        <w:t xml:space="preserve">, R. </w:t>
      </w:r>
      <w:proofErr w:type="spellStart"/>
      <w:r>
        <w:rPr>
          <w:color w:val="000000"/>
        </w:rPr>
        <w:t>Antia</w:t>
      </w:r>
      <w:proofErr w:type="spellEnd"/>
      <w:r>
        <w:rPr>
          <w:color w:val="000000"/>
        </w:rPr>
        <w:t xml:space="preserve">, The role of compensatory mutations in the emergence of drug resistance.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2</w:t>
      </w:r>
      <w:r>
        <w:rPr>
          <w:color w:val="000000"/>
        </w:rPr>
        <w:t>, e137 (2006).</w:t>
      </w:r>
    </w:p>
    <w:p w14:paraId="549EB0A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w:t>
      </w:r>
      <w:r>
        <w:rPr>
          <w:color w:val="000000"/>
        </w:rPr>
        <w:tab/>
        <w:t xml:space="preserve">B. R. Levin, V. Perrot, N. Walker, Compensatory mutations, antibiotic resistance and the population genetics of adaptive evolution in bacteria. </w:t>
      </w:r>
      <w:r>
        <w:rPr>
          <w:i/>
          <w:color w:val="000000"/>
        </w:rPr>
        <w:t>Genetics</w:t>
      </w:r>
      <w:r>
        <w:rPr>
          <w:color w:val="000000"/>
        </w:rPr>
        <w:t xml:space="preserve"> </w:t>
      </w:r>
      <w:r>
        <w:rPr>
          <w:b/>
          <w:color w:val="000000"/>
        </w:rPr>
        <w:t>154</w:t>
      </w:r>
      <w:r>
        <w:rPr>
          <w:color w:val="000000"/>
        </w:rPr>
        <w:t>, 985-997 (2000).</w:t>
      </w:r>
    </w:p>
    <w:p w14:paraId="66EBAC3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7.</w:t>
      </w:r>
      <w:r>
        <w:rPr>
          <w:color w:val="000000"/>
        </w:rPr>
        <w:tab/>
        <w:t xml:space="preserve">M. </w:t>
      </w:r>
      <w:proofErr w:type="spellStart"/>
      <w:r>
        <w:rPr>
          <w:color w:val="000000"/>
        </w:rPr>
        <w:t>Nijhuis</w:t>
      </w:r>
      <w:proofErr w:type="spellEnd"/>
      <w:r>
        <w:rPr>
          <w:i/>
          <w:color w:val="000000"/>
        </w:rPr>
        <w:t xml:space="preserve"> et al.</w:t>
      </w:r>
      <w:r>
        <w:rPr>
          <w:color w:val="000000"/>
        </w:rPr>
        <w:t xml:space="preserve">, Increased fitness of drug resistant HIV-1 protease as a result of acquisition of compensatory mutations during suboptimal therapy. </w:t>
      </w:r>
      <w:r>
        <w:rPr>
          <w:i/>
          <w:color w:val="000000"/>
        </w:rPr>
        <w:t>AIDS</w:t>
      </w:r>
      <w:r>
        <w:rPr>
          <w:color w:val="000000"/>
        </w:rPr>
        <w:t xml:space="preserve"> </w:t>
      </w:r>
      <w:r>
        <w:rPr>
          <w:b/>
          <w:color w:val="000000"/>
        </w:rPr>
        <w:t>13</w:t>
      </w:r>
      <w:r>
        <w:rPr>
          <w:color w:val="000000"/>
        </w:rPr>
        <w:t>, 2349-2359 (1999).</w:t>
      </w:r>
    </w:p>
    <w:p w14:paraId="7A3B9B7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8.</w:t>
      </w:r>
      <w:r>
        <w:rPr>
          <w:color w:val="000000"/>
        </w:rPr>
        <w:tab/>
        <w:t xml:space="preserve">S. </w:t>
      </w:r>
      <w:proofErr w:type="spellStart"/>
      <w:r>
        <w:rPr>
          <w:color w:val="000000"/>
        </w:rPr>
        <w:t>Piana</w:t>
      </w:r>
      <w:proofErr w:type="spellEnd"/>
      <w:r>
        <w:rPr>
          <w:color w:val="000000"/>
        </w:rPr>
        <w:t xml:space="preserve">, P. </w:t>
      </w:r>
      <w:proofErr w:type="spellStart"/>
      <w:r>
        <w:rPr>
          <w:color w:val="000000"/>
        </w:rPr>
        <w:t>Carloni</w:t>
      </w:r>
      <w:proofErr w:type="spellEnd"/>
      <w:r>
        <w:rPr>
          <w:color w:val="000000"/>
        </w:rPr>
        <w:t xml:space="preserve">, U. </w:t>
      </w:r>
      <w:proofErr w:type="spellStart"/>
      <w:r>
        <w:rPr>
          <w:color w:val="000000"/>
        </w:rPr>
        <w:t>Rothlisberger</w:t>
      </w:r>
      <w:proofErr w:type="spellEnd"/>
      <w:r>
        <w:rPr>
          <w:color w:val="000000"/>
        </w:rPr>
        <w:t xml:space="preserve">, Drug resistance in HIV-1 protease: Flexibility-assisted mechanism of compensatory mutations. </w:t>
      </w:r>
      <w:r>
        <w:rPr>
          <w:i/>
          <w:color w:val="000000"/>
        </w:rPr>
        <w:t>Protein Sci</w:t>
      </w:r>
      <w:r>
        <w:rPr>
          <w:color w:val="000000"/>
        </w:rPr>
        <w:t xml:space="preserve"> </w:t>
      </w:r>
      <w:r>
        <w:rPr>
          <w:b/>
          <w:color w:val="000000"/>
        </w:rPr>
        <w:t>11</w:t>
      </w:r>
      <w:r>
        <w:rPr>
          <w:color w:val="000000"/>
        </w:rPr>
        <w:t>, 2393-2402 (2002).</w:t>
      </w:r>
    </w:p>
    <w:p w14:paraId="5BC909D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9.</w:t>
      </w:r>
      <w:r>
        <w:rPr>
          <w:color w:val="000000"/>
        </w:rPr>
        <w:tab/>
        <w:t>N. C. Wu</w:t>
      </w:r>
      <w:r>
        <w:rPr>
          <w:i/>
          <w:color w:val="000000"/>
        </w:rPr>
        <w:t xml:space="preserve"> et al.</w:t>
      </w:r>
      <w:r>
        <w:rPr>
          <w:color w:val="000000"/>
        </w:rPr>
        <w:t xml:space="preserve">, A complex epistatic network limits the mutational reversibility in the influenza hemagglutinin receptor-binding site. </w:t>
      </w:r>
      <w:r>
        <w:rPr>
          <w:i/>
          <w:color w:val="000000"/>
        </w:rPr>
        <w:t xml:space="preserve">Nat </w:t>
      </w:r>
      <w:proofErr w:type="spellStart"/>
      <w:r>
        <w:rPr>
          <w:i/>
          <w:color w:val="000000"/>
        </w:rPr>
        <w:t>Commun</w:t>
      </w:r>
      <w:proofErr w:type="spellEnd"/>
      <w:r>
        <w:rPr>
          <w:color w:val="000000"/>
        </w:rPr>
        <w:t xml:space="preserve"> </w:t>
      </w:r>
      <w:r>
        <w:rPr>
          <w:b/>
          <w:color w:val="000000"/>
        </w:rPr>
        <w:t>9</w:t>
      </w:r>
      <w:r>
        <w:rPr>
          <w:color w:val="000000"/>
        </w:rPr>
        <w:t>, 1264 (2018).</w:t>
      </w:r>
    </w:p>
    <w:p w14:paraId="4A8C3C1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10.</w:t>
      </w:r>
      <w:r>
        <w:rPr>
          <w:color w:val="000000"/>
        </w:rPr>
        <w:tab/>
        <w:t>D. Liu</w:t>
      </w:r>
      <w:r>
        <w:rPr>
          <w:i/>
          <w:color w:val="000000"/>
        </w:rPr>
        <w:t xml:space="preserve"> et al.</w:t>
      </w:r>
      <w:r>
        <w:rPr>
          <w:color w:val="000000"/>
        </w:rPr>
        <w:t xml:space="preserve">, Preexisting compensatory amino acids compromise fitness costs of a HIV-1 T cell escape mutation. </w:t>
      </w:r>
      <w:r>
        <w:rPr>
          <w:i/>
          <w:color w:val="000000"/>
        </w:rPr>
        <w:t>Retrovirology</w:t>
      </w:r>
      <w:r>
        <w:rPr>
          <w:color w:val="000000"/>
        </w:rPr>
        <w:t xml:space="preserve"> </w:t>
      </w:r>
      <w:r>
        <w:rPr>
          <w:b/>
          <w:color w:val="000000"/>
        </w:rPr>
        <w:t>11</w:t>
      </w:r>
      <w:r>
        <w:rPr>
          <w:color w:val="000000"/>
        </w:rPr>
        <w:t>, 101 (2014).</w:t>
      </w:r>
    </w:p>
    <w:p w14:paraId="00E9881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11.</w:t>
      </w:r>
      <w:r>
        <w:rPr>
          <w:color w:val="000000"/>
        </w:rPr>
        <w:tab/>
        <w:t>H. Crawford</w:t>
      </w:r>
      <w:r>
        <w:rPr>
          <w:i/>
          <w:color w:val="000000"/>
        </w:rPr>
        <w:t xml:space="preserve"> et al.</w:t>
      </w:r>
      <w:r>
        <w:rPr>
          <w:color w:val="000000"/>
        </w:rPr>
        <w:t xml:space="preserve">, Compensatory mutation partially restores fitness and delays reversion of escape mutation within the immunodominant HLA-B*5703-restricted Gag epitope in chronic human immunodeficiency virus type 1 infection. </w:t>
      </w:r>
      <w:r>
        <w:rPr>
          <w:i/>
          <w:color w:val="000000"/>
        </w:rPr>
        <w:t xml:space="preserve">J </w:t>
      </w:r>
      <w:proofErr w:type="spellStart"/>
      <w:r>
        <w:rPr>
          <w:i/>
          <w:color w:val="000000"/>
        </w:rPr>
        <w:t>Virol</w:t>
      </w:r>
      <w:proofErr w:type="spellEnd"/>
      <w:r>
        <w:rPr>
          <w:color w:val="000000"/>
        </w:rPr>
        <w:t xml:space="preserve"> </w:t>
      </w:r>
      <w:r>
        <w:rPr>
          <w:b/>
          <w:color w:val="000000"/>
        </w:rPr>
        <w:t>81</w:t>
      </w:r>
      <w:r>
        <w:rPr>
          <w:color w:val="000000"/>
        </w:rPr>
        <w:t>, 8346-8351 (2007).</w:t>
      </w:r>
    </w:p>
    <w:p w14:paraId="1A17608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12.</w:t>
      </w:r>
      <w:r>
        <w:rPr>
          <w:color w:val="000000"/>
        </w:rPr>
        <w:tab/>
        <w:t>H. Song</w:t>
      </w:r>
      <w:r>
        <w:rPr>
          <w:i/>
          <w:color w:val="000000"/>
        </w:rPr>
        <w:t xml:space="preserve"> et al.</w:t>
      </w:r>
      <w:r>
        <w:rPr>
          <w:color w:val="000000"/>
        </w:rPr>
        <w:t xml:space="preserve">, Impact of immune escape mutations on HIV-1 fitness in the context of the cognate transmitted/founder genome. </w:t>
      </w:r>
      <w:r>
        <w:rPr>
          <w:i/>
          <w:color w:val="000000"/>
        </w:rPr>
        <w:t>Retrovirology</w:t>
      </w:r>
      <w:r>
        <w:rPr>
          <w:color w:val="000000"/>
        </w:rPr>
        <w:t xml:space="preserve"> </w:t>
      </w:r>
      <w:r>
        <w:rPr>
          <w:b/>
          <w:color w:val="000000"/>
        </w:rPr>
        <w:t>9</w:t>
      </w:r>
      <w:r>
        <w:rPr>
          <w:color w:val="000000"/>
        </w:rPr>
        <w:t>, 89 (2012).</w:t>
      </w:r>
    </w:p>
    <w:p w14:paraId="0DDF0A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13.</w:t>
      </w:r>
      <w:r>
        <w:rPr>
          <w:color w:val="000000"/>
        </w:rPr>
        <w:tab/>
        <w:t xml:space="preserve">I. M. </w:t>
      </w:r>
      <w:proofErr w:type="spellStart"/>
      <w:r>
        <w:rPr>
          <w:color w:val="000000"/>
        </w:rPr>
        <w:t>Rouzine</w:t>
      </w:r>
      <w:proofErr w:type="spellEnd"/>
      <w:r>
        <w:rPr>
          <w:color w:val="000000"/>
        </w:rPr>
        <w:t xml:space="preserve">, J. M. Coffin, Search for the mechanism of genetic variation in the pro gene of human immunodeficiency virus. </w:t>
      </w:r>
      <w:r>
        <w:rPr>
          <w:i/>
          <w:color w:val="000000"/>
        </w:rPr>
        <w:t xml:space="preserve">J </w:t>
      </w:r>
      <w:proofErr w:type="spellStart"/>
      <w:r>
        <w:rPr>
          <w:i/>
          <w:color w:val="000000"/>
        </w:rPr>
        <w:t>Virol</w:t>
      </w:r>
      <w:proofErr w:type="spellEnd"/>
      <w:r>
        <w:rPr>
          <w:color w:val="000000"/>
        </w:rPr>
        <w:t xml:space="preserve"> </w:t>
      </w:r>
      <w:r>
        <w:rPr>
          <w:b/>
          <w:color w:val="000000"/>
        </w:rPr>
        <w:t>73</w:t>
      </w:r>
      <w:r>
        <w:rPr>
          <w:color w:val="000000"/>
        </w:rPr>
        <w:t>, 8167-8178 (1999).</w:t>
      </w:r>
    </w:p>
    <w:p w14:paraId="409E5A2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14.</w:t>
      </w:r>
      <w:r>
        <w:rPr>
          <w:color w:val="000000"/>
        </w:rPr>
        <w:tab/>
        <w:t xml:space="preserve">I. M. </w:t>
      </w:r>
      <w:proofErr w:type="spellStart"/>
      <w:r>
        <w:rPr>
          <w:color w:val="000000"/>
        </w:rPr>
        <w:t>Rouzine</w:t>
      </w:r>
      <w:proofErr w:type="spellEnd"/>
      <w:r>
        <w:rPr>
          <w:color w:val="000000"/>
        </w:rPr>
        <w:t xml:space="preserve">, Evolutionary mechanisms of the emergence of the variants of concern of SARS-CoV-2. </w:t>
      </w:r>
      <w:r>
        <w:rPr>
          <w:i/>
          <w:color w:val="000000"/>
        </w:rPr>
        <w:t>Viruses</w:t>
      </w:r>
      <w:r>
        <w:rPr>
          <w:color w:val="000000"/>
        </w:rPr>
        <w:t xml:space="preserve"> </w:t>
      </w:r>
      <w:r>
        <w:rPr>
          <w:b/>
          <w:color w:val="000000"/>
        </w:rPr>
        <w:t>17</w:t>
      </w:r>
      <w:r>
        <w:rPr>
          <w:color w:val="000000"/>
        </w:rPr>
        <w:t xml:space="preserve"> (2025).</w:t>
      </w:r>
    </w:p>
    <w:p w14:paraId="15F59F1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15.</w:t>
      </w:r>
      <w:r>
        <w:rPr>
          <w:color w:val="000000"/>
        </w:rPr>
        <w:tab/>
        <w:t xml:space="preserve">A. M. </w:t>
      </w:r>
      <w:proofErr w:type="spellStart"/>
      <w:r>
        <w:rPr>
          <w:color w:val="000000"/>
        </w:rPr>
        <w:t>Carabelli</w:t>
      </w:r>
      <w:proofErr w:type="spellEnd"/>
      <w:r>
        <w:rPr>
          <w:i/>
          <w:color w:val="000000"/>
        </w:rPr>
        <w:t xml:space="preserve"> et al.</w:t>
      </w:r>
      <w:r>
        <w:rPr>
          <w:color w:val="000000"/>
        </w:rPr>
        <w:t xml:space="preserve">, SARS-CoV-2 variant biology: immune escape, transmission and fitness. </w:t>
      </w:r>
      <w:r>
        <w:rPr>
          <w:i/>
          <w:color w:val="000000"/>
        </w:rPr>
        <w:t>Nat Rev Microbiol</w:t>
      </w:r>
      <w:r>
        <w:rPr>
          <w:color w:val="000000"/>
        </w:rPr>
        <w:t xml:space="preserve"> </w:t>
      </w:r>
      <w:r>
        <w:rPr>
          <w:b/>
          <w:color w:val="000000"/>
        </w:rPr>
        <w:t>21</w:t>
      </w:r>
      <w:r>
        <w:rPr>
          <w:color w:val="000000"/>
        </w:rPr>
        <w:t>, 162-177 (2023).</w:t>
      </w:r>
    </w:p>
    <w:p w14:paraId="0AE4FC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16.</w:t>
      </w:r>
      <w:r>
        <w:rPr>
          <w:color w:val="000000"/>
        </w:rPr>
        <w:tab/>
        <w:t xml:space="preserve">L. B. Shrestha, C. Foster, W. Rawlinson, N. </w:t>
      </w:r>
      <w:proofErr w:type="spellStart"/>
      <w:r>
        <w:rPr>
          <w:color w:val="000000"/>
        </w:rPr>
        <w:t>Tedla</w:t>
      </w:r>
      <w:proofErr w:type="spellEnd"/>
      <w:r>
        <w:rPr>
          <w:color w:val="000000"/>
        </w:rPr>
        <w:t xml:space="preserve">, R. A. Bull, Evolution of the SARS-CoV-2 omicron variants BA.1 to BA.5: Implications for immune escape and transmission. </w:t>
      </w:r>
      <w:r>
        <w:rPr>
          <w:i/>
          <w:color w:val="000000"/>
        </w:rPr>
        <w:t xml:space="preserve">Rev Med </w:t>
      </w:r>
      <w:proofErr w:type="spellStart"/>
      <w:r>
        <w:rPr>
          <w:i/>
          <w:color w:val="000000"/>
        </w:rPr>
        <w:t>Virol</w:t>
      </w:r>
      <w:proofErr w:type="spellEnd"/>
      <w:r>
        <w:rPr>
          <w:color w:val="000000"/>
        </w:rPr>
        <w:t xml:space="preserve"> </w:t>
      </w:r>
      <w:r>
        <w:rPr>
          <w:b/>
          <w:color w:val="000000"/>
        </w:rPr>
        <w:t>32</w:t>
      </w:r>
      <w:r>
        <w:rPr>
          <w:color w:val="000000"/>
        </w:rPr>
        <w:t>, e2381 (2022).</w:t>
      </w:r>
    </w:p>
    <w:p w14:paraId="0DB3434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17.</w:t>
      </w:r>
      <w:r>
        <w:rPr>
          <w:color w:val="000000"/>
        </w:rPr>
        <w:tab/>
        <w:t xml:space="preserve">S. </w:t>
      </w:r>
      <w:proofErr w:type="spellStart"/>
      <w:r>
        <w:rPr>
          <w:color w:val="000000"/>
        </w:rPr>
        <w:t>Cobey</w:t>
      </w:r>
      <w:proofErr w:type="spellEnd"/>
      <w:r>
        <w:rPr>
          <w:color w:val="000000"/>
        </w:rPr>
        <w:t xml:space="preserve">, D. B. </w:t>
      </w:r>
      <w:proofErr w:type="spellStart"/>
      <w:r>
        <w:rPr>
          <w:color w:val="000000"/>
        </w:rPr>
        <w:t>Larremore</w:t>
      </w:r>
      <w:proofErr w:type="spellEnd"/>
      <w:r>
        <w:rPr>
          <w:color w:val="000000"/>
        </w:rPr>
        <w:t xml:space="preserve">, Y. H. Grad, M. </w:t>
      </w:r>
      <w:proofErr w:type="spellStart"/>
      <w:r>
        <w:rPr>
          <w:color w:val="000000"/>
        </w:rPr>
        <w:t>Lipsitch</w:t>
      </w:r>
      <w:proofErr w:type="spellEnd"/>
      <w:r>
        <w:rPr>
          <w:color w:val="000000"/>
        </w:rPr>
        <w:t xml:space="preserve">, Concerns about SARS-CoV-2 evolution should not hold back efforts to expand vaccination. </w:t>
      </w:r>
      <w:r>
        <w:rPr>
          <w:i/>
          <w:color w:val="000000"/>
        </w:rPr>
        <w:t>Nat Rev Immunol</w:t>
      </w:r>
      <w:r>
        <w:rPr>
          <w:color w:val="000000"/>
        </w:rPr>
        <w:t xml:space="preserve"> </w:t>
      </w:r>
      <w:r>
        <w:rPr>
          <w:b/>
          <w:color w:val="000000"/>
        </w:rPr>
        <w:t>21</w:t>
      </w:r>
      <w:r>
        <w:rPr>
          <w:color w:val="000000"/>
        </w:rPr>
        <w:t>, 330-335 (2021).</w:t>
      </w:r>
    </w:p>
    <w:p w14:paraId="3129929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18.</w:t>
      </w:r>
      <w:r>
        <w:rPr>
          <w:color w:val="000000"/>
        </w:rPr>
        <w:tab/>
        <w:t xml:space="preserve">J. W. </w:t>
      </w:r>
      <w:proofErr w:type="spellStart"/>
      <w:r>
        <w:rPr>
          <w:color w:val="000000"/>
        </w:rPr>
        <w:t>Yewdell</w:t>
      </w:r>
      <w:proofErr w:type="spellEnd"/>
      <w:r>
        <w:rPr>
          <w:color w:val="000000"/>
        </w:rPr>
        <w:t xml:space="preserve">, Antigenic drift: understanding COVID-19. </w:t>
      </w:r>
      <w:r>
        <w:rPr>
          <w:i/>
          <w:color w:val="000000"/>
        </w:rPr>
        <w:t>Immunity</w:t>
      </w:r>
      <w:r>
        <w:rPr>
          <w:color w:val="000000"/>
        </w:rPr>
        <w:t xml:space="preserve"> </w:t>
      </w:r>
      <w:r>
        <w:rPr>
          <w:b/>
          <w:color w:val="000000"/>
        </w:rPr>
        <w:t>54</w:t>
      </w:r>
      <w:r>
        <w:rPr>
          <w:color w:val="000000"/>
        </w:rPr>
        <w:t>, 2681-2687 (2021).</w:t>
      </w:r>
    </w:p>
    <w:p w14:paraId="22E8F4A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19.</w:t>
      </w:r>
      <w:r>
        <w:rPr>
          <w:color w:val="000000"/>
        </w:rPr>
        <w:tab/>
        <w:t xml:space="preserve">I. M. </w:t>
      </w:r>
      <w:proofErr w:type="spellStart"/>
      <w:r>
        <w:rPr>
          <w:color w:val="000000"/>
        </w:rPr>
        <w:t>Rouzine</w:t>
      </w:r>
      <w:proofErr w:type="spellEnd"/>
      <w:r>
        <w:rPr>
          <w:color w:val="000000"/>
        </w:rPr>
        <w:t xml:space="preserve">, G. </w:t>
      </w:r>
      <w:proofErr w:type="spellStart"/>
      <w:r>
        <w:rPr>
          <w:color w:val="000000"/>
        </w:rPr>
        <w:t>Rozhnova</w:t>
      </w:r>
      <w:proofErr w:type="spellEnd"/>
      <w:r>
        <w:rPr>
          <w:color w:val="000000"/>
        </w:rPr>
        <w:t xml:space="preserve">, Evolutionary implications of SARS-CoV-2 vaccination for the future design of vaccination strategies. </w:t>
      </w:r>
      <w:proofErr w:type="spellStart"/>
      <w:r>
        <w:rPr>
          <w:i/>
          <w:color w:val="000000"/>
        </w:rPr>
        <w:t>Commun</w:t>
      </w:r>
      <w:proofErr w:type="spellEnd"/>
      <w:r>
        <w:rPr>
          <w:i/>
          <w:color w:val="000000"/>
        </w:rPr>
        <w:t xml:space="preserve"> Med (</w:t>
      </w:r>
      <w:proofErr w:type="spellStart"/>
      <w:r>
        <w:rPr>
          <w:i/>
          <w:color w:val="000000"/>
        </w:rPr>
        <w:t>Lond</w:t>
      </w:r>
      <w:proofErr w:type="spellEnd"/>
      <w:r>
        <w:rPr>
          <w:i/>
          <w:color w:val="000000"/>
        </w:rPr>
        <w:t>)</w:t>
      </w:r>
      <w:r>
        <w:rPr>
          <w:color w:val="000000"/>
        </w:rPr>
        <w:t xml:space="preserve"> </w:t>
      </w:r>
      <w:r>
        <w:rPr>
          <w:b/>
          <w:color w:val="000000"/>
        </w:rPr>
        <w:t>3</w:t>
      </w:r>
      <w:r>
        <w:rPr>
          <w:color w:val="000000"/>
        </w:rPr>
        <w:t>, 86 (2023).</w:t>
      </w:r>
    </w:p>
    <w:p w14:paraId="5DFFAAE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20.</w:t>
      </w:r>
      <w:r>
        <w:rPr>
          <w:color w:val="000000"/>
        </w:rPr>
        <w:tab/>
        <w:t xml:space="preserve">A. </w:t>
      </w:r>
      <w:proofErr w:type="spellStart"/>
      <w:r>
        <w:rPr>
          <w:color w:val="000000"/>
        </w:rPr>
        <w:t>Moulana</w:t>
      </w:r>
      <w:proofErr w:type="spellEnd"/>
      <w:r>
        <w:rPr>
          <w:i/>
          <w:color w:val="000000"/>
        </w:rPr>
        <w:t xml:space="preserve"> et al.</w:t>
      </w:r>
      <w:r>
        <w:rPr>
          <w:color w:val="000000"/>
        </w:rPr>
        <w:t xml:space="preserve">, Compensatory epistasis maintains ACE2 affinity in SARS-CoV-2 Omicron BA.1. </w:t>
      </w:r>
      <w:r>
        <w:rPr>
          <w:i/>
          <w:color w:val="000000"/>
        </w:rPr>
        <w:t xml:space="preserve">Nat </w:t>
      </w:r>
      <w:proofErr w:type="spellStart"/>
      <w:r>
        <w:rPr>
          <w:i/>
          <w:color w:val="000000"/>
        </w:rPr>
        <w:t>Commun</w:t>
      </w:r>
      <w:proofErr w:type="spellEnd"/>
      <w:r>
        <w:rPr>
          <w:color w:val="000000"/>
        </w:rPr>
        <w:t xml:space="preserve"> </w:t>
      </w:r>
      <w:r>
        <w:rPr>
          <w:b/>
          <w:color w:val="000000"/>
        </w:rPr>
        <w:t>13</w:t>
      </w:r>
      <w:r>
        <w:rPr>
          <w:color w:val="000000"/>
        </w:rPr>
        <w:t>, 7011 (2022).</w:t>
      </w:r>
    </w:p>
    <w:p w14:paraId="344C24C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21.</w:t>
      </w:r>
      <w:r>
        <w:rPr>
          <w:color w:val="000000"/>
        </w:rPr>
        <w:tab/>
        <w:t>S. Harari</w:t>
      </w:r>
      <w:r>
        <w:rPr>
          <w:i/>
          <w:color w:val="000000"/>
        </w:rPr>
        <w:t xml:space="preserve"> et al.</w:t>
      </w:r>
      <w:r>
        <w:rPr>
          <w:color w:val="000000"/>
        </w:rPr>
        <w:t xml:space="preserve">, Drivers of adaptive evolution during chronic SARS-CoV-2 infections. </w:t>
      </w:r>
      <w:r>
        <w:rPr>
          <w:i/>
          <w:color w:val="000000"/>
        </w:rPr>
        <w:t>Nat Med</w:t>
      </w:r>
      <w:r>
        <w:rPr>
          <w:color w:val="000000"/>
        </w:rPr>
        <w:t xml:space="preserve"> </w:t>
      </w:r>
      <w:r>
        <w:rPr>
          <w:b/>
          <w:color w:val="000000"/>
        </w:rPr>
        <w:t>28</w:t>
      </w:r>
      <w:r>
        <w:rPr>
          <w:color w:val="000000"/>
        </w:rPr>
        <w:t>, 1501-1508 (2022).</w:t>
      </w:r>
    </w:p>
    <w:p w14:paraId="682BBD5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22.</w:t>
      </w:r>
      <w:r>
        <w:rPr>
          <w:color w:val="000000"/>
        </w:rPr>
        <w:tab/>
        <w:t xml:space="preserve">A. K. </w:t>
      </w:r>
      <w:proofErr w:type="spellStart"/>
      <w:r>
        <w:rPr>
          <w:color w:val="000000"/>
        </w:rPr>
        <w:t>Reuschl</w:t>
      </w:r>
      <w:proofErr w:type="spellEnd"/>
      <w:r>
        <w:rPr>
          <w:i/>
          <w:color w:val="000000"/>
        </w:rPr>
        <w:t xml:space="preserve"> et al.</w:t>
      </w:r>
      <w:r>
        <w:rPr>
          <w:color w:val="000000"/>
        </w:rPr>
        <w:t xml:space="preserve">, Evolution of enhanced innate immune suppression by SARS-CoV-2 Omicron subvariants. </w:t>
      </w:r>
      <w:r>
        <w:rPr>
          <w:i/>
          <w:color w:val="000000"/>
        </w:rPr>
        <w:t>Nat Microbiol</w:t>
      </w:r>
      <w:r>
        <w:rPr>
          <w:color w:val="000000"/>
        </w:rPr>
        <w:t xml:space="preserve"> </w:t>
      </w:r>
      <w:r>
        <w:rPr>
          <w:b/>
          <w:color w:val="000000"/>
        </w:rPr>
        <w:t>9</w:t>
      </w:r>
      <w:r>
        <w:rPr>
          <w:color w:val="000000"/>
        </w:rPr>
        <w:t>, 451-463 (2024).</w:t>
      </w:r>
    </w:p>
    <w:p w14:paraId="710C4EC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23.</w:t>
      </w:r>
      <w:r>
        <w:rPr>
          <w:color w:val="000000"/>
        </w:rPr>
        <w:tab/>
        <w:t>L. G. Thorne</w:t>
      </w:r>
      <w:r>
        <w:rPr>
          <w:i/>
          <w:color w:val="000000"/>
        </w:rPr>
        <w:t xml:space="preserve"> et al.</w:t>
      </w:r>
      <w:r>
        <w:rPr>
          <w:color w:val="000000"/>
        </w:rPr>
        <w:t xml:space="preserve">, Evolution of enhanced innate immune evasion by SARS-CoV-2. </w:t>
      </w:r>
      <w:r>
        <w:rPr>
          <w:i/>
          <w:color w:val="000000"/>
        </w:rPr>
        <w:t>Nature</w:t>
      </w:r>
      <w:r>
        <w:rPr>
          <w:color w:val="000000"/>
        </w:rPr>
        <w:t xml:space="preserve"> </w:t>
      </w:r>
      <w:r>
        <w:rPr>
          <w:b/>
          <w:color w:val="000000"/>
        </w:rPr>
        <w:t>602</w:t>
      </w:r>
      <w:r>
        <w:rPr>
          <w:color w:val="000000"/>
        </w:rPr>
        <w:t>, 487-495 (2022).</w:t>
      </w:r>
    </w:p>
    <w:p w14:paraId="0038339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24.</w:t>
      </w:r>
      <w:r>
        <w:rPr>
          <w:color w:val="000000"/>
        </w:rPr>
        <w:tab/>
        <w:t xml:space="preserve">R. M. Adams, J. B. Kinney, A. M. Walczak, T. Mora, Epistasis in a Fitness Landscape Defined by Antibody-Antigen Binding Free Energy. </w:t>
      </w:r>
      <w:r>
        <w:rPr>
          <w:i/>
          <w:color w:val="000000"/>
        </w:rPr>
        <w:t>Cell Syst</w:t>
      </w:r>
      <w:r>
        <w:rPr>
          <w:color w:val="000000"/>
        </w:rPr>
        <w:t xml:space="preserve"> </w:t>
      </w:r>
      <w:r>
        <w:rPr>
          <w:b/>
          <w:color w:val="000000"/>
        </w:rPr>
        <w:t>8</w:t>
      </w:r>
      <w:r>
        <w:rPr>
          <w:color w:val="000000"/>
        </w:rPr>
        <w:t>, 86-93 e83 (2019).</w:t>
      </w:r>
    </w:p>
    <w:p w14:paraId="0720F4C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25.</w:t>
      </w:r>
      <w:r>
        <w:rPr>
          <w:color w:val="000000"/>
        </w:rPr>
        <w:tab/>
        <w:t xml:space="preserve">D. M. Lyons, Z. Zou, H. Xu, J. Zhang, Idiosyncratic epistasis creates universals in mutational effects and evolutionary trajectories. </w:t>
      </w:r>
      <w:r>
        <w:rPr>
          <w:i/>
          <w:color w:val="000000"/>
        </w:rPr>
        <w:t xml:space="preserve">Nat </w:t>
      </w:r>
      <w:proofErr w:type="spellStart"/>
      <w:r>
        <w:rPr>
          <w:i/>
          <w:color w:val="000000"/>
        </w:rPr>
        <w:t>Ecol</w:t>
      </w:r>
      <w:proofErr w:type="spellEnd"/>
      <w:r>
        <w:rPr>
          <w:i/>
          <w:color w:val="000000"/>
        </w:rPr>
        <w:t xml:space="preserve"> </w:t>
      </w:r>
      <w:proofErr w:type="spellStart"/>
      <w:r>
        <w:rPr>
          <w:i/>
          <w:color w:val="000000"/>
        </w:rPr>
        <w:t>Evol</w:t>
      </w:r>
      <w:proofErr w:type="spellEnd"/>
      <w:r>
        <w:rPr>
          <w:color w:val="000000"/>
        </w:rPr>
        <w:t xml:space="preserve"> </w:t>
      </w:r>
      <w:r>
        <w:rPr>
          <w:b/>
          <w:color w:val="000000"/>
        </w:rPr>
        <w:t>4</w:t>
      </w:r>
      <w:r>
        <w:rPr>
          <w:color w:val="000000"/>
        </w:rPr>
        <w:t>, 1685-1693 (2020).</w:t>
      </w:r>
    </w:p>
    <w:p w14:paraId="165AB7C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26.</w:t>
      </w:r>
      <w:r>
        <w:rPr>
          <w:color w:val="000000"/>
        </w:rPr>
        <w:tab/>
        <w:t>C. C. Chen</w:t>
      </w:r>
      <w:r>
        <w:rPr>
          <w:i/>
          <w:color w:val="000000"/>
        </w:rPr>
        <w:t xml:space="preserve"> et al.</w:t>
      </w:r>
      <w:r>
        <w:rPr>
          <w:color w:val="000000"/>
        </w:rPr>
        <w:t xml:space="preserve">, Methods for identifying SNP interactions: a review on variations of Logic Regression, Random Forest and Bayesian logistic regression. </w:t>
      </w:r>
      <w:r>
        <w:rPr>
          <w:i/>
          <w:color w:val="000000"/>
        </w:rPr>
        <w:t xml:space="preserve">IEEE/ACM Trans </w:t>
      </w:r>
      <w:proofErr w:type="spellStart"/>
      <w:r>
        <w:rPr>
          <w:i/>
          <w:color w:val="000000"/>
        </w:rPr>
        <w:t>Comput</w:t>
      </w:r>
      <w:proofErr w:type="spellEnd"/>
      <w:r>
        <w:rPr>
          <w:i/>
          <w:color w:val="000000"/>
        </w:rPr>
        <w:t xml:space="preserve"> Biol </w:t>
      </w:r>
      <w:proofErr w:type="spellStart"/>
      <w:r>
        <w:rPr>
          <w:i/>
          <w:color w:val="000000"/>
        </w:rPr>
        <w:t>Bioinform</w:t>
      </w:r>
      <w:proofErr w:type="spellEnd"/>
      <w:r>
        <w:rPr>
          <w:color w:val="000000"/>
        </w:rPr>
        <w:t xml:space="preserve"> </w:t>
      </w:r>
      <w:r>
        <w:rPr>
          <w:b/>
          <w:color w:val="000000"/>
        </w:rPr>
        <w:t>8</w:t>
      </w:r>
      <w:r>
        <w:rPr>
          <w:color w:val="000000"/>
        </w:rPr>
        <w:t>, 1580-1591 (2011).</w:t>
      </w:r>
    </w:p>
    <w:p w14:paraId="314A2F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27.</w:t>
      </w:r>
      <w:r>
        <w:rPr>
          <w:color w:val="000000"/>
        </w:rPr>
        <w:tab/>
        <w:t xml:space="preserve">H. J. Cordell, </w:t>
      </w:r>
      <w:proofErr w:type="gramStart"/>
      <w:r>
        <w:rPr>
          <w:color w:val="000000"/>
        </w:rPr>
        <w:t>Detecting</w:t>
      </w:r>
      <w:proofErr w:type="gramEnd"/>
      <w:r>
        <w:rPr>
          <w:color w:val="000000"/>
        </w:rPr>
        <w:t xml:space="preserve"> gene-gene interactions that underlie human diseases. </w:t>
      </w:r>
      <w:r>
        <w:rPr>
          <w:i/>
          <w:color w:val="000000"/>
        </w:rPr>
        <w:t>Nature reviews. Genetics</w:t>
      </w:r>
      <w:r>
        <w:rPr>
          <w:color w:val="000000"/>
        </w:rPr>
        <w:t xml:space="preserve"> </w:t>
      </w:r>
      <w:r>
        <w:rPr>
          <w:b/>
          <w:color w:val="000000"/>
        </w:rPr>
        <w:t>10</w:t>
      </w:r>
      <w:r>
        <w:rPr>
          <w:color w:val="000000"/>
        </w:rPr>
        <w:t>, 392-404 (2009).</w:t>
      </w:r>
    </w:p>
    <w:p w14:paraId="0606310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28.</w:t>
      </w:r>
      <w:r>
        <w:rPr>
          <w:color w:val="000000"/>
        </w:rPr>
        <w:tab/>
        <w:t xml:space="preserve">M. Ueki, H. J. Cordell, Improved statistics for genome-wide interaction analysis. </w:t>
      </w:r>
      <w:proofErr w:type="spellStart"/>
      <w:r>
        <w:rPr>
          <w:i/>
          <w:color w:val="000000"/>
        </w:rPr>
        <w:t>PLoS</w:t>
      </w:r>
      <w:proofErr w:type="spellEnd"/>
      <w:r>
        <w:rPr>
          <w:i/>
          <w:color w:val="000000"/>
        </w:rPr>
        <w:t xml:space="preserve"> Genet</w:t>
      </w:r>
      <w:r>
        <w:rPr>
          <w:color w:val="000000"/>
        </w:rPr>
        <w:t xml:space="preserve"> </w:t>
      </w:r>
      <w:r>
        <w:rPr>
          <w:b/>
          <w:color w:val="000000"/>
        </w:rPr>
        <w:t>8</w:t>
      </w:r>
      <w:r>
        <w:rPr>
          <w:color w:val="000000"/>
        </w:rPr>
        <w:t>, e1002625 (2012).</w:t>
      </w:r>
    </w:p>
    <w:p w14:paraId="369469C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29.</w:t>
      </w:r>
      <w:r>
        <w:rPr>
          <w:color w:val="000000"/>
        </w:rPr>
        <w:tab/>
        <w:t xml:space="preserve">N. H. Barton, Linkage and the limits to natural selection. </w:t>
      </w:r>
      <w:r>
        <w:rPr>
          <w:i/>
          <w:color w:val="000000"/>
        </w:rPr>
        <w:t>Genetics</w:t>
      </w:r>
      <w:r>
        <w:rPr>
          <w:color w:val="000000"/>
        </w:rPr>
        <w:t xml:space="preserve"> </w:t>
      </w:r>
      <w:r>
        <w:rPr>
          <w:b/>
          <w:color w:val="000000"/>
        </w:rPr>
        <w:t>140</w:t>
      </w:r>
      <w:r>
        <w:rPr>
          <w:color w:val="000000"/>
        </w:rPr>
        <w:t>, 821-841 (1995).</w:t>
      </w:r>
    </w:p>
    <w:p w14:paraId="76AB7D6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30.</w:t>
      </w:r>
      <w:r>
        <w:rPr>
          <w:color w:val="000000"/>
        </w:rPr>
        <w:tab/>
        <w:t xml:space="preserve">M. Kimura, Attainment of quasi linkage equilibrium when gene frequencies are changing by natural selection. </w:t>
      </w:r>
      <w:r>
        <w:rPr>
          <w:i/>
          <w:color w:val="000000"/>
        </w:rPr>
        <w:t>Genetics</w:t>
      </w:r>
      <w:r>
        <w:rPr>
          <w:color w:val="000000"/>
        </w:rPr>
        <w:t xml:space="preserve"> </w:t>
      </w:r>
      <w:r>
        <w:rPr>
          <w:b/>
          <w:color w:val="000000"/>
        </w:rPr>
        <w:t>52</w:t>
      </w:r>
      <w:r>
        <w:rPr>
          <w:color w:val="000000"/>
        </w:rPr>
        <w:t>, 875-890 (1965).</w:t>
      </w:r>
    </w:p>
    <w:p w14:paraId="2BF7BDA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31.</w:t>
      </w:r>
      <w:r>
        <w:rPr>
          <w:color w:val="000000"/>
        </w:rPr>
        <w:tab/>
        <w:t xml:space="preserve">M. </w:t>
      </w:r>
      <w:proofErr w:type="spellStart"/>
      <w:r>
        <w:rPr>
          <w:color w:val="000000"/>
        </w:rPr>
        <w:t>Weigt</w:t>
      </w:r>
      <w:proofErr w:type="spellEnd"/>
      <w:r>
        <w:rPr>
          <w:color w:val="000000"/>
        </w:rPr>
        <w:t xml:space="preserve">, R. A. White, H. </w:t>
      </w:r>
      <w:proofErr w:type="spellStart"/>
      <w:r>
        <w:rPr>
          <w:color w:val="000000"/>
        </w:rPr>
        <w:t>Szurmant</w:t>
      </w:r>
      <w:proofErr w:type="spellEnd"/>
      <w:r>
        <w:rPr>
          <w:color w:val="000000"/>
        </w:rPr>
        <w:t xml:space="preserve">, J. A. Hoch, T. Hwa, Identification of direct residue contacts in protein-protein interaction by message passing.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106</w:t>
      </w:r>
      <w:r>
        <w:rPr>
          <w:color w:val="000000"/>
        </w:rPr>
        <w:t>, 67-72 (2009).</w:t>
      </w:r>
    </w:p>
    <w:p w14:paraId="5A34721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32.</w:t>
      </w:r>
      <w:r>
        <w:rPr>
          <w:color w:val="000000"/>
        </w:rPr>
        <w:tab/>
        <w:t xml:space="preserve">R. A. </w:t>
      </w:r>
      <w:proofErr w:type="spellStart"/>
      <w:r>
        <w:rPr>
          <w:color w:val="000000"/>
        </w:rPr>
        <w:t>Neher</w:t>
      </w:r>
      <w:proofErr w:type="spellEnd"/>
      <w:r>
        <w:rPr>
          <w:color w:val="000000"/>
        </w:rPr>
        <w:t xml:space="preserve">, B. I. </w:t>
      </w:r>
      <w:proofErr w:type="spellStart"/>
      <w:r>
        <w:rPr>
          <w:color w:val="000000"/>
        </w:rPr>
        <w:t>Shraiman</w:t>
      </w:r>
      <w:proofErr w:type="spellEnd"/>
      <w:r>
        <w:rPr>
          <w:color w:val="000000"/>
        </w:rPr>
        <w:t xml:space="preserve">, Statistical genetics and evolution of quantitative traits. </w:t>
      </w:r>
      <w:r>
        <w:rPr>
          <w:i/>
          <w:color w:val="000000"/>
        </w:rPr>
        <w:t>Rev. of Modern Physics</w:t>
      </w:r>
      <w:r>
        <w:rPr>
          <w:color w:val="000000"/>
        </w:rPr>
        <w:t xml:space="preserve"> </w:t>
      </w:r>
      <w:r>
        <w:rPr>
          <w:b/>
          <w:color w:val="000000"/>
        </w:rPr>
        <w:t>83</w:t>
      </w:r>
      <w:r>
        <w:rPr>
          <w:color w:val="000000"/>
        </w:rPr>
        <w:t>, 1283-1300 (2011).</w:t>
      </w:r>
    </w:p>
    <w:p w14:paraId="2909807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33.</w:t>
      </w:r>
      <w:r>
        <w:rPr>
          <w:color w:val="000000"/>
        </w:rPr>
        <w:tab/>
        <w:t xml:space="preserve">R. H. Y. Louie, K. J. </w:t>
      </w:r>
      <w:proofErr w:type="spellStart"/>
      <w:r>
        <w:rPr>
          <w:color w:val="000000"/>
        </w:rPr>
        <w:t>Kaczorowski</w:t>
      </w:r>
      <w:proofErr w:type="spellEnd"/>
      <w:r>
        <w:rPr>
          <w:color w:val="000000"/>
        </w:rPr>
        <w:t xml:space="preserve">, J. P. Barton, A. K. Chakraborty, M. R. McKay, Fitness landscape of the human immunodeficiency virus envelope protein that is targeted by antibodies.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115</w:t>
      </w:r>
      <w:r>
        <w:rPr>
          <w:color w:val="000000"/>
        </w:rPr>
        <w:t>, E564-E573 (2018).</w:t>
      </w:r>
    </w:p>
    <w:p w14:paraId="6C926A8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34.</w:t>
      </w:r>
      <w:r>
        <w:rPr>
          <w:color w:val="000000"/>
        </w:rPr>
        <w:tab/>
        <w:t xml:space="preserve">W.-H. Wei, G. </w:t>
      </w:r>
      <w:proofErr w:type="spellStart"/>
      <w:r>
        <w:rPr>
          <w:color w:val="000000"/>
        </w:rPr>
        <w:t>Hemani</w:t>
      </w:r>
      <w:proofErr w:type="spellEnd"/>
      <w:r>
        <w:rPr>
          <w:color w:val="000000"/>
        </w:rPr>
        <w:t xml:space="preserve">, C. S. Haley, Detecting epistasis in human complex traits. </w:t>
      </w:r>
      <w:r>
        <w:rPr>
          <w:i/>
          <w:color w:val="000000"/>
        </w:rPr>
        <w:t>Nature Reviews Genetics</w:t>
      </w:r>
      <w:r>
        <w:rPr>
          <w:color w:val="000000"/>
        </w:rPr>
        <w:t xml:space="preserve"> </w:t>
      </w:r>
      <w:r>
        <w:rPr>
          <w:b/>
          <w:color w:val="000000"/>
        </w:rPr>
        <w:t>15</w:t>
      </w:r>
      <w:r>
        <w:rPr>
          <w:color w:val="000000"/>
        </w:rPr>
        <w:t>, 722 (2014).</w:t>
      </w:r>
    </w:p>
    <w:p w14:paraId="480EF08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35.</w:t>
      </w:r>
      <w:r>
        <w:rPr>
          <w:color w:val="000000"/>
        </w:rPr>
        <w:tab/>
        <w:t xml:space="preserve">G. </w:t>
      </w:r>
      <w:proofErr w:type="spellStart"/>
      <w:r>
        <w:rPr>
          <w:color w:val="000000"/>
        </w:rPr>
        <w:t>Pedruzzi</w:t>
      </w:r>
      <w:proofErr w:type="spellEnd"/>
      <w:r>
        <w:rPr>
          <w:color w:val="000000"/>
        </w:rPr>
        <w:t xml:space="preserve">, A. </w:t>
      </w:r>
      <w:proofErr w:type="spellStart"/>
      <w:r>
        <w:rPr>
          <w:color w:val="000000"/>
        </w:rPr>
        <w:t>Barlukova</w:t>
      </w:r>
      <w:proofErr w:type="spellEnd"/>
      <w:r>
        <w:rPr>
          <w:color w:val="000000"/>
        </w:rPr>
        <w:t xml:space="preserve">, I. M. </w:t>
      </w:r>
      <w:proofErr w:type="spellStart"/>
      <w:r>
        <w:rPr>
          <w:color w:val="000000"/>
        </w:rPr>
        <w:t>Rouzine</w:t>
      </w:r>
      <w:proofErr w:type="spellEnd"/>
      <w:r>
        <w:rPr>
          <w:color w:val="000000"/>
        </w:rPr>
        <w:t xml:space="preserve">, Evolutionary footprint of epistasis.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14</w:t>
      </w:r>
      <w:r>
        <w:rPr>
          <w:color w:val="000000"/>
        </w:rPr>
        <w:t>, e1006426 (2018).</w:t>
      </w:r>
    </w:p>
    <w:p w14:paraId="002E393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36.</w:t>
      </w:r>
      <w:r>
        <w:rPr>
          <w:color w:val="000000"/>
        </w:rPr>
        <w:tab/>
        <w:t xml:space="preserve">A. D. </w:t>
      </w:r>
      <w:proofErr w:type="spellStart"/>
      <w:r>
        <w:rPr>
          <w:color w:val="000000"/>
        </w:rPr>
        <w:t>Neverov</w:t>
      </w:r>
      <w:proofErr w:type="spellEnd"/>
      <w:r>
        <w:rPr>
          <w:color w:val="000000"/>
        </w:rPr>
        <w:t xml:space="preserve">, S. </w:t>
      </w:r>
      <w:proofErr w:type="spellStart"/>
      <w:r>
        <w:rPr>
          <w:color w:val="000000"/>
        </w:rPr>
        <w:t>Kryazhimskiy</w:t>
      </w:r>
      <w:proofErr w:type="spellEnd"/>
      <w:r>
        <w:rPr>
          <w:color w:val="000000"/>
        </w:rPr>
        <w:t xml:space="preserve">, J. B. Plotkin, G. A. </w:t>
      </w:r>
      <w:proofErr w:type="spellStart"/>
      <w:r>
        <w:rPr>
          <w:color w:val="000000"/>
        </w:rPr>
        <w:t>Bazykin</w:t>
      </w:r>
      <w:proofErr w:type="spellEnd"/>
      <w:r>
        <w:rPr>
          <w:color w:val="000000"/>
        </w:rPr>
        <w:t xml:space="preserve">, Coordinated Evolution of Influenza A Surface Proteins. </w:t>
      </w:r>
      <w:proofErr w:type="spellStart"/>
      <w:r>
        <w:rPr>
          <w:i/>
          <w:color w:val="000000"/>
        </w:rPr>
        <w:t>PLoS</w:t>
      </w:r>
      <w:proofErr w:type="spellEnd"/>
      <w:r>
        <w:rPr>
          <w:i/>
          <w:color w:val="000000"/>
        </w:rPr>
        <w:t xml:space="preserve"> Genet</w:t>
      </w:r>
      <w:r>
        <w:rPr>
          <w:color w:val="000000"/>
        </w:rPr>
        <w:t xml:space="preserve"> </w:t>
      </w:r>
      <w:r>
        <w:rPr>
          <w:b/>
          <w:color w:val="000000"/>
        </w:rPr>
        <w:t>11</w:t>
      </w:r>
      <w:r>
        <w:rPr>
          <w:color w:val="000000"/>
        </w:rPr>
        <w:t>, e1005404 (2015).</w:t>
      </w:r>
    </w:p>
    <w:p w14:paraId="0854F7F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37.</w:t>
      </w:r>
      <w:r>
        <w:rPr>
          <w:color w:val="000000"/>
        </w:rPr>
        <w:tab/>
        <w:t xml:space="preserve">R. A. Fisher, </w:t>
      </w:r>
      <w:r>
        <w:rPr>
          <w:i/>
          <w:color w:val="000000"/>
        </w:rPr>
        <w:t xml:space="preserve">The genetical theory of </w:t>
      </w:r>
      <w:proofErr w:type="gramStart"/>
      <w:r>
        <w:rPr>
          <w:i/>
          <w:color w:val="000000"/>
        </w:rPr>
        <w:t>natural  selection</w:t>
      </w:r>
      <w:proofErr w:type="gramEnd"/>
      <w:r>
        <w:rPr>
          <w:color w:val="000000"/>
        </w:rPr>
        <w:t xml:space="preserve"> (Clarendon Press, 1958, Oxford, United Kingdom, 1930).</w:t>
      </w:r>
    </w:p>
    <w:p w14:paraId="3EB8F56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38.</w:t>
      </w:r>
      <w:r>
        <w:rPr>
          <w:color w:val="000000"/>
        </w:rPr>
        <w:tab/>
        <w:t xml:space="preserve">G. </w:t>
      </w:r>
      <w:proofErr w:type="spellStart"/>
      <w:r>
        <w:rPr>
          <w:color w:val="000000"/>
        </w:rPr>
        <w:t>Pedruzzi</w:t>
      </w:r>
      <w:proofErr w:type="spellEnd"/>
      <w:r>
        <w:rPr>
          <w:color w:val="000000"/>
        </w:rPr>
        <w:t xml:space="preserve">, I. M. </w:t>
      </w:r>
      <w:proofErr w:type="spellStart"/>
      <w:r>
        <w:rPr>
          <w:color w:val="000000"/>
        </w:rPr>
        <w:t>Rouzine</w:t>
      </w:r>
      <w:proofErr w:type="spellEnd"/>
      <w:r>
        <w:rPr>
          <w:color w:val="000000"/>
        </w:rPr>
        <w:t xml:space="preserve">, Epistasis detectably alters correlations between genomic sites in a narrow parameter window. </w:t>
      </w:r>
      <w:proofErr w:type="spellStart"/>
      <w:r>
        <w:rPr>
          <w:i/>
          <w:color w:val="000000"/>
        </w:rPr>
        <w:t>PLoS</w:t>
      </w:r>
      <w:proofErr w:type="spellEnd"/>
      <w:r>
        <w:rPr>
          <w:i/>
          <w:color w:val="000000"/>
        </w:rPr>
        <w:t xml:space="preserve"> One</w:t>
      </w:r>
      <w:r>
        <w:rPr>
          <w:color w:val="000000"/>
        </w:rPr>
        <w:t xml:space="preserve"> </w:t>
      </w:r>
      <w:r>
        <w:rPr>
          <w:b/>
          <w:color w:val="000000"/>
        </w:rPr>
        <w:t>14</w:t>
      </w:r>
      <w:r>
        <w:rPr>
          <w:color w:val="000000"/>
        </w:rPr>
        <w:t>, e0214036 (2019).</w:t>
      </w:r>
    </w:p>
    <w:p w14:paraId="58AA52C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39.</w:t>
      </w:r>
      <w:r>
        <w:rPr>
          <w:color w:val="000000"/>
        </w:rPr>
        <w:tab/>
        <w:t xml:space="preserve">G. </w:t>
      </w:r>
      <w:proofErr w:type="spellStart"/>
      <w:r>
        <w:rPr>
          <w:color w:val="000000"/>
        </w:rPr>
        <w:t>Pedruzzi</w:t>
      </w:r>
      <w:proofErr w:type="spellEnd"/>
      <w:r>
        <w:rPr>
          <w:color w:val="000000"/>
        </w:rPr>
        <w:t xml:space="preserve">, I. M. </w:t>
      </w:r>
      <w:proofErr w:type="spellStart"/>
      <w:r>
        <w:rPr>
          <w:color w:val="000000"/>
        </w:rPr>
        <w:t>Rouzine</w:t>
      </w:r>
      <w:proofErr w:type="spellEnd"/>
      <w:r>
        <w:rPr>
          <w:color w:val="000000"/>
        </w:rPr>
        <w:t xml:space="preserve">, An evolution-based high-fidelity method of epistasis measurement: Theory and application to influenza. </w:t>
      </w:r>
      <w:proofErr w:type="spellStart"/>
      <w:r>
        <w:rPr>
          <w:i/>
          <w:color w:val="000000"/>
        </w:rPr>
        <w:t>PLoS</w:t>
      </w:r>
      <w:proofErr w:type="spellEnd"/>
      <w:r>
        <w:rPr>
          <w:i/>
          <w:color w:val="000000"/>
        </w:rPr>
        <w:t xml:space="preserve"> </w:t>
      </w:r>
      <w:proofErr w:type="spellStart"/>
      <w:r>
        <w:rPr>
          <w:i/>
          <w:color w:val="000000"/>
        </w:rPr>
        <w:t>Pathog</w:t>
      </w:r>
      <w:proofErr w:type="spellEnd"/>
      <w:r>
        <w:rPr>
          <w:color w:val="000000"/>
        </w:rPr>
        <w:t xml:space="preserve"> </w:t>
      </w:r>
      <w:r>
        <w:rPr>
          <w:b/>
          <w:color w:val="000000"/>
        </w:rPr>
        <w:t>17</w:t>
      </w:r>
      <w:r>
        <w:rPr>
          <w:color w:val="000000"/>
        </w:rPr>
        <w:t>, e1009669 (2021).</w:t>
      </w:r>
    </w:p>
    <w:p w14:paraId="1935C6C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40.</w:t>
      </w:r>
      <w:r>
        <w:rPr>
          <w:color w:val="000000"/>
        </w:rPr>
        <w:tab/>
        <w:t xml:space="preserve">M. </w:t>
      </w:r>
      <w:proofErr w:type="spellStart"/>
      <w:r>
        <w:rPr>
          <w:color w:val="000000"/>
        </w:rPr>
        <w:t>Krzywinski</w:t>
      </w:r>
      <w:proofErr w:type="spellEnd"/>
      <w:r>
        <w:rPr>
          <w:i/>
          <w:color w:val="000000"/>
        </w:rPr>
        <w:t xml:space="preserve"> et al.</w:t>
      </w:r>
      <w:r>
        <w:rPr>
          <w:color w:val="000000"/>
        </w:rPr>
        <w:t xml:space="preserve">, </w:t>
      </w:r>
      <w:proofErr w:type="spellStart"/>
      <w:r>
        <w:rPr>
          <w:color w:val="000000"/>
        </w:rPr>
        <w:t>Circos</w:t>
      </w:r>
      <w:proofErr w:type="spellEnd"/>
      <w:r>
        <w:rPr>
          <w:color w:val="000000"/>
        </w:rPr>
        <w:t xml:space="preserve">: an information aesthetic for comparative genomics. </w:t>
      </w:r>
      <w:r>
        <w:rPr>
          <w:i/>
          <w:color w:val="000000"/>
        </w:rPr>
        <w:t>Genome Res</w:t>
      </w:r>
      <w:r>
        <w:rPr>
          <w:color w:val="000000"/>
        </w:rPr>
        <w:t xml:space="preserve"> </w:t>
      </w:r>
      <w:r>
        <w:rPr>
          <w:b/>
          <w:color w:val="000000"/>
        </w:rPr>
        <w:t>19</w:t>
      </w:r>
      <w:r>
        <w:rPr>
          <w:color w:val="000000"/>
        </w:rPr>
        <w:t>, 1639-1645 (2009).</w:t>
      </w:r>
    </w:p>
    <w:p w14:paraId="3F1876A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41.</w:t>
      </w:r>
      <w:r>
        <w:rPr>
          <w:color w:val="000000"/>
        </w:rPr>
        <w:tab/>
        <w:t xml:space="preserve">S. Bonhoeffer, C. </w:t>
      </w:r>
      <w:proofErr w:type="spellStart"/>
      <w:r>
        <w:rPr>
          <w:color w:val="000000"/>
        </w:rPr>
        <w:t>Chappey</w:t>
      </w:r>
      <w:proofErr w:type="spellEnd"/>
      <w:r>
        <w:rPr>
          <w:color w:val="000000"/>
        </w:rPr>
        <w:t xml:space="preserve">, N. T. Parkin, J. M. Whitcomb, C. J. Petropoulos, Evidence for positive epistasis in HIV-1. </w:t>
      </w:r>
      <w:r>
        <w:rPr>
          <w:i/>
          <w:color w:val="000000"/>
        </w:rPr>
        <w:t>Science</w:t>
      </w:r>
      <w:r>
        <w:rPr>
          <w:color w:val="000000"/>
        </w:rPr>
        <w:t xml:space="preserve"> </w:t>
      </w:r>
      <w:r>
        <w:rPr>
          <w:b/>
          <w:color w:val="000000"/>
        </w:rPr>
        <w:t>306</w:t>
      </w:r>
      <w:r>
        <w:rPr>
          <w:color w:val="000000"/>
        </w:rPr>
        <w:t>, 1547-1550 (2004).</w:t>
      </w:r>
    </w:p>
    <w:p w14:paraId="288C7F6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42.</w:t>
      </w:r>
      <w:r>
        <w:rPr>
          <w:color w:val="000000"/>
        </w:rPr>
        <w:tab/>
        <w:t>T. H. Zhang</w:t>
      </w:r>
      <w:r>
        <w:rPr>
          <w:i/>
          <w:color w:val="000000"/>
        </w:rPr>
        <w:t xml:space="preserve"> et al.</w:t>
      </w:r>
      <w:r>
        <w:rPr>
          <w:color w:val="000000"/>
        </w:rPr>
        <w:t xml:space="preserve">, Predominance of positive epistasis among drug resistance-associated mutations in HIV-1 protease. </w:t>
      </w:r>
      <w:proofErr w:type="spellStart"/>
      <w:r>
        <w:rPr>
          <w:i/>
          <w:color w:val="000000"/>
        </w:rPr>
        <w:t>PLoS</w:t>
      </w:r>
      <w:proofErr w:type="spellEnd"/>
      <w:r>
        <w:rPr>
          <w:i/>
          <w:color w:val="000000"/>
        </w:rPr>
        <w:t xml:space="preserve"> Genet</w:t>
      </w:r>
      <w:r>
        <w:rPr>
          <w:color w:val="000000"/>
        </w:rPr>
        <w:t xml:space="preserve"> </w:t>
      </w:r>
      <w:r>
        <w:rPr>
          <w:b/>
          <w:color w:val="000000"/>
        </w:rPr>
        <w:t>16</w:t>
      </w:r>
      <w:r>
        <w:rPr>
          <w:color w:val="000000"/>
        </w:rPr>
        <w:t>, e1009009 (2020).</w:t>
      </w:r>
    </w:p>
    <w:p w14:paraId="3100FFC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43.</w:t>
      </w:r>
      <w:r>
        <w:rPr>
          <w:color w:val="000000"/>
        </w:rPr>
        <w:tab/>
        <w:t xml:space="preserve">S. </w:t>
      </w:r>
      <w:proofErr w:type="spellStart"/>
      <w:r>
        <w:rPr>
          <w:color w:val="000000"/>
        </w:rPr>
        <w:t>Kryazhimskiy</w:t>
      </w:r>
      <w:proofErr w:type="spellEnd"/>
      <w:r>
        <w:rPr>
          <w:color w:val="000000"/>
        </w:rPr>
        <w:t xml:space="preserve">, J. </w:t>
      </w:r>
      <w:proofErr w:type="spellStart"/>
      <w:r>
        <w:rPr>
          <w:color w:val="000000"/>
        </w:rPr>
        <w:t>Dushoff</w:t>
      </w:r>
      <w:proofErr w:type="spellEnd"/>
      <w:r>
        <w:rPr>
          <w:color w:val="000000"/>
        </w:rPr>
        <w:t xml:space="preserve">, G. A. </w:t>
      </w:r>
      <w:proofErr w:type="spellStart"/>
      <w:r>
        <w:rPr>
          <w:color w:val="000000"/>
        </w:rPr>
        <w:t>Bazykin</w:t>
      </w:r>
      <w:proofErr w:type="spellEnd"/>
      <w:r>
        <w:rPr>
          <w:color w:val="000000"/>
        </w:rPr>
        <w:t xml:space="preserve">, J. B. Plotkin, Prevalence of epistasis in the evolution of influenza A surface proteins. </w:t>
      </w:r>
      <w:proofErr w:type="spellStart"/>
      <w:r>
        <w:rPr>
          <w:i/>
          <w:color w:val="000000"/>
        </w:rPr>
        <w:t>PLoS</w:t>
      </w:r>
      <w:proofErr w:type="spellEnd"/>
      <w:r>
        <w:rPr>
          <w:i/>
          <w:color w:val="000000"/>
        </w:rPr>
        <w:t xml:space="preserve"> Genet</w:t>
      </w:r>
      <w:r>
        <w:rPr>
          <w:color w:val="000000"/>
        </w:rPr>
        <w:t xml:space="preserve"> </w:t>
      </w:r>
      <w:r>
        <w:rPr>
          <w:b/>
          <w:color w:val="000000"/>
        </w:rPr>
        <w:t>7</w:t>
      </w:r>
      <w:r>
        <w:rPr>
          <w:color w:val="000000"/>
        </w:rPr>
        <w:t>, e1001301 (2011).</w:t>
      </w:r>
    </w:p>
    <w:p w14:paraId="0E61D30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44.</w:t>
      </w:r>
      <w:r>
        <w:rPr>
          <w:color w:val="000000"/>
        </w:rPr>
        <w:tab/>
        <w:t xml:space="preserve">C. L. Althaus, R. J. De Boer, Dynamics of immune escape during HIV/SIV infection.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4</w:t>
      </w:r>
      <w:r>
        <w:rPr>
          <w:color w:val="000000"/>
        </w:rPr>
        <w:t>, e1000103 (2008).</w:t>
      </w:r>
    </w:p>
    <w:p w14:paraId="59E8B96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45.</w:t>
      </w:r>
      <w:r>
        <w:rPr>
          <w:color w:val="000000"/>
        </w:rPr>
        <w:tab/>
        <w:t xml:space="preserve">R. </w:t>
      </w:r>
      <w:proofErr w:type="spellStart"/>
      <w:r>
        <w:rPr>
          <w:color w:val="000000"/>
        </w:rPr>
        <w:t>Batorsky</w:t>
      </w:r>
      <w:proofErr w:type="spellEnd"/>
      <w:r>
        <w:rPr>
          <w:color w:val="000000"/>
        </w:rPr>
        <w:t xml:space="preserve">, R. A. </w:t>
      </w:r>
      <w:proofErr w:type="spellStart"/>
      <w:r>
        <w:rPr>
          <w:color w:val="000000"/>
        </w:rPr>
        <w:t>Sergeev</w:t>
      </w:r>
      <w:proofErr w:type="spellEnd"/>
      <w:r>
        <w:rPr>
          <w:color w:val="000000"/>
        </w:rPr>
        <w:t xml:space="preserve">, I. M. </w:t>
      </w:r>
      <w:proofErr w:type="spellStart"/>
      <w:r>
        <w:rPr>
          <w:color w:val="000000"/>
        </w:rPr>
        <w:t>Rouzine</w:t>
      </w:r>
      <w:proofErr w:type="spellEnd"/>
      <w:r>
        <w:rPr>
          <w:color w:val="000000"/>
        </w:rPr>
        <w:t xml:space="preserve">, </w:t>
      </w:r>
      <w:proofErr w:type="gramStart"/>
      <w:r>
        <w:rPr>
          <w:color w:val="000000"/>
        </w:rPr>
        <w:t>The</w:t>
      </w:r>
      <w:proofErr w:type="gramEnd"/>
      <w:r>
        <w:rPr>
          <w:color w:val="000000"/>
        </w:rPr>
        <w:t xml:space="preserve"> route of HIV escape from immune response targeting multiple sites is determined by the cost-benefit tradeoff of escape mutations.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10</w:t>
      </w:r>
      <w:r>
        <w:rPr>
          <w:color w:val="000000"/>
        </w:rPr>
        <w:t>, e1003878 (2014).</w:t>
      </w:r>
    </w:p>
    <w:p w14:paraId="501DC8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46.</w:t>
      </w:r>
      <w:r>
        <w:rPr>
          <w:color w:val="000000"/>
        </w:rPr>
        <w:tab/>
        <w:t xml:space="preserve">C. A. Smith, B. Ashby, Antigenic evolution of SARS-CoV-2 in immunocompromised hosts. </w:t>
      </w:r>
      <w:proofErr w:type="spellStart"/>
      <w:r>
        <w:rPr>
          <w:i/>
          <w:color w:val="000000"/>
        </w:rPr>
        <w:t>Evol</w:t>
      </w:r>
      <w:proofErr w:type="spellEnd"/>
      <w:r>
        <w:rPr>
          <w:i/>
          <w:color w:val="000000"/>
        </w:rPr>
        <w:t xml:space="preserve"> Med Public Health</w:t>
      </w:r>
      <w:r>
        <w:rPr>
          <w:color w:val="000000"/>
        </w:rPr>
        <w:t xml:space="preserve"> </w:t>
      </w:r>
      <w:r>
        <w:rPr>
          <w:b/>
          <w:color w:val="000000"/>
        </w:rPr>
        <w:t>11</w:t>
      </w:r>
      <w:r>
        <w:rPr>
          <w:color w:val="000000"/>
        </w:rPr>
        <w:t>, 90-100 (2023).</w:t>
      </w:r>
    </w:p>
    <w:p w14:paraId="2193BC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47.</w:t>
      </w:r>
      <w:r>
        <w:rPr>
          <w:color w:val="000000"/>
        </w:rPr>
        <w:tab/>
        <w:t xml:space="preserve">I. M. </w:t>
      </w:r>
      <w:proofErr w:type="spellStart"/>
      <w:r>
        <w:rPr>
          <w:color w:val="000000"/>
        </w:rPr>
        <w:t>Rouzine</w:t>
      </w:r>
      <w:proofErr w:type="spellEnd"/>
      <w:r>
        <w:rPr>
          <w:color w:val="000000"/>
        </w:rPr>
        <w:t xml:space="preserve">, </w:t>
      </w:r>
      <w:r>
        <w:rPr>
          <w:i/>
          <w:color w:val="000000"/>
        </w:rPr>
        <w:t xml:space="preserve">Mathematical modeling of evolution. Volume 1: one-locus and multi-locus theory and recombination </w:t>
      </w:r>
      <w:r>
        <w:rPr>
          <w:color w:val="000000"/>
        </w:rPr>
        <w:t>De Gruyter Series in Mathematics and Life Sciences (De Gruyter, Berlin/Boston, 2020), vol. 1.</w:t>
      </w:r>
    </w:p>
    <w:p w14:paraId="3BA540E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48.</w:t>
      </w:r>
      <w:r>
        <w:rPr>
          <w:color w:val="000000"/>
        </w:rPr>
        <w:tab/>
        <w:t xml:space="preserve">I. M. </w:t>
      </w:r>
      <w:proofErr w:type="spellStart"/>
      <w:r>
        <w:rPr>
          <w:color w:val="000000"/>
        </w:rPr>
        <w:t>Rouzine</w:t>
      </w:r>
      <w:proofErr w:type="spellEnd"/>
      <w:r>
        <w:rPr>
          <w:color w:val="000000"/>
        </w:rPr>
        <w:t xml:space="preserve">, </w:t>
      </w:r>
      <w:r>
        <w:rPr>
          <w:i/>
          <w:color w:val="000000"/>
        </w:rPr>
        <w:t>Mathematical Models of Evolution. Volume 2: Fitness Landscape, Red Queen, Evolutionary Enigmas, and Applications to Virology</w:t>
      </w:r>
      <w:r>
        <w:rPr>
          <w:color w:val="000000"/>
        </w:rPr>
        <w:t xml:space="preserve">, Mathematics and life sciences (De Gruyter, Berlin/Boston, 2023), </w:t>
      </w:r>
      <w:hyperlink r:id="rId19" w:history="1">
        <w:r>
          <w:rPr>
            <w:color w:val="0000FF"/>
            <w:u w:val="single"/>
          </w:rPr>
          <w:t>https://doi.org/10.1515/9783110697384</w:t>
        </w:r>
      </w:hyperlink>
      <w:r>
        <w:rPr>
          <w:color w:val="000000"/>
        </w:rPr>
        <w:t>, pp. 305.</w:t>
      </w:r>
    </w:p>
    <w:p w14:paraId="4DB72AD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49.</w:t>
      </w:r>
      <w:r>
        <w:rPr>
          <w:color w:val="000000"/>
        </w:rPr>
        <w:tab/>
        <w:t xml:space="preserve">I. </w:t>
      </w:r>
      <w:proofErr w:type="spellStart"/>
      <w:r>
        <w:rPr>
          <w:color w:val="000000"/>
        </w:rPr>
        <w:t>Rouzine</w:t>
      </w:r>
      <w:proofErr w:type="spellEnd"/>
      <w:r>
        <w:rPr>
          <w:color w:val="000000"/>
        </w:rPr>
        <w:t xml:space="preserve">, L. S. Weinberger, The quantitative theory of within-host viral evolution. </w:t>
      </w:r>
      <w:r>
        <w:rPr>
          <w:i/>
          <w:color w:val="000000"/>
        </w:rPr>
        <w:t>J. Stat. Mech.: Theory and Experiment</w:t>
      </w:r>
      <w:r>
        <w:rPr>
          <w:color w:val="000000"/>
        </w:rPr>
        <w:t xml:space="preserve"> </w:t>
      </w:r>
      <w:r>
        <w:rPr>
          <w:b/>
          <w:color w:val="000000"/>
        </w:rPr>
        <w:t>2013</w:t>
      </w:r>
      <w:r>
        <w:rPr>
          <w:color w:val="000000"/>
        </w:rPr>
        <w:t>, P01009 (2013).</w:t>
      </w:r>
    </w:p>
    <w:p w14:paraId="06F272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50.</w:t>
      </w:r>
      <w:r>
        <w:rPr>
          <w:color w:val="000000"/>
        </w:rPr>
        <w:tab/>
        <w:t xml:space="preserve">I. M. </w:t>
      </w:r>
      <w:proofErr w:type="spellStart"/>
      <w:r>
        <w:rPr>
          <w:color w:val="000000"/>
        </w:rPr>
        <w:t>Rouzine</w:t>
      </w:r>
      <w:proofErr w:type="spellEnd"/>
      <w:r>
        <w:rPr>
          <w:color w:val="000000"/>
        </w:rPr>
        <w:t xml:space="preserve">, An evolutionary model of progression to AIDS. </w:t>
      </w:r>
      <w:r>
        <w:rPr>
          <w:i/>
          <w:color w:val="000000"/>
        </w:rPr>
        <w:t>Microorganisms</w:t>
      </w:r>
      <w:r>
        <w:rPr>
          <w:color w:val="000000"/>
        </w:rPr>
        <w:t xml:space="preserve"> </w:t>
      </w:r>
      <w:r>
        <w:rPr>
          <w:b/>
          <w:color w:val="000000"/>
        </w:rPr>
        <w:t>8</w:t>
      </w:r>
      <w:r>
        <w:rPr>
          <w:color w:val="000000"/>
        </w:rPr>
        <w:t>, 1714 (2020).</w:t>
      </w:r>
    </w:p>
    <w:p w14:paraId="1E1C01D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51.</w:t>
      </w:r>
      <w:r>
        <w:rPr>
          <w:color w:val="000000"/>
        </w:rPr>
        <w:tab/>
        <w:t xml:space="preserve">I. M. </w:t>
      </w:r>
      <w:proofErr w:type="spellStart"/>
      <w:r>
        <w:rPr>
          <w:color w:val="000000"/>
        </w:rPr>
        <w:t>Rouzine</w:t>
      </w:r>
      <w:proofErr w:type="spellEnd"/>
      <w:r>
        <w:rPr>
          <w:color w:val="000000"/>
        </w:rPr>
        <w:t xml:space="preserve">, G. </w:t>
      </w:r>
      <w:proofErr w:type="spellStart"/>
      <w:r>
        <w:rPr>
          <w:color w:val="000000"/>
        </w:rPr>
        <w:t>Rozhnova</w:t>
      </w:r>
      <w:proofErr w:type="spellEnd"/>
      <w:r>
        <w:rPr>
          <w:color w:val="000000"/>
        </w:rPr>
        <w:t xml:space="preserve">, Antigenic evolution of viruses in host populations. </w:t>
      </w:r>
      <w:proofErr w:type="spellStart"/>
      <w:r>
        <w:rPr>
          <w:i/>
          <w:color w:val="000000"/>
        </w:rPr>
        <w:t>PLoS</w:t>
      </w:r>
      <w:proofErr w:type="spellEnd"/>
      <w:r>
        <w:rPr>
          <w:i/>
          <w:color w:val="000000"/>
        </w:rPr>
        <w:t xml:space="preserve"> </w:t>
      </w:r>
      <w:proofErr w:type="spellStart"/>
      <w:r>
        <w:rPr>
          <w:i/>
          <w:color w:val="000000"/>
        </w:rPr>
        <w:t>Pathog</w:t>
      </w:r>
      <w:proofErr w:type="spellEnd"/>
      <w:r>
        <w:rPr>
          <w:color w:val="000000"/>
        </w:rPr>
        <w:t xml:space="preserve"> </w:t>
      </w:r>
      <w:r>
        <w:rPr>
          <w:b/>
          <w:color w:val="000000"/>
        </w:rPr>
        <w:t>14</w:t>
      </w:r>
      <w:r>
        <w:rPr>
          <w:color w:val="000000"/>
        </w:rPr>
        <w:t>, e1007291 (2018).</w:t>
      </w:r>
    </w:p>
    <w:p w14:paraId="338014F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52.</w:t>
      </w:r>
      <w:r>
        <w:rPr>
          <w:color w:val="000000"/>
        </w:rPr>
        <w:tab/>
        <w:t xml:space="preserve">H. J. Muller, Some genetic aspects of sex. </w:t>
      </w:r>
      <w:r>
        <w:rPr>
          <w:i/>
          <w:color w:val="000000"/>
        </w:rPr>
        <w:t>Am. Nat.</w:t>
      </w:r>
      <w:r>
        <w:rPr>
          <w:b/>
          <w:color w:val="000000"/>
        </w:rPr>
        <w:t xml:space="preserve"> 66</w:t>
      </w:r>
      <w:r>
        <w:rPr>
          <w:color w:val="000000"/>
        </w:rPr>
        <w:t>, 118-128 (1932).</w:t>
      </w:r>
    </w:p>
    <w:p w14:paraId="53B1ED00"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53.</w:t>
      </w:r>
      <w:r>
        <w:rPr>
          <w:color w:val="000000"/>
        </w:rPr>
        <w:tab/>
        <w:t xml:space="preserve">S. H. Rice, </w:t>
      </w:r>
      <w:r>
        <w:rPr>
          <w:i/>
          <w:color w:val="000000"/>
        </w:rPr>
        <w:t xml:space="preserve">Evolutionary Theory: Mathematical </w:t>
      </w:r>
      <w:proofErr w:type="gramStart"/>
      <w:r>
        <w:rPr>
          <w:i/>
          <w:color w:val="000000"/>
        </w:rPr>
        <w:t>And</w:t>
      </w:r>
      <w:proofErr w:type="gramEnd"/>
      <w:r>
        <w:rPr>
          <w:i/>
          <w:color w:val="000000"/>
        </w:rPr>
        <w:t xml:space="preserve"> Conceptual Foundations</w:t>
      </w:r>
      <w:r>
        <w:rPr>
          <w:color w:val="000000"/>
        </w:rPr>
        <w:t xml:space="preserve"> (Sinauer Associated, 2004).</w:t>
      </w:r>
    </w:p>
    <w:p w14:paraId="6BDDF09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54.</w:t>
      </w:r>
      <w:r>
        <w:rPr>
          <w:color w:val="000000"/>
        </w:rPr>
        <w:tab/>
        <w:t xml:space="preserve">J. </w:t>
      </w:r>
      <w:proofErr w:type="spellStart"/>
      <w:r>
        <w:rPr>
          <w:color w:val="000000"/>
        </w:rPr>
        <w:t>Felsenstein</w:t>
      </w:r>
      <w:proofErr w:type="spellEnd"/>
      <w:r>
        <w:rPr>
          <w:color w:val="000000"/>
        </w:rPr>
        <w:t xml:space="preserve">, The evolutionary advantage of recombination. </w:t>
      </w:r>
      <w:r>
        <w:rPr>
          <w:i/>
          <w:color w:val="000000"/>
        </w:rPr>
        <w:t>Genetics</w:t>
      </w:r>
      <w:r>
        <w:rPr>
          <w:color w:val="000000"/>
        </w:rPr>
        <w:t xml:space="preserve"> </w:t>
      </w:r>
      <w:r>
        <w:rPr>
          <w:b/>
          <w:color w:val="000000"/>
        </w:rPr>
        <w:t>78</w:t>
      </w:r>
      <w:r>
        <w:rPr>
          <w:color w:val="000000"/>
        </w:rPr>
        <w:t>, 737-756 (1974).</w:t>
      </w:r>
    </w:p>
    <w:p w14:paraId="3C63B7A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55.</w:t>
      </w:r>
      <w:r>
        <w:rPr>
          <w:color w:val="000000"/>
        </w:rPr>
        <w:tab/>
        <w:t xml:space="preserve">I. M. </w:t>
      </w:r>
      <w:proofErr w:type="spellStart"/>
      <w:r>
        <w:rPr>
          <w:color w:val="000000"/>
        </w:rPr>
        <w:t>Rouzine</w:t>
      </w:r>
      <w:proofErr w:type="spellEnd"/>
      <w:r>
        <w:rPr>
          <w:color w:val="000000"/>
        </w:rPr>
        <w:t xml:space="preserve">, J. </w:t>
      </w:r>
      <w:proofErr w:type="spellStart"/>
      <w:r>
        <w:rPr>
          <w:color w:val="000000"/>
        </w:rPr>
        <w:t>Wakeley</w:t>
      </w:r>
      <w:proofErr w:type="spellEnd"/>
      <w:r>
        <w:rPr>
          <w:color w:val="000000"/>
        </w:rPr>
        <w:t xml:space="preserve">, J. M. Coffin, The solitary wave of asexual evolution.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100</w:t>
      </w:r>
      <w:r>
        <w:rPr>
          <w:color w:val="000000"/>
        </w:rPr>
        <w:t>, 587-592 (2003).</w:t>
      </w:r>
    </w:p>
    <w:p w14:paraId="588989F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56.</w:t>
      </w:r>
      <w:r>
        <w:rPr>
          <w:color w:val="000000"/>
        </w:rPr>
        <w:tab/>
        <w:t xml:space="preserve">W. G. Hill, A. Robertson, The effect of linkage on limits to artificial selection. </w:t>
      </w:r>
      <w:r>
        <w:rPr>
          <w:i/>
          <w:color w:val="000000"/>
        </w:rPr>
        <w:t>Genet Res</w:t>
      </w:r>
      <w:r>
        <w:rPr>
          <w:color w:val="000000"/>
        </w:rPr>
        <w:t xml:space="preserve"> </w:t>
      </w:r>
      <w:r>
        <w:rPr>
          <w:b/>
          <w:color w:val="000000"/>
        </w:rPr>
        <w:t>8</w:t>
      </w:r>
      <w:r>
        <w:rPr>
          <w:color w:val="000000"/>
        </w:rPr>
        <w:t>, 269-294 (1966).</w:t>
      </w:r>
    </w:p>
    <w:p w14:paraId="2F7E8BB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57.</w:t>
      </w:r>
      <w:r>
        <w:rPr>
          <w:color w:val="000000"/>
        </w:rPr>
        <w:tab/>
        <w:t xml:space="preserve">P. J. Gerrish, R. E. Lenski, </w:t>
      </w:r>
      <w:proofErr w:type="gramStart"/>
      <w:r>
        <w:rPr>
          <w:color w:val="000000"/>
        </w:rPr>
        <w:t>The</w:t>
      </w:r>
      <w:proofErr w:type="gramEnd"/>
      <w:r>
        <w:rPr>
          <w:color w:val="000000"/>
        </w:rPr>
        <w:t xml:space="preserve"> fate of competing beneficial mutations in an asexual population. </w:t>
      </w:r>
      <w:proofErr w:type="spellStart"/>
      <w:r>
        <w:rPr>
          <w:i/>
          <w:color w:val="000000"/>
        </w:rPr>
        <w:t>Genetica</w:t>
      </w:r>
      <w:proofErr w:type="spellEnd"/>
      <w:r>
        <w:rPr>
          <w:color w:val="000000"/>
        </w:rPr>
        <w:t xml:space="preserve"> </w:t>
      </w:r>
      <w:r>
        <w:rPr>
          <w:b/>
          <w:color w:val="000000"/>
        </w:rPr>
        <w:t>102-103</w:t>
      </w:r>
      <w:r>
        <w:rPr>
          <w:color w:val="000000"/>
        </w:rPr>
        <w:t>, 127-144 (1998).</w:t>
      </w:r>
    </w:p>
    <w:p w14:paraId="24C2D42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58.</w:t>
      </w:r>
      <w:r>
        <w:rPr>
          <w:color w:val="000000"/>
        </w:rPr>
        <w:tab/>
        <w:t xml:space="preserve">J. Rodriguez-Rivas, G. Croce, M. Muscat, M. </w:t>
      </w:r>
      <w:proofErr w:type="spellStart"/>
      <w:r>
        <w:rPr>
          <w:color w:val="000000"/>
        </w:rPr>
        <w:t>Weigt</w:t>
      </w:r>
      <w:proofErr w:type="spellEnd"/>
      <w:r>
        <w:rPr>
          <w:color w:val="000000"/>
        </w:rPr>
        <w:t xml:space="preserve">, Epistatic models predict mutable sites in SARS-CoV-2 proteins and epitopes.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119</w:t>
      </w:r>
      <w:r>
        <w:rPr>
          <w:color w:val="000000"/>
        </w:rPr>
        <w:t xml:space="preserve"> (2022).</w:t>
      </w:r>
    </w:p>
    <w:p w14:paraId="6151D2D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59.</w:t>
      </w:r>
      <w:r>
        <w:rPr>
          <w:color w:val="000000"/>
        </w:rPr>
        <w:tab/>
        <w:t xml:space="preserve">H.-L. Zeng, V. </w:t>
      </w:r>
      <w:proofErr w:type="spellStart"/>
      <w:r>
        <w:rPr>
          <w:color w:val="000000"/>
        </w:rPr>
        <w:t>Dichio</w:t>
      </w:r>
      <w:proofErr w:type="spellEnd"/>
      <w:r>
        <w:rPr>
          <w:color w:val="000000"/>
        </w:rPr>
        <w:t xml:space="preserve">, E. Rodríguez Horta, K. </w:t>
      </w:r>
      <w:proofErr w:type="spellStart"/>
      <w:r>
        <w:rPr>
          <w:color w:val="000000"/>
        </w:rPr>
        <w:t>Thorell</w:t>
      </w:r>
      <w:proofErr w:type="spellEnd"/>
      <w:r>
        <w:rPr>
          <w:color w:val="000000"/>
        </w:rPr>
        <w:t xml:space="preserve">, E. </w:t>
      </w:r>
      <w:proofErr w:type="spellStart"/>
      <w:r>
        <w:rPr>
          <w:color w:val="000000"/>
        </w:rPr>
        <w:t>Aurell</w:t>
      </w:r>
      <w:proofErr w:type="spellEnd"/>
      <w:r>
        <w:rPr>
          <w:color w:val="000000"/>
        </w:rPr>
        <w:t xml:space="preserve">, Global analysis of more than 50,000 SARS-CoV-2 genomes reveals epistasis between eight viral genes. </w:t>
      </w:r>
      <w:r>
        <w:rPr>
          <w:i/>
          <w:color w:val="000000"/>
        </w:rPr>
        <w:t>Proceedings of the National Academy of Sciences</w:t>
      </w:r>
      <w:r>
        <w:rPr>
          <w:color w:val="000000"/>
        </w:rPr>
        <w:t xml:space="preserve"> </w:t>
      </w:r>
      <w:r>
        <w:rPr>
          <w:b/>
          <w:color w:val="000000"/>
        </w:rPr>
        <w:t>117</w:t>
      </w:r>
      <w:r>
        <w:rPr>
          <w:color w:val="000000"/>
        </w:rPr>
        <w:t>, 31519-31526 (2020).</w:t>
      </w:r>
    </w:p>
    <w:p w14:paraId="1B12EA9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60.</w:t>
      </w:r>
      <w:r>
        <w:rPr>
          <w:color w:val="000000"/>
        </w:rPr>
        <w:tab/>
        <w:t xml:space="preserve">R. </w:t>
      </w:r>
      <w:proofErr w:type="spellStart"/>
      <w:r>
        <w:rPr>
          <w:color w:val="000000"/>
        </w:rPr>
        <w:t>Batorsky</w:t>
      </w:r>
      <w:proofErr w:type="spellEnd"/>
      <w:r>
        <w:rPr>
          <w:i/>
          <w:color w:val="000000"/>
        </w:rPr>
        <w:t xml:space="preserve"> et al.</w:t>
      </w:r>
      <w:r>
        <w:rPr>
          <w:color w:val="000000"/>
        </w:rPr>
        <w:t xml:space="preserve">, Estimate of effective recombination rate and average selection coefficient for HIV in chronic infection.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108</w:t>
      </w:r>
      <w:r>
        <w:rPr>
          <w:color w:val="000000"/>
        </w:rPr>
        <w:t>, 5661-5666 (2011).</w:t>
      </w:r>
    </w:p>
    <w:p w14:paraId="3FBF2E5A" w14:textId="77777777" w:rsidR="0087149A" w:rsidRDefault="0076272C">
      <w:pPr>
        <w:pBdr>
          <w:top w:val="nil"/>
          <w:left w:val="nil"/>
          <w:bottom w:val="nil"/>
          <w:right w:val="nil"/>
          <w:between w:val="nil"/>
        </w:pBdr>
        <w:spacing w:line="240" w:lineRule="auto"/>
        <w:ind w:left="720" w:hanging="720"/>
        <w:rPr>
          <w:color w:val="000000"/>
        </w:rPr>
      </w:pPr>
      <w:r>
        <w:rPr>
          <w:color w:val="000000"/>
        </w:rPr>
        <w:t>61.</w:t>
      </w:r>
      <w:r>
        <w:rPr>
          <w:color w:val="000000"/>
        </w:rPr>
        <w:tab/>
        <w:t xml:space="preserve">K. </w:t>
      </w:r>
      <w:proofErr w:type="spellStart"/>
      <w:r>
        <w:rPr>
          <w:color w:val="000000"/>
        </w:rPr>
        <w:t>Katoh</w:t>
      </w:r>
      <w:proofErr w:type="spellEnd"/>
      <w:r>
        <w:rPr>
          <w:color w:val="000000"/>
        </w:rPr>
        <w:t xml:space="preserve">, J. </w:t>
      </w:r>
      <w:proofErr w:type="spellStart"/>
      <w:r>
        <w:rPr>
          <w:color w:val="000000"/>
        </w:rPr>
        <w:t>Rozewicki</w:t>
      </w:r>
      <w:proofErr w:type="spellEnd"/>
      <w:r>
        <w:rPr>
          <w:color w:val="000000"/>
        </w:rPr>
        <w:t xml:space="preserve">, K. D. Yamada, MAFFT online service: multiple sequence alignment, interactive sequence choice and visualization. </w:t>
      </w:r>
      <w:r>
        <w:rPr>
          <w:i/>
          <w:color w:val="000000"/>
        </w:rPr>
        <w:t xml:space="preserve">Brief </w:t>
      </w:r>
      <w:proofErr w:type="spellStart"/>
      <w:r>
        <w:rPr>
          <w:i/>
          <w:color w:val="000000"/>
        </w:rPr>
        <w:t>Bioinform</w:t>
      </w:r>
      <w:proofErr w:type="spellEnd"/>
      <w:r>
        <w:rPr>
          <w:color w:val="000000"/>
        </w:rPr>
        <w:t xml:space="preserve"> </w:t>
      </w:r>
      <w:r>
        <w:rPr>
          <w:b/>
          <w:color w:val="000000"/>
        </w:rPr>
        <w:t>20</w:t>
      </w:r>
      <w:r>
        <w:rPr>
          <w:color w:val="000000"/>
        </w:rPr>
        <w:t>, 1160-1166 (2019).</w:t>
      </w:r>
    </w:p>
    <w:p w14:paraId="2461F7B5" w14:textId="7508ECB4" w:rsidR="008A352D" w:rsidRDefault="008A352D">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765AD446" w14:textId="77777777" w:rsidR="008A352D"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Supplementary material for</w:t>
      </w:r>
    </w:p>
    <w:p w14:paraId="158E6C5B" w14:textId="77777777" w:rsidR="008A352D" w:rsidRDefault="008A352D" w:rsidP="008A352D">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CC17E8">
        <w:rPr>
          <w:rFonts w:ascii="Times New Roman" w:eastAsia="Times New Roman" w:hAnsi="Times New Roman" w:cs="Times New Roman"/>
          <w:b/>
          <w:sz w:val="24"/>
          <w:szCs w:val="24"/>
        </w:rPr>
        <w:t>Fundamental restriction on epistasis detection and fitness valleys in virus evolution</w:t>
      </w:r>
      <w:r>
        <w:rPr>
          <w:rFonts w:ascii="Times New Roman" w:eastAsia="Times New Roman" w:hAnsi="Times New Roman" w:cs="Times New Roman"/>
          <w:b/>
          <w:sz w:val="24"/>
          <w:szCs w:val="24"/>
        </w:rPr>
        <w:t>”</w:t>
      </w:r>
    </w:p>
    <w:p w14:paraId="13DF9A54" w14:textId="77777777" w:rsidR="008A352D"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Default="008A352D" w:rsidP="008A352D">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Likhachev</w:t>
      </w:r>
      <w:proofErr w:type="spellEnd"/>
      <w:r>
        <w:rPr>
          <w:rFonts w:ascii="Times New Roman" w:eastAsia="Times New Roman" w:hAnsi="Times New Roman" w:cs="Times New Roman"/>
          <w:sz w:val="24"/>
          <w:szCs w:val="24"/>
        </w:rPr>
        <w:t xml:space="preserve"> I.V. &amp; </w:t>
      </w:r>
      <w:proofErr w:type="spellStart"/>
      <w:r>
        <w:rPr>
          <w:rFonts w:ascii="Times New Roman" w:eastAsia="Times New Roman" w:hAnsi="Times New Roman" w:cs="Times New Roman"/>
          <w:sz w:val="24"/>
          <w:szCs w:val="24"/>
        </w:rPr>
        <w:t>Rouzine</w:t>
      </w:r>
      <w:proofErr w:type="spellEnd"/>
      <w:r>
        <w:rPr>
          <w:rFonts w:ascii="Times New Roman" w:eastAsia="Times New Roman" w:hAnsi="Times New Roman" w:cs="Times New Roman"/>
          <w:sz w:val="24"/>
          <w:szCs w:val="24"/>
        </w:rPr>
        <w:t xml:space="preserve"> I.M.*</w:t>
      </w:r>
    </w:p>
    <w:p w14:paraId="4D5FC412" w14:textId="77777777" w:rsidR="008A352D" w:rsidRDefault="008A352D" w:rsidP="008A352D">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Sechenov</w:t>
      </w:r>
      <w:proofErr w:type="spellEnd"/>
      <w:r>
        <w:rPr>
          <w:rFonts w:ascii="Times New Roman" w:eastAsia="Times New Roman" w:hAnsi="Times New Roman" w:cs="Times New Roman"/>
          <w:sz w:val="24"/>
          <w:szCs w:val="24"/>
        </w:rPr>
        <w:t xml:space="preserve"> Institute of Evolutionary Physiology and Biochemistry</w:t>
      </w:r>
    </w:p>
    <w:p w14:paraId="6DF1B55C"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6CC78DEB" w14:textId="77777777" w:rsidR="008A352D"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BA70369"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 xml:space="preserve">S1 Text. Epistatic pairs in Fig. 3. </w:t>
      </w:r>
    </w:p>
    <w:p w14:paraId="713A99A6"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130" w:name="_htypwhcwfavg" w:colFirst="0" w:colLast="0"/>
      <w:bookmarkEnd w:id="130"/>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23260 (S 1468) –</w:t>
      </w:r>
      <w:r w:rsidRPr="00DE247E">
        <w:rPr>
          <w:color w:val="000000"/>
        </w:rPr>
        <w:t xml:space="preserve"> </w:t>
      </w:r>
      <w:r w:rsidRPr="00DE247E">
        <w:rPr>
          <w:rFonts w:ascii="Times New Roman" w:eastAsia="Times New Roman" w:hAnsi="Times New Roman" w:cs="Times New Roman"/>
          <w:color w:val="000000"/>
        </w:rPr>
        <w:t>23277 (S 1485), 23277 (S 1485)  – 23328 (S 1536),  23328 (S 1536)  – 27920 (ORF7a 209), 27920 (ORF7a 209)  – 21600 (nsp16 712), 27920 (ORF7a 209)  – 27954 (ORF7a 243), 19774 (nsp14 1522)</w:t>
      </w:r>
      <w:r w:rsidRPr="00DE247E">
        <w:rPr>
          <w:rFonts w:ascii="Times New Roman" w:eastAsia="Times New Roman" w:hAnsi="Times New Roman" w:cs="Times New Roman"/>
          <w:color w:val="000000"/>
        </w:rPr>
        <w:tab/>
        <w:t xml:space="preserve"> - 21600 (nsp16 712), 24715 (S 2923)</w:t>
      </w:r>
      <w:r w:rsidRPr="00DE247E">
        <w:rPr>
          <w:rFonts w:ascii="Times New Roman" w:eastAsia="Times New Roman" w:hAnsi="Times New Roman" w:cs="Times New Roman"/>
          <w:color w:val="000000"/>
        </w:rPr>
        <w:tab/>
        <w:t xml:space="preserve"> - 22215 (S 423), 22074 (S 282)</w:t>
      </w:r>
      <w:r w:rsidRPr="00DE247E">
        <w:rPr>
          <w:rFonts w:ascii="Times New Roman" w:eastAsia="Times New Roman" w:hAnsi="Times New Roman" w:cs="Times New Roman"/>
          <w:color w:val="000000"/>
        </w:rPr>
        <w:tab/>
        <w:t xml:space="preserve"> - 22215 (S 423), 30179 (3'UTR  173)</w:t>
      </w:r>
      <w:r w:rsidRPr="00DE247E">
        <w:rPr>
          <w:rFonts w:ascii="Times New Roman" w:eastAsia="Times New Roman" w:hAnsi="Times New Roman" w:cs="Times New Roman"/>
          <w:color w:val="000000"/>
        </w:rPr>
        <w:tab/>
        <w:t xml:space="preserve"> - 30180 (3'UTR 174), 23277 (S 1485)</w:t>
      </w:r>
      <w:r w:rsidRPr="00DE247E">
        <w:rPr>
          <w:rFonts w:ascii="Times New Roman" w:eastAsia="Times New Roman" w:hAnsi="Times New Roman" w:cs="Times New Roman"/>
          <w:color w:val="000000"/>
        </w:rPr>
        <w:tab/>
        <w:t xml:space="preserve"> - 23328 (S 1486)  </w:t>
      </w:r>
    </w:p>
    <w:p w14:paraId="70257295"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color w:val="000000"/>
        </w:rPr>
        <w:t xml:space="preserve">  </w:t>
      </w:r>
      <w:r w:rsidRPr="00DE247E">
        <w:rPr>
          <w:rFonts w:ascii="Times New Roman" w:eastAsia="Times New Roman" w:hAnsi="Times New Roman" w:cs="Times New Roman"/>
          <w:color w:val="000000"/>
        </w:rPr>
        <w:t>19774 (nsp14 1522</w:t>
      </w:r>
      <w:proofErr w:type="gramStart"/>
      <w:r w:rsidRPr="00DE247E">
        <w:rPr>
          <w:rFonts w:ascii="Times New Roman" w:eastAsia="Times New Roman" w:hAnsi="Times New Roman" w:cs="Times New Roman"/>
          <w:color w:val="000000"/>
        </w:rPr>
        <w:t>)  –</w:t>
      </w:r>
      <w:proofErr w:type="gramEnd"/>
      <w:r w:rsidRPr="00DE247E">
        <w:rPr>
          <w:rFonts w:ascii="Times New Roman" w:eastAsia="Times New Roman" w:hAnsi="Times New Roman" w:cs="Times New Roman"/>
          <w:color w:val="000000"/>
        </w:rPr>
        <w:t xml:space="preserve"> 22215 (S 423), 24715 (S 2923)  – 22215 (S 423), 27920 (ORF7a 209)  – 21600 (nsp16 712), 23182 (S 1390)  – 23260 (S 1468),</w:t>
      </w:r>
      <w:r w:rsidRPr="00DE247E">
        <w:rPr>
          <w:color w:val="000000"/>
        </w:rPr>
        <w:t xml:space="preserve"> </w:t>
      </w:r>
      <w:r w:rsidRPr="00DE247E">
        <w:rPr>
          <w:rFonts w:ascii="Times New Roman" w:eastAsia="Times New Roman" w:hAnsi="Times New Roman" w:cs="Times New Roman"/>
          <w:color w:val="000000"/>
        </w:rPr>
        <w:t xml:space="preserve">23277 (S 1485)  – 23328 (S 1536)  </w:t>
      </w:r>
    </w:p>
    <w:p w14:paraId="67A9B2F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- 340 (5'UTR 340), 23260 (S 1468)  - 23277 (S 1485), 23260 (S 1468)  - 23328 (S 1536), 23277 (S 1485)  - 22202 (S 410), 23277 (S 1485)  - 23328 (S 1536), 23328 (S 1536)  - 27920 (ORF7a 209), 340 (5'UTR 340)  - 27920 (ORF7a 209), 27920 (ORF7a 209)  - 21600 (nsp16 712), 27920 (ORF7a 209)  - 27954 (ORF7a 243), 27920 (ORF7a 209)  - 29212 (N 607), 19774 (nsp14 1522)  - 21600 (nsp16 712), 24715 (S 2923)  - 22215 (S 423), 22074 (S 282)  - 22215 (S 423), 30179 (3'UTR 173)  - 30180 (3'UTR 174)  (numbers in braces are nucleotide positions counting from begging of the respective gene)</w:t>
      </w:r>
    </w:p>
    <w:p w14:paraId="7442A848"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3C3EBF1A"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S2 Text. Epistatic pairs in Fig. 4.</w:t>
      </w:r>
    </w:p>
    <w:p w14:paraId="4E36267B"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131" w:name="_5t6f0pgamd8t" w:colFirst="0" w:colLast="0"/>
      <w:bookmarkEnd w:id="131"/>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23182 (S 1390)  - 23328 (S 1536), 23260 (S 1468)  - 340 (5'UTR 340), 23260 (S 1468)  - 23328 (S 1536), 23277 (S 1485)  - 22202 (S 410), 23277 (S 1485)  - 23328 (S 1536), 23328 (S 1536)  - 340 (5'UTR 340), 29246 (N 641)  - 6537 (nsp3 3684), 24715 (S 2923)  - 22215 (S 423), 22074 (S 282)  - 22215 (S 423), 27954 (ORF7a 243)  – 28068 (ORF7a 549)  </w:t>
      </w:r>
    </w:p>
    <w:p w14:paraId="0E6F14F4"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rFonts w:ascii="Times New Roman" w:eastAsia="Times New Roman" w:hAnsi="Times New Roman" w:cs="Times New Roman"/>
          <w:color w:val="000000"/>
        </w:rPr>
        <w:t xml:space="preserve"> 29246 (N 641)  - 6537 (nsp3 3684), 23182 (S 1390)  - 22202 (S 410), 23182 (S 1390)  - 23260 (S 1468), 23182 (S 1390)  - 23328 (S 1536), 23260 (S 1468)  - 22202 (S 410), 23260 (S 1468)  - 23328 (S 1536), 23277 (S 1485)  - 22202 (S 410), 23277 (S 1485)  - 23328 (S 1536), 24715 (S 2923)  – 22215 (S 423)  </w:t>
      </w:r>
    </w:p>
    <w:p w14:paraId="5683871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- 23328 (S 1536), 23277 (S 1485)  - 22202 (S 410), 23277 (S 1485)  - 23328 (S 1536), 23328 (S 1536)  - 340 (5'UTR 340), 24715 (S 2923)  - 22215 (S 423), 22074 (S 282)  - 22215 (S 423), 27954 (ORF7a 243)  - 28068 (ORF7a 549)</w:t>
      </w:r>
    </w:p>
    <w:p w14:paraId="0EE17A62"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6115050" cy="3390900"/>
                    </a:xfrm>
                    <a:prstGeom prst="rect">
                      <a:avLst/>
                    </a:prstGeom>
                    <a:ln/>
                  </pic:spPr>
                </pic:pic>
              </a:graphicData>
            </a:graphic>
          </wp:inline>
        </w:drawing>
      </w:r>
    </w:p>
    <w:p w14:paraId="7B20C7F5"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Simulation parameters and notation are as in Figure 1.</w:t>
      </w:r>
    </w:p>
    <w:p w14:paraId="336EBA2D"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544025" cy="3143519"/>
                    </a:xfrm>
                    <a:prstGeom prst="rect">
                      <a:avLst/>
                    </a:prstGeom>
                    <a:ln/>
                  </pic:spPr>
                </pic:pic>
              </a:graphicData>
            </a:graphic>
          </wp:inline>
        </w:drawing>
      </w:r>
    </w:p>
    <w:p w14:paraId="39E917D4"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S2. The error of detection of epistatic interactions from UFE correlator in the absence of recombination.</w:t>
      </w:r>
      <w:r>
        <w:rPr>
          <w:rFonts w:ascii="Times New Roman" w:eastAsia="Times New Roman" w:hAnsi="Times New Roman" w:cs="Times New Roman"/>
          <w:color w:val="000000"/>
        </w:rPr>
        <w:t xml:space="preserve"> Simulation parameters and notation as in Figure 1. </w:t>
      </w:r>
    </w:p>
    <w:p w14:paraId="5278C559"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4912135" cy="7343125"/>
                    </a:xfrm>
                    <a:prstGeom prst="rect">
                      <a:avLst/>
                    </a:prstGeom>
                    <a:ln/>
                  </pic:spPr>
                </pic:pic>
              </a:graphicData>
            </a:graphic>
          </wp:inline>
        </w:drawing>
      </w:r>
    </w:p>
    <w:p w14:paraId="7E37CCD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S3. The error of detection of epistatic interactions from Pearson coefficient.</w:t>
      </w:r>
      <w:r>
        <w:rPr>
          <w:rFonts w:ascii="Times New Roman" w:eastAsia="Times New Roman" w:hAnsi="Times New Roman" w:cs="Times New Roman"/>
          <w:color w:val="000000"/>
        </w:rPr>
        <w:t xml:space="preserve"> Simulation parameters and notation as in Figure 1. </w:t>
      </w:r>
    </w:p>
    <w:p w14:paraId="47F53B84"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4467870" cy="3105598"/>
                    </a:xfrm>
                    <a:prstGeom prst="rect">
                      <a:avLst/>
                    </a:prstGeom>
                    <a:ln/>
                  </pic:spPr>
                </pic:pic>
              </a:graphicData>
            </a:graphic>
          </wp:inline>
        </w:drawing>
      </w:r>
    </w:p>
    <w:p w14:paraId="25F900D6"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S4. The error of detection of epistatic interactions in the absence of recombination from Pearson coefficient.</w:t>
      </w:r>
      <w:r>
        <w:rPr>
          <w:rFonts w:ascii="Times New Roman" w:eastAsia="Times New Roman" w:hAnsi="Times New Roman" w:cs="Times New Roman"/>
          <w:color w:val="000000"/>
        </w:rPr>
        <w:t xml:space="preserve"> Simulation parameters and notation are as in Figure 1. </w:t>
      </w:r>
    </w:p>
    <w:p w14:paraId="45A7808D"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B9E2A44" wp14:editId="1DC82907">
            <wp:extent cx="5810250" cy="4733925"/>
            <wp:effectExtent l="0" t="0" r="0" b="9525"/>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810930" cy="4734479"/>
                    </a:xfrm>
                    <a:prstGeom prst="rect">
                      <a:avLst/>
                    </a:prstGeom>
                    <a:ln/>
                  </pic:spPr>
                </pic:pic>
              </a:graphicData>
            </a:graphic>
          </wp:inline>
        </w:drawing>
      </w:r>
    </w:p>
    <w:p w14:paraId="45FB6C60" w14:textId="77777777" w:rsidR="008A352D" w:rsidRDefault="008A352D" w:rsidP="008A352D">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59797FD5" w14:textId="77777777" w:rsidR="008A352D" w:rsidRDefault="008A352D" w:rsidP="008A352D">
      <w:pPr>
        <w:spacing w:line="360" w:lineRule="auto"/>
        <w:rPr>
          <w:rFonts w:ascii="Times New Roman" w:eastAsia="Times New Roman" w:hAnsi="Times New Roman" w:cs="Times New Roman"/>
          <w:b/>
        </w:rPr>
      </w:pPr>
      <w:r>
        <w:rPr>
          <w:rFonts w:ascii="Times New Roman" w:eastAsia="Times New Roman" w:hAnsi="Times New Roman" w:cs="Times New Roman"/>
          <w:b/>
        </w:rPr>
        <w:t>Figure S5. The variant of Fig. 4 without the sequences of the peak at 90 in Fig. 2.</w:t>
      </w:r>
    </w:p>
    <w:p w14:paraId="2529E9DE"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22DABF78" wp14:editId="3CF034D6">
            <wp:extent cx="6048375" cy="3286125"/>
            <wp:effectExtent l="0" t="0" r="0"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6048715" cy="3286310"/>
                    </a:xfrm>
                    <a:prstGeom prst="rect">
                      <a:avLst/>
                    </a:prstGeom>
                    <a:ln/>
                  </pic:spPr>
                </pic:pic>
              </a:graphicData>
            </a:graphic>
          </wp:inline>
        </w:drawing>
      </w:r>
    </w:p>
    <w:p w14:paraId="53FDBB2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48025270" w14:textId="77777777" w:rsidR="008A352D" w:rsidRPr="00DE247E"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S6. Epistatic interactions for SARS-CoV-2 genome predicted for Dataset 2 from UFE correlator between groups I and II</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 the mutation spectrum on the right</w:t>
      </w:r>
      <w:r>
        <w:rPr>
          <w:rFonts w:ascii="Times New Roman" w:eastAsia="Times New Roman" w:hAnsi="Times New Roman" w:cs="Times New Roman"/>
          <w:color w:val="000000"/>
        </w:rPr>
        <w:t xml:space="preserve">. Dataset 2 was constructed downloading 12,000 sequences from NCBI Virus database labeled B.1 and B.1.1.7 (Alpha), in equal numbers each. </w:t>
      </w:r>
    </w:p>
    <w:p w14:paraId="1C216928"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noProof/>
          <w:color w:val="000000"/>
        </w:rPr>
        <w:drawing>
          <wp:inline distT="0" distB="0" distL="0" distR="0" wp14:anchorId="6627D234" wp14:editId="20B7F447">
            <wp:extent cx="5940351" cy="32695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940351" cy="3269517"/>
                    </a:xfrm>
                    <a:prstGeom prst="rect">
                      <a:avLst/>
                    </a:prstGeom>
                    <a:ln/>
                  </pic:spPr>
                </pic:pic>
              </a:graphicData>
            </a:graphic>
          </wp:inline>
        </w:drawing>
      </w:r>
    </w:p>
    <w:p w14:paraId="528AD0CA"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2119227E" w14:textId="77777777" w:rsidR="00EF6A49" w:rsidRDefault="008A352D"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S7. Epistatic interactions for SARS-CoV-2 genome predicted for Dataset 3 from UFE correlator</w:t>
      </w:r>
      <w:r>
        <w:rPr>
          <w:rFonts w:ascii="Times New Roman" w:eastAsia="Times New Roman" w:hAnsi="Times New Roman" w:cs="Times New Roman"/>
          <w:color w:val="000000"/>
        </w:rPr>
        <w:t>. Dataset 3 was constructed using 20,000 random sequences from the NCBI. Virus database for the period from 09/24/2020 to 09/25/2021. Calculations were based on a single central peak marked with the red lines.</w:t>
      </w:r>
    </w:p>
    <w:p w14:paraId="0F6C1173" w14:textId="77777777" w:rsidR="00EF6A49"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p>
    <w:p w14:paraId="20D402E5" w14:textId="77777777" w:rsidR="003A1EA6" w:rsidRPr="003A1EA6" w:rsidRDefault="00EF6A49" w:rsidP="003A1EA6">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003A1EA6" w:rsidRPr="003A1EA6">
        <w:rPr>
          <w:noProof/>
        </w:rPr>
        <w:t>1.</w:t>
      </w:r>
      <w:r w:rsidR="003A1EA6" w:rsidRPr="003A1EA6">
        <w:rPr>
          <w:noProof/>
        </w:rPr>
        <w:tab/>
        <w:t>Carlborg O, Jacobsson L, Ahgren P, Siegel P, Andersson L. Epistasis and the release of genetic variation during long-term selection. Nat Genet. 2006;38(4):418-20. Epub 2006/03/15. doi: 10.1038/ng1761. PubMed PMID: 16532011.</w:t>
      </w:r>
    </w:p>
    <w:p w14:paraId="3679DD5D" w14:textId="77777777" w:rsidR="003A1EA6" w:rsidRPr="003A1EA6" w:rsidRDefault="003A1EA6" w:rsidP="003A1EA6">
      <w:pPr>
        <w:pStyle w:val="EndNoteBibliography"/>
        <w:spacing w:after="0"/>
        <w:rPr>
          <w:noProof/>
        </w:rPr>
      </w:pPr>
      <w:r w:rsidRPr="003A1EA6">
        <w:rPr>
          <w:noProof/>
        </w:rPr>
        <w:t>2.</w:t>
      </w:r>
      <w:r w:rsidRPr="003A1EA6">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41A106D6" w14:textId="77777777" w:rsidR="003A1EA6" w:rsidRPr="003A1EA6" w:rsidRDefault="003A1EA6" w:rsidP="003A1EA6">
      <w:pPr>
        <w:pStyle w:val="EndNoteBibliography"/>
        <w:spacing w:after="0"/>
        <w:rPr>
          <w:noProof/>
        </w:rPr>
      </w:pPr>
      <w:r w:rsidRPr="003A1EA6">
        <w:rPr>
          <w:noProof/>
        </w:rPr>
        <w:t>3.</w:t>
      </w:r>
      <w:r w:rsidRPr="003A1EA6">
        <w:rPr>
          <w:noProof/>
        </w:rPr>
        <w:tab/>
        <w:t>Gonzalez-Ortega E, Ballana E, Badia R, Clotet B, Este JA. Compensatory mutations rescue the virus replicative capacity of VIRIP-resistant HIV-1. Antiviral Res. 2011;92(3):479-83. Epub 2011/10/27. doi: 10.1016/j.antiviral.2011.10.010. PubMed PMID: 22027647.</w:t>
      </w:r>
    </w:p>
    <w:p w14:paraId="510C1968" w14:textId="77777777" w:rsidR="003A1EA6" w:rsidRPr="003A1EA6" w:rsidRDefault="003A1EA6" w:rsidP="003A1EA6">
      <w:pPr>
        <w:pStyle w:val="EndNoteBibliography"/>
        <w:spacing w:after="0"/>
        <w:rPr>
          <w:noProof/>
        </w:rPr>
      </w:pPr>
      <w:r w:rsidRPr="003A1EA6">
        <w:rPr>
          <w:noProof/>
        </w:rPr>
        <w:t>4.</w:t>
      </w:r>
      <w:r w:rsidRPr="003A1EA6">
        <w:rPr>
          <w:noProof/>
        </w:rPr>
        <w:tab/>
        <w:t>Handel A, Regoes RR, Antia R. The role of compensatory mutations in the emergence of drug resistance. PLoS Comput Biol. 2006;2(10):e137. Epub 2006/10/17. doi: 10.1371/journal.pcbi.0020137. PubMed PMID: 17040124; PubMed Central PMCID: PMCPMC1599768.</w:t>
      </w:r>
    </w:p>
    <w:p w14:paraId="650A17E1" w14:textId="77777777" w:rsidR="003A1EA6" w:rsidRPr="003A1EA6" w:rsidRDefault="003A1EA6" w:rsidP="003A1EA6">
      <w:pPr>
        <w:pStyle w:val="EndNoteBibliography"/>
        <w:spacing w:after="0"/>
        <w:rPr>
          <w:noProof/>
        </w:rPr>
      </w:pPr>
      <w:r w:rsidRPr="003A1EA6">
        <w:rPr>
          <w:noProof/>
        </w:rPr>
        <w:t>5.</w:t>
      </w:r>
      <w:r w:rsidRPr="003A1EA6">
        <w:rPr>
          <w:noProof/>
        </w:rPr>
        <w:tab/>
        <w:t>Levin BR, Perrot V, Walker N. Compensatory mutations, antibiotic resistance and the population genetics of adaptive evolution in bacteria. Genetics. 2000;154(3):985-97. Epub 2000/04/11. PubMed PMID: 10757748; PubMed Central PMCID: PMCPMC1460977.</w:t>
      </w:r>
    </w:p>
    <w:p w14:paraId="3603A315" w14:textId="77777777" w:rsidR="003A1EA6" w:rsidRPr="003A1EA6" w:rsidRDefault="003A1EA6" w:rsidP="003A1EA6">
      <w:pPr>
        <w:pStyle w:val="EndNoteBibliography"/>
        <w:spacing w:after="0"/>
        <w:rPr>
          <w:noProof/>
        </w:rPr>
      </w:pPr>
      <w:r w:rsidRPr="003A1EA6">
        <w:rPr>
          <w:noProof/>
        </w:rPr>
        <w:t>6.</w:t>
      </w:r>
      <w:r w:rsidRPr="003A1EA6">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417D19FF" w14:textId="77777777" w:rsidR="003A1EA6" w:rsidRPr="003A1EA6" w:rsidRDefault="003A1EA6" w:rsidP="003A1EA6">
      <w:pPr>
        <w:pStyle w:val="EndNoteBibliography"/>
        <w:spacing w:after="0"/>
        <w:rPr>
          <w:noProof/>
        </w:rPr>
      </w:pPr>
      <w:r w:rsidRPr="003A1EA6">
        <w:rPr>
          <w:noProof/>
        </w:rPr>
        <w:t>7.</w:t>
      </w:r>
      <w:r w:rsidRPr="003A1EA6">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50FFAB36" w14:textId="77777777" w:rsidR="003A1EA6" w:rsidRPr="003A1EA6" w:rsidRDefault="003A1EA6" w:rsidP="003A1EA6">
      <w:pPr>
        <w:pStyle w:val="EndNoteBibliography"/>
        <w:spacing w:after="0"/>
        <w:rPr>
          <w:noProof/>
        </w:rPr>
      </w:pPr>
      <w:r w:rsidRPr="003A1EA6">
        <w:rPr>
          <w:noProof/>
        </w:rPr>
        <w:t>8.</w:t>
      </w:r>
      <w:r w:rsidRPr="003A1EA6">
        <w:rPr>
          <w:noProof/>
        </w:rPr>
        <w:tab/>
        <w:t>Weissman DB, Desai MM, Fisher DS, Feldman MW. The rate at which asexual populations cross fitness valleys. Theor Popul Biol. 2009;75(4):286-300. Epub 2009/03/17. doi: 10.1016/j.tpb.2009.02.006. PubMed PMID: 19285994; PubMed Central PMCID: PMCPMC2992471.</w:t>
      </w:r>
    </w:p>
    <w:p w14:paraId="4BAF13D8" w14:textId="77777777" w:rsidR="003A1EA6" w:rsidRPr="003A1EA6" w:rsidRDefault="003A1EA6" w:rsidP="003A1EA6">
      <w:pPr>
        <w:pStyle w:val="EndNoteBibliography"/>
        <w:spacing w:after="0"/>
        <w:rPr>
          <w:noProof/>
        </w:rPr>
      </w:pPr>
      <w:r w:rsidRPr="00FC4B93">
        <w:rPr>
          <w:noProof/>
          <w:lang w:val="fr-FR"/>
        </w:rPr>
        <w:t>9.</w:t>
      </w:r>
      <w:r w:rsidRPr="00FC4B93">
        <w:rPr>
          <w:noProof/>
          <w:lang w:val="fr-FR"/>
        </w:rPr>
        <w:tab/>
        <w:t xml:space="preserve">Liu D, Zuo T, Hora B, Song H, Kong W, Yu X, et al. </w:t>
      </w:r>
      <w:r w:rsidRPr="003A1EA6">
        <w:rPr>
          <w:noProof/>
        </w:rPr>
        <w:t>Preexisting compensatory amino acids compromise fitness costs of a HIV-1 T cell escape mutation. Retrovirology. 2014;11:101. Epub 20141119. doi: 10.1186/s12977-014-0101-0. PubMed PMID: 25407514; PubMed Central PMCID: PMCPMC4264250.</w:t>
      </w:r>
    </w:p>
    <w:p w14:paraId="389A8C36" w14:textId="77777777" w:rsidR="003A1EA6" w:rsidRPr="003A1EA6" w:rsidRDefault="003A1EA6" w:rsidP="003A1EA6">
      <w:pPr>
        <w:pStyle w:val="EndNoteBibliography"/>
        <w:spacing w:after="0"/>
        <w:rPr>
          <w:noProof/>
        </w:rPr>
      </w:pPr>
      <w:r w:rsidRPr="003A1EA6">
        <w:rPr>
          <w:noProof/>
        </w:rPr>
        <w:t>10.</w:t>
      </w:r>
      <w:r w:rsidRPr="003A1EA6">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32E93156" w14:textId="77777777" w:rsidR="003A1EA6" w:rsidRPr="003A1EA6" w:rsidRDefault="003A1EA6" w:rsidP="003A1EA6">
      <w:pPr>
        <w:pStyle w:val="EndNoteBibliography"/>
        <w:spacing w:after="0"/>
        <w:rPr>
          <w:noProof/>
        </w:rPr>
      </w:pPr>
      <w:r w:rsidRPr="00FC4B93">
        <w:rPr>
          <w:noProof/>
          <w:lang w:val="fr-FR"/>
        </w:rPr>
        <w:t>11.</w:t>
      </w:r>
      <w:r w:rsidRPr="00FC4B93">
        <w:rPr>
          <w:noProof/>
          <w:lang w:val="fr-FR"/>
        </w:rPr>
        <w:tab/>
        <w:t xml:space="preserve">Song H, Pavlicek JW, Cai F, Bhattacharya T, Li H, Iyer SS, et al. </w:t>
      </w:r>
      <w:r w:rsidRPr="003A1EA6">
        <w:rPr>
          <w:noProof/>
        </w:rPr>
        <w:t>Impact of immune escape mutations on HIV-1 fitness in the context of the cognate transmitted/founder genome. Retrovirology. 2012;9:89. Epub 20121030. doi: 10.1186/1742-4690-9-89. PubMed PMID: 23110705; PubMed Central PMCID: PMCPMC3496648.</w:t>
      </w:r>
    </w:p>
    <w:p w14:paraId="5E311D95" w14:textId="77777777" w:rsidR="003A1EA6" w:rsidRPr="003A1EA6" w:rsidRDefault="003A1EA6" w:rsidP="003A1EA6">
      <w:pPr>
        <w:pStyle w:val="EndNoteBibliography"/>
        <w:spacing w:after="0"/>
        <w:rPr>
          <w:noProof/>
        </w:rPr>
      </w:pPr>
      <w:r w:rsidRPr="003A1EA6">
        <w:rPr>
          <w:noProof/>
        </w:rPr>
        <w:t>12.</w:t>
      </w:r>
      <w:r w:rsidRPr="003A1EA6">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10F1D48A" w14:textId="77777777" w:rsidR="003A1EA6" w:rsidRPr="003A1EA6" w:rsidRDefault="003A1EA6" w:rsidP="003A1EA6">
      <w:pPr>
        <w:pStyle w:val="EndNoteBibliography"/>
        <w:spacing w:after="0"/>
        <w:rPr>
          <w:noProof/>
        </w:rPr>
      </w:pPr>
      <w:r w:rsidRPr="003A1EA6">
        <w:rPr>
          <w:noProof/>
        </w:rPr>
        <w:t>13.</w:t>
      </w:r>
      <w:r w:rsidRPr="003A1EA6">
        <w:rPr>
          <w:noProof/>
        </w:rPr>
        <w:tab/>
        <w:t>Rouzine IM. Evolutionary Mechanisms of the Emergence of the Variants of Concern of SARS-CoV-2. Viruses. 2025;17(2). Epub 20250130. doi: 10.3390/v17020197. PubMed PMID: 40006952; PubMed Central PMCID: PMCPMC11861269.</w:t>
      </w:r>
    </w:p>
    <w:p w14:paraId="52EC3E01" w14:textId="77777777" w:rsidR="003A1EA6" w:rsidRPr="003A1EA6" w:rsidRDefault="003A1EA6" w:rsidP="003A1EA6">
      <w:pPr>
        <w:pStyle w:val="EndNoteBibliography"/>
        <w:spacing w:after="0"/>
        <w:rPr>
          <w:noProof/>
        </w:rPr>
      </w:pPr>
      <w:r w:rsidRPr="003A1EA6">
        <w:rPr>
          <w:noProof/>
        </w:rPr>
        <w:t>14.</w:t>
      </w:r>
      <w:r w:rsidRPr="003A1EA6">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0C87F2A4" w14:textId="77777777" w:rsidR="003A1EA6" w:rsidRPr="003A1EA6" w:rsidRDefault="003A1EA6" w:rsidP="003A1EA6">
      <w:pPr>
        <w:pStyle w:val="EndNoteBibliography"/>
        <w:spacing w:after="0"/>
        <w:rPr>
          <w:noProof/>
        </w:rPr>
      </w:pPr>
      <w:r w:rsidRPr="003A1EA6">
        <w:rPr>
          <w:noProof/>
        </w:rPr>
        <w:t>15.</w:t>
      </w:r>
      <w:r w:rsidRPr="003A1EA6">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45634080" w14:textId="77777777" w:rsidR="003A1EA6" w:rsidRPr="003A1EA6" w:rsidRDefault="003A1EA6" w:rsidP="003A1EA6">
      <w:pPr>
        <w:pStyle w:val="EndNoteBibliography"/>
        <w:spacing w:after="0"/>
        <w:rPr>
          <w:noProof/>
        </w:rPr>
      </w:pPr>
      <w:r w:rsidRPr="003A1EA6">
        <w:rPr>
          <w:noProof/>
        </w:rPr>
        <w:t>16.</w:t>
      </w:r>
      <w:r w:rsidRPr="003A1EA6">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584759" w14:textId="77777777" w:rsidR="003A1EA6" w:rsidRPr="003A1EA6" w:rsidRDefault="003A1EA6" w:rsidP="003A1EA6">
      <w:pPr>
        <w:pStyle w:val="EndNoteBibliography"/>
        <w:spacing w:after="0"/>
        <w:rPr>
          <w:noProof/>
        </w:rPr>
      </w:pPr>
      <w:r w:rsidRPr="003A1EA6">
        <w:rPr>
          <w:noProof/>
        </w:rPr>
        <w:lastRenderedPageBreak/>
        <w:t>17.</w:t>
      </w:r>
      <w:r w:rsidRPr="003A1EA6">
        <w:rPr>
          <w:noProof/>
        </w:rPr>
        <w:tab/>
        <w:t>Yewdell JW. Antigenic drift: Understanding COVID-19. Immunity. 2021;54(12):2681-7. Epub 2021/12/16. doi: 10.1016/j.immuni.2021.11.016. PubMed PMID: 34910934; PubMed Central PMCID: PMCPMC8669911.</w:t>
      </w:r>
    </w:p>
    <w:p w14:paraId="7A7B1123" w14:textId="77777777" w:rsidR="003A1EA6" w:rsidRPr="003A1EA6" w:rsidRDefault="003A1EA6" w:rsidP="003A1EA6">
      <w:pPr>
        <w:pStyle w:val="EndNoteBibliography"/>
        <w:spacing w:after="0"/>
        <w:rPr>
          <w:noProof/>
        </w:rPr>
      </w:pPr>
      <w:r w:rsidRPr="003A1EA6">
        <w:rPr>
          <w:noProof/>
        </w:rPr>
        <w:t>18.</w:t>
      </w:r>
      <w:r w:rsidRPr="003A1EA6">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2AD3C7E1" w14:textId="77777777" w:rsidR="003A1EA6" w:rsidRPr="003A1EA6" w:rsidRDefault="003A1EA6" w:rsidP="003A1EA6">
      <w:pPr>
        <w:pStyle w:val="EndNoteBibliography"/>
        <w:spacing w:after="0"/>
        <w:rPr>
          <w:noProof/>
        </w:rPr>
      </w:pPr>
      <w:r w:rsidRPr="003A1EA6">
        <w:rPr>
          <w:noProof/>
        </w:rPr>
        <w:t>19.</w:t>
      </w:r>
      <w:r w:rsidRPr="003A1EA6">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14EC8F28" w14:textId="77777777" w:rsidR="003A1EA6" w:rsidRPr="003A1EA6" w:rsidRDefault="003A1EA6" w:rsidP="003A1EA6">
      <w:pPr>
        <w:pStyle w:val="EndNoteBibliography"/>
        <w:spacing w:after="0"/>
        <w:rPr>
          <w:noProof/>
        </w:rPr>
      </w:pPr>
      <w:r w:rsidRPr="003A1EA6">
        <w:rPr>
          <w:noProof/>
        </w:rPr>
        <w:t>20.</w:t>
      </w:r>
      <w:r w:rsidRPr="003A1EA6">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5D6426DE" w14:textId="77777777" w:rsidR="003A1EA6" w:rsidRPr="003A1EA6" w:rsidRDefault="003A1EA6" w:rsidP="003A1EA6">
      <w:pPr>
        <w:pStyle w:val="EndNoteBibliography"/>
        <w:spacing w:after="0"/>
        <w:rPr>
          <w:noProof/>
        </w:rPr>
      </w:pPr>
      <w:r w:rsidRPr="003A1EA6">
        <w:rPr>
          <w:noProof/>
        </w:rPr>
        <w:t>21.</w:t>
      </w:r>
      <w:r w:rsidRPr="003A1EA6">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37FA3E19" w14:textId="77777777" w:rsidR="003A1EA6" w:rsidRPr="003A1EA6" w:rsidRDefault="003A1EA6" w:rsidP="003A1EA6">
      <w:pPr>
        <w:pStyle w:val="EndNoteBibliography"/>
        <w:spacing w:after="0"/>
        <w:rPr>
          <w:noProof/>
        </w:rPr>
      </w:pPr>
      <w:r w:rsidRPr="00FC4B93">
        <w:rPr>
          <w:noProof/>
          <w:lang w:val="fr-FR"/>
        </w:rPr>
        <w:t>22.</w:t>
      </w:r>
      <w:r w:rsidRPr="00FC4B93">
        <w:rPr>
          <w:noProof/>
          <w:lang w:val="fr-FR"/>
        </w:rPr>
        <w:tab/>
        <w:t xml:space="preserve">Thorne LG, Bouhaddou M, Reuschl AK, Zuliani-Alvarez L, Polacco B, Pelin A, et al. </w:t>
      </w:r>
      <w:r w:rsidRPr="003A1EA6">
        <w:rPr>
          <w:noProof/>
        </w:rPr>
        <w:t>Evolution of enhanced innate immune evasion by SARS-CoV-2. Nature. 2022;602(7897):487-95. Epub 20211223. doi: 10.1038/s41586-021-04352-y. PubMed PMID: 34942634; PubMed Central PMCID: PMCPMC8850198.</w:t>
      </w:r>
    </w:p>
    <w:p w14:paraId="4D1BDF53" w14:textId="77777777" w:rsidR="003A1EA6" w:rsidRPr="003A1EA6" w:rsidRDefault="003A1EA6" w:rsidP="003A1EA6">
      <w:pPr>
        <w:pStyle w:val="EndNoteBibliography"/>
        <w:spacing w:after="0"/>
        <w:rPr>
          <w:noProof/>
        </w:rPr>
      </w:pPr>
      <w:r w:rsidRPr="003A1EA6">
        <w:rPr>
          <w:noProof/>
        </w:rPr>
        <w:t>23.</w:t>
      </w:r>
      <w:r w:rsidRPr="003A1EA6">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1F803D09" w14:textId="77777777" w:rsidR="003A1EA6" w:rsidRPr="003A1EA6" w:rsidRDefault="003A1EA6" w:rsidP="003A1EA6">
      <w:pPr>
        <w:pStyle w:val="EndNoteBibliography"/>
        <w:spacing w:after="0"/>
        <w:rPr>
          <w:noProof/>
        </w:rPr>
      </w:pPr>
      <w:r w:rsidRPr="003A1EA6">
        <w:rPr>
          <w:noProof/>
        </w:rPr>
        <w:t>24.</w:t>
      </w:r>
      <w:r w:rsidRPr="003A1EA6">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1413157F" w14:textId="77777777" w:rsidR="003A1EA6" w:rsidRPr="003A1EA6" w:rsidRDefault="003A1EA6" w:rsidP="003A1EA6">
      <w:pPr>
        <w:pStyle w:val="EndNoteBibliography"/>
        <w:spacing w:after="0"/>
        <w:rPr>
          <w:noProof/>
        </w:rPr>
      </w:pPr>
      <w:r w:rsidRPr="003A1EA6">
        <w:rPr>
          <w:noProof/>
        </w:rPr>
        <w:t>25.</w:t>
      </w:r>
      <w:r w:rsidRPr="003A1EA6">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317392FE" w14:textId="77777777" w:rsidR="003A1EA6" w:rsidRPr="003A1EA6" w:rsidRDefault="003A1EA6" w:rsidP="003A1EA6">
      <w:pPr>
        <w:pStyle w:val="EndNoteBibliography"/>
        <w:spacing w:after="0"/>
        <w:rPr>
          <w:noProof/>
        </w:rPr>
      </w:pPr>
      <w:r w:rsidRPr="003A1EA6">
        <w:rPr>
          <w:noProof/>
        </w:rPr>
        <w:t>26.</w:t>
      </w:r>
      <w:r w:rsidRPr="003A1EA6">
        <w:rPr>
          <w:noProof/>
        </w:rPr>
        <w:tab/>
        <w:t>Cordell HJ. Detecting gene-gene interactions that underlie human diseases. Nature reviews Genetics. 2009;10(6):392-404. doi: 10.1038/nrg2579. PubMed PMID: PMC2872761.</w:t>
      </w:r>
    </w:p>
    <w:p w14:paraId="6F02576C" w14:textId="77777777" w:rsidR="003A1EA6" w:rsidRPr="003A1EA6" w:rsidRDefault="003A1EA6" w:rsidP="003A1EA6">
      <w:pPr>
        <w:pStyle w:val="EndNoteBibliography"/>
        <w:spacing w:after="0"/>
        <w:rPr>
          <w:noProof/>
        </w:rPr>
      </w:pPr>
      <w:r w:rsidRPr="003A1EA6">
        <w:rPr>
          <w:noProof/>
        </w:rPr>
        <w:t>27.</w:t>
      </w:r>
      <w:r w:rsidRPr="003A1EA6">
        <w:rPr>
          <w:noProof/>
        </w:rPr>
        <w:tab/>
        <w:t>Ueki M, Cordell HJ. Improved statistics for genome-wide interaction analysis. PLoS Genet. 2012;8(4):e1002625. Epub 2012/04/13. doi: 10.1371/journal.pgen.1002625. PubMed PMID: 22496670; PubMed Central PMCID: PMCPMC3320596.</w:t>
      </w:r>
    </w:p>
    <w:p w14:paraId="040EA3A0" w14:textId="77777777" w:rsidR="003A1EA6" w:rsidRPr="003A1EA6" w:rsidRDefault="003A1EA6" w:rsidP="003A1EA6">
      <w:pPr>
        <w:pStyle w:val="EndNoteBibliography"/>
        <w:spacing w:after="0"/>
        <w:rPr>
          <w:noProof/>
        </w:rPr>
      </w:pPr>
      <w:r w:rsidRPr="003A1EA6">
        <w:rPr>
          <w:noProof/>
        </w:rPr>
        <w:t>28.</w:t>
      </w:r>
      <w:r w:rsidRPr="003A1EA6">
        <w:rPr>
          <w:noProof/>
        </w:rPr>
        <w:tab/>
        <w:t>Kimura M. Attainment of Quasi Linkage Equilibrium When Gene Frequencies Are Changing by Natural Selection. Genetics. 1965;52(5):875-90. doi: 10.1093/genetics/52.5.875. PubMed PMID: 17248281; PubMed Central PMCID: PMCPMC1210959.</w:t>
      </w:r>
    </w:p>
    <w:p w14:paraId="7711C770" w14:textId="77777777" w:rsidR="003A1EA6" w:rsidRPr="003A1EA6" w:rsidRDefault="003A1EA6" w:rsidP="003A1EA6">
      <w:pPr>
        <w:pStyle w:val="EndNoteBibliography"/>
        <w:spacing w:after="0"/>
        <w:rPr>
          <w:noProof/>
        </w:rPr>
      </w:pPr>
      <w:r w:rsidRPr="003A1EA6">
        <w:rPr>
          <w:noProof/>
        </w:rPr>
        <w:t>29.</w:t>
      </w:r>
      <w:r w:rsidRPr="003A1EA6">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36D6BC4B" w14:textId="77777777" w:rsidR="003A1EA6" w:rsidRPr="003A1EA6" w:rsidRDefault="003A1EA6" w:rsidP="003A1EA6">
      <w:pPr>
        <w:pStyle w:val="EndNoteBibliography"/>
        <w:spacing w:after="0"/>
        <w:rPr>
          <w:noProof/>
        </w:rPr>
      </w:pPr>
      <w:r w:rsidRPr="003A1EA6">
        <w:rPr>
          <w:noProof/>
        </w:rPr>
        <w:t>30.</w:t>
      </w:r>
      <w:r w:rsidRPr="003A1EA6">
        <w:rPr>
          <w:noProof/>
        </w:rPr>
        <w:tab/>
        <w:t>Neher RA, Shraiman BI. Statistical genetics and evolution of quantitative traits. Reviews of Modern Physics. 2011;83:1283.</w:t>
      </w:r>
    </w:p>
    <w:p w14:paraId="64F92C15" w14:textId="77777777" w:rsidR="003A1EA6" w:rsidRPr="003A1EA6" w:rsidRDefault="003A1EA6" w:rsidP="003A1EA6">
      <w:pPr>
        <w:pStyle w:val="EndNoteBibliography"/>
        <w:spacing w:after="0"/>
        <w:rPr>
          <w:noProof/>
        </w:rPr>
      </w:pPr>
      <w:r w:rsidRPr="003A1EA6">
        <w:rPr>
          <w:noProof/>
        </w:rPr>
        <w:t>31.</w:t>
      </w:r>
      <w:r w:rsidRPr="003A1EA6">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557929C0" w14:textId="77777777" w:rsidR="003A1EA6" w:rsidRPr="003A1EA6" w:rsidRDefault="003A1EA6" w:rsidP="003A1EA6">
      <w:pPr>
        <w:pStyle w:val="EndNoteBibliography"/>
        <w:rPr>
          <w:noProof/>
        </w:rPr>
      </w:pPr>
      <w:r w:rsidRPr="003A1EA6">
        <w:rPr>
          <w:noProof/>
        </w:rPr>
        <w:t>32.</w:t>
      </w:r>
      <w:r w:rsidRPr="003A1EA6">
        <w:rPr>
          <w:noProof/>
        </w:rPr>
        <w:tab/>
        <w:t>Wei W-H, Hemani G, Haley CS. Detecting epistasis in human complex traits. Nature Reviews Genetics. 2014;15:722. doi: 10.1038/nrg3747</w:t>
      </w:r>
    </w:p>
    <w:p w14:paraId="506D020F" w14:textId="6F70BA99" w:rsidR="003A1EA6" w:rsidRPr="003A1EA6" w:rsidRDefault="007552B1" w:rsidP="003A1EA6">
      <w:pPr>
        <w:pStyle w:val="EndNoteBibliography"/>
        <w:spacing w:after="0"/>
        <w:rPr>
          <w:noProof/>
        </w:rPr>
      </w:pPr>
      <w:hyperlink r:id="rId27" w:anchor="supplementary-information" w:history="1">
        <w:r w:rsidR="003A1EA6" w:rsidRPr="003A1EA6">
          <w:rPr>
            <w:rStyle w:val="a4"/>
            <w:noProof/>
          </w:rPr>
          <w:t>https://www.nature.com/articles/nrg3747#supplementary-information</w:t>
        </w:r>
      </w:hyperlink>
      <w:r w:rsidR="003A1EA6" w:rsidRPr="003A1EA6">
        <w:rPr>
          <w:noProof/>
        </w:rPr>
        <w:t>.</w:t>
      </w:r>
    </w:p>
    <w:p w14:paraId="499A23BB" w14:textId="77777777" w:rsidR="003A1EA6" w:rsidRPr="003A1EA6" w:rsidRDefault="003A1EA6" w:rsidP="003A1EA6">
      <w:pPr>
        <w:pStyle w:val="EndNoteBibliography"/>
        <w:spacing w:after="0"/>
        <w:rPr>
          <w:noProof/>
        </w:rPr>
      </w:pPr>
      <w:r w:rsidRPr="003A1EA6">
        <w:rPr>
          <w:noProof/>
        </w:rPr>
        <w:t>33.</w:t>
      </w:r>
      <w:r w:rsidRPr="003A1EA6">
        <w:rPr>
          <w:noProof/>
        </w:rPr>
        <w:tab/>
        <w:t>Fisher RA. The genetical theory of natural  selection. Oxford, United Kingdom: Clarendon Press, 1958; 1930.</w:t>
      </w:r>
    </w:p>
    <w:p w14:paraId="5F2C22C3" w14:textId="77777777" w:rsidR="003A1EA6" w:rsidRPr="003A1EA6" w:rsidRDefault="003A1EA6" w:rsidP="003A1EA6">
      <w:pPr>
        <w:pStyle w:val="EndNoteBibliography"/>
        <w:spacing w:after="0"/>
        <w:rPr>
          <w:noProof/>
        </w:rPr>
      </w:pPr>
      <w:r w:rsidRPr="003A1EA6">
        <w:rPr>
          <w:noProof/>
        </w:rPr>
        <w:lastRenderedPageBreak/>
        <w:t>34.</w:t>
      </w:r>
      <w:r w:rsidRPr="003A1EA6">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32CCAFEE" w14:textId="77777777" w:rsidR="003A1EA6" w:rsidRPr="003A1EA6" w:rsidRDefault="003A1EA6" w:rsidP="003A1EA6">
      <w:pPr>
        <w:pStyle w:val="EndNoteBibliography"/>
        <w:spacing w:after="0"/>
        <w:rPr>
          <w:noProof/>
        </w:rPr>
      </w:pPr>
      <w:r w:rsidRPr="003A1EA6">
        <w:rPr>
          <w:noProof/>
        </w:rPr>
        <w:t>35.</w:t>
      </w:r>
      <w:r w:rsidRPr="003A1EA6">
        <w:rPr>
          <w:noProof/>
        </w:rPr>
        <w:tab/>
        <w:t>Rouzine IM. Long-range linkage effects in adapting sexual populations. Sci Rep. 2023;13(1):12492. Epub 20230801. doi: 10.1038/s41598-023-39392-z. PubMed PMID: 37528175; PubMed Central PMCID: PMCPMC10393966.</w:t>
      </w:r>
    </w:p>
    <w:p w14:paraId="78A14E89" w14:textId="77777777" w:rsidR="003A1EA6" w:rsidRPr="003A1EA6" w:rsidRDefault="003A1EA6" w:rsidP="003A1EA6">
      <w:pPr>
        <w:pStyle w:val="EndNoteBibliography"/>
        <w:spacing w:after="0"/>
        <w:rPr>
          <w:noProof/>
        </w:rPr>
      </w:pPr>
      <w:r w:rsidRPr="003A1EA6">
        <w:rPr>
          <w:noProof/>
        </w:rPr>
        <w:t>36.</w:t>
      </w:r>
      <w:r w:rsidRPr="003A1EA6">
        <w:rPr>
          <w:noProof/>
        </w:rPr>
        <w:tab/>
        <w:t>Pedruzzi G, Barlukova A, Rouzine IM. Evolutionary footprint of epistasis. PLoS Comput Biol. 2018;14(9):e1006426. Epub 2018/09/18. doi: 10.1371/journal.pcbi.1006426. PubMed PMID: 30222748; PubMed Central PMCID: PMCPMC6177197.</w:t>
      </w:r>
    </w:p>
    <w:p w14:paraId="585C669B" w14:textId="77777777" w:rsidR="003A1EA6" w:rsidRPr="003A1EA6" w:rsidRDefault="003A1EA6" w:rsidP="003A1EA6">
      <w:pPr>
        <w:pStyle w:val="EndNoteBibliography"/>
        <w:spacing w:after="0"/>
        <w:rPr>
          <w:noProof/>
        </w:rPr>
      </w:pPr>
      <w:r w:rsidRPr="003A1EA6">
        <w:rPr>
          <w:noProof/>
        </w:rPr>
        <w:t>37.</w:t>
      </w:r>
      <w:r w:rsidRPr="003A1EA6">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212F900E" w14:textId="77777777" w:rsidR="003A1EA6" w:rsidRPr="003A1EA6" w:rsidRDefault="003A1EA6" w:rsidP="003A1EA6">
      <w:pPr>
        <w:pStyle w:val="EndNoteBibliography"/>
        <w:spacing w:after="0"/>
        <w:rPr>
          <w:noProof/>
        </w:rPr>
      </w:pPr>
      <w:r w:rsidRPr="003A1EA6">
        <w:rPr>
          <w:noProof/>
        </w:rPr>
        <w:t>38.</w:t>
      </w:r>
      <w:r w:rsidRPr="003A1EA6">
        <w:rPr>
          <w:noProof/>
        </w:rPr>
        <w:tab/>
        <w:t>Neverov AD, Kryazhimskiy S, Plotkin JB, Bazykin GA. Coordinated Evolution of Influenza A Surface Proteins. PLoS Genet. 2015;11(8):e1005404. Epub 20150806. doi: 10.1371/journal.pgen.1005404. PubMed PMID: 26247472; PubMed Central PMCID: PMCPMC4527594.</w:t>
      </w:r>
    </w:p>
    <w:p w14:paraId="31960E80" w14:textId="77777777" w:rsidR="003A1EA6" w:rsidRPr="003A1EA6" w:rsidRDefault="003A1EA6" w:rsidP="003A1EA6">
      <w:pPr>
        <w:pStyle w:val="EndNoteBibliography"/>
        <w:spacing w:after="0"/>
        <w:rPr>
          <w:noProof/>
        </w:rPr>
      </w:pPr>
      <w:r w:rsidRPr="003A1EA6">
        <w:rPr>
          <w:noProof/>
        </w:rPr>
        <w:t>39.</w:t>
      </w:r>
      <w:r w:rsidRPr="003A1EA6">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443333DC" w14:textId="77777777" w:rsidR="003A1EA6" w:rsidRPr="003A1EA6" w:rsidRDefault="003A1EA6" w:rsidP="003A1EA6">
      <w:pPr>
        <w:pStyle w:val="EndNoteBibliography"/>
        <w:spacing w:after="0"/>
        <w:rPr>
          <w:noProof/>
        </w:rPr>
      </w:pPr>
      <w:r w:rsidRPr="003A1EA6">
        <w:rPr>
          <w:noProof/>
        </w:rPr>
        <w:t>40.</w:t>
      </w:r>
      <w:r w:rsidRPr="003A1EA6">
        <w:rPr>
          <w:noProof/>
        </w:rPr>
        <w:tab/>
        <w:t>Bonhoeffer S, Chappey C, Parkin NT, Whitcomb JM, Petropoulos CJ. Evidence for positive epistasis in HIV-1. Science. 2004;306(5701):1547-50. doi: 10.1126/science.1101786. PubMed PMID: 15567861.</w:t>
      </w:r>
    </w:p>
    <w:p w14:paraId="30447071" w14:textId="77777777" w:rsidR="003A1EA6" w:rsidRPr="003A1EA6" w:rsidRDefault="003A1EA6" w:rsidP="003A1EA6">
      <w:pPr>
        <w:pStyle w:val="EndNoteBibliography"/>
        <w:spacing w:after="0"/>
        <w:rPr>
          <w:noProof/>
        </w:rPr>
      </w:pPr>
      <w:r w:rsidRPr="00FC4B93">
        <w:rPr>
          <w:noProof/>
          <w:lang w:val="fr-FR"/>
        </w:rPr>
        <w:t>41.</w:t>
      </w:r>
      <w:r w:rsidRPr="00FC4B93">
        <w:rPr>
          <w:noProof/>
          <w:lang w:val="fr-FR"/>
        </w:rPr>
        <w:tab/>
        <w:t xml:space="preserve">Zhang TH, Dai L, Barton JP, Du Y, Tan Y, Pang W, et al. </w:t>
      </w:r>
      <w:r w:rsidRPr="003A1EA6">
        <w:rPr>
          <w:noProof/>
        </w:rPr>
        <w:t>Predominance of positive epistasis among drug resistance-associated mutations in HIV-1 protease. PLoS Genet. 2020;16(10):e1009009. Epub 20201021. doi: 10.1371/journal.pgen.1009009. PubMed PMID: 33085662; PubMed Central PMCID: PMCPMC7605711.</w:t>
      </w:r>
    </w:p>
    <w:p w14:paraId="0F95179D" w14:textId="77777777" w:rsidR="003A1EA6" w:rsidRPr="003A1EA6" w:rsidRDefault="003A1EA6" w:rsidP="003A1EA6">
      <w:pPr>
        <w:pStyle w:val="EndNoteBibliography"/>
        <w:spacing w:after="0"/>
        <w:rPr>
          <w:noProof/>
        </w:rPr>
      </w:pPr>
      <w:r w:rsidRPr="00FC4B93">
        <w:rPr>
          <w:noProof/>
          <w:lang w:val="fr-FR"/>
        </w:rPr>
        <w:t>42.</w:t>
      </w:r>
      <w:r w:rsidRPr="00FC4B93">
        <w:rPr>
          <w:noProof/>
          <w:lang w:val="fr-FR"/>
        </w:rPr>
        <w:tab/>
        <w:t xml:space="preserve">Althaus CL, De Boer RJ. </w:t>
      </w:r>
      <w:r w:rsidRPr="003A1EA6">
        <w:rPr>
          <w:noProof/>
        </w:rPr>
        <w:t>Dynamics of immune escape during HIV/SIV infection. PLoS Comput Biol. 2008;4(7):e1000103. Epub 20080718. doi: 10.1371/journal.pcbi.1000103. PubMed PMID: 18636096; PubMed Central PMCID: PMCPMC2423483.</w:t>
      </w:r>
    </w:p>
    <w:p w14:paraId="364D255D" w14:textId="77777777" w:rsidR="003A1EA6" w:rsidRPr="003A1EA6" w:rsidRDefault="003A1EA6" w:rsidP="003A1EA6">
      <w:pPr>
        <w:pStyle w:val="EndNoteBibliography"/>
        <w:spacing w:after="0"/>
        <w:rPr>
          <w:noProof/>
        </w:rPr>
      </w:pPr>
      <w:r w:rsidRPr="003A1EA6">
        <w:rPr>
          <w:noProof/>
        </w:rPr>
        <w:t>43.</w:t>
      </w:r>
      <w:r w:rsidRPr="003A1EA6">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3F437B90" w14:textId="77777777" w:rsidR="003A1EA6" w:rsidRPr="003A1EA6" w:rsidRDefault="003A1EA6" w:rsidP="003A1EA6">
      <w:pPr>
        <w:pStyle w:val="EndNoteBibliography"/>
        <w:spacing w:after="0"/>
        <w:rPr>
          <w:noProof/>
        </w:rPr>
      </w:pPr>
      <w:r w:rsidRPr="003A1EA6">
        <w:rPr>
          <w:noProof/>
        </w:rPr>
        <w:t>44.</w:t>
      </w:r>
      <w:r w:rsidRPr="003A1EA6">
        <w:rPr>
          <w:noProof/>
        </w:rPr>
        <w:tab/>
        <w:t>Smith CA, Ashby B. Antigenic evolution of SARS-CoV-2 in immunocompromised hosts. Evol Med Public Health. 2023;11(1):90-100. Epub 20221111. doi: 10.1093/emph/eoac037. PubMed PMID: 37007166; PubMed Central PMCID: PMCPMC10061940.</w:t>
      </w:r>
    </w:p>
    <w:p w14:paraId="212821D9" w14:textId="77777777" w:rsidR="003A1EA6" w:rsidRPr="003A1EA6" w:rsidRDefault="003A1EA6" w:rsidP="003A1EA6">
      <w:pPr>
        <w:pStyle w:val="EndNoteBibliography"/>
        <w:spacing w:after="0"/>
        <w:rPr>
          <w:noProof/>
        </w:rPr>
      </w:pPr>
      <w:r w:rsidRPr="003A1EA6">
        <w:rPr>
          <w:noProof/>
        </w:rPr>
        <w:t>45.</w:t>
      </w:r>
      <w:r w:rsidRPr="003A1EA6">
        <w:rPr>
          <w:noProof/>
        </w:rPr>
        <w:tab/>
        <w:t>Rouzine IM. Mathematical Modeling of Evolution.  Volume 1. One-Locus and Multi-Locus Theory and Recombination. Berlin: De Gruyter; 2020.</w:t>
      </w:r>
    </w:p>
    <w:p w14:paraId="72415595" w14:textId="77777777" w:rsidR="003A1EA6" w:rsidRPr="003A1EA6" w:rsidRDefault="003A1EA6" w:rsidP="003A1EA6">
      <w:pPr>
        <w:pStyle w:val="EndNoteBibliography"/>
        <w:spacing w:after="0"/>
        <w:rPr>
          <w:noProof/>
        </w:rPr>
      </w:pPr>
      <w:r w:rsidRPr="003A1EA6">
        <w:rPr>
          <w:noProof/>
        </w:rPr>
        <w:t>46.</w:t>
      </w:r>
      <w:r w:rsidRPr="003A1EA6">
        <w:rPr>
          <w:noProof/>
        </w:rPr>
        <w:tab/>
        <w:t>Rouzine IM. Mathematical Models of Evolution. Volume 2: Fitness Landscape, Red Queen, Evolutionary Enigmas, and Applications to Virology. Berlin/Boston: De Gruyter; 2023. 305 p.</w:t>
      </w:r>
    </w:p>
    <w:p w14:paraId="10995975" w14:textId="77777777" w:rsidR="003A1EA6" w:rsidRPr="003A1EA6" w:rsidRDefault="003A1EA6" w:rsidP="003A1EA6">
      <w:pPr>
        <w:pStyle w:val="EndNoteBibliography"/>
        <w:spacing w:after="0"/>
        <w:rPr>
          <w:noProof/>
        </w:rPr>
      </w:pPr>
      <w:r w:rsidRPr="003A1EA6">
        <w:rPr>
          <w:noProof/>
        </w:rPr>
        <w:t>47.</w:t>
      </w:r>
      <w:r w:rsidRPr="003A1EA6">
        <w:rPr>
          <w:noProof/>
        </w:rPr>
        <w:tab/>
        <w:t>Rouzine IM, Weinberger LS. The quantitative theory of within-host viral evolution. J Stat Mech: Theory and Experiment. 2013;2013. doi: 10.1088/1742-5468/2013/01/P01009.</w:t>
      </w:r>
    </w:p>
    <w:p w14:paraId="3EAE6C40" w14:textId="77777777" w:rsidR="003A1EA6" w:rsidRPr="003A1EA6" w:rsidRDefault="003A1EA6" w:rsidP="003A1EA6">
      <w:pPr>
        <w:pStyle w:val="EndNoteBibliography"/>
        <w:spacing w:after="0"/>
        <w:rPr>
          <w:noProof/>
        </w:rPr>
      </w:pPr>
      <w:r w:rsidRPr="003A1EA6">
        <w:rPr>
          <w:noProof/>
        </w:rPr>
        <w:t>48.</w:t>
      </w:r>
      <w:r w:rsidRPr="003A1EA6">
        <w:rPr>
          <w:noProof/>
        </w:rPr>
        <w:tab/>
        <w:t>Rouzine IM, Rozhnova G. Antigenic evolution of viruses in host populations. PLoS Pathog. 2018;14(9):e1007291. Epub 2018/09/13. doi: 10.1371/journal.ppat.1007291. PubMed PMID: 30208108; PubMed Central PMCID: PMCPMC6173453.</w:t>
      </w:r>
    </w:p>
    <w:p w14:paraId="7C983260" w14:textId="77777777" w:rsidR="003A1EA6" w:rsidRPr="003A1EA6" w:rsidRDefault="003A1EA6" w:rsidP="003A1EA6">
      <w:pPr>
        <w:pStyle w:val="EndNoteBibliography"/>
        <w:spacing w:after="0"/>
        <w:rPr>
          <w:noProof/>
        </w:rPr>
      </w:pPr>
      <w:r w:rsidRPr="003A1EA6">
        <w:rPr>
          <w:noProof/>
        </w:rPr>
        <w:t>49.</w:t>
      </w:r>
      <w:r w:rsidRPr="003A1EA6">
        <w:rPr>
          <w:noProof/>
        </w:rPr>
        <w:tab/>
        <w:t>Yan L, Neher RA, Shraiman BI. Phylodynamic theory of persistence, extinction and speciation of rapidly adapting pathogens. Elife. 2019;8. Epub 2019/09/19. doi: 10.7554/eLife.44205. PubMed PMID: 31532393; PubMed Central PMCID: PMCPMC6809594.</w:t>
      </w:r>
    </w:p>
    <w:p w14:paraId="3EB339C9" w14:textId="77777777" w:rsidR="003A1EA6" w:rsidRPr="003A1EA6" w:rsidRDefault="003A1EA6" w:rsidP="003A1EA6">
      <w:pPr>
        <w:pStyle w:val="EndNoteBibliography"/>
        <w:spacing w:after="0"/>
        <w:rPr>
          <w:noProof/>
        </w:rPr>
      </w:pPr>
      <w:r w:rsidRPr="003A1EA6">
        <w:rPr>
          <w:noProof/>
        </w:rPr>
        <w:t>50.</w:t>
      </w:r>
      <w:r w:rsidRPr="003A1EA6">
        <w:rPr>
          <w:noProof/>
        </w:rPr>
        <w:tab/>
        <w:t>Marchi J, Lassig M, Walczak AM, Mora T. Antigenic waves of virus-immune coevolution. Proc Natl Acad Sci U S A. 2021;118(27). Epub 2021/06/30. doi: 10.1073/pnas.2103398118. PubMed PMID: 34183397; PubMed Central PMCID: PMCPMC8271616.</w:t>
      </w:r>
    </w:p>
    <w:p w14:paraId="6AC8EC30" w14:textId="77777777" w:rsidR="003A1EA6" w:rsidRPr="003A1EA6" w:rsidRDefault="003A1EA6" w:rsidP="003A1EA6">
      <w:pPr>
        <w:pStyle w:val="EndNoteBibliography"/>
        <w:spacing w:after="0"/>
        <w:rPr>
          <w:noProof/>
        </w:rPr>
      </w:pPr>
      <w:r w:rsidRPr="003A1EA6">
        <w:rPr>
          <w:noProof/>
        </w:rPr>
        <w:t>51.</w:t>
      </w:r>
      <w:r w:rsidRPr="003A1EA6">
        <w:rPr>
          <w:noProof/>
        </w:rPr>
        <w:tab/>
        <w:t>Muller HG. Some genetic aspects of sex. American Naturalist. 1932;66:118-28.</w:t>
      </w:r>
    </w:p>
    <w:p w14:paraId="76996101" w14:textId="77777777" w:rsidR="003A1EA6" w:rsidRPr="003A1EA6" w:rsidRDefault="003A1EA6" w:rsidP="003A1EA6">
      <w:pPr>
        <w:pStyle w:val="EndNoteBibliography"/>
        <w:spacing w:after="0"/>
        <w:rPr>
          <w:noProof/>
        </w:rPr>
      </w:pPr>
      <w:r w:rsidRPr="003A1EA6">
        <w:rPr>
          <w:noProof/>
        </w:rPr>
        <w:t>52.</w:t>
      </w:r>
      <w:r w:rsidRPr="003A1EA6">
        <w:rPr>
          <w:noProof/>
        </w:rPr>
        <w:tab/>
        <w:t>Rice S. Evolutionary Theory: Mathematical and Conceptual Foundations. : Sinauer Associated; 2004.</w:t>
      </w:r>
    </w:p>
    <w:p w14:paraId="1A97DA72" w14:textId="77777777" w:rsidR="003A1EA6" w:rsidRPr="003A1EA6" w:rsidRDefault="003A1EA6" w:rsidP="003A1EA6">
      <w:pPr>
        <w:pStyle w:val="EndNoteBibliography"/>
        <w:spacing w:after="0"/>
        <w:rPr>
          <w:noProof/>
        </w:rPr>
      </w:pPr>
      <w:r w:rsidRPr="003A1EA6">
        <w:rPr>
          <w:noProof/>
        </w:rPr>
        <w:t>53.</w:t>
      </w:r>
      <w:r w:rsidRPr="003A1EA6">
        <w:rPr>
          <w:noProof/>
        </w:rPr>
        <w:tab/>
        <w:t>Felsenstein J. The evolutionary advantage of recombination. Genetics. 1974;78(2):737-56. doi: 10.1093/genetics/78.2.737. PubMed PMID: 4448362; PubMed Central PMCID: PMCPMC1213231.</w:t>
      </w:r>
    </w:p>
    <w:p w14:paraId="662CE97D" w14:textId="77777777" w:rsidR="003A1EA6" w:rsidRPr="003A1EA6" w:rsidRDefault="003A1EA6" w:rsidP="003A1EA6">
      <w:pPr>
        <w:pStyle w:val="EndNoteBibliography"/>
        <w:spacing w:after="0"/>
        <w:rPr>
          <w:noProof/>
        </w:rPr>
      </w:pPr>
      <w:r w:rsidRPr="003A1EA6">
        <w:rPr>
          <w:noProof/>
        </w:rPr>
        <w:lastRenderedPageBreak/>
        <w:t>54.</w:t>
      </w:r>
      <w:r w:rsidRPr="003A1EA6">
        <w:rPr>
          <w:noProof/>
        </w:rPr>
        <w:tab/>
        <w:t>Rouzine IM, Wakeley J, Coffin JM. The solitary wave of asexual evolution. Proc Natl Acad Sci U S A. 2003;100(2):587-92. Epub 2003/01/15. doi: 10.1073/pnas.242719299. PubMed PMID: 12525686; PubMed Central PMCID: PMC141040.</w:t>
      </w:r>
    </w:p>
    <w:p w14:paraId="6E4DDE0C" w14:textId="77777777" w:rsidR="003A1EA6" w:rsidRPr="003A1EA6" w:rsidRDefault="003A1EA6" w:rsidP="003A1EA6">
      <w:pPr>
        <w:pStyle w:val="EndNoteBibliography"/>
        <w:spacing w:after="0"/>
        <w:rPr>
          <w:noProof/>
        </w:rPr>
      </w:pPr>
      <w:r w:rsidRPr="003A1EA6">
        <w:rPr>
          <w:noProof/>
        </w:rPr>
        <w:t>55.</w:t>
      </w:r>
      <w:r w:rsidRPr="003A1EA6">
        <w:rPr>
          <w:noProof/>
        </w:rPr>
        <w:tab/>
        <w:t>Hill WG, Robertson A. The effect of linkage on limits to artificial selection. Genet Res. 1966;8(3):269-94. Epub 1966/12/01. PubMed PMID: 5980116.</w:t>
      </w:r>
    </w:p>
    <w:p w14:paraId="5A91735C" w14:textId="77777777" w:rsidR="003A1EA6" w:rsidRPr="003A1EA6" w:rsidRDefault="003A1EA6" w:rsidP="003A1EA6">
      <w:pPr>
        <w:pStyle w:val="EndNoteBibliography"/>
        <w:spacing w:after="0"/>
        <w:rPr>
          <w:noProof/>
        </w:rPr>
      </w:pPr>
      <w:r w:rsidRPr="003A1EA6">
        <w:rPr>
          <w:noProof/>
        </w:rPr>
        <w:t>56.</w:t>
      </w:r>
      <w:r w:rsidRPr="003A1EA6">
        <w:rPr>
          <w:noProof/>
        </w:rPr>
        <w:tab/>
        <w:t>Gerrish PJ, Lenski RE. The fate of competing beneficial mutations in an asexual population. Genetica. 1998;102-103(1-6):127-44. Epub 1998/08/28. PubMed PMID: 9720276.</w:t>
      </w:r>
    </w:p>
    <w:p w14:paraId="041ABF44" w14:textId="77777777" w:rsidR="003A1EA6" w:rsidRPr="003A1EA6" w:rsidRDefault="003A1EA6" w:rsidP="003A1EA6">
      <w:pPr>
        <w:pStyle w:val="EndNoteBibliography"/>
        <w:spacing w:after="0"/>
        <w:rPr>
          <w:noProof/>
        </w:rPr>
      </w:pPr>
      <w:r w:rsidRPr="003A1EA6">
        <w:rPr>
          <w:noProof/>
        </w:rPr>
        <w:t>57.</w:t>
      </w:r>
      <w:r w:rsidRPr="003A1EA6">
        <w:rPr>
          <w:noProof/>
        </w:rPr>
        <w:tab/>
        <w:t>Desai MM, Fisher DS. Beneficial mutation selection balance and the effect of linkage on positive selection. Genetics. 2007;176(3):1759-98. Epub 2007/05/08. doi: 10.1534/genetics.106.067678. PubMed PMID: 17483432; PubMed Central PMCID: PMCPMC1931526.</w:t>
      </w:r>
    </w:p>
    <w:p w14:paraId="53368AC0" w14:textId="77777777" w:rsidR="003A1EA6" w:rsidRPr="003A1EA6" w:rsidRDefault="003A1EA6" w:rsidP="003A1EA6">
      <w:pPr>
        <w:pStyle w:val="EndNoteBibliography"/>
        <w:spacing w:after="0"/>
        <w:rPr>
          <w:noProof/>
        </w:rPr>
      </w:pPr>
      <w:r w:rsidRPr="003A1EA6">
        <w:rPr>
          <w:noProof/>
        </w:rPr>
        <w:t>58.</w:t>
      </w:r>
      <w:r w:rsidRPr="003A1EA6">
        <w:rPr>
          <w:noProof/>
        </w:rPr>
        <w:tab/>
        <w:t>Hallatschek O. The noisy edge of traveling waves. Proc Natl Acad Sci U S A. 2010;108(5):1783-7. PubMed PMID: 21187435.</w:t>
      </w:r>
    </w:p>
    <w:p w14:paraId="2B8D26E7" w14:textId="77777777" w:rsidR="003A1EA6" w:rsidRPr="003A1EA6" w:rsidRDefault="003A1EA6" w:rsidP="003A1EA6">
      <w:pPr>
        <w:pStyle w:val="EndNoteBibliography"/>
        <w:spacing w:after="0"/>
        <w:rPr>
          <w:noProof/>
        </w:rPr>
      </w:pPr>
      <w:r w:rsidRPr="003A1EA6">
        <w:rPr>
          <w:noProof/>
        </w:rPr>
        <w:t>59.</w:t>
      </w:r>
      <w:r w:rsidRPr="003A1EA6">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7838BBEC" w14:textId="77777777" w:rsidR="003A1EA6" w:rsidRPr="003A1EA6" w:rsidRDefault="003A1EA6" w:rsidP="003A1EA6">
      <w:pPr>
        <w:pStyle w:val="EndNoteBibliography"/>
        <w:spacing w:after="0"/>
        <w:rPr>
          <w:noProof/>
        </w:rPr>
      </w:pPr>
      <w:r w:rsidRPr="003A1EA6">
        <w:rPr>
          <w:noProof/>
        </w:rPr>
        <w:t>60.</w:t>
      </w:r>
      <w:r w:rsidRPr="003A1EA6">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0E3A9ECF" w14:textId="77777777" w:rsidR="003A1EA6" w:rsidRPr="003A1EA6" w:rsidRDefault="003A1EA6" w:rsidP="003A1EA6">
      <w:pPr>
        <w:pStyle w:val="EndNoteBibliography"/>
        <w:rPr>
          <w:noProof/>
        </w:rPr>
      </w:pPr>
      <w:r w:rsidRPr="003A1EA6">
        <w:rPr>
          <w:noProof/>
        </w:rPr>
        <w:t>61.</w:t>
      </w:r>
      <w:r w:rsidRPr="003A1EA6">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53C01ABA" w14:textId="77777777" w:rsidR="003A1EA6" w:rsidRPr="003A1EA6" w:rsidRDefault="003A1EA6" w:rsidP="003A1EA6">
      <w:pPr>
        <w:pStyle w:val="EndNoteBibliography"/>
        <w:spacing w:after="0"/>
        <w:rPr>
          <w:noProof/>
        </w:rPr>
      </w:pPr>
      <w:r w:rsidRPr="003A1EA6">
        <w:rPr>
          <w:noProof/>
        </w:rPr>
        <w:t>10.1073/pnas.1102036108. PubMed PMID: 21436045; PubMed Central PMCID: PMC3078368.</w:t>
      </w:r>
    </w:p>
    <w:p w14:paraId="7DDA5E88" w14:textId="23C4440F" w:rsidR="003A1EA6" w:rsidRPr="003A1EA6" w:rsidRDefault="003A1EA6" w:rsidP="003A1EA6">
      <w:pPr>
        <w:pStyle w:val="EndNoteBibliography"/>
        <w:spacing w:after="0"/>
        <w:rPr>
          <w:noProof/>
        </w:rPr>
      </w:pPr>
      <w:r w:rsidRPr="003A1EA6">
        <w:rPr>
          <w:noProof/>
        </w:rPr>
        <w:t>62.</w:t>
      </w:r>
      <w:r w:rsidRPr="003A1EA6">
        <w:rPr>
          <w:noProof/>
        </w:rPr>
        <w:tab/>
        <w:t xml:space="preserve">Estimating fitness effects of mutations in the presence of genetic linkage [Internet]. 2025. Available from: </w:t>
      </w:r>
      <w:hyperlink r:id="rId28" w:history="1">
        <w:r w:rsidRPr="003A1EA6">
          <w:rPr>
            <w:rStyle w:val="a4"/>
            <w:noProof/>
          </w:rPr>
          <w:t>https://www.biorxiv.org/content/10.1101/2025.11.26.690712v1</w:t>
        </w:r>
      </w:hyperlink>
      <w:r w:rsidRPr="003A1EA6">
        <w:rPr>
          <w:noProof/>
        </w:rPr>
        <w:t>.</w:t>
      </w:r>
    </w:p>
    <w:p w14:paraId="24A9BCDF" w14:textId="77777777" w:rsidR="003A1EA6" w:rsidRPr="003A1EA6" w:rsidRDefault="003A1EA6" w:rsidP="003A1EA6">
      <w:pPr>
        <w:pStyle w:val="EndNoteBibliography"/>
        <w:spacing w:after="0"/>
        <w:rPr>
          <w:noProof/>
        </w:rPr>
      </w:pPr>
      <w:r w:rsidRPr="003A1EA6">
        <w:rPr>
          <w:noProof/>
        </w:rPr>
        <w:t>63.</w:t>
      </w:r>
      <w:r w:rsidRPr="003A1EA6">
        <w:rPr>
          <w:noProof/>
        </w:rPr>
        <w:tab/>
        <w:t>Katoh K, Rozewicki J, Yamada KD. MAFFT online service: multiple sequence alignment, interactive sequence choice and visualization. Brief Bioinform. 2019;20(4):1160-6. doi: 10.1093/bib/bbx108. PubMed PMID: 28968734; PubMed Central PMCID: PMCPMC6781576.</w:t>
      </w:r>
    </w:p>
    <w:p w14:paraId="4B5B998E" w14:textId="77777777" w:rsidR="003A1EA6" w:rsidRPr="003A1EA6" w:rsidRDefault="003A1EA6" w:rsidP="003A1EA6">
      <w:pPr>
        <w:pStyle w:val="EndNoteBibliography"/>
        <w:spacing w:after="0"/>
        <w:rPr>
          <w:noProof/>
        </w:rPr>
      </w:pPr>
      <w:r w:rsidRPr="003A1EA6">
        <w:rPr>
          <w:noProof/>
        </w:rPr>
        <w:t>64.</w:t>
      </w:r>
      <w:r w:rsidRPr="003A1EA6">
        <w:rPr>
          <w:noProof/>
        </w:rPr>
        <w:tab/>
        <w:t>Rouzine IM, Coffin JM. Evolution of human immunodeficiency virus under selection and weak recombination. Genetics. 2005;170(1):7-18. Epub 2005/03/04. doi: 10.1534/genetics.104.029926. PubMed PMID: 15744057; PubMed Central PMCID: PMCPMC1449738.</w:t>
      </w:r>
    </w:p>
    <w:p w14:paraId="42452210" w14:textId="77777777" w:rsidR="003A1EA6" w:rsidRPr="003A1EA6" w:rsidRDefault="003A1EA6" w:rsidP="003A1EA6">
      <w:pPr>
        <w:pStyle w:val="EndNoteBibliography"/>
        <w:spacing w:after="0"/>
        <w:rPr>
          <w:noProof/>
        </w:rPr>
      </w:pPr>
      <w:r w:rsidRPr="003A1EA6">
        <w:rPr>
          <w:noProof/>
        </w:rPr>
        <w:t>65.</w:t>
      </w:r>
      <w:r w:rsidRPr="003A1EA6">
        <w:rPr>
          <w:noProof/>
        </w:rPr>
        <w:tab/>
        <w:t>Neher RA, Leitner T. Recombination rate and selection strength in HIV intra-patient evolution. PLoS Comput Biol. 2010;6(1):e1000660. Epub 2010/02/04. doi: 10.1371/journal.pcbi.1000660. PubMed PMID: 20126527; PubMed Central PMCID: PMC2813257.</w:t>
      </w:r>
    </w:p>
    <w:p w14:paraId="16D559A7" w14:textId="77777777" w:rsidR="003A1EA6" w:rsidRPr="003A1EA6" w:rsidRDefault="003A1EA6" w:rsidP="003A1EA6">
      <w:pPr>
        <w:pStyle w:val="EndNoteBibliography"/>
        <w:rPr>
          <w:noProof/>
        </w:rPr>
      </w:pPr>
      <w:r w:rsidRPr="003A1EA6">
        <w:rPr>
          <w:noProof/>
        </w:rPr>
        <w:t>66.</w:t>
      </w:r>
      <w:r w:rsidRPr="003A1EA6">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62F27F48" w14:textId="48198A24" w:rsidR="00EC09B4"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fldChar w:fldCharType="end"/>
      </w:r>
    </w:p>
    <w:sectPr w:rsidR="00EC09B4" w:rsidSect="0066304B">
      <w:footerReference w:type="even" r:id="rId29"/>
      <w:footerReference w:type="default" r:id="rId30"/>
      <w:pgSz w:w="11906" w:h="16838"/>
      <w:pgMar w:top="1134" w:right="1134" w:bottom="1134" w:left="1134" w:header="709" w:footer="709"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1" w:author="Автор" w:date="2026-03-24T14:15:00Z" w:initials="A">
    <w:p w14:paraId="55999B37" w14:textId="70D07EAC" w:rsidR="00892416" w:rsidRDefault="00892416">
      <w:pPr>
        <w:pStyle w:val="af0"/>
      </w:pPr>
      <w:r>
        <w:rPr>
          <w:rStyle w:val="af"/>
        </w:rPr>
        <w:annotationRef/>
      </w:r>
      <w:r>
        <w:t>Add 3-4 sentences.</w:t>
      </w:r>
    </w:p>
  </w:comment>
  <w:comment w:id="122" w:author="Автор" w:date="2026-03-24T14:11:00Z" w:initials="A">
    <w:p w14:paraId="00A0B9BD" w14:textId="284E64EB" w:rsidR="00892416" w:rsidRDefault="00892416">
      <w:pPr>
        <w:pStyle w:val="af0"/>
      </w:pPr>
      <w:r>
        <w:rPr>
          <w:rStyle w:val="af"/>
        </w:rPr>
        <w:annotationRef/>
      </w:r>
      <w:proofErr w:type="gramStart"/>
      <w:r>
        <w:t>Show  peak</w:t>
      </w:r>
      <w:proofErr w:type="gramEnd"/>
      <w:r>
        <w:t xml:space="preserve"> 1 and peak 2 on the panel</w:t>
      </w:r>
    </w:p>
  </w:comment>
  <w:comment w:id="127" w:author="Автор" w:date="2026-03-24T14:07:00Z" w:initials="A">
    <w:p w14:paraId="1DCA5267" w14:textId="612EBD87" w:rsidR="00892416" w:rsidRDefault="00892416">
      <w:pPr>
        <w:pStyle w:val="af0"/>
      </w:pPr>
      <w:r>
        <w:rPr>
          <w:rStyle w:val="af"/>
        </w:rPr>
        <w:annotationRef/>
      </w:r>
      <w:r>
        <w:t>Relabel axes.</w:t>
      </w:r>
    </w:p>
  </w:comment>
  <w:comment w:id="129" w:author="Автор" w:date="2026-03-24T14:30:00Z" w:initials="A">
    <w:p w14:paraId="1633C528" w14:textId="7B9AC392" w:rsidR="00892416" w:rsidRDefault="00892416">
      <w:pPr>
        <w:pStyle w:val="af0"/>
      </w:pPr>
      <w:r>
        <w:rPr>
          <w:rStyle w:val="af"/>
        </w:rPr>
        <w:annotationRef/>
      </w:r>
      <w:proofErr w:type="gramStart"/>
      <w:r>
        <w:t>Leave  one</w:t>
      </w:r>
      <w:proofErr w:type="gramEnd"/>
      <w:r>
        <w:t xml:space="preserve"> wheel, and state sampling parameters in caption. Connect fig 3 and fig 4. No heatmap.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5999B37" w15:done="0"/>
  <w15:commentEx w15:paraId="00A0B9BD" w15:done="0"/>
  <w15:commentEx w15:paraId="1DCA5267" w15:done="0"/>
  <w15:commentEx w15:paraId="1633C5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5999B37" w16cid:durableId="2D6D1B15"/>
  <w16cid:commentId w16cid:paraId="00A0B9BD" w16cid:durableId="2D6D1A02"/>
  <w16cid:commentId w16cid:paraId="1DCA5267" w16cid:durableId="2D6D190A"/>
  <w16cid:commentId w16cid:paraId="1633C528" w16cid:durableId="2D6D1E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AA1171" w14:textId="77777777" w:rsidR="007552B1" w:rsidRDefault="007552B1" w:rsidP="00403B5C">
      <w:pPr>
        <w:spacing w:after="0" w:line="240" w:lineRule="auto"/>
      </w:pPr>
      <w:r>
        <w:separator/>
      </w:r>
    </w:p>
  </w:endnote>
  <w:endnote w:type="continuationSeparator" w:id="0">
    <w:p w14:paraId="27B64721" w14:textId="77777777" w:rsidR="007552B1" w:rsidRDefault="007552B1"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440759662"/>
      <w:docPartObj>
        <w:docPartGallery w:val="Page Numbers (Bottom of Page)"/>
        <w:docPartUnique/>
      </w:docPartObj>
    </w:sdtPr>
    <w:sdtEndPr>
      <w:rPr>
        <w:rStyle w:val="a8"/>
      </w:rPr>
    </w:sdtEndPr>
    <w:sdtContent>
      <w:p w14:paraId="452BF23A" w14:textId="727C0DE5" w:rsidR="00892416" w:rsidRDefault="00892416"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end"/>
        </w:r>
      </w:p>
    </w:sdtContent>
  </w:sdt>
  <w:p w14:paraId="3C7A917B" w14:textId="77777777" w:rsidR="00892416" w:rsidRDefault="00892416" w:rsidP="00403B5C">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579709919"/>
      <w:docPartObj>
        <w:docPartGallery w:val="Page Numbers (Bottom of Page)"/>
        <w:docPartUnique/>
      </w:docPartObj>
    </w:sdtPr>
    <w:sdtEndPr>
      <w:rPr>
        <w:rStyle w:val="a8"/>
      </w:rPr>
    </w:sdtEndPr>
    <w:sdtContent>
      <w:p w14:paraId="1662E14A" w14:textId="26414120" w:rsidR="00892416" w:rsidRDefault="00892416"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35A502A2" w14:textId="77777777" w:rsidR="00892416" w:rsidRDefault="00892416" w:rsidP="00403B5C">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F7B624" w14:textId="77777777" w:rsidR="007552B1" w:rsidRDefault="007552B1" w:rsidP="00403B5C">
      <w:pPr>
        <w:spacing w:after="0" w:line="240" w:lineRule="auto"/>
      </w:pPr>
      <w:r>
        <w:separator/>
      </w:r>
    </w:p>
  </w:footnote>
  <w:footnote w:type="continuationSeparator" w:id="0">
    <w:p w14:paraId="64689406" w14:textId="77777777" w:rsidR="007552B1" w:rsidRDefault="007552B1" w:rsidP="00403B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hideGrammaticalErrors/>
  <w:proofState w:spelling="clean" w:grammar="clean"/>
  <w:trackRevision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record-ids&gt;&lt;/item&gt;&lt;/Libraries&gt;"/>
  </w:docVars>
  <w:rsids>
    <w:rsidRoot w:val="0087149A"/>
    <w:rsid w:val="000018A6"/>
    <w:rsid w:val="00012969"/>
    <w:rsid w:val="00021C16"/>
    <w:rsid w:val="00022075"/>
    <w:rsid w:val="00022F0E"/>
    <w:rsid w:val="000237D1"/>
    <w:rsid w:val="0002555E"/>
    <w:rsid w:val="00040928"/>
    <w:rsid w:val="0005018A"/>
    <w:rsid w:val="00050B99"/>
    <w:rsid w:val="00051F17"/>
    <w:rsid w:val="000704EE"/>
    <w:rsid w:val="000772D9"/>
    <w:rsid w:val="00081885"/>
    <w:rsid w:val="00093E61"/>
    <w:rsid w:val="000A7332"/>
    <w:rsid w:val="000B7415"/>
    <w:rsid w:val="000E1076"/>
    <w:rsid w:val="000E3942"/>
    <w:rsid w:val="000E77EB"/>
    <w:rsid w:val="000F22EE"/>
    <w:rsid w:val="000F6DF9"/>
    <w:rsid w:val="000F7FF0"/>
    <w:rsid w:val="00101F13"/>
    <w:rsid w:val="00114B32"/>
    <w:rsid w:val="00136421"/>
    <w:rsid w:val="001401ED"/>
    <w:rsid w:val="00144B10"/>
    <w:rsid w:val="00150B08"/>
    <w:rsid w:val="001543AF"/>
    <w:rsid w:val="001552C4"/>
    <w:rsid w:val="00157A64"/>
    <w:rsid w:val="00161711"/>
    <w:rsid w:val="00167192"/>
    <w:rsid w:val="00177FDD"/>
    <w:rsid w:val="001820FF"/>
    <w:rsid w:val="00182B0E"/>
    <w:rsid w:val="00190BB7"/>
    <w:rsid w:val="00191392"/>
    <w:rsid w:val="00192CCC"/>
    <w:rsid w:val="0019511E"/>
    <w:rsid w:val="001A3293"/>
    <w:rsid w:val="001A35A3"/>
    <w:rsid w:val="001B0976"/>
    <w:rsid w:val="001B1902"/>
    <w:rsid w:val="001C746C"/>
    <w:rsid w:val="001D21CF"/>
    <w:rsid w:val="001D360D"/>
    <w:rsid w:val="001E5656"/>
    <w:rsid w:val="001E5EAD"/>
    <w:rsid w:val="001E7145"/>
    <w:rsid w:val="001F204E"/>
    <w:rsid w:val="00203E5E"/>
    <w:rsid w:val="00221F9E"/>
    <w:rsid w:val="00231D32"/>
    <w:rsid w:val="00244C24"/>
    <w:rsid w:val="00247B71"/>
    <w:rsid w:val="002502EA"/>
    <w:rsid w:val="0026796C"/>
    <w:rsid w:val="00270598"/>
    <w:rsid w:val="00271A3E"/>
    <w:rsid w:val="0028747D"/>
    <w:rsid w:val="002A2B25"/>
    <w:rsid w:val="002A2D9A"/>
    <w:rsid w:val="002B2E45"/>
    <w:rsid w:val="002C11AB"/>
    <w:rsid w:val="002C240E"/>
    <w:rsid w:val="002C4707"/>
    <w:rsid w:val="002C66A8"/>
    <w:rsid w:val="002C744F"/>
    <w:rsid w:val="002D736E"/>
    <w:rsid w:val="002E47E3"/>
    <w:rsid w:val="002F5C3B"/>
    <w:rsid w:val="00306C71"/>
    <w:rsid w:val="003141A2"/>
    <w:rsid w:val="00316475"/>
    <w:rsid w:val="00317F3D"/>
    <w:rsid w:val="003201A0"/>
    <w:rsid w:val="003319E3"/>
    <w:rsid w:val="00365A8A"/>
    <w:rsid w:val="00365CCC"/>
    <w:rsid w:val="00367C63"/>
    <w:rsid w:val="00395CF5"/>
    <w:rsid w:val="003A1EA6"/>
    <w:rsid w:val="003A23D7"/>
    <w:rsid w:val="003A5E2B"/>
    <w:rsid w:val="003C3D3C"/>
    <w:rsid w:val="003C4E3B"/>
    <w:rsid w:val="003F2820"/>
    <w:rsid w:val="003F4C32"/>
    <w:rsid w:val="003F5305"/>
    <w:rsid w:val="00401A76"/>
    <w:rsid w:val="00403B5C"/>
    <w:rsid w:val="00404A22"/>
    <w:rsid w:val="004144AC"/>
    <w:rsid w:val="0043143B"/>
    <w:rsid w:val="00435B03"/>
    <w:rsid w:val="00447911"/>
    <w:rsid w:val="0045051E"/>
    <w:rsid w:val="00461CCA"/>
    <w:rsid w:val="004868F0"/>
    <w:rsid w:val="00495DC9"/>
    <w:rsid w:val="004A5170"/>
    <w:rsid w:val="004A6B93"/>
    <w:rsid w:val="004D4EEA"/>
    <w:rsid w:val="004D53FB"/>
    <w:rsid w:val="004E6C9D"/>
    <w:rsid w:val="004E7B17"/>
    <w:rsid w:val="004F6E6D"/>
    <w:rsid w:val="004F7EC4"/>
    <w:rsid w:val="00517989"/>
    <w:rsid w:val="005209BB"/>
    <w:rsid w:val="00527497"/>
    <w:rsid w:val="00533F85"/>
    <w:rsid w:val="00535229"/>
    <w:rsid w:val="00542736"/>
    <w:rsid w:val="00544C36"/>
    <w:rsid w:val="00545794"/>
    <w:rsid w:val="00547091"/>
    <w:rsid w:val="00557C49"/>
    <w:rsid w:val="005620C4"/>
    <w:rsid w:val="00562299"/>
    <w:rsid w:val="00565D3D"/>
    <w:rsid w:val="00571015"/>
    <w:rsid w:val="005876A5"/>
    <w:rsid w:val="005877C3"/>
    <w:rsid w:val="00596AF4"/>
    <w:rsid w:val="005A5655"/>
    <w:rsid w:val="005C2765"/>
    <w:rsid w:val="005C4B74"/>
    <w:rsid w:val="005E310B"/>
    <w:rsid w:val="005F40F7"/>
    <w:rsid w:val="005F4A99"/>
    <w:rsid w:val="00613CD6"/>
    <w:rsid w:val="00620645"/>
    <w:rsid w:val="00620D41"/>
    <w:rsid w:val="00623ABA"/>
    <w:rsid w:val="00626F04"/>
    <w:rsid w:val="0063337E"/>
    <w:rsid w:val="00635299"/>
    <w:rsid w:val="006363C9"/>
    <w:rsid w:val="006452A2"/>
    <w:rsid w:val="006510AC"/>
    <w:rsid w:val="00651F13"/>
    <w:rsid w:val="00653793"/>
    <w:rsid w:val="00655546"/>
    <w:rsid w:val="0066304B"/>
    <w:rsid w:val="006666A4"/>
    <w:rsid w:val="0066708E"/>
    <w:rsid w:val="00673BDA"/>
    <w:rsid w:val="00680B1F"/>
    <w:rsid w:val="00682101"/>
    <w:rsid w:val="00691F57"/>
    <w:rsid w:val="00694034"/>
    <w:rsid w:val="00694FF2"/>
    <w:rsid w:val="006A4A01"/>
    <w:rsid w:val="006B3D86"/>
    <w:rsid w:val="006B6362"/>
    <w:rsid w:val="006E06B2"/>
    <w:rsid w:val="00714998"/>
    <w:rsid w:val="0071539E"/>
    <w:rsid w:val="00722C96"/>
    <w:rsid w:val="00742F5B"/>
    <w:rsid w:val="00750649"/>
    <w:rsid w:val="007552B1"/>
    <w:rsid w:val="0076272C"/>
    <w:rsid w:val="0078018E"/>
    <w:rsid w:val="007A71E2"/>
    <w:rsid w:val="007E084A"/>
    <w:rsid w:val="007E5343"/>
    <w:rsid w:val="007E5406"/>
    <w:rsid w:val="007E61EB"/>
    <w:rsid w:val="007E68FB"/>
    <w:rsid w:val="007E76DC"/>
    <w:rsid w:val="007F0FC0"/>
    <w:rsid w:val="00807103"/>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A352D"/>
    <w:rsid w:val="008A7AEC"/>
    <w:rsid w:val="008A7F46"/>
    <w:rsid w:val="008B3193"/>
    <w:rsid w:val="008B73A5"/>
    <w:rsid w:val="008D006D"/>
    <w:rsid w:val="008D1F85"/>
    <w:rsid w:val="008E3554"/>
    <w:rsid w:val="008F24A0"/>
    <w:rsid w:val="008F5971"/>
    <w:rsid w:val="008F60D5"/>
    <w:rsid w:val="008F6F21"/>
    <w:rsid w:val="00903C28"/>
    <w:rsid w:val="00905F86"/>
    <w:rsid w:val="00915E75"/>
    <w:rsid w:val="00924FE5"/>
    <w:rsid w:val="00927A18"/>
    <w:rsid w:val="009307F9"/>
    <w:rsid w:val="009413C4"/>
    <w:rsid w:val="00975958"/>
    <w:rsid w:val="009827A8"/>
    <w:rsid w:val="00982D9E"/>
    <w:rsid w:val="00993F6F"/>
    <w:rsid w:val="009F2839"/>
    <w:rsid w:val="009F5D33"/>
    <w:rsid w:val="009F5FD0"/>
    <w:rsid w:val="00A007CF"/>
    <w:rsid w:val="00A02D48"/>
    <w:rsid w:val="00A056E5"/>
    <w:rsid w:val="00A13279"/>
    <w:rsid w:val="00A16F07"/>
    <w:rsid w:val="00A170E0"/>
    <w:rsid w:val="00A23158"/>
    <w:rsid w:val="00A315BB"/>
    <w:rsid w:val="00A32AB0"/>
    <w:rsid w:val="00A417DA"/>
    <w:rsid w:val="00A45DF9"/>
    <w:rsid w:val="00A479C3"/>
    <w:rsid w:val="00A50832"/>
    <w:rsid w:val="00A56DCD"/>
    <w:rsid w:val="00A72EB3"/>
    <w:rsid w:val="00A824AD"/>
    <w:rsid w:val="00A863A5"/>
    <w:rsid w:val="00A8690C"/>
    <w:rsid w:val="00A87BD0"/>
    <w:rsid w:val="00AA1A88"/>
    <w:rsid w:val="00AB2BF2"/>
    <w:rsid w:val="00AB5E6D"/>
    <w:rsid w:val="00AC30E2"/>
    <w:rsid w:val="00AC6799"/>
    <w:rsid w:val="00AD43F8"/>
    <w:rsid w:val="00AE78CB"/>
    <w:rsid w:val="00B046D4"/>
    <w:rsid w:val="00B113EE"/>
    <w:rsid w:val="00B15B85"/>
    <w:rsid w:val="00B21171"/>
    <w:rsid w:val="00B26380"/>
    <w:rsid w:val="00B310A3"/>
    <w:rsid w:val="00B43181"/>
    <w:rsid w:val="00B67E12"/>
    <w:rsid w:val="00B72207"/>
    <w:rsid w:val="00B833CB"/>
    <w:rsid w:val="00B863EF"/>
    <w:rsid w:val="00B872A7"/>
    <w:rsid w:val="00BA65D7"/>
    <w:rsid w:val="00BB6F54"/>
    <w:rsid w:val="00BD4AE0"/>
    <w:rsid w:val="00BE0056"/>
    <w:rsid w:val="00BE28E0"/>
    <w:rsid w:val="00BE537C"/>
    <w:rsid w:val="00BF15E8"/>
    <w:rsid w:val="00C00E06"/>
    <w:rsid w:val="00C12928"/>
    <w:rsid w:val="00C24E90"/>
    <w:rsid w:val="00C37312"/>
    <w:rsid w:val="00C44020"/>
    <w:rsid w:val="00C46D0B"/>
    <w:rsid w:val="00C52B27"/>
    <w:rsid w:val="00C62EDA"/>
    <w:rsid w:val="00C704E0"/>
    <w:rsid w:val="00CA6AFA"/>
    <w:rsid w:val="00CC2C32"/>
    <w:rsid w:val="00CC5EE8"/>
    <w:rsid w:val="00CC751C"/>
    <w:rsid w:val="00CD62A9"/>
    <w:rsid w:val="00CE0DB0"/>
    <w:rsid w:val="00CE1FFD"/>
    <w:rsid w:val="00D03890"/>
    <w:rsid w:val="00D4242A"/>
    <w:rsid w:val="00D45393"/>
    <w:rsid w:val="00D65C4C"/>
    <w:rsid w:val="00D7018D"/>
    <w:rsid w:val="00D71EE0"/>
    <w:rsid w:val="00D72BC0"/>
    <w:rsid w:val="00D90F91"/>
    <w:rsid w:val="00DC293B"/>
    <w:rsid w:val="00DD08D2"/>
    <w:rsid w:val="00DD3CC6"/>
    <w:rsid w:val="00DF6493"/>
    <w:rsid w:val="00E0129D"/>
    <w:rsid w:val="00E07455"/>
    <w:rsid w:val="00E21D7E"/>
    <w:rsid w:val="00E2390C"/>
    <w:rsid w:val="00E301A7"/>
    <w:rsid w:val="00E330A9"/>
    <w:rsid w:val="00E35B27"/>
    <w:rsid w:val="00E3739B"/>
    <w:rsid w:val="00E44D47"/>
    <w:rsid w:val="00E44E47"/>
    <w:rsid w:val="00E52F66"/>
    <w:rsid w:val="00E65540"/>
    <w:rsid w:val="00E97715"/>
    <w:rsid w:val="00EC09B4"/>
    <w:rsid w:val="00EC196E"/>
    <w:rsid w:val="00EC317A"/>
    <w:rsid w:val="00EC66E4"/>
    <w:rsid w:val="00EE0715"/>
    <w:rsid w:val="00EF6A49"/>
    <w:rsid w:val="00F002B2"/>
    <w:rsid w:val="00F20CEA"/>
    <w:rsid w:val="00F23D21"/>
    <w:rsid w:val="00F32EEC"/>
    <w:rsid w:val="00F3397C"/>
    <w:rsid w:val="00F355BC"/>
    <w:rsid w:val="00F35E51"/>
    <w:rsid w:val="00F51558"/>
    <w:rsid w:val="00F53701"/>
    <w:rsid w:val="00F56F71"/>
    <w:rsid w:val="00F57B46"/>
    <w:rsid w:val="00F606DB"/>
    <w:rsid w:val="00F65873"/>
    <w:rsid w:val="00F706D7"/>
    <w:rsid w:val="00F812CC"/>
    <w:rsid w:val="00F9174A"/>
    <w:rsid w:val="00F924C6"/>
    <w:rsid w:val="00F935B8"/>
    <w:rsid w:val="00F9660E"/>
    <w:rsid w:val="00FC42D9"/>
    <w:rsid w:val="00FC430C"/>
    <w:rsid w:val="00FC442F"/>
    <w:rsid w:val="00FC4B93"/>
    <w:rsid w:val="00FD2514"/>
    <w:rsid w:val="00FD6245"/>
    <w:rsid w:val="00FE20AF"/>
    <w:rsid w:val="00FE28DE"/>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a4">
    <w:name w:val="Hyperlink"/>
    <w:basedOn w:val="a0"/>
    <w:uiPriority w:val="99"/>
    <w:unhideWhenUsed/>
    <w:rsid w:val="00626F04"/>
    <w:rPr>
      <w:color w:val="0000FF" w:themeColor="hyperlink"/>
      <w:u w:val="single"/>
    </w:rPr>
  </w:style>
  <w:style w:type="character" w:styleId="a5">
    <w:name w:val="Unresolved Mention"/>
    <w:basedOn w:val="a0"/>
    <w:uiPriority w:val="99"/>
    <w:semiHidden/>
    <w:unhideWhenUsed/>
    <w:rsid w:val="00626F04"/>
    <w:rPr>
      <w:color w:val="605E5C"/>
      <w:shd w:val="clear" w:color="auto" w:fill="E1DFDD"/>
    </w:rPr>
  </w:style>
  <w:style w:type="paragraph" w:styleId="a6">
    <w:name w:val="footer"/>
    <w:basedOn w:val="a"/>
    <w:link w:val="a7"/>
    <w:uiPriority w:val="99"/>
    <w:unhideWhenUsed/>
    <w:rsid w:val="00403B5C"/>
    <w:pPr>
      <w:tabs>
        <w:tab w:val="center" w:pos="4513"/>
        <w:tab w:val="right" w:pos="9026"/>
      </w:tabs>
      <w:spacing w:after="0" w:line="240" w:lineRule="auto"/>
    </w:pPr>
  </w:style>
  <w:style w:type="character" w:customStyle="1" w:styleId="a7">
    <w:name w:val="Нижний колонтитул Знак"/>
    <w:basedOn w:val="a0"/>
    <w:link w:val="a6"/>
    <w:uiPriority w:val="99"/>
    <w:rsid w:val="00403B5C"/>
  </w:style>
  <w:style w:type="character" w:styleId="a8">
    <w:name w:val="page number"/>
    <w:basedOn w:val="a0"/>
    <w:uiPriority w:val="99"/>
    <w:semiHidden/>
    <w:unhideWhenUsed/>
    <w:rsid w:val="00403B5C"/>
  </w:style>
  <w:style w:type="character" w:styleId="a9">
    <w:name w:val="line number"/>
    <w:basedOn w:val="a0"/>
    <w:uiPriority w:val="99"/>
    <w:semiHidden/>
    <w:unhideWhenUsed/>
    <w:rsid w:val="0066304B"/>
  </w:style>
  <w:style w:type="paragraph" w:styleId="aa">
    <w:name w:val="Revision"/>
    <w:hidden/>
    <w:uiPriority w:val="99"/>
    <w:semiHidden/>
    <w:rsid w:val="001A35A3"/>
    <w:pPr>
      <w:spacing w:after="0" w:line="240" w:lineRule="auto"/>
    </w:pPr>
  </w:style>
  <w:style w:type="character" w:customStyle="1" w:styleId="apple-converted-space">
    <w:name w:val="apple-converted-space"/>
    <w:basedOn w:val="a0"/>
    <w:rsid w:val="00535229"/>
  </w:style>
  <w:style w:type="character" w:styleId="ab">
    <w:name w:val="Placeholder Text"/>
    <w:basedOn w:val="a0"/>
    <w:uiPriority w:val="99"/>
    <w:semiHidden/>
    <w:rsid w:val="00655546"/>
    <w:rPr>
      <w:color w:val="808080"/>
    </w:rPr>
  </w:style>
  <w:style w:type="character" w:styleId="ac">
    <w:name w:val="FollowedHyperlink"/>
    <w:basedOn w:val="a0"/>
    <w:uiPriority w:val="99"/>
    <w:semiHidden/>
    <w:unhideWhenUsed/>
    <w:rsid w:val="00915E75"/>
    <w:rPr>
      <w:color w:val="800080" w:themeColor="followedHyperlink"/>
      <w:u w:val="single"/>
    </w:rPr>
  </w:style>
  <w:style w:type="paragraph" w:customStyle="1" w:styleId="EndNoteBibliographyTitle">
    <w:name w:val="EndNote Bibliography Title"/>
    <w:basedOn w:val="a"/>
    <w:link w:val="EndNoteBibliographyTitleChar"/>
    <w:rsid w:val="00E3739B"/>
    <w:pPr>
      <w:spacing w:after="0"/>
      <w:jc w:val="center"/>
    </w:pPr>
  </w:style>
  <w:style w:type="character" w:customStyle="1" w:styleId="EndNoteBibliographyTitleChar">
    <w:name w:val="EndNote Bibliography Title Char"/>
    <w:basedOn w:val="a0"/>
    <w:link w:val="EndNoteBibliographyTitle"/>
    <w:rsid w:val="00E3739B"/>
  </w:style>
  <w:style w:type="paragraph" w:customStyle="1" w:styleId="EndNoteBibliography">
    <w:name w:val="EndNote Bibliography"/>
    <w:basedOn w:val="a"/>
    <w:link w:val="EndNoteBibliographyChar"/>
    <w:rsid w:val="00E3739B"/>
    <w:pPr>
      <w:spacing w:line="240" w:lineRule="auto"/>
      <w:jc w:val="both"/>
    </w:pPr>
  </w:style>
  <w:style w:type="character" w:customStyle="1" w:styleId="EndNoteBibliographyChar">
    <w:name w:val="EndNote Bibliography Char"/>
    <w:basedOn w:val="a0"/>
    <w:link w:val="EndNoteBibliography"/>
    <w:rsid w:val="00E3739B"/>
  </w:style>
  <w:style w:type="paragraph" w:styleId="ad">
    <w:name w:val="Balloon Text"/>
    <w:basedOn w:val="a"/>
    <w:link w:val="ae"/>
    <w:uiPriority w:val="99"/>
    <w:semiHidden/>
    <w:unhideWhenUsed/>
    <w:rsid w:val="008F60D5"/>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8F60D5"/>
    <w:rPr>
      <w:rFonts w:ascii="Segoe UI" w:hAnsi="Segoe UI" w:cs="Segoe UI"/>
      <w:sz w:val="18"/>
      <w:szCs w:val="18"/>
    </w:rPr>
  </w:style>
  <w:style w:type="character" w:styleId="af">
    <w:name w:val="annotation reference"/>
    <w:basedOn w:val="a0"/>
    <w:uiPriority w:val="99"/>
    <w:semiHidden/>
    <w:unhideWhenUsed/>
    <w:rsid w:val="00DC293B"/>
    <w:rPr>
      <w:sz w:val="16"/>
      <w:szCs w:val="16"/>
    </w:rPr>
  </w:style>
  <w:style w:type="paragraph" w:styleId="af0">
    <w:name w:val="annotation text"/>
    <w:basedOn w:val="a"/>
    <w:link w:val="af1"/>
    <w:uiPriority w:val="99"/>
    <w:semiHidden/>
    <w:unhideWhenUsed/>
    <w:rsid w:val="00DC293B"/>
    <w:pPr>
      <w:spacing w:line="240" w:lineRule="auto"/>
    </w:pPr>
    <w:rPr>
      <w:sz w:val="20"/>
      <w:szCs w:val="20"/>
    </w:rPr>
  </w:style>
  <w:style w:type="character" w:customStyle="1" w:styleId="af1">
    <w:name w:val="Текст примечания Знак"/>
    <w:basedOn w:val="a0"/>
    <w:link w:val="af0"/>
    <w:uiPriority w:val="99"/>
    <w:semiHidden/>
    <w:rsid w:val="00DC293B"/>
    <w:rPr>
      <w:sz w:val="20"/>
      <w:szCs w:val="20"/>
    </w:rPr>
  </w:style>
  <w:style w:type="paragraph" w:styleId="af2">
    <w:name w:val="annotation subject"/>
    <w:basedOn w:val="af0"/>
    <w:next w:val="af0"/>
    <w:link w:val="af3"/>
    <w:uiPriority w:val="99"/>
    <w:semiHidden/>
    <w:unhideWhenUsed/>
    <w:rsid w:val="00DC293B"/>
    <w:rPr>
      <w:b/>
      <w:bCs/>
    </w:rPr>
  </w:style>
  <w:style w:type="character" w:customStyle="1" w:styleId="af3">
    <w:name w:val="Тема примечания Знак"/>
    <w:basedOn w:val="af1"/>
    <w:link w:val="af2"/>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hyperlink" Target="https://github.com/FireFrog17/Fundamental-restriction-on-epistasis-detection-and-fitness-valleys-in-virus-evolution-Data" TargetMode="External"/><Relationship Id="rId26"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0.png"/><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hyperlink" Target="https://github.com/FireFrog17/Fundamental-restriction-on-epistasis-detection-and-fitness-valleys-in-virus-evolution-Data" TargetMode="External"/><Relationship Id="rId25"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hyperlink" Target="https://www.biorxiv.org/content/10.1101/2025.11.26.690712v1" TargetMode="External"/><Relationship Id="rId10" Type="http://schemas.openxmlformats.org/officeDocument/2006/relationships/image" Target="media/image2.png"/><Relationship Id="rId19" Type="http://schemas.openxmlformats.org/officeDocument/2006/relationships/hyperlink" Target="https://doi.org/10.1515/9783110697384" TargetMode="External"/><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hyperlink" Target="https://www.nature.com/articles/nrg3747"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17641</Words>
  <Characters>100559</Characters>
  <Application>Microsoft Office Word</Application>
  <DocSecurity>0</DocSecurity>
  <Lines>837</Lines>
  <Paragraphs>235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117965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2026-03-30T18:31:00Z</dcterms:created>
  <dcterms:modified xsi:type="dcterms:W3CDTF">2026-03-31T09:14:00Z</dcterms:modified>
  <cp:version>04.2000</cp:version>
</cp:coreProperties>
</file>