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10B628C9"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Pr>
          <w:rFonts w:ascii="Times New Roman" w:eastAsia="Times New Roman" w:hAnsi="Times New Roman" w:cs="Times New Roman"/>
          <w:sz w:val="24"/>
          <w:szCs w:val="24"/>
        </w:rPr>
        <w:t>Epistasis  is</w:t>
      </w:r>
      <w:proofErr w:type="gramEnd"/>
      <w:r>
        <w:rPr>
          <w:rFonts w:ascii="Times New Roman" w:eastAsia="Times New Roman" w:hAnsi="Times New Roman" w:cs="Times New Roman"/>
          <w:sz w:val="24"/>
          <w:szCs w:val="24"/>
        </w:rPr>
        <w:t xml:space="preserve">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B713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4CA4227D" w:rsidR="003A5E2B" w:rsidRPr="00B7138F" w:rsidRDefault="003A5E2B">
      <w:pPr>
        <w:spacing w:after="0" w:line="360" w:lineRule="auto"/>
        <w:ind w:firstLine="708"/>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Detection method</w:t>
      </w:r>
      <w:r w:rsidRPr="0081136A">
        <w:rPr>
          <w:rFonts w:ascii="Times New Roman" w:eastAsia="Times New Roman" w:hAnsi="Times New Roman" w:cs="Times New Roman"/>
          <w:b/>
          <w:sz w:val="24"/>
          <w:szCs w:val="24"/>
        </w:rPr>
        <w:t>.</w:t>
      </w:r>
      <w:r w:rsidRPr="00B7138F">
        <w:rPr>
          <w:rFonts w:ascii="Times New Roman" w:eastAsia="Times New Roman" w:hAnsi="Times New Roman" w:cs="Times New Roman"/>
          <w:bCs/>
          <w:sz w:val="24"/>
          <w:szCs w:val="24"/>
        </w:rPr>
        <w:t xml:space="preserve">  </w:t>
      </w:r>
      <w:r w:rsidR="00BA65D7" w:rsidRPr="00BA65D7">
        <w:rPr>
          <w:rFonts w:ascii="Times New Roman" w:eastAsia="Times New Roman" w:hAnsi="Times New Roman" w:cs="Times New Roman"/>
          <w:bCs/>
          <w:sz w:val="24"/>
          <w:szCs w:val="24"/>
        </w:rPr>
        <w:t>The method is based on the calculation of U</w:t>
      </w:r>
      <w:r w:rsidR="00575CB2">
        <w:rPr>
          <w:rFonts w:ascii="Times New Roman" w:eastAsia="Times New Roman" w:hAnsi="Times New Roman" w:cs="Times New Roman"/>
          <w:bCs/>
          <w:sz w:val="24"/>
          <w:szCs w:val="24"/>
        </w:rPr>
        <w:t>niversal Footprint</w:t>
      </w:r>
      <w:r w:rsidR="00BA65D7" w:rsidRPr="00BA65D7">
        <w:rPr>
          <w:rFonts w:ascii="Times New Roman" w:eastAsia="Times New Roman" w:hAnsi="Times New Roman" w:cs="Times New Roman"/>
          <w:bCs/>
          <w:sz w:val="24"/>
          <w:szCs w:val="24"/>
        </w:rPr>
        <w:t xml:space="preserve"> correlator between pairs of loci</w:t>
      </w:r>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r w:rsidR="00BA65D7" w:rsidRPr="00BA65D7">
        <w:rPr>
          <w:rFonts w:ascii="Times New Roman" w:eastAsia="Times New Roman" w:hAnsi="Times New Roman" w:cs="Times New Roman"/>
          <w:bCs/>
          <w:sz w:val="24"/>
          <w:szCs w:val="24"/>
        </w:rPr>
        <w:t>. This correlator</w:t>
      </w:r>
      <w:r w:rsidR="0081136A">
        <w:rPr>
          <w:rFonts w:ascii="Times New Roman" w:eastAsia="Times New Roman" w:hAnsi="Times New Roman" w:cs="Times New Roman"/>
          <w:bCs/>
          <w:sz w:val="24"/>
          <w:szCs w:val="24"/>
        </w:rPr>
        <w:t>, expressed in terms of haplotype frequencies</w:t>
      </w:r>
      <w:r w:rsidR="00BA65D7" w:rsidRPr="00BA65D7">
        <w:rPr>
          <w:rFonts w:ascii="Times New Roman" w:eastAsia="Times New Roman" w:hAnsi="Times New Roman" w:cs="Times New Roman"/>
          <w:bCs/>
          <w:sz w:val="24"/>
          <w:szCs w:val="24"/>
        </w:rPr>
        <w:t xml:space="preserve"> by applying the second law of thermodynamics to a multi-locus evolutionary model</w:t>
      </w:r>
      <w:r w:rsidR="0081136A">
        <w:rPr>
          <w:rFonts w:ascii="Times New Roman" w:eastAsia="Times New Roman" w:hAnsi="Times New Roman" w:cs="Times New Roman"/>
          <w:bCs/>
          <w:sz w:val="24"/>
          <w:szCs w:val="24"/>
        </w:rPr>
        <w:t>, depends only on epistasis magnitude and its topology, but not on any other evolutionary parameters.</w:t>
      </w:r>
      <w:r w:rsidR="00BA65D7" w:rsidRPr="00BA65D7">
        <w:rPr>
          <w:rFonts w:ascii="Times New Roman" w:eastAsia="Times New Roman" w:hAnsi="Times New Roman" w:cs="Times New Roman"/>
          <w:bCs/>
          <w:sz w:val="24"/>
          <w:szCs w:val="24"/>
        </w:rPr>
        <w:t xml:space="preserve"> The method takes a set of binarized sequences as initial data</w:t>
      </w:r>
      <w:r w:rsidR="0081136A">
        <w:rPr>
          <w:rFonts w:ascii="Times New Roman" w:eastAsia="Times New Roman" w:hAnsi="Times New Roman" w:cs="Times New Roman"/>
          <w:bCs/>
          <w:sz w:val="24"/>
          <w:szCs w:val="24"/>
        </w:rPr>
        <w:t xml:space="preserve">. We employ </w:t>
      </w:r>
      <w:r w:rsidR="00BA65D7" w:rsidRPr="00BA65D7">
        <w:rPr>
          <w:rFonts w:ascii="Times New Roman" w:eastAsia="Times New Roman" w:hAnsi="Times New Roman" w:cs="Times New Roman"/>
          <w:bCs/>
          <w:sz w:val="24"/>
          <w:szCs w:val="24"/>
        </w:rPr>
        <w:t>parallel computing</w:t>
      </w:r>
      <w:r w:rsidR="0081136A">
        <w:rPr>
          <w:rFonts w:ascii="Times New Roman" w:eastAsia="Times New Roman" w:hAnsi="Times New Roman" w:cs="Times New Roman"/>
          <w:bCs/>
          <w:sz w:val="24"/>
          <w:szCs w:val="24"/>
        </w:rPr>
        <w:t xml:space="preserve"> on 10,000 processors of GPU</w:t>
      </w:r>
      <w:r w:rsidR="00BA65D7" w:rsidRPr="00BA65D7">
        <w:rPr>
          <w:rFonts w:ascii="Times New Roman" w:eastAsia="Times New Roman" w:hAnsi="Times New Roman" w:cs="Times New Roman"/>
          <w:bCs/>
          <w:sz w:val="24"/>
          <w:szCs w:val="24"/>
        </w:rPr>
        <w:t xml:space="preserve"> to increase performance. To improve detection accuracy</w:t>
      </w:r>
      <w:r w:rsidR="007600E9">
        <w:rPr>
          <w:rFonts w:ascii="Times New Roman" w:eastAsia="Times New Roman" w:hAnsi="Times New Roman" w:cs="Times New Roman"/>
          <w:bCs/>
          <w:sz w:val="24"/>
          <w:szCs w:val="24"/>
        </w:rPr>
        <w:t xml:space="preserve"> near the point of full compensation</w:t>
      </w:r>
      <w:r w:rsidR="00BA65D7" w:rsidRPr="00BA65D7">
        <w:rPr>
          <w:rFonts w:ascii="Times New Roman" w:eastAsia="Times New Roman" w:hAnsi="Times New Roman" w:cs="Times New Roman"/>
          <w:bCs/>
          <w:sz w:val="24"/>
          <w:szCs w:val="24"/>
        </w:rPr>
        <w:t xml:space="preserve">, an additional correlator </w:t>
      </w:r>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locus </w:t>
      </w:r>
      <w:r w:rsidR="00BA65D7" w:rsidRPr="00BA65D7">
        <w:rPr>
          <w:rFonts w:ascii="Times New Roman" w:eastAsia="Times New Roman" w:hAnsi="Times New Roman" w:cs="Times New Roman"/>
          <w:bCs/>
          <w:sz w:val="24"/>
          <w:szCs w:val="24"/>
        </w:rPr>
        <w:t xml:space="preserve">is calculated. Based on the relationship between </w:t>
      </w:r>
      <w:r w:rsidR="007600E9">
        <w:rPr>
          <w:rFonts w:ascii="Times New Roman" w:eastAsia="Times New Roman" w:hAnsi="Times New Roman" w:cs="Times New Roman"/>
          <w:bCs/>
          <w:sz w:val="24"/>
          <w:szCs w:val="24"/>
        </w:rPr>
        <w:t>the two correlators, an</w:t>
      </w:r>
      <w:r w:rsidR="00BA65D7" w:rsidRPr="00BA65D7">
        <w:rPr>
          <w:rFonts w:ascii="Times New Roman" w:eastAsia="Times New Roman" w:hAnsi="Times New Roman" w:cs="Times New Roman"/>
          <w:bCs/>
          <w:sz w:val="24"/>
          <w:szCs w:val="24"/>
        </w:rPr>
        <w:t xml:space="preserve"> epistatic </w:t>
      </w:r>
      <w:r w:rsidR="007600E9">
        <w:rPr>
          <w:rFonts w:ascii="Times New Roman" w:eastAsia="Times New Roman" w:hAnsi="Times New Roman" w:cs="Times New Roman"/>
          <w:bCs/>
          <w:sz w:val="24"/>
          <w:szCs w:val="24"/>
        </w:rPr>
        <w:t>interaction</w:t>
      </w:r>
      <w:r w:rsidR="00BA65D7" w:rsidRPr="00BA65D7">
        <w:rPr>
          <w:rFonts w:ascii="Times New Roman" w:eastAsia="Times New Roman" w:hAnsi="Times New Roman" w:cs="Times New Roman"/>
          <w:bCs/>
          <w:sz w:val="24"/>
          <w:szCs w:val="24"/>
        </w:rPr>
        <w:t xml:space="preserve"> between the two loci is inferred.</w:t>
      </w:r>
      <w:r w:rsidRPr="00FC4B93">
        <w:rPr>
          <w:rFonts w:ascii="Times New Roman" w:eastAsia="Times New Roman" w:hAnsi="Times New Roman" w:cs="Times New Roman"/>
          <w:b/>
          <w:sz w:val="24"/>
          <w:szCs w:val="24"/>
          <w:lang w:val="en-US"/>
        </w:rPr>
        <w:t xml:space="preserve"> </w:t>
      </w:r>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monomorphous</w:t>
      </w:r>
      <w:proofErr w:type="spellEnd"/>
      <w:r>
        <w:rPr>
          <w:rFonts w:ascii="Times New Roman" w:eastAsia="Times New Roman" w:hAnsi="Times New Roman" w:cs="Times New Roman"/>
          <w:b/>
          <w:sz w:val="24"/>
          <w:szCs w:val="24"/>
        </w:rPr>
        <w:t xml:space="preserve">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w:t>
      </w:r>
      <w:proofErr w:type="gramStart"/>
      <w:r w:rsidR="00114B32">
        <w:rPr>
          <w:rFonts w:ascii="Times New Roman" w:eastAsia="Times New Roman" w:hAnsi="Times New Roman" w:cs="Times New Roman"/>
          <w:sz w:val="24"/>
          <w:szCs w:val="24"/>
        </w:rPr>
        <w:t xml:space="preserve">and  </w:t>
      </w:r>
      <w:r w:rsidR="002C4707">
        <w:rPr>
          <w:rFonts w:ascii="Times New Roman" w:eastAsia="Times New Roman" w:hAnsi="Times New Roman" w:cs="Times New Roman"/>
          <w:sz w:val="24"/>
          <w:szCs w:val="24"/>
        </w:rPr>
        <w:t>10</w:t>
      </w:r>
      <w:proofErr w:type="gramEnd"/>
      <w:r w:rsidR="002C4707">
        <w:rPr>
          <w:rFonts w:ascii="Times New Roman" w:eastAsia="Times New Roman" w:hAnsi="Times New Roman" w:cs="Times New Roman"/>
          <w:sz w:val="24"/>
          <w:szCs w:val="24"/>
        </w:rPr>
        <w:t xml:space="preserve">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B7138F">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1BF421B" wp14:editId="4C35D1E7">
            <wp:extent cx="5181599"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181599" cy="3886199"/>
                    </a:xfrm>
                    <a:prstGeom prst="rect">
                      <a:avLst/>
                    </a:prstGeom>
                    <a:noFill/>
                    <a:ln>
                      <a:noFill/>
                    </a:ln>
                  </pic:spPr>
                </pic:pic>
              </a:graphicData>
            </a:graphic>
          </wp:inline>
        </w:drawing>
      </w:r>
    </w:p>
    <w:p w14:paraId="546517E4" w14:textId="79D5481E" w:rsidR="004144AC" w:rsidRDefault="004144AC" w:rsidP="00742F5B">
      <w:pPr>
        <w:spacing w:after="0" w:line="360" w:lineRule="auto"/>
        <w:jc w:val="both"/>
        <w:rPr>
          <w:rFonts w:ascii="Times New Roman" w:eastAsia="Times New Roman" w:hAnsi="Times New Roman" w:cs="Times New Roman"/>
          <w:sz w:val="20"/>
          <w:szCs w:val="20"/>
        </w:rPr>
      </w:pPr>
      <w:commentRangeStart w:id="5"/>
      <w:commentRangeStart w:id="6"/>
      <w:r>
        <w:rPr>
          <w:rFonts w:ascii="Times New Roman" w:eastAsia="Times New Roman" w:hAnsi="Times New Roman" w:cs="Times New Roman"/>
          <w:sz w:val="20"/>
          <w:szCs w:val="20"/>
        </w:rPr>
        <w:t xml:space="preserve">Figure </w:t>
      </w:r>
      <w:r w:rsidR="006019E7">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5"/>
      <w:r w:rsidR="008F041B">
        <w:rPr>
          <w:rStyle w:val="af"/>
        </w:rPr>
        <w:commentReference w:id="5"/>
      </w:r>
      <w:commentRangeEnd w:id="6"/>
      <w:r w:rsidR="00466C3B">
        <w:rPr>
          <w:rStyle w:val="af"/>
        </w:rPr>
        <w:commentReference w:id="6"/>
      </w:r>
      <w:r w:rsidR="006219B0">
        <w:rPr>
          <w:rFonts w:ascii="Times New Roman" w:eastAsia="Times New Roman" w:hAnsi="Times New Roman" w:cs="Times New Roman"/>
          <w:b/>
          <w:sz w:val="20"/>
          <w:szCs w:val="20"/>
        </w:rPr>
        <w:t>Monte Carlo simulation of the evolutionary dynamics of a population with a fitness valley.</w:t>
      </w:r>
      <w:r w:rsidR="006219B0">
        <w:rPr>
          <w:rFonts w:ascii="Times New Roman" w:eastAsia="Times New Roman" w:hAnsi="Times New Roman" w:cs="Times New Roman"/>
          <w:sz w:val="20"/>
          <w:szCs w:val="20"/>
        </w:rPr>
        <w:t xml:space="preserve"> X-axis: Time in generations.</w:t>
      </w:r>
      <w:r>
        <w:rPr>
          <w:rFonts w:ascii="Times New Roman" w:eastAsia="Times New Roman" w:hAnsi="Times New Roman" w:cs="Times New Roman"/>
          <w:sz w:val="20"/>
          <w:szCs w:val="20"/>
        </w:rPr>
        <w:t xml:space="preserve"> </w:t>
      </w:r>
      <w:r w:rsidR="006219B0">
        <w:rPr>
          <w:rFonts w:ascii="Times New Roman" w:eastAsia="Times New Roman" w:hAnsi="Times New Roman" w:cs="Times New Roman"/>
          <w:sz w:val="20"/>
          <w:szCs w:val="20"/>
        </w:rPr>
        <w:t>Y axis: Average numbers of the alleles of different classes (shown) per genome. P</w:t>
      </w:r>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del w:id="7" w:author="Автор" w:date="2026-04-07T14:31:00Z">
        <w:r w:rsidR="006219B0" w:rsidDel="00A27D66">
          <w:rPr>
            <w:rFonts w:ascii="Times New Roman" w:eastAsia="Times New Roman" w:hAnsi="Times New Roman" w:cs="Times New Roman"/>
            <w:color w:val="000000"/>
            <w:sz w:val="20"/>
            <w:szCs w:val="20"/>
          </w:rPr>
          <w:delText>.</w:delText>
        </w:r>
      </w:del>
      <w:ins w:id="8" w:author="Автор" w:date="2026-04-06T19:39:00Z">
        <w:r w:rsidR="00B7138F">
          <w:rPr>
            <w:rFonts w:ascii="Times New Roman" w:eastAsia="Times New Roman" w:hAnsi="Times New Roman" w:cs="Times New Roman"/>
            <w:color w:val="000000"/>
            <w:sz w:val="20"/>
            <w:szCs w:val="20"/>
          </w:rPr>
          <w:t>,</w:t>
        </w:r>
        <w:del w:id="9" w:author="Автор" w:date="2026-04-07T14:30:00Z">
          <w:r w:rsidR="00B7138F" w:rsidRPr="00B7138F" w:rsidDel="00A27D66">
            <w:rPr>
              <w:rFonts w:ascii="Times New Roman" w:eastAsia="Times New Roman" w:hAnsi="Times New Roman" w:cs="Times New Roman"/>
              <w:color w:val="000000"/>
              <w:sz w:val="20"/>
              <w:szCs w:val="20"/>
            </w:rPr>
            <w:delText xml:space="preserve"> </w:delText>
          </w:r>
        </w:del>
        <w:r w:rsidR="00B7138F">
          <w:rPr>
            <w:rFonts w:ascii="Times New Roman" w:eastAsia="Times New Roman" w:hAnsi="Times New Roman" w:cs="Times New Roman"/>
            <w:color w:val="000000"/>
            <w:sz w:val="20"/>
            <w:szCs w:val="20"/>
          </w:rPr>
          <w:t xml:space="preserve">10% of the alleles are </w:t>
        </w:r>
      </w:ins>
      <w:ins w:id="10" w:author="Автор" w:date="2026-04-07T14:30:00Z">
        <w:r w:rsidR="00A27D66">
          <w:rPr>
            <w:rFonts w:ascii="Times New Roman" w:eastAsia="Times New Roman" w:hAnsi="Times New Roman" w:cs="Times New Roman"/>
            <w:color w:val="000000"/>
            <w:sz w:val="20"/>
            <w:szCs w:val="20"/>
          </w:rPr>
          <w:t>beneficial</w:t>
        </w:r>
      </w:ins>
      <w:ins w:id="11" w:author="Автор" w:date="2026-04-06T19:39:00Z">
        <w:del w:id="12" w:author="Автор" w:date="2026-04-07T14:30:00Z">
          <w:r w:rsidR="00B7138F" w:rsidDel="00A27D66">
            <w:rPr>
              <w:rFonts w:ascii="Times New Roman" w:eastAsia="Times New Roman" w:hAnsi="Times New Roman" w:cs="Times New Roman"/>
              <w:color w:val="000000"/>
              <w:sz w:val="20"/>
              <w:szCs w:val="20"/>
            </w:rPr>
            <w:delText>advantageous</w:delText>
          </w:r>
        </w:del>
      </w:ins>
      <w:ins w:id="13" w:author="Автор" w:date="2026-04-07T14:25:00Z">
        <w:r w:rsidR="00E130A8">
          <w:rPr>
            <w:rFonts w:ascii="Times New Roman" w:eastAsia="Times New Roman" w:hAnsi="Times New Roman" w:cs="Times New Roman"/>
            <w:color w:val="000000"/>
            <w:sz w:val="20"/>
            <w:szCs w:val="20"/>
          </w:rPr>
          <w:t>,</w:t>
        </w:r>
      </w:ins>
      <w:ins w:id="14" w:author="Автор" w:date="2026-04-06T19:39:00Z">
        <w:del w:id="15" w:author="Автор" w:date="2026-04-07T14:31:00Z">
          <w:r w:rsidR="00B7138F" w:rsidDel="00A27D66">
            <w:rPr>
              <w:rFonts w:ascii="Times New Roman" w:eastAsia="Times New Roman" w:hAnsi="Times New Roman" w:cs="Times New Roman"/>
              <w:color w:val="000000"/>
              <w:sz w:val="20"/>
              <w:szCs w:val="20"/>
            </w:rPr>
            <w:delText xml:space="preserve"> other</w:delText>
          </w:r>
        </w:del>
        <w:r w:rsidR="00B7138F">
          <w:rPr>
            <w:rFonts w:ascii="Times New Roman" w:eastAsia="Times New Roman" w:hAnsi="Times New Roman" w:cs="Times New Roman"/>
            <w:color w:val="000000"/>
            <w:sz w:val="20"/>
            <w:szCs w:val="20"/>
          </w:rPr>
          <w:t xml:space="preserve"> 90% are deleterious</w:t>
        </w:r>
      </w:ins>
      <w:r>
        <w:rPr>
          <w:rFonts w:ascii="Times New Roman" w:eastAsia="Times New Roman" w:hAnsi="Times New Roman" w:cs="Times New Roman"/>
          <w:color w:val="000000"/>
          <w:sz w:val="20"/>
          <w:szCs w:val="20"/>
        </w:rPr>
        <w:t xml:space="preserve"> </w:t>
      </w:r>
      <w:ins w:id="16" w:author="Автор" w:date="2026-04-06T19:39:00Z">
        <w:r w:rsidR="00B7138F">
          <w:rPr>
            <w:rFonts w:ascii="Times New Roman" w:eastAsia="Times New Roman" w:hAnsi="Times New Roman" w:cs="Times New Roman"/>
            <w:color w:val="000000"/>
            <w:sz w:val="20"/>
            <w:szCs w:val="20"/>
          </w:rPr>
          <w:t>with</w:t>
        </w:r>
        <w:del w:id="17" w:author="Автор" w:date="2026-04-07T14:31:00Z">
          <w:r w:rsidR="00B7138F" w:rsidDel="00A27D66">
            <w:rPr>
              <w:rFonts w:ascii="Times New Roman" w:eastAsia="Times New Roman" w:hAnsi="Times New Roman" w:cs="Times New Roman"/>
              <w:color w:val="000000"/>
              <w:sz w:val="20"/>
              <w:szCs w:val="20"/>
            </w:rPr>
            <w:delText xml:space="preserve"> </w:delText>
          </w:r>
        </w:del>
      </w:ins>
      <w:ins w:id="18" w:author="Автор" w:date="2026-04-06T19:40:00Z">
        <w:del w:id="19" w:author="Автор" w:date="2026-04-07T14:31:00Z">
          <w:r w:rsidR="00B7138F" w:rsidDel="00A27D66">
            <w:rPr>
              <w:rFonts w:ascii="Times New Roman" w:eastAsia="Times New Roman" w:hAnsi="Times New Roman" w:cs="Times New Roman"/>
              <w:color w:val="000000"/>
              <w:sz w:val="20"/>
              <w:szCs w:val="20"/>
            </w:rPr>
            <w:delText>module of</w:delText>
          </w:r>
        </w:del>
        <w:r w:rsidR="00B7138F">
          <w:rPr>
            <w:rFonts w:ascii="Times New Roman" w:eastAsia="Times New Roman" w:hAnsi="Times New Roman" w:cs="Times New Roman"/>
            <w:color w:val="000000"/>
            <w:sz w:val="20"/>
            <w:szCs w:val="20"/>
          </w:rPr>
          <w:t xml:space="preserve"> </w:t>
        </w:r>
      </w:ins>
      <w:commentRangeStart w:id="20"/>
      <w:commentRangeStart w:id="21"/>
      <w:r>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w:t>
      </w:r>
      <w:del w:id="22" w:author="Автор" w:date="2026-04-06T19:39:00Z">
        <w:r w:rsidDel="00B7138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Epistati</w:t>
      </w:r>
      <w:r w:rsidR="006219B0">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 network represents a</w:t>
      </w:r>
      <w:del w:id="23" w:author="Автор" w:date="2026-04-06T19:42:00Z">
        <w:r w:rsidDel="00B313E7">
          <w:rPr>
            <w:rFonts w:ascii="Times New Roman" w:eastAsia="Times New Roman" w:hAnsi="Times New Roman" w:cs="Times New Roman"/>
            <w:sz w:val="20"/>
            <w:szCs w:val="20"/>
          </w:rPr>
          <w:delText xml:space="preserve"> </w:delText>
        </w:r>
      </w:del>
      <w:ins w:id="24" w:author="Автор" w:date="2026-04-06T19:41:00Z">
        <w:r w:rsidR="00B7138F">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sta</w:t>
      </w:r>
      <w:ins w:id="25" w:author="Автор" w:date="2026-04-06T19:41:00Z">
        <w:r w:rsidR="00B7138F">
          <w:rPr>
            <w:rFonts w:ascii="Times New Roman" w:eastAsia="Times New Roman" w:hAnsi="Times New Roman" w:cs="Times New Roman"/>
            <w:sz w:val="20"/>
            <w:szCs w:val="20"/>
          </w:rPr>
          <w:t xml:space="preserve">r with </w:t>
        </w:r>
      </w:ins>
      <w:ins w:id="26" w:author="Автор" w:date="2026-04-07T14:33:00Z">
        <w:r w:rsidR="00A27D66">
          <w:rPr>
            <w:rFonts w:ascii="Times New Roman" w:eastAsia="Times New Roman" w:hAnsi="Times New Roman" w:cs="Times New Roman"/>
            <w:sz w:val="20"/>
            <w:szCs w:val="20"/>
          </w:rPr>
          <w:t>the</w:t>
        </w:r>
      </w:ins>
      <w:ins w:id="27" w:author="Автор" w:date="2026-04-06T19:41:00Z">
        <w:del w:id="28" w:author="Автор" w:date="2026-04-07T14:33:00Z">
          <w:r w:rsidR="00B7138F" w:rsidDel="00A27D66">
            <w:rPr>
              <w:rFonts w:ascii="Times New Roman" w:eastAsia="Times New Roman" w:hAnsi="Times New Roman" w:cs="Times New Roman"/>
              <w:sz w:val="20"/>
              <w:szCs w:val="20"/>
            </w:rPr>
            <w:delText>one</w:delText>
          </w:r>
        </w:del>
        <w:r w:rsidR="00B7138F">
          <w:rPr>
            <w:rFonts w:ascii="Times New Roman" w:eastAsia="Times New Roman" w:hAnsi="Times New Roman" w:cs="Times New Roman"/>
            <w:sz w:val="20"/>
            <w:szCs w:val="20"/>
          </w:rPr>
          <w:t xml:space="preserve"> primary </w:t>
        </w:r>
      </w:ins>
      <w:ins w:id="29" w:author="Автор" w:date="2026-04-07T14:33:00Z">
        <w:r w:rsidR="00A27D66">
          <w:rPr>
            <w:rFonts w:ascii="Times New Roman" w:eastAsia="Times New Roman" w:hAnsi="Times New Roman" w:cs="Times New Roman"/>
            <w:sz w:val="20"/>
            <w:szCs w:val="20"/>
          </w:rPr>
          <w:t>allele</w:t>
        </w:r>
      </w:ins>
      <w:ins w:id="30" w:author="Автор" w:date="2026-04-06T19:41:00Z">
        <w:del w:id="31" w:author="Автор" w:date="2026-04-07T14:33:00Z">
          <w:r w:rsidR="00B7138F" w:rsidDel="00A27D66">
            <w:rPr>
              <w:rFonts w:ascii="Times New Roman" w:eastAsia="Times New Roman" w:hAnsi="Times New Roman" w:cs="Times New Roman"/>
              <w:sz w:val="20"/>
              <w:szCs w:val="20"/>
            </w:rPr>
            <w:delText>mutation</w:delText>
          </w:r>
        </w:del>
        <w:r w:rsidR="00B7138F">
          <w:rPr>
            <w:rFonts w:ascii="Times New Roman" w:eastAsia="Times New Roman" w:hAnsi="Times New Roman" w:cs="Times New Roman"/>
            <w:sz w:val="20"/>
            <w:szCs w:val="20"/>
          </w:rPr>
          <w:t xml:space="preserve"> </w:t>
        </w:r>
      </w:ins>
      <w:ins w:id="32" w:author="Автор" w:date="2026-04-07T14:33:00Z">
        <w:r w:rsidR="00A27D66">
          <w:rPr>
            <w:rFonts w:ascii="Times New Roman" w:eastAsia="Times New Roman" w:hAnsi="Times New Roman" w:cs="Times New Roman"/>
            <w:sz w:val="20"/>
            <w:szCs w:val="20"/>
          </w:rPr>
          <w:t>in t</w:t>
        </w:r>
      </w:ins>
      <w:ins w:id="33" w:author="Автор" w:date="2026-04-07T14:34:00Z">
        <w:del w:id="34" w:author="Автор" w:date="2026-04-13T17:25:00Z">
          <w:r w:rsidR="00A27D66" w:rsidDel="002A5C35">
            <w:rPr>
              <w:rFonts w:ascii="Times New Roman" w:eastAsia="Times New Roman" w:hAnsi="Times New Roman" w:cs="Times New Roman"/>
              <w:sz w:val="20"/>
              <w:szCs w:val="20"/>
            </w:rPr>
            <w:delText xml:space="preserve"> </w:delText>
          </w:r>
        </w:del>
      </w:ins>
      <w:ins w:id="35" w:author="Автор" w:date="2026-04-07T14:33:00Z">
        <w:r w:rsidR="00A27D66">
          <w:rPr>
            <w:rFonts w:ascii="Times New Roman" w:eastAsia="Times New Roman" w:hAnsi="Times New Roman" w:cs="Times New Roman"/>
            <w:sz w:val="20"/>
            <w:szCs w:val="20"/>
          </w:rPr>
          <w:t>he center</w:t>
        </w:r>
      </w:ins>
      <w:ins w:id="36" w:author="Автор" w:date="2026-04-06T19:41:00Z">
        <w:del w:id="37" w:author="Автор" w:date="2026-04-07T14:33:00Z">
          <w:r w:rsidR="00B7138F" w:rsidDel="00A27D66">
            <w:rPr>
              <w:rFonts w:ascii="Times New Roman" w:eastAsia="Times New Roman" w:hAnsi="Times New Roman" w:cs="Times New Roman"/>
              <w:sz w:val="20"/>
              <w:szCs w:val="20"/>
            </w:rPr>
            <w:delText>on its peak</w:delText>
          </w:r>
        </w:del>
      </w:ins>
      <w:ins w:id="38" w:author="Автор" w:date="2026-04-06T19:42:00Z">
        <w:r w:rsidR="00B313E7">
          <w:rPr>
            <w:rFonts w:ascii="Times New Roman" w:eastAsia="Times New Roman" w:hAnsi="Times New Roman" w:cs="Times New Roman"/>
            <w:sz w:val="20"/>
            <w:szCs w:val="20"/>
          </w:rPr>
          <w:t xml:space="preserve"> and ten compensatory mutations as </w:t>
        </w:r>
      </w:ins>
      <w:ins w:id="39" w:author="Автор" w:date="2026-04-07T14:33:00Z">
        <w:r w:rsidR="00A27D66">
          <w:rPr>
            <w:rFonts w:ascii="Times New Roman" w:eastAsia="Times New Roman" w:hAnsi="Times New Roman" w:cs="Times New Roman"/>
            <w:sz w:val="20"/>
            <w:szCs w:val="20"/>
          </w:rPr>
          <w:t>the</w:t>
        </w:r>
      </w:ins>
      <w:ins w:id="40" w:author="Автор" w:date="2026-04-06T19:42:00Z">
        <w:del w:id="41" w:author="Автор" w:date="2026-04-07T14:33:00Z">
          <w:r w:rsidR="00B313E7" w:rsidDel="00A27D66">
            <w:rPr>
              <w:rFonts w:ascii="Times New Roman" w:eastAsia="Times New Roman" w:hAnsi="Times New Roman" w:cs="Times New Roman"/>
              <w:sz w:val="20"/>
              <w:szCs w:val="20"/>
            </w:rPr>
            <w:delText>its</w:delText>
          </w:r>
        </w:del>
        <w:r w:rsidR="00B313E7">
          <w:rPr>
            <w:rFonts w:ascii="Times New Roman" w:eastAsia="Times New Roman" w:hAnsi="Times New Roman" w:cs="Times New Roman"/>
            <w:sz w:val="20"/>
            <w:szCs w:val="20"/>
          </w:rPr>
          <w:t xml:space="preserve"> rays</w:t>
        </w:r>
      </w:ins>
      <w:ins w:id="42" w:author="Автор" w:date="2026-04-06T19:43:00Z">
        <w:r w:rsidR="00B313E7">
          <w:rPr>
            <w:rFonts w:ascii="Times New Roman" w:eastAsia="Times New Roman" w:hAnsi="Times New Roman" w:cs="Times New Roman"/>
            <w:sz w:val="20"/>
            <w:szCs w:val="20"/>
          </w:rPr>
          <w:t xml:space="preserve">, all of </w:t>
        </w:r>
      </w:ins>
      <w:ins w:id="43" w:author="Автор" w:date="2026-04-07T14:33:00Z">
        <w:r w:rsidR="00A27D66">
          <w:rPr>
            <w:rFonts w:ascii="Times New Roman" w:eastAsia="Times New Roman" w:hAnsi="Times New Roman" w:cs="Times New Roman"/>
            <w:sz w:val="20"/>
            <w:szCs w:val="20"/>
          </w:rPr>
          <w:t>whi</w:t>
        </w:r>
      </w:ins>
      <w:ins w:id="44" w:author="Автор" w:date="2026-04-07T14:34:00Z">
        <w:r w:rsidR="00A27D66">
          <w:rPr>
            <w:rFonts w:ascii="Times New Roman" w:eastAsia="Times New Roman" w:hAnsi="Times New Roman" w:cs="Times New Roman"/>
            <w:sz w:val="20"/>
            <w:szCs w:val="20"/>
          </w:rPr>
          <w:t>ch</w:t>
        </w:r>
      </w:ins>
      <w:ins w:id="45" w:author="Автор" w:date="2026-04-06T19:43:00Z">
        <w:del w:id="46" w:author="Автор" w:date="2026-04-07T14:33:00Z">
          <w:r w:rsidR="00B313E7" w:rsidDel="00A27D66">
            <w:rPr>
              <w:rFonts w:ascii="Times New Roman" w:eastAsia="Times New Roman" w:hAnsi="Times New Roman" w:cs="Times New Roman"/>
              <w:sz w:val="20"/>
              <w:szCs w:val="20"/>
            </w:rPr>
            <w:delText>t</w:delText>
          </w:r>
        </w:del>
      </w:ins>
      <w:ins w:id="47" w:author="Автор" w:date="2026-04-07T14:34:00Z">
        <w:r w:rsidR="00A27D66">
          <w:rPr>
            <w:rFonts w:ascii="Times New Roman" w:eastAsia="Times New Roman" w:hAnsi="Times New Roman" w:cs="Times New Roman"/>
            <w:sz w:val="20"/>
            <w:szCs w:val="20"/>
          </w:rPr>
          <w:t xml:space="preserve"> are </w:t>
        </w:r>
      </w:ins>
      <w:ins w:id="48" w:author="Автор" w:date="2026-04-06T19:43:00Z">
        <w:del w:id="49" w:author="Автор" w:date="2026-04-07T14:33:00Z">
          <w:r w:rsidR="00B313E7" w:rsidDel="00A27D66">
            <w:rPr>
              <w:rFonts w:ascii="Times New Roman" w:eastAsia="Times New Roman" w:hAnsi="Times New Roman" w:cs="Times New Roman"/>
              <w:sz w:val="20"/>
              <w:szCs w:val="20"/>
            </w:rPr>
            <w:delText>hese</w:delText>
          </w:r>
        </w:del>
        <w:del w:id="50" w:author="Автор" w:date="2026-04-07T14:34:00Z">
          <w:r w:rsidR="00B313E7" w:rsidDel="00A27D66">
            <w:rPr>
              <w:rFonts w:ascii="Times New Roman" w:eastAsia="Times New Roman" w:hAnsi="Times New Roman" w:cs="Times New Roman"/>
              <w:sz w:val="20"/>
              <w:szCs w:val="20"/>
            </w:rPr>
            <w:delText xml:space="preserve"> 11 mutations are </w:delText>
          </w:r>
        </w:del>
        <w:proofErr w:type="gramStart"/>
        <w:r w:rsidR="00B313E7">
          <w:rPr>
            <w:rFonts w:ascii="Times New Roman" w:eastAsia="Times New Roman" w:hAnsi="Times New Roman" w:cs="Times New Roman"/>
            <w:sz w:val="20"/>
            <w:szCs w:val="20"/>
          </w:rPr>
          <w:t xml:space="preserve">deleterious </w:t>
        </w:r>
      </w:ins>
      <w:ins w:id="51" w:author="Автор" w:date="2026-04-07T14:34:00Z">
        <w:r w:rsidR="00A27D66">
          <w:rPr>
            <w:rFonts w:ascii="Times New Roman" w:eastAsia="Times New Roman" w:hAnsi="Times New Roman" w:cs="Times New Roman"/>
            <w:sz w:val="20"/>
            <w:szCs w:val="20"/>
          </w:rPr>
          <w:t xml:space="preserve"> as</w:t>
        </w:r>
        <w:proofErr w:type="gramEnd"/>
        <w:r w:rsidR="00A27D66">
          <w:rPr>
            <w:rFonts w:ascii="Times New Roman" w:eastAsia="Times New Roman" w:hAnsi="Times New Roman" w:cs="Times New Roman"/>
            <w:sz w:val="20"/>
            <w:szCs w:val="20"/>
          </w:rPr>
          <w:t xml:space="preserve"> single alleles.</w:t>
        </w:r>
      </w:ins>
      <w:ins w:id="52" w:author="Автор" w:date="2026-04-07T14:35:00Z">
        <w:r w:rsidR="00A27D66">
          <w:rPr>
            <w:rFonts w:ascii="Times New Roman" w:eastAsia="Times New Roman" w:hAnsi="Times New Roman" w:cs="Times New Roman"/>
            <w:sz w:val="20"/>
            <w:szCs w:val="20"/>
          </w:rPr>
          <w:t xml:space="preserve"> </w:t>
        </w:r>
      </w:ins>
      <w:ins w:id="53" w:author="Автор" w:date="2026-04-07T14:38:00Z">
        <w:r w:rsidR="004D7072">
          <w:rPr>
            <w:rFonts w:ascii="Times New Roman" w:eastAsia="Times New Roman" w:hAnsi="Times New Roman" w:cs="Times New Roman"/>
            <w:sz w:val="20"/>
            <w:szCs w:val="20"/>
          </w:rPr>
          <w:t>Epistatic parameters are given</w:t>
        </w:r>
      </w:ins>
      <w:ins w:id="54" w:author="Автор" w:date="2026-04-07T14:37:00Z">
        <w:r w:rsidR="004D7072">
          <w:rPr>
            <w:rFonts w:ascii="Times New Roman" w:eastAsia="Times New Roman" w:hAnsi="Times New Roman" w:cs="Times New Roman"/>
            <w:sz w:val="20"/>
            <w:szCs w:val="20"/>
          </w:rPr>
          <w:t xml:space="preserve"> in </w:t>
        </w:r>
      </w:ins>
      <w:ins w:id="55" w:author="Автор" w:date="2026-04-07T14:38:00Z">
        <w:r w:rsidR="004D7072">
          <w:rPr>
            <w:rFonts w:ascii="Times New Roman" w:eastAsia="Times New Roman" w:hAnsi="Times New Roman" w:cs="Times New Roman"/>
            <w:i/>
            <w:iCs/>
            <w:sz w:val="20"/>
            <w:szCs w:val="20"/>
          </w:rPr>
          <w:t>M</w:t>
        </w:r>
      </w:ins>
      <w:ins w:id="56" w:author="Автор" w:date="2026-04-07T14:37:00Z">
        <w:r w:rsidR="004D7072" w:rsidRPr="004D7072">
          <w:rPr>
            <w:rFonts w:ascii="Times New Roman" w:eastAsia="Times New Roman" w:hAnsi="Times New Roman" w:cs="Times New Roman"/>
            <w:i/>
            <w:iCs/>
            <w:sz w:val="20"/>
            <w:szCs w:val="20"/>
          </w:rPr>
          <w:t>ethods</w:t>
        </w:r>
      </w:ins>
      <w:ins w:id="57" w:author="Автор" w:date="2026-04-06T19:43:00Z">
        <w:del w:id="58" w:author="Автор" w:date="2026-04-07T14:34:00Z">
          <w:r w:rsidR="00B313E7" w:rsidRPr="001C6A4D" w:rsidDel="00A27D66">
            <w:rPr>
              <w:rFonts w:ascii="Times New Roman" w:eastAsia="Times New Roman" w:hAnsi="Times New Roman" w:cs="Times New Roman"/>
              <w:sz w:val="20"/>
              <w:szCs w:val="20"/>
            </w:rPr>
            <w:delText>independently</w:delText>
          </w:r>
        </w:del>
      </w:ins>
      <w:del w:id="59" w:author="Автор" w:date="2026-04-07T14:37:00Z">
        <w:r w:rsidRPr="001C6A4D" w:rsidDel="00A27D66">
          <w:rPr>
            <w:rFonts w:ascii="Times New Roman" w:eastAsia="Times New Roman" w:hAnsi="Times New Roman" w:cs="Times New Roman"/>
            <w:sz w:val="20"/>
            <w:szCs w:val="20"/>
          </w:rPr>
          <w:delText>r</w:delText>
        </w:r>
      </w:del>
      <w:del w:id="60" w:author="Автор" w:date="2026-04-06T19:41:00Z">
        <w:r w:rsidR="00A97F32" w:rsidDel="00B7138F">
          <w:rPr>
            <w:rFonts w:ascii="Times New Roman" w:eastAsia="Times New Roman" w:hAnsi="Times New Roman" w:cs="Times New Roman"/>
            <w:sz w:val="20"/>
            <w:szCs w:val="20"/>
          </w:rPr>
          <w:delText>….</w:delText>
        </w:r>
        <w:r w:rsidDel="00B7138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Recombination is absent</w:t>
      </w:r>
      <w:r w:rsidR="006219B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20"/>
      <w:r w:rsidR="006219B0">
        <w:rPr>
          <w:rStyle w:val="af"/>
        </w:rPr>
        <w:commentReference w:id="20"/>
      </w:r>
      <w:commentRangeEnd w:id="21"/>
      <w:r w:rsidR="00CF36DD">
        <w:rPr>
          <w:rStyle w:val="af"/>
        </w:rPr>
        <w:commentReference w:id="21"/>
      </w:r>
    </w:p>
    <w:p w14:paraId="5AC1BD8D" w14:textId="77777777" w:rsidR="007600E9" w:rsidRDefault="007600E9" w:rsidP="00742F5B">
      <w:pPr>
        <w:spacing w:after="0" w:line="360" w:lineRule="auto"/>
        <w:jc w:val="both"/>
        <w:rPr>
          <w:rFonts w:ascii="Times New Roman" w:eastAsia="Times New Roman" w:hAnsi="Times New Roman" w:cs="Times New Roman"/>
          <w:sz w:val="20"/>
          <w:szCs w:val="20"/>
        </w:rPr>
      </w:pPr>
    </w:p>
    <w:p w14:paraId="61A1D329" w14:textId="6681F097" w:rsidR="007600E9" w:rsidRPr="00FC4B93" w:rsidRDefault="00E65540" w:rsidP="00742F5B">
      <w:pPr>
        <w:spacing w:after="0" w:line="360" w:lineRule="auto"/>
        <w:jc w:val="both"/>
        <w:rPr>
          <w:rFonts w:ascii="Times New Roman" w:hAnsi="Times New Roman" w:cs="Times New Roman"/>
          <w:sz w:val="24"/>
          <w:szCs w:val="24"/>
          <w:lang w:val="en-US"/>
        </w:rPr>
      </w:pPr>
      <w:r w:rsidRPr="00E65540">
        <w:rPr>
          <w:rFonts w:ascii="Times New Roman" w:hAnsi="Times New Roman" w:cs="Times New Roman"/>
          <w:sz w:val="24"/>
          <w:szCs w:val="24"/>
          <w:lang w:val="en-US"/>
        </w:rPr>
        <w:t xml:space="preserve">Initially, </w:t>
      </w:r>
      <w:r w:rsidR="00A97F32">
        <w:rPr>
          <w:rFonts w:ascii="Times New Roman" w:hAnsi="Times New Roman" w:cs="Times New Roman"/>
          <w:sz w:val="24"/>
          <w:szCs w:val="24"/>
          <w:lang w:val="en-US"/>
        </w:rPr>
        <w:t xml:space="preserve">population is </w:t>
      </w:r>
      <w:proofErr w:type="spellStart"/>
      <w:r w:rsidR="00A97F32">
        <w:rPr>
          <w:rFonts w:ascii="Times New Roman" w:hAnsi="Times New Roman" w:cs="Times New Roman"/>
          <w:sz w:val="24"/>
          <w:szCs w:val="24"/>
          <w:lang w:val="en-US"/>
        </w:rPr>
        <w:t>monomorphous</w:t>
      </w:r>
      <w:proofErr w:type="spellEnd"/>
      <w:r w:rsidR="00A97F32">
        <w:rPr>
          <w:rFonts w:ascii="Times New Roman" w:hAnsi="Times New Roman" w:cs="Times New Roman"/>
          <w:sz w:val="24"/>
          <w:szCs w:val="24"/>
          <w:lang w:val="en-US"/>
        </w:rPr>
        <w:t>. T</w:t>
      </w:r>
      <w:r w:rsidRPr="00E65540">
        <w:rPr>
          <w:rFonts w:ascii="Times New Roman" w:hAnsi="Times New Roman" w:cs="Times New Roman"/>
          <w:sz w:val="24"/>
          <w:szCs w:val="24"/>
          <w:lang w:val="en-US"/>
        </w:rPr>
        <w:t xml:space="preserve">hen a gradual accumulation of </w:t>
      </w:r>
      <w:r w:rsidR="00A97F32">
        <w:rPr>
          <w:rFonts w:ascii="Times New Roman" w:hAnsi="Times New Roman" w:cs="Times New Roman"/>
          <w:sz w:val="24"/>
          <w:szCs w:val="24"/>
          <w:lang w:val="en-US"/>
        </w:rPr>
        <w:t>beneficial</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A82F67">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occurs</w:t>
      </w:r>
      <w:r w:rsidR="00A97F32">
        <w:rPr>
          <w:rFonts w:ascii="Times New Roman" w:hAnsi="Times New Roman" w:cs="Times New Roman"/>
          <w:sz w:val="24"/>
          <w:szCs w:val="24"/>
          <w:lang w:val="en-US"/>
        </w:rPr>
        <w:t>, which are assumed to take 10% of loci</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Deleterious</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accumulate</w:t>
      </w:r>
      <w:r w:rsidR="00A97F32">
        <w:rPr>
          <w:rFonts w:ascii="Times New Roman" w:hAnsi="Times New Roman" w:cs="Times New Roman"/>
          <w:sz w:val="24"/>
          <w:szCs w:val="24"/>
          <w:lang w:val="en-US"/>
        </w:rPr>
        <w:t xml:space="preserve"> 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r w:rsidR="00A82F67">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more slowly</w:t>
      </w:r>
      <w:r w:rsidRPr="00E65540">
        <w:rPr>
          <w:rFonts w:ascii="Times New Roman" w:hAnsi="Times New Roman" w:cs="Times New Roman"/>
          <w:sz w:val="24"/>
          <w:szCs w:val="24"/>
          <w:lang w:val="en-US"/>
        </w:rPr>
        <w:t xml:space="preserve"> due to the hitchhiking effect</w:t>
      </w:r>
      <w:r w:rsidR="00A97F32">
        <w:rPr>
          <w:rFonts w:ascii="Times New Roman" w:hAnsi="Times New Roman" w:cs="Times New Roman"/>
          <w:sz w:val="24"/>
          <w:szCs w:val="24"/>
          <w:lang w:val="en-US"/>
        </w:rPr>
        <w:t>, i.e., genetic linkage with the beneficial alleles</w:t>
      </w:r>
      <w:r w:rsidRPr="00E65540">
        <w:rPr>
          <w:rFonts w:ascii="Times New Roman" w:hAnsi="Times New Roman" w:cs="Times New Roman"/>
          <w:sz w:val="24"/>
          <w:szCs w:val="24"/>
          <w:lang w:val="en-US"/>
        </w:rPr>
        <w:t xml:space="preserve">. Among </w:t>
      </w:r>
      <w:r w:rsidR="00461F65">
        <w:rPr>
          <w:rFonts w:ascii="Times New Roman" w:hAnsi="Times New Roman" w:cs="Times New Roman"/>
          <w:sz w:val="24"/>
          <w:szCs w:val="24"/>
          <w:lang w:val="en-US"/>
        </w:rPr>
        <w:t>deleterious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r w:rsidRPr="00E65540">
        <w:rPr>
          <w:rFonts w:ascii="Times New Roman" w:hAnsi="Times New Roman" w:cs="Times New Roman"/>
          <w:sz w:val="24"/>
          <w:szCs w:val="24"/>
          <w:lang w:val="en-US"/>
        </w:rPr>
        <w:t xml:space="preserve">, one </w:t>
      </w:r>
      <w:r w:rsidR="00461F65">
        <w:rPr>
          <w:rFonts w:ascii="Times New Roman" w:hAnsi="Times New Roman" w:cs="Times New Roman"/>
          <w:sz w:val="24"/>
          <w:szCs w:val="24"/>
          <w:lang w:val="en-US"/>
        </w:rPr>
        <w:t xml:space="preserve">is set to be the </w:t>
      </w:r>
      <w:r w:rsidRPr="00E65540">
        <w:rPr>
          <w:rFonts w:ascii="Times New Roman" w:hAnsi="Times New Roman" w:cs="Times New Roman"/>
          <w:sz w:val="24"/>
          <w:szCs w:val="24"/>
          <w:lang w:val="en-US"/>
        </w:rPr>
        <w:t>primary mutation</w:t>
      </w:r>
      <w:r w:rsidR="00461F65">
        <w:rPr>
          <w:rFonts w:ascii="Times New Roman" w:hAnsi="Times New Roman" w:cs="Times New Roman"/>
          <w:sz w:val="24"/>
          <w:szCs w:val="24"/>
          <w:lang w:val="en-US"/>
        </w:rPr>
        <w:t xml:space="preserve"> of fitness valley</w:t>
      </w:r>
      <w:r w:rsidRPr="00E65540">
        <w:rPr>
          <w:rFonts w:ascii="Times New Roman" w:hAnsi="Times New Roman" w:cs="Times New Roman"/>
          <w:sz w:val="24"/>
          <w:szCs w:val="24"/>
          <w:lang w:val="en-US"/>
        </w:rPr>
        <w:t xml:space="preserve"> and 10 </w:t>
      </w:r>
      <w:r w:rsidR="00461F65">
        <w:rPr>
          <w:rFonts w:ascii="Times New Roman" w:hAnsi="Times New Roman" w:cs="Times New Roman"/>
          <w:sz w:val="24"/>
          <w:szCs w:val="24"/>
          <w:lang w:val="en-US"/>
        </w:rPr>
        <w:t xml:space="preserve">are set to be compensatory </w:t>
      </w:r>
      <w:r w:rsidRPr="00E65540">
        <w:rPr>
          <w:rFonts w:ascii="Times New Roman" w:hAnsi="Times New Roman" w:cs="Times New Roman"/>
          <w:sz w:val="24"/>
          <w:szCs w:val="24"/>
          <w:lang w:val="en-US"/>
        </w:rPr>
        <w:t xml:space="preserve">mutations </w:t>
      </w:r>
      <w:r w:rsidR="00461F65">
        <w:rPr>
          <w:rFonts w:ascii="Times New Roman" w:hAnsi="Times New Roman" w:cs="Times New Roman"/>
          <w:sz w:val="24"/>
          <w:szCs w:val="24"/>
          <w:lang w:val="en-US"/>
        </w:rPr>
        <w:t xml:space="preserve">with the degrees of compensation ranging from </w:t>
      </w:r>
      <w:ins w:id="61" w:author="Автор" w:date="2026-04-06T19:52:00Z">
        <w:r w:rsidR="00A30012">
          <w:rPr>
            <w:rFonts w:ascii="Times New Roman" w:hAnsi="Times New Roman" w:cs="Times New Roman"/>
            <w:sz w:val="24"/>
            <w:szCs w:val="24"/>
            <w:lang w:val="en-US"/>
          </w:rPr>
          <w:t>8</w:t>
        </w:r>
      </w:ins>
      <w:ins w:id="62" w:author="Автор" w:date="2026-04-06T19:35:00Z">
        <w:r w:rsidR="00B7138F">
          <w:rPr>
            <w:rFonts w:ascii="Times New Roman" w:hAnsi="Times New Roman" w:cs="Times New Roman"/>
            <w:sz w:val="24"/>
            <w:szCs w:val="24"/>
            <w:lang w:val="en-US"/>
          </w:rPr>
          <w:t>0</w:t>
        </w:r>
      </w:ins>
      <w:del w:id="63"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 xml:space="preserve"> to </w:t>
      </w:r>
      <w:ins w:id="64" w:author="Автор" w:date="2026-04-06T19:53:00Z">
        <w:r w:rsidR="00A30012">
          <w:rPr>
            <w:rFonts w:ascii="Times New Roman" w:hAnsi="Times New Roman" w:cs="Times New Roman"/>
            <w:sz w:val="24"/>
            <w:szCs w:val="24"/>
            <w:lang w:val="en-US"/>
          </w:rPr>
          <w:t>8</w:t>
        </w:r>
      </w:ins>
      <w:ins w:id="65" w:author="Автор" w:date="2026-04-06T19:35:00Z">
        <w:r w:rsidR="00B7138F">
          <w:rPr>
            <w:rFonts w:ascii="Times New Roman" w:hAnsi="Times New Roman" w:cs="Times New Roman"/>
            <w:sz w:val="24"/>
            <w:szCs w:val="24"/>
            <w:lang w:val="en-US"/>
          </w:rPr>
          <w:t>00</w:t>
        </w:r>
      </w:ins>
      <w:del w:id="66"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These</w:t>
      </w:r>
      <w:r w:rsidR="00461F65">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mutations are </w:t>
      </w:r>
      <w:r w:rsidR="00461F65">
        <w:rPr>
          <w:rFonts w:ascii="Times New Roman" w:hAnsi="Times New Roman" w:cs="Times New Roman"/>
          <w:sz w:val="24"/>
          <w:szCs w:val="24"/>
          <w:lang w:val="en-US"/>
        </w:rPr>
        <w:t>deleterious</w:t>
      </w:r>
      <w:r w:rsidR="00A82F67">
        <w:rPr>
          <w:rFonts w:ascii="Times New Roman" w:hAnsi="Times New Roman" w:cs="Times New Roman"/>
          <w:sz w:val="24"/>
          <w:szCs w:val="24"/>
          <w:lang w:val="en-US"/>
        </w:rPr>
        <w:t xml:space="preserve"> separately</w:t>
      </w:r>
      <w:r w:rsidRPr="00E65540">
        <w:rPr>
          <w:rFonts w:ascii="Times New Roman" w:hAnsi="Times New Roman" w:cs="Times New Roman"/>
          <w:sz w:val="24"/>
          <w:szCs w:val="24"/>
          <w:lang w:val="en-US"/>
        </w:rPr>
        <w:t xml:space="preserve">, but the combination of the primary </w:t>
      </w:r>
      <w:r w:rsidR="00A82F67">
        <w:rPr>
          <w:rFonts w:ascii="Times New Roman" w:hAnsi="Times New Roman" w:cs="Times New Roman"/>
          <w:sz w:val="24"/>
          <w:szCs w:val="24"/>
          <w:lang w:val="en-US"/>
        </w:rPr>
        <w:t>allele with the</w:t>
      </w:r>
      <w:r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compensatory</w:t>
      </w:r>
      <w:r w:rsidR="00A82F67">
        <w:rPr>
          <w:rFonts w:ascii="Times New Roman" w:hAnsi="Times New Roman" w:cs="Times New Roman"/>
          <w:sz w:val="24"/>
          <w:szCs w:val="24"/>
          <w:lang w:val="en-US"/>
        </w:rPr>
        <w:t xml:space="preserve"> </w:t>
      </w:r>
      <w:del w:id="67" w:author="Автор" w:date="2026-04-06T19:37:00Z">
        <w:r w:rsidR="00A82F67" w:rsidDel="00B7138F">
          <w:rPr>
            <w:rFonts w:ascii="Times New Roman" w:hAnsi="Times New Roman" w:cs="Times New Roman"/>
            <w:sz w:val="24"/>
            <w:szCs w:val="24"/>
            <w:lang w:val="en-US"/>
          </w:rPr>
          <w:delText>alelles</w:delText>
        </w:r>
      </w:del>
      <w:ins w:id="68" w:author="Автор" w:date="2026-04-06T19:37:00Z">
        <w:r w:rsidR="00B7138F">
          <w:rPr>
            <w:rFonts w:ascii="Times New Roman" w:hAnsi="Times New Roman" w:cs="Times New Roman"/>
            <w:sz w:val="24"/>
            <w:szCs w:val="24"/>
            <w:lang w:val="en-US"/>
          </w:rPr>
          <w:t>alleles</w:t>
        </w:r>
      </w:ins>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is </w:t>
      </w:r>
      <w:proofErr w:type="gramStart"/>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advantageous</w:t>
      </w:r>
      <w:proofErr w:type="gramEnd"/>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Sooner or later, </w:t>
      </w:r>
      <w:r w:rsidR="007F5365">
        <w:rPr>
          <w:rFonts w:ascii="Times New Roman" w:hAnsi="Times New Roman" w:cs="Times New Roman"/>
          <w:sz w:val="24"/>
          <w:szCs w:val="24"/>
          <w:lang w:val="en-US"/>
        </w:rPr>
        <w:t xml:space="preserve">deleterious </w:t>
      </w:r>
      <w:r w:rsidR="00A82F67">
        <w:rPr>
          <w:rFonts w:ascii="Times New Roman" w:hAnsi="Times New Roman" w:cs="Times New Roman"/>
          <w:sz w:val="24"/>
          <w:szCs w:val="24"/>
          <w:lang w:val="en-US"/>
        </w:rPr>
        <w:t xml:space="preserve">primary mutation </w:t>
      </w:r>
      <w:r w:rsidR="007F5365">
        <w:rPr>
          <w:rFonts w:ascii="Times New Roman" w:hAnsi="Times New Roman" w:cs="Times New Roman"/>
          <w:sz w:val="24"/>
          <w:szCs w:val="24"/>
          <w:lang w:val="en-US"/>
        </w:rPr>
        <w:t>becomes abundant</w:t>
      </w:r>
      <w:r w:rsidR="00A82F67">
        <w:rPr>
          <w:rFonts w:ascii="Times New Roman" w:hAnsi="Times New Roman" w:cs="Times New Roman"/>
          <w:sz w:val="24"/>
          <w:szCs w:val="24"/>
          <w:lang w:val="en-US"/>
        </w:rPr>
        <w:t xml:space="preserve"> in a population due to </w:t>
      </w:r>
      <w:r w:rsidR="007F5365">
        <w:rPr>
          <w:rFonts w:ascii="Times New Roman" w:hAnsi="Times New Roman" w:cs="Times New Roman"/>
          <w:sz w:val="24"/>
          <w:szCs w:val="24"/>
          <w:lang w:val="en-US"/>
        </w:rPr>
        <w:t xml:space="preserve">the </w:t>
      </w:r>
      <w:r w:rsidR="00A82F67">
        <w:rPr>
          <w:rFonts w:ascii="Times New Roman" w:hAnsi="Times New Roman" w:cs="Times New Roman"/>
          <w:sz w:val="24"/>
          <w:szCs w:val="24"/>
          <w:lang w:val="en-US"/>
        </w:rPr>
        <w:t xml:space="preserve">hitchhiking effect. Then compensatory alleles become advantageous, and start rapid accumulation, </w:t>
      </w:r>
      <w:r w:rsidRPr="00E65540">
        <w:rPr>
          <w:rFonts w:ascii="Times New Roman" w:hAnsi="Times New Roman" w:cs="Times New Roman"/>
          <w:sz w:val="24"/>
          <w:szCs w:val="24"/>
          <w:lang w:val="en-US"/>
        </w:rPr>
        <w:t>lead</w:t>
      </w:r>
      <w:r w:rsidR="007F5365">
        <w:rPr>
          <w:rFonts w:ascii="Times New Roman" w:hAnsi="Times New Roman" w:cs="Times New Roman"/>
          <w:sz w:val="24"/>
          <w:szCs w:val="24"/>
          <w:lang w:val="en-US"/>
        </w:rPr>
        <w:t>ing</w:t>
      </w:r>
      <w:r w:rsidRPr="00E65540">
        <w:rPr>
          <w:rFonts w:ascii="Times New Roman" w:hAnsi="Times New Roman" w:cs="Times New Roman"/>
          <w:sz w:val="24"/>
          <w:szCs w:val="24"/>
          <w:lang w:val="en-US"/>
        </w:rPr>
        <w:t xml:space="preserve"> to a jump in the curve</w:t>
      </w:r>
      <w:r w:rsidR="00A82F67">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Fig</w:t>
      </w:r>
      <w:r w:rsidR="00A82F67">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w:t>
      </w:r>
      <w:r w:rsidR="007F5365">
        <w:rPr>
          <w:rFonts w:ascii="Times New Roman" w:hAnsi="Times New Roman" w:cs="Times New Roman"/>
          <w:sz w:val="24"/>
          <w:szCs w:val="24"/>
          <w:lang w:val="en-US"/>
        </w:rPr>
        <w:t xml:space="preserve">. </w:t>
      </w:r>
      <w:r w:rsidR="006019E7">
        <w:rPr>
          <w:rFonts w:ascii="Times New Roman" w:hAnsi="Times New Roman" w:cs="Times New Roman"/>
          <w:sz w:val="24"/>
          <w:szCs w:val="24"/>
          <w:lang w:val="en-US"/>
        </w:rPr>
        <w:t xml:space="preserve">This marks </w:t>
      </w:r>
      <w:r w:rsidR="009A1A23">
        <w:rPr>
          <w:rFonts w:ascii="Times New Roman" w:hAnsi="Times New Roman" w:cs="Times New Roman"/>
          <w:sz w:val="24"/>
          <w:szCs w:val="24"/>
          <w:lang w:val="en-US"/>
        </w:rPr>
        <w:t xml:space="preserve">passing the fitness valley and </w:t>
      </w:r>
      <w:r w:rsidR="006019E7">
        <w:rPr>
          <w:rFonts w:ascii="Times New Roman" w:hAnsi="Times New Roman" w:cs="Times New Roman"/>
          <w:sz w:val="24"/>
          <w:szCs w:val="24"/>
          <w:lang w:val="en-US"/>
        </w:rPr>
        <w:t>the emergence of a new group of virus variants</w:t>
      </w:r>
      <w:r w:rsidR="009A1A23">
        <w:rPr>
          <w:rFonts w:ascii="Times New Roman" w:hAnsi="Times New Roman" w:cs="Times New Roman"/>
          <w:sz w:val="24"/>
          <w:szCs w:val="24"/>
          <w:lang w:val="en-US"/>
        </w:rPr>
        <w:t xml:space="preserve"> on the end of fitness </w:t>
      </w:r>
      <w:del w:id="69" w:author="Автор" w:date="2026-04-06T19:37:00Z">
        <w:r w:rsidR="009A1A23" w:rsidDel="00B7138F">
          <w:rPr>
            <w:rFonts w:ascii="Times New Roman" w:hAnsi="Times New Roman" w:cs="Times New Roman"/>
            <w:sz w:val="24"/>
            <w:szCs w:val="24"/>
            <w:lang w:val="en-US"/>
          </w:rPr>
          <w:delText>valle</w:delText>
        </w:r>
      </w:del>
      <w:ins w:id="70" w:author="Автор" w:date="2026-04-06T19:37:00Z">
        <w:r w:rsidR="00B7138F">
          <w:rPr>
            <w:rFonts w:ascii="Times New Roman" w:hAnsi="Times New Roman" w:cs="Times New Roman"/>
            <w:sz w:val="24"/>
            <w:szCs w:val="24"/>
            <w:lang w:val="en-US"/>
          </w:rPr>
          <w:t>valley</w:t>
        </w:r>
      </w:ins>
      <w:r w:rsidR="006019E7">
        <w:rPr>
          <w:rFonts w:ascii="Times New Roman" w:hAnsi="Times New Roman" w:cs="Times New Roman"/>
          <w:sz w:val="24"/>
          <w:szCs w:val="24"/>
          <w:lang w:val="en-US"/>
        </w:rPr>
        <w:t>.</w:t>
      </w:r>
    </w:p>
    <w:p w14:paraId="0CB2B425" w14:textId="26CAD4C5" w:rsidR="002C4707" w:rsidRPr="00FC4B93" w:rsidRDefault="002C4707" w:rsidP="00742F5B">
      <w:pPr>
        <w:spacing w:after="0" w:line="360" w:lineRule="auto"/>
        <w:jc w:val="both"/>
        <w:rPr>
          <w:rFonts w:ascii="Times New Roman" w:eastAsia="Times New Roman" w:hAnsi="Times New Roman" w:cs="Times New Roman"/>
          <w:sz w:val="24"/>
          <w:szCs w:val="24"/>
          <w:lang w:val="ru-RU"/>
        </w:rPr>
      </w:pPr>
      <w:commentRangeStart w:id="71"/>
      <w:commentRangeStart w:id="72"/>
      <w:r>
        <w:rPr>
          <w:rFonts w:ascii="Times New Roman" w:eastAsia="Times New Roman" w:hAnsi="Times New Roman" w:cs="Times New Roman"/>
          <w:noProof/>
          <w:sz w:val="24"/>
          <w:szCs w:val="24"/>
        </w:rPr>
        <w:drawing>
          <wp:inline distT="0" distB="0" distL="0" distR="0" wp14:anchorId="07F4408D" wp14:editId="62EEF249">
            <wp:extent cx="5848349" cy="4386262"/>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commentRangeEnd w:id="71"/>
      <w:r w:rsidR="004D7072">
        <w:rPr>
          <w:rStyle w:val="af"/>
        </w:rPr>
        <w:commentReference w:id="71"/>
      </w:r>
      <w:commentRangeEnd w:id="72"/>
      <w:r w:rsidR="009E1523">
        <w:rPr>
          <w:rStyle w:val="af"/>
        </w:rPr>
        <w:commentReference w:id="72"/>
      </w:r>
    </w:p>
    <w:p w14:paraId="4E5144E9" w14:textId="1E77D9A6" w:rsidR="000018A6" w:rsidRDefault="000018A6" w:rsidP="00742F5B">
      <w:pPr>
        <w:spacing w:after="0" w:line="360" w:lineRule="auto"/>
        <w:jc w:val="both"/>
        <w:rPr>
          <w:rFonts w:ascii="Times New Roman" w:eastAsia="Times New Roman" w:hAnsi="Times New Roman" w:cs="Times New Roman"/>
          <w:sz w:val="20"/>
          <w:szCs w:val="20"/>
        </w:rPr>
      </w:pPr>
      <w:commentRangeStart w:id="73"/>
      <w:commentRangeStart w:id="74"/>
      <w:r>
        <w:rPr>
          <w:rFonts w:ascii="Times New Roman" w:eastAsia="Times New Roman" w:hAnsi="Times New Roman" w:cs="Times New Roman"/>
          <w:sz w:val="20"/>
          <w:szCs w:val="20"/>
        </w:rPr>
        <w:t xml:space="preserve">Figure </w:t>
      </w:r>
      <w:r w:rsidR="000237D1">
        <w:rPr>
          <w:rFonts w:ascii="Times New Roman" w:eastAsia="Times New Roman" w:hAnsi="Times New Roman" w:cs="Times New Roman"/>
          <w:sz w:val="20"/>
          <w:szCs w:val="20"/>
        </w:rPr>
        <w:t>*</w:t>
      </w:r>
      <w:proofErr w:type="gramStart"/>
      <w:r w:rsidR="000237D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roofErr w:type="gramEnd"/>
      <w:r w:rsidRPr="000018A6">
        <w:rPr>
          <w:rFonts w:ascii="Times New Roman" w:eastAsia="Times New Roman" w:hAnsi="Times New Roman" w:cs="Times New Roman"/>
          <w:b/>
          <w:sz w:val="20"/>
          <w:szCs w:val="20"/>
        </w:rPr>
        <w:t xml:space="preserve"> </w:t>
      </w:r>
      <w:commentRangeEnd w:id="73"/>
      <w:r w:rsidR="003A5E2B">
        <w:rPr>
          <w:rStyle w:val="af"/>
        </w:rPr>
        <w:commentReference w:id="73"/>
      </w:r>
      <w:commentRangeEnd w:id="74"/>
      <w:r w:rsidR="00CF36DD">
        <w:rPr>
          <w:rStyle w:val="af"/>
        </w:rPr>
        <w:commentReference w:id="74"/>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 initially</w:t>
      </w:r>
      <w:r w:rsidR="00114B32">
        <w:rPr>
          <w:rFonts w:ascii="Times New Roman" w:eastAsia="Times New Roman" w:hAnsi="Times New Roman" w:cs="Times New Roman"/>
          <w:b/>
          <w:sz w:val="20"/>
          <w:szCs w:val="20"/>
        </w:rPr>
        <w:t>-</w:t>
      </w:r>
      <w:proofErr w:type="spellStart"/>
      <w:r w:rsidR="000237D1">
        <w:rPr>
          <w:rFonts w:ascii="Times New Roman" w:eastAsia="Times New Roman" w:hAnsi="Times New Roman" w:cs="Times New Roman"/>
          <w:b/>
          <w:sz w:val="20"/>
          <w:szCs w:val="20"/>
        </w:rPr>
        <w:t>monomorphous</w:t>
      </w:r>
      <w:proofErr w:type="spellEnd"/>
      <w:r w:rsidR="000237D1">
        <w:rPr>
          <w:rFonts w:ascii="Times New Roman" w:eastAsia="Times New Roman" w:hAnsi="Times New Roman" w:cs="Times New Roman"/>
          <w:b/>
          <w:sz w:val="20"/>
          <w:szCs w:val="20"/>
        </w:rPr>
        <w:t xml:space="preserve"> population</w:t>
      </w:r>
      <w:r w:rsidR="00114B32">
        <w:rPr>
          <w:rFonts w:ascii="Times New Roman" w:eastAsia="Times New Roman" w:hAnsi="Times New Roman" w:cs="Times New Roman"/>
          <w:b/>
          <w:sz w:val="20"/>
          <w:szCs w:val="20"/>
        </w:rPr>
        <w:t>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sequence.</w:t>
      </w:r>
      <w:ins w:id="75" w:author="Автор" w:date="2026-04-13T20:41:00Z">
        <w:r w:rsidR="001F2438" w:rsidRPr="001F2438">
          <w:rPr>
            <w:rFonts w:ascii="Times New Roman" w:eastAsia="Times New Roman" w:hAnsi="Times New Roman" w:cs="Times New Roman"/>
            <w:sz w:val="20"/>
            <w:szCs w:val="20"/>
          </w:rPr>
          <w:t xml:space="preserve"> </w:t>
        </w:r>
        <w:r w:rsidR="001F2438">
          <w:rPr>
            <w:rFonts w:ascii="Times New Roman" w:eastAsia="Times New Roman" w:hAnsi="Times New Roman" w:cs="Times New Roman"/>
            <w:sz w:val="20"/>
            <w:szCs w:val="20"/>
          </w:rPr>
          <w:t>Red lines at ​​​​</w:t>
        </w:r>
        <w:r w:rsidR="001F2438">
          <w:rPr>
            <w:rFonts w:ascii="Times New Roman" w:eastAsia="Times New Roman" w:hAnsi="Times New Roman" w:cs="Times New Roman"/>
            <w:sz w:val="20"/>
            <w:szCs w:val="20"/>
          </w:rPr>
          <w:t>6</w:t>
        </w:r>
        <w:r w:rsidR="001F2438">
          <w:rPr>
            <w:rFonts w:ascii="Times New Roman" w:eastAsia="Times New Roman" w:hAnsi="Times New Roman" w:cs="Times New Roman"/>
            <w:sz w:val="20"/>
            <w:szCs w:val="20"/>
          </w:rPr>
          <w:t xml:space="preserve"> and </w:t>
        </w:r>
        <w:proofErr w:type="gramStart"/>
        <w:r w:rsidR="001F2438">
          <w:rPr>
            <w:rFonts w:ascii="Times New Roman" w:eastAsia="Times New Roman" w:hAnsi="Times New Roman" w:cs="Times New Roman"/>
            <w:sz w:val="20"/>
            <w:szCs w:val="20"/>
          </w:rPr>
          <w:t>22</w:t>
        </w:r>
        <w:r w:rsidR="001F2438">
          <w:rPr>
            <w:rFonts w:ascii="Times New Roman" w:eastAsia="Times New Roman" w:hAnsi="Times New Roman" w:cs="Times New Roman"/>
            <w:sz w:val="20"/>
            <w:szCs w:val="20"/>
          </w:rPr>
          <w:t xml:space="preserve">  divide</w:t>
        </w:r>
        <w:proofErr w:type="gramEnd"/>
        <w:r w:rsidR="001F2438">
          <w:rPr>
            <w:rFonts w:ascii="Times New Roman" w:eastAsia="Times New Roman" w:hAnsi="Times New Roman" w:cs="Times New Roman"/>
            <w:sz w:val="20"/>
            <w:szCs w:val="20"/>
          </w:rPr>
          <w:t xml:space="preserve"> the t</w:t>
        </w:r>
        <w:r w:rsidR="001F2438">
          <w:rPr>
            <w:rFonts w:ascii="Times New Roman" w:eastAsia="Times New Roman" w:hAnsi="Times New Roman" w:cs="Times New Roman"/>
            <w:sz w:val="20"/>
            <w:szCs w:val="20"/>
          </w:rPr>
          <w:t>wo</w:t>
        </w:r>
        <w:r w:rsidR="001F2438">
          <w:rPr>
            <w:rFonts w:ascii="Times New Roman" w:eastAsia="Times New Roman" w:hAnsi="Times New Roman" w:cs="Times New Roman"/>
            <w:sz w:val="20"/>
            <w:szCs w:val="20"/>
          </w:rPr>
          <w:t xml:space="preserve"> groups of sequences </w:t>
        </w:r>
        <w:r w:rsidR="001F2438">
          <w:rPr>
            <w:rFonts w:ascii="Times New Roman" w:eastAsia="Times New Roman" w:hAnsi="Times New Roman" w:cs="Times New Roman"/>
            <w:sz w:val="20"/>
            <w:szCs w:val="20"/>
          </w:rPr>
          <w:lastRenderedPageBreak/>
          <w:t>numbered by Roman numerals</w:t>
        </w:r>
      </w:ins>
      <w:r>
        <w:rPr>
          <w:rFonts w:ascii="Times New Roman" w:eastAsia="Times New Roman" w:hAnsi="Times New Roman" w:cs="Times New Roman"/>
          <w:sz w:val="20"/>
          <w:szCs w:val="20"/>
        </w:rPr>
        <w:t xml:space="preserve"> Simulation parameters</w:t>
      </w:r>
      <w:r w:rsidR="004144AC">
        <w:rPr>
          <w:rFonts w:ascii="Times New Roman" w:eastAsia="Times New Roman" w:hAnsi="Times New Roman" w:cs="Times New Roman"/>
          <w:color w:val="000000"/>
          <w:sz w:val="20"/>
          <w:szCs w:val="20"/>
        </w:rPr>
        <w:t xml:space="preserve"> are the same as in Figure #</w:t>
      </w:r>
      <w:r w:rsidR="006019E7">
        <w:rPr>
          <w:rFonts w:ascii="Times New Roman" w:eastAsia="Times New Roman" w:hAnsi="Times New Roman" w:cs="Times New Roman"/>
          <w:color w:val="000000"/>
          <w:sz w:val="20"/>
          <w:szCs w:val="20"/>
        </w:rPr>
        <w:t xml:space="preserve">, but 6 Monte Carlo runs </w:t>
      </w:r>
      <w:ins w:id="76" w:author="Автор" w:date="2026-04-13T17:28:00Z">
        <w:r w:rsidR="002A5C35">
          <w:rPr>
            <w:rFonts w:ascii="Times New Roman" w:eastAsia="Times New Roman" w:hAnsi="Times New Roman" w:cs="Times New Roman"/>
            <w:color w:val="000000"/>
            <w:sz w:val="20"/>
            <w:szCs w:val="20"/>
          </w:rPr>
          <w:t>and each 10</w:t>
        </w:r>
        <w:r w:rsidR="002A5C35">
          <w:rPr>
            <w:rFonts w:ascii="Times New Roman" w:eastAsia="Times New Roman" w:hAnsi="Times New Roman" w:cs="Times New Roman"/>
            <w:color w:val="000000"/>
            <w:sz w:val="20"/>
            <w:szCs w:val="20"/>
            <w:vertAlign w:val="superscript"/>
          </w:rPr>
          <w:t>th</w:t>
        </w:r>
        <w:r w:rsidR="002A5C35">
          <w:rPr>
            <w:rFonts w:ascii="Times New Roman" w:eastAsia="Times New Roman" w:hAnsi="Times New Roman" w:cs="Times New Roman"/>
            <w:color w:val="000000"/>
            <w:sz w:val="20"/>
            <w:szCs w:val="20"/>
          </w:rPr>
          <w:t xml:space="preserve"> timepoint till t = 150 </w:t>
        </w:r>
      </w:ins>
      <w:r w:rsidR="006019E7">
        <w:rPr>
          <w:rFonts w:ascii="Times New Roman" w:eastAsia="Times New Roman" w:hAnsi="Times New Roman" w:cs="Times New Roman"/>
          <w:color w:val="000000"/>
          <w:sz w:val="20"/>
          <w:szCs w:val="20"/>
        </w:rPr>
        <w:t>are used.</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2C1006C7"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w:t>
      </w:r>
      <w:r w:rsidR="009A1A23">
        <w:rPr>
          <w:rFonts w:ascii="Times New Roman" w:eastAsia="Times New Roman" w:hAnsi="Times New Roman" w:cs="Times New Roman"/>
          <w:sz w:val="24"/>
          <w:szCs w:val="24"/>
        </w:rPr>
        <w:t xml:space="preserve"> virus passing the fitness valley</w:t>
      </w:r>
      <w:r>
        <w:rPr>
          <w:rFonts w:ascii="Times New Roman" w:eastAsia="Times New Roman" w:hAnsi="Times New Roman" w:cs="Times New Roman"/>
          <w:sz w:val="24"/>
          <w:szCs w:val="24"/>
        </w:rPr>
        <w:t xml:space="preserve">, the mutational spectrum averaged over 6 populations at 150 generational steps had two maxima (Fig. **). </w:t>
      </w:r>
      <w:r w:rsidR="00C93F5D">
        <w:rPr>
          <w:rFonts w:ascii="Times New Roman" w:eastAsia="Times New Roman" w:hAnsi="Times New Roman" w:cs="Times New Roman"/>
          <w:sz w:val="24"/>
          <w:szCs w:val="24"/>
        </w:rPr>
        <w:t>The</w:t>
      </w:r>
      <w:r w:rsidR="009A1A23">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equences</w:t>
      </w:r>
      <w:r w:rsidR="00C93F5D">
        <w:rPr>
          <w:rFonts w:ascii="Times New Roman" w:eastAsia="Times New Roman" w:hAnsi="Times New Roman" w:cs="Times New Roman"/>
          <w:sz w:val="24"/>
          <w:szCs w:val="24"/>
        </w:rPr>
        <w:t xml:space="preserve"> were divided between the two peaks</w:t>
      </w:r>
      <w:r>
        <w:rPr>
          <w:rFonts w:ascii="Times New Roman" w:eastAsia="Times New Roman" w:hAnsi="Times New Roman" w:cs="Times New Roman"/>
          <w:sz w:val="24"/>
          <w:szCs w:val="24"/>
        </w:rPr>
        <w:t xml:space="preserve"> </w:t>
      </w:r>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r w:rsidR="009A1A2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Pr>
          <w:rFonts w:ascii="Times New Roman" w:eastAsia="Times New Roman" w:hAnsi="Times New Roman" w:cs="Times New Roman"/>
          <w:sz w:val="24"/>
          <w:szCs w:val="24"/>
        </w:rPr>
        <w:t>e</w:t>
      </w:r>
      <w:r w:rsidR="003A5E2B">
        <w:rPr>
          <w:rFonts w:ascii="Times New Roman" w:eastAsia="Times New Roman" w:hAnsi="Times New Roman" w:cs="Times New Roman"/>
          <w:sz w:val="24"/>
          <w:szCs w:val="24"/>
        </w:rPr>
        <w:t>tition</w:t>
      </w:r>
      <w:r w:rsidR="009A1A23">
        <w:rPr>
          <w:rFonts w:ascii="Times New Roman" w:eastAsia="Times New Roman" w:hAnsi="Times New Roman" w:cs="Times New Roman"/>
          <w:sz w:val="24"/>
          <w:szCs w:val="24"/>
        </w:rPr>
        <w:t xml:space="preserve">. The resulting samples were </w:t>
      </w:r>
      <w:r w:rsidR="003A5E2B">
        <w:rPr>
          <w:rFonts w:ascii="Times New Roman" w:eastAsia="Times New Roman" w:hAnsi="Times New Roman" w:cs="Times New Roman"/>
          <w:sz w:val="24"/>
          <w:szCs w:val="24"/>
        </w:rPr>
        <w:t>used for the</w:t>
      </w:r>
      <w:r w:rsidR="009A1A23">
        <w:rPr>
          <w:rFonts w:ascii="Times New Roman" w:eastAsia="Times New Roman" w:hAnsi="Times New Roman" w:cs="Times New Roman"/>
          <w:sz w:val="24"/>
          <w:szCs w:val="24"/>
        </w:rPr>
        <w:t xml:space="preserve"> </w:t>
      </w:r>
      <w:proofErr w:type="gramStart"/>
      <w:r w:rsidR="009A1A23">
        <w:rPr>
          <w:rFonts w:ascii="Times New Roman" w:eastAsia="Times New Roman" w:hAnsi="Times New Roman" w:cs="Times New Roman"/>
          <w:sz w:val="24"/>
          <w:szCs w:val="24"/>
        </w:rPr>
        <w:t xml:space="preserve">epistasis </w:t>
      </w:r>
      <w:r w:rsidR="003A5E2B">
        <w:rPr>
          <w:rFonts w:ascii="Times New Roman" w:eastAsia="Times New Roman" w:hAnsi="Times New Roman" w:cs="Times New Roman"/>
          <w:sz w:val="24"/>
          <w:szCs w:val="24"/>
        </w:rPr>
        <w:t xml:space="preserve"> detection</w:t>
      </w:r>
      <w:proofErr w:type="gramEnd"/>
      <w:r w:rsidR="003A5E2B">
        <w:rPr>
          <w:rFonts w:ascii="Times New Roman" w:eastAsia="Times New Roman" w:hAnsi="Times New Roman" w:cs="Times New Roman"/>
          <w:sz w:val="24"/>
          <w:szCs w:val="24"/>
        </w:rPr>
        <w:t xml:space="preserve"> </w:t>
      </w:r>
      <w:r w:rsidR="009A1A23">
        <w:rPr>
          <w:rFonts w:ascii="Times New Roman" w:eastAsia="Times New Roman" w:hAnsi="Times New Roman" w:cs="Times New Roman"/>
          <w:sz w:val="24"/>
          <w:szCs w:val="24"/>
        </w:rPr>
        <w:t>method described above.</w:t>
      </w:r>
    </w:p>
    <w:p w14:paraId="0637C8D4" w14:textId="0C685247"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w:t>
      </w:r>
      <w:r w:rsidR="00C93F5D">
        <w:rPr>
          <w:rFonts w:ascii="Times New Roman" w:eastAsia="Times New Roman" w:hAnsi="Times New Roman" w:cs="Times New Roman"/>
          <w:sz w:val="24"/>
          <w:szCs w:val="24"/>
        </w:rPr>
        <w:t>,</w:t>
      </w:r>
      <w:r w:rsidR="00DC293B">
        <w:rPr>
          <w:rFonts w:ascii="Times New Roman" w:eastAsia="Times New Roman" w:hAnsi="Times New Roman" w:cs="Times New Roman"/>
          <w:sz w:val="24"/>
          <w:szCs w:val="24"/>
        </w:rPr>
        <w:t xml:space="preserve"> as a function </w:t>
      </w:r>
      <w:r w:rsidR="00C93F5D">
        <w:rPr>
          <w:rFonts w:ascii="Times New Roman" w:eastAsia="Times New Roman" w:hAnsi="Times New Roman" w:cs="Times New Roman"/>
          <w:sz w:val="24"/>
          <w:szCs w:val="24"/>
        </w:rPr>
        <w:t xml:space="preserve">of </w:t>
      </w:r>
      <w:r w:rsidR="003A5E2B">
        <w:rPr>
          <w:rFonts w:ascii="Times New Roman" w:eastAsia="Times New Roman" w:hAnsi="Times New Roman" w:cs="Times New Roman"/>
          <w:sz w:val="24"/>
          <w:szCs w:val="24"/>
        </w:rPr>
        <w:t xml:space="preserve">numbers of sequences </w:t>
      </w:r>
      <w:r w:rsidR="00C93F5D">
        <w:rPr>
          <w:rFonts w:ascii="Times New Roman" w:eastAsia="Times New Roman" w:hAnsi="Times New Roman" w:cs="Times New Roman"/>
          <w:sz w:val="24"/>
          <w:szCs w:val="24"/>
        </w:rPr>
        <w:t xml:space="preserve">sampled </w:t>
      </w:r>
      <w:r w:rsidR="003A5E2B">
        <w:rPr>
          <w:rFonts w:ascii="Times New Roman" w:eastAsia="Times New Roman" w:hAnsi="Times New Roman" w:cs="Times New Roman"/>
          <w:sz w:val="24"/>
          <w:szCs w:val="24"/>
        </w:rPr>
        <w:t>from peak 1 and 2</w:t>
      </w:r>
      <w:r w:rsidR="00C93F5D">
        <w:rPr>
          <w:rFonts w:ascii="Times New Roman" w:eastAsia="Times New Roman" w:hAnsi="Times New Roman" w:cs="Times New Roman"/>
          <w:sz w:val="24"/>
          <w:szCs w:val="24"/>
        </w:rPr>
        <w:t>, normalized to the sequence number of each peak</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 remained</w:t>
      </w:r>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r w:rsidR="00C93F5D">
        <w:rPr>
          <w:rFonts w:ascii="Times New Roman" w:eastAsia="Times New Roman" w:hAnsi="Times New Roman" w:cs="Times New Roman"/>
          <w:sz w:val="24"/>
          <w:szCs w:val="24"/>
        </w:rPr>
        <w:t xml:space="preserve">was </w:t>
      </w:r>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r w:rsidR="00C93F5D">
        <w:rPr>
          <w:rFonts w:ascii="Times New Roman" w:eastAsia="Times New Roman" w:hAnsi="Times New Roman" w:cs="Times New Roman"/>
          <w:sz w:val="24"/>
          <w:szCs w:val="24"/>
        </w:rPr>
        <w:t xml:space="preserve">s </w:t>
      </w:r>
      <w:proofErr w:type="gramStart"/>
      <w:r w:rsidR="00C93F5D">
        <w:rPr>
          <w:rFonts w:ascii="Times New Roman" w:eastAsia="Times New Roman" w:hAnsi="Times New Roman" w:cs="Times New Roman"/>
          <w:sz w:val="24"/>
          <w:szCs w:val="24"/>
        </w:rPr>
        <w:t xml:space="preserve">only </w:t>
      </w:r>
      <w:r w:rsidR="00DC293B">
        <w:rPr>
          <w:rFonts w:ascii="Times New Roman" w:eastAsia="Times New Roman" w:hAnsi="Times New Roman" w:cs="Times New Roman"/>
          <w:sz w:val="24"/>
          <w:szCs w:val="24"/>
        </w:rPr>
        <w:t>.</w:t>
      </w:r>
      <w:proofErr w:type="gramEnd"/>
      <w:r w:rsidR="00DC293B" w:rsidRPr="00FC4B93">
        <w:rPr>
          <w:rFonts w:ascii="Times New Roman" w:eastAsia="Times New Roman" w:hAnsi="Times New Roman" w:cs="Times New Roman"/>
          <w:sz w:val="24"/>
          <w:szCs w:val="24"/>
        </w:rPr>
        <w:t xml:space="preserve"> </w:t>
      </w:r>
      <w:proofErr w:type="gramStart"/>
      <w:r w:rsidR="00FE28DE">
        <w:rPr>
          <w:rFonts w:ascii="Times New Roman" w:eastAsia="Times New Roman" w:hAnsi="Times New Roman" w:cs="Times New Roman"/>
          <w:sz w:val="24"/>
          <w:szCs w:val="24"/>
        </w:rPr>
        <w:t>Therefore</w:t>
      </w:r>
      <w:proofErr w:type="gramEnd"/>
      <w:r w:rsidR="00FE28DE">
        <w:rPr>
          <w:rFonts w:ascii="Times New Roman" w:eastAsia="Times New Roman" w:hAnsi="Times New Roman" w:cs="Times New Roman"/>
          <w:sz w:val="24"/>
          <w:szCs w:val="24"/>
        </w:rPr>
        <w:t xml:space="preserve"> this method is highly accurate, but only in the conservative direction. </w:t>
      </w:r>
      <w:r w:rsidR="000D6E6E">
        <w:rPr>
          <w:rFonts w:ascii="Times New Roman" w:eastAsia="Times New Roman" w:hAnsi="Times New Roman" w:cs="Times New Roman"/>
          <w:sz w:val="24"/>
          <w:szCs w:val="24"/>
        </w:rPr>
        <w:t xml:space="preserve">Our </w:t>
      </w:r>
      <w:r w:rsidR="00FE28DE">
        <w:rPr>
          <w:rFonts w:ascii="Times New Roman" w:eastAsia="Times New Roman" w:hAnsi="Times New Roman" w:cs="Times New Roman"/>
          <w:sz w:val="24"/>
          <w:szCs w:val="24"/>
        </w:rPr>
        <w:t xml:space="preserve">results suggest </w:t>
      </w:r>
      <w:r w:rsidR="000D6E6E">
        <w:rPr>
          <w:rFonts w:ascii="Times New Roman" w:eastAsia="Times New Roman" w:hAnsi="Times New Roman" w:cs="Times New Roman"/>
          <w:sz w:val="24"/>
          <w:szCs w:val="24"/>
        </w:rPr>
        <w:t>the</w:t>
      </w:r>
      <w:r w:rsidR="00FE28DE">
        <w:rPr>
          <w:rFonts w:ascii="Times New Roman" w:eastAsia="Times New Roman" w:hAnsi="Times New Roman" w:cs="Times New Roman"/>
          <w:sz w:val="24"/>
          <w:szCs w:val="24"/>
        </w:rPr>
        <w:t xml:space="preserve"> need to take either equal sampling from </w:t>
      </w:r>
      <w:r w:rsidR="000D6E6E">
        <w:rPr>
          <w:rFonts w:ascii="Times New Roman" w:eastAsia="Times New Roman" w:hAnsi="Times New Roman" w:cs="Times New Roman"/>
          <w:sz w:val="24"/>
          <w:szCs w:val="24"/>
        </w:rPr>
        <w:t xml:space="preserve">the two </w:t>
      </w:r>
      <w:r w:rsidR="00FE28DE">
        <w:rPr>
          <w:rFonts w:ascii="Times New Roman" w:eastAsia="Times New Roman" w:hAnsi="Times New Roman" w:cs="Times New Roman"/>
          <w:sz w:val="24"/>
          <w:szCs w:val="24"/>
        </w:rPr>
        <w:t xml:space="preserve">peaks or somewhat smaller sampling from </w:t>
      </w:r>
      <w:r w:rsidR="000D6E6E">
        <w:rPr>
          <w:rFonts w:ascii="Times New Roman" w:eastAsia="Times New Roman" w:hAnsi="Times New Roman" w:cs="Times New Roman"/>
          <w:sz w:val="24"/>
          <w:szCs w:val="24"/>
        </w:rPr>
        <w:t xml:space="preserve">the </w:t>
      </w:r>
      <w:r w:rsidR="00FE28DE">
        <w:rPr>
          <w:rFonts w:ascii="Times New Roman" w:eastAsia="Times New Roman" w:hAnsi="Times New Roman" w:cs="Times New Roman"/>
          <w:sz w:val="24"/>
          <w:szCs w:val="24"/>
        </w:rPr>
        <w:t>earlier peak</w:t>
      </w:r>
      <w:r w:rsidR="000D6E6E">
        <w:rPr>
          <w:rFonts w:ascii="Times New Roman" w:eastAsia="Times New Roman" w:hAnsi="Times New Roman" w:cs="Times New Roman"/>
          <w:sz w:val="24"/>
          <w:szCs w:val="24"/>
        </w:rPr>
        <w:t xml:space="preserve"> (Peak I)</w:t>
      </w:r>
      <w:r w:rsidR="00FE28DE">
        <w:rPr>
          <w:rFonts w:ascii="Times New Roman" w:eastAsia="Times New Roman" w:hAnsi="Times New Roman" w:cs="Times New Roman"/>
          <w:sz w:val="24"/>
          <w:szCs w:val="24"/>
        </w:rPr>
        <w:t xml:space="preserve">, </w:t>
      </w:r>
      <w:r w:rsidR="000D6E6E">
        <w:rPr>
          <w:rFonts w:ascii="Times New Roman" w:eastAsia="Times New Roman" w:hAnsi="Times New Roman" w:cs="Times New Roman"/>
          <w:sz w:val="24"/>
          <w:szCs w:val="24"/>
        </w:rPr>
        <w:t xml:space="preserve">as long as </w:t>
      </w:r>
      <w:r w:rsidR="00FE28DE">
        <w:rPr>
          <w:rFonts w:ascii="Times New Roman" w:eastAsia="Times New Roman" w:hAnsi="Times New Roman" w:cs="Times New Roman"/>
          <w:sz w:val="24"/>
          <w:szCs w:val="24"/>
        </w:rPr>
        <w:t>they are approximately equal in size</w:t>
      </w:r>
      <w:r w:rsidR="000D6E6E">
        <w:rPr>
          <w:rFonts w:ascii="Times New Roman" w:eastAsia="Times New Roman" w:hAnsi="Times New Roman" w:cs="Times New Roman"/>
          <w:sz w:val="24"/>
          <w:szCs w:val="24"/>
        </w:rPr>
        <w:t>, as in our example</w:t>
      </w:r>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commentRangeStart w:id="77"/>
      <w:commentRangeStart w:id="78"/>
      <w:r>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commentRangeEnd w:id="77"/>
      <w:r w:rsidR="004D7072">
        <w:rPr>
          <w:rStyle w:val="af"/>
        </w:rPr>
        <w:commentReference w:id="77"/>
      </w:r>
      <w:commentRangeEnd w:id="78"/>
      <w:r w:rsidR="009E1523">
        <w:rPr>
          <w:rStyle w:val="af"/>
        </w:rPr>
        <w:commentReference w:id="78"/>
      </w:r>
    </w:p>
    <w:p w14:paraId="7C3C4D97" w14:textId="4047F540" w:rsidR="005620C4" w:rsidRDefault="005620C4">
      <w:pPr>
        <w:spacing w:after="0" w:line="360" w:lineRule="auto"/>
        <w:jc w:val="both"/>
        <w:rPr>
          <w:rFonts w:ascii="Times New Roman" w:eastAsia="Times New Roman" w:hAnsi="Times New Roman" w:cs="Times New Roman"/>
          <w:sz w:val="20"/>
          <w:szCs w:val="20"/>
        </w:rPr>
      </w:pPr>
      <w:commentRangeStart w:id="79"/>
      <w:commentRangeStart w:id="80"/>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79"/>
      <w:r w:rsidR="00DC293B">
        <w:rPr>
          <w:rStyle w:val="af"/>
        </w:rPr>
        <w:commentReference w:id="79"/>
      </w:r>
      <w:commentRangeEnd w:id="80"/>
      <w:r w:rsidR="00CF36DD">
        <w:rPr>
          <w:rStyle w:val="af"/>
        </w:rPr>
        <w:commentReference w:id="80"/>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simulated Test 2 (initial monomorphic population). </w:t>
      </w:r>
      <w:r w:rsidR="00DC293B" w:rsidRPr="00B7138F">
        <w:rPr>
          <w:rFonts w:ascii="Times New Roman" w:eastAsia="Times New Roman" w:hAnsi="Times New Roman" w:cs="Times New Roman"/>
          <w:sz w:val="20"/>
          <w:szCs w:val="20"/>
        </w:rPr>
        <w:t xml:space="preserve">Axes X and Y show the numbers of sequences sampled from Peak 1 and Peak 2 in Fig. **, respectively, relative to </w:t>
      </w:r>
      <w:r w:rsidR="000D6E6E">
        <w:rPr>
          <w:rFonts w:ascii="Times New Roman" w:eastAsia="Times New Roman" w:hAnsi="Times New Roman" w:cs="Times New Roman"/>
          <w:sz w:val="20"/>
          <w:szCs w:val="20"/>
        </w:rPr>
        <w:t xml:space="preserve">the </w:t>
      </w:r>
      <w:r w:rsidR="00DC293B" w:rsidRPr="00B7138F">
        <w:rPr>
          <w:rFonts w:ascii="Times New Roman" w:eastAsia="Times New Roman" w:hAnsi="Times New Roman" w:cs="Times New Roman"/>
          <w:sz w:val="20"/>
          <w:szCs w:val="20"/>
        </w:rPr>
        <w:t xml:space="preserve">size of each </w:t>
      </w:r>
      <w:proofErr w:type="gramStart"/>
      <w:r w:rsidR="00DC293B" w:rsidRPr="00B7138F">
        <w:rPr>
          <w:rFonts w:ascii="Times New Roman" w:eastAsia="Times New Roman" w:hAnsi="Times New Roman" w:cs="Times New Roman"/>
          <w:sz w:val="20"/>
          <w:szCs w:val="20"/>
        </w:rPr>
        <w:t>peak</w:t>
      </w:r>
      <w:r w:rsidR="000D6E6E">
        <w:rPr>
          <w:rFonts w:ascii="Times New Roman" w:eastAsia="Times New Roman" w:hAnsi="Times New Roman" w:cs="Times New Roman"/>
          <w:sz w:val="20"/>
          <w:szCs w:val="20"/>
        </w:rPr>
        <w:t>.</w:t>
      </w:r>
      <w:r w:rsidRPr="000D6E6E">
        <w:rPr>
          <w:rFonts w:ascii="Times New Roman" w:eastAsia="Times New Roman" w:hAnsi="Times New Roman" w:cs="Times New Roman"/>
          <w:sz w:val="20"/>
          <w:szCs w:val="20"/>
        </w:rPr>
        <w:t>.</w:t>
      </w:r>
      <w:proofErr w:type="gramEnd"/>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lastRenderedPageBreak/>
        <w:t xml:space="preserve">Numbers in </w:t>
      </w:r>
      <w:r w:rsidR="000D6E6E">
        <w:rPr>
          <w:rFonts w:ascii="Times New Roman" w:eastAsia="Times New Roman" w:hAnsi="Times New Roman" w:cs="Times New Roman"/>
          <w:sz w:val="20"/>
          <w:szCs w:val="20"/>
        </w:rPr>
        <w:t xml:space="preserve">cells </w:t>
      </w:r>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At all cells, the number of false positives is zero. </w:t>
      </w:r>
      <w:r w:rsidR="000D6E6E" w:rsidRPr="000D6E6E">
        <w:rPr>
          <w:rFonts w:ascii="Times New Roman" w:eastAsia="Times New Roman" w:hAnsi="Times New Roman" w:cs="Times New Roman"/>
          <w:sz w:val="20"/>
          <w:szCs w:val="20"/>
        </w:rPr>
        <w:t>Parameters are as in Figure</w:t>
      </w:r>
      <w:r w:rsidR="000D6E6E">
        <w:rPr>
          <w:rFonts w:ascii="Times New Roman" w:eastAsia="Times New Roman" w:hAnsi="Times New Roman" w:cs="Times New Roman"/>
          <w:sz w:val="20"/>
          <w:szCs w:val="20"/>
        </w:rPr>
        <w:t>#.</w:t>
      </w:r>
    </w:p>
    <w:p w14:paraId="7C68B505" w14:textId="77777777" w:rsidR="00DC293B" w:rsidRPr="00FC4B93" w:rsidRDefault="00DC293B" w:rsidP="00B7138F">
      <w:pPr>
        <w:spacing w:after="0" w:line="360" w:lineRule="auto"/>
        <w:jc w:val="both"/>
        <w:rPr>
          <w:rFonts w:ascii="Times New Roman" w:eastAsia="Times New Roman" w:hAnsi="Times New Roman" w:cs="Times New Roman"/>
          <w:sz w:val="20"/>
          <w:szCs w:val="20"/>
        </w:rPr>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1674D8E8">
            <wp:extent cx="4152162" cy="3114122"/>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4152162" cy="3114122"/>
                    </a:xfrm>
                    <a:prstGeom prst="rect">
                      <a:avLst/>
                    </a:prstGeom>
                    <a:ln/>
                  </pic:spPr>
                </pic:pic>
              </a:graphicData>
            </a:graphic>
          </wp:inline>
        </w:drawing>
      </w:r>
    </w:p>
    <w:p w14:paraId="492C7652" w14:textId="1CFD6A12"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w:t>
      </w:r>
      <w:ins w:id="81" w:author="Автор" w:date="2026-04-13T20:42:00Z">
        <w:r w:rsidR="001F2438">
          <w:rPr>
            <w:rFonts w:ascii="Times New Roman" w:eastAsia="Times New Roman" w:hAnsi="Times New Roman" w:cs="Times New Roman"/>
            <w:sz w:val="20"/>
            <w:szCs w:val="20"/>
          </w:rPr>
          <w:t>,</w:t>
        </w:r>
      </w:ins>
      <w:del w:id="82" w:author="Автор" w:date="2026-04-13T20:42:00Z">
        <w:r w:rsidDel="001F2438">
          <w:rPr>
            <w:rFonts w:ascii="Times New Roman" w:eastAsia="Times New Roman" w:hAnsi="Times New Roman" w:cs="Times New Roman"/>
            <w:sz w:val="20"/>
            <w:szCs w:val="20"/>
          </w:rPr>
          <w:delText xml:space="preserve"> and </w:delText>
        </w:r>
      </w:del>
      <w:ins w:id="83" w:author="Автор" w:date="2026-04-13T20:40:00Z">
        <w:r w:rsidR="001F2438">
          <w:rPr>
            <w:rFonts w:ascii="Times New Roman" w:eastAsia="Times New Roman" w:hAnsi="Times New Roman" w:cs="Times New Roman"/>
            <w:sz w:val="20"/>
            <w:szCs w:val="20"/>
          </w:rPr>
          <w:t>4</w:t>
        </w:r>
      </w:ins>
      <w:del w:id="84" w:author="Автор" w:date="2026-04-13T20:40:00Z">
        <w:r w:rsidDel="001F2438">
          <w:rPr>
            <w:rFonts w:ascii="Times New Roman" w:eastAsia="Times New Roman" w:hAnsi="Times New Roman" w:cs="Times New Roman"/>
            <w:sz w:val="20"/>
            <w:szCs w:val="20"/>
          </w:rPr>
          <w:delText>5</w:delText>
        </w:r>
      </w:del>
      <w:r>
        <w:rPr>
          <w:rFonts w:ascii="Times New Roman" w:eastAsia="Times New Roman" w:hAnsi="Times New Roman" w:cs="Times New Roman"/>
          <w:sz w:val="20"/>
          <w:szCs w:val="20"/>
        </w:rPr>
        <w:t>0</w:t>
      </w:r>
      <w:ins w:id="85" w:author="Автор" w:date="2026-04-13T20:40:00Z">
        <w:r w:rsidR="001F2438">
          <w:rPr>
            <w:rFonts w:ascii="Times New Roman" w:eastAsia="Times New Roman" w:hAnsi="Times New Roman" w:cs="Times New Roman"/>
            <w:sz w:val="20"/>
            <w:szCs w:val="20"/>
          </w:rPr>
          <w:t xml:space="preserve"> and 60</w:t>
        </w:r>
      </w:ins>
      <w:r>
        <w:rPr>
          <w:rFonts w:ascii="Times New Roman" w:eastAsia="Times New Roman" w:hAnsi="Times New Roman" w:cs="Times New Roman"/>
          <w:sz w:val="20"/>
          <w:szCs w:val="20"/>
        </w:rPr>
        <w:t xml:space="preserve">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2C25105E">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27AC661F"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86"/>
      <w:r>
        <w:rPr>
          <w:rFonts w:ascii="Times New Roman" w:eastAsia="Times New Roman" w:hAnsi="Times New Roman" w:cs="Times New Roman"/>
          <w:b/>
          <w:color w:val="000000"/>
          <w:sz w:val="20"/>
          <w:szCs w:val="20"/>
        </w:rPr>
        <w:t xml:space="preserve">Figure 3. </w:t>
      </w:r>
      <w:commentRangeEnd w:id="86"/>
      <w:r w:rsidR="00317F3D">
        <w:rPr>
          <w:rStyle w:val="af"/>
        </w:rPr>
        <w:commentReference w:id="86"/>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w:t>
      </w:r>
      <w:del w:id="87" w:author="Автор" w:date="2026-04-14T01:35:00Z">
        <w:r w:rsidDel="004D29BD">
          <w:rPr>
            <w:rFonts w:ascii="Times New Roman" w:eastAsia="Times New Roman" w:hAnsi="Times New Roman" w:cs="Times New Roman"/>
            <w:color w:val="000000"/>
            <w:sz w:val="20"/>
            <w:szCs w:val="20"/>
          </w:rPr>
          <w:delText xml:space="preserve">Central panel: the number of </w:delText>
        </w:r>
        <w:r w:rsidR="004E6C9D" w:rsidDel="004D29BD">
          <w:rPr>
            <w:rFonts w:ascii="Times New Roman" w:eastAsia="Times New Roman" w:hAnsi="Times New Roman" w:cs="Times New Roman"/>
            <w:color w:val="000000"/>
            <w:sz w:val="20"/>
            <w:szCs w:val="20"/>
          </w:rPr>
          <w:delText>epistatic links</w:delText>
        </w:r>
        <w:r w:rsidDel="004D29BD">
          <w:rPr>
            <w:rFonts w:ascii="Times New Roman" w:eastAsia="Times New Roman" w:hAnsi="Times New Roman" w:cs="Times New Roman"/>
            <w:color w:val="000000"/>
            <w:sz w:val="20"/>
            <w:szCs w:val="20"/>
          </w:rPr>
          <w:delText xml:space="preserve"> shown by colormap on the right. X-axis and Y-axis: number of sequences sampled from group I and II in Fig. 2, respectively. A-D: </w:delText>
        </w:r>
      </w:del>
      <w:r>
        <w:rPr>
          <w:rFonts w:ascii="Times New Roman" w:eastAsia="Times New Roman" w:hAnsi="Times New Roman" w:cs="Times New Roman"/>
          <w:color w:val="000000"/>
          <w:sz w:val="20"/>
          <w:szCs w:val="20"/>
        </w:rPr>
        <w:t xml:space="preserve">Circular diagram of connections </w:t>
      </w:r>
      <w:del w:id="88" w:author="Автор" w:date="2026-04-14T01:35:00Z">
        <w:r w:rsidDel="004D29BD">
          <w:rPr>
            <w:rFonts w:ascii="Times New Roman" w:eastAsia="Times New Roman" w:hAnsi="Times New Roman" w:cs="Times New Roman"/>
            <w:color w:val="000000"/>
            <w:sz w:val="20"/>
            <w:szCs w:val="20"/>
          </w:rPr>
          <w:delText xml:space="preserve">corresponding to </w:delText>
        </w:r>
      </w:del>
      <w:r>
        <w:rPr>
          <w:rFonts w:ascii="Times New Roman" w:eastAsia="Times New Roman" w:hAnsi="Times New Roman" w:cs="Times New Roman"/>
          <w:color w:val="000000"/>
          <w:sz w:val="20"/>
          <w:szCs w:val="20"/>
        </w:rPr>
        <w:t xml:space="preserve">sampling sizes </w:t>
      </w:r>
      <w:ins w:id="89" w:author="Автор" w:date="2026-04-14T01:35:00Z">
        <w:r w:rsidR="004D29BD">
          <w:rPr>
            <w:rFonts w:ascii="Times New Roman" w:eastAsia="Times New Roman" w:hAnsi="Times New Roman" w:cs="Times New Roman"/>
            <w:color w:val="000000"/>
            <w:sz w:val="20"/>
            <w:szCs w:val="20"/>
          </w:rPr>
          <w:t xml:space="preserve">are </w:t>
        </w:r>
      </w:ins>
      <w:ins w:id="90" w:author="Автор" w:date="2026-04-14T01:36:00Z">
        <w:r w:rsidR="004D29BD">
          <w:rPr>
            <w:rFonts w:ascii="Times New Roman" w:eastAsia="Times New Roman" w:hAnsi="Times New Roman" w:cs="Times New Roman"/>
            <w:color w:val="000000"/>
            <w:sz w:val="20"/>
            <w:szCs w:val="20"/>
          </w:rPr>
          <w:t>ten times to</w:t>
        </w:r>
      </w:ins>
      <w:ins w:id="91" w:author="Автор" w:date="2026-04-14T01:37:00Z">
        <w:r w:rsidR="004D29BD">
          <w:rPr>
            <w:rFonts w:ascii="Times New Roman" w:eastAsia="Times New Roman" w:hAnsi="Times New Roman" w:cs="Times New Roman"/>
            <w:color w:val="000000"/>
            <w:sz w:val="20"/>
            <w:szCs w:val="20"/>
          </w:rPr>
          <w:t xml:space="preserve">tal number of sequences </w:t>
        </w:r>
        <w:proofErr w:type="spellStart"/>
        <w:r w:rsidR="004D29BD">
          <w:rPr>
            <w:rFonts w:ascii="Times New Roman" w:eastAsia="Times New Roman" w:hAnsi="Times New Roman" w:cs="Times New Roman"/>
            <w:color w:val="000000"/>
            <w:sz w:val="20"/>
            <w:szCs w:val="20"/>
          </w:rPr>
          <w:t>each.</w:t>
        </w:r>
      </w:ins>
      <w:del w:id="92" w:author="Автор" w:date="2026-04-14T01:35:00Z">
        <w:r w:rsidDel="004D29BD">
          <w:rPr>
            <w:rFonts w:ascii="Times New Roman" w:eastAsia="Times New Roman" w:hAnsi="Times New Roman" w:cs="Times New Roman"/>
            <w:color w:val="000000"/>
            <w:sz w:val="20"/>
            <w:szCs w:val="20"/>
          </w:rPr>
          <w:delText xml:space="preserve">shown in the central diagram by corresponding points </w:delText>
        </w:r>
      </w:del>
      <w:ins w:id="93" w:author="Автор" w:date="2026-04-14T01:37:00Z">
        <w:r w:rsidR="004D29BD">
          <w:rPr>
            <w:rFonts w:ascii="Times New Roman" w:eastAsia="Times New Roman" w:hAnsi="Times New Roman" w:cs="Times New Roman"/>
            <w:color w:val="000000"/>
            <w:sz w:val="20"/>
            <w:szCs w:val="20"/>
          </w:rPr>
          <w:t>D</w:t>
        </w:r>
      </w:ins>
      <w:del w:id="94" w:author="Автор" w:date="2026-04-14T01:37:00Z">
        <w:r w:rsidDel="004D29BD">
          <w:rPr>
            <w:rFonts w:ascii="Times New Roman" w:eastAsia="Times New Roman" w:hAnsi="Times New Roman" w:cs="Times New Roman"/>
            <w:color w:val="000000"/>
            <w:sz w:val="20"/>
            <w:szCs w:val="20"/>
          </w:rPr>
          <w:delText>d</w:delText>
        </w:r>
      </w:del>
      <w:r>
        <w:rPr>
          <w:rFonts w:ascii="Times New Roman" w:eastAsia="Times New Roman" w:hAnsi="Times New Roman" w:cs="Times New Roman"/>
          <w:color w:val="000000"/>
          <w:sz w:val="20"/>
          <w:szCs w:val="20"/>
        </w:rPr>
        <w:t>rawn</w:t>
      </w:r>
      <w:proofErr w:type="spellEnd"/>
      <w:r>
        <w:rPr>
          <w:rFonts w:ascii="Times New Roman" w:eastAsia="Times New Roman" w:hAnsi="Times New Roman" w:cs="Times New Roman"/>
          <w:color w:val="000000"/>
          <w:sz w:val="20"/>
          <w:szCs w:val="20"/>
        </w:rPr>
        <w:t xml:space="preserve"> by software </w:t>
      </w:r>
      <w:proofErr w:type="spellStart"/>
      <w:r>
        <w:rPr>
          <w:rFonts w:ascii="Times New Roman" w:eastAsia="Times New Roman" w:hAnsi="Times New Roman" w:cs="Times New Roman"/>
          <w:color w:val="000000"/>
          <w:sz w:val="20"/>
          <w:szCs w:val="20"/>
        </w:rPr>
        <w:t>Circos</w:t>
      </w:r>
      <w:proofErr w:type="spellEnd"/>
      <w:ins w:id="95" w:author="Автор" w:date="2026-04-14T01:37:00Z">
        <w:r w:rsidR="004D29BD">
          <w:rPr>
            <w:rFonts w:ascii="Times New Roman" w:eastAsia="Times New Roman" w:hAnsi="Times New Roman" w:cs="Times New Roman"/>
            <w:color w:val="000000"/>
            <w:sz w:val="20"/>
            <w:szCs w:val="20"/>
          </w:rPr>
          <w:t xml:space="preserve"> (add citation</w:t>
        </w:r>
        <w:bookmarkStart w:id="96" w:name="_GoBack"/>
        <w:bookmarkEnd w:id="96"/>
        <w:r w:rsidR="004D29BD">
          <w:rPr>
            <w:rFonts w:ascii="Times New Roman" w:eastAsia="Times New Roman" w:hAnsi="Times New Roman" w:cs="Times New Roman"/>
            <w:color w:val="000000"/>
            <w:sz w:val="20"/>
            <w:szCs w:val="20"/>
          </w:rPr>
          <w:t>)</w:t>
        </w:r>
      </w:ins>
      <w:r>
        <w:rPr>
          <w:rFonts w:ascii="Times New Roman" w:eastAsia="Times New Roman" w:hAnsi="Times New Roman" w:cs="Times New Roman"/>
          <w:color w:val="000000"/>
          <w:sz w:val="20"/>
          <w:szCs w:val="20"/>
        </w:rPr>
        <w:t xml:space="preserve">. The list of interacting pairs </w:t>
      </w:r>
      <w:proofErr w:type="gramStart"/>
      <w:r>
        <w:rPr>
          <w:rFonts w:ascii="Times New Roman" w:eastAsia="Times New Roman" w:hAnsi="Times New Roman" w:cs="Times New Roman"/>
          <w:color w:val="000000"/>
          <w:sz w:val="20"/>
          <w:szCs w:val="20"/>
        </w:rPr>
        <w:t>see</w:t>
      </w:r>
      <w:proofErr w:type="gramEnd"/>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proofErr w:type="spellStart"/>
      <w:r w:rsidR="009F2839">
        <w:rPr>
          <w:rFonts w:ascii="Times New Roman" w:eastAsia="Times New Roman" w:hAnsi="Times New Roman" w:cs="Times New Roman"/>
          <w:sz w:val="24"/>
          <w:szCs w:val="24"/>
        </w:rPr>
        <w:t>epistastic</w:t>
      </w:r>
      <w:proofErr w:type="spellEnd"/>
      <w:r w:rsidR="009F2839">
        <w:rPr>
          <w:rFonts w:ascii="Times New Roman" w:eastAsia="Times New Roman" w:hAnsi="Times New Roman" w:cs="Times New Roman"/>
          <w:sz w:val="24"/>
          <w:szCs w:val="24"/>
        </w:rPr>
        <w:t xml:space="preserve"> interactions </w:t>
      </w:r>
      <w:r>
        <w:rPr>
          <w:rFonts w:ascii="Times New Roman" w:eastAsia="Times New Roman" w:hAnsi="Times New Roman" w:cs="Times New Roman"/>
          <w:sz w:val="24"/>
          <w:szCs w:val="24"/>
        </w:rPr>
        <w:t>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1A1665D8"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r w:rsidR="0078018E">
        <w:rPr>
          <w:rFonts w:ascii="Times New Roman" w:eastAsia="Times New Roman" w:hAnsi="Times New Roman" w:cs="Times New Roman"/>
          <w:sz w:val="24"/>
          <w:szCs w:val="24"/>
        </w:rPr>
        <w:t xml:space="preserve">was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1862780">
            <wp:extent cx="5445570" cy="5594042"/>
            <wp:effectExtent l="0" t="0" r="0"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445570" cy="5594042"/>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For testing the accuracy, we used a model with directional selection. In fact, SARS-</w:t>
      </w:r>
      <w:proofErr w:type="spellStart"/>
      <w:r w:rsidRPr="00F935B8">
        <w:rPr>
          <w:rFonts w:ascii="Times New Roman" w:eastAsia="Times New Roman" w:hAnsi="Times New Roman" w:cs="Times New Roman"/>
          <w:sz w:val="24"/>
          <w:szCs w:val="24"/>
          <w:lang w:val="en-US"/>
        </w:rPr>
        <w:t>CoV</w:t>
      </w:r>
      <w:proofErr w:type="spellEnd"/>
      <w:r w:rsidRPr="00F935B8">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w:t>
      </w:r>
      <w:proofErr w:type="spellStart"/>
      <w:r w:rsidRPr="00F935B8">
        <w:rPr>
          <w:rFonts w:ascii="Times New Roman" w:eastAsia="Times New Roman" w:hAnsi="Times New Roman" w:cs="Times New Roman"/>
          <w:sz w:val="24"/>
          <w:szCs w:val="24"/>
          <w:lang w:val="en-US"/>
        </w:rPr>
        <w:t>t</w:t>
      </w:r>
      <w:r w:rsidRPr="00F935B8">
        <w:rPr>
          <w:rFonts w:ascii="Times New Roman" w:eastAsia="Times New Roman" w:hAnsi="Times New Roman" w:cs="Times New Roman"/>
          <w:sz w:val="24"/>
          <w:szCs w:val="24"/>
        </w:rPr>
        <w:t>he</w:t>
      </w:r>
      <w:proofErr w:type="spellEnd"/>
      <w:r w:rsidRPr="00F935B8">
        <w:rPr>
          <w:rFonts w:ascii="Times New Roman" w:eastAsia="Times New Roman" w:hAnsi="Times New Roman" w:cs="Times New Roman"/>
          <w:sz w:val="24"/>
          <w:szCs w:val="24"/>
        </w:rPr>
        <w:t xml:space="preserv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29E56B88">
            <wp:extent cx="5036532"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036532" cy="4348503"/>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638676E3" w:rsidR="0087149A"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w:t>
      </w:r>
      <w:r w:rsidR="00C12928">
        <w:rPr>
          <w:rFonts w:ascii="Times New Roman" w:eastAsia="Times New Roman" w:hAnsi="Times New Roman" w:cs="Times New Roman"/>
          <w:sz w:val="24"/>
          <w:szCs w:val="24"/>
        </w:rPr>
        <w:lastRenderedPageBreak/>
        <w:t>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lastRenderedPageBreak/>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2A5C35">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8"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2A5C35">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2A5C35">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w:lastRenderedPageBreak/>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Number of </w:t>
            </w:r>
            <w:proofErr w:type="gramStart"/>
            <w:r>
              <w:rPr>
                <w:rFonts w:ascii="Times New Roman" w:eastAsia="Times New Roman" w:hAnsi="Times New Roman" w:cs="Times New Roman"/>
                <w:color w:val="000000"/>
                <w:sz w:val="20"/>
                <w:szCs w:val="20"/>
              </w:rPr>
              <w:t>simulation</w:t>
            </w:r>
            <w:proofErr w:type="gramEnd"/>
            <w:r>
              <w:rPr>
                <w:rFonts w:ascii="Times New Roman" w:eastAsia="Times New Roman" w:hAnsi="Times New Roman" w:cs="Times New Roman"/>
                <w:color w:val="000000"/>
                <w:sz w:val="20"/>
                <w:szCs w:val="20"/>
              </w:rPr>
              <w:t xml:space="preserve">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From the total number of downloaded and aligned sequences, sequences in which the percentage of symbols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gap) or “N” (</w:t>
      </w:r>
      <w:proofErr w:type="spellStart"/>
      <w:r>
        <w:rPr>
          <w:rFonts w:ascii="Times New Roman" w:eastAsia="Times New Roman" w:hAnsi="Times New Roman" w:cs="Times New Roman"/>
          <w:sz w:val="24"/>
          <w:szCs w:val="24"/>
        </w:rPr>
        <w:t>nonread</w:t>
      </w:r>
      <w:proofErr w:type="spellEnd"/>
      <w:r>
        <w:rPr>
          <w:rFonts w:ascii="Times New Roman" w:eastAsia="Times New Roman" w:hAnsi="Times New Roman" w:cs="Times New Roman"/>
          <w:sz w:val="24"/>
          <w:szCs w:val="24"/>
        </w:rPr>
        <w:t xml:space="preserve">)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A.A. </w:t>
      </w:r>
      <w:proofErr w:type="spellStart"/>
      <w:r>
        <w:rPr>
          <w:rFonts w:ascii="Times New Roman" w:eastAsia="Times New Roman" w:hAnsi="Times New Roman" w:cs="Times New Roman"/>
          <w:sz w:val="24"/>
          <w:szCs w:val="24"/>
        </w:rPr>
        <w:t>Makashov</w:t>
      </w:r>
      <w:proofErr w:type="spellEnd"/>
      <w:r>
        <w:rPr>
          <w:rFonts w:ascii="Times New Roman" w:eastAsia="Times New Roman" w:hAnsi="Times New Roman" w:cs="Times New Roman"/>
          <w:sz w:val="24"/>
          <w:szCs w:val="24"/>
        </w:rPr>
        <w:t xml:space="preserve"> and S.V. </w:t>
      </w:r>
      <w:proofErr w:type="spellStart"/>
      <w:r>
        <w:rPr>
          <w:rFonts w:ascii="Times New Roman" w:eastAsia="Times New Roman" w:hAnsi="Times New Roman" w:cs="Times New Roman"/>
          <w:sz w:val="24"/>
          <w:szCs w:val="24"/>
        </w:rPr>
        <w:t>Lagunov</w:t>
      </w:r>
      <w:proofErr w:type="spellEnd"/>
      <w:r>
        <w:rPr>
          <w:rFonts w:ascii="Times New Roman" w:eastAsia="Times New Roman" w:hAnsi="Times New Roman" w:cs="Times New Roman"/>
          <w:sz w:val="24"/>
          <w:szCs w:val="24"/>
        </w:rPr>
        <w:t xml:space="preserve"> for technical help and discussion. We are grateful to A. I. </w:t>
      </w:r>
      <w:proofErr w:type="spellStart"/>
      <w:r>
        <w:rPr>
          <w:rFonts w:ascii="Times New Roman" w:eastAsia="Times New Roman" w:hAnsi="Times New Roman" w:cs="Times New Roman"/>
          <w:sz w:val="24"/>
          <w:szCs w:val="24"/>
        </w:rPr>
        <w:t>Pikhulya</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Gorshkova</w:t>
      </w:r>
      <w:proofErr w:type="spellEnd"/>
      <w:r>
        <w:rPr>
          <w:rFonts w:ascii="Times New Roman" w:eastAsia="Times New Roman" w:hAnsi="Times New Roman" w:cs="Times New Roman"/>
          <w:sz w:val="24"/>
          <w:szCs w:val="24"/>
        </w:rPr>
        <w:t xml:space="preserve">, E. A. </w:t>
      </w:r>
      <w:proofErr w:type="spellStart"/>
      <w:r>
        <w:rPr>
          <w:rFonts w:ascii="Times New Roman" w:eastAsia="Times New Roman" w:hAnsi="Times New Roman" w:cs="Times New Roman"/>
          <w:sz w:val="24"/>
          <w:szCs w:val="24"/>
        </w:rPr>
        <w:t>Vigovskaya</w:t>
      </w:r>
      <w:proofErr w:type="spellEnd"/>
      <w:r>
        <w:rPr>
          <w:rFonts w:ascii="Times New Roman" w:eastAsia="Times New Roman" w:hAnsi="Times New Roman" w:cs="Times New Roman"/>
          <w:sz w:val="24"/>
          <w:szCs w:val="24"/>
        </w:rPr>
        <w:t xml:space="preserve">, and E. I. </w:t>
      </w:r>
      <w:proofErr w:type="spellStart"/>
      <w:r>
        <w:rPr>
          <w:rFonts w:ascii="Times New Roman" w:eastAsia="Times New Roman" w:hAnsi="Times New Roman" w:cs="Times New Roman"/>
          <w:sz w:val="24"/>
          <w:szCs w:val="24"/>
        </w:rPr>
        <w:t>Stroganova</w:t>
      </w:r>
      <w:proofErr w:type="spellEnd"/>
      <w:r>
        <w:rPr>
          <w:rFonts w:ascii="Times New Roman" w:eastAsia="Times New Roman" w:hAnsi="Times New Roman" w:cs="Times New Roman"/>
          <w:sz w:val="24"/>
          <w:szCs w:val="24"/>
        </w:rPr>
        <w:t xml:space="preserve">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19"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w:t>
      </w:r>
      <w:proofErr w:type="spellStart"/>
      <w:r>
        <w:rPr>
          <w:color w:val="000000"/>
        </w:rPr>
        <w:t>Carlborg</w:t>
      </w:r>
      <w:proofErr w:type="spellEnd"/>
      <w:r>
        <w:rPr>
          <w:color w:val="000000"/>
        </w:rPr>
        <w:t xml:space="preserve">, L. </w:t>
      </w:r>
      <w:proofErr w:type="spellStart"/>
      <w:r>
        <w:rPr>
          <w:color w:val="000000"/>
        </w:rPr>
        <w:t>Jacobsson</w:t>
      </w:r>
      <w:proofErr w:type="spellEnd"/>
      <w:r>
        <w:rPr>
          <w:color w:val="000000"/>
        </w:rPr>
        <w:t xml:space="preserve">, P. </w:t>
      </w:r>
      <w:proofErr w:type="spellStart"/>
      <w:r>
        <w:rPr>
          <w:color w:val="000000"/>
        </w:rPr>
        <w:t>Ahgren</w:t>
      </w:r>
      <w:proofErr w:type="spellEnd"/>
      <w:r>
        <w:rPr>
          <w:color w:val="000000"/>
        </w:rPr>
        <w:t xml:space="preserve">,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w:t>
      </w:r>
      <w:proofErr w:type="spellStart"/>
      <w:r>
        <w:rPr>
          <w:color w:val="000000"/>
        </w:rPr>
        <w:t>Zuk</w:t>
      </w:r>
      <w:proofErr w:type="spellEnd"/>
      <w:r>
        <w:rPr>
          <w:color w:val="000000"/>
        </w:rPr>
        <w:t xml:space="preserve">, E. Hechter, S. R. </w:t>
      </w:r>
      <w:proofErr w:type="spellStart"/>
      <w:r>
        <w:rPr>
          <w:color w:val="000000"/>
        </w:rPr>
        <w:t>Sunyaev</w:t>
      </w:r>
      <w:proofErr w:type="spellEnd"/>
      <w:r>
        <w:rPr>
          <w:color w:val="000000"/>
        </w:rPr>
        <w:t xml:space="preserve">, E. S. Lander, </w:t>
      </w:r>
      <w:proofErr w:type="gramStart"/>
      <w:r>
        <w:rPr>
          <w:color w:val="000000"/>
        </w:rPr>
        <w:t>The</w:t>
      </w:r>
      <w:proofErr w:type="gramEnd"/>
      <w:r>
        <w:rPr>
          <w:color w:val="000000"/>
        </w:rPr>
        <w:t xml:space="preserve"> mystery of missing heritability: Genetic interactions create phantom heritability.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proofErr w:type="spellStart"/>
      <w:r>
        <w:rPr>
          <w:i/>
          <w:color w:val="000000"/>
        </w:rPr>
        <w:t>Theor</w:t>
      </w:r>
      <w:proofErr w:type="spellEnd"/>
      <w:r>
        <w:rPr>
          <w:i/>
          <w:color w:val="000000"/>
        </w:rPr>
        <w:t xml:space="preserve"> </w:t>
      </w:r>
      <w:proofErr w:type="spellStart"/>
      <w:r>
        <w:rPr>
          <w:i/>
          <w:color w:val="000000"/>
        </w:rPr>
        <w:t>Popul</w:t>
      </w:r>
      <w:proofErr w:type="spellEnd"/>
      <w:r>
        <w:rPr>
          <w:i/>
          <w:color w:val="000000"/>
        </w:rPr>
        <w:t xml:space="preserve">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w:t>
      </w:r>
      <w:proofErr w:type="spellStart"/>
      <w:r>
        <w:rPr>
          <w:color w:val="000000"/>
        </w:rPr>
        <w:t>Ballana</w:t>
      </w:r>
      <w:proofErr w:type="spellEnd"/>
      <w:r>
        <w:rPr>
          <w:color w:val="000000"/>
        </w:rPr>
        <w:t xml:space="preserve">, R. </w:t>
      </w:r>
      <w:proofErr w:type="spellStart"/>
      <w:r>
        <w:rPr>
          <w:color w:val="000000"/>
        </w:rPr>
        <w:t>Badia</w:t>
      </w:r>
      <w:proofErr w:type="spellEnd"/>
      <w:r>
        <w:rPr>
          <w:color w:val="000000"/>
        </w:rPr>
        <w:t xml:space="preserve">, B. </w:t>
      </w:r>
      <w:proofErr w:type="spellStart"/>
      <w:r>
        <w:rPr>
          <w:color w:val="000000"/>
        </w:rPr>
        <w:t>Clotet</w:t>
      </w:r>
      <w:proofErr w:type="spellEnd"/>
      <w:r>
        <w:rPr>
          <w:color w:val="000000"/>
        </w:rPr>
        <w:t xml:space="preserve">,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w:t>
      </w:r>
      <w:proofErr w:type="spellStart"/>
      <w:r>
        <w:rPr>
          <w:color w:val="000000"/>
        </w:rPr>
        <w:t>Regoes</w:t>
      </w:r>
      <w:proofErr w:type="spellEnd"/>
      <w:r>
        <w:rPr>
          <w:color w:val="000000"/>
        </w:rPr>
        <w:t xml:space="preserve">, R. </w:t>
      </w:r>
      <w:proofErr w:type="spellStart"/>
      <w:r>
        <w:rPr>
          <w:color w:val="000000"/>
        </w:rPr>
        <w:t>Antia</w:t>
      </w:r>
      <w:proofErr w:type="spellEnd"/>
      <w:r>
        <w:rPr>
          <w:color w:val="000000"/>
        </w:rPr>
        <w:t xml:space="preserve">, The role of compensatory mutations in the emergence of drug resistance.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w:t>
      </w:r>
      <w:proofErr w:type="spellStart"/>
      <w:r>
        <w:rPr>
          <w:color w:val="000000"/>
        </w:rPr>
        <w:t>Piana</w:t>
      </w:r>
      <w:proofErr w:type="spellEnd"/>
      <w:r>
        <w:rPr>
          <w:color w:val="000000"/>
        </w:rPr>
        <w:t xml:space="preserve">, P. </w:t>
      </w:r>
      <w:proofErr w:type="spellStart"/>
      <w:r>
        <w:rPr>
          <w:color w:val="000000"/>
        </w:rPr>
        <w:t>Carloni</w:t>
      </w:r>
      <w:proofErr w:type="spellEnd"/>
      <w:r>
        <w:rPr>
          <w:color w:val="000000"/>
        </w:rPr>
        <w:t xml:space="preserve">, U. </w:t>
      </w:r>
      <w:proofErr w:type="spellStart"/>
      <w:r>
        <w:rPr>
          <w:color w:val="000000"/>
        </w:rPr>
        <w:t>Rothlisberger</w:t>
      </w:r>
      <w:proofErr w:type="spellEnd"/>
      <w:r>
        <w:rPr>
          <w:color w:val="000000"/>
        </w:rPr>
        <w:t xml:space="preserve">,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 xml:space="preserve">Nat </w:t>
      </w:r>
      <w:proofErr w:type="spellStart"/>
      <w:r>
        <w:rPr>
          <w:i/>
          <w:color w:val="000000"/>
        </w:rPr>
        <w:t>Commun</w:t>
      </w:r>
      <w:proofErr w:type="spellEnd"/>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 xml:space="preserve">J </w:t>
      </w:r>
      <w:proofErr w:type="spellStart"/>
      <w:r>
        <w:rPr>
          <w:i/>
          <w:color w:val="000000"/>
        </w:rPr>
        <w:t>Virol</w:t>
      </w:r>
      <w:proofErr w:type="spellEnd"/>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w:t>
      </w:r>
      <w:proofErr w:type="spellStart"/>
      <w:r>
        <w:rPr>
          <w:color w:val="000000"/>
        </w:rPr>
        <w:t>Rouzine</w:t>
      </w:r>
      <w:proofErr w:type="spellEnd"/>
      <w:r>
        <w:rPr>
          <w:color w:val="000000"/>
        </w:rPr>
        <w:t xml:space="preserve">, J. M. Coffin, Search for the mechanism of genetic variation in the pro gene of human immunodeficiency virus. </w:t>
      </w:r>
      <w:r>
        <w:rPr>
          <w:i/>
          <w:color w:val="000000"/>
        </w:rPr>
        <w:t xml:space="preserve">J </w:t>
      </w:r>
      <w:proofErr w:type="spellStart"/>
      <w:r>
        <w:rPr>
          <w:i/>
          <w:color w:val="000000"/>
        </w:rPr>
        <w:t>Virol</w:t>
      </w:r>
      <w:proofErr w:type="spellEnd"/>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w:t>
      </w:r>
      <w:proofErr w:type="spellStart"/>
      <w:r>
        <w:rPr>
          <w:color w:val="000000"/>
        </w:rPr>
        <w:t>Rouzine</w:t>
      </w:r>
      <w:proofErr w:type="spellEnd"/>
      <w:r>
        <w:rPr>
          <w:color w:val="000000"/>
        </w:rPr>
        <w:t xml:space="preserv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 xml:space="preserve">A. M. </w:t>
      </w:r>
      <w:proofErr w:type="spellStart"/>
      <w:r>
        <w:rPr>
          <w:color w:val="000000"/>
        </w:rPr>
        <w:t>Carabelli</w:t>
      </w:r>
      <w:proofErr w:type="spellEnd"/>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w:t>
      </w:r>
      <w:proofErr w:type="spellStart"/>
      <w:r>
        <w:rPr>
          <w:color w:val="000000"/>
        </w:rPr>
        <w:t>Tedla</w:t>
      </w:r>
      <w:proofErr w:type="spellEnd"/>
      <w:r>
        <w:rPr>
          <w:color w:val="000000"/>
        </w:rPr>
        <w:t xml:space="preserve">, R. A. Bull, Evolution of the SARS-CoV-2 omicron variants BA.1 to BA.5: Implications for immune escape and transmission. </w:t>
      </w:r>
      <w:r>
        <w:rPr>
          <w:i/>
          <w:color w:val="000000"/>
        </w:rPr>
        <w:t xml:space="preserve">Rev Med </w:t>
      </w:r>
      <w:proofErr w:type="spellStart"/>
      <w:r>
        <w:rPr>
          <w:i/>
          <w:color w:val="000000"/>
        </w:rPr>
        <w:t>Virol</w:t>
      </w:r>
      <w:proofErr w:type="spellEnd"/>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w:t>
      </w:r>
      <w:proofErr w:type="spellStart"/>
      <w:r>
        <w:rPr>
          <w:color w:val="000000"/>
        </w:rPr>
        <w:t>Cobey</w:t>
      </w:r>
      <w:proofErr w:type="spellEnd"/>
      <w:r>
        <w:rPr>
          <w:color w:val="000000"/>
        </w:rPr>
        <w:t xml:space="preserve">, D. B. </w:t>
      </w:r>
      <w:proofErr w:type="spellStart"/>
      <w:r>
        <w:rPr>
          <w:color w:val="000000"/>
        </w:rPr>
        <w:t>Larremore</w:t>
      </w:r>
      <w:proofErr w:type="spellEnd"/>
      <w:r>
        <w:rPr>
          <w:color w:val="000000"/>
        </w:rPr>
        <w:t xml:space="preserve">, Y. H. Grad, M. </w:t>
      </w:r>
      <w:proofErr w:type="spellStart"/>
      <w:r>
        <w:rPr>
          <w:color w:val="000000"/>
        </w:rPr>
        <w:t>Lipsitch</w:t>
      </w:r>
      <w:proofErr w:type="spellEnd"/>
      <w:r>
        <w:rPr>
          <w:color w:val="000000"/>
        </w:rPr>
        <w:t xml:space="preserve">,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w:t>
      </w:r>
      <w:proofErr w:type="spellStart"/>
      <w:r>
        <w:rPr>
          <w:color w:val="000000"/>
        </w:rPr>
        <w:t>Yewdell</w:t>
      </w:r>
      <w:proofErr w:type="spellEnd"/>
      <w:r>
        <w:rPr>
          <w:color w:val="000000"/>
        </w:rPr>
        <w:t xml:space="preserve">,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Evolutionary implications of SARS-CoV-2 vaccination for the future design of vaccination strategies. </w:t>
      </w:r>
      <w:proofErr w:type="spellStart"/>
      <w:r>
        <w:rPr>
          <w:i/>
          <w:color w:val="000000"/>
        </w:rPr>
        <w:t>Commun</w:t>
      </w:r>
      <w:proofErr w:type="spellEnd"/>
      <w:r>
        <w:rPr>
          <w:i/>
          <w:color w:val="000000"/>
        </w:rPr>
        <w:t xml:space="preserve"> Med (</w:t>
      </w:r>
      <w:proofErr w:type="spellStart"/>
      <w:r>
        <w:rPr>
          <w:i/>
          <w:color w:val="000000"/>
        </w:rPr>
        <w:t>Lond</w:t>
      </w:r>
      <w:proofErr w:type="spellEnd"/>
      <w:r>
        <w:rPr>
          <w:i/>
          <w:color w:val="000000"/>
        </w:rPr>
        <w:t>)</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 xml:space="preserve">A. </w:t>
      </w:r>
      <w:proofErr w:type="spellStart"/>
      <w:r>
        <w:rPr>
          <w:color w:val="000000"/>
        </w:rPr>
        <w:t>Moulana</w:t>
      </w:r>
      <w:proofErr w:type="spellEnd"/>
      <w:r>
        <w:rPr>
          <w:i/>
          <w:color w:val="000000"/>
        </w:rPr>
        <w:t xml:space="preserve"> et al.</w:t>
      </w:r>
      <w:r>
        <w:rPr>
          <w:color w:val="000000"/>
        </w:rPr>
        <w:t xml:space="preserve">, Compensatory epistasis maintains ACE2 affinity in SARS-CoV-2 Omicron BA.1. </w:t>
      </w:r>
      <w:r>
        <w:rPr>
          <w:i/>
          <w:color w:val="000000"/>
        </w:rPr>
        <w:t xml:space="preserve">Nat </w:t>
      </w:r>
      <w:proofErr w:type="spellStart"/>
      <w:r>
        <w:rPr>
          <w:i/>
          <w:color w:val="000000"/>
        </w:rPr>
        <w:t>Commun</w:t>
      </w:r>
      <w:proofErr w:type="spellEnd"/>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 xml:space="preserve">A. K. </w:t>
      </w:r>
      <w:proofErr w:type="spellStart"/>
      <w:r>
        <w:rPr>
          <w:color w:val="000000"/>
        </w:rPr>
        <w:t>Reuschl</w:t>
      </w:r>
      <w:proofErr w:type="spellEnd"/>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 xml:space="preserve">Nat </w:t>
      </w:r>
      <w:proofErr w:type="spellStart"/>
      <w:r>
        <w:rPr>
          <w:i/>
          <w:color w:val="000000"/>
        </w:rPr>
        <w:t>Ecol</w:t>
      </w:r>
      <w:proofErr w:type="spellEnd"/>
      <w:r>
        <w:rPr>
          <w:i/>
          <w:color w:val="000000"/>
        </w:rPr>
        <w:t xml:space="preserve"> </w:t>
      </w:r>
      <w:proofErr w:type="spellStart"/>
      <w:r>
        <w:rPr>
          <w:i/>
          <w:color w:val="000000"/>
        </w:rPr>
        <w:t>Evol</w:t>
      </w:r>
      <w:proofErr w:type="spellEnd"/>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 xml:space="preserve">IEEE/ACM Trans </w:t>
      </w:r>
      <w:proofErr w:type="spellStart"/>
      <w:r>
        <w:rPr>
          <w:i/>
          <w:color w:val="000000"/>
        </w:rPr>
        <w:t>Comput</w:t>
      </w:r>
      <w:proofErr w:type="spellEnd"/>
      <w:r>
        <w:rPr>
          <w:i/>
          <w:color w:val="000000"/>
        </w:rPr>
        <w:t xml:space="preserve"> Biol </w:t>
      </w:r>
      <w:proofErr w:type="spellStart"/>
      <w:r>
        <w:rPr>
          <w:i/>
          <w:color w:val="000000"/>
        </w:rPr>
        <w:t>Bioinform</w:t>
      </w:r>
      <w:proofErr w:type="spellEnd"/>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w:t>
      </w:r>
      <w:proofErr w:type="gramStart"/>
      <w:r>
        <w:rPr>
          <w:color w:val="000000"/>
        </w:rPr>
        <w:t>Detecting</w:t>
      </w:r>
      <w:proofErr w:type="gramEnd"/>
      <w:r>
        <w:rPr>
          <w:color w:val="000000"/>
        </w:rPr>
        <w:t xml:space="preserve">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proofErr w:type="spellStart"/>
      <w:r>
        <w:rPr>
          <w:i/>
          <w:color w:val="000000"/>
        </w:rPr>
        <w:t>PLoS</w:t>
      </w:r>
      <w:proofErr w:type="spellEnd"/>
      <w:r>
        <w:rPr>
          <w:i/>
          <w:color w:val="000000"/>
        </w:rPr>
        <w:t xml:space="preserve">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t>
      </w:r>
      <w:proofErr w:type="spellStart"/>
      <w:r>
        <w:rPr>
          <w:color w:val="000000"/>
        </w:rPr>
        <w:t>Weigt</w:t>
      </w:r>
      <w:proofErr w:type="spellEnd"/>
      <w:r>
        <w:rPr>
          <w:color w:val="000000"/>
        </w:rPr>
        <w:t xml:space="preserve">, R. A. White, H. </w:t>
      </w:r>
      <w:proofErr w:type="spellStart"/>
      <w:r>
        <w:rPr>
          <w:color w:val="000000"/>
        </w:rPr>
        <w:t>Szurmant</w:t>
      </w:r>
      <w:proofErr w:type="spellEnd"/>
      <w:r>
        <w:rPr>
          <w:color w:val="000000"/>
        </w:rPr>
        <w:t xml:space="preserve">, J. A. Hoch, T. Hwa, Identification of direct residue contacts in protein-protein interaction by message passing.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w:t>
      </w:r>
      <w:proofErr w:type="spellStart"/>
      <w:r>
        <w:rPr>
          <w:color w:val="000000"/>
        </w:rPr>
        <w:t>Neher</w:t>
      </w:r>
      <w:proofErr w:type="spellEnd"/>
      <w:r>
        <w:rPr>
          <w:color w:val="000000"/>
        </w:rPr>
        <w:t xml:space="preserve">, B. I. </w:t>
      </w:r>
      <w:proofErr w:type="spellStart"/>
      <w:r>
        <w:rPr>
          <w:color w:val="000000"/>
        </w:rPr>
        <w:t>Shraiman</w:t>
      </w:r>
      <w:proofErr w:type="spellEnd"/>
      <w:r>
        <w:rPr>
          <w:color w:val="000000"/>
        </w:rPr>
        <w:t xml:space="preserve">,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w:t>
      </w:r>
      <w:proofErr w:type="spellStart"/>
      <w:r>
        <w:rPr>
          <w:color w:val="000000"/>
        </w:rPr>
        <w:t>Kaczorowski</w:t>
      </w:r>
      <w:proofErr w:type="spellEnd"/>
      <w:r>
        <w:rPr>
          <w:color w:val="000000"/>
        </w:rPr>
        <w:t xml:space="preserve">, J. P. Barton, A. K. Chakraborty, M. R. McKay, Fitness landscape of the human immunodeficiency virus envelope protein that is targeted by antibodies.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w:t>
      </w:r>
      <w:proofErr w:type="spellStart"/>
      <w:r>
        <w:rPr>
          <w:color w:val="000000"/>
        </w:rPr>
        <w:t>Hemani</w:t>
      </w:r>
      <w:proofErr w:type="spellEnd"/>
      <w:r>
        <w:rPr>
          <w:color w:val="000000"/>
        </w:rPr>
        <w:t xml:space="preserve">,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w:t>
      </w:r>
      <w:proofErr w:type="spellStart"/>
      <w:r>
        <w:rPr>
          <w:color w:val="000000"/>
        </w:rPr>
        <w:t>Pedruzzi</w:t>
      </w:r>
      <w:proofErr w:type="spellEnd"/>
      <w:r>
        <w:rPr>
          <w:color w:val="000000"/>
        </w:rPr>
        <w:t xml:space="preserve">, A. </w:t>
      </w:r>
      <w:proofErr w:type="spellStart"/>
      <w:r>
        <w:rPr>
          <w:color w:val="000000"/>
        </w:rPr>
        <w:t>Barlukova</w:t>
      </w:r>
      <w:proofErr w:type="spellEnd"/>
      <w:r>
        <w:rPr>
          <w:color w:val="000000"/>
        </w:rPr>
        <w:t xml:space="preserve">, I. M. </w:t>
      </w:r>
      <w:proofErr w:type="spellStart"/>
      <w:r>
        <w:rPr>
          <w:color w:val="000000"/>
        </w:rPr>
        <w:t>Rouzine</w:t>
      </w:r>
      <w:proofErr w:type="spellEnd"/>
      <w:r>
        <w:rPr>
          <w:color w:val="000000"/>
        </w:rPr>
        <w:t xml:space="preserve">, Evolutionary footprint of epistasis.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w:t>
      </w:r>
      <w:proofErr w:type="spellStart"/>
      <w:r>
        <w:rPr>
          <w:color w:val="000000"/>
        </w:rPr>
        <w:t>Neverov</w:t>
      </w:r>
      <w:proofErr w:type="spellEnd"/>
      <w:r>
        <w:rPr>
          <w:color w:val="000000"/>
        </w:rPr>
        <w:t xml:space="preserve">, S. </w:t>
      </w:r>
      <w:proofErr w:type="spellStart"/>
      <w:r>
        <w:rPr>
          <w:color w:val="000000"/>
        </w:rPr>
        <w:t>Kryazhimskiy</w:t>
      </w:r>
      <w:proofErr w:type="spellEnd"/>
      <w:r>
        <w:rPr>
          <w:color w:val="000000"/>
        </w:rPr>
        <w:t xml:space="preserve">, J. B. Plotkin, G. A. </w:t>
      </w:r>
      <w:proofErr w:type="spellStart"/>
      <w:r>
        <w:rPr>
          <w:color w:val="000000"/>
        </w:rPr>
        <w:t>Bazykin</w:t>
      </w:r>
      <w:proofErr w:type="spellEnd"/>
      <w:r>
        <w:rPr>
          <w:color w:val="000000"/>
        </w:rPr>
        <w:t xml:space="preserve">, Coordinated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 xml:space="preserve">The genetical theory of </w:t>
      </w:r>
      <w:proofErr w:type="gramStart"/>
      <w:r>
        <w:rPr>
          <w:i/>
          <w:color w:val="000000"/>
        </w:rPr>
        <w:t>natural  selection</w:t>
      </w:r>
      <w:proofErr w:type="gramEnd"/>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Epistasis detectably alters correlations between genomic sites in a narrow parameter window. </w:t>
      </w:r>
      <w:proofErr w:type="spellStart"/>
      <w:r>
        <w:rPr>
          <w:i/>
          <w:color w:val="000000"/>
        </w:rPr>
        <w:t>PLoS</w:t>
      </w:r>
      <w:proofErr w:type="spellEnd"/>
      <w:r>
        <w:rPr>
          <w:i/>
          <w:color w:val="000000"/>
        </w:rPr>
        <w:t xml:space="preserve">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An evolution-based high-fidelity method of epistasis measurement: Theory and application to influenza.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 xml:space="preserve">M. </w:t>
      </w:r>
      <w:proofErr w:type="spellStart"/>
      <w:r>
        <w:rPr>
          <w:color w:val="000000"/>
        </w:rPr>
        <w:t>Krzywinski</w:t>
      </w:r>
      <w:proofErr w:type="spellEnd"/>
      <w:r>
        <w:rPr>
          <w:i/>
          <w:color w:val="000000"/>
        </w:rPr>
        <w:t xml:space="preserve"> et al.</w:t>
      </w:r>
      <w:r>
        <w:rPr>
          <w:color w:val="000000"/>
        </w:rPr>
        <w:t xml:space="preserve">, </w:t>
      </w:r>
      <w:proofErr w:type="spellStart"/>
      <w:r>
        <w:rPr>
          <w:color w:val="000000"/>
        </w:rPr>
        <w:t>Circos</w:t>
      </w:r>
      <w:proofErr w:type="spellEnd"/>
      <w:r>
        <w:rPr>
          <w:color w:val="000000"/>
        </w:rPr>
        <w:t xml:space="preserve">: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w:t>
      </w:r>
      <w:proofErr w:type="spellStart"/>
      <w:r>
        <w:rPr>
          <w:color w:val="000000"/>
        </w:rPr>
        <w:t>Chappey</w:t>
      </w:r>
      <w:proofErr w:type="spellEnd"/>
      <w:r>
        <w:rPr>
          <w:color w:val="000000"/>
        </w:rPr>
        <w:t xml:space="preserve">,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proofErr w:type="spellStart"/>
      <w:r>
        <w:rPr>
          <w:i/>
          <w:color w:val="000000"/>
        </w:rPr>
        <w:t>PLoS</w:t>
      </w:r>
      <w:proofErr w:type="spellEnd"/>
      <w:r>
        <w:rPr>
          <w:i/>
          <w:color w:val="000000"/>
        </w:rPr>
        <w:t xml:space="preserve">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w:t>
      </w:r>
      <w:proofErr w:type="spellStart"/>
      <w:r>
        <w:rPr>
          <w:color w:val="000000"/>
        </w:rPr>
        <w:t>Kryazhimskiy</w:t>
      </w:r>
      <w:proofErr w:type="spellEnd"/>
      <w:r>
        <w:rPr>
          <w:color w:val="000000"/>
        </w:rPr>
        <w:t xml:space="preserve">, J. </w:t>
      </w:r>
      <w:proofErr w:type="spellStart"/>
      <w:r>
        <w:rPr>
          <w:color w:val="000000"/>
        </w:rPr>
        <w:t>Dushoff</w:t>
      </w:r>
      <w:proofErr w:type="spellEnd"/>
      <w:r>
        <w:rPr>
          <w:color w:val="000000"/>
        </w:rPr>
        <w:t xml:space="preserve">, G. A. </w:t>
      </w:r>
      <w:proofErr w:type="spellStart"/>
      <w:r>
        <w:rPr>
          <w:color w:val="000000"/>
        </w:rPr>
        <w:t>Bazykin</w:t>
      </w:r>
      <w:proofErr w:type="spellEnd"/>
      <w:r>
        <w:rPr>
          <w:color w:val="000000"/>
        </w:rPr>
        <w:t xml:space="preserve">, J. B. Plotkin, Prevalence of epistasis in the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w:t>
      </w:r>
      <w:proofErr w:type="spellStart"/>
      <w:r>
        <w:rPr>
          <w:color w:val="000000"/>
        </w:rPr>
        <w:t>Batorsky</w:t>
      </w:r>
      <w:proofErr w:type="spellEnd"/>
      <w:r>
        <w:rPr>
          <w:color w:val="000000"/>
        </w:rPr>
        <w:t xml:space="preserve">, R. A. </w:t>
      </w:r>
      <w:proofErr w:type="spellStart"/>
      <w:r>
        <w:rPr>
          <w:color w:val="000000"/>
        </w:rPr>
        <w:t>Sergeev</w:t>
      </w:r>
      <w:proofErr w:type="spellEnd"/>
      <w:r>
        <w:rPr>
          <w:color w:val="000000"/>
        </w:rPr>
        <w:t xml:space="preserve">, I. M. </w:t>
      </w:r>
      <w:proofErr w:type="spellStart"/>
      <w:r>
        <w:rPr>
          <w:color w:val="000000"/>
        </w:rPr>
        <w:t>Rouzine</w:t>
      </w:r>
      <w:proofErr w:type="spellEnd"/>
      <w:r>
        <w:rPr>
          <w:color w:val="000000"/>
        </w:rPr>
        <w:t xml:space="preserve">, </w:t>
      </w:r>
      <w:proofErr w:type="gramStart"/>
      <w:r>
        <w:rPr>
          <w:color w:val="000000"/>
        </w:rPr>
        <w:t>The</w:t>
      </w:r>
      <w:proofErr w:type="gramEnd"/>
      <w:r>
        <w:rPr>
          <w:color w:val="000000"/>
        </w:rPr>
        <w:t xml:space="preserve"> route of HIV escape from immune response targeting multiple sites is determined by the cost-benefit tradeoff of escape mutations.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proofErr w:type="spellStart"/>
      <w:r>
        <w:rPr>
          <w:i/>
          <w:color w:val="000000"/>
        </w:rPr>
        <w:t>Evol</w:t>
      </w:r>
      <w:proofErr w:type="spellEnd"/>
      <w:r>
        <w:rPr>
          <w:i/>
          <w:color w:val="000000"/>
        </w:rPr>
        <w:t xml:space="preserve">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w:t>
      </w:r>
      <w:proofErr w:type="spellStart"/>
      <w:r>
        <w:rPr>
          <w:color w:val="000000"/>
        </w:rPr>
        <w:t>Rouzine</w:t>
      </w:r>
      <w:proofErr w:type="spellEnd"/>
      <w:r>
        <w:rPr>
          <w:color w:val="000000"/>
        </w:rPr>
        <w:t xml:space="preserv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w:t>
      </w:r>
      <w:proofErr w:type="spellStart"/>
      <w:r>
        <w:rPr>
          <w:color w:val="000000"/>
        </w:rPr>
        <w:t>Rouzine</w:t>
      </w:r>
      <w:proofErr w:type="spellEnd"/>
      <w:r>
        <w:rPr>
          <w:color w:val="000000"/>
        </w:rPr>
        <w:t xml:space="preserv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0"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w:t>
      </w:r>
      <w:proofErr w:type="spellStart"/>
      <w:r>
        <w:rPr>
          <w:color w:val="000000"/>
        </w:rPr>
        <w:t>Rouzine</w:t>
      </w:r>
      <w:proofErr w:type="spellEnd"/>
      <w:r>
        <w:rPr>
          <w:color w:val="000000"/>
        </w:rPr>
        <w:t xml:space="preserv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w:t>
      </w:r>
      <w:proofErr w:type="spellStart"/>
      <w:r>
        <w:rPr>
          <w:color w:val="000000"/>
        </w:rPr>
        <w:t>Rouzine</w:t>
      </w:r>
      <w:proofErr w:type="spellEnd"/>
      <w:r>
        <w:rPr>
          <w:color w:val="000000"/>
        </w:rPr>
        <w:t xml:space="preserv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Antigenic evolution of viruses in host populations.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 xml:space="preserve">Evolutionary Theory: Mathematical </w:t>
      </w:r>
      <w:proofErr w:type="gramStart"/>
      <w:r>
        <w:rPr>
          <w:i/>
          <w:color w:val="000000"/>
        </w:rPr>
        <w:t>And</w:t>
      </w:r>
      <w:proofErr w:type="gramEnd"/>
      <w:r>
        <w:rPr>
          <w:i/>
          <w:color w:val="000000"/>
        </w:rPr>
        <w:t xml:space="preserve">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w:t>
      </w:r>
      <w:proofErr w:type="spellStart"/>
      <w:r>
        <w:rPr>
          <w:color w:val="000000"/>
        </w:rPr>
        <w:t>Felsenstein</w:t>
      </w:r>
      <w:proofErr w:type="spellEnd"/>
      <w:r>
        <w:rPr>
          <w:color w:val="000000"/>
        </w:rPr>
        <w:t xml:space="preserve">,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w:t>
      </w:r>
      <w:proofErr w:type="spellStart"/>
      <w:r>
        <w:rPr>
          <w:color w:val="000000"/>
        </w:rPr>
        <w:t>Rouzine</w:t>
      </w:r>
      <w:proofErr w:type="spellEnd"/>
      <w:r>
        <w:rPr>
          <w:color w:val="000000"/>
        </w:rPr>
        <w:t xml:space="preserve">, J. </w:t>
      </w:r>
      <w:proofErr w:type="spellStart"/>
      <w:r>
        <w:rPr>
          <w:color w:val="000000"/>
        </w:rPr>
        <w:t>Wakeley</w:t>
      </w:r>
      <w:proofErr w:type="spellEnd"/>
      <w:r>
        <w:rPr>
          <w:color w:val="000000"/>
        </w:rPr>
        <w:t xml:space="preserve">, J. M. Coffin, The solitary wave of asexual evolution.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w:t>
      </w:r>
      <w:proofErr w:type="gramStart"/>
      <w:r>
        <w:rPr>
          <w:color w:val="000000"/>
        </w:rPr>
        <w:t>The</w:t>
      </w:r>
      <w:proofErr w:type="gramEnd"/>
      <w:r>
        <w:rPr>
          <w:color w:val="000000"/>
        </w:rPr>
        <w:t xml:space="preserve"> fate of competing beneficial mutations in an asexual population. </w:t>
      </w:r>
      <w:proofErr w:type="spellStart"/>
      <w:r>
        <w:rPr>
          <w:i/>
          <w:color w:val="000000"/>
        </w:rPr>
        <w:t>Genetica</w:t>
      </w:r>
      <w:proofErr w:type="spellEnd"/>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t>
      </w:r>
      <w:proofErr w:type="spellStart"/>
      <w:r>
        <w:rPr>
          <w:color w:val="000000"/>
        </w:rPr>
        <w:t>Weigt</w:t>
      </w:r>
      <w:proofErr w:type="spellEnd"/>
      <w:r>
        <w:rPr>
          <w:color w:val="000000"/>
        </w:rPr>
        <w:t xml:space="preserve">, Epistatic models predict mutable sites in SARS-CoV-2 proteins and epitopes.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w:t>
      </w:r>
      <w:proofErr w:type="spellStart"/>
      <w:r>
        <w:rPr>
          <w:color w:val="000000"/>
        </w:rPr>
        <w:t>Dichio</w:t>
      </w:r>
      <w:proofErr w:type="spellEnd"/>
      <w:r>
        <w:rPr>
          <w:color w:val="000000"/>
        </w:rPr>
        <w:t xml:space="preserve">, E. Rodríguez Horta, K. </w:t>
      </w:r>
      <w:proofErr w:type="spellStart"/>
      <w:r>
        <w:rPr>
          <w:color w:val="000000"/>
        </w:rPr>
        <w:t>Thorell</w:t>
      </w:r>
      <w:proofErr w:type="spellEnd"/>
      <w:r>
        <w:rPr>
          <w:color w:val="000000"/>
        </w:rPr>
        <w:t xml:space="preserve">, E. </w:t>
      </w:r>
      <w:proofErr w:type="spellStart"/>
      <w:r>
        <w:rPr>
          <w:color w:val="000000"/>
        </w:rPr>
        <w:t>Aurell</w:t>
      </w:r>
      <w:proofErr w:type="spellEnd"/>
      <w:r>
        <w:rPr>
          <w:color w:val="000000"/>
        </w:rPr>
        <w:t xml:space="preserve">,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 xml:space="preserve">R. </w:t>
      </w:r>
      <w:proofErr w:type="spellStart"/>
      <w:r>
        <w:rPr>
          <w:color w:val="000000"/>
        </w:rPr>
        <w:t>Batorsky</w:t>
      </w:r>
      <w:proofErr w:type="spellEnd"/>
      <w:r>
        <w:rPr>
          <w:i/>
          <w:color w:val="000000"/>
        </w:rPr>
        <w:t xml:space="preserve"> et al.</w:t>
      </w:r>
      <w:r>
        <w:rPr>
          <w:color w:val="000000"/>
        </w:rPr>
        <w:t xml:space="preserve">, Estimate of effective recombination rate and average selection coefficient for HIV in chronic infection.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w:t>
      </w:r>
      <w:proofErr w:type="spellStart"/>
      <w:r>
        <w:rPr>
          <w:color w:val="000000"/>
        </w:rPr>
        <w:t>Katoh</w:t>
      </w:r>
      <w:proofErr w:type="spellEnd"/>
      <w:r>
        <w:rPr>
          <w:color w:val="000000"/>
        </w:rPr>
        <w:t xml:space="preserve">, J. </w:t>
      </w:r>
      <w:proofErr w:type="spellStart"/>
      <w:r>
        <w:rPr>
          <w:color w:val="000000"/>
        </w:rPr>
        <w:t>Rozewicki</w:t>
      </w:r>
      <w:proofErr w:type="spellEnd"/>
      <w:r>
        <w:rPr>
          <w:color w:val="000000"/>
        </w:rPr>
        <w:t xml:space="preserve">, K. D. Yamada, MAFFT online service: multiple sequence alignment, interactive sequence choice and visualization. </w:t>
      </w:r>
      <w:r>
        <w:rPr>
          <w:i/>
          <w:color w:val="000000"/>
        </w:rPr>
        <w:t xml:space="preserve">Brief </w:t>
      </w:r>
      <w:proofErr w:type="spellStart"/>
      <w:r>
        <w:rPr>
          <w:i/>
          <w:color w:val="000000"/>
        </w:rPr>
        <w:t>Bioinform</w:t>
      </w:r>
      <w:proofErr w:type="spellEnd"/>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97" w:name="_htypwhcwfavg" w:colFirst="0" w:colLast="0"/>
      <w:bookmarkEnd w:id="97"/>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w:t>
      </w:r>
      <w:proofErr w:type="gramStart"/>
      <w:r w:rsidRPr="00DE247E">
        <w:rPr>
          <w:rFonts w:ascii="Times New Roman" w:eastAsia="Times New Roman" w:hAnsi="Times New Roman" w:cs="Times New Roman"/>
          <w:color w:val="000000"/>
        </w:rPr>
        <w:t>)  –</w:t>
      </w:r>
      <w:proofErr w:type="gramEnd"/>
      <w:r w:rsidRPr="00DE247E">
        <w:rPr>
          <w:rFonts w:ascii="Times New Roman" w:eastAsia="Times New Roman" w:hAnsi="Times New Roman" w:cs="Times New Roman"/>
          <w:color w:val="000000"/>
        </w:rPr>
        <w:t xml:space="preserve">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98" w:name="_5t6f0pgamd8t" w:colFirst="0" w:colLast="0"/>
      <w:bookmarkEnd w:id="98"/>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2A5C35" w:rsidP="003A1EA6">
      <w:pPr>
        <w:pStyle w:val="EndNoteBibliography"/>
        <w:spacing w:after="0"/>
        <w:rPr>
          <w:noProof/>
        </w:rPr>
      </w:pPr>
      <w:hyperlink r:id="rId28"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29"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0"/>
      <w:footerReference w:type="default" r:id="rId31"/>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Автор" w:date="2026-03-31T14:18:00Z" w:initials="A">
    <w:p w14:paraId="5B0781A9" w14:textId="50CF9F1B" w:rsidR="002A5C35" w:rsidRDefault="002A5C35" w:rsidP="008F041B">
      <w:pPr>
        <w:pStyle w:val="af0"/>
        <w:numPr>
          <w:ilvl w:val="0"/>
          <w:numId w:val="1"/>
        </w:numPr>
      </w:pPr>
      <w:r>
        <w:rPr>
          <w:rStyle w:val="af"/>
        </w:rPr>
        <w:annotationRef/>
      </w:r>
      <w:r>
        <w:t xml:space="preserve">Add secondary alleles </w:t>
      </w:r>
      <w:proofErr w:type="gramStart"/>
      <w:r>
        <w:t>2.Remove</w:t>
      </w:r>
      <w:proofErr w:type="gramEnd"/>
      <w:r>
        <w:t xml:space="preserve"> trend 3. Use terminology 4. Style of font and lines 5. Add star on panel</w:t>
      </w:r>
    </w:p>
  </w:comment>
  <w:comment w:id="6" w:author="Автор" w:date="2026-04-06T21:27:00Z" w:initials="A">
    <w:p w14:paraId="2B54E670" w14:textId="120918A7" w:rsidR="002A5C35" w:rsidRDefault="002A5C35">
      <w:pPr>
        <w:pStyle w:val="af0"/>
      </w:pPr>
      <w:r>
        <w:rPr>
          <w:rStyle w:val="af"/>
        </w:rPr>
        <w:annotationRef/>
      </w:r>
      <w:r>
        <w:t xml:space="preserve">Done (All, Deleterious, compensatory, beneficial, second word </w:t>
      </w:r>
      <w:proofErr w:type="gramStart"/>
      <w:r>
        <w:t>- ,</w:t>
      </w:r>
      <w:proofErr w:type="gramEnd"/>
      <w:r>
        <w:t xml:space="preserve"> change line colors(regular </w:t>
      </w:r>
      <w:proofErr w:type="spellStart"/>
      <w:r>
        <w:t>matlab</w:t>
      </w:r>
      <w:proofErr w:type="spellEnd"/>
      <w:r>
        <w:t xml:space="preserve"> pallet), change star color(brighter), text color same as line, E= delete </w:t>
      </w:r>
      <w:proofErr w:type="spellStart"/>
      <w:r>
        <w:t>jusr</w:t>
      </w:r>
      <w:proofErr w:type="spellEnd"/>
      <w:r>
        <w:t xml:space="preserve"> leave number, increase font, text same as ray, about E in description, change 77 to different color, box top an right delete, change text placement, all in column except beneficial)</w:t>
      </w:r>
    </w:p>
    <w:p w14:paraId="177AD3AD" w14:textId="4A0134D7" w:rsidR="002A5C35" w:rsidRDefault="002A5C35">
      <w:pPr>
        <w:pStyle w:val="af0"/>
      </w:pPr>
    </w:p>
  </w:comment>
  <w:comment w:id="20" w:author="Автор" w:date="2026-03-31T14:31:00Z" w:initials="A">
    <w:p w14:paraId="6EEF99DE" w14:textId="38BB9317" w:rsidR="002A5C35" w:rsidRDefault="002A5C35">
      <w:pPr>
        <w:pStyle w:val="af0"/>
      </w:pPr>
      <w:r>
        <w:rPr>
          <w:rStyle w:val="af"/>
        </w:rPr>
        <w:annotationRef/>
      </w:r>
      <w:r>
        <w:t>Tell more about 10% and the star.</w:t>
      </w:r>
    </w:p>
  </w:comment>
  <w:comment w:id="21" w:author="Автор" w:date="2026-04-06T20:02:00Z" w:initials="A">
    <w:p w14:paraId="109BA1E0" w14:textId="5F1CCA70" w:rsidR="002A5C35" w:rsidRDefault="002A5C35">
      <w:pPr>
        <w:pStyle w:val="af0"/>
      </w:pPr>
      <w:r>
        <w:rPr>
          <w:rStyle w:val="af"/>
        </w:rPr>
        <w:annotationRef/>
      </w:r>
      <w:r>
        <w:t>Done</w:t>
      </w:r>
    </w:p>
  </w:comment>
  <w:comment w:id="71" w:author="Автор" w:date="2026-04-07T14:43:00Z" w:initials="A">
    <w:p w14:paraId="3CFBEF9B" w14:textId="3F9FE853" w:rsidR="002A5C35" w:rsidRDefault="002A5C35">
      <w:pPr>
        <w:pStyle w:val="af0"/>
      </w:pPr>
      <w:r>
        <w:rPr>
          <w:rStyle w:val="af"/>
        </w:rPr>
        <w:annotationRef/>
      </w:r>
      <w:r>
        <w:t>Delete title, delete box (top, right), X – number of alleles, full bars, increase font, roman numbers instead words peak</w:t>
      </w:r>
    </w:p>
  </w:comment>
  <w:comment w:id="72" w:author="Автор" w:date="2026-04-13T20:08:00Z" w:initials="A">
    <w:p w14:paraId="7584BEC5" w14:textId="0B7238FC" w:rsidR="009E1523" w:rsidRDefault="009E1523">
      <w:pPr>
        <w:pStyle w:val="af0"/>
      </w:pPr>
      <w:r>
        <w:rPr>
          <w:rStyle w:val="af"/>
        </w:rPr>
        <w:annotationRef/>
      </w:r>
      <w:r>
        <w:t>Done</w:t>
      </w:r>
    </w:p>
  </w:comment>
  <w:comment w:id="73" w:author="Автор" w:date="2026-03-24T14:11:00Z" w:initials="A">
    <w:p w14:paraId="00A0B9BD" w14:textId="284E64EB" w:rsidR="002A5C35" w:rsidRDefault="002A5C35">
      <w:pPr>
        <w:pStyle w:val="af0"/>
      </w:pPr>
      <w:r>
        <w:rPr>
          <w:rStyle w:val="af"/>
        </w:rPr>
        <w:annotationRef/>
      </w:r>
      <w:proofErr w:type="gramStart"/>
      <w:r>
        <w:t>Show  peak</w:t>
      </w:r>
      <w:proofErr w:type="gramEnd"/>
      <w:r>
        <w:t xml:space="preserve"> 1 and peak 2 on the panel</w:t>
      </w:r>
    </w:p>
  </w:comment>
  <w:comment w:id="74" w:author="Автор" w:date="2026-04-06T20:03:00Z" w:initials="A">
    <w:p w14:paraId="3A2EB2D9" w14:textId="3913CAC4" w:rsidR="002A5C35" w:rsidRDefault="002A5C35">
      <w:pPr>
        <w:pStyle w:val="af0"/>
      </w:pPr>
      <w:r>
        <w:rPr>
          <w:rStyle w:val="af"/>
        </w:rPr>
        <w:annotationRef/>
      </w:r>
      <w:r>
        <w:t>Done</w:t>
      </w:r>
    </w:p>
  </w:comment>
  <w:comment w:id="77" w:author="Автор" w:date="2026-04-07T14:45:00Z" w:initials="A">
    <w:p w14:paraId="2EAABD67" w14:textId="090159D2" w:rsidR="002A5C35" w:rsidRDefault="002A5C35">
      <w:pPr>
        <w:pStyle w:val="af0"/>
      </w:pPr>
      <w:r>
        <w:rPr>
          <w:rStyle w:val="af"/>
        </w:rPr>
        <w:annotationRef/>
      </w:r>
      <w:r>
        <w:t xml:space="preserve">Not Serif -&gt; </w:t>
      </w:r>
      <w:proofErr w:type="spellStart"/>
      <w:r>
        <w:t>helvetica</w:t>
      </w:r>
      <w:proofErr w:type="spellEnd"/>
      <w:r>
        <w:t xml:space="preserve">, make font the same for everything, </w:t>
      </w:r>
      <w:proofErr w:type="spellStart"/>
      <w:r>
        <w:t>decreace</w:t>
      </w:r>
      <w:proofErr w:type="spellEnd"/>
      <w:r>
        <w:t xml:space="preserve"> in cells, axis -&gt; bigger, .0 delete</w:t>
      </w:r>
    </w:p>
  </w:comment>
  <w:comment w:id="78" w:author="Автор" w:date="2026-04-13T20:08:00Z" w:initials="A">
    <w:p w14:paraId="6FD9E9C0" w14:textId="124BC5BD" w:rsidR="009E1523" w:rsidRDefault="009E1523">
      <w:pPr>
        <w:pStyle w:val="af0"/>
      </w:pPr>
      <w:r>
        <w:rPr>
          <w:rStyle w:val="af"/>
        </w:rPr>
        <w:annotationRef/>
      </w:r>
      <w:r>
        <w:t>Done</w:t>
      </w:r>
    </w:p>
  </w:comment>
  <w:comment w:id="79" w:author="Автор" w:date="2026-03-24T14:07:00Z" w:initials="A">
    <w:p w14:paraId="1DCA5267" w14:textId="612EBD87" w:rsidR="002A5C35" w:rsidRDefault="002A5C35">
      <w:pPr>
        <w:pStyle w:val="af0"/>
      </w:pPr>
      <w:r>
        <w:rPr>
          <w:rStyle w:val="af"/>
        </w:rPr>
        <w:annotationRef/>
      </w:r>
      <w:r>
        <w:t>Relabel axes.</w:t>
      </w:r>
    </w:p>
  </w:comment>
  <w:comment w:id="80" w:author="Автор" w:date="2026-04-06T20:03:00Z" w:initials="A">
    <w:p w14:paraId="2A58D380" w14:textId="00AA37C5" w:rsidR="002A5C35" w:rsidRDefault="002A5C35">
      <w:pPr>
        <w:pStyle w:val="af0"/>
      </w:pPr>
      <w:r>
        <w:rPr>
          <w:rStyle w:val="af"/>
        </w:rPr>
        <w:annotationRef/>
      </w:r>
      <w:r>
        <w:t>Done</w:t>
      </w:r>
    </w:p>
  </w:comment>
  <w:comment w:id="86" w:author="Автор" w:date="2026-03-24T14:30:00Z" w:initials="A">
    <w:p w14:paraId="1633C528" w14:textId="7B9AC392" w:rsidR="002A5C35" w:rsidRDefault="002A5C35">
      <w:pPr>
        <w:pStyle w:val="af0"/>
      </w:pPr>
      <w:r>
        <w:rPr>
          <w:rStyle w:val="af"/>
        </w:rPr>
        <w:annotationRef/>
      </w:r>
      <w:proofErr w:type="gramStart"/>
      <w:r>
        <w:t>Leave  one</w:t>
      </w:r>
      <w:proofErr w:type="gramEnd"/>
      <w:r>
        <w:t xml:space="preserv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0781A9" w15:done="0"/>
  <w15:commentEx w15:paraId="177AD3AD" w15:paraIdParent="5B0781A9" w15:done="0"/>
  <w15:commentEx w15:paraId="6EEF99DE" w15:done="0"/>
  <w15:commentEx w15:paraId="109BA1E0" w15:paraIdParent="6EEF99DE" w15:done="0"/>
  <w15:commentEx w15:paraId="3CFBEF9B" w15:done="0"/>
  <w15:commentEx w15:paraId="7584BEC5" w15:paraIdParent="3CFBEF9B" w15:done="0"/>
  <w15:commentEx w15:paraId="00A0B9BD" w15:done="0"/>
  <w15:commentEx w15:paraId="3A2EB2D9" w15:paraIdParent="00A0B9BD" w15:done="0"/>
  <w15:commentEx w15:paraId="2EAABD67" w15:done="0"/>
  <w15:commentEx w15:paraId="6FD9E9C0" w15:paraIdParent="2EAABD67" w15:done="0"/>
  <w15:commentEx w15:paraId="1DCA5267" w15:done="0"/>
  <w15:commentEx w15:paraId="2A58D380" w15:paraIdParent="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0781A9" w16cid:durableId="2D765646"/>
  <w16cid:commentId w16cid:paraId="177AD3AD" w16cid:durableId="2D7EA3B8"/>
  <w16cid:commentId w16cid:paraId="6EEF99DE" w16cid:durableId="2D76593F"/>
  <w16cid:commentId w16cid:paraId="109BA1E0" w16cid:durableId="2D7E8FEE"/>
  <w16cid:commentId w16cid:paraId="3CFBEF9B" w16cid:durableId="2D7F969F"/>
  <w16cid:commentId w16cid:paraId="7584BEC5" w16cid:durableId="2D87CBA1"/>
  <w16cid:commentId w16cid:paraId="00A0B9BD" w16cid:durableId="2D6D1A02"/>
  <w16cid:commentId w16cid:paraId="3A2EB2D9" w16cid:durableId="2D7E8FF8"/>
  <w16cid:commentId w16cid:paraId="2EAABD67" w16cid:durableId="2D7F9708"/>
  <w16cid:commentId w16cid:paraId="6FD9E9C0" w16cid:durableId="2D87CBA6"/>
  <w16cid:commentId w16cid:paraId="1DCA5267" w16cid:durableId="2D6D190A"/>
  <w16cid:commentId w16cid:paraId="2A58D380" w16cid:durableId="2D7E8FFF"/>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EABC3A" w14:textId="77777777" w:rsidR="009E0C27" w:rsidRDefault="009E0C27" w:rsidP="00403B5C">
      <w:pPr>
        <w:spacing w:after="0" w:line="240" w:lineRule="auto"/>
      </w:pPr>
      <w:r>
        <w:separator/>
      </w:r>
    </w:p>
  </w:endnote>
  <w:endnote w:type="continuationSeparator" w:id="0">
    <w:p w14:paraId="0ADB70E5" w14:textId="77777777" w:rsidR="009E0C27" w:rsidRDefault="009E0C27"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Content>
      <w:p w14:paraId="452BF23A" w14:textId="727C0DE5" w:rsidR="002A5C35" w:rsidRDefault="002A5C35"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2A5C35" w:rsidRDefault="002A5C35"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Content>
      <w:p w14:paraId="1662E14A" w14:textId="26414120" w:rsidR="002A5C35" w:rsidRDefault="002A5C35"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2A5C35" w:rsidRDefault="002A5C35"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0FA4C1" w14:textId="77777777" w:rsidR="009E0C27" w:rsidRDefault="009E0C27" w:rsidP="00403B5C">
      <w:pPr>
        <w:spacing w:after="0" w:line="240" w:lineRule="auto"/>
      </w:pPr>
      <w:r>
        <w:separator/>
      </w:r>
    </w:p>
  </w:footnote>
  <w:footnote w:type="continuationSeparator" w:id="0">
    <w:p w14:paraId="2872CF39" w14:textId="77777777" w:rsidR="009E0C27" w:rsidRDefault="009E0C27"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proofState w:spelling="clean" w:grammar="clean"/>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5018A"/>
    <w:rsid w:val="00050B99"/>
    <w:rsid w:val="00051F17"/>
    <w:rsid w:val="000704EE"/>
    <w:rsid w:val="000772D9"/>
    <w:rsid w:val="00081885"/>
    <w:rsid w:val="00093E61"/>
    <w:rsid w:val="000A7332"/>
    <w:rsid w:val="000B7415"/>
    <w:rsid w:val="000D6E6E"/>
    <w:rsid w:val="000E1076"/>
    <w:rsid w:val="000E3942"/>
    <w:rsid w:val="000E77EB"/>
    <w:rsid w:val="000F22EE"/>
    <w:rsid w:val="000F6DF9"/>
    <w:rsid w:val="000F7FF0"/>
    <w:rsid w:val="00101F13"/>
    <w:rsid w:val="00114B32"/>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6A4D"/>
    <w:rsid w:val="001C746C"/>
    <w:rsid w:val="001D21CF"/>
    <w:rsid w:val="001D360D"/>
    <w:rsid w:val="001E5656"/>
    <w:rsid w:val="001E5EAD"/>
    <w:rsid w:val="001E7145"/>
    <w:rsid w:val="001F204E"/>
    <w:rsid w:val="001F2438"/>
    <w:rsid w:val="00203E5E"/>
    <w:rsid w:val="00221F9E"/>
    <w:rsid w:val="00231D32"/>
    <w:rsid w:val="00244C24"/>
    <w:rsid w:val="00247B71"/>
    <w:rsid w:val="002502EA"/>
    <w:rsid w:val="0026796C"/>
    <w:rsid w:val="00270598"/>
    <w:rsid w:val="00271A3E"/>
    <w:rsid w:val="0028747D"/>
    <w:rsid w:val="002A2B25"/>
    <w:rsid w:val="002A2D9A"/>
    <w:rsid w:val="002A5C35"/>
    <w:rsid w:val="002B2E45"/>
    <w:rsid w:val="002C11AB"/>
    <w:rsid w:val="002C240E"/>
    <w:rsid w:val="002C4707"/>
    <w:rsid w:val="002C66A8"/>
    <w:rsid w:val="002C744F"/>
    <w:rsid w:val="002D3F8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C3D3C"/>
    <w:rsid w:val="003C4E3B"/>
    <w:rsid w:val="003F2820"/>
    <w:rsid w:val="003F4C32"/>
    <w:rsid w:val="003F5305"/>
    <w:rsid w:val="00401A76"/>
    <w:rsid w:val="00403B5C"/>
    <w:rsid w:val="00404A22"/>
    <w:rsid w:val="004144AC"/>
    <w:rsid w:val="0042095A"/>
    <w:rsid w:val="0043143B"/>
    <w:rsid w:val="00435B03"/>
    <w:rsid w:val="00447911"/>
    <w:rsid w:val="0045051E"/>
    <w:rsid w:val="00461CCA"/>
    <w:rsid w:val="00461F65"/>
    <w:rsid w:val="00466C3B"/>
    <w:rsid w:val="004868F0"/>
    <w:rsid w:val="00495DC9"/>
    <w:rsid w:val="004A5170"/>
    <w:rsid w:val="004A6B93"/>
    <w:rsid w:val="004D29BD"/>
    <w:rsid w:val="004D4EEA"/>
    <w:rsid w:val="004D53FB"/>
    <w:rsid w:val="004D7072"/>
    <w:rsid w:val="004E6C9D"/>
    <w:rsid w:val="004E7B17"/>
    <w:rsid w:val="004F6E6D"/>
    <w:rsid w:val="004F7EC4"/>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F40F7"/>
    <w:rsid w:val="005F4A99"/>
    <w:rsid w:val="006019E7"/>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A4A01"/>
    <w:rsid w:val="006B3D86"/>
    <w:rsid w:val="006B6362"/>
    <w:rsid w:val="006E06B2"/>
    <w:rsid w:val="00714998"/>
    <w:rsid w:val="0071539E"/>
    <w:rsid w:val="00722C96"/>
    <w:rsid w:val="00742F5B"/>
    <w:rsid w:val="00750649"/>
    <w:rsid w:val="007552B1"/>
    <w:rsid w:val="007600E9"/>
    <w:rsid w:val="0076272C"/>
    <w:rsid w:val="0078018E"/>
    <w:rsid w:val="007A71E2"/>
    <w:rsid w:val="007E084A"/>
    <w:rsid w:val="007E5343"/>
    <w:rsid w:val="007E5406"/>
    <w:rsid w:val="007E61EB"/>
    <w:rsid w:val="007E68FB"/>
    <w:rsid w:val="007E76DC"/>
    <w:rsid w:val="007F0FC0"/>
    <w:rsid w:val="007F5365"/>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0104"/>
    <w:rsid w:val="008B3193"/>
    <w:rsid w:val="008B73A5"/>
    <w:rsid w:val="008D006D"/>
    <w:rsid w:val="008D1F85"/>
    <w:rsid w:val="008E3554"/>
    <w:rsid w:val="008F041B"/>
    <w:rsid w:val="008F24A0"/>
    <w:rsid w:val="008F5971"/>
    <w:rsid w:val="008F60D5"/>
    <w:rsid w:val="008F6F21"/>
    <w:rsid w:val="00903C28"/>
    <w:rsid w:val="00905F86"/>
    <w:rsid w:val="00915E75"/>
    <w:rsid w:val="00924FE5"/>
    <w:rsid w:val="00927A18"/>
    <w:rsid w:val="009307F9"/>
    <w:rsid w:val="009413C4"/>
    <w:rsid w:val="00975958"/>
    <w:rsid w:val="009827A8"/>
    <w:rsid w:val="00982D9E"/>
    <w:rsid w:val="00993F6F"/>
    <w:rsid w:val="009A1A23"/>
    <w:rsid w:val="009E0C27"/>
    <w:rsid w:val="009E1523"/>
    <w:rsid w:val="009F2839"/>
    <w:rsid w:val="009F5D33"/>
    <w:rsid w:val="009F5FD0"/>
    <w:rsid w:val="00A007CF"/>
    <w:rsid w:val="00A02D48"/>
    <w:rsid w:val="00A056E5"/>
    <w:rsid w:val="00A13279"/>
    <w:rsid w:val="00A16F07"/>
    <w:rsid w:val="00A170E0"/>
    <w:rsid w:val="00A23158"/>
    <w:rsid w:val="00A27D66"/>
    <w:rsid w:val="00A30012"/>
    <w:rsid w:val="00A315BB"/>
    <w:rsid w:val="00A32AB0"/>
    <w:rsid w:val="00A417DA"/>
    <w:rsid w:val="00A45DF9"/>
    <w:rsid w:val="00A479C3"/>
    <w:rsid w:val="00A50832"/>
    <w:rsid w:val="00A56DCD"/>
    <w:rsid w:val="00A72EB3"/>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113EE"/>
    <w:rsid w:val="00B15B85"/>
    <w:rsid w:val="00B21171"/>
    <w:rsid w:val="00B26380"/>
    <w:rsid w:val="00B310A3"/>
    <w:rsid w:val="00B313E7"/>
    <w:rsid w:val="00B43181"/>
    <w:rsid w:val="00B67E12"/>
    <w:rsid w:val="00B7138F"/>
    <w:rsid w:val="00B72207"/>
    <w:rsid w:val="00B833CB"/>
    <w:rsid w:val="00B863EF"/>
    <w:rsid w:val="00B872A7"/>
    <w:rsid w:val="00BA65D7"/>
    <w:rsid w:val="00BB6F54"/>
    <w:rsid w:val="00BD4AE0"/>
    <w:rsid w:val="00BE0056"/>
    <w:rsid w:val="00BE28E0"/>
    <w:rsid w:val="00BE537C"/>
    <w:rsid w:val="00BF15E8"/>
    <w:rsid w:val="00C00E06"/>
    <w:rsid w:val="00C12928"/>
    <w:rsid w:val="00C24E90"/>
    <w:rsid w:val="00C37312"/>
    <w:rsid w:val="00C44020"/>
    <w:rsid w:val="00C46D0B"/>
    <w:rsid w:val="00C52B27"/>
    <w:rsid w:val="00C62EDA"/>
    <w:rsid w:val="00C704E0"/>
    <w:rsid w:val="00C93F5D"/>
    <w:rsid w:val="00CA3ABF"/>
    <w:rsid w:val="00CA6AFA"/>
    <w:rsid w:val="00CC2C32"/>
    <w:rsid w:val="00CC3464"/>
    <w:rsid w:val="00CC5EE8"/>
    <w:rsid w:val="00CC751C"/>
    <w:rsid w:val="00CD62A9"/>
    <w:rsid w:val="00CE0DB0"/>
    <w:rsid w:val="00CE1FFD"/>
    <w:rsid w:val="00CF36DD"/>
    <w:rsid w:val="00D03890"/>
    <w:rsid w:val="00D4242A"/>
    <w:rsid w:val="00D45393"/>
    <w:rsid w:val="00D65C4C"/>
    <w:rsid w:val="00D7018D"/>
    <w:rsid w:val="00D71EE0"/>
    <w:rsid w:val="00D72BC0"/>
    <w:rsid w:val="00D90F91"/>
    <w:rsid w:val="00DC293B"/>
    <w:rsid w:val="00DD08D2"/>
    <w:rsid w:val="00DD3CC6"/>
    <w:rsid w:val="00DF6493"/>
    <w:rsid w:val="00E0129D"/>
    <w:rsid w:val="00E07455"/>
    <w:rsid w:val="00E130A8"/>
    <w:rsid w:val="00E21D7E"/>
    <w:rsid w:val="00E2390C"/>
    <w:rsid w:val="00E301A7"/>
    <w:rsid w:val="00E330A9"/>
    <w:rsid w:val="00E35B27"/>
    <w:rsid w:val="00E3739B"/>
    <w:rsid w:val="00E44D47"/>
    <w:rsid w:val="00E44E47"/>
    <w:rsid w:val="00E52F66"/>
    <w:rsid w:val="00E65540"/>
    <w:rsid w:val="00E97715"/>
    <w:rsid w:val="00EC09B4"/>
    <w:rsid w:val="00EC196E"/>
    <w:rsid w:val="00EC317A"/>
    <w:rsid w:val="00EC66E4"/>
    <w:rsid w:val="00EE0715"/>
    <w:rsid w:val="00EF6A49"/>
    <w:rsid w:val="00F002B2"/>
    <w:rsid w:val="00F20CEA"/>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A7B51"/>
    <w:rsid w:val="00FC42D9"/>
    <w:rsid w:val="00FC430C"/>
    <w:rsid w:val="00FC442F"/>
    <w:rsid w:val="00FC4B93"/>
    <w:rsid w:val="00FD2514"/>
    <w:rsid w:val="00FD6245"/>
    <w:rsid w:val="00FE20AF"/>
    <w:rsid w:val="00FE28DE"/>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FireFrog17/Fundamental-restriction-on-epistasis-detection-and-fitness-valleys-in-virus-evolution-Data"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1515/9783110697384" TargetMode="External"/><Relationship Id="rId29" Type="http://schemas.openxmlformats.org/officeDocument/2006/relationships/hyperlink" Target="https://www.biorxiv.org/content/10.1101/2025.11.26.690712v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www.nature.com/articles/nrg3747" TargetMode="External"/><Relationship Id="rId10" Type="http://schemas.microsoft.com/office/2011/relationships/commentsExtended" Target="commentsExtended.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17731</Words>
  <Characters>101072</Characters>
  <Application>Microsoft Office Word</Application>
  <DocSecurity>0</DocSecurity>
  <Lines>842</Lines>
  <Paragraphs>237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2026-04-13T17:10:00Z</dcterms:created>
  <dcterms:modified xsi:type="dcterms:W3CDTF">2026-04-13T22:38:00Z</dcterms:modified>
  <cp:version>04.2000</cp:version>
</cp:coreProperties>
</file>