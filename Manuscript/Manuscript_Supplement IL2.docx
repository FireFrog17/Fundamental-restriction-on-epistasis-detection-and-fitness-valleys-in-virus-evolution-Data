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w:t>
      </w:r>
      <w:proofErr w:type="gramStart"/>
      <w:r w:rsidR="00114B32">
        <w:rPr>
          <w:rFonts w:ascii="Times New Roman" w:eastAsia="Times New Roman" w:hAnsi="Times New Roman" w:cs="Times New Roman"/>
          <w:sz w:val="24"/>
          <w:szCs w:val="24"/>
        </w:rPr>
        <w:t xml:space="preserve">and  </w:t>
      </w:r>
      <w:r w:rsidR="002C4707">
        <w:rPr>
          <w:rFonts w:ascii="Times New Roman" w:eastAsia="Times New Roman" w:hAnsi="Times New Roman" w:cs="Times New Roman"/>
          <w:sz w:val="24"/>
          <w:szCs w:val="24"/>
        </w:rPr>
        <w:t>10</w:t>
      </w:r>
      <w:proofErr w:type="gramEnd"/>
      <w:r w:rsidR="002C4707">
        <w:rPr>
          <w:rFonts w:ascii="Times New Roman" w:eastAsia="Times New Roman" w:hAnsi="Times New Roman" w:cs="Times New Roman"/>
          <w:sz w:val="24"/>
          <w:szCs w:val="24"/>
        </w:rPr>
        <w:t xml:space="preserve">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5ADFD8EA">
            <wp:extent cx="5181599" cy="388620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81599" cy="3886200"/>
                    </a:xfrm>
                    <a:prstGeom prst="rect">
                      <a:avLst/>
                    </a:prstGeom>
                    <a:noFill/>
                    <a:ln>
                      <a:noFill/>
                    </a:ln>
                  </pic:spPr>
                </pic:pic>
              </a:graphicData>
            </a:graphic>
          </wp:inline>
        </w:drawing>
      </w:r>
      <w:bookmarkStart w:id="5" w:name="_GoBack"/>
      <w:bookmarkEnd w:id="5"/>
    </w:p>
    <w:p w14:paraId="546517E4" w14:textId="46DC4B67" w:rsidR="004144AC" w:rsidRDefault="004144AC" w:rsidP="00742F5B">
      <w:pPr>
        <w:spacing w:after="0" w:line="360" w:lineRule="auto"/>
        <w:jc w:val="both"/>
        <w:rPr>
          <w:rFonts w:ascii="Times New Roman" w:eastAsia="Times New Roman" w:hAnsi="Times New Roman" w:cs="Times New Roman"/>
          <w:sz w:val="20"/>
          <w:szCs w:val="20"/>
        </w:rPr>
      </w:pPr>
      <w:commentRangeStart w:id="6"/>
      <w:commentRangeStart w:id="7"/>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6"/>
      <w:r w:rsidR="008F041B">
        <w:rPr>
          <w:rStyle w:val="af"/>
        </w:rPr>
        <w:commentReference w:id="6"/>
      </w:r>
      <w:commentRangeEnd w:id="7"/>
      <w:r w:rsidR="00466C3B">
        <w:rPr>
          <w:rStyle w:val="af"/>
        </w:rPr>
        <w:commentReference w:id="7"/>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6219B0">
        <w:rPr>
          <w:rFonts w:ascii="Times New Roman" w:eastAsia="Times New Roman" w:hAnsi="Times New Roman" w:cs="Times New Roman"/>
          <w:color w:val="000000"/>
          <w:sz w:val="20"/>
          <w:szCs w:val="20"/>
        </w:rPr>
        <w:t>.</w:t>
      </w:r>
      <w:ins w:id="8" w:author="Автор" w:date="2026-04-06T19:39:00Z">
        <w:r w:rsidR="00B7138F">
          <w:rPr>
            <w:rFonts w:ascii="Times New Roman" w:eastAsia="Times New Roman" w:hAnsi="Times New Roman" w:cs="Times New Roman"/>
            <w:color w:val="000000"/>
            <w:sz w:val="20"/>
            <w:szCs w:val="20"/>
          </w:rPr>
          <w:t>,</w:t>
        </w:r>
        <w:r w:rsidR="00B7138F" w:rsidRPr="00B7138F">
          <w:rPr>
            <w:rFonts w:ascii="Times New Roman" w:eastAsia="Times New Roman" w:hAnsi="Times New Roman" w:cs="Times New Roman"/>
            <w:color w:val="000000"/>
            <w:sz w:val="20"/>
            <w:szCs w:val="20"/>
          </w:rPr>
          <w:t xml:space="preserve"> </w:t>
        </w:r>
        <w:r w:rsidR="00B7138F">
          <w:rPr>
            <w:rFonts w:ascii="Times New Roman" w:eastAsia="Times New Roman" w:hAnsi="Times New Roman" w:cs="Times New Roman"/>
            <w:color w:val="000000"/>
            <w:sz w:val="20"/>
            <w:szCs w:val="20"/>
          </w:rPr>
          <w:t>10% of the alleles are advantageous other 90% are deleterious</w:t>
        </w:r>
      </w:ins>
      <w:r>
        <w:rPr>
          <w:rFonts w:ascii="Times New Roman" w:eastAsia="Times New Roman" w:hAnsi="Times New Roman" w:cs="Times New Roman"/>
          <w:color w:val="000000"/>
          <w:sz w:val="20"/>
          <w:szCs w:val="20"/>
        </w:rPr>
        <w:t xml:space="preserve"> </w:t>
      </w:r>
      <w:ins w:id="9" w:author="Автор" w:date="2026-04-06T19:39:00Z">
        <w:r w:rsidR="00B7138F">
          <w:rPr>
            <w:rFonts w:ascii="Times New Roman" w:eastAsia="Times New Roman" w:hAnsi="Times New Roman" w:cs="Times New Roman"/>
            <w:color w:val="000000"/>
            <w:sz w:val="20"/>
            <w:szCs w:val="20"/>
          </w:rPr>
          <w:t xml:space="preserve">with </w:t>
        </w:r>
      </w:ins>
      <w:ins w:id="10" w:author="Автор" w:date="2026-04-06T19:40:00Z">
        <w:r w:rsidR="00B7138F">
          <w:rPr>
            <w:rFonts w:ascii="Times New Roman" w:eastAsia="Times New Roman" w:hAnsi="Times New Roman" w:cs="Times New Roman"/>
            <w:color w:val="000000"/>
            <w:sz w:val="20"/>
            <w:szCs w:val="20"/>
          </w:rPr>
          <w:t xml:space="preserve">module of </w:t>
        </w:r>
      </w:ins>
      <w:commentRangeStart w:id="11"/>
      <w:commentRangeStart w:id="12"/>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13"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14" w:author="Автор" w:date="2026-04-06T19:42:00Z">
        <w:r w:rsidDel="00B313E7">
          <w:rPr>
            <w:rFonts w:ascii="Times New Roman" w:eastAsia="Times New Roman" w:hAnsi="Times New Roman" w:cs="Times New Roman"/>
            <w:sz w:val="20"/>
            <w:szCs w:val="20"/>
          </w:rPr>
          <w:delText xml:space="preserve"> </w:delText>
        </w:r>
      </w:del>
      <w:ins w:id="15"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16" w:author="Автор" w:date="2026-04-06T19:41:00Z">
        <w:r w:rsidR="00B7138F">
          <w:rPr>
            <w:rFonts w:ascii="Times New Roman" w:eastAsia="Times New Roman" w:hAnsi="Times New Roman" w:cs="Times New Roman"/>
            <w:sz w:val="20"/>
            <w:szCs w:val="20"/>
          </w:rPr>
          <w:t>r with one primary mutation on its peak</w:t>
        </w:r>
      </w:ins>
      <w:ins w:id="17" w:author="Автор" w:date="2026-04-06T19:42:00Z">
        <w:r w:rsidR="00B313E7">
          <w:rPr>
            <w:rFonts w:ascii="Times New Roman" w:eastAsia="Times New Roman" w:hAnsi="Times New Roman" w:cs="Times New Roman"/>
            <w:sz w:val="20"/>
            <w:szCs w:val="20"/>
          </w:rPr>
          <w:t xml:space="preserve"> and ten compensatory mutations as its rays</w:t>
        </w:r>
      </w:ins>
      <w:ins w:id="18" w:author="Автор" w:date="2026-04-06T19:43:00Z">
        <w:r w:rsidR="00B313E7">
          <w:rPr>
            <w:rFonts w:ascii="Times New Roman" w:eastAsia="Times New Roman" w:hAnsi="Times New Roman" w:cs="Times New Roman"/>
            <w:sz w:val="20"/>
            <w:szCs w:val="20"/>
          </w:rPr>
          <w:t>, all of these 11 mutations are deleterious independently</w:t>
        </w:r>
      </w:ins>
      <w:del w:id="19" w:author="Автор" w:date="2026-04-06T19:41:00Z">
        <w:r w:rsidDel="00B7138F">
          <w:rPr>
            <w:rFonts w:ascii="Times New Roman" w:eastAsia="Times New Roman" w:hAnsi="Times New Roman" w:cs="Times New Roman"/>
            <w:sz w:val="20"/>
            <w:szCs w:val="20"/>
          </w:rPr>
          <w:delText>r</w:delText>
        </w:r>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11"/>
      <w:r w:rsidR="006219B0">
        <w:rPr>
          <w:rStyle w:val="af"/>
        </w:rPr>
        <w:commentReference w:id="11"/>
      </w:r>
      <w:commentRangeEnd w:id="12"/>
      <w:r w:rsidR="00CF36DD">
        <w:rPr>
          <w:rStyle w:val="af"/>
        </w:rPr>
        <w:commentReference w:id="12"/>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 xml:space="preserve">population is </w:t>
      </w:r>
      <w:proofErr w:type="spellStart"/>
      <w:r w:rsidR="00A97F32">
        <w:rPr>
          <w:rFonts w:ascii="Times New Roman" w:hAnsi="Times New Roman" w:cs="Times New Roman"/>
          <w:sz w:val="24"/>
          <w:szCs w:val="24"/>
          <w:lang w:val="en-US"/>
        </w:rPr>
        <w:t>monomorphous</w:t>
      </w:r>
      <w:proofErr w:type="spellEnd"/>
      <w:r w:rsidR="00A97F32">
        <w:rPr>
          <w:rFonts w:ascii="Times New Roman" w:hAnsi="Times New Roman" w:cs="Times New Roman"/>
          <w:sz w:val="24"/>
          <w:szCs w:val="24"/>
          <w:lang w:val="en-US"/>
        </w:rPr>
        <w:t>.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20" w:author="Автор" w:date="2026-04-06T19:52:00Z">
        <w:r w:rsidR="00A30012">
          <w:rPr>
            <w:rFonts w:ascii="Times New Roman" w:hAnsi="Times New Roman" w:cs="Times New Roman"/>
            <w:sz w:val="24"/>
            <w:szCs w:val="24"/>
            <w:lang w:val="en-US"/>
          </w:rPr>
          <w:t>8</w:t>
        </w:r>
      </w:ins>
      <w:ins w:id="21" w:author="Автор" w:date="2026-04-06T19:35:00Z">
        <w:r w:rsidR="00B7138F">
          <w:rPr>
            <w:rFonts w:ascii="Times New Roman" w:hAnsi="Times New Roman" w:cs="Times New Roman"/>
            <w:sz w:val="24"/>
            <w:szCs w:val="24"/>
            <w:lang w:val="en-US"/>
          </w:rPr>
          <w:t>0</w:t>
        </w:r>
      </w:ins>
      <w:del w:id="22"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23" w:author="Автор" w:date="2026-04-06T19:53:00Z">
        <w:r w:rsidR="00A30012">
          <w:rPr>
            <w:rFonts w:ascii="Times New Roman" w:hAnsi="Times New Roman" w:cs="Times New Roman"/>
            <w:sz w:val="24"/>
            <w:szCs w:val="24"/>
            <w:lang w:val="en-US"/>
          </w:rPr>
          <w:t>8</w:t>
        </w:r>
      </w:ins>
      <w:ins w:id="24" w:author="Автор" w:date="2026-04-06T19:35:00Z">
        <w:r w:rsidR="00B7138F">
          <w:rPr>
            <w:rFonts w:ascii="Times New Roman" w:hAnsi="Times New Roman" w:cs="Times New Roman"/>
            <w:sz w:val="24"/>
            <w:szCs w:val="24"/>
            <w:lang w:val="en-US"/>
          </w:rPr>
          <w:t>00</w:t>
        </w:r>
      </w:ins>
      <w:del w:id="25"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26" w:author="Автор" w:date="2026-04-06T19:37:00Z">
        <w:r w:rsidR="00A82F67" w:rsidDel="00B7138F">
          <w:rPr>
            <w:rFonts w:ascii="Times New Roman" w:hAnsi="Times New Roman" w:cs="Times New Roman"/>
            <w:sz w:val="24"/>
            <w:szCs w:val="24"/>
            <w:lang w:val="en-US"/>
          </w:rPr>
          <w:delText>alelles</w:delText>
        </w:r>
      </w:del>
      <w:ins w:id="27"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proofErr w:type="gramStart"/>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advantageous</w:t>
      </w:r>
      <w:proofErr w:type="gramEnd"/>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28" w:author="Автор" w:date="2026-04-06T19:37:00Z">
        <w:r w:rsidR="009A1A23" w:rsidDel="00B7138F">
          <w:rPr>
            <w:rFonts w:ascii="Times New Roman" w:hAnsi="Times New Roman" w:cs="Times New Roman"/>
            <w:sz w:val="24"/>
            <w:szCs w:val="24"/>
            <w:lang w:val="en-US"/>
          </w:rPr>
          <w:delText>valle</w:delText>
        </w:r>
      </w:del>
      <w:ins w:id="29"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noProof/>
          <w:sz w:val="24"/>
          <w:szCs w:val="24"/>
        </w:rPr>
        <w:drawing>
          <wp:inline distT="0" distB="0" distL="0" distR="0" wp14:anchorId="07F4408D" wp14:editId="31BDE816">
            <wp:extent cx="5848350" cy="43862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p>
    <w:p w14:paraId="4E5144E9" w14:textId="75001F07" w:rsidR="000018A6" w:rsidRDefault="000018A6" w:rsidP="00742F5B">
      <w:pPr>
        <w:spacing w:after="0" w:line="360" w:lineRule="auto"/>
        <w:jc w:val="both"/>
        <w:rPr>
          <w:rFonts w:ascii="Times New Roman" w:eastAsia="Times New Roman" w:hAnsi="Times New Roman" w:cs="Times New Roman"/>
          <w:sz w:val="20"/>
          <w:szCs w:val="20"/>
        </w:rPr>
      </w:pPr>
      <w:commentRangeStart w:id="30"/>
      <w:commentRangeStart w:id="31"/>
      <w:r>
        <w:rPr>
          <w:rFonts w:ascii="Times New Roman" w:eastAsia="Times New Roman" w:hAnsi="Times New Roman" w:cs="Times New Roman"/>
          <w:sz w:val="20"/>
          <w:szCs w:val="20"/>
        </w:rPr>
        <w:t xml:space="preserve">Figure </w:t>
      </w:r>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sidRPr="000018A6">
        <w:rPr>
          <w:rFonts w:ascii="Times New Roman" w:eastAsia="Times New Roman" w:hAnsi="Times New Roman" w:cs="Times New Roman"/>
          <w:b/>
          <w:sz w:val="20"/>
          <w:szCs w:val="20"/>
        </w:rPr>
        <w:t xml:space="preserve"> </w:t>
      </w:r>
      <w:commentRangeEnd w:id="30"/>
      <w:r w:rsidR="003A5E2B">
        <w:rPr>
          <w:rStyle w:val="af"/>
        </w:rPr>
        <w:commentReference w:id="30"/>
      </w:r>
      <w:commentRangeEnd w:id="31"/>
      <w:r w:rsidR="00CF36DD">
        <w:rPr>
          <w:rStyle w:val="af"/>
        </w:rPr>
        <w:commentReference w:id="31"/>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 initially</w:t>
      </w:r>
      <w:r w:rsidR="00114B32">
        <w:rPr>
          <w:rFonts w:ascii="Times New Roman" w:eastAsia="Times New Roman" w:hAnsi="Times New Roman" w:cs="Times New Roman"/>
          <w:b/>
          <w:sz w:val="20"/>
          <w:szCs w:val="20"/>
        </w:rPr>
        <w:t>-</w:t>
      </w:r>
      <w:proofErr w:type="spellStart"/>
      <w:r w:rsidR="000237D1">
        <w:rPr>
          <w:rFonts w:ascii="Times New Roman" w:eastAsia="Times New Roman" w:hAnsi="Times New Roman" w:cs="Times New Roman"/>
          <w:b/>
          <w:sz w:val="20"/>
          <w:szCs w:val="20"/>
        </w:rPr>
        <w:t>monomorphous</w:t>
      </w:r>
      <w:proofErr w:type="spellEnd"/>
      <w:r w:rsidR="000237D1">
        <w:rPr>
          <w:rFonts w:ascii="Times New Roman" w:eastAsia="Times New Roman" w:hAnsi="Times New Roman" w:cs="Times New Roman"/>
          <w:b/>
          <w:sz w:val="20"/>
          <w:szCs w:val="20"/>
        </w:rPr>
        <w:t xml:space="preserve"> population</w:t>
      </w:r>
      <w:r w:rsidR="00114B32">
        <w:rPr>
          <w:rFonts w:ascii="Times New Roman" w:eastAsia="Times New Roman" w:hAnsi="Times New Roman" w:cs="Times New Roman"/>
          <w:b/>
          <w:sz w:val="20"/>
          <w:szCs w:val="20"/>
        </w:rPr>
        <w:t>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sequence. Simulation parameters</w:t>
      </w:r>
      <w:r w:rsidR="004144AC">
        <w:rPr>
          <w:rFonts w:ascii="Times New Roman" w:eastAsia="Times New Roman" w:hAnsi="Times New Roman" w:cs="Times New Roman"/>
          <w:color w:val="000000"/>
          <w:sz w:val="20"/>
          <w:szCs w:val="20"/>
        </w:rPr>
        <w:t xml:space="preserve"> are the same as in Figure #</w:t>
      </w:r>
      <w:r w:rsidR="006019E7">
        <w:rPr>
          <w:rFonts w:ascii="Times New Roman" w:eastAsia="Times New Roman" w:hAnsi="Times New Roman" w:cs="Times New Roman"/>
          <w:color w:val="000000"/>
          <w:sz w:val="20"/>
          <w:szCs w:val="20"/>
        </w:rPr>
        <w:t>, but 6 Monte Carlo runs are used.</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w:t>
      </w:r>
      <w:proofErr w:type="gramStart"/>
      <w:r w:rsidR="009A1A23">
        <w:rPr>
          <w:rFonts w:ascii="Times New Roman" w:eastAsia="Times New Roman" w:hAnsi="Times New Roman" w:cs="Times New Roman"/>
          <w:sz w:val="24"/>
          <w:szCs w:val="24"/>
        </w:rPr>
        <w:t xml:space="preserve">epistasis </w:t>
      </w:r>
      <w:r w:rsidR="003A5E2B">
        <w:rPr>
          <w:rFonts w:ascii="Times New Roman" w:eastAsia="Times New Roman" w:hAnsi="Times New Roman" w:cs="Times New Roman"/>
          <w:sz w:val="24"/>
          <w:szCs w:val="24"/>
        </w:rPr>
        <w:t xml:space="preserve"> detection</w:t>
      </w:r>
      <w:proofErr w:type="gramEnd"/>
      <w:r w:rsidR="003A5E2B">
        <w:rPr>
          <w:rFonts w:ascii="Times New Roman" w:eastAsia="Times New Roman" w:hAnsi="Times New Roman" w:cs="Times New Roman"/>
          <w:sz w:val="24"/>
          <w:szCs w:val="24"/>
        </w:rPr>
        <w:t xml:space="preserve">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w:t>
      </w:r>
      <w:proofErr w:type="gramStart"/>
      <w:r w:rsidR="00C93F5D">
        <w:rPr>
          <w:rFonts w:ascii="Times New Roman" w:eastAsia="Times New Roman" w:hAnsi="Times New Roman" w:cs="Times New Roman"/>
          <w:sz w:val="24"/>
          <w:szCs w:val="24"/>
        </w:rPr>
        <w:t xml:space="preserve">only </w:t>
      </w:r>
      <w:r w:rsidR="00DC293B">
        <w:rPr>
          <w:rFonts w:ascii="Times New Roman" w:eastAsia="Times New Roman" w:hAnsi="Times New Roman" w:cs="Times New Roman"/>
          <w:sz w:val="24"/>
          <w:szCs w:val="24"/>
        </w:rPr>
        <w:t>.</w:t>
      </w:r>
      <w:proofErr w:type="gramEnd"/>
      <w:r w:rsidR="00DC293B" w:rsidRPr="00FC4B93">
        <w:rPr>
          <w:rFonts w:ascii="Times New Roman" w:eastAsia="Times New Roman" w:hAnsi="Times New Roman" w:cs="Times New Roman"/>
          <w:sz w:val="24"/>
          <w:szCs w:val="24"/>
        </w:rPr>
        <w:t xml:space="preserve"> </w:t>
      </w:r>
      <w:proofErr w:type="gramStart"/>
      <w:r w:rsidR="00FE28DE">
        <w:rPr>
          <w:rFonts w:ascii="Times New Roman" w:eastAsia="Times New Roman" w:hAnsi="Times New Roman" w:cs="Times New Roman"/>
          <w:sz w:val="24"/>
          <w:szCs w:val="24"/>
        </w:rPr>
        <w:t>Therefore</w:t>
      </w:r>
      <w:proofErr w:type="gramEnd"/>
      <w:r w:rsidR="00FE28DE">
        <w:rPr>
          <w:rFonts w:ascii="Times New Roman" w:eastAsia="Times New Roman" w:hAnsi="Times New Roman" w:cs="Times New Roman"/>
          <w:sz w:val="24"/>
          <w:szCs w:val="24"/>
        </w:rPr>
        <w:t xml:space="preserv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1E9EB8" wp14:editId="20F4601C">
            <wp:extent cx="5848350" cy="438626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p>
    <w:p w14:paraId="7C3C4D97" w14:textId="4047F540" w:rsidR="005620C4" w:rsidRDefault="005620C4">
      <w:pPr>
        <w:spacing w:after="0" w:line="360" w:lineRule="auto"/>
        <w:jc w:val="both"/>
        <w:rPr>
          <w:rFonts w:ascii="Times New Roman" w:eastAsia="Times New Roman" w:hAnsi="Times New Roman" w:cs="Times New Roman"/>
          <w:sz w:val="20"/>
          <w:szCs w:val="20"/>
        </w:rPr>
      </w:pPr>
      <w:commentRangeStart w:id="32"/>
      <w:commentRangeStart w:id="33"/>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32"/>
      <w:r w:rsidR="00DC293B">
        <w:rPr>
          <w:rStyle w:val="af"/>
        </w:rPr>
        <w:commentReference w:id="32"/>
      </w:r>
      <w:commentRangeEnd w:id="33"/>
      <w:r w:rsidR="00CF36DD">
        <w:rPr>
          <w:rStyle w:val="af"/>
        </w:rPr>
        <w:commentReference w:id="33"/>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simulated Test 2 (initial monomorphic population). </w:t>
      </w:r>
      <w:r w:rsidR="00DC293B" w:rsidRPr="00B7138F">
        <w:rPr>
          <w:rFonts w:ascii="Times New Roman" w:eastAsia="Times New Roman" w:hAnsi="Times New Roman" w:cs="Times New Roman"/>
          <w:sz w:val="20"/>
          <w:szCs w:val="20"/>
        </w:rPr>
        <w:t xml:space="preserve">Axes X and Y show the numbers of sequences sampled from Peak 1 and Peak 2 in Fig. **, respectively, relative to </w:t>
      </w:r>
      <w:r w:rsidR="000D6E6E">
        <w:rPr>
          <w:rFonts w:ascii="Times New Roman" w:eastAsia="Times New Roman" w:hAnsi="Times New Roman" w:cs="Times New Roman"/>
          <w:sz w:val="20"/>
          <w:szCs w:val="20"/>
        </w:rPr>
        <w:t xml:space="preserve">the </w:t>
      </w:r>
      <w:r w:rsidR="00DC293B" w:rsidRPr="00B7138F">
        <w:rPr>
          <w:rFonts w:ascii="Times New Roman" w:eastAsia="Times New Roman" w:hAnsi="Times New Roman" w:cs="Times New Roman"/>
          <w:sz w:val="20"/>
          <w:szCs w:val="20"/>
        </w:rPr>
        <w:t xml:space="preserve">size of each </w:t>
      </w:r>
      <w:proofErr w:type="gramStart"/>
      <w:r w:rsidR="00DC293B" w:rsidRPr="00B7138F">
        <w:rPr>
          <w:rFonts w:ascii="Times New Roman" w:eastAsia="Times New Roman" w:hAnsi="Times New Roman" w:cs="Times New Roman"/>
          <w:sz w:val="20"/>
          <w:szCs w:val="20"/>
        </w:rPr>
        <w:t>peak</w:t>
      </w:r>
      <w:r w:rsidR="000D6E6E">
        <w:rPr>
          <w:rFonts w:ascii="Times New Roman" w:eastAsia="Times New Roman" w:hAnsi="Times New Roman" w:cs="Times New Roman"/>
          <w:sz w:val="20"/>
          <w:szCs w:val="20"/>
        </w:rPr>
        <w:t>.</w:t>
      </w:r>
      <w:r w:rsidRPr="000D6E6E">
        <w:rPr>
          <w:rFonts w:ascii="Times New Roman" w:eastAsia="Times New Roman" w:hAnsi="Times New Roman" w:cs="Times New Roman"/>
          <w:sz w:val="20"/>
          <w:szCs w:val="20"/>
        </w:rPr>
        <w:t>.</w:t>
      </w:r>
      <w:proofErr w:type="gramEnd"/>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lastRenderedPageBreak/>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7C49217D"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34"/>
      <w:r>
        <w:rPr>
          <w:rFonts w:ascii="Times New Roman" w:eastAsia="Times New Roman" w:hAnsi="Times New Roman" w:cs="Times New Roman"/>
          <w:b/>
          <w:color w:val="000000"/>
          <w:sz w:val="20"/>
          <w:szCs w:val="20"/>
        </w:rPr>
        <w:t xml:space="preserve">Figure 3. </w:t>
      </w:r>
      <w:commentRangeEnd w:id="34"/>
      <w:r w:rsidR="00317F3D">
        <w:rPr>
          <w:rStyle w:val="af"/>
        </w:rPr>
        <w:commentReference w:id="34"/>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r w:rsidR="004E6C9D">
        <w:rPr>
          <w:rFonts w:ascii="Times New Roman" w:eastAsia="Times New Roman" w:hAnsi="Times New Roman" w:cs="Times New Roman"/>
          <w:color w:val="000000"/>
          <w:sz w:val="20"/>
          <w:szCs w:val="20"/>
        </w:rPr>
        <w:t>epistatic links</w:t>
      </w:r>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w:t>
      </w:r>
      <w:proofErr w:type="spellStart"/>
      <w:r>
        <w:rPr>
          <w:rFonts w:ascii="Times New Roman" w:eastAsia="Times New Roman" w:hAnsi="Times New Roman" w:cs="Times New Roman"/>
          <w:color w:val="000000"/>
          <w:sz w:val="20"/>
          <w:szCs w:val="20"/>
        </w:rPr>
        <w:t>Circos</w:t>
      </w:r>
      <w:proofErr w:type="spellEnd"/>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interactions </w:t>
      </w:r>
      <w:r>
        <w:rPr>
          <w:rFonts w:ascii="Times New Roman" w:eastAsia="Times New Roman" w:hAnsi="Times New Roman" w:cs="Times New Roman"/>
          <w:sz w:val="24"/>
          <w:szCs w:val="24"/>
        </w:rPr>
        <w:t xml:space="preserve">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w:t>
      </w:r>
      <w:r>
        <w:rPr>
          <w:rFonts w:ascii="Times New Roman" w:eastAsia="Times New Roman" w:hAnsi="Times New Roman" w:cs="Times New Roman"/>
          <w:sz w:val="24"/>
          <w:szCs w:val="24"/>
        </w:rPr>
        <w:lastRenderedPageBreak/>
        <w:t>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proofErr w:type="gramStart"/>
      <w:r w:rsidR="0078018E">
        <w:rPr>
          <w:rFonts w:ascii="Times New Roman" w:eastAsia="Times New Roman" w:hAnsi="Times New Roman" w:cs="Times New Roman"/>
          <w:sz w:val="24"/>
          <w:szCs w:val="24"/>
        </w:rPr>
        <w:t>was</w:t>
      </w:r>
      <w:proofErr w:type="gramEnd"/>
      <w:r w:rsidR="0078018E">
        <w:rPr>
          <w:rFonts w:ascii="Times New Roman" w:eastAsia="Times New Roman" w:hAnsi="Times New Roman" w:cs="Times New Roman"/>
          <w:sz w:val="24"/>
          <w:szCs w:val="24"/>
        </w:rPr>
        <w:t xml:space="preserve">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38676E3"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w:t>
      </w:r>
      <w:r w:rsidR="00C12928">
        <w:rPr>
          <w:rFonts w:ascii="Times New Roman" w:eastAsia="Times New Roman" w:hAnsi="Times New Roman" w:cs="Times New Roman"/>
          <w:sz w:val="24"/>
          <w:szCs w:val="24"/>
        </w:rPr>
        <w:lastRenderedPageBreak/>
        <w:t>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lastRenderedPageBreak/>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Selection includes an epistatic network with a set strength and topology. The logar</w:t>
      </w:r>
      <w:proofErr w:type="spellStart"/>
      <w:r>
        <w:rPr>
          <w:rFonts w:ascii="Times New Roman" w:eastAsia="Times New Roman" w:hAnsi="Times New Roman" w:cs="Times New Roman"/>
          <w:color w:val="000000"/>
          <w:sz w:val="24"/>
          <w:szCs w:val="24"/>
        </w:rPr>
        <w:t>ithm</w:t>
      </w:r>
      <w:proofErr w:type="spellEnd"/>
      <w:r>
        <w:rPr>
          <w:rFonts w:ascii="Times New Roman" w:eastAsia="Times New Roman" w:hAnsi="Times New Roman" w:cs="Times New Roman"/>
          <w:color w:val="000000"/>
          <w:sz w:val="24"/>
          <w:szCs w:val="24"/>
        </w:rPr>
        <w:t xml:space="preserve">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B7138F">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8"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B7138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B7138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Because the array of data used is large, these coeffic</w:t>
      </w:r>
      <w:proofErr w:type="spellStart"/>
      <w:r>
        <w:rPr>
          <w:rFonts w:ascii="Times New Roman" w:eastAsia="Times New Roman" w:hAnsi="Times New Roman" w:cs="Times New Roman"/>
          <w:color w:val="000000"/>
          <w:sz w:val="24"/>
          <w:szCs w:val="24"/>
        </w:rPr>
        <w:t>ients</w:t>
      </w:r>
      <w:proofErr w:type="spellEnd"/>
      <w:r>
        <w:rPr>
          <w:rFonts w:ascii="Times New Roman" w:eastAsia="Times New Roman" w:hAnsi="Times New Roman" w:cs="Times New Roman"/>
          <w:color w:val="000000"/>
          <w:sz w:val="24"/>
          <w:szCs w:val="24"/>
        </w:rPr>
        <w:t xml:space="preserve">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 xml:space="preserve">M. </w:t>
      </w:r>
      <w:proofErr w:type="spellStart"/>
      <w:r>
        <w:rPr>
          <w:color w:val="000000"/>
        </w:rPr>
        <w:t>Nijhuis</w:t>
      </w:r>
      <w:proofErr w:type="spellEnd"/>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w:t>
      </w:r>
      <w:proofErr w:type="spellStart"/>
      <w:r>
        <w:rPr>
          <w:color w:val="000000"/>
        </w:rPr>
        <w:t>Rouzine</w:t>
      </w:r>
      <w:proofErr w:type="spellEnd"/>
      <w:r>
        <w:rPr>
          <w:color w:val="000000"/>
        </w:rPr>
        <w:t xml:space="preserv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w:t>
      </w:r>
      <w:proofErr w:type="spellStart"/>
      <w:r>
        <w:rPr>
          <w:color w:val="000000"/>
        </w:rPr>
        <w:t>Rouzine</w:t>
      </w:r>
      <w:proofErr w:type="spellEnd"/>
      <w:r>
        <w:rPr>
          <w:color w:val="000000"/>
        </w:rPr>
        <w:t xml:space="preserv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w:t>
      </w:r>
      <w:proofErr w:type="spellStart"/>
      <w:r>
        <w:rPr>
          <w:color w:val="000000"/>
        </w:rPr>
        <w:t>Rouzine</w:t>
      </w:r>
      <w:proofErr w:type="spellEnd"/>
      <w:r>
        <w:rPr>
          <w:color w:val="000000"/>
        </w:rPr>
        <w:t xml:space="preserv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w:t>
      </w:r>
      <w:proofErr w:type="spellStart"/>
      <w:r>
        <w:rPr>
          <w:color w:val="000000"/>
        </w:rPr>
        <w:t>Rouzine</w:t>
      </w:r>
      <w:proofErr w:type="spellEnd"/>
      <w:r>
        <w:rPr>
          <w:color w:val="000000"/>
        </w:rPr>
        <w:t xml:space="preserv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w:t>
      </w:r>
      <w:proofErr w:type="spellStart"/>
      <w:r>
        <w:rPr>
          <w:color w:val="000000"/>
        </w:rPr>
        <w:t>Rouzine</w:t>
      </w:r>
      <w:proofErr w:type="spellEnd"/>
      <w:r>
        <w:rPr>
          <w:color w:val="000000"/>
        </w:rPr>
        <w:t xml:space="preserv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w:t>
      </w:r>
      <w:proofErr w:type="spellStart"/>
      <w:r>
        <w:rPr>
          <w:color w:val="000000"/>
        </w:rPr>
        <w:t>Rouzine</w:t>
      </w:r>
      <w:proofErr w:type="spellEnd"/>
      <w:r>
        <w:rPr>
          <w:color w:val="000000"/>
        </w:rPr>
        <w:t xml:space="preserv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0"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w:t>
      </w:r>
      <w:proofErr w:type="spellStart"/>
      <w:r>
        <w:rPr>
          <w:color w:val="000000"/>
        </w:rPr>
        <w:t>Rouzine</w:t>
      </w:r>
      <w:proofErr w:type="spellEnd"/>
      <w:r>
        <w:rPr>
          <w:color w:val="000000"/>
        </w:rPr>
        <w:t xml:space="preserv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w:t>
      </w:r>
      <w:proofErr w:type="spellStart"/>
      <w:r>
        <w:rPr>
          <w:color w:val="000000"/>
        </w:rPr>
        <w:t>Rouzine</w:t>
      </w:r>
      <w:proofErr w:type="spellEnd"/>
      <w:r>
        <w:rPr>
          <w:color w:val="000000"/>
        </w:rPr>
        <w:t xml:space="preserv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w:t>
      </w:r>
      <w:proofErr w:type="spellStart"/>
      <w:r>
        <w:rPr>
          <w:color w:val="000000"/>
        </w:rPr>
        <w:t>Rouzine</w:t>
      </w:r>
      <w:proofErr w:type="spellEnd"/>
      <w:r>
        <w:rPr>
          <w:color w:val="000000"/>
        </w:rPr>
        <w:t xml:space="preserv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35" w:name="_htypwhcwfavg" w:colFirst="0" w:colLast="0"/>
      <w:bookmarkEnd w:id="35"/>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36" w:name="_5t6f0pgamd8t" w:colFirst="0" w:colLast="0"/>
      <w:bookmarkEnd w:id="36"/>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B7138F" w:rsidP="003A1EA6">
      <w:pPr>
        <w:pStyle w:val="EndNoteBibliography"/>
        <w:spacing w:after="0"/>
        <w:rPr>
          <w:noProof/>
        </w:rPr>
      </w:pPr>
      <w:hyperlink r:id="rId28"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9"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0"/>
      <w:footerReference w:type="default" r:id="rId31"/>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Автор" w:date="2026-03-31T14:18:00Z" w:initials="A">
    <w:p w14:paraId="5B0781A9" w14:textId="50CF9F1B" w:rsidR="00B7138F" w:rsidRDefault="00B7138F" w:rsidP="008F041B">
      <w:pPr>
        <w:pStyle w:val="af0"/>
        <w:numPr>
          <w:ilvl w:val="0"/>
          <w:numId w:val="1"/>
        </w:numPr>
      </w:pPr>
      <w:r>
        <w:rPr>
          <w:rStyle w:val="af"/>
        </w:rPr>
        <w:annotationRef/>
      </w:r>
      <w:r>
        <w:t xml:space="preserve">Add secondary alleles </w:t>
      </w:r>
      <w:proofErr w:type="gramStart"/>
      <w:r>
        <w:t>2.Remove</w:t>
      </w:r>
      <w:proofErr w:type="gramEnd"/>
      <w:r>
        <w:t xml:space="preserve"> trend 3. Use terminology 4. Style of font and lines 5. Add star on panel</w:t>
      </w:r>
    </w:p>
  </w:comment>
  <w:comment w:id="7" w:author="Автор" w:date="2026-04-06T21:27:00Z" w:initials="A">
    <w:p w14:paraId="2B54E670" w14:textId="77777777" w:rsidR="00466C3B" w:rsidRDefault="00466C3B">
      <w:pPr>
        <w:pStyle w:val="af0"/>
      </w:pPr>
      <w:r>
        <w:rPr>
          <w:rStyle w:val="af"/>
        </w:rPr>
        <w:annotationRef/>
      </w:r>
      <w:r>
        <w:t>Done</w:t>
      </w:r>
    </w:p>
    <w:p w14:paraId="177AD3AD" w14:textId="4A0134D7" w:rsidR="00466C3B" w:rsidRDefault="00466C3B">
      <w:pPr>
        <w:pStyle w:val="af0"/>
      </w:pPr>
    </w:p>
  </w:comment>
  <w:comment w:id="11" w:author="Автор" w:date="2026-03-31T14:31:00Z" w:initials="A">
    <w:p w14:paraId="6EEF99DE" w14:textId="38BB9317" w:rsidR="00B7138F" w:rsidRDefault="00B7138F">
      <w:pPr>
        <w:pStyle w:val="af0"/>
      </w:pPr>
      <w:r>
        <w:rPr>
          <w:rStyle w:val="af"/>
        </w:rPr>
        <w:annotationRef/>
      </w:r>
      <w:r>
        <w:t>Tell more about 10% and the star.</w:t>
      </w:r>
    </w:p>
  </w:comment>
  <w:comment w:id="12" w:author="Автор" w:date="2026-04-06T20:02:00Z" w:initials="A">
    <w:p w14:paraId="109BA1E0" w14:textId="5F1CCA70" w:rsidR="00CF36DD" w:rsidRDefault="00CF36DD">
      <w:pPr>
        <w:pStyle w:val="af0"/>
      </w:pPr>
      <w:r>
        <w:rPr>
          <w:rStyle w:val="af"/>
        </w:rPr>
        <w:annotationRef/>
      </w:r>
      <w:r>
        <w:t>Done</w:t>
      </w:r>
    </w:p>
  </w:comment>
  <w:comment w:id="30" w:author="Автор" w:date="2026-03-24T14:11:00Z" w:initials="A">
    <w:p w14:paraId="00A0B9BD" w14:textId="284E64EB" w:rsidR="00B7138F" w:rsidRDefault="00B7138F">
      <w:pPr>
        <w:pStyle w:val="af0"/>
      </w:pPr>
      <w:r>
        <w:rPr>
          <w:rStyle w:val="af"/>
        </w:rPr>
        <w:annotationRef/>
      </w:r>
      <w:proofErr w:type="gramStart"/>
      <w:r>
        <w:t>Show  peak</w:t>
      </w:r>
      <w:proofErr w:type="gramEnd"/>
      <w:r>
        <w:t xml:space="preserve"> 1 and peak 2 on the panel</w:t>
      </w:r>
    </w:p>
  </w:comment>
  <w:comment w:id="31" w:author="Автор" w:date="2026-04-06T20:03:00Z" w:initials="A">
    <w:p w14:paraId="3A2EB2D9" w14:textId="3913CAC4" w:rsidR="00CF36DD" w:rsidRDefault="00CF36DD">
      <w:pPr>
        <w:pStyle w:val="af0"/>
      </w:pPr>
      <w:r>
        <w:rPr>
          <w:rStyle w:val="af"/>
        </w:rPr>
        <w:annotationRef/>
      </w:r>
      <w:r>
        <w:t>Done</w:t>
      </w:r>
    </w:p>
  </w:comment>
  <w:comment w:id="32" w:author="Автор" w:date="2026-03-24T14:07:00Z" w:initials="A">
    <w:p w14:paraId="1DCA5267" w14:textId="612EBD87" w:rsidR="00B7138F" w:rsidRDefault="00B7138F">
      <w:pPr>
        <w:pStyle w:val="af0"/>
      </w:pPr>
      <w:r>
        <w:rPr>
          <w:rStyle w:val="af"/>
        </w:rPr>
        <w:annotationRef/>
      </w:r>
      <w:r>
        <w:t>Relabel axes.</w:t>
      </w:r>
    </w:p>
  </w:comment>
  <w:comment w:id="33" w:author="Автор" w:date="2026-04-06T20:03:00Z" w:initials="A">
    <w:p w14:paraId="2A58D380" w14:textId="00AA37C5" w:rsidR="00CF36DD" w:rsidRDefault="00CF36DD">
      <w:pPr>
        <w:pStyle w:val="af0"/>
      </w:pPr>
      <w:r>
        <w:rPr>
          <w:rStyle w:val="af"/>
        </w:rPr>
        <w:annotationRef/>
      </w:r>
      <w:r>
        <w:t>Done</w:t>
      </w:r>
    </w:p>
  </w:comment>
  <w:comment w:id="34" w:author="Автор" w:date="2026-03-24T14:30:00Z" w:initials="A">
    <w:p w14:paraId="1633C528" w14:textId="7B9AC392" w:rsidR="00B7138F" w:rsidRDefault="00B7138F">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781A9" w15:done="0"/>
  <w15:commentEx w15:paraId="177AD3AD" w15:paraIdParent="5B0781A9" w15:done="0"/>
  <w15:commentEx w15:paraId="6EEF99DE" w15:done="0"/>
  <w15:commentEx w15:paraId="109BA1E0" w15:paraIdParent="6EEF99DE" w15:done="0"/>
  <w15:commentEx w15:paraId="00A0B9BD" w15:done="0"/>
  <w15:commentEx w15:paraId="3A2EB2D9" w15:paraIdParent="00A0B9BD"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781A9" w16cid:durableId="2D765646"/>
  <w16cid:commentId w16cid:paraId="177AD3AD" w16cid:durableId="2D7EA3B8"/>
  <w16cid:commentId w16cid:paraId="6EEF99DE" w16cid:durableId="2D76593F"/>
  <w16cid:commentId w16cid:paraId="109BA1E0" w16cid:durableId="2D7E8FEE"/>
  <w16cid:commentId w16cid:paraId="00A0B9BD" w16cid:durableId="2D6D1A02"/>
  <w16cid:commentId w16cid:paraId="3A2EB2D9" w16cid:durableId="2D7E8FF8"/>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5D2AF" w14:textId="77777777" w:rsidR="00FA7B51" w:rsidRDefault="00FA7B51" w:rsidP="00403B5C">
      <w:pPr>
        <w:spacing w:after="0" w:line="240" w:lineRule="auto"/>
      </w:pPr>
      <w:r>
        <w:separator/>
      </w:r>
    </w:p>
  </w:endnote>
  <w:endnote w:type="continuationSeparator" w:id="0">
    <w:p w14:paraId="1E16ACE3" w14:textId="77777777" w:rsidR="00FA7B51" w:rsidRDefault="00FA7B51"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B7138F" w:rsidRDefault="00B7138F"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B7138F" w:rsidRDefault="00B7138F"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B7138F" w:rsidRDefault="00B7138F"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B7138F" w:rsidRDefault="00B7138F"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776821" w14:textId="77777777" w:rsidR="00FA7B51" w:rsidRDefault="00FA7B51" w:rsidP="00403B5C">
      <w:pPr>
        <w:spacing w:after="0" w:line="240" w:lineRule="auto"/>
      </w:pPr>
      <w:r>
        <w:separator/>
      </w:r>
    </w:p>
  </w:footnote>
  <w:footnote w:type="continuationSeparator" w:id="0">
    <w:p w14:paraId="18E119A0" w14:textId="77777777" w:rsidR="00FA7B51" w:rsidRDefault="00FA7B51"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D6E6E"/>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3143B"/>
    <w:rsid w:val="00435B03"/>
    <w:rsid w:val="00447911"/>
    <w:rsid w:val="0045051E"/>
    <w:rsid w:val="00461CCA"/>
    <w:rsid w:val="00461F65"/>
    <w:rsid w:val="00466C3B"/>
    <w:rsid w:val="004868F0"/>
    <w:rsid w:val="00495DC9"/>
    <w:rsid w:val="004A5170"/>
    <w:rsid w:val="004A6B93"/>
    <w:rsid w:val="004D4EEA"/>
    <w:rsid w:val="004D53FB"/>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552B1"/>
    <w:rsid w:val="007600E9"/>
    <w:rsid w:val="0076272C"/>
    <w:rsid w:val="0078018E"/>
    <w:rsid w:val="007A71E2"/>
    <w:rsid w:val="007E084A"/>
    <w:rsid w:val="007E5343"/>
    <w:rsid w:val="007E5406"/>
    <w:rsid w:val="007E61EB"/>
    <w:rsid w:val="007E68FB"/>
    <w:rsid w:val="007E76DC"/>
    <w:rsid w:val="007F0FC0"/>
    <w:rsid w:val="007F5365"/>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3193"/>
    <w:rsid w:val="008B73A5"/>
    <w:rsid w:val="008D006D"/>
    <w:rsid w:val="008D1F85"/>
    <w:rsid w:val="008E3554"/>
    <w:rsid w:val="008F041B"/>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A1A23"/>
    <w:rsid w:val="009F2839"/>
    <w:rsid w:val="009F5D33"/>
    <w:rsid w:val="009F5FD0"/>
    <w:rsid w:val="00A007CF"/>
    <w:rsid w:val="00A02D48"/>
    <w:rsid w:val="00A056E5"/>
    <w:rsid w:val="00A13279"/>
    <w:rsid w:val="00A16F07"/>
    <w:rsid w:val="00A170E0"/>
    <w:rsid w:val="00A23158"/>
    <w:rsid w:val="00A30012"/>
    <w:rsid w:val="00A315BB"/>
    <w:rsid w:val="00A32AB0"/>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67E12"/>
    <w:rsid w:val="00B7138F"/>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93F5D"/>
    <w:rsid w:val="00CA6AFA"/>
    <w:rsid w:val="00CC2C32"/>
    <w:rsid w:val="00CC3464"/>
    <w:rsid w:val="00CC5EE8"/>
    <w:rsid w:val="00CC751C"/>
    <w:rsid w:val="00CD62A9"/>
    <w:rsid w:val="00CE0DB0"/>
    <w:rsid w:val="00CE1FFD"/>
    <w:rsid w:val="00CF36D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26BDE"/>
    <w:rsid w:val="00F32EEC"/>
    <w:rsid w:val="00F3397C"/>
    <w:rsid w:val="00F355BC"/>
    <w:rsid w:val="00F35E51"/>
    <w:rsid w:val="00F51558"/>
    <w:rsid w:val="00F53701"/>
    <w:rsid w:val="00F56F71"/>
    <w:rsid w:val="00F57B46"/>
    <w:rsid w:val="00F606DB"/>
    <w:rsid w:val="00F65873"/>
    <w:rsid w:val="00F706D7"/>
    <w:rsid w:val="00F812CC"/>
    <w:rsid w:val="00F9174A"/>
    <w:rsid w:val="00F924C6"/>
    <w:rsid w:val="00F935B8"/>
    <w:rsid w:val="00F9660E"/>
    <w:rsid w:val="00FA7B51"/>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FireFrog17/Fundamental-restriction-on-epistasis-detection-and-fitness-valleys-in-virus-evolution-Data"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515/9783110697384" TargetMode="External"/><Relationship Id="rId29" Type="http://schemas.openxmlformats.org/officeDocument/2006/relationships/hyperlink" Target="https://www.biorxiv.org/content/10.1101/2025.11.26.690712v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www.nature.com/articles/nrg3747" TargetMode="External"/><Relationship Id="rId10" Type="http://schemas.microsoft.com/office/2011/relationships/commentsExtended" Target="commentsExtended.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17685</Words>
  <Characters>100810</Characters>
  <Application>Microsoft Office Word</Application>
  <DocSecurity>0</DocSecurity>
  <Lines>840</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2026-03-30T18:31:00Z</dcterms:created>
  <dcterms:modified xsi:type="dcterms:W3CDTF">2026-04-06T18:28:00Z</dcterms:modified>
  <cp:version>04.2000</cp:version>
</cp:coreProperties>
</file>