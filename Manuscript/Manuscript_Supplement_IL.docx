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CCDD68" w14:textId="77777777" w:rsidR="005F40F7" w:rsidRDefault="0076272C">
      <w:pPr>
        <w:spacing w:line="360" w:lineRule="auto"/>
        <w:jc w:val="center"/>
        <w:rPr>
          <w:ins w:id="0" w:author="Автор" w:date="2026-03-24T13:36:00Z"/>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Fundamental restriction on epistasis detection </w:t>
      </w:r>
    </w:p>
    <w:p w14:paraId="5C960518" w14:textId="77AE38FB" w:rsidR="0087149A" w:rsidRDefault="0076272C">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and fitness valleys in virus evolution</w:t>
      </w:r>
    </w:p>
    <w:p w14:paraId="024E4B94" w14:textId="77777777" w:rsidR="0087149A" w:rsidRDefault="0076272C">
      <w:pP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Likhachev</w:t>
      </w:r>
      <w:proofErr w:type="spellEnd"/>
      <w:r>
        <w:rPr>
          <w:rFonts w:ascii="Times New Roman" w:eastAsia="Times New Roman" w:hAnsi="Times New Roman" w:cs="Times New Roman"/>
          <w:sz w:val="24"/>
          <w:szCs w:val="24"/>
        </w:rPr>
        <w:t xml:space="preserve"> I.V. &amp; </w:t>
      </w:r>
      <w:proofErr w:type="spellStart"/>
      <w:r>
        <w:rPr>
          <w:rFonts w:ascii="Times New Roman" w:eastAsia="Times New Roman" w:hAnsi="Times New Roman" w:cs="Times New Roman"/>
          <w:sz w:val="24"/>
          <w:szCs w:val="24"/>
        </w:rPr>
        <w:t>Rouzine</w:t>
      </w:r>
      <w:proofErr w:type="spellEnd"/>
      <w:r>
        <w:rPr>
          <w:rFonts w:ascii="Times New Roman" w:eastAsia="Times New Roman" w:hAnsi="Times New Roman" w:cs="Times New Roman"/>
          <w:sz w:val="24"/>
          <w:szCs w:val="24"/>
        </w:rPr>
        <w:t xml:space="preserve"> I.M.*</w:t>
      </w:r>
    </w:p>
    <w:p w14:paraId="10B628C9" w14:textId="77777777" w:rsidR="0087149A" w:rsidRDefault="0076272C">
      <w:pP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Sechenov</w:t>
      </w:r>
      <w:proofErr w:type="spellEnd"/>
      <w:r>
        <w:rPr>
          <w:rFonts w:ascii="Times New Roman" w:eastAsia="Times New Roman" w:hAnsi="Times New Roman" w:cs="Times New Roman"/>
          <w:sz w:val="24"/>
          <w:szCs w:val="24"/>
        </w:rPr>
        <w:t xml:space="preserve"> Institute of Evolutionary Physiology and Biochemistry</w:t>
      </w:r>
    </w:p>
    <w:p w14:paraId="37476D75" w14:textId="77777777" w:rsidR="0087149A" w:rsidRDefault="0076272C">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4A3EE218" w14:textId="77777777" w:rsidR="0087149A" w:rsidRDefault="0087149A">
      <w:pPr>
        <w:spacing w:line="360" w:lineRule="auto"/>
        <w:jc w:val="center"/>
        <w:rPr>
          <w:rFonts w:ascii="Times New Roman" w:eastAsia="Times New Roman" w:hAnsi="Times New Roman" w:cs="Times New Roman"/>
          <w:sz w:val="24"/>
          <w:szCs w:val="24"/>
        </w:rPr>
      </w:pPr>
    </w:p>
    <w:p w14:paraId="69747C39"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p w14:paraId="34CE77D1" w14:textId="36E53D54" w:rsidR="0087149A" w:rsidRDefault="0076272C">
      <w:pPr>
        <w:spacing w:line="360" w:lineRule="auto"/>
        <w:jc w:val="both"/>
        <w:rPr>
          <w:rFonts w:ascii="Times New Roman" w:eastAsia="Times New Roman" w:hAnsi="Times New Roman" w:cs="Times New Roman"/>
          <w:sz w:val="24"/>
          <w:szCs w:val="24"/>
        </w:rPr>
      </w:pPr>
      <w:bookmarkStart w:id="1" w:name="lnsckkfvqiem" w:colFirst="0" w:colLast="0"/>
      <w:bookmarkStart w:id="2" w:name="o1rntmh8698a" w:colFirst="0" w:colLast="0"/>
      <w:bookmarkStart w:id="3" w:name="via2le7xob24" w:colFirst="0" w:colLast="0"/>
      <w:bookmarkStart w:id="4" w:name="wcdjqore1275" w:colFirst="0" w:colLast="0"/>
      <w:bookmarkEnd w:id="1"/>
      <w:bookmarkEnd w:id="2"/>
      <w:bookmarkEnd w:id="3"/>
      <w:bookmarkEnd w:id="4"/>
      <w:r>
        <w:rPr>
          <w:rFonts w:ascii="Times New Roman" w:eastAsia="Times New Roman" w:hAnsi="Times New Roman" w:cs="Times New Roman"/>
          <w:sz w:val="24"/>
          <w:szCs w:val="24"/>
        </w:rPr>
        <w:t>Probabilistic prognosis of virus evolution, vital for the design of effective vaccines and antiviral drugs, requires the knowledge of adapti</w:t>
      </w:r>
      <w:r w:rsidRPr="0076272C">
        <w:rPr>
          <w:rFonts w:ascii="Times New Roman" w:eastAsia="Times New Roman" w:hAnsi="Times New Roman" w:cs="Times New Roman"/>
          <w:sz w:val="24"/>
          <w:szCs w:val="24"/>
        </w:rPr>
        <w:t>ve landscape including epistatic interactions. Although epistatic interactions can, in principle, be inferred from abundant sequencing data, fundamental limitations on their detection imposed by genetic linkage between evolving sites obscure their signature and require averaging over many independent populations.</w:t>
      </w:r>
      <w:r>
        <w:rPr>
          <w:rFonts w:ascii="Times New Roman" w:eastAsia="Times New Roman" w:hAnsi="Times New Roman" w:cs="Times New Roman"/>
          <w:sz w:val="24"/>
          <w:szCs w:val="24"/>
        </w:rPr>
        <w:t xml:space="preserve"> We probe the limits of detection based on </w:t>
      </w:r>
      <w:r w:rsidR="00680B1F" w:rsidRPr="00680B1F">
        <w:rPr>
          <w:rFonts w:ascii="Times New Roman" w:eastAsia="Times New Roman" w:hAnsi="Times New Roman" w:cs="Times New Roman"/>
          <w:sz w:val="24"/>
          <w:szCs w:val="24"/>
        </w:rPr>
        <w:t>pairwise correlations conditioned on the state of a third site</w:t>
      </w:r>
      <w:r w:rsidR="00680B1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on synthetic sequences </w:t>
      </w:r>
      <w:r w:rsidR="000E77EB">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volved </w:t>
      </w:r>
      <w:r w:rsidR="00495DC9">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a Monte Carlo algorithm with known epistatic pairs. Results demonstrate that the detection error decreases with the number of independent populations and increases with the sequence length. The accuracy is enhanced by moderate recombination and is maximal, when epistasis magnitude approaches the point of full compensation. The method is applied to several thousands of sequences of SARS-CoV-2 sampled in three different ways. Results obtained under equal sampling from world regions imply the existence of fitness valleys connecting groups of viral variants.</w:t>
      </w:r>
    </w:p>
    <w:p w14:paraId="6FD74FFC" w14:textId="77777777" w:rsidR="0087149A" w:rsidRDefault="0087149A">
      <w:pPr>
        <w:spacing w:line="360" w:lineRule="auto"/>
        <w:rPr>
          <w:rFonts w:ascii="Times New Roman" w:eastAsia="Times New Roman" w:hAnsi="Times New Roman" w:cs="Times New Roman"/>
          <w:b/>
          <w:sz w:val="24"/>
          <w:szCs w:val="24"/>
        </w:rPr>
      </w:pPr>
    </w:p>
    <w:p w14:paraId="32246631"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Keywords: </w:t>
      </w:r>
      <w:r>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Default="0087149A">
      <w:pPr>
        <w:spacing w:line="360" w:lineRule="auto"/>
        <w:rPr>
          <w:rFonts w:ascii="Times New Roman" w:eastAsia="Times New Roman" w:hAnsi="Times New Roman" w:cs="Times New Roman"/>
          <w:sz w:val="24"/>
          <w:szCs w:val="24"/>
        </w:rPr>
      </w:pPr>
    </w:p>
    <w:p w14:paraId="469DDF87" w14:textId="77777777" w:rsidR="0087149A" w:rsidRDefault="0076272C">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Correspondence should be addressed to: igor.rouzine@iephb.ru</w:t>
      </w:r>
    </w:p>
    <w:p w14:paraId="31952452" w14:textId="77777777" w:rsidR="0087149A" w:rsidRDefault="0076272C">
      <w:pPr>
        <w:rPr>
          <w:rFonts w:ascii="Times New Roman" w:eastAsia="Times New Roman" w:hAnsi="Times New Roman" w:cs="Times New Roman"/>
          <w:sz w:val="24"/>
          <w:szCs w:val="24"/>
        </w:rPr>
      </w:pPr>
      <w:r>
        <w:br w:type="page"/>
      </w:r>
    </w:p>
    <w:p w14:paraId="419F354E"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SIGNIFICANCE </w:t>
      </w:r>
    </w:p>
    <w:p w14:paraId="13CCD12C" w14:textId="02C5873A" w:rsidR="0087149A" w:rsidRDefault="0076272C">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three different ways. Results obtained under equal sampling from world regions imply the existence of fitness valleys connecting groups of viral variants.</w:t>
      </w:r>
    </w:p>
    <w:p w14:paraId="338144AD" w14:textId="77777777" w:rsidR="0087149A" w:rsidRDefault="0087149A">
      <w:pPr>
        <w:spacing w:line="360" w:lineRule="auto"/>
        <w:rPr>
          <w:rFonts w:ascii="Times New Roman" w:eastAsia="Times New Roman" w:hAnsi="Times New Roman" w:cs="Times New Roman"/>
          <w:sz w:val="24"/>
          <w:szCs w:val="24"/>
        </w:rPr>
      </w:pPr>
    </w:p>
    <w:p w14:paraId="01346377" w14:textId="77777777" w:rsidR="0087149A" w:rsidRDefault="0087149A">
      <w:pPr>
        <w:spacing w:line="360" w:lineRule="auto"/>
        <w:rPr>
          <w:rFonts w:ascii="Times New Roman" w:eastAsia="Times New Roman" w:hAnsi="Times New Roman" w:cs="Times New Roman"/>
          <w:sz w:val="24"/>
          <w:szCs w:val="24"/>
        </w:rPr>
      </w:pPr>
    </w:p>
    <w:p w14:paraId="51D86BB3" w14:textId="77777777" w:rsidR="0087149A" w:rsidRDefault="0076272C">
      <w:pPr>
        <w:rPr>
          <w:rFonts w:ascii="Times New Roman" w:eastAsia="Times New Roman" w:hAnsi="Times New Roman" w:cs="Times New Roman"/>
          <w:sz w:val="24"/>
          <w:szCs w:val="24"/>
        </w:rPr>
      </w:pPr>
      <w:r>
        <w:br w:type="page"/>
      </w:r>
    </w:p>
    <w:p w14:paraId="76A896F4" w14:textId="77777777" w:rsidR="0087149A" w:rsidRDefault="0087149A">
      <w:pPr>
        <w:spacing w:line="360" w:lineRule="auto"/>
        <w:rPr>
          <w:rFonts w:ascii="Times New Roman" w:eastAsia="Times New Roman" w:hAnsi="Times New Roman" w:cs="Times New Roman"/>
          <w:sz w:val="24"/>
          <w:szCs w:val="24"/>
        </w:rPr>
      </w:pPr>
    </w:p>
    <w:p w14:paraId="3CB40DA5" w14:textId="77777777" w:rsidR="0087149A" w:rsidRDefault="0076272C">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p w14:paraId="627C4848" w14:textId="7EFD8CB7" w:rsidR="0087149A" w:rsidRDefault="0076272C">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Elucidating the connection between genotype and phenotype </w:t>
      </w:r>
      <w:del w:id="5" w:author="Автор" w:date="2025-12-15T15:58:00Z">
        <w:r w:rsidDel="00B15B85">
          <w:rPr>
            <w:rFonts w:ascii="Times New Roman" w:eastAsia="Times New Roman" w:hAnsi="Times New Roman" w:cs="Times New Roman"/>
            <w:sz w:val="24"/>
            <w:szCs w:val="24"/>
          </w:rPr>
          <w:delText xml:space="preserve">(“adaptive landscape”) </w:delText>
        </w:r>
      </w:del>
      <w:r>
        <w:rPr>
          <w:rFonts w:ascii="Times New Roman" w:eastAsia="Times New Roman" w:hAnsi="Times New Roman" w:cs="Times New Roman"/>
          <w:sz w:val="24"/>
          <w:szCs w:val="24"/>
        </w:rPr>
        <w:t xml:space="preserve">remains a challenging problem. Most traits in organisms are coded by several genomic sites, whose combined effect on the phenotype is not a sum of their effects, but also includes site-site interaction termed “epistasis”. </w:t>
      </w:r>
      <w:proofErr w:type="gramStart"/>
      <w:r>
        <w:rPr>
          <w:rFonts w:ascii="Times New Roman" w:eastAsia="Times New Roman" w:hAnsi="Times New Roman" w:cs="Times New Roman"/>
          <w:sz w:val="24"/>
          <w:szCs w:val="24"/>
        </w:rPr>
        <w:t>Epistasis  is</w:t>
      </w:r>
      <w:proofErr w:type="gramEnd"/>
      <w:r>
        <w:rPr>
          <w:rFonts w:ascii="Times New Roman" w:eastAsia="Times New Roman" w:hAnsi="Times New Roman" w:cs="Times New Roman"/>
          <w:sz w:val="24"/>
          <w:szCs w:val="24"/>
        </w:rPr>
        <w:t xml:space="preserve"> responsible for a significant fraction of genetic </w:t>
      </w:r>
      <w:r w:rsidR="002B2E45">
        <w:rPr>
          <w:rFonts w:ascii="Times New Roman" w:eastAsia="Times New Roman" w:hAnsi="Times New Roman" w:cs="Times New Roman"/>
          <w:sz w:val="24"/>
          <w:szCs w:val="24"/>
        </w:rPr>
        <w:t xml:space="preserve">inheritance </w: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[1, 2]</w:t>
      </w:r>
      <w:r w:rsidR="00EF6A49">
        <w:rPr>
          <w:rFonts w:ascii="Times New Roman" w:eastAsia="Times New Roman" w:hAnsi="Times New Roman" w:cs="Times New Roman"/>
          <w:sz w:val="24"/>
          <w:szCs w:val="24"/>
        </w:rPr>
        <w:fldChar w:fldCharType="end"/>
      </w:r>
      <w:r w:rsidR="002B2E45">
        <w:rPr>
          <w:rFonts w:ascii="Times New Roman" w:eastAsia="Times New Roman" w:hAnsi="Times New Roman" w:cs="Times New Roman"/>
          <w:sz w:val="24"/>
          <w:szCs w:val="24"/>
        </w:rPr>
        <w:t xml:space="preserve">. </w:t>
      </w:r>
      <w:r w:rsidRPr="00A32AB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In pathogens, epistasis facilitates the development of drug resistance and immune escape and impedes reversion of drug-resistant mutations </w: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[8-11]</w:t>
      </w:r>
      <w:r w:rsidR="00EF6A49">
        <w:rPr>
          <w:rFonts w:ascii="Times New Roman" w:hAnsi="Times New Roman" w:cs="Times New Roman"/>
          <w:bCs/>
          <w:sz w:val="24"/>
          <w:szCs w:val="24"/>
          <w:lang w:val="en-US"/>
        </w:rPr>
        <w:fldChar w:fldCharType="end"/>
      </w:r>
      <w:r w:rsidR="001D21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[12]</w:t>
      </w:r>
      <w:r w:rsidR="00533F85">
        <w:rPr>
          <w:rFonts w:ascii="Times New Roman" w:hAnsi="Times New Roman" w:cs="Times New Roman"/>
          <w:bCs/>
          <w:sz w:val="24"/>
          <w:szCs w:val="24"/>
          <w:lang w:val="en-US"/>
        </w:rPr>
        <w:fldChar w:fldCharType="end"/>
      </w:r>
      <w:r w:rsidR="001D21CF">
        <w:rPr>
          <w:rFonts w:ascii="Times New Roman" w:hAnsi="Times New Roman" w:cs="Times New Roman"/>
          <w:bCs/>
          <w:sz w:val="24"/>
          <w:szCs w:val="24"/>
          <w:lang w:val="en-US"/>
        </w:rPr>
        <w:t>.</w:t>
      </w:r>
      <w:r w:rsidR="008D1F85">
        <w:rPr>
          <w:rFonts w:ascii="Times New Roman" w:hAnsi="Times New Roman" w:cs="Times New Roman"/>
          <w:bCs/>
          <w:sz w:val="24"/>
          <w:szCs w:val="24"/>
          <w:lang w:val="en-US"/>
        </w:rPr>
        <w:t xml:space="preserve"> </w:t>
      </w:r>
    </w:p>
    <w:p w14:paraId="050B1F31" w14:textId="12D2611D" w:rsidR="00191392" w:rsidRDefault="0076272C" w:rsidP="006B3D86">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Epistasis is also implicated in the evolution of variants of SARS-CoV-2 </w:t>
      </w:r>
      <w:r w:rsidR="00533F85">
        <w:rPr>
          <w:rFonts w:ascii="Times New Roman" w:hAnsi="Times New Roman" w:cs="Times New Roman"/>
          <w:bCs/>
          <w:sz w:val="24"/>
          <w:szCs w:val="24"/>
          <w:lang w:val="en-US"/>
        </w:rPr>
        <w:fldChar w:fldCharType="begin"/>
      </w:r>
      <w:r w:rsidR="00533F85">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533F85">
        <w:rPr>
          <w:rFonts w:ascii="Times New Roman" w:hAnsi="Times New Roman" w:cs="Times New Roman"/>
          <w:bCs/>
          <w:sz w:val="24"/>
          <w:szCs w:val="24"/>
          <w:lang w:val="en-US"/>
        </w:rPr>
        <w:fldChar w:fldCharType="separate"/>
      </w:r>
      <w:r w:rsidR="00533F85">
        <w:rPr>
          <w:rFonts w:ascii="Times New Roman" w:hAnsi="Times New Roman" w:cs="Times New Roman"/>
          <w:bCs/>
          <w:noProof/>
          <w:sz w:val="24"/>
          <w:szCs w:val="24"/>
          <w:lang w:val="en-US"/>
        </w:rPr>
        <w:t>[13]</w:t>
      </w:r>
      <w:r w:rsidR="00533F85">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[14-18]</w:t>
      </w:r>
      <w:r w:rsidR="00EF6A49">
        <w:rPr>
          <w:rFonts w:ascii="Times New Roman" w:hAnsi="Times New Roman" w:cs="Times New Roman"/>
          <w:bCs/>
          <w:sz w:val="24"/>
          <w:szCs w:val="24"/>
          <w:lang w:val="en-US" w:bidi="en-US"/>
        </w:rPr>
        <w:fldChar w:fldCharType="end"/>
      </w:r>
      <w:r w:rsidR="009F5D33">
        <w:rPr>
          <w:rFonts w:ascii="Times New Roman" w:hAnsi="Times New Roman" w:cs="Times New Roman"/>
          <w:bCs/>
          <w:sz w:val="24"/>
          <w:szCs w:val="24"/>
          <w:lang w:val="en-US" w:bidi="en-US"/>
        </w:rPr>
        <w:t xml:space="preserve"> </w:t>
      </w:r>
      <w:r>
        <w:rPr>
          <w:rFonts w:ascii="Times New Roman" w:eastAsia="Times New Roman" w:hAnsi="Times New Roman" w:cs="Times New Roman"/>
          <w:sz w:val="24"/>
          <w:szCs w:val="24"/>
        </w:rPr>
        <w:t xml:space="preserve">negatively affect the function of receptor binding, and have to be compensated elsewhere </w: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[19]</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tradeoff between antibody escape and transmissibility has been inferred in immunocompromised patients </w: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[20]</w:t>
      </w:r>
      <w:r w:rsidR="00EF6A49">
        <w:rPr>
          <w:rFonts w:ascii="Times New Roman" w:hAnsi="Times New Roman" w:cs="Times New Roman"/>
          <w:bCs/>
          <w:sz w:val="24"/>
          <w:szCs w:val="24"/>
          <w:lang w:val="en-US" w:bidi="en-US"/>
        </w:rPr>
        <w:fldChar w:fldCharType="end"/>
      </w:r>
      <w:r>
        <w:rPr>
          <w:rFonts w:ascii="Times New Roman" w:eastAsia="Times New Roman" w:hAnsi="Times New Roman" w:cs="Times New Roman"/>
          <w:sz w:val="24"/>
          <w:szCs w:val="24"/>
        </w:rPr>
        <w:t xml:space="preserve">. The same is likely true for mutations conferring escape from innate responses to SARS-CoV-2 </w: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 </w:instrText>
      </w:r>
      <w:r w:rsidR="00EF6A49">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ZXM+PHBhZ2VzPjQ4Ny00OTU8L3BhZ2VzPjx2b2x1bWU+NjAyPC92b2x1bWU+PG51bWJlcj43ODk3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</w:fldData>
        </w:fldChar>
      </w:r>
      <w:r w:rsidR="00EF6A49">
        <w:rPr>
          <w:rFonts w:ascii="Times New Roman" w:hAnsi="Times New Roman" w:cs="Times New Roman"/>
          <w:bCs/>
          <w:sz w:val="24"/>
          <w:szCs w:val="24"/>
          <w:lang w:val="en-US" w:bidi="en-US"/>
        </w:rPr>
        <w:instrText xml:space="preserve"> ADDIN EN.CITE.DATA </w:instrText>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end"/>
      </w:r>
      <w:r w:rsidR="00EF6A49">
        <w:rPr>
          <w:rFonts w:ascii="Times New Roman" w:hAnsi="Times New Roman" w:cs="Times New Roman"/>
          <w:bCs/>
          <w:sz w:val="24"/>
          <w:szCs w:val="24"/>
          <w:lang w:val="en-US" w:bidi="en-US"/>
        </w:rPr>
      </w:r>
      <w:r w:rsidR="00EF6A49">
        <w:rPr>
          <w:rFonts w:ascii="Times New Roman" w:hAnsi="Times New Roman" w:cs="Times New Roman"/>
          <w:bCs/>
          <w:sz w:val="24"/>
          <w:szCs w:val="24"/>
          <w:lang w:val="en-US" w:bidi="en-US"/>
        </w:rPr>
        <w:fldChar w:fldCharType="separate"/>
      </w:r>
      <w:r w:rsidR="00EF6A49">
        <w:rPr>
          <w:rFonts w:ascii="Times New Roman" w:hAnsi="Times New Roman" w:cs="Times New Roman"/>
          <w:bCs/>
          <w:noProof/>
          <w:sz w:val="24"/>
          <w:szCs w:val="24"/>
          <w:lang w:val="en-US" w:bidi="en-US"/>
        </w:rPr>
        <w:t>[21, 22]</w:t>
      </w:r>
      <w:r w:rsidR="00EF6A49">
        <w:rPr>
          <w:rFonts w:ascii="Times New Roman" w:hAnsi="Times New Roman" w:cs="Times New Roman"/>
          <w:bCs/>
          <w:sz w:val="24"/>
          <w:szCs w:val="24"/>
          <w:lang w:val="en-US" w:bidi="en-US"/>
        </w:rPr>
        <w:fldChar w:fldCharType="end"/>
      </w:r>
      <w:r w:rsidR="00191392">
        <w:rPr>
          <w:rFonts w:ascii="Times New Roman" w:eastAsia="Times New Roman" w:hAnsi="Times New Roman" w:cs="Times New Roman"/>
          <w:sz w:val="24"/>
          <w:szCs w:val="24"/>
        </w:rPr>
        <w:tab/>
      </w:r>
    </w:p>
    <w:p w14:paraId="599D48C3" w14:textId="2CE343B9" w:rsidR="00435B03" w:rsidDel="00435B03" w:rsidRDefault="00435B03" w:rsidP="00435B03">
      <w:pPr>
        <w:spacing w:after="0" w:line="360" w:lineRule="auto"/>
        <w:jc w:val="both"/>
        <w:rPr>
          <w:del w:id="6" w:author="Автор" w:date="2025-12-03T10:16:00Z"/>
          <w:moveTo w:id="7" w:author="Автор" w:date="2025-12-03T10:16:00Z"/>
          <w:rFonts w:ascii="Times New Roman" w:eastAsia="Times New Roman" w:hAnsi="Times New Roman" w:cs="Times New Roman"/>
          <w:sz w:val="24"/>
          <w:szCs w:val="24"/>
        </w:rPr>
      </w:pPr>
      <w:ins w:id="8" w:author="Автор" w:date="2025-12-03T10:17:00Z">
        <w:r>
          <w:rPr>
            <w:rFonts w:ascii="Times New Roman" w:eastAsia="Times New Roman" w:hAnsi="Times New Roman" w:cs="Times New Roman"/>
            <w:sz w:val="24"/>
            <w:szCs w:val="24"/>
          </w:rPr>
          <w:tab/>
        </w:r>
      </w:ins>
      <w:r w:rsidR="0076272C">
        <w:rPr>
          <w:rFonts w:ascii="Times New Roman" w:eastAsia="Times New Roman" w:hAnsi="Times New Roman" w:cs="Times New Roman"/>
          <w:sz w:val="24"/>
          <w:szCs w:val="24"/>
        </w:rPr>
        <w:t xml:space="preserve">While pairwise epistasis can be measured from the free energy of binding </w: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[23]</w:t>
      </w:r>
      <w:r w:rsidR="00EF6A49">
        <w:rPr>
          <w:rFonts w:ascii="Times New Roman" w:hAnsi="Times New Roman" w:cs="Times New Roman"/>
          <w:bCs/>
          <w:sz w:val="24"/>
          <w:szCs w:val="24"/>
          <w:lang w:val="en-US"/>
        </w:rPr>
        <w:fldChar w:fldCharType="end"/>
      </w:r>
      <w:r w:rsidR="006510AC">
        <w:rPr>
          <w:rFonts w:ascii="Times New Roman" w:hAnsi="Times New Roman" w:cs="Times New Roman"/>
          <w:bCs/>
          <w:sz w:val="24"/>
          <w:szCs w:val="24"/>
          <w:lang w:val="en-US"/>
        </w:rPr>
        <w:t xml:space="preserve"> </w:t>
      </w:r>
      <w:r w:rsidR="002E47E3">
        <w:rPr>
          <w:rFonts w:ascii="Times New Roman" w:hAnsi="Times New Roman" w:cs="Times New Roman"/>
          <w:bCs/>
          <w:sz w:val="24"/>
          <w:szCs w:val="24"/>
          <w:lang w:val="en-US"/>
        </w:rPr>
        <w:t xml:space="preserve">and </w:t>
      </w:r>
      <w:r w:rsidR="0076272C">
        <w:rPr>
          <w:rFonts w:ascii="Times New Roman" w:eastAsia="Times New Roman" w:hAnsi="Times New Roman" w:cs="Times New Roman"/>
          <w:sz w:val="24"/>
          <w:szCs w:val="24"/>
        </w:rPr>
        <w:t xml:space="preserve">in culture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[24]</w:t>
      </w:r>
      <w:r w:rsidR="00EF6A49">
        <w:rPr>
          <w:rFonts w:ascii="Times New Roman" w:hAnsi="Times New Roman" w:cs="Times New Roman"/>
          <w:bCs/>
          <w:sz w:val="24"/>
          <w:szCs w:val="24"/>
          <w:lang w:val="en-US"/>
        </w:rPr>
        <w:fldChar w:fldCharType="end"/>
      </w:r>
      <w:r w:rsidR="0076272C">
        <w:rPr>
          <w:rFonts w:ascii="Times New Roman" w:eastAsia="Times New Roman" w:hAnsi="Times New Roman" w:cs="Times New Roman"/>
          <w:sz w:val="24"/>
          <w:szCs w:val="24"/>
        </w:rPr>
        <w:t>, these results cannot be transferred directly to the biological levels of an organism or population</w:t>
      </w:r>
      <w:ins w:id="9" w:author="Автор" w:date="2025-12-03T12:53:00Z">
        <w:r w:rsidR="00903C28" w:rsidRPr="005E310B">
          <w:rPr>
            <w:rFonts w:ascii="Times New Roman" w:eastAsia="Times New Roman" w:hAnsi="Times New Roman" w:cs="Times New Roman"/>
            <w:sz w:val="24"/>
            <w:szCs w:val="24"/>
            <w:lang w:val="en-US"/>
            <w:rPrChange w:id="10" w:author="Автор" w:date="2025-12-03T12:53:00Z">
              <w:rPr>
                <w:rFonts w:ascii="Times New Roman" w:eastAsia="Times New Roman" w:hAnsi="Times New Roman" w:cs="Times New Roman"/>
                <w:sz w:val="24"/>
                <w:szCs w:val="24"/>
                <w:lang w:val="ru-RU"/>
              </w:rPr>
            </w:rPrChange>
          </w:rPr>
          <w:t xml:space="preserve">, </w:t>
        </w:r>
        <w:r w:rsidR="00903C28">
          <w:rPr>
            <w:rFonts w:ascii="Times New Roman" w:eastAsia="Times New Roman" w:hAnsi="Times New Roman" w:cs="Times New Roman"/>
            <w:sz w:val="24"/>
            <w:szCs w:val="24"/>
            <w:lang w:val="en-US"/>
          </w:rPr>
          <w:t xml:space="preserve">where </w:t>
        </w:r>
      </w:ins>
      <w:del w:id="11" w:author="Автор" w:date="2025-12-03T12:53:00Z">
        <w:r w:rsidR="00903C28" w:rsidRPr="00534DC8" w:rsidDel="00903C28">
          <w:rPr>
            <w:rFonts w:ascii="Times New Roman" w:eastAsia="Times New Roman" w:hAnsi="Times New Roman" w:cs="Times New Roman"/>
            <w:sz w:val="24"/>
            <w:szCs w:val="24"/>
          </w:rPr>
          <w:delText xml:space="preserve">Below </w:delText>
        </w:r>
      </w:del>
      <w:r w:rsidR="00903C28" w:rsidRPr="00534DC8">
        <w:rPr>
          <w:rFonts w:ascii="Times New Roman" w:eastAsia="Times New Roman" w:hAnsi="Times New Roman" w:cs="Times New Roman"/>
          <w:sz w:val="24"/>
          <w:szCs w:val="24"/>
        </w:rPr>
        <w:t xml:space="preserve">epistasis is defined </w:t>
      </w:r>
      <w:ins w:id="12" w:author="Автор" w:date="2025-12-03T12:54:00Z">
        <w:r w:rsidR="00903C28">
          <w:rPr>
            <w:rFonts w:ascii="Times New Roman" w:eastAsia="Times New Roman" w:hAnsi="Times New Roman" w:cs="Times New Roman"/>
            <w:sz w:val="24"/>
            <w:szCs w:val="24"/>
          </w:rPr>
          <w:t>with respect to</w:t>
        </w:r>
      </w:ins>
      <w:del w:id="13" w:author="Автор" w:date="2025-12-03T12:54:00Z">
        <w:r w:rsidR="00903C28" w:rsidRPr="00534DC8" w:rsidDel="00903C28">
          <w:rPr>
            <w:rFonts w:ascii="Times New Roman" w:eastAsia="Times New Roman" w:hAnsi="Times New Roman" w:cs="Times New Roman"/>
            <w:sz w:val="24"/>
            <w:szCs w:val="24"/>
          </w:rPr>
          <w:delText>for</w:delText>
        </w:r>
      </w:del>
      <w:r w:rsidR="00903C28" w:rsidRPr="00534DC8">
        <w:rPr>
          <w:rFonts w:ascii="Times New Roman" w:eastAsia="Times New Roman" w:hAnsi="Times New Roman" w:cs="Times New Roman"/>
          <w:sz w:val="24"/>
          <w:szCs w:val="24"/>
        </w:rPr>
        <w:t xml:space="preserve"> fitness, i.e. </w:t>
      </w:r>
      <w:r w:rsidR="00903C28">
        <w:rPr>
          <w:rFonts w:ascii="Times New Roman" w:eastAsia="Times New Roman" w:hAnsi="Times New Roman" w:cs="Times New Roman"/>
          <w:sz w:val="24"/>
          <w:szCs w:val="24"/>
        </w:rPr>
        <w:t xml:space="preserve">the </w:t>
      </w:r>
      <w:r w:rsidR="00903C28" w:rsidRPr="00534DC8">
        <w:rPr>
          <w:rFonts w:ascii="Times New Roman" w:eastAsia="Times New Roman" w:hAnsi="Times New Roman" w:cs="Times New Roman"/>
          <w:sz w:val="24"/>
          <w:szCs w:val="24"/>
        </w:rPr>
        <w:t>reproduction number at the within-host or between</w:t>
      </w:r>
      <w:ins w:id="14" w:author="Автор" w:date="2025-12-03T12:54:00Z">
        <w:r w:rsidR="008525E7">
          <w:rPr>
            <w:rFonts w:ascii="Times New Roman" w:eastAsia="Times New Roman" w:hAnsi="Times New Roman" w:cs="Times New Roman"/>
            <w:sz w:val="24"/>
            <w:szCs w:val="24"/>
          </w:rPr>
          <w:t>-</w:t>
        </w:r>
      </w:ins>
      <w:del w:id="15" w:author="Автор" w:date="2025-12-03T12:54:00Z">
        <w:r w:rsidR="00903C28" w:rsidRPr="00534DC8" w:rsidDel="008525E7">
          <w:rPr>
            <w:rFonts w:ascii="Times New Roman" w:eastAsia="Times New Roman" w:hAnsi="Times New Roman" w:cs="Times New Roman"/>
            <w:sz w:val="24"/>
            <w:szCs w:val="24"/>
          </w:rPr>
          <w:delText xml:space="preserve"> </w:delText>
        </w:r>
      </w:del>
      <w:r w:rsidR="00903C28" w:rsidRPr="00534DC8">
        <w:rPr>
          <w:rFonts w:ascii="Times New Roman" w:eastAsia="Times New Roman" w:hAnsi="Times New Roman" w:cs="Times New Roman"/>
          <w:sz w:val="24"/>
          <w:szCs w:val="24"/>
        </w:rPr>
        <w:t>host level</w:t>
      </w:r>
      <w:ins w:id="16" w:author="Автор" w:date="2025-12-03T12:54:00Z">
        <w:r w:rsidR="008525E7">
          <w:rPr>
            <w:rFonts w:ascii="Times New Roman" w:eastAsia="Times New Roman" w:hAnsi="Times New Roman" w:cs="Times New Roman"/>
            <w:sz w:val="24"/>
            <w:szCs w:val="24"/>
          </w:rPr>
          <w:t>s</w:t>
        </w:r>
      </w:ins>
      <w:r w:rsidR="00903C28" w:rsidRPr="00534DC8">
        <w:rPr>
          <w:rFonts w:ascii="Times New Roman" w:eastAsia="Times New Roman" w:hAnsi="Times New Roman" w:cs="Times New Roman"/>
          <w:sz w:val="24"/>
          <w:szCs w:val="24"/>
        </w:rPr>
        <w:t>.</w:t>
      </w:r>
      <w:ins w:id="17" w:author="Автор" w:date="2025-12-03T12:53:00Z">
        <w:r w:rsidR="00903C28" w:rsidRPr="005E310B">
          <w:rPr>
            <w:rFonts w:ascii="Times New Roman" w:eastAsia="Times New Roman" w:hAnsi="Times New Roman" w:cs="Times New Roman"/>
            <w:sz w:val="24"/>
            <w:szCs w:val="24"/>
            <w:lang w:val="en-US"/>
            <w:rPrChange w:id="18" w:author="Автор" w:date="2025-12-03T12:53:00Z">
              <w:rPr>
                <w:rFonts w:ascii="Times New Roman" w:eastAsia="Times New Roman" w:hAnsi="Times New Roman" w:cs="Times New Roman"/>
                <w:sz w:val="24"/>
                <w:szCs w:val="24"/>
                <w:lang w:val="ru-RU"/>
              </w:rPr>
            </w:rPrChange>
          </w:rPr>
          <w:t xml:space="preserve"> </w:t>
        </w:r>
      </w:ins>
      <w:del w:id="19" w:author="Автор" w:date="2025-12-03T12:54:00Z">
        <w:r w:rsidR="0076272C" w:rsidDel="008525E7">
          <w:rPr>
            <w:rFonts w:ascii="Times New Roman" w:eastAsia="Times New Roman" w:hAnsi="Times New Roman" w:cs="Times New Roman"/>
            <w:sz w:val="24"/>
            <w:szCs w:val="24"/>
          </w:rPr>
          <w:delText>.</w:delText>
        </w:r>
      </w:del>
      <w:r w:rsidR="0076272C">
        <w:rPr>
          <w:rFonts w:ascii="Times New Roman" w:eastAsia="Times New Roman" w:hAnsi="Times New Roman" w:cs="Times New Roman"/>
          <w:sz w:val="24"/>
          <w:szCs w:val="24"/>
        </w:rPr>
        <w:t xml:space="preserve"> Therefore, a large number of approaches has been proposed to measure epistasis directly from genomic data </w: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[25-27]</w:t>
      </w:r>
      <w:r w:rsidR="00EF6A49">
        <w:rPr>
          <w:rFonts w:ascii="Times New Roman" w:hAnsi="Times New Roman" w:cs="Times New Roman"/>
          <w:bCs/>
          <w:sz w:val="24"/>
          <w:szCs w:val="24"/>
          <w:lang w:val="en-US"/>
        </w:rPr>
        <w:fldChar w:fldCharType="end"/>
      </w:r>
      <w:r w:rsidR="006510AC">
        <w:rPr>
          <w:rFonts w:ascii="Times New Roman" w:eastAsia="Times New Roman" w:hAnsi="Times New Roman" w:cs="Times New Roman"/>
          <w:sz w:val="24"/>
          <w:szCs w:val="24"/>
        </w:rPr>
        <w:t>.</w:t>
      </w:r>
      <w:del w:id="20" w:author="Автор" w:date="2025-12-02T23:44:00Z">
        <w:r w:rsidR="0076272C" w:rsidDel="006510AC">
          <w:rPr>
            <w:rFonts w:ascii="Times New Roman" w:eastAsia="Times New Roman" w:hAnsi="Times New Roman" w:cs="Times New Roman"/>
            <w:sz w:val="24"/>
            <w:szCs w:val="24"/>
          </w:rPr>
          <w:delText xml:space="preserve">(26-29). </w:delText>
        </w:r>
      </w:del>
      <w:del w:id="21" w:author="Автор" w:date="2025-12-02T15:12:00Z">
        <w:r w:rsidR="0076272C" w:rsidDel="00FD6245">
          <w:rPr>
            <w:rFonts w:ascii="Times New Roman" w:eastAsia="Times New Roman" w:hAnsi="Times New Roman" w:cs="Times New Roman"/>
            <w:sz w:val="24"/>
            <w:szCs w:val="24"/>
          </w:rPr>
          <w:delText xml:space="preserve">The problem with all these approaches is that genetic linkage and indirect interactions create strong statistical, random associations between non-interacting pairs of genomic sites, and these “false-positive” pairs are much more numerous than the epistatic pairs. </w:delText>
        </w:r>
      </w:del>
      <w:ins w:id="22" w:author="Автор" w:date="2025-12-02T23:47:00Z">
        <w:r w:rsidR="006B3D86">
          <w:rPr>
            <w:rFonts w:ascii="Times New Roman" w:eastAsia="Times New Roman" w:hAnsi="Times New Roman" w:cs="Times New Roman"/>
            <w:sz w:val="24"/>
            <w:szCs w:val="24"/>
          </w:rPr>
          <w:t xml:space="preserve"> </w:t>
        </w:r>
      </w:ins>
      <w:moveToRangeStart w:id="23" w:author="Автор" w:date="2025-12-03T10:16:00Z" w:name="move215649398"/>
      <w:moveTo w:id="24" w:author="Автор" w:date="2025-12-03T10:16:00Z">
        <w:r>
          <w:rPr>
            <w:rFonts w:ascii="Times New Roman" w:eastAsia="Times New Roman" w:hAnsi="Times New Roman" w:cs="Times New Roman"/>
            <w:sz w:val="24"/>
            <w:szCs w:val="24"/>
          </w:rPr>
          <w:t xml:space="preserve">A popular method </w:t>
        </w:r>
        <w:del w:id="25" w:author="Автор" w:date="2025-12-06T23:55:00Z">
          <w:r w:rsidDel="00093E61">
            <w:rPr>
              <w:rFonts w:ascii="Times New Roman" w:eastAsia="Times New Roman" w:hAnsi="Times New Roman" w:cs="Times New Roman"/>
              <w:sz w:val="24"/>
              <w:szCs w:val="24"/>
            </w:rPr>
            <w:delText xml:space="preserve">is based on approximation </w:delText>
          </w:r>
        </w:del>
        <w:r w:rsidRPr="00535229">
          <w:rPr>
            <w:rFonts w:ascii="Times New Roman" w:eastAsia="Times New Roman" w:hAnsi="Times New Roman" w:cs="Times New Roman"/>
            <w:sz w:val="24"/>
            <w:szCs w:val="24"/>
          </w:rPr>
          <w:t xml:space="preserve">of </w:t>
        </w:r>
        <w:r w:rsidRPr="00061E8D">
          <w:rPr>
            <w:rStyle w:val="apple-converted-space"/>
            <w:rFonts w:ascii="Times New Roman" w:hAnsi="Times New Roman" w:cs="Times New Roman"/>
            <w:color w:val="000000"/>
            <w:sz w:val="24"/>
            <w:szCs w:val="24"/>
            <w:shd w:val="clear" w:color="auto" w:fill="FFFFFF"/>
            <w:lang w:val="en-US"/>
          </w:rPr>
          <w:t>“quasi-linkage equilibrium</w:t>
        </w:r>
        <w:del w:id="26" w:author="Автор" w:date="2025-12-06T23:55:00Z">
          <w:r w:rsidRPr="00061E8D" w:rsidDel="00093E61">
            <w:rPr>
              <w:rStyle w:val="apple-converted-space"/>
              <w:rFonts w:ascii="Times New Roman" w:hAnsi="Times New Roman" w:cs="Times New Roman"/>
              <w:color w:val="000000"/>
              <w:sz w:val="24"/>
              <w:szCs w:val="24"/>
              <w:shd w:val="clear" w:color="auto" w:fill="FFFFFF"/>
              <w:lang w:val="en-US"/>
            </w:rPr>
            <w:delText>”, which</w:delText>
          </w:r>
        </w:del>
      </w:moveTo>
      <w:ins w:id="27" w:author="Автор" w:date="2025-12-06T23:55:00Z">
        <w:r w:rsidR="00093E61">
          <w:rPr>
            <w:rStyle w:val="apple-converted-space"/>
            <w:rFonts w:ascii="Times New Roman" w:hAnsi="Times New Roman" w:cs="Times New Roman"/>
            <w:color w:val="000000"/>
            <w:sz w:val="24"/>
            <w:szCs w:val="24"/>
            <w:shd w:val="clear" w:color="auto" w:fill="FFFFFF"/>
            <w:lang w:val="en-US"/>
          </w:rPr>
          <w:t>"</w:t>
        </w:r>
      </w:ins>
      <w:moveTo w:id="28" w:author="Автор" w:date="2025-12-03T10:16:00Z">
        <w:r w:rsidRPr="00061E8D">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535229">
          <w:rPr>
            <w:rFonts w:ascii="Times New Roman" w:eastAsia="Times New Roman" w:hAnsi="Times New Roman" w:cs="Times New Roman"/>
            <w:sz w:val="24"/>
            <w:szCs w:val="24"/>
          </w:rPr>
          <w:t xml:space="preserve">  </w:t>
        </w:r>
      </w:moveTo>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[28-31]</w:t>
      </w:r>
      <w:r w:rsidR="00EF6A49">
        <w:rPr>
          <w:rFonts w:ascii="Times New Roman" w:hAnsi="Times New Roman" w:cs="Times New Roman"/>
          <w:bCs/>
          <w:sz w:val="24"/>
          <w:szCs w:val="24"/>
          <w:lang w:val="en-US"/>
        </w:rPr>
        <w:fldChar w:fldCharType="end"/>
      </w:r>
      <w:moveTo w:id="29" w:author="Автор" w:date="2025-12-03T10:16:00Z">
        <w:r>
          <w:rPr>
            <w:rFonts w:ascii="Times New Roman" w:eastAsia="Times New Roman" w:hAnsi="Times New Roman" w:cs="Times New Roman"/>
            <w:sz w:val="24"/>
            <w:szCs w:val="24"/>
          </w:rPr>
          <w:t>.</w:t>
        </w:r>
      </w:moveTo>
      <w:ins w:id="30" w:author="Автор" w:date="2025-12-03T10:16:00Z">
        <w:r>
          <w:rPr>
            <w:rFonts w:ascii="Times New Roman" w:eastAsia="Times New Roman" w:hAnsi="Times New Roman" w:cs="Times New Roman"/>
            <w:sz w:val="24"/>
            <w:szCs w:val="24"/>
          </w:rPr>
          <w:t xml:space="preserve"> </w:t>
        </w:r>
      </w:ins>
    </w:p>
    <w:moveToRangeEnd w:id="23"/>
    <w:p w14:paraId="15AE38F3" w14:textId="01FD43D3" w:rsidR="00B863EF" w:rsidRPr="00B863EF" w:rsidDel="006B3D86" w:rsidRDefault="00B863EF" w:rsidP="006B3D86">
      <w:pPr>
        <w:spacing w:after="0" w:line="360" w:lineRule="auto"/>
        <w:jc w:val="both"/>
        <w:rPr>
          <w:ins w:id="31" w:author="Автор" w:date="2025-12-02T15:05:00Z"/>
          <w:del w:id="32" w:author="Автор" w:date="2025-12-02T23:47:00Z"/>
          <w:rFonts w:ascii="Times New Roman" w:eastAsia="Times New Roman" w:hAnsi="Times New Roman" w:cs="Times New Roman"/>
          <w:sz w:val="24"/>
          <w:szCs w:val="24"/>
        </w:rPr>
      </w:pPr>
    </w:p>
    <w:p w14:paraId="4CC0ED62" w14:textId="52F9629B" w:rsidR="006B3D86" w:rsidRDefault="0076272C" w:rsidP="00435B03">
      <w:pPr>
        <w:spacing w:after="0" w:line="360" w:lineRule="auto"/>
        <w:jc w:val="both"/>
        <w:rPr>
          <w:rFonts w:ascii="Times New Roman" w:eastAsia="Times New Roman" w:hAnsi="Times New Roman" w:cs="Times New Roman"/>
          <w:sz w:val="24"/>
          <w:szCs w:val="24"/>
        </w:rPr>
      </w:pPr>
      <w:del w:id="33" w:author="Автор" w:date="2025-12-02T15:11:00Z">
        <w:r w:rsidDel="00FD6245">
          <w:rPr>
            <w:rFonts w:ascii="Times New Roman" w:eastAsia="Times New Roman" w:hAnsi="Times New Roman" w:cs="Times New Roman"/>
            <w:sz w:val="24"/>
            <w:szCs w:val="24"/>
          </w:rPr>
          <w:delText xml:space="preserve">The false-positive links arising due to indirect epistatic interactions can be eliminated based on the approximation </w:delText>
        </w:r>
        <w:r w:rsidRPr="00535229" w:rsidDel="00FD6245">
          <w:rPr>
            <w:rFonts w:ascii="Times New Roman" w:eastAsia="Times New Roman" w:hAnsi="Times New Roman" w:cs="Times New Roman"/>
            <w:sz w:val="24"/>
            <w:szCs w:val="24"/>
          </w:rPr>
          <w:delText xml:space="preserve">of </w:delText>
        </w:r>
      </w:del>
      <w:ins w:id="34" w:author="Автор" w:date="2025-12-02T14:56:00Z">
        <w:del w:id="35" w:author="Автор" w:date="2025-12-02T15:11:00Z">
          <w:r w:rsidR="00535229" w:rsidRPr="005E310B" w:rsidDel="00FD6245">
            <w:rPr>
              <w:rStyle w:val="apple-converted-space"/>
              <w:rFonts w:ascii="Times New Roman" w:hAnsi="Times New Roman" w:cs="Times New Roman"/>
              <w:color w:val="000000"/>
              <w:sz w:val="24"/>
              <w:szCs w:val="24"/>
              <w:shd w:val="clear" w:color="auto" w:fill="FFFFFF"/>
              <w:lang w:val="en-US"/>
              <w:rPrChange w:id="36" w:author="Автор" w:date="2025-12-02T14:56:00Z">
                <w:rPr>
                  <w:rStyle w:val="apple-converted-space"/>
                  <w:rFonts w:ascii="Times New Roman" w:hAnsi="Times New Roman" w:cs="Times New Roman"/>
                  <w:color w:val="000000"/>
                  <w:sz w:val="20"/>
                  <w:szCs w:val="20"/>
                  <w:shd w:val="clear" w:color="auto" w:fill="FFFFFF"/>
                  <w:lang w:val="en-US"/>
                </w:rPr>
              </w:rPrChange>
            </w:rPr>
            <w:delText xml:space="preserve">“quasi-linkage equilibrium”, which assumes that recombination is rapid compared to allele frequency changes, and that population is large, so that recombination and the natural selection with epistasis are the dominant evolutionary factors, while the effects of genetic linkage are </w:delText>
          </w:r>
          <w:r w:rsidR="00535229" w:rsidRPr="005E310B" w:rsidDel="00FD6245">
            <w:rPr>
              <w:rStyle w:val="apple-converted-space"/>
              <w:rFonts w:ascii="Times New Roman" w:hAnsi="Times New Roman" w:cs="Times New Roman"/>
              <w:color w:val="000000"/>
              <w:sz w:val="24"/>
              <w:szCs w:val="24"/>
              <w:shd w:val="clear" w:color="auto" w:fill="FFFFFF"/>
              <w:lang w:val="en-US"/>
              <w:rPrChange w:id="37" w:author="Автор" w:date="2025-12-02T14:56:00Z">
                <w:rPr>
                  <w:rStyle w:val="apple-converted-space"/>
                  <w:rFonts w:ascii="Times New Roman" w:hAnsi="Times New Roman" w:cs="Times New Roman"/>
                  <w:color w:val="000000"/>
                  <w:sz w:val="20"/>
                  <w:szCs w:val="20"/>
                  <w:shd w:val="clear" w:color="auto" w:fill="FFFFFF"/>
                  <w:lang w:val="en-US"/>
                </w:rPr>
              </w:rPrChange>
            </w:rPr>
            <w:lastRenderedPageBreak/>
            <w:delText>relatively small</w:delText>
          </w:r>
        </w:del>
      </w:ins>
      <w:del w:id="38" w:author="Автор" w:date="2025-12-02T15:11:00Z">
        <w:r w:rsidRPr="00535229" w:rsidDel="00FD6245">
          <w:rPr>
            <w:rFonts w:ascii="Times New Roman" w:eastAsia="Times New Roman" w:hAnsi="Times New Roman" w:cs="Times New Roman"/>
            <w:sz w:val="24"/>
            <w:szCs w:val="24"/>
          </w:rPr>
          <w:delText xml:space="preserve">“quasi-linkage equilibrium”, which assumes the limit of strong recombination and large population size and neglects genetic linkage effects  </w:delText>
        </w:r>
        <w:r w:rsidDel="00FD6245">
          <w:rPr>
            <w:rFonts w:ascii="Times New Roman" w:eastAsia="Times New Roman" w:hAnsi="Times New Roman" w:cs="Times New Roman"/>
            <w:sz w:val="24"/>
            <w:szCs w:val="24"/>
          </w:rPr>
          <w:delText xml:space="preserve">(30-33). </w:delText>
        </w:r>
      </w:del>
      <w:r>
        <w:rPr>
          <w:rFonts w:ascii="Times New Roman" w:eastAsia="Times New Roman" w:hAnsi="Times New Roman" w:cs="Times New Roman"/>
          <w:sz w:val="24"/>
          <w:szCs w:val="24"/>
        </w:rPr>
        <w:t>However, none of these methods enable reliable measurement of epistasis in asexual populations or in sexual populations at close loci</w:t>
      </w:r>
      <w:ins w:id="39" w:author="Автор" w:date="2025-12-02T23:48:00Z">
        <w:r w:rsidR="006B3D86">
          <w:rPr>
            <w:rFonts w:ascii="Times New Roman" w:eastAsia="Times New Roman" w:hAnsi="Times New Roman" w:cs="Times New Roman"/>
            <w:sz w:val="24"/>
            <w:szCs w:val="24"/>
          </w:rPr>
          <w:t xml:space="preserve"> </w:t>
        </w:r>
      </w:ins>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[32]</w:t>
      </w:r>
      <w:r w:rsidR="00EF6A49">
        <w:rPr>
          <w:rFonts w:ascii="Times New Roman" w:eastAsia="Times New Roman" w:hAnsi="Times New Roman" w:cs="Times New Roman"/>
          <w:sz w:val="24"/>
          <w:szCs w:val="24"/>
        </w:rPr>
        <w:fldChar w:fldCharType="end"/>
      </w:r>
      <w:r w:rsidR="006B3D86">
        <w:rPr>
          <w:rFonts w:ascii="Times New Roman" w:hAnsi="Times New Roman" w:cs="Times New Roman"/>
          <w:bCs/>
          <w:sz w:val="24"/>
          <w:szCs w:val="24"/>
          <w:lang w:val="en-US"/>
        </w:rPr>
        <w:t>.</w:t>
      </w:r>
    </w:p>
    <w:p w14:paraId="0B0E1689" w14:textId="2FFA5BB8" w:rsidR="00B863EF" w:rsidRPr="00742F5B" w:rsidRDefault="006B3D86" w:rsidP="005E310B">
      <w:pPr>
        <w:spacing w:after="0" w:line="360" w:lineRule="auto"/>
        <w:jc w:val="both"/>
        <w:rPr>
          <w:ins w:id="40" w:author="Автор" w:date="2025-12-02T15:08:00Z"/>
          <w:rFonts w:ascii="Times New Roman" w:eastAsia="Times New Roman" w:hAnsi="Times New Roman" w:cs="Times New Roman"/>
          <w:sz w:val="24"/>
          <w:szCs w:val="24"/>
        </w:rPr>
        <w:pPrChange w:id="41" w:author="Автор" w:date="2025-12-02T23:47:00Z">
          <w:pPr>
            <w:spacing w:after="0" w:line="360" w:lineRule="auto"/>
            <w:ind w:firstLine="720"/>
            <w:jc w:val="both"/>
          </w:pPr>
        </w:pPrChange>
      </w:pPr>
      <w:ins w:id="42" w:author="Автор" w:date="2025-12-02T23:47:00Z">
        <w:r>
          <w:rPr>
            <w:rFonts w:ascii="Times New Roman" w:eastAsia="Times New Roman" w:hAnsi="Times New Roman" w:cs="Times New Roman"/>
            <w:sz w:val="24"/>
            <w:szCs w:val="24"/>
          </w:rPr>
          <w:tab/>
        </w:r>
      </w:ins>
      <w:del w:id="43" w:author="Автор" w:date="2025-12-02T16:27:00Z">
        <w:r w:rsidR="0076272C" w:rsidDel="003F4C32">
          <w:rPr>
            <w:rFonts w:ascii="Times New Roman" w:eastAsia="Times New Roman" w:hAnsi="Times New Roman" w:cs="Times New Roman"/>
            <w:sz w:val="24"/>
            <w:szCs w:val="24"/>
          </w:rPr>
          <w:tab/>
          <w:delText xml:space="preserve"> </w:delText>
        </w:r>
      </w:del>
      <w:r w:rsidR="0076272C">
        <w:rPr>
          <w:rFonts w:ascii="Times New Roman" w:eastAsia="Times New Roman" w:hAnsi="Times New Roman" w:cs="Times New Roman"/>
          <w:sz w:val="24"/>
          <w:szCs w:val="24"/>
        </w:rPr>
        <w:t>About a century ago, it was realized that the evolution of a population is strongly affected by the fact that the fates of alleles at different loci are linked unless separated by recombination</w:t>
      </w:r>
      <w:ins w:id="44" w:author="Автор" w:date="2025-12-02T15:09:00Z">
        <w:del w:id="45" w:author="Автор" w:date="2025-12-02T23:49:00Z">
          <w:r w:rsidR="00B863EF" w:rsidDel="00F32EEC">
            <w:rPr>
              <w:rFonts w:ascii="Times New Roman" w:eastAsia="Times New Roman" w:hAnsi="Times New Roman" w:cs="Times New Roman"/>
              <w:sz w:val="24"/>
              <w:szCs w:val="24"/>
            </w:rPr>
            <w:delText>, both experimentally and theoretically</w:delText>
          </w:r>
        </w:del>
      </w:ins>
      <w:ins w:id="46" w:author="Автор" w:date="2025-12-09T12:28:00Z">
        <w:r w:rsidR="00395CF5">
          <w:rPr>
            <w:rFonts w:ascii="Times New Roman" w:eastAsia="Times New Roman" w:hAnsi="Times New Roman" w:cs="Times New Roman"/>
            <w:sz w:val="24"/>
            <w:szCs w:val="24"/>
          </w:rPr>
          <w:t xml:space="preserve"> </w:t>
        </w:r>
      </w:ins>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[33]</w:t>
      </w:r>
      <w:r w:rsidR="00EF6A49">
        <w:rPr>
          <w:rFonts w:ascii="Times New Roman" w:eastAsia="Times New Roman" w:hAnsi="Times New Roman" w:cs="Times New Roman"/>
          <w:sz w:val="24"/>
          <w:szCs w:val="24"/>
        </w:rPr>
        <w:fldChar w:fldCharType="end"/>
      </w:r>
      <w:del w:id="47" w:author="Автор" w:date="2025-12-15T14:01:00Z">
        <w:r w:rsidR="00F53701" w:rsidDel="00A824AD">
          <w:rPr>
            <w:rFonts w:ascii="Times New Roman" w:eastAsia="Times New Roman" w:hAnsi="Times New Roman" w:cs="Times New Roman"/>
            <w:sz w:val="24"/>
            <w:szCs w:val="24"/>
          </w:rPr>
          <w:delText>{Fisher, 1930 #98}</w:delText>
        </w:r>
      </w:del>
      <w:del w:id="48" w:author="Автор" w:date="2025-12-09T12:28:00Z">
        <w:r w:rsidR="0076272C" w:rsidDel="00395CF5">
          <w:rPr>
            <w:rFonts w:ascii="Times New Roman" w:eastAsia="Times New Roman" w:hAnsi="Times New Roman" w:cs="Times New Roman"/>
            <w:sz w:val="24"/>
            <w:szCs w:val="24"/>
          </w:rPr>
          <w:delText xml:space="preserve"> </w:delText>
        </w:r>
      </w:del>
      <w:ins w:id="49" w:author="Автор" w:date="2025-12-02T23:46:00Z">
        <w:del w:id="50" w:author="Автор" w:date="2025-12-09T12:28:00Z">
          <w:r w:rsidDel="00395CF5">
            <w:rPr>
              <w:rFonts w:ascii="Times New Roman" w:hAnsi="Times New Roman" w:cs="Times New Roman"/>
              <w:bCs/>
              <w:sz w:val="24"/>
              <w:szCs w:val="24"/>
              <w:lang w:val="en-US"/>
            </w:rPr>
            <w:fldChar w:fldCharType="begin"/>
          </w:r>
        </w:del>
      </w:ins>
      <w:del w:id="51" w:author="Автор" w:date="2025-12-09T12:28:00Z">
        <w:r w:rsidR="00435B03" w:rsidDel="00395CF5">
          <w:rPr>
            <w:rFonts w:ascii="Times New Roman" w:hAnsi="Times New Roman" w:cs="Times New Roman"/>
            <w:bCs/>
            <w:sz w:val="24"/>
            <w:szCs w:val="24"/>
            <w:lang w:val="en-US"/>
          </w:rPr>
          <w:delInstrText xml:space="preserve"> ADDIN EN.CITE &lt;EndNote&gt;&lt;Cite&gt;&lt;Author&gt;Fisher&lt;/Author&gt;&lt;Year&gt;1930&lt;/Year&gt;&lt;RecNum&gt;139&lt;/RecNum&gt;&lt;DisplayText&gt;[35]&lt;/DisplayText&gt;&lt;record&gt;&lt;rec-number&gt;139&lt;/rec-number&gt;&lt;foreign-keys&gt;&lt;key app="EN" db-id="desw09ddppdzr8ezzrk555vktr0505dpx2av" timestamp="0"&gt;139&lt;/key&gt;&lt;/foreign-keys&gt;&lt;ref-type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delInstrText>
        </w:r>
      </w:del>
      <w:ins w:id="52" w:author="Автор" w:date="2025-12-02T23:46:00Z">
        <w:del w:id="53" w:author="Автор" w:date="2025-12-09T12:28:00Z">
          <w:r w:rsidDel="00395CF5">
            <w:rPr>
              <w:rFonts w:ascii="Times New Roman" w:hAnsi="Times New Roman" w:cs="Times New Roman"/>
              <w:bCs/>
              <w:sz w:val="24"/>
              <w:szCs w:val="24"/>
              <w:lang w:val="en-US"/>
            </w:rPr>
            <w:fldChar w:fldCharType="separate"/>
          </w:r>
        </w:del>
      </w:ins>
      <w:del w:id="54" w:author="Автор" w:date="2025-12-09T12:28:00Z">
        <w:r w:rsidR="00435B03" w:rsidDel="00395CF5">
          <w:rPr>
            <w:rFonts w:ascii="Times New Roman" w:hAnsi="Times New Roman" w:cs="Times New Roman"/>
            <w:bCs/>
            <w:noProof/>
            <w:sz w:val="24"/>
            <w:szCs w:val="24"/>
            <w:lang w:val="en-US"/>
          </w:rPr>
          <w:delText>[35]</w:delText>
        </w:r>
      </w:del>
      <w:ins w:id="55" w:author="Автор" w:date="2025-12-02T23:46:00Z">
        <w:del w:id="56" w:author="Автор" w:date="2025-12-09T12:28:00Z">
          <w:r w:rsidDel="00395CF5">
            <w:rPr>
              <w:rFonts w:ascii="Times New Roman" w:hAnsi="Times New Roman" w:cs="Times New Roman"/>
              <w:bCs/>
              <w:sz w:val="24"/>
              <w:szCs w:val="24"/>
              <w:lang w:val="en-US"/>
            </w:rPr>
            <w:fldChar w:fldCharType="end"/>
          </w:r>
        </w:del>
      </w:ins>
      <w:del w:id="57" w:author="Автор" w:date="2025-12-02T23:46:00Z">
        <w:r w:rsidR="0076272C" w:rsidDel="006B3D86">
          <w:rPr>
            <w:rFonts w:ascii="Times New Roman" w:eastAsia="Times New Roman" w:hAnsi="Times New Roman" w:cs="Times New Roman"/>
            <w:sz w:val="24"/>
            <w:szCs w:val="24"/>
          </w:rPr>
          <w:delText>(37)</w:delText>
        </w:r>
      </w:del>
      <w:r w:rsidR="0076272C">
        <w:rPr>
          <w:rFonts w:ascii="Times New Roman" w:eastAsia="Times New Roman" w:hAnsi="Times New Roman" w:cs="Times New Roman"/>
          <w:sz w:val="24"/>
          <w:szCs w:val="24"/>
        </w:rPr>
        <w:t>.</w:t>
      </w:r>
      <w:ins w:id="58" w:author="Автор" w:date="2025-12-02T15:09:00Z">
        <w:r w:rsidR="00B863EF">
          <w:rPr>
            <w:rFonts w:ascii="Times New Roman" w:eastAsia="Times New Roman" w:hAnsi="Times New Roman" w:cs="Times New Roman"/>
            <w:sz w:val="24"/>
            <w:szCs w:val="24"/>
            <w:lang w:val="en-US"/>
          </w:rPr>
          <w:t xml:space="preserve"> Empirically, </w:t>
        </w:r>
        <w:r w:rsidR="00B863EF">
          <w:rPr>
            <w:rFonts w:ascii="Times New Roman" w:eastAsia="Times New Roman" w:hAnsi="Times New Roman" w:cs="Times New Roman"/>
            <w:sz w:val="24"/>
            <w:szCs w:val="24"/>
          </w:rPr>
          <w:t>t</w:t>
        </w:r>
      </w:ins>
      <w:del w:id="59" w:author="Автор" w:date="2025-12-02T15:09:00Z">
        <w:r w:rsidR="0076272C" w:rsidDel="00B863EF">
          <w:rPr>
            <w:rFonts w:ascii="Times New Roman" w:eastAsia="Times New Roman" w:hAnsi="Times New Roman" w:cs="Times New Roman"/>
            <w:sz w:val="24"/>
            <w:szCs w:val="24"/>
          </w:rPr>
          <w:delText xml:space="preserve"> </w:delText>
        </w:r>
      </w:del>
      <w:ins w:id="60" w:author="Автор" w:date="2025-12-02T15:08:00Z">
        <w:r w:rsidR="00B863EF" w:rsidRPr="00B863EF">
          <w:rPr>
            <w:rFonts w:ascii="Times New Roman" w:eastAsia="Times New Roman" w:hAnsi="Times New Roman" w:cs="Times New Roman"/>
            <w:sz w:val="24"/>
            <w:szCs w:val="24"/>
          </w:rPr>
          <w:t xml:space="preserve">he </w:t>
        </w:r>
        <w:proofErr w:type="gramStart"/>
        <w:r w:rsidR="00B863EF" w:rsidRPr="00B863EF">
          <w:rPr>
            <w:rFonts w:ascii="Times New Roman" w:eastAsia="Times New Roman" w:hAnsi="Times New Roman" w:cs="Times New Roman"/>
            <w:sz w:val="24"/>
            <w:szCs w:val="24"/>
          </w:rPr>
          <w:t>effect</w:t>
        </w:r>
        <w:proofErr w:type="gramEnd"/>
        <w:r w:rsidR="00B863EF" w:rsidRPr="00B863EF">
          <w:rPr>
            <w:rFonts w:ascii="Times New Roman" w:eastAsia="Times New Roman" w:hAnsi="Times New Roman" w:cs="Times New Roman"/>
            <w:sz w:val="24"/>
            <w:szCs w:val="24"/>
          </w:rPr>
          <w:t xml:space="preserve"> of strong linkage between genomic sites has been discovered by Thomas Hunt Morgan </w:t>
        </w:r>
        <w:del w:id="61" w:author="Автор" w:date="2025-12-02T15:18:00Z">
          <w:r w:rsidR="00B863EF" w:rsidRPr="00B863EF" w:rsidDel="00655546">
            <w:rPr>
              <w:rFonts w:ascii="Times New Roman" w:eastAsia="Times New Roman" w:hAnsi="Times New Roman" w:cs="Times New Roman"/>
              <w:sz w:val="24"/>
              <w:szCs w:val="24"/>
            </w:rPr>
            <w:delText xml:space="preserve">(Nobel prize in 1933) </w:delText>
          </w:r>
        </w:del>
        <w:r w:rsidR="00B863EF" w:rsidRPr="00B863EF">
          <w:rPr>
            <w:rFonts w:ascii="Times New Roman" w:eastAsia="Times New Roman" w:hAnsi="Times New Roman" w:cs="Times New Roman"/>
            <w:sz w:val="24"/>
            <w:szCs w:val="24"/>
          </w:rPr>
          <w:t>who used the inter-dependent segregation of alleles in fruit flies to understand the role of chromosomes and sex</w:t>
        </w:r>
      </w:ins>
      <w:ins w:id="62" w:author="Автор" w:date="2025-12-03T11:55:00Z">
        <w:r w:rsidR="00C704E0">
          <w:rPr>
            <w:rFonts w:ascii="Times New Roman" w:eastAsia="Times New Roman" w:hAnsi="Times New Roman" w:cs="Times New Roman"/>
            <w:sz w:val="24"/>
            <w:szCs w:val="24"/>
          </w:rPr>
          <w:t xml:space="preserve"> in inheritance</w:t>
        </w:r>
      </w:ins>
      <w:ins w:id="63" w:author="Автор" w:date="2025-12-02T15:08:00Z">
        <w:r w:rsidR="00B863EF" w:rsidRPr="00B863EF">
          <w:rPr>
            <w:rFonts w:ascii="Times New Roman" w:eastAsia="Times New Roman" w:hAnsi="Times New Roman" w:cs="Times New Roman"/>
            <w:sz w:val="24"/>
            <w:szCs w:val="24"/>
          </w:rPr>
          <w:t xml:space="preserve">. </w:t>
        </w:r>
        <w:r w:rsidR="00B863EF" w:rsidRPr="00B863EF">
          <w:rPr>
            <w:rFonts w:ascii="Times New Roman" w:eastAsia="Times New Roman" w:hAnsi="Times New Roman" w:cs="Times New Roman"/>
            <w:sz w:val="24"/>
            <w:szCs w:val="24"/>
            <w:lang w:val="en-US"/>
          </w:rPr>
          <w:t xml:space="preserve">Since then, a large body of experiment and modeling demonstrated that linkage changes evolutionary properties drastically. In the absence of recombination, common phylogeny makes all sequences very similar to their MRCA </w:t>
        </w:r>
      </w:ins>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del w:id="64" w:author="Автор" w:date="2025-12-15T14:01:00Z">
        <w:r w:rsidR="00F53701" w:rsidDel="000772D9">
          <w:rPr>
            <w:rFonts w:ascii="Times New Roman" w:eastAsia="Times New Roman" w:hAnsi="Times New Roman" w:cs="Times New Roman"/>
            <w:sz w:val="24"/>
            <w:szCs w:val="24"/>
            <w:lang w:val="en-US"/>
          </w:rPr>
          <w:delText>{Pedruzzi, 2019 #130}</w:delText>
        </w:r>
      </w:del>
      <w:del w:id="65" w:author="Автор" w:date="2025-12-09T12:28:00Z">
        <w:r w:rsidR="00395CF5" w:rsidDel="00395CF5">
          <w:rPr>
            <w:rFonts w:ascii="Times New Roman" w:eastAsia="Times New Roman" w:hAnsi="Times New Roman" w:cs="Times New Roman"/>
            <w:sz w:val="24"/>
            <w:szCs w:val="24"/>
            <w:lang w:val="en-US"/>
          </w:rPr>
          <w:delText>{Pedruzzi, 2019 #202}</w:delText>
        </w:r>
      </w:del>
      <w:ins w:id="66" w:author="Автор" w:date="2025-12-02T15:16:00Z">
        <w:del w:id="67" w:author="Автор" w:date="2025-12-03T00:26:00Z">
          <w:r w:rsidR="00247B71" w:rsidRPr="00247B71" w:rsidDel="00571015">
            <w:rPr>
              <w:rFonts w:ascii="Times New Roman" w:eastAsia="Times New Roman" w:hAnsi="Times New Roman" w:cs="Times New Roman"/>
              <w:sz w:val="24"/>
              <w:szCs w:val="24"/>
              <w:lang w:val="en-US"/>
            </w:rPr>
            <w:delText>{Pedruzzi, 2019 #202}</w:delText>
          </w:r>
        </w:del>
      </w:ins>
      <w:ins w:id="68" w:author="Автор" w:date="2025-12-02T15:08:00Z">
        <w:del w:id="69" w:author="Автор" w:date="2025-12-02T15:16:00Z">
          <w:r w:rsidR="00B863EF" w:rsidRPr="00B863EF" w:rsidDel="00247B71">
            <w:rPr>
              <w:rFonts w:ascii="Times New Roman" w:eastAsia="Times New Roman" w:hAnsi="Times New Roman" w:cs="Times New Roman"/>
              <w:sz w:val="24"/>
              <w:szCs w:val="24"/>
              <w:lang w:val="en-US"/>
            </w:rPr>
            <w:delText>[Pedruzzi 2019]</w:delText>
          </w:r>
        </w:del>
        <w:r w:rsidR="00B863EF" w:rsidRPr="00B863EF">
          <w:rPr>
            <w:rFonts w:ascii="Times New Roman" w:eastAsia="Times New Roman" w:hAnsi="Times New Roman" w:cs="Times New Roman"/>
            <w:sz w:val="24"/>
            <w:szCs w:val="24"/>
            <w:lang w:val="en-US"/>
          </w:rPr>
          <w:t xml:space="preserve">. Moreover, even very frequent recombination does not break up linkage effects in a sufficiently long genome </w:t>
        </w:r>
      </w:ins>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[35]</w:t>
      </w:r>
      <w:r w:rsidR="00EF6A49">
        <w:rPr>
          <w:rFonts w:ascii="Times New Roman" w:eastAsia="Times New Roman" w:hAnsi="Times New Roman" w:cs="Times New Roman"/>
          <w:sz w:val="24"/>
          <w:szCs w:val="24"/>
          <w:lang w:val="en-US"/>
        </w:rPr>
        <w:fldChar w:fldCharType="end"/>
      </w:r>
      <w:ins w:id="70" w:author="Автор" w:date="2025-12-09T12:31:00Z">
        <w:del w:id="71" w:author="Автор" w:date="2025-12-15T14:02:00Z">
          <w:r w:rsidR="008E3554" w:rsidRPr="008E3554" w:rsidDel="00461CCA">
            <w:rPr>
              <w:rFonts w:ascii="Times New Roman" w:eastAsia="Times New Roman" w:hAnsi="Times New Roman" w:cs="Times New Roman"/>
              <w:sz w:val="24"/>
              <w:szCs w:val="24"/>
              <w:lang w:val="en-US"/>
            </w:rPr>
            <w:delText>{Rouzine, 2023 #33}</w:delText>
          </w:r>
        </w:del>
      </w:ins>
      <w:del w:id="72" w:author="Автор" w:date="2025-12-09T12:31:00Z">
        <w:r w:rsidR="00E3739B" w:rsidDel="008E3554">
          <w:rPr>
            <w:rFonts w:ascii="Times New Roman" w:eastAsia="Times New Roman" w:hAnsi="Times New Roman" w:cs="Times New Roman"/>
            <w:sz w:val="24"/>
            <w:szCs w:val="24"/>
            <w:lang w:val="en-US"/>
          </w:rPr>
          <w:fldChar w:fldCharType="begin"/>
        </w:r>
        <w:r w:rsidR="00435B03" w:rsidDel="008E3554">
          <w:rPr>
            <w:rFonts w:ascii="Times New Roman" w:eastAsia="Times New Roman" w:hAnsi="Times New Roman" w:cs="Times New Roman"/>
            <w:sz w:val="24"/>
            <w:szCs w:val="24"/>
            <w:lang w:val="en-US"/>
          </w:rPr>
          <w:delInstrText xml:space="preserve"> ADDIN EN.CITE &lt;EndNote&gt;&lt;Cite&gt;&lt;Author&gt;Rouzine&lt;/Author&gt;&lt;Year&gt;2023&lt;/Year&gt;&lt;RecNum&gt;30&lt;/RecNum&gt;&lt;DisplayText&gt;[37]&lt;/DisplayText&gt;&lt;record&gt;&lt;rec-number&gt;30&lt;/rec-number&gt;&lt;foreign-keys&gt;&lt;key app="EN" db-id="aerzv5zv2sreauefafpxettywssttwpvwas0" timestamp="1764711012"&gt;30&lt;/key&gt;&lt;/foreign-keys&gt;&lt;ref-type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delInstrText>
        </w:r>
        <w:r w:rsidR="00E3739B" w:rsidDel="008E3554">
          <w:rPr>
            <w:rFonts w:ascii="Times New Roman" w:eastAsia="Times New Roman" w:hAnsi="Times New Roman" w:cs="Times New Roman"/>
            <w:sz w:val="24"/>
            <w:szCs w:val="24"/>
            <w:lang w:val="en-US"/>
          </w:rPr>
          <w:fldChar w:fldCharType="separate"/>
        </w:r>
        <w:r w:rsidR="00435B03" w:rsidDel="008E3554">
          <w:rPr>
            <w:rFonts w:ascii="Times New Roman" w:eastAsia="Times New Roman" w:hAnsi="Times New Roman" w:cs="Times New Roman"/>
            <w:noProof/>
            <w:sz w:val="24"/>
            <w:szCs w:val="24"/>
            <w:lang w:val="en-US"/>
          </w:rPr>
          <w:delText>[37]</w:delText>
        </w:r>
        <w:r w:rsidR="00E3739B" w:rsidDel="008E3554">
          <w:rPr>
            <w:rFonts w:ascii="Times New Roman" w:eastAsia="Times New Roman" w:hAnsi="Times New Roman" w:cs="Times New Roman"/>
            <w:sz w:val="24"/>
            <w:szCs w:val="24"/>
            <w:lang w:val="en-US"/>
          </w:rPr>
          <w:fldChar w:fldCharType="end"/>
        </w:r>
      </w:del>
      <w:ins w:id="73" w:author="Автор" w:date="2025-12-02T15:17:00Z">
        <w:del w:id="74" w:author="Автор" w:date="2025-12-03T00:30:00Z">
          <w:r w:rsidR="00655546" w:rsidRPr="00655546" w:rsidDel="00571015">
            <w:rPr>
              <w:rFonts w:ascii="Times New Roman" w:eastAsia="Times New Roman" w:hAnsi="Times New Roman" w:cs="Times New Roman"/>
              <w:sz w:val="24"/>
              <w:szCs w:val="24"/>
              <w:lang w:val="en-US"/>
            </w:rPr>
            <w:delText>{Rouzine, 2023 #32}</w:delText>
          </w:r>
        </w:del>
      </w:ins>
      <w:ins w:id="75" w:author="Автор" w:date="2025-12-02T15:08:00Z">
        <w:del w:id="76" w:author="Автор" w:date="2025-12-02T15:17:00Z">
          <w:r w:rsidR="00B863EF" w:rsidRPr="00B863EF" w:rsidDel="00655546">
            <w:rPr>
              <w:rFonts w:ascii="Times New Roman" w:eastAsia="Times New Roman" w:hAnsi="Times New Roman" w:cs="Times New Roman"/>
              <w:sz w:val="24"/>
              <w:szCs w:val="24"/>
              <w:lang w:val="en-US"/>
            </w:rPr>
            <w:delText>[Rouzine 2023]</w:delText>
          </w:r>
        </w:del>
        <w:r w:rsidR="00B863EF" w:rsidRPr="00B863EF">
          <w:rPr>
            <w:rFonts w:ascii="Times New Roman" w:eastAsia="Times New Roman" w:hAnsi="Times New Roman" w:cs="Times New Roman"/>
            <w:sz w:val="24"/>
            <w:szCs w:val="24"/>
            <w:lang w:val="en-US"/>
          </w:rPr>
          <w:t xml:space="preserve">. </w:t>
        </w:r>
      </w:ins>
      <w:ins w:id="77" w:author="Автор" w:date="2025-12-02T15:14:00Z">
        <w:del w:id="78" w:author="Автор" w:date="2025-12-03T10:14:00Z">
          <w:r w:rsidR="00FD6245" w:rsidDel="00AD43F8">
            <w:rPr>
              <w:rFonts w:ascii="Times New Roman" w:eastAsia="Times New Roman" w:hAnsi="Times New Roman" w:cs="Times New Roman"/>
              <w:sz w:val="24"/>
              <w:szCs w:val="24"/>
            </w:rPr>
            <w:delText xml:space="preserve">A popular method is based on approximation </w:delText>
          </w:r>
          <w:r w:rsidR="00FD6245" w:rsidRPr="00535229" w:rsidDel="00AD43F8">
            <w:rPr>
              <w:rFonts w:ascii="Times New Roman" w:eastAsia="Times New Roman" w:hAnsi="Times New Roman" w:cs="Times New Roman"/>
              <w:sz w:val="24"/>
              <w:szCs w:val="24"/>
            </w:rPr>
            <w:delText xml:space="preserve">of </w:delText>
          </w:r>
          <w:r w:rsidR="00FD6245" w:rsidRPr="00061E8D" w:rsidDel="00AD43F8">
            <w:rPr>
              <w:rStyle w:val="apple-converted-space"/>
              <w:rFonts w:ascii="Times New Roman" w:hAnsi="Times New Roman" w:cs="Times New Roman"/>
              <w:color w:val="000000"/>
              <w:sz w:val="24"/>
              <w:szCs w:val="24"/>
              <w:shd w:val="clear" w:color="auto" w:fill="FFFFFF"/>
              <w:lang w:val="en-US"/>
            </w:rPr>
            <w:delText>“quasi-linkage equilibrium”, which assumes that recombination is rapid compared to allele frequency changes, and that population is large, so that recombination and the natural selection with epistasis are the dominant evolutionary factors, while the effects of genetic linkage are relatively small</w:delText>
          </w:r>
          <w:r w:rsidR="00FD6245" w:rsidRPr="00535229" w:rsidDel="00AD43F8">
            <w:rPr>
              <w:rFonts w:ascii="Times New Roman" w:eastAsia="Times New Roman" w:hAnsi="Times New Roman" w:cs="Times New Roman"/>
              <w:sz w:val="24"/>
              <w:szCs w:val="24"/>
            </w:rPr>
            <w:delText xml:space="preserve">  </w:delText>
          </w:r>
        </w:del>
      </w:ins>
      <w:ins w:id="79" w:author="Автор" w:date="2025-12-02T23:45:00Z">
        <w:del w:id="80" w:author="Автор" w:date="2025-12-03T10:14:00Z">
          <w:r w:rsidR="006510AC" w:rsidDel="00AD43F8">
            <w:rPr>
              <w:rFonts w:ascii="Times New Roman" w:hAnsi="Times New Roman" w:cs="Times New Roman"/>
              <w:bCs/>
              <w:sz w:val="24"/>
              <w:szCs w:val="24"/>
              <w:lang w:val="en-US"/>
            </w:rPr>
            <w:fldChar w:fldCharType="begin">
              <w:fldData xml:space="preserve">PEVuZE5vdGU+PENpdGU+PEF1dGhvcj5LaW11cmE8L0F1dGhvcj48WWVhcj4xOTY1PC9ZZWFyPjxS
ZWNOdW0+MTU5PC9SZWNOdW0+PERpc3BsYXlUZXh0PlszNC0zN108L0Rpc3BsYXlUZXh0PjxyZWNv
cmQ+PHJlYy1udW1iZXI+MTU5PC9yZWMtbnVtYmVyPjxmb3JlaWduLWtleXM+PGtleSBhcHA9IkVO
IiBkYi1pZD0iZGVzdzA5ZGRwcGR6cjhlenpyazU1NXZrdHIwNTA1ZHB4MmF2IiB0aW1lc3RhbXA9
IjE1NTE2Mjc4MzgiPjE1OTwva2V5PjwvZm9yZWlnbi1rZXlzPjxyZWYtdHlwZSBuYW1lPSJKb3Vy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ZHJlc3M+PHRpdGxlcz48dGl0bGU+QXR0YWlubWVudCBvZiBxdWFzaSBsaW5rYWdlIGVxdWlsaWJy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</w:fldData>
            </w:fldChar>
          </w:r>
        </w:del>
      </w:ins>
      <w:del w:id="81" w:author="Автор" w:date="2025-12-03T10:14:00Z">
        <w:r w:rsidR="00E3739B" w:rsidDel="00AD43F8">
          <w:rPr>
            <w:rFonts w:ascii="Times New Roman" w:hAnsi="Times New Roman" w:cs="Times New Roman"/>
            <w:bCs/>
            <w:sz w:val="24"/>
            <w:szCs w:val="24"/>
            <w:lang w:val="en-US"/>
          </w:rPr>
          <w:delInstrText xml:space="preserve"> ADDIN EN.CITE </w:delInstrText>
        </w:r>
        <w:r w:rsidR="00E3739B" w:rsidDel="00AD43F8">
          <w:rPr>
            <w:rFonts w:ascii="Times New Roman" w:hAnsi="Times New Roman" w:cs="Times New Roman"/>
            <w:bCs/>
            <w:sz w:val="24"/>
            <w:szCs w:val="24"/>
            <w:lang w:val="en-US"/>
          </w:rPr>
          <w:fldChar w:fldCharType="begin">
            <w:fldData xml:space="preserve">PEVuZE5vdGU+PENpdGU+PEF1dGhvcj5LaW11cmE8L0F1dGhvcj48WWVhcj4xOTY1PC9ZZWFyPjxS
ZWNOdW0+MTU5PC9SZWNOdW0+PERpc3BsYXlUZXh0PlszNC0zN108L0Rpc3BsYXlUZXh0PjxyZWNv
cmQ+PHJlYy1udW1iZXI+MTU5PC9yZWMtbnVtYmVyPjxmb3JlaWduLWtleXM+PGtleSBhcHA9IkVO
IiBkYi1pZD0iZGVzdzA5ZGRwcGR6cjhlenpyazU1NXZrdHIwNTA1ZHB4MmF2IiB0aW1lc3RhbXA9
IjE1NTE2Mjc4MzgiPjE1OTwva2V5PjwvZm9yZWlnbi1rZXlzPjxyZWYtdHlwZSBuYW1lPSJKb3Vy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ZHJlc3M+PHRpdGxlcz48dGl0bGU+QXR0YWlubWVudCBvZiBxdWFzaSBsaW5rYWdlIGVxdWlsaWJy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</w:fldData>
          </w:fldChar>
        </w:r>
        <w:r w:rsidR="00E3739B" w:rsidDel="00AD43F8">
          <w:rPr>
            <w:rFonts w:ascii="Times New Roman" w:hAnsi="Times New Roman" w:cs="Times New Roman"/>
            <w:bCs/>
            <w:sz w:val="24"/>
            <w:szCs w:val="24"/>
            <w:lang w:val="en-US"/>
          </w:rPr>
          <w:delInstrText xml:space="preserve"> ADDIN EN.CITE.DATA </w:delInstrText>
        </w:r>
        <w:r w:rsidR="00E3739B" w:rsidDel="00AD43F8">
          <w:rPr>
            <w:rFonts w:ascii="Times New Roman" w:hAnsi="Times New Roman" w:cs="Times New Roman"/>
            <w:bCs/>
            <w:sz w:val="24"/>
            <w:szCs w:val="24"/>
            <w:lang w:val="en-US"/>
          </w:rPr>
        </w:r>
        <w:r w:rsidR="00E3739B" w:rsidDel="00AD43F8">
          <w:rPr>
            <w:rFonts w:ascii="Times New Roman" w:hAnsi="Times New Roman" w:cs="Times New Roman"/>
            <w:bCs/>
            <w:sz w:val="24"/>
            <w:szCs w:val="24"/>
            <w:lang w:val="en-US"/>
          </w:rPr>
          <w:fldChar w:fldCharType="end"/>
        </w:r>
      </w:del>
      <w:ins w:id="82" w:author="Автор" w:date="2025-12-02T23:45:00Z">
        <w:del w:id="83" w:author="Автор" w:date="2025-12-03T10:14:00Z">
          <w:r w:rsidR="006510AC" w:rsidDel="00AD43F8">
            <w:rPr>
              <w:rFonts w:ascii="Times New Roman" w:hAnsi="Times New Roman" w:cs="Times New Roman"/>
              <w:bCs/>
              <w:sz w:val="24"/>
              <w:szCs w:val="24"/>
              <w:lang w:val="en-US"/>
            </w:rPr>
          </w:r>
          <w:r w:rsidR="006510AC" w:rsidDel="00AD43F8">
            <w:rPr>
              <w:rFonts w:ascii="Times New Roman" w:hAnsi="Times New Roman" w:cs="Times New Roman"/>
              <w:bCs/>
              <w:sz w:val="24"/>
              <w:szCs w:val="24"/>
              <w:lang w:val="en-US"/>
            </w:rPr>
            <w:fldChar w:fldCharType="separate"/>
          </w:r>
        </w:del>
      </w:ins>
      <w:del w:id="84" w:author="Автор" w:date="2025-12-03T10:14:00Z">
        <w:r w:rsidR="00E3739B" w:rsidDel="00AD43F8">
          <w:rPr>
            <w:rFonts w:ascii="Times New Roman" w:hAnsi="Times New Roman" w:cs="Times New Roman"/>
            <w:bCs/>
            <w:noProof/>
            <w:sz w:val="24"/>
            <w:szCs w:val="24"/>
            <w:lang w:val="en-US"/>
          </w:rPr>
          <w:delText>[34-37]</w:delText>
        </w:r>
      </w:del>
      <w:ins w:id="85" w:author="Автор" w:date="2025-12-02T23:45:00Z">
        <w:del w:id="86" w:author="Автор" w:date="2025-12-03T10:14:00Z">
          <w:r w:rsidR="006510AC" w:rsidDel="00AD43F8">
            <w:rPr>
              <w:rFonts w:ascii="Times New Roman" w:hAnsi="Times New Roman" w:cs="Times New Roman"/>
              <w:bCs/>
              <w:sz w:val="24"/>
              <w:szCs w:val="24"/>
              <w:lang w:val="en-US"/>
            </w:rPr>
            <w:fldChar w:fldCharType="end"/>
          </w:r>
          <w:r w:rsidR="006510AC" w:rsidDel="00AD43F8">
            <w:rPr>
              <w:rFonts w:ascii="Times New Roman" w:eastAsia="Times New Roman" w:hAnsi="Times New Roman" w:cs="Times New Roman"/>
              <w:sz w:val="24"/>
              <w:szCs w:val="24"/>
            </w:rPr>
            <w:delText>.</w:delText>
          </w:r>
        </w:del>
      </w:ins>
      <w:ins w:id="87" w:author="Автор" w:date="2025-12-02T15:14:00Z">
        <w:del w:id="88" w:author="Автор" w:date="2025-12-03T10:14:00Z">
          <w:r w:rsidR="00FD6245" w:rsidDel="00AD43F8">
            <w:rPr>
              <w:rFonts w:ascii="Times New Roman" w:eastAsia="Times New Roman" w:hAnsi="Times New Roman" w:cs="Times New Roman"/>
              <w:sz w:val="24"/>
              <w:szCs w:val="24"/>
            </w:rPr>
            <w:delText xml:space="preserve">(30-33). </w:delText>
          </w:r>
        </w:del>
      </w:ins>
    </w:p>
    <w:p w14:paraId="78BFCA4E" w14:textId="5CE6E0FA" w:rsidR="00CD62A9" w:rsidDel="009F5FD0" w:rsidRDefault="00AD43F8" w:rsidP="005E310B">
      <w:pPr>
        <w:spacing w:after="0" w:line="360" w:lineRule="auto"/>
        <w:jc w:val="both"/>
        <w:rPr>
          <w:ins w:id="89" w:author="Автор" w:date="2025-12-03T00:17:00Z"/>
          <w:del w:id="90" w:author="Автор" w:date="2025-12-07T00:00:00Z"/>
          <w:rFonts w:ascii="Times New Roman" w:eastAsia="Times New Roman" w:hAnsi="Times New Roman" w:cs="Times New Roman"/>
          <w:sz w:val="24"/>
          <w:szCs w:val="24"/>
        </w:rPr>
        <w:pPrChange w:id="91" w:author="Автор" w:date="2025-12-07T00:00:00Z">
          <w:pPr>
            <w:spacing w:after="0" w:line="360" w:lineRule="auto"/>
            <w:ind w:firstLine="720"/>
            <w:jc w:val="both"/>
          </w:pPr>
        </w:pPrChange>
      </w:pPr>
      <w:ins w:id="92" w:author="Автор" w:date="2025-12-03T10:14:00Z">
        <w:r>
          <w:rPr>
            <w:rFonts w:ascii="Times New Roman" w:eastAsia="Times New Roman" w:hAnsi="Times New Roman" w:cs="Times New Roman"/>
            <w:sz w:val="24"/>
            <w:szCs w:val="24"/>
          </w:rPr>
          <w:tab/>
        </w:r>
      </w:ins>
      <w:r w:rsidR="0076272C">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[34]</w:t>
      </w:r>
      <w:r w:rsidR="00EF6A49">
        <w:rPr>
          <w:rFonts w:ascii="Times New Roman" w:eastAsia="Times New Roman" w:hAnsi="Times New Roman" w:cs="Times New Roman"/>
          <w:sz w:val="24"/>
          <w:szCs w:val="24"/>
          <w:lang w:val="en-US"/>
        </w:rPr>
        <w:fldChar w:fldCharType="end"/>
      </w:r>
      <w:ins w:id="93" w:author="Автор" w:date="2025-12-15T14:02:00Z">
        <w:r w:rsidR="007A71E2">
          <w:rPr>
            <w:rFonts w:ascii="Times New Roman" w:eastAsia="Times New Roman" w:hAnsi="Times New Roman" w:cs="Times New Roman"/>
            <w:sz w:val="24"/>
            <w:szCs w:val="24"/>
            <w:lang w:val="en-US"/>
          </w:rPr>
          <w:t>.</w:t>
        </w:r>
      </w:ins>
      <w:del w:id="94" w:author="Автор" w:date="2025-12-15T14:02:00Z">
        <w:r w:rsidR="00F53701" w:rsidDel="007A71E2">
          <w:rPr>
            <w:rFonts w:ascii="Times New Roman" w:eastAsia="Times New Roman" w:hAnsi="Times New Roman" w:cs="Times New Roman"/>
            <w:sz w:val="24"/>
            <w:szCs w:val="24"/>
            <w:lang w:val="en-US"/>
          </w:rPr>
          <w:delText>{Pedruzzi, 2019 #130}</w:delText>
        </w:r>
      </w:del>
      <w:ins w:id="95" w:author="Автор" w:date="2025-12-02T23:46:00Z">
        <w:del w:id="96" w:author="Автор" w:date="2025-12-09T12:32:00Z">
          <w:r w:rsidR="006B3D86" w:rsidDel="008E3554">
            <w:rPr>
              <w:rFonts w:ascii="Times New Roman" w:eastAsia="Times New Roman" w:hAnsi="Times New Roman" w:cs="Times New Roman"/>
              <w:sz w:val="24"/>
              <w:szCs w:val="24"/>
            </w:rPr>
            <w:fldChar w:fldCharType="begin"/>
          </w:r>
        </w:del>
      </w:ins>
      <w:del w:id="97" w:author="Автор" w:date="2025-12-09T12:32:00Z">
        <w:r w:rsidR="00435B03" w:rsidDel="008E3554">
          <w:rPr>
            <w:rFonts w:ascii="Times New Roman" w:eastAsia="Times New Roman" w:hAnsi="Times New Roman" w:cs="Times New Roman"/>
            <w:sz w:val="24"/>
            <w:szCs w:val="24"/>
          </w:rPr>
          <w:delInstrText xml:space="preserve"> ADDIN EN.CITE &lt;EndNote&gt;&lt;Cite&gt;&lt;Author&gt;Pedruzzi&lt;/Author&gt;&lt;Year&gt;2019&lt;/Year&gt;&lt;RecNum&gt;202&lt;/RecNum&gt;&lt;DisplayText&gt;[36]&lt;/DisplayText&gt;&lt;record&gt;&lt;rec-number&gt;202&lt;/rec-number&gt;&lt;foreign-keys&gt;&lt;key app="EN" db-id="desw09ddppdzr8ezzrk555vktr0505dpx2av" timestamp="1621686177"&gt;202&lt;/key&gt;&lt;/foreign-keys&gt;&lt;ref-type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delInstrText>
        </w:r>
      </w:del>
      <w:ins w:id="98" w:author="Автор" w:date="2025-12-02T23:46:00Z">
        <w:del w:id="99" w:author="Автор" w:date="2025-12-09T12:32:00Z">
          <w:r w:rsidR="006B3D86" w:rsidDel="008E3554">
            <w:rPr>
              <w:rFonts w:ascii="Times New Roman" w:eastAsia="Times New Roman" w:hAnsi="Times New Roman" w:cs="Times New Roman"/>
              <w:sz w:val="24"/>
              <w:szCs w:val="24"/>
            </w:rPr>
            <w:fldChar w:fldCharType="separate"/>
          </w:r>
        </w:del>
      </w:ins>
      <w:del w:id="100" w:author="Автор" w:date="2025-12-09T12:32:00Z">
        <w:r w:rsidR="00435B03" w:rsidDel="008E3554">
          <w:rPr>
            <w:rFonts w:ascii="Times New Roman" w:eastAsia="Times New Roman" w:hAnsi="Times New Roman" w:cs="Times New Roman"/>
            <w:noProof/>
            <w:sz w:val="24"/>
            <w:szCs w:val="24"/>
          </w:rPr>
          <w:delText>[36]</w:delText>
        </w:r>
      </w:del>
      <w:ins w:id="101" w:author="Автор" w:date="2025-12-02T23:46:00Z">
        <w:del w:id="102" w:author="Автор" w:date="2025-12-09T12:32:00Z">
          <w:r w:rsidR="006B3D86" w:rsidDel="008E3554">
            <w:rPr>
              <w:rFonts w:ascii="Times New Roman" w:eastAsia="Times New Roman" w:hAnsi="Times New Roman" w:cs="Times New Roman"/>
              <w:sz w:val="24"/>
              <w:szCs w:val="24"/>
            </w:rPr>
            <w:fldChar w:fldCharType="end"/>
          </w:r>
        </w:del>
      </w:ins>
      <w:del w:id="103" w:author="Автор" w:date="2025-12-09T12:32:00Z">
        <w:r w:rsidR="0076272C" w:rsidDel="008E3554">
          <w:rPr>
            <w:rFonts w:ascii="Times New Roman" w:eastAsia="Times New Roman" w:hAnsi="Times New Roman" w:cs="Times New Roman"/>
            <w:sz w:val="24"/>
            <w:szCs w:val="24"/>
          </w:rPr>
          <w:delText>(38).</w:delText>
        </w:r>
      </w:del>
      <w:ins w:id="104" w:author="Автор" w:date="2025-12-02T23:47:00Z">
        <w:r w:rsidR="006B3D86">
          <w:rPr>
            <w:rFonts w:ascii="Times New Roman" w:eastAsia="Times New Roman" w:hAnsi="Times New Roman" w:cs="Times New Roman"/>
            <w:sz w:val="24"/>
            <w:szCs w:val="24"/>
          </w:rPr>
          <w:t xml:space="preserve"> </w:t>
        </w:r>
      </w:ins>
      <w:del w:id="105" w:author="Автор" w:date="2025-12-02T23:47:00Z">
        <w:r w:rsidR="0076272C" w:rsidDel="006B3D86">
          <w:rPr>
            <w:rFonts w:ascii="Times New Roman" w:eastAsia="Times New Roman" w:hAnsi="Times New Roman" w:cs="Times New Roman"/>
            <w:sz w:val="24"/>
            <w:szCs w:val="24"/>
          </w:rPr>
          <w:delText xml:space="preserve"> </w:delText>
        </w:r>
      </w:del>
      <w:r w:rsidR="0076272C">
        <w:rPr>
          <w:rFonts w:ascii="Times New Roman" w:eastAsia="Times New Roman" w:hAnsi="Times New Roman" w:cs="Times New Roman"/>
          <w:sz w:val="24"/>
          <w:szCs w:val="24"/>
        </w:rPr>
        <w:t>As a result, any measure of co-variance</w:t>
      </w:r>
      <w:del w:id="106" w:author="Автор" w:date="2025-12-02T23:47:00Z">
        <w:r w:rsidR="0076272C" w:rsidDel="006B3D86">
          <w:rPr>
            <w:rFonts w:ascii="Times New Roman" w:eastAsia="Times New Roman" w:hAnsi="Times New Roman" w:cs="Times New Roman"/>
            <w:sz w:val="24"/>
            <w:szCs w:val="24"/>
          </w:rPr>
          <w:delText>, or even the use of the entire tree</w:delText>
        </w:r>
      </w:del>
      <w:ins w:id="107" w:author="Автор" w:date="2025-12-02T15:15:00Z">
        <w:del w:id="108" w:author="Автор" w:date="2025-12-02T23:47:00Z">
          <w:r w:rsidR="00FD6245" w:rsidDel="006B3D86">
            <w:rPr>
              <w:rFonts w:ascii="Times New Roman" w:eastAsia="Times New Roman" w:hAnsi="Times New Roman" w:cs="Times New Roman"/>
              <w:sz w:val="24"/>
              <w:szCs w:val="24"/>
            </w:rPr>
            <w:delText xml:space="preserve"> </w:delText>
          </w:r>
          <w:r w:rsidR="00FD6245" w:rsidRPr="00C52B27" w:rsidDel="006B3D86">
            <w:rPr>
              <w:rFonts w:ascii="Times New Roman" w:eastAsia="Times New Roman" w:hAnsi="Times New Roman" w:cs="Times New Roman"/>
              <w:sz w:val="24"/>
              <w:szCs w:val="24"/>
            </w:rPr>
            <w:delText>{Kryazhimskiy, 2011 #171;Neverov, 2015 #172}</w:delText>
          </w:r>
        </w:del>
      </w:ins>
      <w:del w:id="109" w:author="Автор" w:date="2025-12-02T23:47:00Z">
        <w:r w:rsidR="0076272C" w:rsidDel="006B3D86">
          <w:rPr>
            <w:rFonts w:ascii="Times New Roman" w:eastAsia="Times New Roman" w:hAnsi="Times New Roman" w:cs="Times New Roman"/>
            <w:sz w:val="24"/>
            <w:szCs w:val="24"/>
          </w:rPr>
          <w:delText xml:space="preserve">, </w:delText>
        </w:r>
      </w:del>
      <w:ins w:id="110" w:author="Автор" w:date="2025-12-02T23:47:00Z">
        <w:r w:rsidR="006B3D86">
          <w:rPr>
            <w:rFonts w:ascii="Times New Roman" w:eastAsia="Times New Roman" w:hAnsi="Times New Roman" w:cs="Times New Roman"/>
            <w:sz w:val="24"/>
            <w:szCs w:val="24"/>
          </w:rPr>
          <w:t xml:space="preserve"> </w:t>
        </w:r>
      </w:ins>
      <w:r w:rsidR="0076272C">
        <w:rPr>
          <w:rFonts w:ascii="Times New Roman" w:eastAsia="Times New Roman" w:hAnsi="Times New Roman" w:cs="Times New Roman"/>
          <w:sz w:val="24"/>
          <w:szCs w:val="24"/>
        </w:rPr>
        <w:t xml:space="preserve">produces strong noise of random sign. </w:t>
      </w:r>
      <w:ins w:id="111" w:author="Автор" w:date="2025-12-02T23:47:00Z">
        <w:r w:rsidR="006B3D86">
          <w:rPr>
            <w:rFonts w:ascii="Times New Roman" w:eastAsia="Times New Roman" w:hAnsi="Times New Roman" w:cs="Times New Roman"/>
            <w:sz w:val="24"/>
            <w:szCs w:val="24"/>
          </w:rPr>
          <w:t>An</w:t>
        </w:r>
        <w:del w:id="112" w:author="Автор" w:date="2025-12-15T14:05:00Z">
          <w:r w:rsidR="006B3D86" w:rsidDel="00DD3CC6">
            <w:rPr>
              <w:rFonts w:ascii="Times New Roman" w:eastAsia="Times New Roman" w:hAnsi="Times New Roman" w:cs="Times New Roman"/>
              <w:sz w:val="24"/>
              <w:szCs w:val="24"/>
            </w:rPr>
            <w:delText>y</w:delText>
          </w:r>
        </w:del>
        <w:r w:rsidR="006B3D86">
          <w:rPr>
            <w:rFonts w:ascii="Times New Roman" w:eastAsia="Times New Roman" w:hAnsi="Times New Roman" w:cs="Times New Roman"/>
            <w:sz w:val="24"/>
            <w:szCs w:val="24"/>
          </w:rPr>
          <w:t xml:space="preserve"> attempt </w:t>
        </w:r>
        <w:del w:id="113" w:author="Автор" w:date="2025-12-15T14:05:00Z">
          <w:r w:rsidR="006B3D86" w:rsidDel="00DD3CC6">
            <w:rPr>
              <w:rFonts w:ascii="Times New Roman" w:eastAsia="Times New Roman" w:hAnsi="Times New Roman" w:cs="Times New Roman"/>
              <w:sz w:val="24"/>
              <w:szCs w:val="24"/>
            </w:rPr>
            <w:delText>to</w:delText>
          </w:r>
        </w:del>
      </w:ins>
      <w:ins w:id="114" w:author="Автор" w:date="2025-12-15T14:05:00Z">
        <w:r w:rsidR="00DD3CC6">
          <w:rPr>
            <w:rFonts w:ascii="Times New Roman" w:eastAsia="Times New Roman" w:hAnsi="Times New Roman" w:cs="Times New Roman"/>
            <w:sz w:val="24"/>
            <w:szCs w:val="24"/>
          </w:rPr>
          <w:t>at</w:t>
        </w:r>
      </w:ins>
      <w:ins w:id="115" w:author="Автор" w:date="2025-12-02T23:47:00Z">
        <w:r w:rsidR="006B3D86">
          <w:rPr>
            <w:rFonts w:ascii="Times New Roman" w:eastAsia="Times New Roman" w:hAnsi="Times New Roman" w:cs="Times New Roman"/>
            <w:sz w:val="24"/>
            <w:szCs w:val="24"/>
          </w:rPr>
          <w:t xml:space="preserve"> detect</w:t>
        </w:r>
      </w:ins>
      <w:ins w:id="116" w:author="Автор" w:date="2025-12-15T14:05:00Z">
        <w:r w:rsidR="00DD3CC6">
          <w:rPr>
            <w:rFonts w:ascii="Times New Roman" w:eastAsia="Times New Roman" w:hAnsi="Times New Roman" w:cs="Times New Roman"/>
            <w:sz w:val="24"/>
            <w:szCs w:val="24"/>
          </w:rPr>
          <w:t>ing</w:t>
        </w:r>
      </w:ins>
      <w:ins w:id="117" w:author="Автор" w:date="2025-12-02T23:47:00Z">
        <w:r w:rsidR="006B3D86">
          <w:rPr>
            <w:rFonts w:ascii="Times New Roman" w:eastAsia="Times New Roman" w:hAnsi="Times New Roman" w:cs="Times New Roman"/>
            <w:sz w:val="24"/>
            <w:szCs w:val="24"/>
          </w:rPr>
          <w:t xml:space="preserve"> epistasis, whether by using covariance measures, such as Pearson coefficient, mutual entropy, universal footprint </w:t>
        </w:r>
      </w:ins>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ins w:id="118" w:author="Автор" w:date="2025-12-02T23:47:00Z">
        <w:r w:rsidR="006B3D86">
          <w:rPr>
            <w:rFonts w:ascii="Times New Roman" w:eastAsia="Times New Roman" w:hAnsi="Times New Roman" w:cs="Times New Roman"/>
            <w:sz w:val="24"/>
            <w:szCs w:val="24"/>
          </w:rPr>
          <w:t xml:space="preserve">, or </w:t>
        </w:r>
      </w:ins>
      <w:ins w:id="119" w:author="Автор" w:date="2025-12-15T14:05:00Z">
        <w:r w:rsidR="00DD3CC6">
          <w:rPr>
            <w:rFonts w:ascii="Times New Roman" w:eastAsia="Times New Roman" w:hAnsi="Times New Roman" w:cs="Times New Roman"/>
            <w:sz w:val="24"/>
            <w:szCs w:val="24"/>
          </w:rPr>
          <w:t xml:space="preserve">by </w:t>
        </w:r>
      </w:ins>
      <w:ins w:id="120" w:author="Автор" w:date="2025-12-02T23:47:00Z">
        <w:del w:id="121" w:author="Автор" w:date="2025-12-09T12:33:00Z">
          <w:r w:rsidR="006B3D86" w:rsidDel="0002555E">
            <w:rPr>
              <w:rFonts w:ascii="Times New Roman" w:eastAsia="Times New Roman" w:hAnsi="Times New Roman" w:cs="Times New Roman"/>
              <w:sz w:val="24"/>
              <w:szCs w:val="24"/>
            </w:rPr>
            <w:delText xml:space="preserve">the </w:delText>
          </w:r>
        </w:del>
        <w:r w:rsidR="006B3D86">
          <w:rPr>
            <w:rFonts w:ascii="Times New Roman" w:eastAsia="Times New Roman" w:hAnsi="Times New Roman" w:cs="Times New Roman"/>
            <w:sz w:val="24"/>
            <w:szCs w:val="24"/>
          </w:rPr>
          <w:t xml:space="preserve">tree-based methods </w:t>
        </w:r>
      </w:ins>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 </w:instrText>
      </w:r>
      <w:r w:rsidR="00EF6A49">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eastAsia="Times New Roman" w:hAnsi="Times New Roman" w:cs="Times New Roman"/>
          <w:bCs/>
          <w:sz w:val="24"/>
          <w:szCs w:val="24"/>
          <w:lang w:val="en-US"/>
        </w:rPr>
        <w:instrText xml:space="preserve"> ADDIN EN.CITE.DATA </w:instrText>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end"/>
      </w:r>
      <w:r w:rsidR="00EF6A49">
        <w:rPr>
          <w:rFonts w:ascii="Times New Roman" w:eastAsia="Times New Roman" w:hAnsi="Times New Roman" w:cs="Times New Roman"/>
          <w:bCs/>
          <w:sz w:val="24"/>
          <w:szCs w:val="24"/>
          <w:lang w:val="en-US"/>
        </w:rPr>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[37, 38]</w:t>
      </w:r>
      <w:r w:rsidR="00EF6A49">
        <w:rPr>
          <w:rFonts w:ascii="Times New Roman" w:eastAsia="Times New Roman" w:hAnsi="Times New Roman" w:cs="Times New Roman"/>
          <w:bCs/>
          <w:sz w:val="24"/>
          <w:szCs w:val="24"/>
          <w:lang w:val="en-US"/>
        </w:rPr>
        <w:fldChar w:fldCharType="end"/>
      </w:r>
      <w:del w:id="122" w:author="Автор" w:date="2025-12-09T12:33:00Z">
        <w:r w:rsidR="008E3554" w:rsidDel="008E3554">
          <w:rPr>
            <w:rFonts w:ascii="Times New Roman" w:eastAsia="Times New Roman" w:hAnsi="Times New Roman" w:cs="Times New Roman"/>
            <w:sz w:val="24"/>
            <w:szCs w:val="24"/>
          </w:rPr>
          <w:delText>{Kryazhimskiy, 2011 #31;Neverov, 2015 #32}</w:delText>
        </w:r>
      </w:del>
      <w:ins w:id="123" w:author="Автор" w:date="2025-12-02T23:47:00Z">
        <w:del w:id="124" w:author="Автор" w:date="2025-12-03T00:36:00Z">
          <w:r w:rsidR="006B3D86" w:rsidRPr="00C52B27" w:rsidDel="004E7B17">
            <w:rPr>
              <w:rFonts w:ascii="Times New Roman" w:eastAsia="Times New Roman" w:hAnsi="Times New Roman" w:cs="Times New Roman"/>
              <w:sz w:val="24"/>
              <w:szCs w:val="24"/>
            </w:rPr>
            <w:delText>Neverov, 2015 #172}</w:delText>
          </w:r>
        </w:del>
        <w:r w:rsidR="006B3D86">
          <w:rPr>
            <w:rFonts w:ascii="Times New Roman" w:eastAsia="Times New Roman" w:hAnsi="Times New Roman" w:cs="Times New Roman"/>
            <w:sz w:val="24"/>
            <w:szCs w:val="24"/>
          </w:rPr>
          <w:t xml:space="preserve"> faces the same problem, the overwhelming genetic linkage effects.</w:t>
        </w:r>
        <w:del w:id="125" w:author="Автор" w:date="2025-12-07T00:00:00Z">
          <w:r w:rsidR="006B3D86" w:rsidDel="009F5FD0">
            <w:rPr>
              <w:rFonts w:ascii="Times New Roman" w:eastAsia="Times New Roman" w:hAnsi="Times New Roman" w:cs="Times New Roman"/>
              <w:sz w:val="24"/>
              <w:szCs w:val="24"/>
            </w:rPr>
            <w:delText xml:space="preserve"> </w:delText>
          </w:r>
        </w:del>
        <w:r w:rsidR="006B3D86">
          <w:rPr>
            <w:rFonts w:ascii="Times New Roman" w:eastAsia="Times New Roman" w:hAnsi="Times New Roman" w:cs="Times New Roman"/>
            <w:sz w:val="24"/>
            <w:szCs w:val="24"/>
          </w:rPr>
          <w:t xml:space="preserve"> </w:t>
        </w:r>
      </w:ins>
      <w:moveFromRangeStart w:id="126" w:author="Автор" w:date="2025-12-03T10:16:00Z" w:name="move215649398"/>
      <w:moveFrom w:id="127" w:author="Автор" w:date="2025-12-03T10:16:00Z">
        <w:ins w:id="128" w:author="Автор" w:date="2025-12-03T10:14:00Z">
          <w:r w:rsidDel="00435B03">
            <w:rPr>
              <w:rFonts w:ascii="Times New Roman" w:eastAsia="Times New Roman" w:hAnsi="Times New Roman" w:cs="Times New Roman"/>
              <w:sz w:val="24"/>
              <w:szCs w:val="24"/>
            </w:rPr>
            <w:t xml:space="preserve">A popular method is based on approximation </w:t>
          </w:r>
          <w:r w:rsidRPr="00535229" w:rsidDel="00435B03">
            <w:rPr>
              <w:rFonts w:ascii="Times New Roman" w:eastAsia="Times New Roman" w:hAnsi="Times New Roman" w:cs="Times New Roman"/>
              <w:sz w:val="24"/>
              <w:szCs w:val="24"/>
            </w:rPr>
            <w:t xml:space="preserve">of </w:t>
          </w:r>
          <w:r w:rsidRPr="00061E8D" w:rsidDel="00435B03">
            <w:rPr>
              <w:rStyle w:val="apple-converted-space"/>
              <w:rFonts w:ascii="Times New Roman" w:hAnsi="Times New Roman" w:cs="Times New Roman"/>
              <w:color w:val="000000"/>
              <w:sz w:val="24"/>
              <w:szCs w:val="24"/>
              <w:shd w:val="clear" w:color="auto" w:fill="FFFFFF"/>
              <w:lang w:val="en-US"/>
            </w:rPr>
            <w:t>“quasi-linkage equilibrium”, which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535229" w:rsidDel="00435B03">
            <w:rPr>
              <w:rFonts w:ascii="Times New Roman" w:eastAsia="Times New Roman" w:hAnsi="Times New Roman" w:cs="Times New Roman"/>
              <w:sz w:val="24"/>
              <w:szCs w:val="24"/>
            </w:rPr>
            <w:t xml:space="preserve">  </w:t>
          </w:r>
          <w:r w:rsidDel="00435B03">
            <w:rPr>
              <w:rFonts w:ascii="Times New Roman" w:hAnsi="Times New Roman" w:cs="Times New Roman"/>
              <w:bCs/>
              <w:sz w:val="24"/>
              <w:szCs w:val="24"/>
              <w:lang w:val="en-US"/>
            </w:rPr>
            <w:fldChar w:fldCharType="begin">
              <w:fldData xml:space="preserve">PEVuZE5vdGU+PENpdGU+PEF1dGhvcj5LaW11cmE8L0F1dGhvcj48WWVhcj4xOTY1PC9ZZWFyPjxS
ZWNOdW0+MTU5PC9SZWNOdW0+PERpc3BsYXlUZXh0PlszNy00MF08L0Rpc3BsYXlUZXh0PjxyZWNv
cmQ+PHJlYy1udW1iZXI+MTU5PC9yZWMtbnVtYmVyPjxmb3JlaWduLWtleXM+PGtleSBhcHA9IkVO
IiBkYi1pZD0iZGVzdzA5ZGRwcGR6cjhlenpyazU1NXZrdHIwNTA1ZHB4MmF2IiB0aW1lc3RhbXA9
IjE1NTE2Mjc4MzgiPjE1OTwva2V5PjwvZm9yZWlnbi1rZXlzPjxyZWYtdHlwZSBuYW1lPSJKb3Vy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ZHJlc3M+PHRpdGxlcz48dGl0bGU+QXR0YWlubWVudCBvZiBxdWFzaSBsaW5rYWdlIGVxdWlsaWJy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</w:fldData>
            </w:fldChar>
          </w:r>
        </w:ins>
        <w:r w:rsidR="00435B03" w:rsidDel="00435B03">
          <w:rPr>
            <w:rFonts w:ascii="Times New Roman" w:hAnsi="Times New Roman" w:cs="Times New Roman"/>
            <w:bCs/>
            <w:sz w:val="24"/>
            <w:szCs w:val="24"/>
            <w:lang w:val="en-US"/>
          </w:rPr>
          <w:instrText xml:space="preserve"> ADDIN EN.CITE </w:instrText>
        </w:r>
        <w:r w:rsidR="00435B03" w:rsidDel="00435B03">
          <w:rPr>
            <w:rFonts w:ascii="Times New Roman" w:hAnsi="Times New Roman" w:cs="Times New Roman"/>
            <w:bCs/>
            <w:sz w:val="24"/>
            <w:szCs w:val="24"/>
            <w:lang w:val="en-US"/>
          </w:rPr>
          <w:fldChar w:fldCharType="begin">
            <w:fldData xml:space="preserve">PEVuZE5vdGU+PENpdGU+PEF1dGhvcj5LaW11cmE8L0F1dGhvcj48WWVhcj4xOTY1PC9ZZWFyPjxS
ZWNOdW0+MTU5PC9SZWNOdW0+PERpc3BsYXlUZXh0PlszNy00MF08L0Rpc3BsYXlUZXh0PjxyZWNv
cmQ+PHJlYy1udW1iZXI+MTU5PC9yZWMtbnVtYmVyPjxmb3JlaWduLWtleXM+PGtleSBhcHA9IkVO
IiBkYi1pZD0iZGVzdzA5ZGRwcGR6cjhlenpyazU1NXZrdHIwNTA1ZHB4MmF2IiB0aW1lc3RhbXA9
IjE1NTE2Mjc4MzgiPjE1OTwva2V5PjwvZm9yZWlnbi1rZXlzPjxyZWYtdHlwZSBuYW1lPSJKb3Vy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ZHJlc3M+PHRpdGxlcz48dGl0bGU+QXR0YWlubWVudCBvZiBxdWFzaSBsaW5rYWdlIGVxdWlsaWJy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</w:fldData>
          </w:fldChar>
        </w:r>
        <w:r w:rsidR="00435B03" w:rsidDel="00435B03">
          <w:rPr>
            <w:rFonts w:ascii="Times New Roman" w:hAnsi="Times New Roman" w:cs="Times New Roman"/>
            <w:bCs/>
            <w:sz w:val="24"/>
            <w:szCs w:val="24"/>
            <w:lang w:val="en-US"/>
          </w:rPr>
          <w:instrText xml:space="preserve"> ADDIN EN.CITE.DATA </w:instrText>
        </w:r>
      </w:moveFrom>
      <w:del w:id="129" w:author="Автор" w:date="2025-12-03T10:16:00Z">
        <w:r w:rsidR="00435B03" w:rsidDel="00435B03">
          <w:rPr>
            <w:rFonts w:ascii="Times New Roman" w:hAnsi="Times New Roman" w:cs="Times New Roman"/>
            <w:bCs/>
            <w:sz w:val="24"/>
            <w:szCs w:val="24"/>
            <w:lang w:val="en-US"/>
          </w:rPr>
        </w:r>
      </w:del>
      <w:moveFrom w:id="130" w:author="Автор" w:date="2025-12-03T10:16:00Z">
        <w:r w:rsidR="00435B03" w:rsidDel="00435B03">
          <w:rPr>
            <w:rFonts w:ascii="Times New Roman" w:hAnsi="Times New Roman" w:cs="Times New Roman"/>
            <w:bCs/>
            <w:sz w:val="24"/>
            <w:szCs w:val="24"/>
            <w:lang w:val="en-US"/>
          </w:rPr>
          <w:fldChar w:fldCharType="end"/>
        </w:r>
      </w:moveFrom>
      <w:ins w:id="131" w:author="Автор" w:date="2025-12-03T10:14:00Z">
        <w:del w:id="132" w:author="Автор" w:date="2025-12-03T10:16:00Z">
          <w:r w:rsidDel="00435B03">
            <w:rPr>
              <w:rFonts w:ascii="Times New Roman" w:hAnsi="Times New Roman" w:cs="Times New Roman"/>
              <w:bCs/>
              <w:sz w:val="24"/>
              <w:szCs w:val="24"/>
              <w:lang w:val="en-US"/>
            </w:rPr>
          </w:r>
        </w:del>
      </w:ins>
      <w:moveFrom w:id="133" w:author="Автор" w:date="2025-12-03T10:16:00Z">
        <w:ins w:id="134" w:author="Автор" w:date="2025-12-03T10:14:00Z">
          <w:r w:rsidDel="00435B03">
            <w:rPr>
              <w:rFonts w:ascii="Times New Roman" w:hAnsi="Times New Roman" w:cs="Times New Roman"/>
              <w:bCs/>
              <w:sz w:val="24"/>
              <w:szCs w:val="24"/>
              <w:lang w:val="en-US"/>
            </w:rPr>
            <w:fldChar w:fldCharType="separate"/>
          </w:r>
        </w:ins>
        <w:r w:rsidR="00435B03" w:rsidDel="00435B03">
          <w:rPr>
            <w:rFonts w:ascii="Times New Roman" w:hAnsi="Times New Roman" w:cs="Times New Roman"/>
            <w:bCs/>
            <w:noProof/>
            <w:sz w:val="24"/>
            <w:szCs w:val="24"/>
            <w:lang w:val="en-US"/>
          </w:rPr>
          <w:t>[37-40]</w:t>
        </w:r>
        <w:ins w:id="135" w:author="Автор" w:date="2025-12-03T10:14:00Z">
          <w:r w:rsidDel="00435B03">
            <w:rPr>
              <w:rFonts w:ascii="Times New Roman" w:hAnsi="Times New Roman" w:cs="Times New Roman"/>
              <w:bCs/>
              <w:sz w:val="24"/>
              <w:szCs w:val="24"/>
              <w:lang w:val="en-US"/>
            </w:rPr>
            <w:fldChar w:fldCharType="end"/>
          </w:r>
          <w:del w:id="136" w:author="Автор" w:date="2025-12-07T00:00:00Z">
            <w:r w:rsidDel="009F5FD0">
              <w:rPr>
                <w:rFonts w:ascii="Times New Roman" w:eastAsia="Times New Roman" w:hAnsi="Times New Roman" w:cs="Times New Roman"/>
                <w:sz w:val="24"/>
                <w:szCs w:val="24"/>
              </w:rPr>
              <w:delText>.</w:delText>
            </w:r>
          </w:del>
        </w:ins>
      </w:moveFrom>
      <w:moveFromRangeEnd w:id="126"/>
    </w:p>
    <w:p w14:paraId="418C2F57" w14:textId="583C14B2" w:rsidR="0087149A" w:rsidRDefault="0076272C" w:rsidP="005E310B">
      <w:pPr>
        <w:spacing w:after="0" w:line="360" w:lineRule="auto"/>
        <w:jc w:val="both"/>
        <w:rPr>
          <w:rFonts w:ascii="Times New Roman" w:eastAsia="Times New Roman" w:hAnsi="Times New Roman" w:cs="Times New Roman"/>
          <w:sz w:val="24"/>
          <w:szCs w:val="24"/>
        </w:rPr>
        <w:pPrChange w:id="137" w:author="Автор" w:date="2025-12-07T00:00:00Z">
          <w:pPr>
            <w:tabs>
              <w:tab w:val="left" w:pos="7513"/>
            </w:tabs>
            <w:spacing w:after="0" w:line="360" w:lineRule="auto"/>
            <w:jc w:val="both"/>
          </w:pPr>
        </w:pPrChange>
      </w:pPr>
      <w:r>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del w:id="138" w:author="Автор" w:date="2025-12-06T23:56:00Z">
        <w:r w:rsidDel="007E68FB">
          <w:rPr>
            <w:rFonts w:ascii="Times New Roman" w:eastAsia="Times New Roman" w:hAnsi="Times New Roman" w:cs="Times New Roman"/>
            <w:sz w:val="24"/>
            <w:szCs w:val="24"/>
          </w:rPr>
          <w:delText xml:space="preserve">a method of 3-site haplotype </w:delText>
        </w:r>
      </w:del>
      <w:ins w:id="139" w:author="Автор" w:date="2025-12-06T23:56:00Z">
        <w:r w:rsidR="007E68FB">
          <w:rPr>
            <w:rFonts w:ascii="Times New Roman" w:eastAsia="Times New Roman" w:hAnsi="Times New Roman" w:cs="Times New Roman"/>
            <w:sz w:val="24"/>
            <w:szCs w:val="24"/>
          </w:rPr>
          <w:t xml:space="preserve">it was proposed to </w:t>
        </w:r>
      </w:ins>
      <w:del w:id="140" w:author="Автор" w:date="2025-12-06T23:56:00Z">
        <w:r w:rsidDel="007E68FB">
          <w:rPr>
            <w:rFonts w:ascii="Times New Roman" w:eastAsia="Times New Roman" w:hAnsi="Times New Roman" w:cs="Times New Roman"/>
            <w:sz w:val="24"/>
            <w:szCs w:val="24"/>
          </w:rPr>
          <w:delText xml:space="preserve">samples </w:delText>
        </w:r>
      </w:del>
      <w:ins w:id="141" w:author="Автор" w:date="2025-12-06T23:56:00Z">
        <w:r w:rsidR="007E68FB">
          <w:rPr>
            <w:rFonts w:ascii="Times New Roman" w:eastAsia="Times New Roman" w:hAnsi="Times New Roman" w:cs="Times New Roman"/>
            <w:sz w:val="24"/>
            <w:szCs w:val="24"/>
          </w:rPr>
          <w:t xml:space="preserve">use </w:t>
        </w:r>
      </w:ins>
      <w:r>
        <w:rPr>
          <w:rFonts w:ascii="Times New Roman" w:eastAsia="Times New Roman" w:hAnsi="Times New Roman" w:cs="Times New Roman"/>
          <w:sz w:val="24"/>
          <w:szCs w:val="24"/>
        </w:rPr>
        <w:t xml:space="preserve">only sequences with a majority allele at a </w:t>
      </w:r>
      <w:r>
        <w:rPr>
          <w:rFonts w:ascii="Times New Roman" w:eastAsia="Times New Roman" w:hAnsi="Times New Roman" w:cs="Times New Roman"/>
          <w:sz w:val="24"/>
          <w:szCs w:val="24"/>
        </w:rPr>
        <w:lastRenderedPageBreak/>
        <w:t xml:space="preserve">neighbor site of </w:t>
      </w:r>
      <w:del w:id="142" w:author="Автор" w:date="2025-12-06T23:57:00Z">
        <w:r w:rsidDel="007E68FB">
          <w:rPr>
            <w:rFonts w:ascii="Times New Roman" w:eastAsia="Times New Roman" w:hAnsi="Times New Roman" w:cs="Times New Roman"/>
            <w:sz w:val="24"/>
            <w:szCs w:val="24"/>
          </w:rPr>
          <w:delText xml:space="preserve">a </w:delText>
        </w:r>
      </w:del>
      <w:ins w:id="143" w:author="Автор" w:date="2025-12-06T23:57:00Z">
        <w:r w:rsidR="007E68FB">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measured </w:t>
      </w:r>
      <w:ins w:id="144" w:author="Автор" w:date="2025-12-06T23:57:00Z">
        <w:r w:rsidR="007E68FB">
          <w:rPr>
            <w:rFonts w:ascii="Times New Roman" w:eastAsia="Times New Roman" w:hAnsi="Times New Roman" w:cs="Times New Roman"/>
            <w:sz w:val="24"/>
            <w:szCs w:val="24"/>
          </w:rPr>
          <w:t xml:space="preserve">site </w:t>
        </w:r>
      </w:ins>
      <w:r>
        <w:rPr>
          <w:rFonts w:ascii="Times New Roman" w:eastAsia="Times New Roman" w:hAnsi="Times New Roman" w:cs="Times New Roman"/>
          <w:sz w:val="24"/>
          <w:szCs w:val="24"/>
        </w:rPr>
        <w:t>pair</w:t>
      </w:r>
      <w:del w:id="145" w:author="Автор" w:date="2025-12-06T23:57:00Z">
        <w:r w:rsidDel="007E68FB">
          <w:rPr>
            <w:rFonts w:ascii="Times New Roman" w:eastAsia="Times New Roman" w:hAnsi="Times New Roman" w:cs="Times New Roman"/>
            <w:sz w:val="24"/>
            <w:szCs w:val="24"/>
          </w:rPr>
          <w:delText xml:space="preserve"> of sites</w:delText>
        </w:r>
      </w:del>
      <w:ins w:id="146" w:author="Автор" w:date="2025-12-06T23:57:00Z">
        <w:r w:rsidR="007E68FB">
          <w:rPr>
            <w:rFonts w:ascii="Times New Roman" w:eastAsia="Times New Roman" w:hAnsi="Times New Roman" w:cs="Times New Roman"/>
            <w:sz w:val="24"/>
            <w:szCs w:val="24"/>
          </w:rPr>
          <w:t xml:space="preserve"> to </w:t>
        </w:r>
      </w:ins>
      <w:del w:id="147" w:author="Автор" w:date="2025-12-06T23:57:00Z">
        <w:r w:rsidDel="007E68FB">
          <w:rPr>
            <w:rFonts w:ascii="Times New Roman" w:eastAsia="Times New Roman" w:hAnsi="Times New Roman" w:cs="Times New Roman"/>
            <w:sz w:val="24"/>
            <w:szCs w:val="24"/>
          </w:rPr>
          <w:delText xml:space="preserve">, which </w:delText>
        </w:r>
      </w:del>
      <w:r>
        <w:rPr>
          <w:rFonts w:ascii="Times New Roman" w:eastAsia="Times New Roman" w:hAnsi="Times New Roman" w:cs="Times New Roman"/>
          <w:sz w:val="24"/>
          <w:szCs w:val="24"/>
        </w:rPr>
        <w:t>interrupt</w:t>
      </w:r>
      <w:del w:id="148" w:author="Автор" w:date="2025-12-06T23:57:00Z">
        <w:r w:rsidDel="007E68FB">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 xml:space="preserve"> a path </w:t>
      </w:r>
      <w:ins w:id="149" w:author="Автор" w:date="2025-12-15T14:06:00Z">
        <w:r w:rsidR="00DD3CC6">
          <w:rPr>
            <w:rFonts w:ascii="Times New Roman" w:eastAsia="Times New Roman" w:hAnsi="Times New Roman" w:cs="Times New Roman"/>
            <w:sz w:val="24"/>
            <w:szCs w:val="24"/>
          </w:rPr>
          <w:t xml:space="preserve">along sites </w:t>
        </w:r>
      </w:ins>
      <w:del w:id="150" w:author="Автор" w:date="2025-12-06T23:57:00Z">
        <w:r w:rsidDel="007E68FB">
          <w:rPr>
            <w:rFonts w:ascii="Times New Roman" w:eastAsia="Times New Roman" w:hAnsi="Times New Roman" w:cs="Times New Roman"/>
            <w:sz w:val="24"/>
            <w:szCs w:val="24"/>
          </w:rPr>
          <w:delText xml:space="preserve">along interacting sites </w:delText>
        </w:r>
      </w:del>
      <w:r>
        <w:rPr>
          <w:rFonts w:ascii="Times New Roman" w:eastAsia="Times New Roman" w:hAnsi="Times New Roman" w:cs="Times New Roman"/>
          <w:sz w:val="24"/>
          <w:szCs w:val="24"/>
        </w:rPr>
        <w:t xml:space="preserve">that creates a false-positive interaction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del w:id="151" w:author="Автор" w:date="2025-12-15T14:06:00Z">
        <w:r w:rsidR="00F53701" w:rsidDel="00DD3CC6">
          <w:rPr>
            <w:rFonts w:ascii="Times New Roman" w:hAnsi="Times New Roman" w:cs="Times New Roman"/>
            <w:bCs/>
            <w:sz w:val="24"/>
            <w:szCs w:val="24"/>
            <w:lang w:val="en-US"/>
          </w:rPr>
          <w:delText>{Pedruzzi, 2021 #108}</w:delText>
        </w:r>
      </w:del>
      <w:ins w:id="152" w:author="Автор" w:date="2025-12-09T12:34:00Z">
        <w:del w:id="153" w:author="Автор" w:date="2025-12-15T14:06:00Z">
          <w:r w:rsidR="0002555E" w:rsidRPr="0002555E" w:rsidDel="00DD3CC6">
            <w:rPr>
              <w:rFonts w:ascii="Times New Roman" w:hAnsi="Times New Roman" w:cs="Times New Roman"/>
              <w:bCs/>
              <w:sz w:val="24"/>
              <w:szCs w:val="24"/>
              <w:lang w:val="en-US"/>
            </w:rPr>
            <w:delText xml:space="preserve"> </w:delText>
          </w:r>
        </w:del>
      </w:ins>
      <w:del w:id="154" w:author="Автор" w:date="2025-12-09T12:34:00Z">
        <w:r w:rsidR="0002555E" w:rsidDel="0002555E">
          <w:rPr>
            <w:rFonts w:ascii="Times New Roman" w:hAnsi="Times New Roman" w:cs="Times New Roman"/>
            <w:bCs/>
            <w:sz w:val="24"/>
            <w:szCs w:val="24"/>
            <w:lang w:val="en-US"/>
          </w:rPr>
          <w:delText>{Pedruzzi, 2021 #214}</w:delText>
        </w:r>
      </w:del>
      <w:del w:id="155" w:author="Автор" w:date="2025-12-03T00:37:00Z">
        <w:r w:rsidDel="004E7B17">
          <w:rPr>
            <w:rFonts w:ascii="Times New Roman" w:eastAsia="Times New Roman" w:hAnsi="Times New Roman" w:cs="Times New Roman"/>
            <w:sz w:val="24"/>
            <w:szCs w:val="24"/>
          </w:rPr>
          <w:delText>(39)</w:delText>
        </w:r>
      </w:del>
      <w:r>
        <w:rPr>
          <w:rFonts w:ascii="Times New Roman" w:eastAsia="Times New Roman" w:hAnsi="Times New Roman" w:cs="Times New Roman"/>
          <w:sz w:val="24"/>
          <w:szCs w:val="24"/>
        </w:rPr>
        <w:t xml:space="preserve">. </w:t>
      </w:r>
      <w:del w:id="156" w:author="Автор" w:date="2025-12-06T23:57:00Z">
        <w:r w:rsidDel="009307F9">
          <w:rPr>
            <w:rFonts w:ascii="Times New Roman" w:eastAsia="Times New Roman" w:hAnsi="Times New Roman" w:cs="Times New Roman"/>
            <w:sz w:val="24"/>
            <w:szCs w:val="24"/>
          </w:rPr>
          <w:delText xml:space="preserve">By filtering sequences in this manner, one splits the genome into independent blocks. </w:delText>
        </w:r>
      </w:del>
    </w:p>
    <w:p w14:paraId="56D55D30" w14:textId="0BA97C0F" w:rsidR="002D736E" w:rsidDel="004A6B93" w:rsidRDefault="0076272C" w:rsidP="00101F13">
      <w:pPr>
        <w:spacing w:after="0" w:line="360" w:lineRule="auto"/>
        <w:jc w:val="both"/>
        <w:rPr>
          <w:del w:id="157" w:author="Автор" w:date="2025-12-02T14:24:00Z"/>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the present work, we test </w:t>
      </w:r>
      <w:ins w:id="158" w:author="Автор" w:date="2025-12-06T23:57:00Z">
        <w:r w:rsidR="00447911">
          <w:rPr>
            <w:rFonts w:ascii="Times New Roman" w:eastAsia="Times New Roman" w:hAnsi="Times New Roman" w:cs="Times New Roman"/>
            <w:sz w:val="24"/>
            <w:szCs w:val="24"/>
          </w:rPr>
          <w:t xml:space="preserve">the </w:t>
        </w:r>
      </w:ins>
      <w:r>
        <w:rPr>
          <w:rFonts w:ascii="Times New Roman" w:eastAsia="Times New Roman" w:hAnsi="Times New Roman" w:cs="Times New Roman"/>
          <w:sz w:val="24"/>
          <w:szCs w:val="24"/>
        </w:rPr>
        <w:t xml:space="preserve">fidelity of this detection technique using Monte-Carlo simulation in a broad range of parameters.  Then, we apply the method to real virus sequences from the adapting world population of SARS–CoV-2 sampled in three different ways to predict the strongest epistatic links. </w:t>
      </w:r>
    </w:p>
    <w:p w14:paraId="3CF53417" w14:textId="77777777" w:rsidR="004A6B93" w:rsidDel="00447911" w:rsidRDefault="004A6B93" w:rsidP="00101F13">
      <w:pPr>
        <w:spacing w:after="0" w:line="360" w:lineRule="auto"/>
        <w:jc w:val="both"/>
        <w:rPr>
          <w:ins w:id="159" w:author="Автор" w:date="2025-12-03T11:53:00Z"/>
          <w:del w:id="160" w:author="Автор" w:date="2025-12-06T23:58:00Z"/>
          <w:rFonts w:ascii="Times New Roman" w:eastAsia="Times New Roman" w:hAnsi="Times New Roman" w:cs="Times New Roman"/>
          <w:sz w:val="24"/>
          <w:szCs w:val="24"/>
        </w:rPr>
      </w:pPr>
    </w:p>
    <w:p w14:paraId="7F42C4CB" w14:textId="0C7D4AD2" w:rsidR="00A8690C" w:rsidDel="004868F0" w:rsidRDefault="004A6B93">
      <w:pPr>
        <w:spacing w:after="0" w:line="360" w:lineRule="auto"/>
        <w:jc w:val="both"/>
        <w:rPr>
          <w:ins w:id="161" w:author="Автор" w:date="2025-12-02T22:04:00Z"/>
          <w:del w:id="162" w:author="Автор" w:date="2025-12-02T23:50:00Z"/>
          <w:rFonts w:ascii="Times New Roman" w:eastAsia="Times New Roman" w:hAnsi="Times New Roman" w:cs="Times New Roman"/>
          <w:sz w:val="24"/>
          <w:szCs w:val="24"/>
        </w:rPr>
      </w:pPr>
      <w:ins w:id="163" w:author="Автор" w:date="2025-12-03T11:53:00Z">
        <w:del w:id="164" w:author="Автор" w:date="2025-12-06T23:58:00Z">
          <w:r w:rsidDel="00447911">
            <w:rPr>
              <w:rFonts w:ascii="Times New Roman" w:eastAsia="Times New Roman" w:hAnsi="Times New Roman" w:cs="Times New Roman"/>
              <w:sz w:val="24"/>
              <w:szCs w:val="24"/>
            </w:rPr>
            <w:tab/>
          </w:r>
        </w:del>
      </w:ins>
      <w:ins w:id="165" w:author="Автор" w:date="2025-12-02T22:04:00Z">
        <w:del w:id="166" w:author="Автор" w:date="2025-12-02T23:50:00Z">
          <w:r w:rsidR="00A8690C" w:rsidDel="004868F0">
            <w:rPr>
              <w:rFonts w:ascii="Times New Roman" w:eastAsia="Times New Roman" w:hAnsi="Times New Roman" w:cs="Times New Roman"/>
              <w:sz w:val="24"/>
              <w:szCs w:val="24"/>
            </w:rPr>
            <w:tab/>
          </w:r>
          <w:r w:rsidR="00F56F71" w:rsidDel="004868F0">
            <w:rPr>
              <w:rFonts w:ascii="Times New Roman" w:eastAsia="Times New Roman" w:hAnsi="Times New Roman" w:cs="Times New Roman"/>
              <w:sz w:val="24"/>
              <w:szCs w:val="24"/>
            </w:rPr>
            <w:tab/>
          </w:r>
        </w:del>
      </w:ins>
    </w:p>
    <w:p w14:paraId="3A00FBD7" w14:textId="152812BE" w:rsidR="0087149A" w:rsidDel="002D736E" w:rsidRDefault="00F56F71">
      <w:pPr>
        <w:spacing w:after="0" w:line="360" w:lineRule="auto"/>
        <w:jc w:val="both"/>
        <w:rPr>
          <w:ins w:id="167" w:author="Автор" w:date="2025-12-02T14:22:00Z"/>
          <w:del w:id="168" w:author="Автор" w:date="2025-12-02T14:23:00Z"/>
          <w:rFonts w:ascii="Times New Roman" w:eastAsia="Times New Roman" w:hAnsi="Times New Roman" w:cs="Times New Roman"/>
          <w:sz w:val="24"/>
          <w:szCs w:val="24"/>
        </w:rPr>
      </w:pPr>
      <w:ins w:id="169" w:author="Автор" w:date="2025-12-02T22:04:00Z">
        <w:del w:id="170" w:author="Автор" w:date="2025-12-02T23:49:00Z">
          <w:r w:rsidDel="004868F0">
            <w:rPr>
              <w:rFonts w:ascii="Times New Roman" w:eastAsia="Times New Roman" w:hAnsi="Times New Roman" w:cs="Times New Roman"/>
              <w:sz w:val="24"/>
              <w:szCs w:val="24"/>
            </w:rPr>
            <w:tab/>
          </w:r>
        </w:del>
      </w:ins>
      <w:del w:id="171" w:author="Автор" w:date="2025-12-02T14:24:00Z">
        <w:r w:rsidR="0076272C" w:rsidDel="002D736E">
          <w:rPr>
            <w:rFonts w:ascii="Times New Roman" w:eastAsia="Times New Roman" w:hAnsi="Times New Roman" w:cs="Times New Roman"/>
            <w:sz w:val="24"/>
            <w:szCs w:val="24"/>
          </w:rPr>
          <w:delText xml:space="preserve">Our findings are compared with the previous studies in </w:delText>
        </w:r>
        <w:r w:rsidR="0076272C" w:rsidDel="002D736E">
          <w:rPr>
            <w:rFonts w:ascii="Times New Roman" w:eastAsia="Times New Roman" w:hAnsi="Times New Roman" w:cs="Times New Roman"/>
            <w:i/>
            <w:sz w:val="24"/>
            <w:szCs w:val="24"/>
          </w:rPr>
          <w:delText>Discussion</w:delText>
        </w:r>
        <w:r w:rsidR="0076272C" w:rsidDel="002D736E">
          <w:rPr>
            <w:rFonts w:ascii="Times New Roman" w:eastAsia="Times New Roman" w:hAnsi="Times New Roman" w:cs="Times New Roman"/>
            <w:sz w:val="24"/>
            <w:szCs w:val="24"/>
          </w:rPr>
          <w:delText>.</w:delText>
        </w:r>
      </w:del>
    </w:p>
    <w:p w14:paraId="45874FB1" w14:textId="65865389" w:rsidR="001A35A3" w:rsidRPr="001A35A3" w:rsidRDefault="00101F13" w:rsidP="002C66A8">
      <w:pPr>
        <w:spacing w:after="0" w:line="360" w:lineRule="auto"/>
        <w:jc w:val="both"/>
        <w:rPr>
          <w:ins w:id="172" w:author="Автор" w:date="2025-12-02T14:22:00Z"/>
          <w:rFonts w:ascii="Times New Roman" w:eastAsia="Times New Roman" w:hAnsi="Times New Roman" w:cs="Times New Roman"/>
          <w:bCs/>
          <w:sz w:val="24"/>
          <w:szCs w:val="24"/>
          <w:lang w:val="en-US"/>
        </w:rPr>
      </w:pPr>
      <w:ins w:id="173" w:author="Автор" w:date="2025-12-02T22:04:00Z">
        <w:del w:id="174" w:author="Автор" w:date="2025-12-06T23:58:00Z">
          <w:r w:rsidRPr="00101F13" w:rsidDel="002C66A8">
            <w:rPr>
              <w:rFonts w:ascii="Times New Roman" w:eastAsia="Times New Roman" w:hAnsi="Times New Roman" w:cs="Times New Roman"/>
              <w:sz w:val="24"/>
              <w:szCs w:val="24"/>
              <w:lang w:val="en-US"/>
            </w:rPr>
            <w:delText>Our</w:delText>
          </w:r>
        </w:del>
      </w:ins>
      <w:ins w:id="175" w:author="Автор" w:date="2025-12-06T23:58:00Z">
        <w:r w:rsidR="002C66A8">
          <w:rPr>
            <w:rFonts w:ascii="Times New Roman" w:eastAsia="Times New Roman" w:hAnsi="Times New Roman" w:cs="Times New Roman"/>
            <w:sz w:val="24"/>
            <w:szCs w:val="24"/>
          </w:rPr>
          <w:t>This</w:t>
        </w:r>
      </w:ins>
      <w:ins w:id="176" w:author="Автор" w:date="2025-12-02T22:04:00Z">
        <w:r w:rsidRPr="00101F13">
          <w:rPr>
            <w:rFonts w:ascii="Times New Roman" w:eastAsia="Times New Roman" w:hAnsi="Times New Roman" w:cs="Times New Roman"/>
            <w:sz w:val="24"/>
            <w:szCs w:val="24"/>
            <w:lang w:val="en-US"/>
          </w:rPr>
          <w:t xml:space="preserve"> approach differs from the </w:t>
        </w:r>
        <w:del w:id="177" w:author="Автор" w:date="2025-12-06T23:58:00Z">
          <w:r w:rsidDel="002C66A8">
            <w:rPr>
              <w:rFonts w:ascii="Times New Roman" w:eastAsia="Times New Roman" w:hAnsi="Times New Roman" w:cs="Times New Roman"/>
              <w:sz w:val="24"/>
              <w:szCs w:val="24"/>
              <w:lang w:val="en-US"/>
            </w:rPr>
            <w:delText xml:space="preserve">cited </w:delText>
          </w:r>
          <w:r w:rsidRPr="00101F13" w:rsidDel="002C66A8">
            <w:rPr>
              <w:rFonts w:ascii="Times New Roman" w:eastAsia="Times New Roman" w:hAnsi="Times New Roman" w:cs="Times New Roman"/>
              <w:sz w:val="24"/>
              <w:szCs w:val="24"/>
              <w:lang w:val="en-US"/>
            </w:rPr>
            <w:delText>previous studies</w:delText>
          </w:r>
        </w:del>
      </w:ins>
      <w:ins w:id="178" w:author="Автор" w:date="2025-12-06T23:58:00Z">
        <w:r w:rsidR="002C66A8">
          <w:rPr>
            <w:rFonts w:ascii="Times New Roman" w:eastAsia="Times New Roman" w:hAnsi="Times New Roman" w:cs="Times New Roman"/>
            <w:sz w:val="24"/>
            <w:szCs w:val="24"/>
            <w:lang w:val="en-US"/>
          </w:rPr>
          <w:t>alternative methods</w:t>
        </w:r>
      </w:ins>
      <w:ins w:id="179" w:author="Автор" w:date="2025-12-02T22:04:00Z">
        <w:r w:rsidRPr="00101F13">
          <w:rPr>
            <w:rFonts w:ascii="Times New Roman" w:eastAsia="Times New Roman" w:hAnsi="Times New Roman" w:cs="Times New Roman"/>
            <w:sz w:val="24"/>
            <w:szCs w:val="24"/>
            <w:lang w:val="en-US"/>
          </w:rPr>
          <w:t xml:space="preserve"> </w:t>
        </w:r>
      </w:ins>
      <w:ins w:id="180" w:author="Автор" w:date="2025-12-06T23:58:00Z">
        <w:del w:id="181" w:author="Автор" w:date="2025-12-06T23:58:00Z">
          <w:r w:rsidR="002C66A8" w:rsidDel="00136421">
            <w:rPr>
              <w:rFonts w:ascii="Times New Roman" w:eastAsia="Times New Roman" w:hAnsi="Times New Roman" w:cs="Times New Roman"/>
              <w:sz w:val="24"/>
              <w:szCs w:val="24"/>
              <w:lang w:val="en-US"/>
            </w:rPr>
            <w:delText xml:space="preserve">cited above </w:delText>
          </w:r>
        </w:del>
      </w:ins>
      <w:ins w:id="182" w:author="Автор" w:date="2025-12-02T22:04:00Z">
        <w:r w:rsidRPr="00101F13">
          <w:rPr>
            <w:rFonts w:ascii="Times New Roman" w:eastAsia="Times New Roman" w:hAnsi="Times New Roman" w:cs="Times New Roman"/>
            <w:sz w:val="24"/>
            <w:szCs w:val="24"/>
            <w:lang w:val="en-US"/>
          </w:rPr>
          <w:t>in the following respects.</w:t>
        </w:r>
      </w:ins>
      <w:ins w:id="183" w:author="Автор" w:date="2025-12-02T14:22:00Z">
        <w:del w:id="184" w:author="Автор" w:date="2025-12-02T22:04:00Z">
          <w:r w:rsidR="001A35A3" w:rsidRPr="001A35A3" w:rsidDel="00101F13">
            <w:rPr>
              <w:rFonts w:ascii="Times New Roman" w:eastAsia="Times New Roman" w:hAnsi="Times New Roman" w:cs="Times New Roman"/>
              <w:sz w:val="24"/>
              <w:szCs w:val="24"/>
              <w:lang w:val="en-US"/>
            </w:rPr>
            <w:delText>Our approach offers an advance on the previous studies, as follows</w:delText>
          </w:r>
        </w:del>
        <w:del w:id="185" w:author="Автор" w:date="2025-12-02T23:49:00Z">
          <w:r w:rsidR="001A35A3" w:rsidRPr="001A35A3" w:rsidDel="004868F0">
            <w:rPr>
              <w:rFonts w:ascii="Times New Roman" w:eastAsia="Times New Roman" w:hAnsi="Times New Roman" w:cs="Times New Roman"/>
              <w:sz w:val="24"/>
              <w:szCs w:val="24"/>
              <w:lang w:val="en-US"/>
            </w:rPr>
            <w:delText>.</w:delText>
          </w:r>
        </w:del>
        <w:r w:rsidR="001A35A3" w:rsidRPr="001A35A3">
          <w:rPr>
            <w:rFonts w:ascii="Times New Roman" w:eastAsia="Times New Roman" w:hAnsi="Times New Roman" w:cs="Times New Roman"/>
            <w:sz w:val="24"/>
            <w:szCs w:val="24"/>
            <w:lang w:val="en-US"/>
          </w:rPr>
          <w:t xml:space="preserve"> Firstly, it does not make </w:t>
        </w:r>
        <w:del w:id="186" w:author="Автор" w:date="2025-12-23T13:38:00Z">
          <w:r w:rsidR="001A35A3" w:rsidRPr="001A35A3" w:rsidDel="00C62EDA">
            <w:rPr>
              <w:rFonts w:ascii="Times New Roman" w:eastAsia="Times New Roman" w:hAnsi="Times New Roman" w:cs="Times New Roman"/>
              <w:sz w:val="24"/>
              <w:szCs w:val="24"/>
              <w:lang w:val="en-US"/>
            </w:rPr>
            <w:delText xml:space="preserve">any </w:delText>
          </w:r>
        </w:del>
      </w:ins>
      <w:ins w:id="187" w:author="Автор" w:date="2025-12-03T11:53:00Z">
        <w:del w:id="188" w:author="Автор" w:date="2025-12-23T13:38:00Z">
          <w:r w:rsidR="00807103" w:rsidDel="00C62EDA">
            <w:rPr>
              <w:rFonts w:ascii="Times New Roman" w:eastAsia="Times New Roman" w:hAnsi="Times New Roman" w:cs="Times New Roman"/>
              <w:sz w:val="24"/>
              <w:szCs w:val="24"/>
              <w:lang w:val="en-US"/>
            </w:rPr>
            <w:delText xml:space="preserve">strong </w:delText>
          </w:r>
        </w:del>
      </w:ins>
      <w:ins w:id="189" w:author="Автор" w:date="2025-12-02T14:22:00Z">
        <w:r w:rsidR="001A35A3" w:rsidRPr="001A35A3">
          <w:rPr>
            <w:rFonts w:ascii="Times New Roman" w:eastAsia="Times New Roman" w:hAnsi="Times New Roman" w:cs="Times New Roman"/>
            <w:sz w:val="24"/>
            <w:szCs w:val="24"/>
            <w:lang w:val="en-US"/>
          </w:rPr>
          <w:t>unrealistic assumptions regarding the evolutionary factors at play. Secondly, its accuracy is validated in a broad range of model parameters</w:t>
        </w:r>
      </w:ins>
      <w:ins w:id="190" w:author="Автор" w:date="2025-12-06T23:58:00Z">
        <w:r w:rsidR="00136421">
          <w:rPr>
            <w:rFonts w:ascii="Times New Roman" w:eastAsia="Times New Roman" w:hAnsi="Times New Roman" w:cs="Times New Roman"/>
            <w:sz w:val="24"/>
            <w:szCs w:val="24"/>
            <w:lang w:val="en-US"/>
          </w:rPr>
          <w:t xml:space="preserve"> on simulated sequences</w:t>
        </w:r>
      </w:ins>
      <w:ins w:id="191" w:author="Автор" w:date="2025-12-02T14:22:00Z">
        <w:r w:rsidR="001A35A3" w:rsidRPr="001A35A3">
          <w:rPr>
            <w:rFonts w:ascii="Times New Roman" w:eastAsia="Times New Roman" w:hAnsi="Times New Roman" w:cs="Times New Roman"/>
            <w:sz w:val="24"/>
            <w:szCs w:val="24"/>
            <w:lang w:val="en-US"/>
          </w:rPr>
          <w:t xml:space="preserve">, using a generic model of population genetics of the Wright Fisher type. Thirdly, the application to data is focused on well-balanced sampling between sequences related to major variants. </w:t>
        </w:r>
        <w:r w:rsidR="001A35A3" w:rsidRPr="001A35A3">
          <w:rPr>
            <w:rFonts w:ascii="Times New Roman" w:eastAsia="Times New Roman" w:hAnsi="Times New Roman" w:cs="Times New Roman"/>
            <w:bCs/>
            <w:sz w:val="24"/>
            <w:szCs w:val="24"/>
            <w:lang w:val="en-US"/>
          </w:rPr>
          <w:t xml:space="preserve">The fourth </w:t>
        </w:r>
        <w:del w:id="192" w:author="Автор" w:date="2025-12-03T20:20:00Z">
          <w:r w:rsidR="001A35A3" w:rsidRPr="001A35A3" w:rsidDel="0019511E">
            <w:rPr>
              <w:rFonts w:ascii="Times New Roman" w:eastAsia="Times New Roman" w:hAnsi="Times New Roman" w:cs="Times New Roman"/>
              <w:bCs/>
              <w:sz w:val="24"/>
              <w:szCs w:val="24"/>
              <w:lang w:val="en-US"/>
            </w:rPr>
            <w:delText>innovation</w:delText>
          </w:r>
        </w:del>
      </w:ins>
      <w:ins w:id="193" w:author="Автор" w:date="2025-12-03T20:20:00Z">
        <w:r w:rsidR="0019511E">
          <w:rPr>
            <w:rFonts w:ascii="Times New Roman" w:eastAsia="Times New Roman" w:hAnsi="Times New Roman" w:cs="Times New Roman"/>
            <w:bCs/>
            <w:sz w:val="24"/>
            <w:szCs w:val="24"/>
            <w:lang w:val="en-US"/>
          </w:rPr>
          <w:t>feature</w:t>
        </w:r>
      </w:ins>
      <w:ins w:id="194" w:author="Автор" w:date="2025-12-02T14:22:00Z">
        <w:r w:rsidR="001A35A3" w:rsidRPr="001A35A3">
          <w:rPr>
            <w:rFonts w:ascii="Times New Roman" w:eastAsia="Times New Roman" w:hAnsi="Times New Roman" w:cs="Times New Roman"/>
            <w:bCs/>
            <w:sz w:val="24"/>
            <w:szCs w:val="24"/>
            <w:lang w:val="en-US"/>
          </w:rPr>
          <w:t xml:space="preserve"> is the use of </w:t>
        </w:r>
        <w:del w:id="195" w:author="Автор" w:date="2025-12-07T00:00:00Z">
          <w:r w:rsidR="001A35A3" w:rsidRPr="001A35A3" w:rsidDel="00BF15E8">
            <w:rPr>
              <w:rFonts w:ascii="Times New Roman" w:eastAsia="Times New Roman" w:hAnsi="Times New Roman" w:cs="Times New Roman"/>
              <w:bCs/>
              <w:sz w:val="24"/>
              <w:szCs w:val="24"/>
              <w:lang w:val="en-US"/>
            </w:rPr>
            <w:delText>a</w:delText>
          </w:r>
        </w:del>
      </w:ins>
      <w:ins w:id="196" w:author="Автор" w:date="2025-12-07T00:00:00Z">
        <w:r w:rsidR="00BF15E8">
          <w:rPr>
            <w:rFonts w:ascii="Times New Roman" w:eastAsia="Times New Roman" w:hAnsi="Times New Roman" w:cs="Times New Roman"/>
            <w:bCs/>
            <w:sz w:val="24"/>
            <w:szCs w:val="24"/>
            <w:lang w:val="en-US"/>
          </w:rPr>
          <w:t>the</w:t>
        </w:r>
      </w:ins>
      <w:ins w:id="197" w:author="Автор" w:date="2025-12-02T14:22:00Z">
        <w:r w:rsidR="001A35A3" w:rsidRPr="001A35A3">
          <w:rPr>
            <w:rFonts w:ascii="Times New Roman" w:eastAsia="Times New Roman" w:hAnsi="Times New Roman" w:cs="Times New Roman"/>
            <w:bCs/>
            <w:sz w:val="24"/>
            <w:szCs w:val="24"/>
            <w:lang w:val="en-US"/>
          </w:rPr>
          <w:t xml:space="preserve"> conditional correlator</w:t>
        </w:r>
        <w:del w:id="198" w:author="Автор" w:date="2025-12-07T00:00:00Z">
          <w:r w:rsidR="001A35A3" w:rsidRPr="001A35A3" w:rsidDel="00BF15E8">
            <w:rPr>
              <w:rFonts w:ascii="Times New Roman" w:eastAsia="Times New Roman" w:hAnsi="Times New Roman" w:cs="Times New Roman"/>
              <w:bCs/>
              <w:sz w:val="24"/>
              <w:szCs w:val="24"/>
              <w:lang w:val="en-US"/>
            </w:rPr>
            <w:delText xml:space="preserve"> that enhances the detection accuracy near the epistatic magnitude of full compensation</w:delText>
          </w:r>
        </w:del>
        <w:r w:rsidR="001A35A3" w:rsidRPr="001A35A3">
          <w:rPr>
            <w:rFonts w:ascii="Times New Roman" w:eastAsia="Times New Roman" w:hAnsi="Times New Roman" w:cs="Times New Roman"/>
            <w:bCs/>
            <w:sz w:val="24"/>
            <w:szCs w:val="24"/>
            <w:lang w:val="en-US"/>
          </w:rPr>
          <w:t>.</w:t>
        </w:r>
      </w:ins>
      <w:ins w:id="199" w:author="Автор" w:date="2025-12-02T14:25:00Z">
        <w:r w:rsidR="0066708E">
          <w:rPr>
            <w:rFonts w:ascii="Times New Roman" w:eastAsia="Times New Roman" w:hAnsi="Times New Roman" w:cs="Times New Roman"/>
            <w:bCs/>
            <w:sz w:val="24"/>
            <w:szCs w:val="24"/>
            <w:lang w:val="en-US"/>
          </w:rPr>
          <w:t xml:space="preserve"> </w:t>
        </w:r>
        <w:del w:id="200" w:author="Автор" w:date="2025-12-02T23:49:00Z">
          <w:r w:rsidR="0066708E" w:rsidDel="00927A18">
            <w:rPr>
              <w:rFonts w:ascii="Times New Roman" w:eastAsia="Times New Roman" w:hAnsi="Times New Roman" w:cs="Times New Roman"/>
              <w:bCs/>
              <w:sz w:val="24"/>
              <w:szCs w:val="24"/>
              <w:lang w:val="en-US"/>
            </w:rPr>
            <w:delText>Th</w:delText>
          </w:r>
        </w:del>
      </w:ins>
      <w:ins w:id="201" w:author="Автор" w:date="2025-12-02T14:26:00Z">
        <w:del w:id="202" w:author="Автор" w:date="2025-12-02T23:49:00Z">
          <w:r w:rsidR="0066708E" w:rsidDel="00927A18">
            <w:rPr>
              <w:rFonts w:ascii="Times New Roman" w:eastAsia="Times New Roman" w:hAnsi="Times New Roman" w:cs="Times New Roman"/>
              <w:bCs/>
              <w:sz w:val="24"/>
              <w:szCs w:val="24"/>
              <w:lang w:val="en-US"/>
            </w:rPr>
            <w:delText>e th</w:delText>
          </w:r>
        </w:del>
      </w:ins>
      <w:ins w:id="203" w:author="Автор" w:date="2025-12-02T14:25:00Z">
        <w:del w:id="204" w:author="Автор" w:date="2025-12-02T23:49:00Z">
          <w:r w:rsidR="0066708E" w:rsidDel="00927A18">
            <w:rPr>
              <w:rFonts w:ascii="Times New Roman" w:eastAsia="Times New Roman" w:hAnsi="Times New Roman" w:cs="Times New Roman"/>
              <w:bCs/>
              <w:sz w:val="24"/>
              <w:szCs w:val="24"/>
              <w:lang w:val="en-US"/>
            </w:rPr>
            <w:delText xml:space="preserve">ree </w:delText>
          </w:r>
        </w:del>
      </w:ins>
      <w:ins w:id="205" w:author="Автор" w:date="2025-12-02T14:26:00Z">
        <w:del w:id="206" w:author="Автор" w:date="2025-12-02T23:49:00Z">
          <w:r w:rsidR="0066708E" w:rsidDel="00927A18">
            <w:rPr>
              <w:rFonts w:ascii="Times New Roman" w:eastAsia="Times New Roman" w:hAnsi="Times New Roman" w:cs="Times New Roman"/>
              <w:bCs/>
              <w:sz w:val="24"/>
              <w:szCs w:val="24"/>
              <w:lang w:val="en-US"/>
            </w:rPr>
            <w:delText xml:space="preserve">first </w:delText>
          </w:r>
        </w:del>
      </w:ins>
      <w:ins w:id="207" w:author="Автор" w:date="2025-12-02T14:25:00Z">
        <w:del w:id="208" w:author="Автор" w:date="2025-12-02T23:49:00Z">
          <w:r w:rsidR="0066708E" w:rsidDel="00927A18">
            <w:rPr>
              <w:rFonts w:ascii="Times New Roman" w:eastAsia="Times New Roman" w:hAnsi="Times New Roman" w:cs="Times New Roman"/>
              <w:bCs/>
              <w:sz w:val="24"/>
              <w:szCs w:val="24"/>
              <w:lang w:val="en-US"/>
            </w:rPr>
            <w:delText xml:space="preserve"> features </w:delText>
          </w:r>
        </w:del>
      </w:ins>
      <w:ins w:id="209" w:author="Автор" w:date="2025-12-02T14:26:00Z">
        <w:del w:id="210" w:author="Автор" w:date="2025-12-02T23:49:00Z">
          <w:r w:rsidR="0066708E" w:rsidDel="00927A18">
            <w:rPr>
              <w:rFonts w:ascii="Times New Roman" w:eastAsia="Times New Roman" w:hAnsi="Times New Roman" w:cs="Times New Roman"/>
              <w:bCs/>
              <w:sz w:val="24"/>
              <w:szCs w:val="24"/>
              <w:lang w:val="en-US"/>
            </w:rPr>
            <w:delText>are also compatible with other methods of detection, such as tree-based methods</w:delText>
          </w:r>
        </w:del>
      </w:ins>
      <w:ins w:id="211" w:author="Автор" w:date="2025-12-02T14:31:00Z">
        <w:del w:id="212" w:author="Автор" w:date="2025-12-02T23:49:00Z">
          <w:r w:rsidR="005876A5" w:rsidDel="00927A18">
            <w:rPr>
              <w:rFonts w:ascii="Times New Roman" w:eastAsia="Times New Roman" w:hAnsi="Times New Roman" w:cs="Times New Roman"/>
              <w:bCs/>
              <w:sz w:val="24"/>
              <w:szCs w:val="24"/>
              <w:lang w:val="en-US"/>
            </w:rPr>
            <w:delText xml:space="preserve"> </w:delText>
          </w:r>
        </w:del>
      </w:ins>
      <w:ins w:id="213" w:author="Автор" w:date="2025-12-02T14:44:00Z">
        <w:del w:id="214" w:author="Автор" w:date="2025-12-02T23:49:00Z">
          <w:r w:rsidR="00C52B27" w:rsidRPr="00C52B27" w:rsidDel="00927A18">
            <w:rPr>
              <w:rFonts w:ascii="Times New Roman" w:eastAsia="Times New Roman" w:hAnsi="Times New Roman" w:cs="Times New Roman"/>
              <w:bCs/>
              <w:sz w:val="24"/>
              <w:szCs w:val="24"/>
              <w:lang w:val="en-US"/>
            </w:rPr>
            <w:delText>{Kryazhimskiy, 2011 #171;Neverov, 2015 #172}</w:delText>
          </w:r>
        </w:del>
      </w:ins>
      <w:ins w:id="215" w:author="Автор" w:date="2025-12-02T14:26:00Z">
        <w:del w:id="216" w:author="Автор" w:date="2025-12-02T23:49:00Z">
          <w:r w:rsidR="0066708E" w:rsidDel="00927A18">
            <w:rPr>
              <w:rFonts w:ascii="Times New Roman" w:eastAsia="Times New Roman" w:hAnsi="Times New Roman" w:cs="Times New Roman"/>
              <w:bCs/>
              <w:sz w:val="24"/>
              <w:szCs w:val="24"/>
              <w:lang w:val="en-US"/>
            </w:rPr>
            <w:delText>.</w:delText>
          </w:r>
        </w:del>
      </w:ins>
    </w:p>
    <w:p w14:paraId="1B934F0B" w14:textId="77777777" w:rsidR="001A35A3" w:rsidRPr="005E310B" w:rsidDel="001A35A3" w:rsidRDefault="001A35A3" w:rsidP="002C744F">
      <w:pPr>
        <w:spacing w:after="0" w:line="360" w:lineRule="auto"/>
        <w:jc w:val="both"/>
        <w:rPr>
          <w:del w:id="217" w:author="Автор" w:date="2025-12-02T14:22:00Z"/>
          <w:rFonts w:ascii="Times New Roman" w:eastAsia="Times New Roman" w:hAnsi="Times New Roman" w:cs="Times New Roman"/>
          <w:sz w:val="24"/>
          <w:szCs w:val="24"/>
          <w:lang w:val="en-US"/>
          <w:rPrChange w:id="218" w:author="Автор" w:date="2025-12-02T14:22:00Z">
            <w:rPr>
              <w:del w:id="219" w:author="Автор" w:date="2025-12-02T14:22:00Z"/>
              <w:rFonts w:ascii="Times New Roman" w:eastAsia="Times New Roman" w:hAnsi="Times New Roman" w:cs="Times New Roman"/>
              <w:sz w:val="24"/>
              <w:szCs w:val="24"/>
            </w:rPr>
          </w:rPrChange>
        </w:rPr>
      </w:pPr>
    </w:p>
    <w:p w14:paraId="52CA3BC6" w14:textId="77777777" w:rsidR="0087149A" w:rsidRDefault="0087149A" w:rsidP="005E310B">
      <w:pPr>
        <w:spacing w:line="360" w:lineRule="auto"/>
        <w:jc w:val="both"/>
        <w:rPr>
          <w:rFonts w:ascii="Times New Roman" w:eastAsia="Times New Roman" w:hAnsi="Times New Roman" w:cs="Times New Roman"/>
          <w:sz w:val="24"/>
          <w:szCs w:val="24"/>
        </w:rPr>
        <w:pPrChange w:id="220" w:author="Автор" w:date="2025-12-02T14:22:00Z">
          <w:pPr>
            <w:spacing w:line="360" w:lineRule="auto"/>
            <w:ind w:firstLine="708"/>
            <w:jc w:val="both"/>
          </w:pPr>
        </w:pPrChange>
      </w:pPr>
    </w:p>
    <w:p w14:paraId="3363FE83" w14:textId="77777777" w:rsidR="0087149A" w:rsidRPr="0076272C" w:rsidRDefault="0076272C">
      <w:pPr>
        <w:spacing w:line="360" w:lineRule="auto"/>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RESULTS </w:t>
      </w:r>
    </w:p>
    <w:p w14:paraId="1E27AA6E" w14:textId="5B4CD0B0" w:rsidR="0087149A" w:rsidRPr="005E310B" w:rsidDel="003A5E2B" w:rsidRDefault="003A5E2B" w:rsidP="00157A64">
      <w:pPr>
        <w:spacing w:after="0" w:line="360" w:lineRule="auto"/>
        <w:ind w:firstLine="708"/>
        <w:jc w:val="both"/>
        <w:rPr>
          <w:del w:id="221" w:author="Автор" w:date="2025-12-02T15:26:00Z"/>
          <w:rFonts w:ascii="Times New Roman" w:eastAsia="Times New Roman" w:hAnsi="Times New Roman" w:cs="Times New Roman"/>
          <w:b/>
          <w:sz w:val="24"/>
          <w:szCs w:val="24"/>
          <w:lang w:val="en-US"/>
          <w:rPrChange w:id="222" w:author="Автор" w:date="2026-03-30T20:46:00Z">
            <w:rPr>
              <w:del w:id="223" w:author="Автор" w:date="2025-12-02T15:26:00Z"/>
              <w:rFonts w:ascii="Times New Roman" w:eastAsia="Times New Roman" w:hAnsi="Times New Roman" w:cs="Times New Roman"/>
              <w:b/>
              <w:sz w:val="24"/>
              <w:szCs w:val="24"/>
            </w:rPr>
          </w:rPrChange>
        </w:rPr>
      </w:pPr>
      <w:ins w:id="224" w:author="Автор" w:date="2026-03-24T14:13:00Z">
        <w:r>
          <w:rPr>
            <w:rFonts w:ascii="Times New Roman" w:eastAsia="Times New Roman" w:hAnsi="Times New Roman" w:cs="Times New Roman"/>
            <w:b/>
            <w:sz w:val="24"/>
            <w:szCs w:val="24"/>
          </w:rPr>
          <w:t>Detection meth</w:t>
        </w:r>
      </w:ins>
      <w:ins w:id="225" w:author="Автор" w:date="2026-03-24T14:14:00Z">
        <w:r>
          <w:rPr>
            <w:rFonts w:ascii="Times New Roman" w:eastAsia="Times New Roman" w:hAnsi="Times New Roman" w:cs="Times New Roman"/>
            <w:b/>
            <w:sz w:val="24"/>
            <w:szCs w:val="24"/>
          </w:rPr>
          <w:t xml:space="preserve">od. </w:t>
        </w:r>
        <w:r>
          <w:rPr>
            <w:rFonts w:ascii="Times New Roman" w:eastAsia="Times New Roman" w:hAnsi="Times New Roman" w:cs="Times New Roman"/>
            <w:sz w:val="24"/>
            <w:szCs w:val="24"/>
          </w:rPr>
          <w:t xml:space="preserve">The detection method is described in </w:t>
        </w:r>
        <w:r w:rsidRPr="0042315E">
          <w:rPr>
            <w:rFonts w:ascii="Times New Roman" w:eastAsia="Times New Roman" w:hAnsi="Times New Roman" w:cs="Times New Roman"/>
            <w:i/>
            <w:sz w:val="24"/>
            <w:szCs w:val="24"/>
          </w:rPr>
          <w:t>Methods</w:t>
        </w:r>
        <w:r w:rsidRPr="005E310B">
          <w:rPr>
            <w:rFonts w:ascii="Times New Roman" w:eastAsia="Times New Roman" w:hAnsi="Times New Roman" w:cs="Times New Roman"/>
            <w:bCs/>
            <w:sz w:val="24"/>
            <w:szCs w:val="24"/>
            <w:highlight w:val="yellow"/>
            <w:rPrChange w:id="226" w:author="Автор" w:date="2026-03-24T14:14:00Z">
              <w:rPr>
                <w:rFonts w:ascii="Times New Roman" w:eastAsia="Times New Roman" w:hAnsi="Times New Roman" w:cs="Times New Roman"/>
                <w:b/>
                <w:sz w:val="24"/>
                <w:szCs w:val="24"/>
              </w:rPr>
            </w:rPrChange>
          </w:rPr>
          <w:t>.</w:t>
        </w:r>
        <w:commentRangeStart w:id="227"/>
        <w:r w:rsidRPr="005E310B">
          <w:rPr>
            <w:rFonts w:ascii="Times New Roman" w:eastAsia="Times New Roman" w:hAnsi="Times New Roman" w:cs="Times New Roman"/>
            <w:bCs/>
            <w:sz w:val="24"/>
            <w:szCs w:val="24"/>
            <w:highlight w:val="yellow"/>
            <w:rPrChange w:id="228" w:author="Автор" w:date="2026-03-24T14:14:00Z">
              <w:rPr>
                <w:rFonts w:ascii="Times New Roman" w:eastAsia="Times New Roman" w:hAnsi="Times New Roman" w:cs="Times New Roman"/>
                <w:b/>
                <w:sz w:val="24"/>
                <w:szCs w:val="24"/>
              </w:rPr>
            </w:rPrChange>
          </w:rPr>
          <w:t xml:space="preserve">  </w:t>
        </w:r>
      </w:ins>
      <w:ins w:id="229" w:author="Автор" w:date="2026-03-30T20:46:00Z">
        <w:r w:rsidR="00BA65D7" w:rsidRPr="00BA65D7">
          <w:rPr>
            <w:rFonts w:ascii="Times New Roman" w:eastAsia="Times New Roman" w:hAnsi="Times New Roman" w:cs="Times New Roman"/>
            <w:bCs/>
            <w:sz w:val="24"/>
            <w:szCs w:val="24"/>
          </w:rPr>
          <w:t xml:space="preserve">The method is based on the calculation of a special UFE correlator between pairs of loci. This correlator is derived by applying the second law of thermodynamics to a multi-locus evolutionary model, as detailed in [article by </w:t>
        </w:r>
        <w:proofErr w:type="spellStart"/>
        <w:r w:rsidR="00BA65D7" w:rsidRPr="00BA65D7">
          <w:rPr>
            <w:rFonts w:ascii="Times New Roman" w:eastAsia="Times New Roman" w:hAnsi="Times New Roman" w:cs="Times New Roman"/>
            <w:bCs/>
            <w:sz w:val="24"/>
            <w:szCs w:val="24"/>
          </w:rPr>
          <w:t>Pedruzzi</w:t>
        </w:r>
        <w:proofErr w:type="spellEnd"/>
        <w:r w:rsidR="00BA65D7" w:rsidRPr="00BA65D7">
          <w:rPr>
            <w:rFonts w:ascii="Times New Roman" w:eastAsia="Times New Roman" w:hAnsi="Times New Roman" w:cs="Times New Roman"/>
            <w:bCs/>
            <w:sz w:val="24"/>
            <w:szCs w:val="24"/>
          </w:rPr>
          <w:t xml:space="preserve"> R</w:t>
        </w:r>
        <w:r w:rsidR="00BA65D7">
          <w:rPr>
            <w:rFonts w:ascii="Times New Roman" w:eastAsia="Times New Roman" w:hAnsi="Times New Roman" w:cs="Times New Roman"/>
            <w:bCs/>
            <w:sz w:val="24"/>
            <w:szCs w:val="24"/>
            <w:lang w:val="en-US"/>
          </w:rPr>
          <w:t>o</w:t>
        </w:r>
        <w:proofErr w:type="spellStart"/>
        <w:r w:rsidR="00BA65D7" w:rsidRPr="00BA65D7">
          <w:rPr>
            <w:rFonts w:ascii="Times New Roman" w:eastAsia="Times New Roman" w:hAnsi="Times New Roman" w:cs="Times New Roman"/>
            <w:bCs/>
            <w:sz w:val="24"/>
            <w:szCs w:val="24"/>
          </w:rPr>
          <w:t>uzin</w:t>
        </w:r>
        <w:r w:rsidR="00BA65D7">
          <w:rPr>
            <w:rFonts w:ascii="Times New Roman" w:eastAsia="Times New Roman" w:hAnsi="Times New Roman" w:cs="Times New Roman"/>
            <w:bCs/>
            <w:sz w:val="24"/>
            <w:szCs w:val="24"/>
          </w:rPr>
          <w:t>e</w:t>
        </w:r>
        <w:proofErr w:type="spellEnd"/>
        <w:r w:rsidR="00BA65D7" w:rsidRPr="00BA65D7">
          <w:rPr>
            <w:rFonts w:ascii="Times New Roman" w:eastAsia="Times New Roman" w:hAnsi="Times New Roman" w:cs="Times New Roman"/>
            <w:bCs/>
            <w:sz w:val="24"/>
            <w:szCs w:val="24"/>
          </w:rPr>
          <w:t>]. The method takes a set of binarized sequences as initial data, and subsequent operations for directly calculating the correlator values ​​for pairs are performed using parallel computing to increase performance. To improve detection accuracy, an additional conditional correlator, UFE0, is also calculated. Based on the relationship between UFE and UFE0, an epistatic relationship between the two loci is inferred.</w:t>
        </w:r>
      </w:ins>
      <w:ins w:id="230" w:author="Автор" w:date="2026-03-24T14:14:00Z">
        <w:del w:id="231" w:author="Автор" w:date="2026-03-30T20:35:00Z">
          <w:r w:rsidRPr="005E310B" w:rsidDel="00F812CC">
            <w:rPr>
              <w:rFonts w:ascii="Times New Roman" w:eastAsia="Times New Roman" w:hAnsi="Times New Roman" w:cs="Times New Roman"/>
              <w:bCs/>
              <w:sz w:val="24"/>
              <w:szCs w:val="24"/>
              <w:highlight w:val="yellow"/>
              <w:rPrChange w:id="232" w:author="Автор" w:date="2026-03-24T14:14:00Z">
                <w:rPr>
                  <w:rFonts w:ascii="Times New Roman" w:eastAsia="Times New Roman" w:hAnsi="Times New Roman" w:cs="Times New Roman"/>
                  <w:b/>
                  <w:sz w:val="24"/>
                  <w:szCs w:val="24"/>
                </w:rPr>
              </w:rPrChange>
            </w:rPr>
            <w:delText>Briefly</w:delText>
          </w:r>
        </w:del>
        <w:r w:rsidRPr="005E310B">
          <w:rPr>
            <w:rFonts w:ascii="Times New Roman" w:eastAsia="Times New Roman" w:hAnsi="Times New Roman" w:cs="Times New Roman"/>
            <w:bCs/>
            <w:sz w:val="24"/>
            <w:szCs w:val="24"/>
            <w:highlight w:val="yellow"/>
            <w:lang w:val="en-US"/>
            <w:rPrChange w:id="233" w:author="Автор" w:date="2026-03-30T20:46:00Z">
              <w:rPr>
                <w:rFonts w:ascii="Times New Roman" w:eastAsia="Times New Roman" w:hAnsi="Times New Roman" w:cs="Times New Roman"/>
                <w:b/>
                <w:sz w:val="24"/>
                <w:szCs w:val="24"/>
              </w:rPr>
            </w:rPrChange>
          </w:rPr>
          <w:t>.</w:t>
        </w:r>
        <w:r w:rsidRPr="005E310B">
          <w:rPr>
            <w:rFonts w:ascii="Times New Roman" w:eastAsia="Times New Roman" w:hAnsi="Times New Roman" w:cs="Times New Roman"/>
            <w:b/>
            <w:sz w:val="24"/>
            <w:szCs w:val="24"/>
            <w:lang w:val="en-US"/>
            <w:rPrChange w:id="234" w:author="Автор" w:date="2026-03-30T20:46:00Z">
              <w:rPr>
                <w:rFonts w:ascii="Times New Roman" w:eastAsia="Times New Roman" w:hAnsi="Times New Roman" w:cs="Times New Roman"/>
                <w:b/>
                <w:sz w:val="24"/>
                <w:szCs w:val="24"/>
              </w:rPr>
            </w:rPrChange>
          </w:rPr>
          <w:t xml:space="preserve"> </w:t>
        </w:r>
      </w:ins>
      <w:commentRangeEnd w:id="227"/>
      <w:r w:rsidR="00AC6799">
        <w:rPr>
          <w:rStyle w:val="af"/>
        </w:rPr>
        <w:commentReference w:id="227"/>
      </w:r>
      <w:del w:id="235" w:author="Автор" w:date="2025-12-02T15:26:00Z">
        <w:r w:rsidR="0076272C" w:rsidDel="00157A64">
          <w:rPr>
            <w:rFonts w:ascii="Times New Roman" w:eastAsia="Times New Roman" w:hAnsi="Times New Roman" w:cs="Times New Roman"/>
            <w:b/>
            <w:sz w:val="24"/>
            <w:szCs w:val="24"/>
          </w:rPr>
          <w:delText>Detection</w:delText>
        </w:r>
        <w:r w:rsidR="0076272C" w:rsidRPr="005E310B" w:rsidDel="00157A64">
          <w:rPr>
            <w:rFonts w:ascii="Times New Roman" w:eastAsia="Times New Roman" w:hAnsi="Times New Roman" w:cs="Times New Roman"/>
            <w:b/>
            <w:sz w:val="24"/>
            <w:szCs w:val="24"/>
            <w:lang w:val="en-US"/>
            <w:rPrChange w:id="236" w:author="Автор" w:date="2026-03-30T20:46:00Z">
              <w:rPr>
                <w:rFonts w:ascii="Times New Roman" w:eastAsia="Times New Roman" w:hAnsi="Times New Roman" w:cs="Times New Roman"/>
                <w:b/>
                <w:sz w:val="24"/>
                <w:szCs w:val="24"/>
              </w:rPr>
            </w:rPrChange>
          </w:rPr>
          <w:delText xml:space="preserve"> </w:delText>
        </w:r>
        <w:r w:rsidR="0076272C" w:rsidDel="00157A64">
          <w:rPr>
            <w:rFonts w:ascii="Times New Roman" w:eastAsia="Times New Roman" w:hAnsi="Times New Roman" w:cs="Times New Roman"/>
            <w:b/>
            <w:sz w:val="24"/>
            <w:szCs w:val="24"/>
          </w:rPr>
          <w:delText>method</w:delText>
        </w:r>
        <w:r w:rsidR="0076272C" w:rsidRPr="005E310B" w:rsidDel="00157A64">
          <w:rPr>
            <w:rFonts w:ascii="Times New Roman" w:eastAsia="Times New Roman" w:hAnsi="Times New Roman" w:cs="Times New Roman"/>
            <w:b/>
            <w:sz w:val="24"/>
            <w:szCs w:val="24"/>
            <w:lang w:val="en-US"/>
            <w:rPrChange w:id="237" w:author="Автор" w:date="2026-03-30T20:46:00Z">
              <w:rPr>
                <w:rFonts w:ascii="Times New Roman" w:eastAsia="Times New Roman" w:hAnsi="Times New Roman" w:cs="Times New Roman"/>
                <w:b/>
                <w:sz w:val="24"/>
                <w:szCs w:val="24"/>
              </w:rPr>
            </w:rPrChange>
          </w:rPr>
          <w:delText xml:space="preserve">. </w:delText>
        </w:r>
        <w:r w:rsidR="0076272C" w:rsidDel="00157A64">
          <w:rPr>
            <w:rFonts w:ascii="Times New Roman" w:eastAsia="Times New Roman" w:hAnsi="Times New Roman" w:cs="Times New Roman"/>
            <w:sz w:val="24"/>
            <w:szCs w:val="24"/>
          </w:rPr>
          <w:delText>The</w:delText>
        </w:r>
        <w:r w:rsidR="0076272C" w:rsidRPr="005E310B" w:rsidDel="00157A64">
          <w:rPr>
            <w:rFonts w:ascii="Times New Roman" w:eastAsia="Times New Roman" w:hAnsi="Times New Roman" w:cs="Times New Roman"/>
            <w:sz w:val="24"/>
            <w:szCs w:val="24"/>
            <w:lang w:val="en-US"/>
            <w:rPrChange w:id="238"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method</w:delText>
        </w:r>
        <w:r w:rsidR="0076272C" w:rsidRPr="005E310B" w:rsidDel="00157A64">
          <w:rPr>
            <w:rFonts w:ascii="Times New Roman" w:eastAsia="Times New Roman" w:hAnsi="Times New Roman" w:cs="Times New Roman"/>
            <w:sz w:val="24"/>
            <w:szCs w:val="24"/>
            <w:lang w:val="en-US"/>
            <w:rPrChange w:id="239"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of</w:delText>
        </w:r>
        <w:r w:rsidR="0076272C" w:rsidRPr="005E310B" w:rsidDel="00157A64">
          <w:rPr>
            <w:rFonts w:ascii="Times New Roman" w:eastAsia="Times New Roman" w:hAnsi="Times New Roman" w:cs="Times New Roman"/>
            <w:sz w:val="24"/>
            <w:szCs w:val="24"/>
            <w:lang w:val="en-US"/>
            <w:rPrChange w:id="240"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detection</w:delText>
        </w:r>
        <w:r w:rsidR="0076272C" w:rsidRPr="005E310B" w:rsidDel="00157A64">
          <w:rPr>
            <w:rFonts w:ascii="Times New Roman" w:eastAsia="Times New Roman" w:hAnsi="Times New Roman" w:cs="Times New Roman"/>
            <w:sz w:val="24"/>
            <w:szCs w:val="24"/>
            <w:lang w:val="en-US"/>
            <w:rPrChange w:id="241"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of</w:delText>
        </w:r>
        <w:r w:rsidR="0076272C" w:rsidRPr="005E310B" w:rsidDel="00157A64">
          <w:rPr>
            <w:rFonts w:ascii="Times New Roman" w:eastAsia="Times New Roman" w:hAnsi="Times New Roman" w:cs="Times New Roman"/>
            <w:sz w:val="24"/>
            <w:szCs w:val="24"/>
            <w:lang w:val="en-US"/>
            <w:rPrChange w:id="242"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epistatic</w:delText>
        </w:r>
        <w:r w:rsidR="0076272C" w:rsidRPr="005E310B" w:rsidDel="00157A64">
          <w:rPr>
            <w:rFonts w:ascii="Times New Roman" w:eastAsia="Times New Roman" w:hAnsi="Times New Roman" w:cs="Times New Roman"/>
            <w:sz w:val="24"/>
            <w:szCs w:val="24"/>
            <w:lang w:val="en-US"/>
            <w:rPrChange w:id="243"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pairs</w:delText>
        </w:r>
        <w:r w:rsidR="0076272C" w:rsidRPr="005E310B" w:rsidDel="00157A64">
          <w:rPr>
            <w:rFonts w:ascii="Times New Roman" w:eastAsia="Times New Roman" w:hAnsi="Times New Roman" w:cs="Times New Roman"/>
            <w:sz w:val="24"/>
            <w:szCs w:val="24"/>
            <w:lang w:val="en-US"/>
            <w:rPrChange w:id="244"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upgraded</w:delText>
        </w:r>
        <w:r w:rsidR="0076272C" w:rsidRPr="005E310B" w:rsidDel="00157A64">
          <w:rPr>
            <w:rFonts w:ascii="Times New Roman" w:eastAsia="Times New Roman" w:hAnsi="Times New Roman" w:cs="Times New Roman"/>
            <w:sz w:val="24"/>
            <w:szCs w:val="24"/>
            <w:lang w:val="en-US"/>
            <w:rPrChange w:id="245"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from</w:delText>
        </w:r>
        <w:r w:rsidR="0076272C" w:rsidRPr="005E310B" w:rsidDel="00157A64">
          <w:rPr>
            <w:rFonts w:ascii="Times New Roman" w:eastAsia="Times New Roman" w:hAnsi="Times New Roman" w:cs="Times New Roman"/>
            <w:sz w:val="24"/>
            <w:szCs w:val="24"/>
            <w:lang w:val="en-US"/>
            <w:rPrChange w:id="246" w:author="Автор" w:date="2026-03-30T20:46:00Z">
              <w:rPr>
                <w:rFonts w:ascii="Times New Roman" w:eastAsia="Times New Roman" w:hAnsi="Times New Roman" w:cs="Times New Roman"/>
                <w:sz w:val="24"/>
                <w:szCs w:val="24"/>
              </w:rPr>
            </w:rPrChange>
          </w:rPr>
          <w:delText xml:space="preserve"> (39) </w:delText>
        </w:r>
        <w:r w:rsidR="0076272C" w:rsidDel="00157A64">
          <w:rPr>
            <w:rFonts w:ascii="Times New Roman" w:eastAsia="Times New Roman" w:hAnsi="Times New Roman" w:cs="Times New Roman"/>
            <w:sz w:val="24"/>
            <w:szCs w:val="24"/>
          </w:rPr>
          <w:delText>consists</w:delText>
        </w:r>
        <w:r w:rsidR="0076272C" w:rsidRPr="005E310B" w:rsidDel="00157A64">
          <w:rPr>
            <w:rFonts w:ascii="Times New Roman" w:eastAsia="Times New Roman" w:hAnsi="Times New Roman" w:cs="Times New Roman"/>
            <w:sz w:val="24"/>
            <w:szCs w:val="24"/>
            <w:lang w:val="en-US"/>
            <w:rPrChange w:id="247"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of</w:delText>
        </w:r>
        <w:r w:rsidR="0076272C" w:rsidRPr="005E310B" w:rsidDel="00157A64">
          <w:rPr>
            <w:rFonts w:ascii="Times New Roman" w:eastAsia="Times New Roman" w:hAnsi="Times New Roman" w:cs="Times New Roman"/>
            <w:sz w:val="24"/>
            <w:szCs w:val="24"/>
            <w:lang w:val="en-US"/>
            <w:rPrChange w:id="248"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three</w:delText>
        </w:r>
        <w:r w:rsidR="0076272C" w:rsidRPr="005E310B" w:rsidDel="00157A64">
          <w:rPr>
            <w:rFonts w:ascii="Times New Roman" w:eastAsia="Times New Roman" w:hAnsi="Times New Roman" w:cs="Times New Roman"/>
            <w:sz w:val="24"/>
            <w:szCs w:val="24"/>
            <w:lang w:val="en-US"/>
            <w:rPrChange w:id="249"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stages</w:delText>
        </w:r>
        <w:r w:rsidR="0076272C" w:rsidRPr="005E310B" w:rsidDel="00157A64">
          <w:rPr>
            <w:rFonts w:ascii="Times New Roman" w:eastAsia="Times New Roman" w:hAnsi="Times New Roman" w:cs="Times New Roman"/>
            <w:sz w:val="24"/>
            <w:szCs w:val="24"/>
            <w:lang w:val="en-US"/>
            <w:rPrChange w:id="250"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as</w:delText>
        </w:r>
        <w:r w:rsidR="0076272C" w:rsidRPr="005E310B" w:rsidDel="00157A64">
          <w:rPr>
            <w:rFonts w:ascii="Times New Roman" w:eastAsia="Times New Roman" w:hAnsi="Times New Roman" w:cs="Times New Roman"/>
            <w:sz w:val="24"/>
            <w:szCs w:val="24"/>
            <w:lang w:val="en-US"/>
            <w:rPrChange w:id="251"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follows</w:delText>
        </w:r>
        <w:r w:rsidR="0076272C" w:rsidRPr="005E310B" w:rsidDel="00157A64">
          <w:rPr>
            <w:rFonts w:ascii="Times New Roman" w:eastAsia="Times New Roman" w:hAnsi="Times New Roman" w:cs="Times New Roman"/>
            <w:sz w:val="24"/>
            <w:szCs w:val="24"/>
            <w:lang w:val="en-US"/>
            <w:rPrChange w:id="252" w:author="Автор" w:date="2026-03-30T20:46:00Z">
              <w:rPr>
                <w:rFonts w:ascii="Times New Roman" w:eastAsia="Times New Roman" w:hAnsi="Times New Roman" w:cs="Times New Roman"/>
                <w:sz w:val="24"/>
                <w:szCs w:val="24"/>
              </w:rPr>
            </w:rPrChange>
          </w:rPr>
          <w:delText>. (</w:delText>
        </w:r>
        <w:r w:rsidR="0076272C" w:rsidDel="00157A64">
          <w:rPr>
            <w:rFonts w:ascii="Times New Roman" w:eastAsia="Times New Roman" w:hAnsi="Times New Roman" w:cs="Times New Roman"/>
            <w:sz w:val="24"/>
            <w:szCs w:val="24"/>
          </w:rPr>
          <w:delText>i</w:delText>
        </w:r>
        <w:r w:rsidR="0076272C" w:rsidRPr="005E310B" w:rsidDel="00157A64">
          <w:rPr>
            <w:rFonts w:ascii="Times New Roman" w:eastAsia="Times New Roman" w:hAnsi="Times New Roman" w:cs="Times New Roman"/>
            <w:sz w:val="24"/>
            <w:szCs w:val="24"/>
            <w:lang w:val="en-US"/>
            <w:rPrChange w:id="253"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Based</w:delText>
        </w:r>
        <w:r w:rsidR="0076272C" w:rsidRPr="005E310B" w:rsidDel="00157A64">
          <w:rPr>
            <w:rFonts w:ascii="Times New Roman" w:eastAsia="Times New Roman" w:hAnsi="Times New Roman" w:cs="Times New Roman"/>
            <w:sz w:val="24"/>
            <w:szCs w:val="24"/>
            <w:lang w:val="en-US"/>
            <w:rPrChange w:id="254"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on</w:delText>
        </w:r>
        <w:r w:rsidR="0076272C" w:rsidRPr="005E310B" w:rsidDel="00157A64">
          <w:rPr>
            <w:rFonts w:ascii="Times New Roman" w:eastAsia="Times New Roman" w:hAnsi="Times New Roman" w:cs="Times New Roman"/>
            <w:sz w:val="24"/>
            <w:szCs w:val="24"/>
            <w:lang w:val="en-US"/>
            <w:rPrChange w:id="255"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the</w:delText>
        </w:r>
        <w:r w:rsidR="0076272C" w:rsidRPr="005E310B" w:rsidDel="00157A64">
          <w:rPr>
            <w:rFonts w:ascii="Times New Roman" w:eastAsia="Times New Roman" w:hAnsi="Times New Roman" w:cs="Times New Roman"/>
            <w:sz w:val="24"/>
            <w:szCs w:val="24"/>
            <w:lang w:val="en-US"/>
            <w:rPrChange w:id="256"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binarized</w:delText>
        </w:r>
        <w:r w:rsidR="0076272C" w:rsidRPr="005E310B" w:rsidDel="00157A64">
          <w:rPr>
            <w:rFonts w:ascii="Times New Roman" w:eastAsia="Times New Roman" w:hAnsi="Times New Roman" w:cs="Times New Roman"/>
            <w:sz w:val="24"/>
            <w:szCs w:val="24"/>
            <w:lang w:val="en-US"/>
            <w:rPrChange w:id="257"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sequence</w:delText>
        </w:r>
        <w:r w:rsidR="0076272C" w:rsidRPr="005E310B" w:rsidDel="00157A64">
          <w:rPr>
            <w:rFonts w:ascii="Times New Roman" w:eastAsia="Times New Roman" w:hAnsi="Times New Roman" w:cs="Times New Roman"/>
            <w:sz w:val="24"/>
            <w:szCs w:val="24"/>
            <w:lang w:val="en-US"/>
            <w:rPrChange w:id="258"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data</w:delText>
        </w:r>
        <w:r w:rsidR="0076272C" w:rsidRPr="005E310B" w:rsidDel="00157A64">
          <w:rPr>
            <w:rFonts w:ascii="Times New Roman" w:eastAsia="Times New Roman" w:hAnsi="Times New Roman" w:cs="Times New Roman"/>
            <w:sz w:val="24"/>
            <w:szCs w:val="24"/>
            <w:lang w:val="en-US"/>
            <w:rPrChange w:id="259"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a</w:delText>
        </w:r>
        <w:r w:rsidR="0076272C" w:rsidRPr="005E310B" w:rsidDel="00157A64">
          <w:rPr>
            <w:rFonts w:ascii="Times New Roman" w:eastAsia="Times New Roman" w:hAnsi="Times New Roman" w:cs="Times New Roman"/>
            <w:sz w:val="24"/>
            <w:szCs w:val="24"/>
            <w:lang w:val="en-US"/>
            <w:rPrChange w:id="260"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paired</w:delText>
        </w:r>
        <w:r w:rsidR="0076272C" w:rsidRPr="005E310B" w:rsidDel="00157A64">
          <w:rPr>
            <w:rFonts w:ascii="Times New Roman" w:eastAsia="Times New Roman" w:hAnsi="Times New Roman" w:cs="Times New Roman"/>
            <w:sz w:val="24"/>
            <w:szCs w:val="24"/>
            <w:lang w:val="en-US"/>
            <w:rPrChange w:id="261"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correlator</w:delText>
        </w:r>
        <w:r w:rsidR="0076272C" w:rsidRPr="005E310B" w:rsidDel="00157A64">
          <w:rPr>
            <w:rFonts w:ascii="Times New Roman" w:eastAsia="Times New Roman" w:hAnsi="Times New Roman" w:cs="Times New Roman"/>
            <w:sz w:val="24"/>
            <w:szCs w:val="24"/>
            <w:lang w:val="en-US"/>
            <w:rPrChange w:id="262"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such</w:delText>
        </w:r>
        <w:r w:rsidR="0076272C" w:rsidRPr="005E310B" w:rsidDel="00157A64">
          <w:rPr>
            <w:rFonts w:ascii="Times New Roman" w:eastAsia="Times New Roman" w:hAnsi="Times New Roman" w:cs="Times New Roman"/>
            <w:sz w:val="24"/>
            <w:szCs w:val="24"/>
            <w:lang w:val="en-US"/>
            <w:rPrChange w:id="263"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as</w:delText>
        </w:r>
        <w:r w:rsidR="0076272C" w:rsidRPr="005E310B" w:rsidDel="00157A64">
          <w:rPr>
            <w:rFonts w:ascii="Times New Roman" w:eastAsia="Times New Roman" w:hAnsi="Times New Roman" w:cs="Times New Roman"/>
            <w:sz w:val="24"/>
            <w:szCs w:val="24"/>
            <w:lang w:val="en-US"/>
            <w:rPrChange w:id="264"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UFE</w:delText>
        </w:r>
        <w:r w:rsidR="0076272C" w:rsidRPr="005E310B" w:rsidDel="00157A64">
          <w:rPr>
            <w:rFonts w:ascii="Times New Roman" w:eastAsia="Times New Roman" w:hAnsi="Times New Roman" w:cs="Times New Roman"/>
            <w:sz w:val="24"/>
            <w:szCs w:val="24"/>
            <w:lang w:val="en-US"/>
            <w:rPrChange w:id="265" w:author="Автор" w:date="2026-03-30T20:46:00Z">
              <w:rPr>
                <w:rFonts w:ascii="Times New Roman" w:eastAsia="Times New Roman" w:hAnsi="Times New Roman" w:cs="Times New Roman"/>
                <w:sz w:val="24"/>
                <w:szCs w:val="24"/>
              </w:rPr>
            </w:rPrChange>
          </w:rPr>
          <w:delText xml:space="preserve"> (35) </w:delText>
        </w:r>
        <w:r w:rsidR="0076272C" w:rsidDel="00157A64">
          <w:rPr>
            <w:rFonts w:ascii="Times New Roman" w:eastAsia="Times New Roman" w:hAnsi="Times New Roman" w:cs="Times New Roman"/>
            <w:sz w:val="24"/>
            <w:szCs w:val="24"/>
          </w:rPr>
          <w:delText>and</w:delText>
        </w:r>
        <w:r w:rsidR="0076272C" w:rsidRPr="005E310B" w:rsidDel="00157A64">
          <w:rPr>
            <w:rFonts w:ascii="Times New Roman" w:eastAsia="Times New Roman" w:hAnsi="Times New Roman" w:cs="Times New Roman"/>
            <w:sz w:val="24"/>
            <w:szCs w:val="24"/>
            <w:lang w:val="en-US"/>
            <w:rPrChange w:id="266"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Pearson</w:delText>
        </w:r>
        <w:r w:rsidR="0076272C" w:rsidRPr="005E310B" w:rsidDel="00157A64">
          <w:rPr>
            <w:rFonts w:ascii="Times New Roman" w:eastAsia="Times New Roman" w:hAnsi="Times New Roman" w:cs="Times New Roman"/>
            <w:sz w:val="24"/>
            <w:szCs w:val="24"/>
            <w:lang w:val="en-US"/>
            <w:rPrChange w:id="267"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coefficient</w:delText>
        </w:r>
        <w:r w:rsidR="0076272C" w:rsidRPr="005E310B" w:rsidDel="00157A64">
          <w:rPr>
            <w:rFonts w:ascii="Times New Roman" w:eastAsia="Times New Roman" w:hAnsi="Times New Roman" w:cs="Times New Roman"/>
            <w:sz w:val="24"/>
            <w:szCs w:val="24"/>
            <w:lang w:val="en-US"/>
            <w:rPrChange w:id="268"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is</w:delText>
        </w:r>
        <w:r w:rsidR="0076272C" w:rsidRPr="005E310B" w:rsidDel="00157A64">
          <w:rPr>
            <w:rFonts w:ascii="Times New Roman" w:eastAsia="Times New Roman" w:hAnsi="Times New Roman" w:cs="Times New Roman"/>
            <w:sz w:val="24"/>
            <w:szCs w:val="24"/>
            <w:lang w:val="en-US"/>
            <w:rPrChange w:id="269"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calculated</w:delText>
        </w:r>
        <w:r w:rsidR="0076272C" w:rsidRPr="005E310B" w:rsidDel="00157A64">
          <w:rPr>
            <w:rFonts w:ascii="Times New Roman" w:eastAsia="Times New Roman" w:hAnsi="Times New Roman" w:cs="Times New Roman"/>
            <w:sz w:val="24"/>
            <w:szCs w:val="24"/>
            <w:lang w:val="en-US"/>
            <w:rPrChange w:id="270"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for</w:delText>
        </w:r>
        <w:r w:rsidR="0076272C" w:rsidRPr="005E310B" w:rsidDel="00157A64">
          <w:rPr>
            <w:rFonts w:ascii="Times New Roman" w:eastAsia="Times New Roman" w:hAnsi="Times New Roman" w:cs="Times New Roman"/>
            <w:sz w:val="24"/>
            <w:szCs w:val="24"/>
            <w:lang w:val="en-US"/>
            <w:rPrChange w:id="271"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each</w:delText>
        </w:r>
        <w:r w:rsidR="0076272C" w:rsidRPr="005E310B" w:rsidDel="00157A64">
          <w:rPr>
            <w:rFonts w:ascii="Times New Roman" w:eastAsia="Times New Roman" w:hAnsi="Times New Roman" w:cs="Times New Roman"/>
            <w:sz w:val="24"/>
            <w:szCs w:val="24"/>
            <w:lang w:val="en-US"/>
            <w:rPrChange w:id="272"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pair</w:delText>
        </w:r>
        <w:r w:rsidR="0076272C" w:rsidRPr="005E310B" w:rsidDel="00157A64">
          <w:rPr>
            <w:rFonts w:ascii="Times New Roman" w:eastAsia="Times New Roman" w:hAnsi="Times New Roman" w:cs="Times New Roman"/>
            <w:sz w:val="24"/>
            <w:szCs w:val="24"/>
            <w:lang w:val="en-US"/>
            <w:rPrChange w:id="273"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of</w:delText>
        </w:r>
        <w:r w:rsidR="0076272C" w:rsidRPr="005E310B" w:rsidDel="00157A64">
          <w:rPr>
            <w:rFonts w:ascii="Times New Roman" w:eastAsia="Times New Roman" w:hAnsi="Times New Roman" w:cs="Times New Roman"/>
            <w:sz w:val="24"/>
            <w:szCs w:val="24"/>
            <w:lang w:val="en-US"/>
            <w:rPrChange w:id="274"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genetically</w:delText>
        </w:r>
        <w:r w:rsidR="0076272C" w:rsidRPr="005E310B" w:rsidDel="00157A64">
          <w:rPr>
            <w:rFonts w:ascii="Times New Roman" w:eastAsia="Times New Roman" w:hAnsi="Times New Roman" w:cs="Times New Roman"/>
            <w:sz w:val="24"/>
            <w:szCs w:val="24"/>
            <w:lang w:val="en-US"/>
            <w:rPrChange w:id="275" w:author="Автор" w:date="2026-03-30T20:46:00Z">
              <w:rPr>
                <w:rFonts w:ascii="Times New Roman" w:eastAsia="Times New Roman" w:hAnsi="Times New Roman" w:cs="Times New Roman"/>
                <w:sz w:val="24"/>
                <w:szCs w:val="24"/>
              </w:rPr>
            </w:rPrChange>
          </w:rPr>
          <w:delText>-</w:delText>
        </w:r>
        <w:r w:rsidR="0076272C" w:rsidDel="00157A64">
          <w:rPr>
            <w:rFonts w:ascii="Times New Roman" w:eastAsia="Times New Roman" w:hAnsi="Times New Roman" w:cs="Times New Roman"/>
            <w:sz w:val="24"/>
            <w:szCs w:val="24"/>
          </w:rPr>
          <w:delText>diverse</w:delText>
        </w:r>
        <w:r w:rsidR="0076272C" w:rsidRPr="005E310B" w:rsidDel="00157A64">
          <w:rPr>
            <w:rFonts w:ascii="Times New Roman" w:eastAsia="Times New Roman" w:hAnsi="Times New Roman" w:cs="Times New Roman"/>
            <w:sz w:val="24"/>
            <w:szCs w:val="24"/>
            <w:lang w:val="en-US"/>
            <w:rPrChange w:id="276"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genomic</w:delText>
        </w:r>
        <w:r w:rsidR="0076272C" w:rsidRPr="005E310B" w:rsidDel="00157A64">
          <w:rPr>
            <w:rFonts w:ascii="Times New Roman" w:eastAsia="Times New Roman" w:hAnsi="Times New Roman" w:cs="Times New Roman"/>
            <w:sz w:val="24"/>
            <w:szCs w:val="24"/>
            <w:lang w:val="en-US"/>
            <w:rPrChange w:id="277"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sites</w:delText>
        </w:r>
        <w:r w:rsidR="0076272C" w:rsidRPr="005E310B" w:rsidDel="00157A64">
          <w:rPr>
            <w:rFonts w:ascii="Times New Roman" w:eastAsia="Times New Roman" w:hAnsi="Times New Roman" w:cs="Times New Roman"/>
            <w:sz w:val="24"/>
            <w:szCs w:val="24"/>
            <w:lang w:val="en-US"/>
            <w:rPrChange w:id="278"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loci</w:delText>
        </w:r>
        <w:r w:rsidR="0076272C" w:rsidRPr="005E310B" w:rsidDel="00157A64">
          <w:rPr>
            <w:rFonts w:ascii="Times New Roman" w:eastAsia="Times New Roman" w:hAnsi="Times New Roman" w:cs="Times New Roman"/>
            <w:sz w:val="24"/>
            <w:szCs w:val="24"/>
            <w:lang w:val="en-US"/>
            <w:rPrChange w:id="279"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Coefficients</w:delText>
        </w:r>
        <w:r w:rsidR="0076272C" w:rsidRPr="005E310B" w:rsidDel="00157A64">
          <w:rPr>
            <w:rFonts w:ascii="Times New Roman" w:eastAsia="Times New Roman" w:hAnsi="Times New Roman" w:cs="Times New Roman"/>
            <w:sz w:val="24"/>
            <w:szCs w:val="24"/>
            <w:lang w:val="en-US"/>
            <w:rPrChange w:id="280"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thus</w:delText>
        </w:r>
        <w:r w:rsidR="0076272C" w:rsidRPr="005E310B" w:rsidDel="00157A64">
          <w:rPr>
            <w:rFonts w:ascii="Times New Roman" w:eastAsia="Times New Roman" w:hAnsi="Times New Roman" w:cs="Times New Roman"/>
            <w:sz w:val="24"/>
            <w:szCs w:val="24"/>
            <w:lang w:val="en-US"/>
            <w:rPrChange w:id="281"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obtained</w:delText>
        </w:r>
        <w:r w:rsidR="0076272C" w:rsidRPr="005E310B" w:rsidDel="00157A64">
          <w:rPr>
            <w:rFonts w:ascii="Times New Roman" w:eastAsia="Times New Roman" w:hAnsi="Times New Roman" w:cs="Times New Roman"/>
            <w:sz w:val="24"/>
            <w:szCs w:val="24"/>
            <w:lang w:val="en-US"/>
            <w:rPrChange w:id="282"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are</w:delText>
        </w:r>
        <w:r w:rsidR="0076272C" w:rsidRPr="005E310B" w:rsidDel="00157A64">
          <w:rPr>
            <w:rFonts w:ascii="Times New Roman" w:eastAsia="Times New Roman" w:hAnsi="Times New Roman" w:cs="Times New Roman"/>
            <w:sz w:val="24"/>
            <w:szCs w:val="24"/>
            <w:lang w:val="en-US"/>
            <w:rPrChange w:id="283"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filtered</w:delText>
        </w:r>
        <w:r w:rsidR="0076272C" w:rsidRPr="005E310B" w:rsidDel="00157A64">
          <w:rPr>
            <w:rFonts w:ascii="Times New Roman" w:eastAsia="Times New Roman" w:hAnsi="Times New Roman" w:cs="Times New Roman"/>
            <w:sz w:val="24"/>
            <w:szCs w:val="24"/>
            <w:lang w:val="en-US"/>
            <w:rPrChange w:id="284"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using</w:delText>
        </w:r>
        <w:r w:rsidR="0076272C" w:rsidRPr="005E310B" w:rsidDel="00157A64">
          <w:rPr>
            <w:rFonts w:ascii="Times New Roman" w:eastAsia="Times New Roman" w:hAnsi="Times New Roman" w:cs="Times New Roman"/>
            <w:sz w:val="24"/>
            <w:szCs w:val="24"/>
            <w:lang w:val="en-US"/>
            <w:rPrChange w:id="285"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p</w:delText>
        </w:r>
        <w:r w:rsidR="0076272C" w:rsidRPr="005E310B" w:rsidDel="00157A64">
          <w:rPr>
            <w:rFonts w:ascii="Times New Roman" w:eastAsia="Times New Roman" w:hAnsi="Times New Roman" w:cs="Times New Roman"/>
            <w:sz w:val="24"/>
            <w:szCs w:val="24"/>
            <w:lang w:val="en-US"/>
            <w:rPrChange w:id="286" w:author="Автор" w:date="2026-03-30T20:46:00Z">
              <w:rPr>
                <w:rFonts w:ascii="Times New Roman" w:eastAsia="Times New Roman" w:hAnsi="Times New Roman" w:cs="Times New Roman"/>
                <w:sz w:val="24"/>
                <w:szCs w:val="24"/>
              </w:rPr>
            </w:rPrChange>
          </w:rPr>
          <w:delText>-</w:delText>
        </w:r>
        <w:r w:rsidR="0076272C" w:rsidDel="00157A64">
          <w:rPr>
            <w:rFonts w:ascii="Times New Roman" w:eastAsia="Times New Roman" w:hAnsi="Times New Roman" w:cs="Times New Roman"/>
            <w:sz w:val="24"/>
            <w:szCs w:val="24"/>
          </w:rPr>
          <w:delText>value</w:delText>
        </w:r>
        <w:r w:rsidR="0076272C" w:rsidRPr="005E310B" w:rsidDel="00157A64">
          <w:rPr>
            <w:rFonts w:ascii="Times New Roman" w:eastAsia="Times New Roman" w:hAnsi="Times New Roman" w:cs="Times New Roman"/>
            <w:sz w:val="24"/>
            <w:szCs w:val="24"/>
            <w:lang w:val="en-US"/>
            <w:rPrChange w:id="287"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and</w:delText>
        </w:r>
        <w:r w:rsidR="0076272C" w:rsidRPr="005E310B" w:rsidDel="00157A64">
          <w:rPr>
            <w:rFonts w:ascii="Times New Roman" w:eastAsia="Times New Roman" w:hAnsi="Times New Roman" w:cs="Times New Roman"/>
            <w:sz w:val="24"/>
            <w:szCs w:val="24"/>
            <w:lang w:val="en-US"/>
            <w:rPrChange w:id="288"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χ</w:delText>
        </w:r>
        <w:r w:rsidR="0076272C" w:rsidRPr="005E310B" w:rsidDel="00157A64">
          <w:rPr>
            <w:rFonts w:ascii="Times New Roman" w:eastAsia="Times New Roman" w:hAnsi="Times New Roman" w:cs="Times New Roman"/>
            <w:sz w:val="24"/>
            <w:szCs w:val="24"/>
            <w:lang w:val="en-US"/>
            <w:rPrChange w:id="289"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statistics</w:delText>
        </w:r>
        <w:r w:rsidR="0076272C" w:rsidRPr="005E310B" w:rsidDel="00157A64">
          <w:rPr>
            <w:rFonts w:ascii="Times New Roman" w:eastAsia="Times New Roman" w:hAnsi="Times New Roman" w:cs="Times New Roman"/>
            <w:sz w:val="24"/>
            <w:szCs w:val="24"/>
            <w:lang w:val="en-US"/>
            <w:rPrChange w:id="290"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for</w:delText>
        </w:r>
        <w:r w:rsidR="0076272C" w:rsidRPr="005E310B" w:rsidDel="00157A64">
          <w:rPr>
            <w:rFonts w:ascii="Times New Roman" w:eastAsia="Times New Roman" w:hAnsi="Times New Roman" w:cs="Times New Roman"/>
            <w:sz w:val="24"/>
            <w:szCs w:val="24"/>
            <w:lang w:val="en-US"/>
            <w:rPrChange w:id="291"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Pearson</w:delText>
        </w:r>
        <w:r w:rsidR="0076272C" w:rsidRPr="005E310B" w:rsidDel="00157A64">
          <w:rPr>
            <w:rFonts w:ascii="Times New Roman" w:eastAsia="Times New Roman" w:hAnsi="Times New Roman" w:cs="Times New Roman"/>
            <w:sz w:val="24"/>
            <w:szCs w:val="24"/>
            <w:lang w:val="en-US"/>
            <w:rPrChange w:id="292" w:author="Автор" w:date="2026-03-30T20:46:00Z">
              <w:rPr>
                <w:rFonts w:ascii="Times New Roman" w:eastAsia="Times New Roman" w:hAnsi="Times New Roman" w:cs="Times New Roman"/>
                <w:sz w:val="24"/>
                <w:szCs w:val="24"/>
              </w:rPr>
            </w:rPrChange>
          </w:rPr>
          <w:delText>’</w:delText>
        </w:r>
        <w:r w:rsidR="0076272C" w:rsidDel="00157A64">
          <w:rPr>
            <w:rFonts w:ascii="Times New Roman" w:eastAsia="Times New Roman" w:hAnsi="Times New Roman" w:cs="Times New Roman"/>
            <w:sz w:val="24"/>
            <w:szCs w:val="24"/>
          </w:rPr>
          <w:delText>s</w:delText>
        </w:r>
        <w:r w:rsidR="0076272C" w:rsidRPr="005E310B" w:rsidDel="00157A64">
          <w:rPr>
            <w:rFonts w:ascii="Times New Roman" w:eastAsia="Times New Roman" w:hAnsi="Times New Roman" w:cs="Times New Roman"/>
            <w:sz w:val="24"/>
            <w:szCs w:val="24"/>
            <w:lang w:val="en-US"/>
            <w:rPrChange w:id="293"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coefficient</w:delText>
        </w:r>
        <w:r w:rsidR="0076272C" w:rsidRPr="005E310B" w:rsidDel="00157A64">
          <w:rPr>
            <w:rFonts w:ascii="Times New Roman" w:eastAsia="Times New Roman" w:hAnsi="Times New Roman" w:cs="Times New Roman"/>
            <w:sz w:val="24"/>
            <w:szCs w:val="24"/>
            <w:lang w:val="en-US"/>
            <w:rPrChange w:id="294"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and</w:delText>
        </w:r>
        <w:r w:rsidR="0076272C" w:rsidRPr="005E310B" w:rsidDel="00157A64">
          <w:rPr>
            <w:rFonts w:ascii="Times New Roman" w:eastAsia="Times New Roman" w:hAnsi="Times New Roman" w:cs="Times New Roman"/>
            <w:sz w:val="24"/>
            <w:szCs w:val="24"/>
            <w:lang w:val="en-US"/>
            <w:rPrChange w:id="295"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a</w:delText>
        </w:r>
        <w:r w:rsidR="0076272C" w:rsidRPr="005E310B" w:rsidDel="00157A64">
          <w:rPr>
            <w:rFonts w:ascii="Times New Roman" w:eastAsia="Times New Roman" w:hAnsi="Times New Roman" w:cs="Times New Roman"/>
            <w:sz w:val="24"/>
            <w:szCs w:val="24"/>
            <w:lang w:val="en-US"/>
            <w:rPrChange w:id="296"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simple</w:delText>
        </w:r>
        <w:r w:rsidR="0076272C" w:rsidRPr="005E310B" w:rsidDel="00157A64">
          <w:rPr>
            <w:rFonts w:ascii="Times New Roman" w:eastAsia="Times New Roman" w:hAnsi="Times New Roman" w:cs="Times New Roman"/>
            <w:sz w:val="24"/>
            <w:szCs w:val="24"/>
            <w:lang w:val="en-US"/>
            <w:rPrChange w:id="297"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cutoff</w:delText>
        </w:r>
        <w:r w:rsidR="0076272C" w:rsidRPr="005E310B" w:rsidDel="00157A64">
          <w:rPr>
            <w:rFonts w:ascii="Times New Roman" w:eastAsia="Times New Roman" w:hAnsi="Times New Roman" w:cs="Times New Roman"/>
            <w:sz w:val="24"/>
            <w:szCs w:val="24"/>
            <w:lang w:val="en-US"/>
            <w:rPrChange w:id="298"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for</w:delText>
        </w:r>
        <w:r w:rsidR="0076272C" w:rsidRPr="005E310B" w:rsidDel="00157A64">
          <w:rPr>
            <w:rFonts w:ascii="Times New Roman" w:eastAsia="Times New Roman" w:hAnsi="Times New Roman" w:cs="Times New Roman"/>
            <w:sz w:val="24"/>
            <w:szCs w:val="24"/>
            <w:lang w:val="en-US"/>
            <w:rPrChange w:id="299"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UFE</w:delText>
        </w:r>
        <w:r w:rsidR="0076272C" w:rsidRPr="005E310B" w:rsidDel="00157A64">
          <w:rPr>
            <w:rFonts w:ascii="Times New Roman" w:eastAsia="Times New Roman" w:hAnsi="Times New Roman" w:cs="Times New Roman"/>
            <w:sz w:val="24"/>
            <w:szCs w:val="24"/>
            <w:lang w:val="en-US"/>
            <w:rPrChange w:id="300"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Only</w:delText>
        </w:r>
        <w:r w:rsidR="0076272C" w:rsidRPr="005E310B" w:rsidDel="00157A64">
          <w:rPr>
            <w:rFonts w:ascii="Times New Roman" w:eastAsia="Times New Roman" w:hAnsi="Times New Roman" w:cs="Times New Roman"/>
            <w:sz w:val="24"/>
            <w:szCs w:val="24"/>
            <w:lang w:val="en-US"/>
            <w:rPrChange w:id="301"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locus</w:delText>
        </w:r>
        <w:r w:rsidR="0076272C" w:rsidRPr="005E310B" w:rsidDel="00157A64">
          <w:rPr>
            <w:rFonts w:ascii="Times New Roman" w:eastAsia="Times New Roman" w:hAnsi="Times New Roman" w:cs="Times New Roman"/>
            <w:sz w:val="24"/>
            <w:szCs w:val="24"/>
            <w:lang w:val="en-US"/>
            <w:rPrChange w:id="302"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pairs</w:delText>
        </w:r>
        <w:r w:rsidR="0076272C" w:rsidRPr="005E310B" w:rsidDel="00157A64">
          <w:rPr>
            <w:rFonts w:ascii="Times New Roman" w:eastAsia="Times New Roman" w:hAnsi="Times New Roman" w:cs="Times New Roman"/>
            <w:sz w:val="24"/>
            <w:szCs w:val="24"/>
            <w:lang w:val="en-US"/>
            <w:rPrChange w:id="303"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above</w:delText>
        </w:r>
        <w:r w:rsidR="0076272C" w:rsidRPr="005E310B" w:rsidDel="00157A64">
          <w:rPr>
            <w:rFonts w:ascii="Times New Roman" w:eastAsia="Times New Roman" w:hAnsi="Times New Roman" w:cs="Times New Roman"/>
            <w:sz w:val="24"/>
            <w:szCs w:val="24"/>
            <w:lang w:val="en-US"/>
            <w:rPrChange w:id="304"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this</w:delText>
        </w:r>
        <w:r w:rsidR="0076272C" w:rsidRPr="005E310B" w:rsidDel="00157A64">
          <w:rPr>
            <w:rFonts w:ascii="Times New Roman" w:eastAsia="Times New Roman" w:hAnsi="Times New Roman" w:cs="Times New Roman"/>
            <w:sz w:val="24"/>
            <w:szCs w:val="24"/>
            <w:lang w:val="en-US"/>
            <w:rPrChange w:id="305"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lastRenderedPageBreak/>
          <w:delText>cutoff</w:delText>
        </w:r>
        <w:r w:rsidR="0076272C" w:rsidRPr="005E310B" w:rsidDel="00157A64">
          <w:rPr>
            <w:rFonts w:ascii="Times New Roman" w:eastAsia="Times New Roman" w:hAnsi="Times New Roman" w:cs="Times New Roman"/>
            <w:sz w:val="24"/>
            <w:szCs w:val="24"/>
            <w:lang w:val="en-US"/>
            <w:rPrChange w:id="306"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are</w:delText>
        </w:r>
        <w:r w:rsidR="0076272C" w:rsidRPr="005E310B" w:rsidDel="00157A64">
          <w:rPr>
            <w:rFonts w:ascii="Times New Roman" w:eastAsia="Times New Roman" w:hAnsi="Times New Roman" w:cs="Times New Roman"/>
            <w:sz w:val="24"/>
            <w:szCs w:val="24"/>
            <w:lang w:val="en-US"/>
            <w:rPrChange w:id="307"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left</w:delText>
        </w:r>
        <w:r w:rsidR="0076272C" w:rsidRPr="005E310B" w:rsidDel="00157A64">
          <w:rPr>
            <w:rFonts w:ascii="Times New Roman" w:eastAsia="Times New Roman" w:hAnsi="Times New Roman" w:cs="Times New Roman"/>
            <w:sz w:val="24"/>
            <w:szCs w:val="24"/>
            <w:lang w:val="en-US"/>
            <w:rPrChange w:id="308"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for</w:delText>
        </w:r>
        <w:r w:rsidR="0076272C" w:rsidRPr="005E310B" w:rsidDel="00157A64">
          <w:rPr>
            <w:rFonts w:ascii="Times New Roman" w:eastAsia="Times New Roman" w:hAnsi="Times New Roman" w:cs="Times New Roman"/>
            <w:sz w:val="24"/>
            <w:szCs w:val="24"/>
            <w:lang w:val="en-US"/>
            <w:rPrChange w:id="309"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further</w:delText>
        </w:r>
        <w:r w:rsidR="0076272C" w:rsidRPr="005E310B" w:rsidDel="00157A64">
          <w:rPr>
            <w:rFonts w:ascii="Times New Roman" w:eastAsia="Times New Roman" w:hAnsi="Times New Roman" w:cs="Times New Roman"/>
            <w:sz w:val="24"/>
            <w:szCs w:val="24"/>
            <w:lang w:val="en-US"/>
            <w:rPrChange w:id="310"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analysis</w:delText>
        </w:r>
        <w:r w:rsidR="0076272C" w:rsidRPr="005E310B" w:rsidDel="00157A64">
          <w:rPr>
            <w:rFonts w:ascii="Times New Roman" w:eastAsia="Times New Roman" w:hAnsi="Times New Roman" w:cs="Times New Roman"/>
            <w:sz w:val="24"/>
            <w:szCs w:val="24"/>
            <w:lang w:val="en-US"/>
            <w:rPrChange w:id="311"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as</w:delText>
        </w:r>
        <w:r w:rsidR="0076272C" w:rsidRPr="005E310B" w:rsidDel="00157A64">
          <w:rPr>
            <w:rFonts w:ascii="Times New Roman" w:eastAsia="Times New Roman" w:hAnsi="Times New Roman" w:cs="Times New Roman"/>
            <w:sz w:val="24"/>
            <w:szCs w:val="24"/>
            <w:lang w:val="en-US"/>
            <w:rPrChange w:id="312"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the</w:delText>
        </w:r>
        <w:r w:rsidR="0076272C" w:rsidRPr="005E310B" w:rsidDel="00157A64">
          <w:rPr>
            <w:rFonts w:ascii="Times New Roman" w:eastAsia="Times New Roman" w:hAnsi="Times New Roman" w:cs="Times New Roman"/>
            <w:sz w:val="24"/>
            <w:szCs w:val="24"/>
            <w:lang w:val="en-US"/>
            <w:rPrChange w:id="313"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candidates</w:delText>
        </w:r>
        <w:r w:rsidR="0076272C" w:rsidRPr="005E310B" w:rsidDel="00157A64">
          <w:rPr>
            <w:rFonts w:ascii="Times New Roman" w:eastAsia="Times New Roman" w:hAnsi="Times New Roman" w:cs="Times New Roman"/>
            <w:sz w:val="24"/>
            <w:szCs w:val="24"/>
            <w:lang w:val="en-US"/>
            <w:rPrChange w:id="314"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for</w:delText>
        </w:r>
        <w:r w:rsidR="0076272C" w:rsidRPr="005E310B" w:rsidDel="00157A64">
          <w:rPr>
            <w:rFonts w:ascii="Times New Roman" w:eastAsia="Times New Roman" w:hAnsi="Times New Roman" w:cs="Times New Roman"/>
            <w:sz w:val="24"/>
            <w:szCs w:val="24"/>
            <w:lang w:val="en-US"/>
            <w:rPrChange w:id="315"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epistatic</w:delText>
        </w:r>
        <w:r w:rsidR="0076272C" w:rsidRPr="005E310B" w:rsidDel="00157A64">
          <w:rPr>
            <w:rFonts w:ascii="Times New Roman" w:eastAsia="Times New Roman" w:hAnsi="Times New Roman" w:cs="Times New Roman"/>
            <w:sz w:val="24"/>
            <w:szCs w:val="24"/>
            <w:lang w:val="en-US"/>
            <w:rPrChange w:id="316"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interaction</w:delText>
        </w:r>
        <w:r w:rsidR="0076272C" w:rsidRPr="005E310B" w:rsidDel="00157A64">
          <w:rPr>
            <w:rFonts w:ascii="Times New Roman" w:eastAsia="Times New Roman" w:hAnsi="Times New Roman" w:cs="Times New Roman"/>
            <w:sz w:val="24"/>
            <w:szCs w:val="24"/>
            <w:lang w:val="en-US"/>
            <w:rPrChange w:id="317" w:author="Автор" w:date="2026-03-30T20:46:00Z">
              <w:rPr>
                <w:rFonts w:ascii="Times New Roman" w:eastAsia="Times New Roman" w:hAnsi="Times New Roman" w:cs="Times New Roman"/>
                <w:sz w:val="24"/>
                <w:szCs w:val="24"/>
              </w:rPr>
            </w:rPrChange>
          </w:rPr>
          <w:delText>. (</w:delText>
        </w:r>
        <w:r w:rsidR="0076272C" w:rsidDel="00157A64">
          <w:rPr>
            <w:rFonts w:ascii="Times New Roman" w:eastAsia="Times New Roman" w:hAnsi="Times New Roman" w:cs="Times New Roman"/>
            <w:sz w:val="24"/>
            <w:szCs w:val="24"/>
          </w:rPr>
          <w:delText>ii</w:delText>
        </w:r>
        <w:r w:rsidR="0076272C" w:rsidRPr="005E310B" w:rsidDel="00157A64">
          <w:rPr>
            <w:rFonts w:ascii="Times New Roman" w:eastAsia="Times New Roman" w:hAnsi="Times New Roman" w:cs="Times New Roman"/>
            <w:sz w:val="24"/>
            <w:szCs w:val="24"/>
            <w:lang w:val="en-US"/>
            <w:rPrChange w:id="318"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For</w:delText>
        </w:r>
        <w:r w:rsidR="0076272C" w:rsidRPr="005E310B" w:rsidDel="00157A64">
          <w:rPr>
            <w:rFonts w:ascii="Times New Roman" w:eastAsia="Times New Roman" w:hAnsi="Times New Roman" w:cs="Times New Roman"/>
            <w:sz w:val="24"/>
            <w:szCs w:val="24"/>
            <w:lang w:val="en-US"/>
            <w:rPrChange w:id="319"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each</w:delText>
        </w:r>
        <w:r w:rsidR="0076272C" w:rsidRPr="005E310B" w:rsidDel="00157A64">
          <w:rPr>
            <w:rFonts w:ascii="Times New Roman" w:eastAsia="Times New Roman" w:hAnsi="Times New Roman" w:cs="Times New Roman"/>
            <w:sz w:val="24"/>
            <w:szCs w:val="24"/>
            <w:lang w:val="en-US"/>
            <w:rPrChange w:id="320"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candidate</w:delText>
        </w:r>
        <w:r w:rsidR="0076272C" w:rsidRPr="005E310B" w:rsidDel="00157A64">
          <w:rPr>
            <w:rFonts w:ascii="Times New Roman" w:eastAsia="Times New Roman" w:hAnsi="Times New Roman" w:cs="Times New Roman"/>
            <w:sz w:val="24"/>
            <w:szCs w:val="24"/>
            <w:lang w:val="en-US"/>
            <w:rPrChange w:id="321"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pair</w:delText>
        </w:r>
        <w:r w:rsidR="0076272C" w:rsidRPr="005E310B" w:rsidDel="00157A64">
          <w:rPr>
            <w:rFonts w:ascii="Times New Roman" w:eastAsia="Times New Roman" w:hAnsi="Times New Roman" w:cs="Times New Roman"/>
            <w:sz w:val="24"/>
            <w:szCs w:val="24"/>
            <w:lang w:val="en-US"/>
            <w:rPrChange w:id="322"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a</w:delText>
        </w:r>
        <w:r w:rsidR="0076272C" w:rsidRPr="005E310B" w:rsidDel="00157A64">
          <w:rPr>
            <w:rFonts w:ascii="Times New Roman" w:eastAsia="Times New Roman" w:hAnsi="Times New Roman" w:cs="Times New Roman"/>
            <w:sz w:val="24"/>
            <w:szCs w:val="24"/>
            <w:lang w:val="en-US"/>
            <w:rPrChange w:id="323"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set</w:delText>
        </w:r>
        <w:r w:rsidR="0076272C" w:rsidRPr="005E310B" w:rsidDel="00157A64">
          <w:rPr>
            <w:rFonts w:ascii="Times New Roman" w:eastAsia="Times New Roman" w:hAnsi="Times New Roman" w:cs="Times New Roman"/>
            <w:sz w:val="24"/>
            <w:szCs w:val="24"/>
            <w:lang w:val="en-US"/>
            <w:rPrChange w:id="324"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of</w:delText>
        </w:r>
        <w:r w:rsidR="0076272C" w:rsidRPr="005E310B" w:rsidDel="00157A64">
          <w:rPr>
            <w:rFonts w:ascii="Times New Roman" w:eastAsia="Times New Roman" w:hAnsi="Times New Roman" w:cs="Times New Roman"/>
            <w:sz w:val="24"/>
            <w:szCs w:val="24"/>
            <w:lang w:val="en-US"/>
            <w:rPrChange w:id="325"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new</w:delText>
        </w:r>
        <w:r w:rsidR="0076272C" w:rsidRPr="005E310B" w:rsidDel="00157A64">
          <w:rPr>
            <w:rFonts w:ascii="Times New Roman" w:eastAsia="Times New Roman" w:hAnsi="Times New Roman" w:cs="Times New Roman"/>
            <w:sz w:val="24"/>
            <w:szCs w:val="24"/>
            <w:lang w:val="en-US"/>
            <w:rPrChange w:id="326"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correlation</w:delText>
        </w:r>
        <w:r w:rsidR="0076272C" w:rsidRPr="005E310B" w:rsidDel="00157A64">
          <w:rPr>
            <w:rFonts w:ascii="Times New Roman" w:eastAsia="Times New Roman" w:hAnsi="Times New Roman" w:cs="Times New Roman"/>
            <w:sz w:val="24"/>
            <w:szCs w:val="24"/>
            <w:lang w:val="en-US"/>
            <w:rPrChange w:id="327"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coefficients</w:delText>
        </w:r>
        <w:r w:rsidR="0076272C" w:rsidRPr="005E310B" w:rsidDel="00157A64">
          <w:rPr>
            <w:rFonts w:ascii="Times New Roman" w:eastAsia="Times New Roman" w:hAnsi="Times New Roman" w:cs="Times New Roman"/>
            <w:sz w:val="24"/>
            <w:szCs w:val="24"/>
            <w:lang w:val="en-US"/>
            <w:rPrChange w:id="328"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is</w:delText>
        </w:r>
        <w:r w:rsidR="0076272C" w:rsidRPr="005E310B" w:rsidDel="00157A64">
          <w:rPr>
            <w:rFonts w:ascii="Times New Roman" w:eastAsia="Times New Roman" w:hAnsi="Times New Roman" w:cs="Times New Roman"/>
            <w:sz w:val="24"/>
            <w:szCs w:val="24"/>
            <w:lang w:val="en-US"/>
            <w:rPrChange w:id="329"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calculated</w:delText>
        </w:r>
        <w:r w:rsidR="0076272C" w:rsidRPr="005E310B" w:rsidDel="00157A64">
          <w:rPr>
            <w:rFonts w:ascii="Times New Roman" w:eastAsia="Times New Roman" w:hAnsi="Times New Roman" w:cs="Times New Roman"/>
            <w:sz w:val="24"/>
            <w:szCs w:val="24"/>
            <w:lang w:val="en-US"/>
            <w:rPrChange w:id="330"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subject</w:delText>
        </w:r>
        <w:r w:rsidR="0076272C" w:rsidRPr="005E310B" w:rsidDel="00157A64">
          <w:rPr>
            <w:rFonts w:ascii="Times New Roman" w:eastAsia="Times New Roman" w:hAnsi="Times New Roman" w:cs="Times New Roman"/>
            <w:sz w:val="24"/>
            <w:szCs w:val="24"/>
            <w:lang w:val="en-US"/>
            <w:rPrChange w:id="331"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to</w:delText>
        </w:r>
        <w:r w:rsidR="0076272C" w:rsidRPr="005E310B" w:rsidDel="00157A64">
          <w:rPr>
            <w:rFonts w:ascii="Times New Roman" w:eastAsia="Times New Roman" w:hAnsi="Times New Roman" w:cs="Times New Roman"/>
            <w:sz w:val="24"/>
            <w:szCs w:val="24"/>
            <w:lang w:val="en-US"/>
            <w:rPrChange w:id="332"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the</w:delText>
        </w:r>
        <w:r w:rsidR="0076272C" w:rsidRPr="005E310B" w:rsidDel="00157A64">
          <w:rPr>
            <w:rFonts w:ascii="Times New Roman" w:eastAsia="Times New Roman" w:hAnsi="Times New Roman" w:cs="Times New Roman"/>
            <w:sz w:val="24"/>
            <w:szCs w:val="24"/>
            <w:lang w:val="en-US"/>
            <w:rPrChange w:id="333"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condition</w:delText>
        </w:r>
        <w:r w:rsidR="0076272C" w:rsidRPr="005E310B" w:rsidDel="00157A64">
          <w:rPr>
            <w:rFonts w:ascii="Times New Roman" w:eastAsia="Times New Roman" w:hAnsi="Times New Roman" w:cs="Times New Roman"/>
            <w:sz w:val="24"/>
            <w:szCs w:val="24"/>
            <w:lang w:val="en-US"/>
            <w:rPrChange w:id="334"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that</w:delText>
        </w:r>
        <w:r w:rsidR="0076272C" w:rsidRPr="005E310B" w:rsidDel="00157A64">
          <w:rPr>
            <w:rFonts w:ascii="Times New Roman" w:eastAsia="Times New Roman" w:hAnsi="Times New Roman" w:cs="Times New Roman"/>
            <w:sz w:val="24"/>
            <w:szCs w:val="24"/>
            <w:lang w:val="en-US"/>
            <w:rPrChange w:id="335"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a</w:delText>
        </w:r>
        <w:r w:rsidR="0076272C" w:rsidRPr="005E310B" w:rsidDel="00157A64">
          <w:rPr>
            <w:rFonts w:ascii="Times New Roman" w:eastAsia="Times New Roman" w:hAnsi="Times New Roman" w:cs="Times New Roman"/>
            <w:sz w:val="24"/>
            <w:szCs w:val="24"/>
            <w:lang w:val="en-US"/>
            <w:rPrChange w:id="336"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locus</w:delText>
        </w:r>
        <w:r w:rsidR="0076272C" w:rsidRPr="005E310B" w:rsidDel="00157A64">
          <w:rPr>
            <w:rFonts w:ascii="Times New Roman" w:eastAsia="Times New Roman" w:hAnsi="Times New Roman" w:cs="Times New Roman"/>
            <w:sz w:val="24"/>
            <w:szCs w:val="24"/>
            <w:lang w:val="en-US"/>
            <w:rPrChange w:id="337"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connected</w:delText>
        </w:r>
        <w:r w:rsidR="0076272C" w:rsidRPr="005E310B" w:rsidDel="00157A64">
          <w:rPr>
            <w:rFonts w:ascii="Times New Roman" w:eastAsia="Times New Roman" w:hAnsi="Times New Roman" w:cs="Times New Roman"/>
            <w:sz w:val="24"/>
            <w:szCs w:val="24"/>
            <w:lang w:val="en-US"/>
            <w:rPrChange w:id="338"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to</w:delText>
        </w:r>
        <w:r w:rsidR="0076272C" w:rsidRPr="005E310B" w:rsidDel="00157A64">
          <w:rPr>
            <w:rFonts w:ascii="Times New Roman" w:eastAsia="Times New Roman" w:hAnsi="Times New Roman" w:cs="Times New Roman"/>
            <w:sz w:val="24"/>
            <w:szCs w:val="24"/>
            <w:lang w:val="en-US"/>
            <w:rPrChange w:id="339"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the</w:delText>
        </w:r>
        <w:r w:rsidR="0076272C" w:rsidRPr="005E310B" w:rsidDel="00157A64">
          <w:rPr>
            <w:rFonts w:ascii="Times New Roman" w:eastAsia="Times New Roman" w:hAnsi="Times New Roman" w:cs="Times New Roman"/>
            <w:sz w:val="24"/>
            <w:szCs w:val="24"/>
            <w:lang w:val="en-US"/>
            <w:rPrChange w:id="340"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pair</w:delText>
        </w:r>
        <w:r w:rsidR="0076272C" w:rsidRPr="005E310B" w:rsidDel="00157A64">
          <w:rPr>
            <w:rFonts w:ascii="Times New Roman" w:eastAsia="Times New Roman" w:hAnsi="Times New Roman" w:cs="Times New Roman"/>
            <w:sz w:val="24"/>
            <w:szCs w:val="24"/>
            <w:lang w:val="en-US"/>
            <w:rPrChange w:id="341"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of</w:delText>
        </w:r>
        <w:r w:rsidR="0076272C" w:rsidRPr="005E310B" w:rsidDel="00157A64">
          <w:rPr>
            <w:rFonts w:ascii="Times New Roman" w:eastAsia="Times New Roman" w:hAnsi="Times New Roman" w:cs="Times New Roman"/>
            <w:sz w:val="24"/>
            <w:szCs w:val="24"/>
            <w:lang w:val="en-US"/>
            <w:rPrChange w:id="342"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interest</w:delText>
        </w:r>
        <w:r w:rsidR="0076272C" w:rsidRPr="005E310B" w:rsidDel="00157A64">
          <w:rPr>
            <w:rFonts w:ascii="Times New Roman" w:eastAsia="Times New Roman" w:hAnsi="Times New Roman" w:cs="Times New Roman"/>
            <w:sz w:val="24"/>
            <w:szCs w:val="24"/>
            <w:lang w:val="en-US"/>
            <w:rPrChange w:id="343"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carries</w:delText>
        </w:r>
        <w:r w:rsidR="0076272C" w:rsidRPr="005E310B" w:rsidDel="00157A64">
          <w:rPr>
            <w:rFonts w:ascii="Times New Roman" w:eastAsia="Times New Roman" w:hAnsi="Times New Roman" w:cs="Times New Roman"/>
            <w:sz w:val="24"/>
            <w:szCs w:val="24"/>
            <w:lang w:val="en-US"/>
            <w:rPrChange w:id="344"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the</w:delText>
        </w:r>
        <w:r w:rsidR="0076272C" w:rsidRPr="005E310B" w:rsidDel="00157A64">
          <w:rPr>
            <w:rFonts w:ascii="Times New Roman" w:eastAsia="Times New Roman" w:hAnsi="Times New Roman" w:cs="Times New Roman"/>
            <w:sz w:val="24"/>
            <w:szCs w:val="24"/>
            <w:lang w:val="en-US"/>
            <w:rPrChange w:id="345"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consensus</w:delText>
        </w:r>
        <w:r w:rsidR="0076272C" w:rsidRPr="005E310B" w:rsidDel="00157A64">
          <w:rPr>
            <w:rFonts w:ascii="Times New Roman" w:eastAsia="Times New Roman" w:hAnsi="Times New Roman" w:cs="Times New Roman"/>
            <w:sz w:val="24"/>
            <w:szCs w:val="24"/>
            <w:lang w:val="en-US"/>
            <w:rPrChange w:id="346"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allele</w:delText>
        </w:r>
        <w:r w:rsidR="0076272C" w:rsidRPr="005E310B" w:rsidDel="00157A64">
          <w:rPr>
            <w:rFonts w:ascii="Times New Roman" w:eastAsia="Times New Roman" w:hAnsi="Times New Roman" w:cs="Times New Roman"/>
            <w:sz w:val="24"/>
            <w:szCs w:val="24"/>
            <w:lang w:val="en-US"/>
            <w:rPrChange w:id="347"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Based</w:delText>
        </w:r>
        <w:r w:rsidR="0076272C" w:rsidRPr="005E310B" w:rsidDel="00157A64">
          <w:rPr>
            <w:rFonts w:ascii="Times New Roman" w:eastAsia="Times New Roman" w:hAnsi="Times New Roman" w:cs="Times New Roman"/>
            <w:sz w:val="24"/>
            <w:szCs w:val="24"/>
            <w:lang w:val="en-US"/>
            <w:rPrChange w:id="348"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on</w:delText>
        </w:r>
        <w:r w:rsidR="0076272C" w:rsidRPr="005E310B" w:rsidDel="00157A64">
          <w:rPr>
            <w:rFonts w:ascii="Times New Roman" w:eastAsia="Times New Roman" w:hAnsi="Times New Roman" w:cs="Times New Roman"/>
            <w:sz w:val="24"/>
            <w:szCs w:val="24"/>
            <w:lang w:val="en-US"/>
            <w:rPrChange w:id="349"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the</w:delText>
        </w:r>
        <w:r w:rsidR="0076272C" w:rsidRPr="005E310B" w:rsidDel="00157A64">
          <w:rPr>
            <w:rFonts w:ascii="Times New Roman" w:eastAsia="Times New Roman" w:hAnsi="Times New Roman" w:cs="Times New Roman"/>
            <w:sz w:val="24"/>
            <w:szCs w:val="24"/>
            <w:lang w:val="en-US"/>
            <w:rPrChange w:id="350"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comparison</w:delText>
        </w:r>
        <w:r w:rsidR="0076272C" w:rsidRPr="005E310B" w:rsidDel="00157A64">
          <w:rPr>
            <w:rFonts w:ascii="Times New Roman" w:eastAsia="Times New Roman" w:hAnsi="Times New Roman" w:cs="Times New Roman"/>
            <w:sz w:val="24"/>
            <w:szCs w:val="24"/>
            <w:lang w:val="en-US"/>
            <w:rPrChange w:id="351"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between</w:delText>
        </w:r>
        <w:r w:rsidR="0076272C" w:rsidRPr="005E310B" w:rsidDel="00157A64">
          <w:rPr>
            <w:rFonts w:ascii="Times New Roman" w:eastAsia="Times New Roman" w:hAnsi="Times New Roman" w:cs="Times New Roman"/>
            <w:sz w:val="24"/>
            <w:szCs w:val="24"/>
            <w:lang w:val="en-US"/>
            <w:rPrChange w:id="352"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these</w:delText>
        </w:r>
        <w:r w:rsidR="0076272C" w:rsidRPr="005E310B" w:rsidDel="00157A64">
          <w:rPr>
            <w:rFonts w:ascii="Times New Roman" w:eastAsia="Times New Roman" w:hAnsi="Times New Roman" w:cs="Times New Roman"/>
            <w:sz w:val="24"/>
            <w:szCs w:val="24"/>
            <w:lang w:val="en-US"/>
            <w:rPrChange w:id="353"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correlators</w:delText>
        </w:r>
        <w:r w:rsidR="0076272C" w:rsidRPr="005E310B" w:rsidDel="00157A64">
          <w:rPr>
            <w:rFonts w:ascii="Times New Roman" w:eastAsia="Times New Roman" w:hAnsi="Times New Roman" w:cs="Times New Roman"/>
            <w:sz w:val="24"/>
            <w:szCs w:val="24"/>
            <w:lang w:val="en-US"/>
            <w:rPrChange w:id="354"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one</w:delText>
        </w:r>
        <w:r w:rsidR="0076272C" w:rsidRPr="005E310B" w:rsidDel="00157A64">
          <w:rPr>
            <w:rFonts w:ascii="Times New Roman" w:eastAsia="Times New Roman" w:hAnsi="Times New Roman" w:cs="Times New Roman"/>
            <w:sz w:val="24"/>
            <w:szCs w:val="24"/>
            <w:lang w:val="en-US"/>
            <w:rPrChange w:id="355"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determines</w:delText>
        </w:r>
        <w:r w:rsidR="0076272C" w:rsidRPr="005E310B" w:rsidDel="00157A64">
          <w:rPr>
            <w:rFonts w:ascii="Times New Roman" w:eastAsia="Times New Roman" w:hAnsi="Times New Roman" w:cs="Times New Roman"/>
            <w:sz w:val="24"/>
            <w:szCs w:val="24"/>
            <w:lang w:val="en-US"/>
            <w:rPrChange w:id="356"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whether</w:delText>
        </w:r>
        <w:r w:rsidR="0076272C" w:rsidRPr="005E310B" w:rsidDel="00157A64">
          <w:rPr>
            <w:rFonts w:ascii="Times New Roman" w:eastAsia="Times New Roman" w:hAnsi="Times New Roman" w:cs="Times New Roman"/>
            <w:sz w:val="24"/>
            <w:szCs w:val="24"/>
            <w:lang w:val="en-US"/>
            <w:rPrChange w:id="357"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the</w:delText>
        </w:r>
        <w:r w:rsidR="0076272C" w:rsidRPr="005E310B" w:rsidDel="00157A64">
          <w:rPr>
            <w:rFonts w:ascii="Times New Roman" w:eastAsia="Times New Roman" w:hAnsi="Times New Roman" w:cs="Times New Roman"/>
            <w:sz w:val="24"/>
            <w:szCs w:val="24"/>
            <w:lang w:val="en-US"/>
            <w:rPrChange w:id="358"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candidate</w:delText>
        </w:r>
        <w:r w:rsidR="0076272C" w:rsidRPr="005E310B" w:rsidDel="00157A64">
          <w:rPr>
            <w:rFonts w:ascii="Times New Roman" w:eastAsia="Times New Roman" w:hAnsi="Times New Roman" w:cs="Times New Roman"/>
            <w:sz w:val="24"/>
            <w:szCs w:val="24"/>
            <w:lang w:val="en-US"/>
            <w:rPrChange w:id="359"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pair</w:delText>
        </w:r>
        <w:r w:rsidR="0076272C" w:rsidRPr="005E310B" w:rsidDel="00157A64">
          <w:rPr>
            <w:rFonts w:ascii="Times New Roman" w:eastAsia="Times New Roman" w:hAnsi="Times New Roman" w:cs="Times New Roman"/>
            <w:sz w:val="24"/>
            <w:szCs w:val="24"/>
            <w:lang w:val="en-US"/>
            <w:rPrChange w:id="360"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is</w:delText>
        </w:r>
        <w:r w:rsidR="0076272C" w:rsidRPr="005E310B" w:rsidDel="00157A64">
          <w:rPr>
            <w:rFonts w:ascii="Times New Roman" w:eastAsia="Times New Roman" w:hAnsi="Times New Roman" w:cs="Times New Roman"/>
            <w:sz w:val="24"/>
            <w:szCs w:val="24"/>
            <w:lang w:val="en-US"/>
            <w:rPrChange w:id="361"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epistatic</w:delText>
        </w:r>
        <w:r w:rsidR="0076272C" w:rsidRPr="005E310B" w:rsidDel="00157A64">
          <w:rPr>
            <w:rFonts w:ascii="Times New Roman" w:eastAsia="Times New Roman" w:hAnsi="Times New Roman" w:cs="Times New Roman"/>
            <w:sz w:val="24"/>
            <w:szCs w:val="24"/>
            <w:lang w:val="en-US"/>
            <w:rPrChange w:id="362"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or</w:delText>
        </w:r>
        <w:r w:rsidR="0076272C" w:rsidRPr="005E310B" w:rsidDel="00157A64">
          <w:rPr>
            <w:rFonts w:ascii="Times New Roman" w:eastAsia="Times New Roman" w:hAnsi="Times New Roman" w:cs="Times New Roman"/>
            <w:sz w:val="24"/>
            <w:szCs w:val="24"/>
            <w:lang w:val="en-US"/>
            <w:rPrChange w:id="363"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not</w:delText>
        </w:r>
        <w:r w:rsidR="0076272C" w:rsidRPr="005E310B" w:rsidDel="00157A64">
          <w:rPr>
            <w:rFonts w:ascii="Times New Roman" w:eastAsia="Times New Roman" w:hAnsi="Times New Roman" w:cs="Times New Roman"/>
            <w:sz w:val="24"/>
            <w:szCs w:val="24"/>
            <w:lang w:val="en-US"/>
            <w:rPrChange w:id="364"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as</w:delText>
        </w:r>
        <w:r w:rsidR="0076272C" w:rsidRPr="005E310B" w:rsidDel="00157A64">
          <w:rPr>
            <w:rFonts w:ascii="Times New Roman" w:eastAsia="Times New Roman" w:hAnsi="Times New Roman" w:cs="Times New Roman"/>
            <w:sz w:val="24"/>
            <w:szCs w:val="24"/>
            <w:lang w:val="en-US"/>
            <w:rPrChange w:id="365"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described</w:delText>
        </w:r>
        <w:r w:rsidR="0076272C" w:rsidRPr="005E310B" w:rsidDel="00157A64">
          <w:rPr>
            <w:rFonts w:ascii="Times New Roman" w:eastAsia="Times New Roman" w:hAnsi="Times New Roman" w:cs="Times New Roman"/>
            <w:sz w:val="24"/>
            <w:szCs w:val="24"/>
            <w:lang w:val="en-US"/>
            <w:rPrChange w:id="366"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sz w:val="24"/>
            <w:szCs w:val="24"/>
          </w:rPr>
          <w:delText>in</w:delText>
        </w:r>
        <w:r w:rsidR="0076272C" w:rsidRPr="005E310B" w:rsidDel="00157A64">
          <w:rPr>
            <w:rFonts w:ascii="Times New Roman" w:eastAsia="Times New Roman" w:hAnsi="Times New Roman" w:cs="Times New Roman"/>
            <w:sz w:val="24"/>
            <w:szCs w:val="24"/>
            <w:lang w:val="en-US"/>
            <w:rPrChange w:id="367" w:author="Автор" w:date="2026-03-30T20:46:00Z">
              <w:rPr>
                <w:rFonts w:ascii="Times New Roman" w:eastAsia="Times New Roman" w:hAnsi="Times New Roman" w:cs="Times New Roman"/>
                <w:sz w:val="24"/>
                <w:szCs w:val="24"/>
              </w:rPr>
            </w:rPrChange>
          </w:rPr>
          <w:delText xml:space="preserve"> </w:delText>
        </w:r>
        <w:r w:rsidR="0076272C" w:rsidDel="00157A64">
          <w:rPr>
            <w:rFonts w:ascii="Times New Roman" w:eastAsia="Times New Roman" w:hAnsi="Times New Roman" w:cs="Times New Roman"/>
            <w:i/>
            <w:sz w:val="24"/>
            <w:szCs w:val="24"/>
          </w:rPr>
          <w:delText>Methods</w:delText>
        </w:r>
        <w:r w:rsidR="0076272C" w:rsidRPr="005E310B" w:rsidDel="00157A64">
          <w:rPr>
            <w:rFonts w:ascii="Times New Roman" w:eastAsia="Times New Roman" w:hAnsi="Times New Roman" w:cs="Times New Roman"/>
            <w:sz w:val="24"/>
            <w:szCs w:val="24"/>
            <w:lang w:val="en-US"/>
            <w:rPrChange w:id="368" w:author="Автор" w:date="2026-03-30T20:46:00Z">
              <w:rPr>
                <w:rFonts w:ascii="Times New Roman" w:eastAsia="Times New Roman" w:hAnsi="Times New Roman" w:cs="Times New Roman"/>
                <w:sz w:val="24"/>
                <w:szCs w:val="24"/>
              </w:rPr>
            </w:rPrChange>
          </w:rPr>
          <w:delText>.</w:delText>
        </w:r>
      </w:del>
    </w:p>
    <w:p w14:paraId="55D74CE5" w14:textId="77777777" w:rsidR="003A5E2B" w:rsidRPr="005E310B" w:rsidRDefault="003A5E2B">
      <w:pPr>
        <w:spacing w:after="0" w:line="360" w:lineRule="auto"/>
        <w:ind w:firstLine="708"/>
        <w:jc w:val="both"/>
        <w:rPr>
          <w:ins w:id="369" w:author="Автор" w:date="2026-03-24T14:13:00Z"/>
          <w:rFonts w:ascii="Times New Roman" w:eastAsia="Times New Roman" w:hAnsi="Times New Roman" w:cs="Times New Roman"/>
          <w:b/>
          <w:sz w:val="24"/>
          <w:szCs w:val="24"/>
          <w:lang w:val="en-US"/>
          <w:rPrChange w:id="370" w:author="Автор" w:date="2026-03-30T20:46:00Z">
            <w:rPr>
              <w:ins w:id="371" w:author="Автор" w:date="2026-03-24T14:13:00Z"/>
              <w:rFonts w:ascii="Times New Roman" w:eastAsia="Times New Roman" w:hAnsi="Times New Roman" w:cs="Times New Roman"/>
              <w:b/>
              <w:sz w:val="24"/>
              <w:szCs w:val="24"/>
            </w:rPr>
          </w:rPrChange>
        </w:rPr>
      </w:pPr>
    </w:p>
    <w:p w14:paraId="72C1F255" w14:textId="50F41E86" w:rsidR="0087149A" w:rsidRDefault="0076272C" w:rsidP="00157A64">
      <w:pPr>
        <w:spacing w:after="0" w:line="360" w:lineRule="auto"/>
        <w:ind w:firstLine="708"/>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Accuracy test</w:t>
      </w:r>
      <w:ins w:id="372" w:author="Автор" w:date="2026-03-24T13:29:00Z">
        <w:r w:rsidR="002C744F">
          <w:rPr>
            <w:rFonts w:ascii="Times New Roman" w:eastAsia="Times New Roman" w:hAnsi="Times New Roman" w:cs="Times New Roman"/>
            <w:b/>
            <w:sz w:val="24"/>
            <w:szCs w:val="24"/>
          </w:rPr>
          <w:t xml:space="preserve"> 1</w:t>
        </w:r>
      </w:ins>
      <w:ins w:id="373" w:author="Автор" w:date="2026-03-24T13:27:00Z">
        <w:r w:rsidR="002C744F" w:rsidRPr="005E310B">
          <w:rPr>
            <w:rFonts w:ascii="Times New Roman" w:eastAsia="Times New Roman" w:hAnsi="Times New Roman" w:cs="Times New Roman"/>
            <w:b/>
            <w:sz w:val="24"/>
            <w:szCs w:val="24"/>
            <w:lang w:val="en-US"/>
            <w:rPrChange w:id="374" w:author="Автор" w:date="2026-03-24T13:27:00Z">
              <w:rPr>
                <w:rFonts w:ascii="Times New Roman" w:eastAsia="Times New Roman" w:hAnsi="Times New Roman" w:cs="Times New Roman"/>
                <w:b/>
                <w:sz w:val="24"/>
                <w:szCs w:val="24"/>
                <w:lang w:val="ru-RU"/>
              </w:rPr>
            </w:rPrChange>
          </w:rPr>
          <w:t xml:space="preserve">: </w:t>
        </w:r>
        <w:r w:rsidR="002C744F">
          <w:rPr>
            <w:rFonts w:ascii="Times New Roman" w:eastAsia="Times New Roman" w:hAnsi="Times New Roman" w:cs="Times New Roman"/>
            <w:b/>
            <w:sz w:val="24"/>
            <w:szCs w:val="24"/>
            <w:lang w:val="en-US"/>
          </w:rPr>
          <w:t xml:space="preserve">the case of standing variation. </w:t>
        </w:r>
      </w:ins>
      <w:del w:id="375" w:author="Автор" w:date="2026-03-24T13:27:00Z">
        <w:r w:rsidDel="002C744F">
          <w:rPr>
            <w:rFonts w:ascii="Times New Roman" w:eastAsia="Times New Roman" w:hAnsi="Times New Roman" w:cs="Times New Roman"/>
            <w:b/>
            <w:sz w:val="24"/>
            <w:szCs w:val="24"/>
          </w:rPr>
          <w:delText>.</w:delText>
        </w:r>
        <w:r w:rsidDel="002C744F">
          <w:rPr>
            <w:rFonts w:ascii="Times New Roman" w:eastAsia="Times New Roman" w:hAnsi="Times New Roman" w:cs="Times New Roman"/>
            <w:sz w:val="24"/>
            <w:szCs w:val="24"/>
          </w:rPr>
          <w:delText xml:space="preserve"> </w:delText>
        </w:r>
      </w:del>
      <w:ins w:id="376" w:author="Автор" w:date="2025-12-02T15:26:00Z">
        <w:del w:id="377" w:author="Автор" w:date="2026-03-24T13:29:00Z">
          <w:r w:rsidR="00157A64" w:rsidDel="002C744F">
            <w:rPr>
              <w:rFonts w:ascii="Times New Roman" w:eastAsia="Times New Roman" w:hAnsi="Times New Roman" w:cs="Times New Roman"/>
              <w:sz w:val="24"/>
              <w:szCs w:val="24"/>
            </w:rPr>
            <w:delText xml:space="preserve">The method of detection of epistatic pairs </w:delText>
          </w:r>
        </w:del>
        <w:del w:id="378" w:author="Автор" w:date="2026-03-24T13:38:00Z">
          <w:r w:rsidR="00157A64" w:rsidDel="005F40F7">
            <w:rPr>
              <w:rFonts w:ascii="Times New Roman" w:eastAsia="Times New Roman" w:hAnsi="Times New Roman" w:cs="Times New Roman"/>
              <w:sz w:val="24"/>
              <w:szCs w:val="24"/>
            </w:rPr>
            <w:delText xml:space="preserve">is described in </w:delText>
          </w:r>
          <w:r w:rsidR="00157A64" w:rsidDel="005F40F7">
            <w:rPr>
              <w:rFonts w:ascii="Times New Roman" w:eastAsia="Times New Roman" w:hAnsi="Times New Roman" w:cs="Times New Roman"/>
              <w:i/>
              <w:sz w:val="24"/>
              <w:szCs w:val="24"/>
            </w:rPr>
            <w:delText>Methods</w:delText>
          </w:r>
          <w:r w:rsidR="00157A64" w:rsidDel="005F40F7">
            <w:rPr>
              <w:rFonts w:ascii="Times New Roman" w:eastAsia="Times New Roman" w:hAnsi="Times New Roman" w:cs="Times New Roman"/>
              <w:sz w:val="24"/>
              <w:szCs w:val="24"/>
            </w:rPr>
            <w:delText>.</w:delText>
          </w:r>
        </w:del>
      </w:ins>
      <w:ins w:id="379" w:author="Автор" w:date="2025-12-02T15:27:00Z">
        <w:del w:id="380" w:author="Автор" w:date="2026-03-24T13:38:00Z">
          <w:r w:rsidR="00157A64" w:rsidDel="005F40F7">
            <w:rPr>
              <w:rFonts w:ascii="Times New Roman" w:eastAsia="Times New Roman" w:hAnsi="Times New Roman" w:cs="Times New Roman"/>
              <w:sz w:val="24"/>
              <w:szCs w:val="24"/>
            </w:rPr>
            <w:delText xml:space="preserve"> </w:delText>
          </w:r>
        </w:del>
      </w:ins>
      <w:r>
        <w:rPr>
          <w:rFonts w:ascii="Times New Roman" w:eastAsia="Times New Roman" w:hAnsi="Times New Roman" w:cs="Times New Roman"/>
          <w:sz w:val="24"/>
          <w:szCs w:val="24"/>
        </w:rPr>
        <w:t xml:space="preserve">To test </w:t>
      </w:r>
      <w:del w:id="381" w:author="Автор" w:date="2025-12-02T15:27:00Z">
        <w:r w:rsidDel="00157A64">
          <w:rPr>
            <w:rFonts w:ascii="Times New Roman" w:eastAsia="Times New Roman" w:hAnsi="Times New Roman" w:cs="Times New Roman"/>
            <w:sz w:val="24"/>
            <w:szCs w:val="24"/>
          </w:rPr>
          <w:delText xml:space="preserve">the </w:delText>
        </w:r>
      </w:del>
      <w:ins w:id="382" w:author="Автор" w:date="2026-03-24T13:29:00Z">
        <w:r w:rsidR="002C744F">
          <w:rPr>
            <w:rFonts w:ascii="Times New Roman" w:eastAsia="Times New Roman" w:hAnsi="Times New Roman" w:cs="Times New Roman"/>
            <w:sz w:val="24"/>
            <w:szCs w:val="24"/>
          </w:rPr>
          <w:t>the</w:t>
        </w:r>
      </w:ins>
      <w:ins w:id="383" w:author="Автор" w:date="2025-12-02T15:27:00Z">
        <w:del w:id="384" w:author="Автор" w:date="2026-03-24T13:29:00Z">
          <w:r w:rsidR="00157A64" w:rsidDel="002C744F">
            <w:rPr>
              <w:rFonts w:ascii="Times New Roman" w:eastAsia="Times New Roman" w:hAnsi="Times New Roman" w:cs="Times New Roman"/>
              <w:sz w:val="24"/>
              <w:szCs w:val="24"/>
            </w:rPr>
            <w:delText>its</w:delText>
          </w:r>
        </w:del>
        <w:r w:rsidR="00157A64">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accuracy</w:t>
      </w:r>
      <w:ins w:id="385" w:author="Автор" w:date="2026-03-24T13:38:00Z">
        <w:r w:rsidR="005F40F7">
          <w:rPr>
            <w:rFonts w:ascii="Times New Roman" w:eastAsia="Times New Roman" w:hAnsi="Times New Roman" w:cs="Times New Roman"/>
            <w:sz w:val="24"/>
            <w:szCs w:val="24"/>
          </w:rPr>
          <w:t xml:space="preserve"> of the detection method</w:t>
        </w:r>
      </w:ins>
      <w:del w:id="386" w:author="Автор" w:date="2026-03-24T14:15:00Z">
        <w:r w:rsidDel="003A5E2B">
          <w:rPr>
            <w:rFonts w:ascii="Times New Roman" w:eastAsia="Times New Roman" w:hAnsi="Times New Roman" w:cs="Times New Roman"/>
            <w:sz w:val="24"/>
            <w:szCs w:val="24"/>
          </w:rPr>
          <w:delText xml:space="preserve"> </w:delText>
        </w:r>
      </w:del>
      <w:del w:id="387" w:author="Автор" w:date="2025-12-02T15:27:00Z">
        <w:r w:rsidDel="00596AF4">
          <w:rPr>
            <w:rFonts w:ascii="Times New Roman" w:eastAsia="Times New Roman" w:hAnsi="Times New Roman" w:cs="Times New Roman"/>
            <w:sz w:val="24"/>
            <w:szCs w:val="24"/>
          </w:rPr>
          <w:delText>of this detection method</w:delText>
        </w:r>
      </w:del>
      <w:r>
        <w:rPr>
          <w:rFonts w:ascii="Times New Roman" w:eastAsia="Times New Roman" w:hAnsi="Times New Roman" w:cs="Times New Roman"/>
          <w:sz w:val="24"/>
          <w:szCs w:val="24"/>
        </w:rPr>
        <w:t xml:space="preserve">, artificial genomic sequences are obtained from the simulation of </w:t>
      </w:r>
      <w:ins w:id="388" w:author="Автор" w:date="2025-12-15T15:57:00Z">
        <w:r w:rsidR="005C4B74">
          <w:rPr>
            <w:rFonts w:ascii="Times New Roman" w:eastAsia="Times New Roman" w:hAnsi="Times New Roman" w:cs="Times New Roman"/>
            <w:sz w:val="24"/>
            <w:szCs w:val="24"/>
          </w:rPr>
          <w:t xml:space="preserve">the multi-site </w:t>
        </w:r>
      </w:ins>
      <w:r>
        <w:rPr>
          <w:rFonts w:ascii="Times New Roman" w:eastAsia="Times New Roman" w:hAnsi="Times New Roman" w:cs="Times New Roman"/>
          <w:sz w:val="24"/>
          <w:szCs w:val="24"/>
        </w:rPr>
        <w:t xml:space="preserve">evolution of a </w:t>
      </w:r>
      <w:ins w:id="389" w:author="Автор" w:date="2026-03-24T13:39:00Z">
        <w:r w:rsidR="005F40F7">
          <w:rPr>
            <w:rFonts w:ascii="Times New Roman" w:eastAsia="Times New Roman" w:hAnsi="Times New Roman" w:cs="Times New Roman"/>
            <w:sz w:val="24"/>
            <w:szCs w:val="24"/>
          </w:rPr>
          <w:t xml:space="preserve">genetically-diverse </w:t>
        </w:r>
      </w:ins>
      <w:r>
        <w:rPr>
          <w:rFonts w:ascii="Times New Roman" w:eastAsia="Times New Roman" w:hAnsi="Times New Roman" w:cs="Times New Roman"/>
          <w:sz w:val="24"/>
          <w:szCs w:val="24"/>
        </w:rPr>
        <w:t>population by a Monte-Carlo algorithm with a set epistasis network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xml:space="preserve">). The input parameters are chosen in a range representative for several viruses (Table 1 in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w:t>
      </w:r>
      <w:del w:id="390" w:author="Автор" w:date="2025-12-02T23:51:00Z">
        <w:r w:rsidDel="001E5656">
          <w:rPr>
            <w:rFonts w:ascii="Times New Roman" w:eastAsia="Times New Roman" w:hAnsi="Times New Roman" w:cs="Times New Roman"/>
            <w:sz w:val="24"/>
            <w:szCs w:val="24"/>
          </w:rPr>
          <w:delText xml:space="preserve"> in UFE correlator (35)</w:delText>
        </w:r>
      </w:del>
      <w:r>
        <w:rPr>
          <w:rFonts w:ascii="Times New Roman" w:eastAsia="Times New Roman" w:hAnsi="Times New Roman" w:cs="Times New Roman"/>
          <w:sz w:val="24"/>
          <w:szCs w:val="24"/>
        </w:rPr>
        <w:t xml:space="preserve">, the magnitude of epistasis, recombination probability, and the average crossover number (Fig. 1). </w:t>
      </w:r>
    </w:p>
    <w:p w14:paraId="157AA5CF" w14:textId="5DB2A546" w:rsidR="0087149A" w:rsidRDefault="00AC30E2">
      <w:pPr>
        <w:pBdr>
          <w:top w:val="nil"/>
          <w:left w:val="nil"/>
          <w:bottom w:val="nil"/>
          <w:right w:val="nil"/>
          <w:between w:val="nil"/>
        </w:pBdr>
        <w:spacing w:after="0" w:line="240" w:lineRule="auto"/>
        <w:rPr>
          <w:i/>
          <w:color w:val="000000"/>
        </w:rPr>
      </w:pPr>
      <w:r>
        <w:rPr>
          <w:noProof/>
        </w:rPr>
        <w:lastRenderedPageBreak/>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36615" cy="6183641"/>
                    </a:xfrm>
                    <a:prstGeom prst="rect">
                      <a:avLst/>
                    </a:prstGeom>
                    <a:ln/>
                  </pic:spPr>
                </pic:pic>
              </a:graphicData>
            </a:graphic>
          </wp:inline>
        </w:drawing>
      </w:r>
    </w:p>
    <w:p w14:paraId="1D37C4A7" w14:textId="6C918ADC" w:rsidR="0087149A"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Figure 1. The error of detection of epistatic interactions</w:t>
      </w:r>
      <w:ins w:id="391" w:author="Автор" w:date="2026-03-24T13:39:00Z">
        <w:r w:rsidR="005F40F7">
          <w:rPr>
            <w:rFonts w:ascii="Times New Roman" w:eastAsia="Times New Roman" w:hAnsi="Times New Roman" w:cs="Times New Roman"/>
            <w:b/>
            <w:color w:val="000000"/>
            <w:sz w:val="20"/>
            <w:szCs w:val="20"/>
          </w:rPr>
          <w:t xml:space="preserve"> for the case of standing variation (Test1)</w:t>
        </w:r>
      </w:ins>
      <w:r>
        <w:rPr>
          <w:rFonts w:ascii="Times New Roman" w:eastAsia="Times New Roman" w:hAnsi="Times New Roman" w:cs="Times New Roman"/>
          <w:b/>
          <w:color w:val="000000"/>
          <w:sz w:val="20"/>
          <w:szCs w:val="20"/>
        </w:rPr>
        <w:t>.</w:t>
      </w:r>
      <w:r>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divided by the number of true interactions. Detection is carried out using the universal footprint of epistasis (UFE)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ins w:id="392" w:author="Автор" w:date="2025-12-15T14:07:00Z">
        <w:r w:rsidR="002502EA" w:rsidRPr="002502EA" w:rsidDel="002502EA">
          <w:rPr>
            <w:rFonts w:ascii="Times New Roman" w:hAnsi="Times New Roman" w:cs="Times New Roman"/>
            <w:sz w:val="20"/>
            <w:szCs w:val="20"/>
            <w:lang w:val="en-US"/>
          </w:rPr>
          <w:t xml:space="preserve"> </w:t>
        </w:r>
      </w:ins>
      <w:del w:id="393" w:author="Автор" w:date="2025-12-15T14:07:00Z">
        <w:r w:rsidR="00F53701" w:rsidDel="002502EA">
          <w:rPr>
            <w:rFonts w:ascii="Times New Roman" w:hAnsi="Times New Roman" w:cs="Times New Roman"/>
            <w:sz w:val="20"/>
            <w:szCs w:val="20"/>
            <w:lang w:val="en-US"/>
          </w:rPr>
          <w:delText>{Pedruzzi, 2018 #129}</w:delText>
        </w:r>
      </w:del>
      <w:ins w:id="394" w:author="Автор" w:date="2025-12-02T23:50:00Z">
        <w:del w:id="395" w:author="Автор" w:date="2025-12-15T14:07:00Z">
          <w:r w:rsidR="00231D32" w:rsidRPr="00482808" w:rsidDel="002502EA">
            <w:rPr>
              <w:rFonts w:ascii="Times New Roman" w:hAnsi="Times New Roman" w:cs="Times New Roman"/>
              <w:sz w:val="20"/>
              <w:szCs w:val="20"/>
              <w:lang w:val="en-US"/>
            </w:rPr>
            <w:fldChar w:fldCharType="begin"/>
          </w:r>
        </w:del>
      </w:ins>
      <w:del w:id="396" w:author="Автор" w:date="2025-12-15T14:07:00Z">
        <w:r w:rsidR="00435B03" w:rsidDel="002502EA">
          <w:rPr>
            <w:rFonts w:ascii="Times New Roman" w:hAnsi="Times New Roman" w:cs="Times New Roman"/>
            <w:sz w:val="20"/>
            <w:szCs w:val="20"/>
            <w:lang w:val="en-US"/>
          </w:rPr>
          <w:delInstrText xml:space="preserve"> ADDIN EN.CITE &lt;EndNote&gt;&lt;Cite&gt;&lt;Author&gt;Pedruzzi&lt;/Author&gt;&lt;Year&gt;2018&lt;/Year&gt;&lt;RecNum&gt;156&lt;/RecNum&gt;&lt;DisplayText&gt;[38]&lt;/DisplayText&gt;&lt;record&gt;&lt;rec-number&gt;156&lt;/rec-number&gt;&lt;foreign-keys&gt;&lt;key app="EN" db-id="desw09ddppdzr8ezzrk555vktr0505dpx2av" timestamp="1544625278"&gt;156&lt;/key&gt;&lt;/foreign-keys&gt;&lt;ref-type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Biol&lt;/secondary-title&gt;&lt;/titles&gt;&lt;periodical&gt;&lt;full-title&gt;PLoS Comput Biol&lt;/full-title&gt;&lt;/periodical&gt;&lt;pages&gt;e1006426&lt;/pages&gt;&lt;volume&gt;14&lt;/volume&gt;&lt;number&gt;9&lt;/number&gt;&lt;keywords&gt;&lt;keyword&gt;Biological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delInstrText>
        </w:r>
      </w:del>
      <w:ins w:id="397" w:author="Автор" w:date="2025-12-02T23:50:00Z">
        <w:del w:id="398" w:author="Автор" w:date="2025-12-15T14:07:00Z">
          <w:r w:rsidR="00231D32" w:rsidRPr="00482808" w:rsidDel="002502EA">
            <w:rPr>
              <w:rFonts w:ascii="Times New Roman" w:hAnsi="Times New Roman" w:cs="Times New Roman"/>
              <w:sz w:val="20"/>
              <w:szCs w:val="20"/>
              <w:lang w:val="en-US"/>
            </w:rPr>
            <w:fldChar w:fldCharType="separate"/>
          </w:r>
        </w:del>
      </w:ins>
      <w:del w:id="399" w:author="Автор" w:date="2025-12-15T14:07:00Z">
        <w:r w:rsidR="00435B03" w:rsidDel="002502EA">
          <w:rPr>
            <w:rFonts w:ascii="Times New Roman" w:hAnsi="Times New Roman" w:cs="Times New Roman"/>
            <w:noProof/>
            <w:sz w:val="20"/>
            <w:szCs w:val="20"/>
            <w:lang w:val="en-US"/>
          </w:rPr>
          <w:delText>[38]</w:delText>
        </w:r>
      </w:del>
      <w:ins w:id="400" w:author="Автор" w:date="2025-12-02T23:50:00Z">
        <w:del w:id="401" w:author="Автор" w:date="2025-12-15T14:07:00Z">
          <w:r w:rsidR="00231D32" w:rsidRPr="00482808" w:rsidDel="002502EA">
            <w:rPr>
              <w:rFonts w:ascii="Times New Roman" w:hAnsi="Times New Roman" w:cs="Times New Roman"/>
              <w:sz w:val="20"/>
              <w:szCs w:val="20"/>
              <w:lang w:val="en-US"/>
            </w:rPr>
            <w:fldChar w:fldCharType="end"/>
          </w:r>
          <w:r w:rsidR="00231D32" w:rsidDel="002502EA">
            <w:rPr>
              <w:rFonts w:ascii="Times New Roman" w:hAnsi="Times New Roman" w:cs="Times New Roman"/>
              <w:sz w:val="20"/>
              <w:szCs w:val="20"/>
              <w:lang w:val="en-US"/>
            </w:rPr>
            <w:delText xml:space="preserve"> </w:delText>
          </w:r>
        </w:del>
      </w:ins>
      <w:del w:id="402" w:author="Автор" w:date="2025-12-02T23:50:00Z">
        <w:r w:rsidDel="00231D32">
          <w:rPr>
            <w:rFonts w:ascii="Times New Roman" w:eastAsia="Times New Roman" w:hAnsi="Times New Roman" w:cs="Times New Roman"/>
            <w:sz w:val="20"/>
            <w:szCs w:val="20"/>
          </w:rPr>
          <w:delText>(35)</w:delText>
        </w:r>
        <w:r w:rsidDel="00231D32">
          <w:rPr>
            <w:rFonts w:ascii="Times New Roman" w:eastAsia="Times New Roman" w:hAnsi="Times New Roman" w:cs="Times New Roman"/>
            <w:sz w:val="24"/>
            <w:szCs w:val="24"/>
          </w:rPr>
          <w:delText xml:space="preserve"> </w:delText>
        </w:r>
      </w:del>
      <w:r>
        <w:rPr>
          <w:rFonts w:ascii="Times New Roman" w:eastAsia="Times New Roman" w:hAnsi="Times New Roman" w:cs="Times New Roman"/>
          <w:color w:val="000000"/>
          <w:sz w:val="20"/>
          <w:szCs w:val="20"/>
        </w:rPr>
        <w:t xml:space="preserve">and three-site haplotype method </w:t>
      </w:r>
      <w:r w:rsidR="00EF6A49">
        <w:rPr>
          <w:rFonts w:ascii="Times New Roman" w:eastAsia="Times New Roman" w:hAnsi="Times New Roman" w:cs="Times New Roman"/>
          <w:color w:val="000000"/>
          <w:sz w:val="20"/>
          <w:szCs w:val="20"/>
        </w:rPr>
        <w:fldChar w:fldCharType="begin"/>
      </w:r>
      <w:r w:rsidR="00EF6A49">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color w:val="000000"/>
          <w:sz w:val="20"/>
          <w:szCs w:val="20"/>
        </w:rPr>
        <w:fldChar w:fldCharType="separate"/>
      </w:r>
      <w:r w:rsidR="00EF6A49">
        <w:rPr>
          <w:rFonts w:ascii="Times New Roman" w:eastAsia="Times New Roman" w:hAnsi="Times New Roman" w:cs="Times New Roman"/>
          <w:noProof/>
          <w:color w:val="000000"/>
          <w:sz w:val="20"/>
          <w:szCs w:val="20"/>
        </w:rPr>
        <w:t>[39]</w:t>
      </w:r>
      <w:r w:rsidR="00EF6A49">
        <w:rPr>
          <w:rFonts w:ascii="Times New Roman" w:eastAsia="Times New Roman" w:hAnsi="Times New Roman" w:cs="Times New Roman"/>
          <w:color w:val="000000"/>
          <w:sz w:val="20"/>
          <w:szCs w:val="20"/>
        </w:rPr>
        <w:fldChar w:fldCharType="end"/>
      </w:r>
      <w:ins w:id="403" w:author="Автор" w:date="2025-12-15T14:07:00Z">
        <w:r w:rsidR="002502EA" w:rsidRPr="002502EA" w:rsidDel="002502EA">
          <w:rPr>
            <w:rFonts w:ascii="Times New Roman" w:eastAsia="Times New Roman" w:hAnsi="Times New Roman" w:cs="Times New Roman"/>
            <w:color w:val="000000"/>
            <w:sz w:val="20"/>
            <w:szCs w:val="20"/>
          </w:rPr>
          <w:t xml:space="preserve"> </w:t>
        </w:r>
      </w:ins>
      <w:del w:id="404" w:author="Автор" w:date="2025-12-15T14:07:00Z">
        <w:r w:rsidR="00F53701" w:rsidDel="002502EA">
          <w:rPr>
            <w:rFonts w:ascii="Times New Roman" w:eastAsia="Times New Roman" w:hAnsi="Times New Roman" w:cs="Times New Roman"/>
            <w:color w:val="000000"/>
            <w:sz w:val="20"/>
            <w:szCs w:val="20"/>
          </w:rPr>
          <w:delText>{Pedruzzi, 2021 #108}</w:delText>
        </w:r>
      </w:del>
      <w:ins w:id="405" w:author="Автор" w:date="2025-12-02T23:50:00Z">
        <w:del w:id="406" w:author="Автор" w:date="2025-12-15T14:07:00Z">
          <w:r w:rsidR="00231D32" w:rsidDel="002502EA">
            <w:rPr>
              <w:rFonts w:ascii="Times New Roman" w:eastAsia="Times New Roman" w:hAnsi="Times New Roman" w:cs="Times New Roman"/>
              <w:color w:val="000000"/>
              <w:sz w:val="20"/>
              <w:szCs w:val="20"/>
            </w:rPr>
            <w:fldChar w:fldCharType="begin"/>
          </w:r>
        </w:del>
      </w:ins>
      <w:del w:id="407" w:author="Автор" w:date="2025-12-15T14:07:00Z">
        <w:r w:rsidR="00E3739B" w:rsidDel="002502EA">
          <w:rPr>
            <w:rFonts w:ascii="Times New Roman" w:eastAsia="Times New Roman" w:hAnsi="Times New Roman" w:cs="Times New Roman"/>
            <w:color w:val="000000"/>
            <w:sz w:val="20"/>
            <w:szCs w:val="20"/>
          </w:rPr>
          <w:delInstrText xml:space="preserve"> ADDIN EN.CITE &lt;EndNote&gt;&lt;Cite&gt;&lt;Author&gt;Pedruzzi&lt;/Author&gt;&lt;Year&gt;2021&lt;/Year&gt;&lt;RecNum&gt;214&lt;/RecNum&gt;&lt;DisplayText&gt;[41]&lt;/DisplayText&gt;&lt;record&gt;&lt;rec-number&gt;214&lt;/rec-number&gt;&lt;foreign-keys&gt;&lt;key app="EN" db-id="desw09ddppdzr8ezzrk555vktr0505dpx2av" timestamp="1751177494"&gt;214&lt;/key&gt;&lt;/foreign-keys&gt;&lt;ref-type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Pathog&lt;/full-title&gt;&lt;/periodical&gt;&lt;pages&gt;e1009669&lt;/pages&gt;&lt;volume&gt;17&lt;/volume&gt;&lt;number&gt;6&lt;/number&gt;&lt;edition&gt;20210621&lt;/edition&gt;&lt;keywords&gt;&lt;keyword&gt;*Algorithms&lt;/keyword&gt;&lt;keyword&gt;Biological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(Print)&amp;#xD;1553-7366 (Linking)&lt;/isbn&gt;&lt;accession-num&gt;34153082&lt;/accession-num&gt;&lt;urls&gt;&lt;related-urls&gt;&lt;url&gt;https://www.ncbi.nlm.nih.gov/pubmed/34153082&lt;/url&gt;&lt;/related-urls&gt;&lt;/urls&gt;&lt;custom1&gt;The authors have declared that no competing interests exist.&lt;/custom1&gt;&lt;custom2&gt;PMC8248644&lt;/custom2&gt;&lt;electronic-resource-num&gt;10.1371/journal.ppat.1009669&lt;/electronic-resource-num&gt;&lt;remote-database-name&gt;Medline&lt;/remote-database-name&gt;&lt;remote-database-provider&gt;NLM&lt;/remote-database-provider&gt;&lt;/record&gt;&lt;/Cite&gt;&lt;/EndNote&gt;</w:delInstrText>
        </w:r>
      </w:del>
      <w:ins w:id="408" w:author="Автор" w:date="2025-12-02T23:50:00Z">
        <w:del w:id="409" w:author="Автор" w:date="2025-12-15T14:07:00Z">
          <w:r w:rsidR="00231D32" w:rsidDel="002502EA">
            <w:rPr>
              <w:rFonts w:ascii="Times New Roman" w:eastAsia="Times New Roman" w:hAnsi="Times New Roman" w:cs="Times New Roman"/>
              <w:color w:val="000000"/>
              <w:sz w:val="20"/>
              <w:szCs w:val="20"/>
            </w:rPr>
            <w:fldChar w:fldCharType="separate"/>
          </w:r>
        </w:del>
      </w:ins>
      <w:del w:id="410" w:author="Автор" w:date="2025-12-15T14:07:00Z">
        <w:r w:rsidR="00E3739B" w:rsidDel="002502EA">
          <w:rPr>
            <w:rFonts w:ascii="Times New Roman" w:eastAsia="Times New Roman" w:hAnsi="Times New Roman" w:cs="Times New Roman"/>
            <w:color w:val="000000"/>
            <w:sz w:val="20"/>
            <w:szCs w:val="20"/>
          </w:rPr>
          <w:delText>[41]</w:delText>
        </w:r>
      </w:del>
      <w:ins w:id="411" w:author="Автор" w:date="2025-12-02T23:50:00Z">
        <w:del w:id="412" w:author="Автор" w:date="2025-12-15T14:07:00Z">
          <w:r w:rsidR="00231D32" w:rsidDel="002502EA">
            <w:rPr>
              <w:rFonts w:ascii="Times New Roman" w:eastAsia="Times New Roman" w:hAnsi="Times New Roman" w:cs="Times New Roman"/>
              <w:color w:val="000000"/>
              <w:sz w:val="20"/>
              <w:szCs w:val="20"/>
            </w:rPr>
            <w:fldChar w:fldCharType="end"/>
          </w:r>
          <w:r w:rsidR="00231D32" w:rsidDel="002502EA">
            <w:rPr>
              <w:rFonts w:ascii="Times New Roman" w:eastAsia="Times New Roman" w:hAnsi="Times New Roman" w:cs="Times New Roman"/>
              <w:color w:val="000000"/>
              <w:sz w:val="20"/>
              <w:szCs w:val="20"/>
            </w:rPr>
            <w:delText xml:space="preserve"> </w:delText>
          </w:r>
        </w:del>
      </w:ins>
      <w:del w:id="413" w:author="Автор" w:date="2025-12-02T23:50:00Z">
        <w:r w:rsidDel="00231D32">
          <w:rPr>
            <w:rFonts w:ascii="Times New Roman" w:eastAsia="Times New Roman" w:hAnsi="Times New Roman" w:cs="Times New Roman"/>
            <w:color w:val="000000"/>
            <w:sz w:val="20"/>
            <w:szCs w:val="20"/>
          </w:rPr>
          <w:delText xml:space="preserve">(39) </w:delText>
        </w:r>
      </w:del>
      <w:r>
        <w:rPr>
          <w:rFonts w:ascii="Times New Roman" w:eastAsia="Times New Roman" w:hAnsi="Times New Roman" w:cs="Times New Roman"/>
          <w:color w:val="000000"/>
          <w:sz w:val="20"/>
          <w:szCs w:val="20"/>
        </w:rPr>
        <w:t>(</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All values greater than 1 are set to have the same red color as values equal to 1.</w:t>
      </w:r>
      <w:r>
        <w:rPr>
          <w:color w:val="000000"/>
        </w:rPr>
        <w:t xml:space="preserve"> </w:t>
      </w:r>
      <w:r>
        <w:rPr>
          <w:rFonts w:ascii="Times New Roman" w:eastAsia="Times New Roman" w:hAnsi="Times New Roman" w:cs="Times New Roman"/>
          <w:color w:val="000000"/>
          <w:sz w:val="20"/>
          <w:szCs w:val="20"/>
        </w:rPr>
        <w:t>Testing of the method was conducted on the sequences generated by Monte Carlo simulation (</w:t>
      </w:r>
      <w:r>
        <w:rPr>
          <w:rFonts w:ascii="Times New Roman" w:eastAsia="Times New Roman" w:hAnsi="Times New Roman" w:cs="Times New Roman"/>
          <w:i/>
          <w:color w:val="000000"/>
          <w:sz w:val="20"/>
          <w:szCs w:val="20"/>
        </w:rPr>
        <w:t>Methods</w:t>
      </w:r>
      <w:r>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Pr>
          <w:rFonts w:ascii="Times New Roman" w:eastAsia="Times New Roman" w:hAnsi="Times New Roman" w:cs="Times New Roman"/>
          <w:color w:val="000000"/>
          <w:sz w:val="20"/>
          <w:szCs w:val="20"/>
        </w:rPr>
        <w:t xml:space="preserve">. The topology of the epistatic </w:t>
      </w:r>
      <w:del w:id="414" w:author="Автор" w:date="2025-12-15T14:08:00Z">
        <w:r w:rsidDel="004D4EEA">
          <w:rPr>
            <w:rFonts w:ascii="Times New Roman" w:eastAsia="Times New Roman" w:hAnsi="Times New Roman" w:cs="Times New Roman"/>
            <w:color w:val="000000"/>
            <w:sz w:val="20"/>
            <w:szCs w:val="20"/>
          </w:rPr>
          <w:delText xml:space="preserve">bonds </w:delText>
        </w:r>
      </w:del>
      <w:ins w:id="415" w:author="Автор" w:date="2025-12-15T14:08:00Z">
        <w:r w:rsidR="004D4EEA">
          <w:rPr>
            <w:rFonts w:ascii="Times New Roman" w:eastAsia="Times New Roman" w:hAnsi="Times New Roman" w:cs="Times New Roman"/>
            <w:color w:val="000000"/>
            <w:sz w:val="20"/>
            <w:szCs w:val="20"/>
          </w:rPr>
          <w:t xml:space="preserve">links </w:t>
        </w:r>
      </w:ins>
      <w:ins w:id="416" w:author="Автор" w:date="2025-12-02T16:57:00Z">
        <w:r w:rsidR="00750649">
          <w:rPr>
            <w:rFonts w:ascii="Times New Roman" w:eastAsia="Times New Roman" w:hAnsi="Times New Roman" w:cs="Times New Roman"/>
            <w:color w:val="000000"/>
            <w:sz w:val="20"/>
            <w:szCs w:val="20"/>
          </w:rPr>
          <w:t xml:space="preserve">(interactions) </w:t>
        </w:r>
      </w:ins>
      <w:r>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Pr>
          <w:rFonts w:ascii="Times New Roman" w:eastAsia="Times New Roman" w:hAnsi="Times New Roman" w:cs="Times New Roman"/>
          <w:color w:val="000000"/>
          <w:sz w:val="20"/>
          <w:szCs w:val="20"/>
        </w:rPr>
        <w:t xml:space="preserve"> is the threshold value of full compensation</w:t>
      </w:r>
      <w:del w:id="417" w:author="Автор" w:date="2025-12-15T14:08:00Z">
        <w:r w:rsidDel="00040928">
          <w:rPr>
            <w:rFonts w:ascii="Times New Roman" w:eastAsia="Times New Roman" w:hAnsi="Times New Roman" w:cs="Times New Roman"/>
            <w:color w:val="000000"/>
            <w:sz w:val="20"/>
            <w:szCs w:val="20"/>
          </w:rPr>
          <w:delText xml:space="preserve"> </w:delText>
        </w:r>
      </w:del>
      <w:r>
        <w:rPr>
          <w:rFonts w:ascii="Times New Roman" w:eastAsia="Times New Roman" w:hAnsi="Times New Roman" w:cs="Times New Roman"/>
          <w:color w:val="000000"/>
          <w:sz w:val="20"/>
          <w:szCs w:val="20"/>
        </w:rPr>
        <w:t xml:space="preserve"> </w:t>
      </w:r>
      <w:r w:rsidR="00EF6A49">
        <w:rPr>
          <w:rFonts w:ascii="Times New Roman" w:hAnsi="Times New Roman" w:cs="Times New Roman"/>
          <w:sz w:val="20"/>
          <w:szCs w:val="20"/>
          <w:lang w:val="en-US"/>
        </w:rPr>
        <w:fldChar w:fldCharType="begin"/>
      </w:r>
      <w:r w:rsidR="00EF6A49">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0"/>
          <w:szCs w:val="20"/>
          <w:lang w:val="en-US"/>
        </w:rPr>
        <w:fldChar w:fldCharType="separate"/>
      </w:r>
      <w:r w:rsidR="00EF6A49">
        <w:rPr>
          <w:rFonts w:ascii="Times New Roman" w:hAnsi="Times New Roman" w:cs="Times New Roman"/>
          <w:noProof/>
          <w:sz w:val="20"/>
          <w:szCs w:val="20"/>
          <w:lang w:val="en-US"/>
        </w:rPr>
        <w:t>[36]</w:t>
      </w:r>
      <w:r w:rsidR="00EF6A49">
        <w:rPr>
          <w:rFonts w:ascii="Times New Roman" w:hAnsi="Times New Roman" w:cs="Times New Roman"/>
          <w:sz w:val="20"/>
          <w:szCs w:val="20"/>
          <w:lang w:val="en-US"/>
        </w:rPr>
        <w:fldChar w:fldCharType="end"/>
      </w:r>
      <w:del w:id="418" w:author="Автор" w:date="2025-12-15T14:07:00Z">
        <w:r w:rsidR="00F53701" w:rsidDel="00040928">
          <w:rPr>
            <w:rFonts w:ascii="Times New Roman" w:hAnsi="Times New Roman" w:cs="Times New Roman"/>
            <w:sz w:val="20"/>
            <w:szCs w:val="20"/>
            <w:lang w:val="en-US"/>
          </w:rPr>
          <w:delText>{Pedruzzi, 2018 #129}</w:delText>
        </w:r>
      </w:del>
      <w:ins w:id="419" w:author="Автор" w:date="2025-12-09T12:34:00Z">
        <w:del w:id="420" w:author="Автор" w:date="2025-12-15T14:07:00Z">
          <w:r w:rsidR="00905F86" w:rsidRPr="00905F86" w:rsidDel="00040928">
            <w:rPr>
              <w:rFonts w:ascii="Times New Roman" w:hAnsi="Times New Roman" w:cs="Times New Roman"/>
              <w:sz w:val="20"/>
              <w:szCs w:val="20"/>
              <w:lang w:val="en-US"/>
            </w:rPr>
            <w:delText xml:space="preserve"> </w:delText>
          </w:r>
        </w:del>
      </w:ins>
      <w:del w:id="421" w:author="Автор" w:date="2025-12-09T12:34:00Z">
        <w:r w:rsidR="00905F86" w:rsidDel="00905F86">
          <w:rPr>
            <w:rFonts w:ascii="Times New Roman" w:hAnsi="Times New Roman" w:cs="Times New Roman"/>
            <w:sz w:val="20"/>
            <w:szCs w:val="20"/>
            <w:lang w:val="en-US"/>
          </w:rPr>
          <w:delText>{Pedruzzi, 2018 #156}</w:delText>
        </w:r>
      </w:del>
      <w:del w:id="422" w:author="Автор" w:date="2025-12-02T23:50:00Z">
        <w:r w:rsidDel="001E5656">
          <w:rPr>
            <w:rFonts w:ascii="Times New Roman" w:eastAsia="Times New Roman" w:hAnsi="Times New Roman" w:cs="Times New Roman"/>
            <w:sz w:val="20"/>
            <w:szCs w:val="20"/>
          </w:rPr>
          <w:delText>(35)</w:delText>
        </w:r>
      </w:del>
      <w:r>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Default="0087149A">
      <w:pPr>
        <w:spacing w:after="0" w:line="360" w:lineRule="auto"/>
        <w:ind w:firstLine="1"/>
        <w:jc w:val="both"/>
        <w:rPr>
          <w:rFonts w:ascii="Times New Roman" w:eastAsia="Times New Roman" w:hAnsi="Times New Roman" w:cs="Times New Roman"/>
          <w:sz w:val="24"/>
          <w:szCs w:val="24"/>
        </w:rPr>
      </w:pPr>
    </w:p>
    <w:p w14:paraId="6AE56758" w14:textId="31F2A238" w:rsidR="0087149A" w:rsidRDefault="0076272C">
      <w:pPr>
        <w:spacing w:after="0" w:line="360" w:lineRule="auto"/>
        <w:ind w:firstLine="708"/>
        <w:jc w:val="both"/>
        <w:rPr>
          <w:ins w:id="423" w:author="Автор" w:date="2026-03-23T21:08: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w:t>
      </w:r>
      <w:r>
        <w:rPr>
          <w:rFonts w:ascii="Times New Roman" w:eastAsia="Times New Roman" w:hAnsi="Times New Roman" w:cs="Times New Roman"/>
          <w:sz w:val="24"/>
          <w:szCs w:val="24"/>
        </w:rPr>
        <w:lastRenderedPageBreak/>
        <w:t xml:space="preserve">the accuracy of detection by compensating linkage effects eclipsing epistasis, very frequent recombination counteracts associations of alleles caused by epistasis and so impairs detection (Fig. 1). Analogous procedure was carried out using Pearson coefficient </w:t>
      </w:r>
      <w:del w:id="424" w:author="Автор" w:date="2025-12-02T23:52:00Z">
        <w:r w:rsidDel="009827A8">
          <w:rPr>
            <w:rFonts w:ascii="Times New Roman" w:eastAsia="Times New Roman" w:hAnsi="Times New Roman" w:cs="Times New Roman"/>
            <w:sz w:val="24"/>
            <w:szCs w:val="24"/>
          </w:rPr>
          <w:delText xml:space="preserve">or </w:delText>
        </w:r>
      </w:del>
      <w:ins w:id="425" w:author="Автор" w:date="2025-12-02T23:52:00Z">
        <w:r w:rsidR="009827A8">
          <w:rPr>
            <w:rFonts w:ascii="Times New Roman" w:eastAsia="Times New Roman" w:hAnsi="Times New Roman" w:cs="Times New Roman"/>
            <w:sz w:val="24"/>
            <w:szCs w:val="24"/>
          </w:rPr>
          <w:t xml:space="preserve">and </w:t>
        </w:r>
      </w:ins>
      <w:r>
        <w:rPr>
          <w:rFonts w:ascii="Times New Roman" w:eastAsia="Times New Roman" w:hAnsi="Times New Roman" w:cs="Times New Roman"/>
          <w:sz w:val="24"/>
          <w:szCs w:val="24"/>
        </w:rPr>
        <w:t>UFE</w:t>
      </w:r>
      <w:ins w:id="426" w:author="Автор" w:date="2025-12-02T23:52:00Z">
        <w:r w:rsidR="009827A8">
          <w:rPr>
            <w:rFonts w:ascii="Times New Roman" w:eastAsia="Times New Roman" w:hAnsi="Times New Roman" w:cs="Times New Roman"/>
            <w:sz w:val="24"/>
            <w:szCs w:val="24"/>
          </w:rPr>
          <w:t xml:space="preserve"> </w:t>
        </w:r>
      </w:ins>
      <w:r w:rsidR="00EF6A49">
        <w:rPr>
          <w:rFonts w:ascii="Times New Roman" w:hAnsi="Times New Roman" w:cs="Times New Roman"/>
          <w:sz w:val="24"/>
          <w:szCs w:val="24"/>
          <w:lang w:val="en-US"/>
        </w:rPr>
        <w:fldChar w:fldCharType="begin"/>
      </w:r>
      <w:r w:rsidR="00EF6A49">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sz w:val="24"/>
          <w:szCs w:val="24"/>
          <w:lang w:val="en-US"/>
        </w:rPr>
        <w:fldChar w:fldCharType="separate"/>
      </w:r>
      <w:r w:rsidR="00EF6A49">
        <w:rPr>
          <w:rFonts w:ascii="Times New Roman" w:hAnsi="Times New Roman" w:cs="Times New Roman"/>
          <w:noProof/>
          <w:sz w:val="24"/>
          <w:szCs w:val="24"/>
          <w:lang w:val="en-US"/>
        </w:rPr>
        <w:t>[36]</w:t>
      </w:r>
      <w:r w:rsidR="00EF6A49">
        <w:rPr>
          <w:rFonts w:ascii="Times New Roman" w:hAnsi="Times New Roman" w:cs="Times New Roman"/>
          <w:sz w:val="24"/>
          <w:szCs w:val="24"/>
          <w:lang w:val="en-US"/>
        </w:rPr>
        <w:fldChar w:fldCharType="end"/>
      </w:r>
      <w:ins w:id="427" w:author="Автор" w:date="2025-12-15T14:08:00Z">
        <w:r w:rsidR="004D4EEA">
          <w:rPr>
            <w:rFonts w:ascii="Times New Roman" w:hAnsi="Times New Roman" w:cs="Times New Roman"/>
            <w:sz w:val="24"/>
            <w:szCs w:val="24"/>
            <w:lang w:val="en-US"/>
          </w:rPr>
          <w:t xml:space="preserve"> </w:t>
        </w:r>
      </w:ins>
      <w:del w:id="428" w:author="Автор" w:date="2025-12-15T14:08:00Z">
        <w:r w:rsidR="00F53701" w:rsidDel="004D4EEA">
          <w:rPr>
            <w:rFonts w:ascii="Times New Roman" w:hAnsi="Times New Roman" w:cs="Times New Roman"/>
            <w:sz w:val="24"/>
            <w:szCs w:val="24"/>
            <w:lang w:val="en-US"/>
          </w:rPr>
          <w:delText>{Pedruzzi, 2018 #129}</w:delText>
        </w:r>
      </w:del>
      <w:ins w:id="429" w:author="Автор" w:date="2025-12-02T23:52:00Z">
        <w:del w:id="430" w:author="Автор" w:date="2025-12-15T14:08:00Z">
          <w:r w:rsidR="009827A8" w:rsidDel="004D4EEA">
            <w:rPr>
              <w:rFonts w:ascii="Times New Roman" w:hAnsi="Times New Roman" w:cs="Times New Roman"/>
              <w:sz w:val="24"/>
              <w:szCs w:val="24"/>
              <w:lang w:val="en-US"/>
            </w:rPr>
            <w:fldChar w:fldCharType="begin"/>
          </w:r>
        </w:del>
      </w:ins>
      <w:del w:id="431" w:author="Автор" w:date="2025-12-15T14:08:00Z">
        <w:r w:rsidR="00435B03" w:rsidDel="004D4EEA">
          <w:rPr>
            <w:rFonts w:ascii="Times New Roman" w:hAnsi="Times New Roman" w:cs="Times New Roman"/>
            <w:sz w:val="24"/>
            <w:szCs w:val="24"/>
            <w:lang w:val="en-US"/>
          </w:rPr>
          <w:delInstrText xml:space="preserve"> ADDIN EN.CITE &lt;EndNote&gt;&lt;Cite&gt;&lt;Author&gt;Pedruzzi&lt;/Author&gt;&lt;Year&gt;2018&lt;/Year&gt;&lt;RecNum&gt;156&lt;/RecNum&gt;&lt;DisplayText&gt;[38]&lt;/DisplayText&gt;&lt;record&gt;&lt;rec-number&gt;156&lt;/rec-number&gt;&lt;foreign-keys&gt;&lt;key app="EN" db-id="desw09ddppdzr8ezzrk555vktr0505dpx2av" timestamp="1544625278"&gt;156&lt;/key&gt;&lt;/foreign-keys&gt;&lt;ref-type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Biol&lt;/secondary-title&gt;&lt;/titles&gt;&lt;periodical&gt;&lt;full-title&gt;PLoS Comput Biol&lt;/full-title&gt;&lt;/periodical&gt;&lt;pages&gt;e1006426&lt;/pages&gt;&lt;volume&gt;14&lt;/volume&gt;&lt;number&gt;9&lt;/number&gt;&lt;keywords&gt;&lt;keyword&gt;Biological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delInstrText>
        </w:r>
      </w:del>
      <w:ins w:id="432" w:author="Автор" w:date="2025-12-02T23:52:00Z">
        <w:del w:id="433" w:author="Автор" w:date="2025-12-15T14:08:00Z">
          <w:r w:rsidR="009827A8" w:rsidDel="004D4EEA">
            <w:rPr>
              <w:rFonts w:ascii="Times New Roman" w:hAnsi="Times New Roman" w:cs="Times New Roman"/>
              <w:sz w:val="24"/>
              <w:szCs w:val="24"/>
              <w:lang w:val="en-US"/>
            </w:rPr>
            <w:fldChar w:fldCharType="separate"/>
          </w:r>
        </w:del>
      </w:ins>
      <w:del w:id="434" w:author="Автор" w:date="2025-12-15T14:08:00Z">
        <w:r w:rsidR="00435B03" w:rsidDel="004D4EEA">
          <w:rPr>
            <w:rFonts w:ascii="Times New Roman" w:hAnsi="Times New Roman" w:cs="Times New Roman"/>
            <w:noProof/>
            <w:sz w:val="24"/>
            <w:szCs w:val="24"/>
            <w:lang w:val="en-US"/>
          </w:rPr>
          <w:delText>[38]</w:delText>
        </w:r>
      </w:del>
      <w:ins w:id="435" w:author="Автор" w:date="2025-12-02T23:52:00Z">
        <w:del w:id="436" w:author="Автор" w:date="2025-12-15T14:08:00Z">
          <w:r w:rsidR="009827A8" w:rsidDel="004D4EEA">
            <w:rPr>
              <w:rFonts w:ascii="Times New Roman" w:hAnsi="Times New Roman" w:cs="Times New Roman"/>
              <w:sz w:val="24"/>
              <w:szCs w:val="24"/>
              <w:lang w:val="en-US"/>
            </w:rPr>
            <w:fldChar w:fldCharType="end"/>
          </w:r>
        </w:del>
      </w:ins>
      <w:del w:id="437" w:author="Автор" w:date="2025-12-15T14:08:00Z">
        <w:r w:rsidDel="004D4EEA">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in the absence of recombination (</w:t>
      </w:r>
      <w:r>
        <w:rPr>
          <w:rFonts w:ascii="Times New Roman" w:eastAsia="Times New Roman" w:hAnsi="Times New Roman" w:cs="Times New Roman"/>
          <w:i/>
          <w:sz w:val="24"/>
          <w:szCs w:val="24"/>
        </w:rPr>
        <w:t xml:space="preserve">Supplement, </w:t>
      </w:r>
      <w:r>
        <w:rPr>
          <w:rFonts w:ascii="Times New Roman" w:eastAsia="Times New Roman" w:hAnsi="Times New Roman" w:cs="Times New Roman"/>
          <w:sz w:val="24"/>
          <w:szCs w:val="24"/>
        </w:rPr>
        <w:t>Figs. S2-S4).</w:t>
      </w:r>
    </w:p>
    <w:p w14:paraId="38AF0FC6" w14:textId="49D6E6E7" w:rsidR="000237D1" w:rsidRDefault="008F60D5" w:rsidP="00742F5B">
      <w:pPr>
        <w:spacing w:after="0" w:line="360" w:lineRule="auto"/>
        <w:jc w:val="both"/>
        <w:rPr>
          <w:ins w:id="438" w:author="Автор" w:date="2026-03-30T20:50:00Z"/>
          <w:rFonts w:ascii="Times New Roman" w:eastAsia="Times New Roman" w:hAnsi="Times New Roman" w:cs="Times New Roman"/>
          <w:sz w:val="24"/>
          <w:szCs w:val="24"/>
        </w:rPr>
      </w:pPr>
      <w:ins w:id="439" w:author="Автор" w:date="2026-03-23T21:08:00Z">
        <w:r>
          <w:rPr>
            <w:rFonts w:ascii="Times New Roman" w:eastAsia="Times New Roman" w:hAnsi="Times New Roman" w:cs="Times New Roman"/>
            <w:sz w:val="24"/>
            <w:szCs w:val="24"/>
          </w:rPr>
          <w:tab/>
        </w:r>
        <w:del w:id="440" w:author="Автор" w:date="2026-03-24T13:28:00Z">
          <w:r w:rsidDel="002C744F">
            <w:rPr>
              <w:rFonts w:ascii="Times New Roman" w:eastAsia="Times New Roman" w:hAnsi="Times New Roman" w:cs="Times New Roman"/>
              <w:b/>
              <w:sz w:val="24"/>
              <w:szCs w:val="24"/>
            </w:rPr>
            <w:delText>Additional</w:delText>
          </w:r>
        </w:del>
      </w:ins>
      <w:ins w:id="441" w:author="Автор" w:date="2026-03-24T13:28:00Z">
        <w:r w:rsidR="002C744F">
          <w:rPr>
            <w:rFonts w:ascii="Times New Roman" w:eastAsia="Times New Roman" w:hAnsi="Times New Roman" w:cs="Times New Roman"/>
            <w:b/>
            <w:sz w:val="24"/>
            <w:szCs w:val="24"/>
          </w:rPr>
          <w:t>Accuracy</w:t>
        </w:r>
      </w:ins>
      <w:ins w:id="442" w:author="Автор" w:date="2026-03-23T21:08:00Z">
        <w:r>
          <w:rPr>
            <w:rFonts w:ascii="Times New Roman" w:eastAsia="Times New Roman" w:hAnsi="Times New Roman" w:cs="Times New Roman"/>
            <w:b/>
            <w:sz w:val="24"/>
            <w:szCs w:val="24"/>
          </w:rPr>
          <w:t xml:space="preserve"> test</w:t>
        </w:r>
      </w:ins>
      <w:ins w:id="443" w:author="Автор" w:date="2026-03-24T13:28:00Z">
        <w:r w:rsidR="002C744F">
          <w:rPr>
            <w:rFonts w:ascii="Times New Roman" w:eastAsia="Times New Roman" w:hAnsi="Times New Roman" w:cs="Times New Roman"/>
            <w:b/>
            <w:sz w:val="24"/>
            <w:szCs w:val="24"/>
          </w:rPr>
          <w:t xml:space="preserve"> 2:</w:t>
        </w:r>
      </w:ins>
      <w:ins w:id="444" w:author="Автор" w:date="2026-03-23T21:08:00Z">
        <w:r>
          <w:rPr>
            <w:rFonts w:ascii="Times New Roman" w:eastAsia="Times New Roman" w:hAnsi="Times New Roman" w:cs="Times New Roman"/>
            <w:b/>
            <w:sz w:val="24"/>
            <w:szCs w:val="24"/>
          </w:rPr>
          <w:t xml:space="preserve"> </w:t>
        </w:r>
        <w:del w:id="445" w:author="Автор" w:date="2026-03-24T13:28:00Z">
          <w:r w:rsidDel="002C744F">
            <w:rPr>
              <w:rFonts w:ascii="Times New Roman" w:eastAsia="Times New Roman" w:hAnsi="Times New Roman" w:cs="Times New Roman"/>
              <w:b/>
              <w:sz w:val="24"/>
              <w:szCs w:val="24"/>
            </w:rPr>
            <w:delText>on</w:delText>
          </w:r>
        </w:del>
      </w:ins>
      <w:ins w:id="446" w:author="Автор" w:date="2026-03-23T21:09:00Z">
        <w:del w:id="447" w:author="Автор" w:date="2026-03-24T13:28:00Z">
          <w:r w:rsidDel="002C744F">
            <w:rPr>
              <w:rFonts w:ascii="Times New Roman" w:eastAsia="Times New Roman" w:hAnsi="Times New Roman" w:cs="Times New Roman"/>
              <w:b/>
              <w:sz w:val="24"/>
              <w:szCs w:val="24"/>
            </w:rPr>
            <w:delText xml:space="preserve"> </w:delText>
          </w:r>
        </w:del>
      </w:ins>
      <w:ins w:id="448" w:author="Автор" w:date="2026-03-24T13:28:00Z">
        <w:r w:rsidR="002C744F">
          <w:rPr>
            <w:rFonts w:ascii="Times New Roman" w:eastAsia="Times New Roman" w:hAnsi="Times New Roman" w:cs="Times New Roman"/>
            <w:b/>
            <w:sz w:val="24"/>
            <w:szCs w:val="24"/>
          </w:rPr>
          <w:t>initial</w:t>
        </w:r>
      </w:ins>
      <w:ins w:id="449" w:author="Автор" w:date="2026-03-24T13:39:00Z">
        <w:r w:rsidR="005F40F7">
          <w:rPr>
            <w:rFonts w:ascii="Times New Roman" w:eastAsia="Times New Roman" w:hAnsi="Times New Roman" w:cs="Times New Roman"/>
            <w:b/>
            <w:sz w:val="24"/>
            <w:szCs w:val="24"/>
          </w:rPr>
          <w:t>ly</w:t>
        </w:r>
      </w:ins>
      <w:ins w:id="450" w:author="Автор" w:date="2026-03-24T13:28:00Z">
        <w:r w:rsidR="002C744F">
          <w:rPr>
            <w:rFonts w:ascii="Times New Roman" w:eastAsia="Times New Roman" w:hAnsi="Times New Roman" w:cs="Times New Roman"/>
            <w:b/>
            <w:sz w:val="24"/>
            <w:szCs w:val="24"/>
          </w:rPr>
          <w:t xml:space="preserve"> </w:t>
        </w:r>
      </w:ins>
      <w:proofErr w:type="spellStart"/>
      <w:ins w:id="451" w:author="Автор" w:date="2026-03-23T21:09:00Z">
        <w:r>
          <w:rPr>
            <w:rFonts w:ascii="Times New Roman" w:eastAsia="Times New Roman" w:hAnsi="Times New Roman" w:cs="Times New Roman"/>
            <w:b/>
            <w:sz w:val="24"/>
            <w:szCs w:val="24"/>
          </w:rPr>
          <w:t>monomorphous</w:t>
        </w:r>
        <w:proofErr w:type="spellEnd"/>
        <w:r>
          <w:rPr>
            <w:rFonts w:ascii="Times New Roman" w:eastAsia="Times New Roman" w:hAnsi="Times New Roman" w:cs="Times New Roman"/>
            <w:b/>
            <w:sz w:val="24"/>
            <w:szCs w:val="24"/>
          </w:rPr>
          <w:t xml:space="preserve"> population</w:t>
        </w:r>
      </w:ins>
      <w:ins w:id="452" w:author="Автор" w:date="2026-03-24T13:28:00Z">
        <w:r w:rsidR="002C744F">
          <w:rPr>
            <w:rFonts w:ascii="Times New Roman" w:eastAsia="Times New Roman" w:hAnsi="Times New Roman" w:cs="Times New Roman"/>
            <w:b/>
            <w:sz w:val="24"/>
            <w:szCs w:val="24"/>
          </w:rPr>
          <w:t xml:space="preserve"> with fitness valley</w:t>
        </w:r>
      </w:ins>
      <w:ins w:id="453" w:author="Автор" w:date="2026-03-23T21:09:00Z">
        <w:r w:rsidR="002C4707">
          <w:rPr>
            <w:rFonts w:ascii="Times New Roman" w:eastAsia="Times New Roman" w:hAnsi="Times New Roman" w:cs="Times New Roman"/>
            <w:b/>
            <w:sz w:val="24"/>
            <w:szCs w:val="24"/>
          </w:rPr>
          <w:t xml:space="preserve">. </w:t>
        </w:r>
        <w:del w:id="454" w:author="Автор" w:date="2026-03-24T13:40:00Z">
          <w:r w:rsidR="002C4707" w:rsidDel="005F40F7">
            <w:rPr>
              <w:rFonts w:ascii="Times New Roman" w:eastAsia="Times New Roman" w:hAnsi="Times New Roman" w:cs="Times New Roman"/>
              <w:sz w:val="24"/>
              <w:szCs w:val="24"/>
            </w:rPr>
            <w:delText>Since i</w:delText>
          </w:r>
        </w:del>
      </w:ins>
      <w:ins w:id="455" w:author="Автор" w:date="2026-03-24T13:40:00Z">
        <w:r w:rsidR="005F40F7">
          <w:rPr>
            <w:rFonts w:ascii="Times New Roman" w:eastAsia="Times New Roman" w:hAnsi="Times New Roman" w:cs="Times New Roman"/>
            <w:sz w:val="24"/>
            <w:szCs w:val="24"/>
          </w:rPr>
          <w:t>I</w:t>
        </w:r>
      </w:ins>
      <w:ins w:id="456" w:author="Автор" w:date="2026-03-23T21:09:00Z">
        <w:r w:rsidR="002C4707">
          <w:rPr>
            <w:rFonts w:ascii="Times New Roman" w:eastAsia="Times New Roman" w:hAnsi="Times New Roman" w:cs="Times New Roman"/>
            <w:sz w:val="24"/>
            <w:szCs w:val="24"/>
          </w:rPr>
          <w:t>n real world</w:t>
        </w:r>
      </w:ins>
      <w:ins w:id="457" w:author="Автор" w:date="2026-03-24T13:40:00Z">
        <w:r w:rsidR="005F40F7">
          <w:rPr>
            <w:rFonts w:ascii="Times New Roman" w:eastAsia="Times New Roman" w:hAnsi="Times New Roman" w:cs="Times New Roman"/>
            <w:sz w:val="24"/>
            <w:szCs w:val="24"/>
          </w:rPr>
          <w:t>,</w:t>
        </w:r>
      </w:ins>
      <w:ins w:id="458" w:author="Автор" w:date="2026-03-23T21:10:00Z">
        <w:r w:rsidR="002C4707">
          <w:rPr>
            <w:rFonts w:ascii="Times New Roman" w:eastAsia="Times New Roman" w:hAnsi="Times New Roman" w:cs="Times New Roman"/>
            <w:sz w:val="24"/>
            <w:szCs w:val="24"/>
          </w:rPr>
          <w:t xml:space="preserve"> not all populations </w:t>
        </w:r>
        <w:del w:id="459" w:author="Автор" w:date="2026-03-24T13:41:00Z">
          <w:r w:rsidR="002C4707" w:rsidDel="000237D1">
            <w:rPr>
              <w:rFonts w:ascii="Times New Roman" w:eastAsia="Times New Roman" w:hAnsi="Times New Roman" w:cs="Times New Roman"/>
              <w:sz w:val="24"/>
              <w:szCs w:val="24"/>
            </w:rPr>
            <w:delText xml:space="preserve">start </w:delText>
          </w:r>
        </w:del>
        <w:del w:id="460" w:author="Автор" w:date="2026-03-24T13:40:00Z">
          <w:r w:rsidR="002C4707" w:rsidDel="000237D1">
            <w:rPr>
              <w:rFonts w:ascii="Times New Roman" w:eastAsia="Times New Roman" w:hAnsi="Times New Roman" w:cs="Times New Roman"/>
              <w:sz w:val="24"/>
              <w:szCs w:val="24"/>
            </w:rPr>
            <w:delText xml:space="preserve">their evolution </w:delText>
          </w:r>
        </w:del>
        <w:del w:id="461" w:author="Автор" w:date="2026-03-24T13:41:00Z">
          <w:r w:rsidR="002C4707" w:rsidDel="000237D1">
            <w:rPr>
              <w:rFonts w:ascii="Times New Roman" w:eastAsia="Times New Roman" w:hAnsi="Times New Roman" w:cs="Times New Roman"/>
              <w:sz w:val="24"/>
              <w:szCs w:val="24"/>
            </w:rPr>
            <w:delText>as</w:delText>
          </w:r>
        </w:del>
      </w:ins>
      <w:ins w:id="462" w:author="Автор" w:date="2026-03-24T13:41:00Z">
        <w:r w:rsidR="000237D1">
          <w:rPr>
            <w:rFonts w:ascii="Times New Roman" w:eastAsia="Times New Roman" w:hAnsi="Times New Roman" w:cs="Times New Roman"/>
            <w:sz w:val="24"/>
            <w:szCs w:val="24"/>
          </w:rPr>
          <w:t>are</w:t>
        </w:r>
      </w:ins>
      <w:ins w:id="463" w:author="Автор" w:date="2026-03-23T21:10:00Z">
        <w:r w:rsidR="002C4707">
          <w:rPr>
            <w:rFonts w:ascii="Times New Roman" w:eastAsia="Times New Roman" w:hAnsi="Times New Roman" w:cs="Times New Roman"/>
            <w:sz w:val="24"/>
            <w:szCs w:val="24"/>
          </w:rPr>
          <w:t xml:space="preserve"> </w:t>
        </w:r>
        <w:del w:id="464" w:author="Автор" w:date="2026-03-24T13:41:00Z">
          <w:r w:rsidR="002C4707" w:rsidDel="000237D1">
            <w:rPr>
              <w:rFonts w:ascii="Times New Roman" w:eastAsia="Times New Roman" w:hAnsi="Times New Roman" w:cs="Times New Roman"/>
              <w:sz w:val="24"/>
              <w:szCs w:val="24"/>
            </w:rPr>
            <w:delText>hi</w:delText>
          </w:r>
        </w:del>
      </w:ins>
      <w:ins w:id="465" w:author="Автор" w:date="2026-03-23T21:11:00Z">
        <w:del w:id="466" w:author="Автор" w:date="2026-03-24T13:41:00Z">
          <w:r w:rsidR="002C4707" w:rsidDel="000237D1">
            <w:rPr>
              <w:rFonts w:ascii="Times New Roman" w:eastAsia="Times New Roman" w:hAnsi="Times New Roman" w:cs="Times New Roman"/>
              <w:sz w:val="24"/>
              <w:szCs w:val="24"/>
            </w:rPr>
            <w:delText xml:space="preserve">ghly </w:delText>
          </w:r>
        </w:del>
        <w:r w:rsidR="002C4707">
          <w:rPr>
            <w:rFonts w:ascii="Times New Roman" w:eastAsia="Times New Roman" w:hAnsi="Times New Roman" w:cs="Times New Roman"/>
            <w:sz w:val="24"/>
            <w:szCs w:val="24"/>
          </w:rPr>
          <w:t>polymorphous</w:t>
        </w:r>
      </w:ins>
      <w:ins w:id="467" w:author="Автор" w:date="2026-03-24T13:41:00Z">
        <w:r w:rsidR="000237D1">
          <w:rPr>
            <w:rFonts w:ascii="Times New Roman" w:eastAsia="Times New Roman" w:hAnsi="Times New Roman" w:cs="Times New Roman"/>
            <w:sz w:val="24"/>
            <w:szCs w:val="24"/>
          </w:rPr>
          <w:t xml:space="preserve"> in the beginning of evolution. Therefore,</w:t>
        </w:r>
      </w:ins>
      <w:ins w:id="468" w:author="Автор" w:date="2026-03-23T21:11:00Z">
        <w:del w:id="469" w:author="Автор" w:date="2026-03-24T13:40:00Z">
          <w:r w:rsidR="002C4707" w:rsidDel="000237D1">
            <w:rPr>
              <w:rFonts w:ascii="Times New Roman" w:eastAsia="Times New Roman" w:hAnsi="Times New Roman" w:cs="Times New Roman"/>
              <w:sz w:val="24"/>
              <w:szCs w:val="24"/>
            </w:rPr>
            <w:delText>,</w:delText>
          </w:r>
        </w:del>
        <w:r w:rsidR="002C4707">
          <w:rPr>
            <w:rFonts w:ascii="Times New Roman" w:eastAsia="Times New Roman" w:hAnsi="Times New Roman" w:cs="Times New Roman"/>
            <w:sz w:val="24"/>
            <w:szCs w:val="24"/>
          </w:rPr>
          <w:t xml:space="preserve"> we </w:t>
        </w:r>
        <w:del w:id="470" w:author="Автор" w:date="2026-03-24T13:41:00Z">
          <w:r w:rsidR="002C4707" w:rsidDel="000237D1">
            <w:rPr>
              <w:rFonts w:ascii="Times New Roman" w:eastAsia="Times New Roman" w:hAnsi="Times New Roman" w:cs="Times New Roman"/>
              <w:sz w:val="24"/>
              <w:szCs w:val="24"/>
            </w:rPr>
            <w:delText xml:space="preserve">decided to make an </w:delText>
          </w:r>
        </w:del>
      </w:ins>
      <w:ins w:id="471" w:author="Автор" w:date="2026-03-24T13:41:00Z">
        <w:r w:rsidR="000237D1">
          <w:rPr>
            <w:rFonts w:ascii="Times New Roman" w:eastAsia="Times New Roman" w:hAnsi="Times New Roman" w:cs="Times New Roman"/>
            <w:sz w:val="24"/>
            <w:szCs w:val="24"/>
          </w:rPr>
          <w:t xml:space="preserve">carried out </w:t>
        </w:r>
      </w:ins>
      <w:ins w:id="472" w:author="Автор" w:date="2026-03-24T13:42:00Z">
        <w:r w:rsidR="000237D1">
          <w:rPr>
            <w:rFonts w:ascii="Times New Roman" w:eastAsia="Times New Roman" w:hAnsi="Times New Roman" w:cs="Times New Roman"/>
            <w:sz w:val="24"/>
            <w:szCs w:val="24"/>
          </w:rPr>
          <w:t xml:space="preserve">an </w:t>
        </w:r>
      </w:ins>
      <w:ins w:id="473" w:author="Автор" w:date="2026-03-23T21:11:00Z">
        <w:r w:rsidR="002C4707">
          <w:rPr>
            <w:rFonts w:ascii="Times New Roman" w:eastAsia="Times New Roman" w:hAnsi="Times New Roman" w:cs="Times New Roman"/>
            <w:sz w:val="24"/>
            <w:szCs w:val="24"/>
          </w:rPr>
          <w:t>additional simulation</w:t>
        </w:r>
      </w:ins>
      <w:ins w:id="474" w:author="Автор" w:date="2026-03-24T13:42:00Z">
        <w:r w:rsidR="000237D1">
          <w:rPr>
            <w:rFonts w:ascii="Times New Roman" w:eastAsia="Times New Roman" w:hAnsi="Times New Roman" w:cs="Times New Roman"/>
            <w:sz w:val="24"/>
            <w:szCs w:val="24"/>
          </w:rPr>
          <w:t xml:space="preserve"> test </w:t>
        </w:r>
      </w:ins>
      <w:ins w:id="475" w:author="Автор" w:date="2026-03-23T21:11:00Z">
        <w:del w:id="476" w:author="Автор" w:date="2026-03-24T13:42:00Z">
          <w:r w:rsidR="002C4707" w:rsidDel="000237D1">
            <w:rPr>
              <w:rFonts w:ascii="Times New Roman" w:eastAsia="Times New Roman" w:hAnsi="Times New Roman" w:cs="Times New Roman"/>
              <w:sz w:val="24"/>
              <w:szCs w:val="24"/>
            </w:rPr>
            <w:delText xml:space="preserve"> where </w:delText>
          </w:r>
        </w:del>
      </w:ins>
      <w:ins w:id="477" w:author="Автор" w:date="2026-03-24T13:42:00Z">
        <w:r w:rsidR="000237D1">
          <w:rPr>
            <w:rFonts w:ascii="Times New Roman" w:eastAsia="Times New Roman" w:hAnsi="Times New Roman" w:cs="Times New Roman"/>
            <w:sz w:val="24"/>
            <w:szCs w:val="24"/>
          </w:rPr>
          <w:t xml:space="preserve">with </w:t>
        </w:r>
      </w:ins>
      <w:ins w:id="478" w:author="Автор" w:date="2026-03-23T21:11:00Z">
        <w:r w:rsidR="002C4707">
          <w:rPr>
            <w:rFonts w:ascii="Times New Roman" w:eastAsia="Times New Roman" w:hAnsi="Times New Roman" w:cs="Times New Roman"/>
            <w:sz w:val="24"/>
            <w:szCs w:val="24"/>
          </w:rPr>
          <w:t>initial allel</w:t>
        </w:r>
      </w:ins>
      <w:ins w:id="479" w:author="Автор" w:date="2026-03-24T13:42:00Z">
        <w:r w:rsidR="000237D1">
          <w:rPr>
            <w:rFonts w:ascii="Times New Roman" w:eastAsia="Times New Roman" w:hAnsi="Times New Roman" w:cs="Times New Roman"/>
            <w:sz w:val="24"/>
            <w:szCs w:val="24"/>
          </w:rPr>
          <w:t>ic</w:t>
        </w:r>
      </w:ins>
      <w:ins w:id="480" w:author="Автор" w:date="2026-03-23T21:11:00Z">
        <w:del w:id="481" w:author="Автор" w:date="2026-03-24T13:42:00Z">
          <w:r w:rsidR="002C4707" w:rsidDel="000237D1">
            <w:rPr>
              <w:rFonts w:ascii="Times New Roman" w:eastAsia="Times New Roman" w:hAnsi="Times New Roman" w:cs="Times New Roman"/>
              <w:sz w:val="24"/>
              <w:szCs w:val="24"/>
            </w:rPr>
            <w:delText>e</w:delText>
          </w:r>
        </w:del>
        <w:r w:rsidR="002C4707">
          <w:rPr>
            <w:rFonts w:ascii="Times New Roman" w:eastAsia="Times New Roman" w:hAnsi="Times New Roman" w:cs="Times New Roman"/>
            <w:sz w:val="24"/>
            <w:szCs w:val="24"/>
          </w:rPr>
          <w:t xml:space="preserve"> </w:t>
        </w:r>
      </w:ins>
      <w:ins w:id="482" w:author="Автор" w:date="2026-03-23T21:12:00Z">
        <w:r w:rsidR="002C4707">
          <w:rPr>
            <w:rFonts w:ascii="Times New Roman" w:eastAsia="Times New Roman" w:hAnsi="Times New Roman" w:cs="Times New Roman"/>
            <w:sz w:val="24"/>
            <w:szCs w:val="24"/>
          </w:rPr>
          <w:t>frequency</w:t>
        </w:r>
      </w:ins>
      <w:ins w:id="483" w:author="Автор" w:date="2026-03-24T13:42:00Z">
        <w:r w:rsidR="000237D1">
          <w:rPr>
            <w:rFonts w:ascii="Times New Roman" w:eastAsia="Times New Roman" w:hAnsi="Times New Roman" w:cs="Times New Roman"/>
            <w:sz w:val="24"/>
            <w:szCs w:val="24"/>
          </w:rPr>
          <w:t xml:space="preserve"> at each locus</w:t>
        </w:r>
      </w:ins>
      <w:ins w:id="484" w:author="Автор" w:date="2026-03-23T21:11:00Z">
        <w:r w:rsidR="002C4707">
          <w:rPr>
            <w:rFonts w:ascii="Times New Roman" w:eastAsia="Times New Roman" w:hAnsi="Times New Roman" w:cs="Times New Roman"/>
            <w:sz w:val="24"/>
            <w:szCs w:val="24"/>
          </w:rPr>
          <w:t xml:space="preserve"> </w:t>
        </w:r>
      </w:ins>
      <m:oMath>
        <m:sSub>
          <m:sSubPr>
            <m:ctrlPr>
              <w:ins w:id="485" w:author="Автор" w:date="2026-03-23T21:12:00Z">
                <w:rPr>
                  <w:rFonts w:ascii="Cambria Math" w:eastAsia="Times New Roman" w:hAnsi="Cambria Math" w:cs="Times New Roman"/>
                  <w:i/>
                  <w:sz w:val="24"/>
                  <w:szCs w:val="24"/>
                </w:rPr>
              </w:ins>
            </m:ctrlPr>
          </m:sSubPr>
          <m:e>
            <m:r>
              <w:ins w:id="486" w:author="Автор" w:date="2026-03-23T21:12:00Z">
                <w:rPr>
                  <w:rFonts w:ascii="Cambria Math" w:eastAsia="Times New Roman" w:hAnsi="Cambria Math" w:cs="Times New Roman"/>
                  <w:sz w:val="24"/>
                  <w:szCs w:val="24"/>
                </w:rPr>
                <m:t>f</m:t>
              </w:ins>
            </m:r>
          </m:e>
          <m:sub>
            <m:r>
              <w:ins w:id="487" w:author="Автор" w:date="2026-03-23T21:12:00Z">
                <w:rPr>
                  <w:rFonts w:ascii="Cambria Math" w:eastAsia="Times New Roman" w:hAnsi="Cambria Math" w:cs="Times New Roman"/>
                  <w:sz w:val="24"/>
                  <w:szCs w:val="24"/>
                </w:rPr>
                <m:t>0</m:t>
              </w:ins>
            </m:r>
          </m:sub>
        </m:sSub>
        <m:r>
          <w:ins w:id="488" w:author="Автор" w:date="2026-03-23T21:12:00Z">
            <w:rPr>
              <w:rFonts w:ascii="Cambria Math" w:eastAsia="Times New Roman" w:hAnsi="Cambria Math" w:cs="Times New Roman"/>
              <w:sz w:val="24"/>
              <w:szCs w:val="24"/>
            </w:rPr>
            <m:t>=0</m:t>
          </w:ins>
        </m:r>
      </m:oMath>
      <w:ins w:id="489" w:author="Автор" w:date="2026-03-24T13:42:00Z">
        <w:r w:rsidR="000237D1">
          <w:rPr>
            <w:rFonts w:ascii="Times New Roman" w:eastAsia="Times New Roman" w:hAnsi="Times New Roman" w:cs="Times New Roman"/>
            <w:sz w:val="24"/>
            <w:szCs w:val="24"/>
          </w:rPr>
          <w:t xml:space="preserve">. </w:t>
        </w:r>
      </w:ins>
      <w:ins w:id="490" w:author="Автор" w:date="2026-03-23T21:12:00Z">
        <w:del w:id="491" w:author="Автор" w:date="2026-03-24T13:42:00Z">
          <w:r w:rsidR="002C4707" w:rsidDel="000237D1">
            <w:rPr>
              <w:rFonts w:ascii="Times New Roman" w:eastAsia="Times New Roman" w:hAnsi="Times New Roman" w:cs="Times New Roman"/>
              <w:sz w:val="24"/>
              <w:szCs w:val="24"/>
            </w:rPr>
            <w:delText xml:space="preserve">, </w:delText>
          </w:r>
        </w:del>
        <w:del w:id="492" w:author="Автор" w:date="2026-03-24T13:43:00Z">
          <w:r w:rsidR="002C4707" w:rsidDel="000237D1">
            <w:rPr>
              <w:rFonts w:ascii="Times New Roman" w:eastAsia="Times New Roman" w:hAnsi="Times New Roman" w:cs="Times New Roman"/>
              <w:sz w:val="24"/>
              <w:szCs w:val="24"/>
            </w:rPr>
            <w:delText>we also changed the</w:delText>
          </w:r>
        </w:del>
      </w:ins>
      <w:ins w:id="493" w:author="Автор" w:date="2026-03-24T13:43:00Z">
        <w:r w:rsidR="000237D1">
          <w:rPr>
            <w:rFonts w:ascii="Times New Roman" w:eastAsia="Times New Roman" w:hAnsi="Times New Roman" w:cs="Times New Roman"/>
            <w:sz w:val="24"/>
            <w:szCs w:val="24"/>
          </w:rPr>
          <w:t>The</w:t>
        </w:r>
      </w:ins>
      <w:ins w:id="494" w:author="Автор" w:date="2026-03-23T21:12:00Z">
        <w:r w:rsidR="002C4707">
          <w:rPr>
            <w:rFonts w:ascii="Times New Roman" w:eastAsia="Times New Roman" w:hAnsi="Times New Roman" w:cs="Times New Roman"/>
            <w:sz w:val="24"/>
            <w:szCs w:val="24"/>
          </w:rPr>
          <w:t xml:space="preserve"> epistatic network </w:t>
        </w:r>
        <w:del w:id="495" w:author="Автор" w:date="2026-03-24T13:43:00Z">
          <w:r w:rsidR="002C4707" w:rsidDel="000237D1">
            <w:rPr>
              <w:rFonts w:ascii="Times New Roman" w:eastAsia="Times New Roman" w:hAnsi="Times New Roman" w:cs="Times New Roman"/>
              <w:sz w:val="24"/>
              <w:szCs w:val="24"/>
            </w:rPr>
            <w:delText>shape</w:delText>
          </w:r>
        </w:del>
      </w:ins>
      <w:ins w:id="496" w:author="Автор" w:date="2026-03-24T13:43:00Z">
        <w:r w:rsidR="000237D1">
          <w:rPr>
            <w:rFonts w:ascii="Times New Roman" w:eastAsia="Times New Roman" w:hAnsi="Times New Roman" w:cs="Times New Roman"/>
            <w:sz w:val="24"/>
            <w:szCs w:val="24"/>
          </w:rPr>
          <w:t>was changed</w:t>
        </w:r>
      </w:ins>
      <w:ins w:id="497" w:author="Автор" w:date="2026-03-23T21:12:00Z">
        <w:r w:rsidR="002C4707">
          <w:rPr>
            <w:rFonts w:ascii="Times New Roman" w:eastAsia="Times New Roman" w:hAnsi="Times New Roman" w:cs="Times New Roman"/>
            <w:sz w:val="24"/>
            <w:szCs w:val="24"/>
          </w:rPr>
          <w:t xml:space="preserve"> f</w:t>
        </w:r>
      </w:ins>
      <w:ins w:id="498" w:author="Автор" w:date="2026-03-23T21:13:00Z">
        <w:r w:rsidR="002C4707">
          <w:rPr>
            <w:rFonts w:ascii="Times New Roman" w:eastAsia="Times New Roman" w:hAnsi="Times New Roman" w:cs="Times New Roman"/>
            <w:sz w:val="24"/>
            <w:szCs w:val="24"/>
          </w:rPr>
          <w:t xml:space="preserve">rom </w:t>
        </w:r>
      </w:ins>
      <w:ins w:id="499" w:author="Автор" w:date="2026-03-24T13:43:00Z">
        <w:r w:rsidR="000237D1">
          <w:rPr>
            <w:rFonts w:ascii="Times New Roman" w:eastAsia="Times New Roman" w:hAnsi="Times New Roman" w:cs="Times New Roman"/>
            <w:sz w:val="24"/>
            <w:szCs w:val="24"/>
          </w:rPr>
          <w:t xml:space="preserve">the </w:t>
        </w:r>
      </w:ins>
      <w:ins w:id="500" w:author="Автор" w:date="2026-03-23T21:13:00Z">
        <w:r w:rsidR="002C4707">
          <w:rPr>
            <w:rFonts w:ascii="Times New Roman" w:eastAsia="Times New Roman" w:hAnsi="Times New Roman" w:cs="Times New Roman"/>
            <w:sz w:val="24"/>
            <w:szCs w:val="24"/>
          </w:rPr>
          <w:t>isolated</w:t>
        </w:r>
      </w:ins>
      <w:ins w:id="501" w:author="Автор" w:date="2026-03-23T21:12:00Z">
        <w:r w:rsidR="002C4707">
          <w:rPr>
            <w:rFonts w:ascii="Times New Roman" w:eastAsia="Times New Roman" w:hAnsi="Times New Roman" w:cs="Times New Roman"/>
            <w:sz w:val="24"/>
            <w:szCs w:val="24"/>
          </w:rPr>
          <w:t xml:space="preserve"> dou</w:t>
        </w:r>
      </w:ins>
      <w:ins w:id="502" w:author="Автор" w:date="2026-03-23T21:13:00Z">
        <w:r w:rsidR="002C4707">
          <w:rPr>
            <w:rFonts w:ascii="Times New Roman" w:eastAsia="Times New Roman" w:hAnsi="Times New Roman" w:cs="Times New Roman"/>
            <w:sz w:val="24"/>
            <w:szCs w:val="24"/>
          </w:rPr>
          <w:t>b</w:t>
        </w:r>
      </w:ins>
      <w:ins w:id="503" w:author="Автор" w:date="2026-03-23T21:12:00Z">
        <w:r w:rsidR="002C4707">
          <w:rPr>
            <w:rFonts w:ascii="Times New Roman" w:eastAsia="Times New Roman" w:hAnsi="Times New Roman" w:cs="Times New Roman"/>
            <w:sz w:val="24"/>
            <w:szCs w:val="24"/>
          </w:rPr>
          <w:t>le ar</w:t>
        </w:r>
      </w:ins>
      <w:ins w:id="504" w:author="Автор" w:date="2026-03-23T21:13:00Z">
        <w:r w:rsidR="002C4707">
          <w:rPr>
            <w:rFonts w:ascii="Times New Roman" w:eastAsia="Times New Roman" w:hAnsi="Times New Roman" w:cs="Times New Roman"/>
            <w:sz w:val="24"/>
            <w:szCs w:val="24"/>
          </w:rPr>
          <w:t xml:space="preserve">cs to a </w:t>
        </w:r>
      </w:ins>
      <w:ins w:id="505" w:author="Автор" w:date="2026-03-24T13:50:00Z">
        <w:r w:rsidR="00114B32">
          <w:rPr>
            <w:rFonts w:ascii="Times New Roman" w:eastAsia="Times New Roman" w:hAnsi="Times New Roman" w:cs="Times New Roman"/>
            <w:sz w:val="24"/>
            <w:szCs w:val="24"/>
          </w:rPr>
          <w:t xml:space="preserve">single </w:t>
        </w:r>
      </w:ins>
      <w:ins w:id="506" w:author="Автор" w:date="2026-03-23T21:13:00Z">
        <w:r w:rsidR="002C4707">
          <w:rPr>
            <w:rFonts w:ascii="Times New Roman" w:eastAsia="Times New Roman" w:hAnsi="Times New Roman" w:cs="Times New Roman"/>
            <w:sz w:val="24"/>
            <w:szCs w:val="24"/>
          </w:rPr>
          <w:t xml:space="preserve">star </w:t>
        </w:r>
      </w:ins>
      <w:ins w:id="507" w:author="Автор" w:date="2026-03-24T13:50:00Z">
        <w:r w:rsidR="00114B32">
          <w:rPr>
            <w:rFonts w:ascii="Times New Roman" w:eastAsia="Times New Roman" w:hAnsi="Times New Roman" w:cs="Times New Roman"/>
            <w:sz w:val="24"/>
            <w:szCs w:val="24"/>
          </w:rPr>
          <w:t>compris</w:t>
        </w:r>
      </w:ins>
      <w:ins w:id="508" w:author="Автор" w:date="2026-03-24T13:51:00Z">
        <w:r w:rsidR="00114B32">
          <w:rPr>
            <w:rFonts w:ascii="Times New Roman" w:eastAsia="Times New Roman" w:hAnsi="Times New Roman" w:cs="Times New Roman"/>
            <w:sz w:val="24"/>
            <w:szCs w:val="24"/>
          </w:rPr>
          <w:t xml:space="preserve">ing one deleterious allele and </w:t>
        </w:r>
      </w:ins>
      <w:ins w:id="509" w:author="Автор" w:date="2026-03-24T13:50:00Z">
        <w:r w:rsidR="00114B32">
          <w:rPr>
            <w:rFonts w:ascii="Times New Roman" w:eastAsia="Times New Roman" w:hAnsi="Times New Roman" w:cs="Times New Roman"/>
            <w:sz w:val="24"/>
            <w:szCs w:val="24"/>
          </w:rPr>
          <w:t xml:space="preserve"> </w:t>
        </w:r>
      </w:ins>
      <w:ins w:id="510" w:author="Автор" w:date="2026-03-23T21:13:00Z">
        <w:del w:id="511" w:author="Автор" w:date="2026-03-24T13:51:00Z">
          <w:r w:rsidR="002C4707" w:rsidDel="00114B32">
            <w:rPr>
              <w:rFonts w:ascii="Times New Roman" w:eastAsia="Times New Roman" w:hAnsi="Times New Roman" w:cs="Times New Roman"/>
              <w:sz w:val="24"/>
              <w:szCs w:val="24"/>
            </w:rPr>
            <w:delText xml:space="preserve">with </w:delText>
          </w:r>
        </w:del>
        <w:r w:rsidR="002C4707">
          <w:rPr>
            <w:rFonts w:ascii="Times New Roman" w:eastAsia="Times New Roman" w:hAnsi="Times New Roman" w:cs="Times New Roman"/>
            <w:sz w:val="24"/>
            <w:szCs w:val="24"/>
          </w:rPr>
          <w:t>10 rays</w:t>
        </w:r>
      </w:ins>
      <w:ins w:id="512" w:author="Автор" w:date="2026-03-24T13:51:00Z">
        <w:r w:rsidR="00114B32">
          <w:rPr>
            <w:rFonts w:ascii="Times New Roman" w:eastAsia="Times New Roman" w:hAnsi="Times New Roman" w:cs="Times New Roman"/>
            <w:sz w:val="24"/>
            <w:szCs w:val="24"/>
          </w:rPr>
          <w:t xml:space="preserve"> with comp</w:t>
        </w:r>
      </w:ins>
      <w:ins w:id="513" w:author="Автор" w:date="2026-03-24T13:55:00Z">
        <w:r w:rsidR="007E5406">
          <w:rPr>
            <w:rFonts w:ascii="Times New Roman" w:eastAsia="Times New Roman" w:hAnsi="Times New Roman" w:cs="Times New Roman"/>
            <w:sz w:val="24"/>
            <w:szCs w:val="24"/>
          </w:rPr>
          <w:t>en</w:t>
        </w:r>
      </w:ins>
      <w:ins w:id="514" w:author="Автор" w:date="2026-03-24T13:51:00Z">
        <w:r w:rsidR="00114B32">
          <w:rPr>
            <w:rFonts w:ascii="Times New Roman" w:eastAsia="Times New Roman" w:hAnsi="Times New Roman" w:cs="Times New Roman"/>
            <w:sz w:val="24"/>
            <w:szCs w:val="24"/>
          </w:rPr>
          <w:t>satory alleles</w:t>
        </w:r>
      </w:ins>
      <w:ins w:id="515" w:author="Автор" w:date="2026-03-23T21:13:00Z">
        <w:r w:rsidR="002C4707">
          <w:rPr>
            <w:rFonts w:ascii="Times New Roman" w:eastAsia="Times New Roman" w:hAnsi="Times New Roman" w:cs="Times New Roman"/>
            <w:sz w:val="24"/>
            <w:szCs w:val="24"/>
          </w:rPr>
          <w:t>.</w:t>
        </w:r>
      </w:ins>
      <w:ins w:id="516" w:author="Автор" w:date="2026-03-23T21:14:00Z">
        <w:r w:rsidR="002C4707">
          <w:rPr>
            <w:rFonts w:ascii="Times New Roman" w:eastAsia="Times New Roman" w:hAnsi="Times New Roman" w:cs="Times New Roman"/>
            <w:sz w:val="24"/>
            <w:szCs w:val="24"/>
          </w:rPr>
          <w:t xml:space="preserve"> </w:t>
        </w:r>
        <w:del w:id="517" w:author="Автор" w:date="2026-03-24T13:43:00Z">
          <w:r w:rsidR="002C4707" w:rsidDel="000237D1">
            <w:rPr>
              <w:rFonts w:ascii="Times New Roman" w:eastAsia="Times New Roman" w:hAnsi="Times New Roman" w:cs="Times New Roman"/>
              <w:sz w:val="24"/>
              <w:szCs w:val="24"/>
            </w:rPr>
            <w:delText xml:space="preserve">(see </w:delText>
          </w:r>
          <w:r w:rsidR="002C4707" w:rsidRPr="005E310B" w:rsidDel="000237D1">
            <w:rPr>
              <w:rFonts w:ascii="Times New Roman" w:eastAsia="Times New Roman" w:hAnsi="Times New Roman" w:cs="Times New Roman"/>
              <w:i/>
              <w:sz w:val="24"/>
              <w:szCs w:val="24"/>
              <w:rPrChange w:id="518" w:author="Автор" w:date="2026-03-23T21:23:00Z">
                <w:rPr>
                  <w:rFonts w:ascii="Times New Roman" w:eastAsia="Times New Roman" w:hAnsi="Times New Roman" w:cs="Times New Roman"/>
                  <w:sz w:val="24"/>
                  <w:szCs w:val="24"/>
                </w:rPr>
              </w:rPrChange>
            </w:rPr>
            <w:delText>Methods</w:delText>
          </w:r>
          <w:r w:rsidR="002C4707" w:rsidDel="000237D1">
            <w:rPr>
              <w:rFonts w:ascii="Times New Roman" w:eastAsia="Times New Roman" w:hAnsi="Times New Roman" w:cs="Times New Roman"/>
              <w:sz w:val="24"/>
              <w:szCs w:val="24"/>
            </w:rPr>
            <w:delText xml:space="preserve"> for the rest of the</w:delText>
          </w:r>
        </w:del>
        <w:del w:id="519" w:author="Автор" w:date="2026-03-24T13:51:00Z">
          <w:r w:rsidR="002C4707" w:rsidDel="00114B32">
            <w:rPr>
              <w:rFonts w:ascii="Times New Roman" w:eastAsia="Times New Roman" w:hAnsi="Times New Roman" w:cs="Times New Roman"/>
              <w:sz w:val="24"/>
              <w:szCs w:val="24"/>
            </w:rPr>
            <w:delText xml:space="preserve"> </w:delText>
          </w:r>
        </w:del>
        <w:del w:id="520" w:author="Автор" w:date="2026-03-24T13:43:00Z">
          <w:r w:rsidR="002C4707" w:rsidDel="000237D1">
            <w:rPr>
              <w:rFonts w:ascii="Times New Roman" w:eastAsia="Times New Roman" w:hAnsi="Times New Roman" w:cs="Times New Roman"/>
              <w:sz w:val="24"/>
              <w:szCs w:val="24"/>
            </w:rPr>
            <w:delText>parameters).</w:delText>
          </w:r>
        </w:del>
      </w:ins>
      <w:ins w:id="521" w:author="Автор" w:date="2026-03-24T13:43:00Z">
        <w:r w:rsidR="000237D1">
          <w:rPr>
            <w:rFonts w:ascii="Times New Roman" w:eastAsia="Times New Roman" w:hAnsi="Times New Roman" w:cs="Times New Roman"/>
            <w:sz w:val="24"/>
            <w:szCs w:val="24"/>
          </w:rPr>
          <w:t>Recombination is</w:t>
        </w:r>
      </w:ins>
      <w:ins w:id="522" w:author="Автор" w:date="2026-03-24T13:44:00Z">
        <w:r w:rsidR="000237D1">
          <w:rPr>
            <w:rFonts w:ascii="Times New Roman" w:eastAsia="Times New Roman" w:hAnsi="Times New Roman" w:cs="Times New Roman"/>
            <w:sz w:val="24"/>
            <w:szCs w:val="24"/>
          </w:rPr>
          <w:t xml:space="preserve"> absent.</w:t>
        </w:r>
      </w:ins>
      <w:ins w:id="523" w:author="Автор" w:date="2026-03-23T21:14:00Z">
        <w:r w:rsidR="002C4707">
          <w:rPr>
            <w:rFonts w:ascii="Times New Roman" w:eastAsia="Times New Roman" w:hAnsi="Times New Roman" w:cs="Times New Roman"/>
            <w:sz w:val="24"/>
            <w:szCs w:val="24"/>
          </w:rPr>
          <w:t xml:space="preserve"> </w:t>
        </w:r>
      </w:ins>
    </w:p>
    <w:p w14:paraId="26F1B8FE" w14:textId="29F731A3" w:rsidR="004144AC" w:rsidRDefault="004144AC" w:rsidP="005E310B">
      <w:pPr>
        <w:spacing w:after="0" w:line="360" w:lineRule="auto"/>
        <w:jc w:val="center"/>
        <w:rPr>
          <w:ins w:id="524" w:author="Автор" w:date="2026-03-30T20:51:00Z"/>
          <w:rFonts w:ascii="Times New Roman" w:eastAsia="Times New Roman" w:hAnsi="Times New Roman" w:cs="Times New Roman"/>
          <w:noProof/>
          <w:sz w:val="24"/>
          <w:szCs w:val="24"/>
        </w:rPr>
        <w:pPrChange w:id="525" w:author="Автор" w:date="2026-03-30T20:53:00Z">
          <w:pPr>
            <w:spacing w:after="0" w:line="360" w:lineRule="auto"/>
            <w:jc w:val="both"/>
          </w:pPr>
        </w:pPrChange>
      </w:pPr>
      <w:ins w:id="526" w:author="Автор" w:date="2026-03-30T20:52:00Z">
        <w:r>
          <w:rPr>
            <w:rFonts w:ascii="Times New Roman" w:eastAsia="Times New Roman" w:hAnsi="Times New Roman" w:cs="Times New Roman"/>
            <w:noProof/>
            <w:sz w:val="24"/>
            <w:szCs w:val="24"/>
          </w:rPr>
          <w:drawing>
            <wp:inline distT="0" distB="0" distL="0" distR="0" wp14:anchorId="61BF421B" wp14:editId="1EEDF5B0">
              <wp:extent cx="5476875" cy="38862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6875" cy="3886200"/>
                      </a:xfrm>
                      <a:prstGeom prst="rect">
                        <a:avLst/>
                      </a:prstGeom>
                      <a:noFill/>
                      <a:ln>
                        <a:noFill/>
                      </a:ln>
                    </pic:spPr>
                  </pic:pic>
                </a:graphicData>
              </a:graphic>
            </wp:inline>
          </w:drawing>
        </w:r>
      </w:ins>
    </w:p>
    <w:p w14:paraId="546517E4" w14:textId="0B83E21C" w:rsidR="004144AC" w:rsidRDefault="004144AC" w:rsidP="00742F5B">
      <w:pPr>
        <w:spacing w:after="0" w:line="360" w:lineRule="auto"/>
        <w:jc w:val="both"/>
        <w:rPr>
          <w:ins w:id="527" w:author="Автор" w:date="2026-03-30T20:56:00Z"/>
          <w:rFonts w:ascii="Times New Roman" w:eastAsia="Times New Roman" w:hAnsi="Times New Roman" w:cs="Times New Roman"/>
          <w:sz w:val="20"/>
          <w:szCs w:val="20"/>
        </w:rPr>
      </w:pPr>
      <w:ins w:id="528" w:author="Автор" w:date="2026-03-30T20:53:00Z">
        <w:r>
          <w:rPr>
            <w:rFonts w:ascii="Times New Roman" w:eastAsia="Times New Roman" w:hAnsi="Times New Roman" w:cs="Times New Roman"/>
            <w:sz w:val="20"/>
            <w:szCs w:val="20"/>
          </w:rPr>
          <w:t xml:space="preserve">Figure </w:t>
        </w:r>
      </w:ins>
      <w:ins w:id="529" w:author="Автор" w:date="2026-03-30T20:54:00Z">
        <w:r>
          <w:rPr>
            <w:rFonts w:ascii="Times New Roman" w:eastAsia="Times New Roman" w:hAnsi="Times New Roman" w:cs="Times New Roman"/>
            <w:sz w:val="20"/>
            <w:szCs w:val="20"/>
          </w:rPr>
          <w:t xml:space="preserve">#. </w:t>
        </w:r>
        <w:r w:rsidRPr="005E310B">
          <w:rPr>
            <w:rFonts w:ascii="Times New Roman" w:eastAsia="Times New Roman" w:hAnsi="Times New Roman" w:cs="Times New Roman"/>
            <w:b/>
            <w:sz w:val="20"/>
            <w:szCs w:val="20"/>
            <w:rPrChange w:id="530" w:author="Автор" w:date="2026-03-30T20:54:00Z">
              <w:rPr>
                <w:rFonts w:ascii="Times New Roman" w:eastAsia="Times New Roman" w:hAnsi="Times New Roman" w:cs="Times New Roman"/>
                <w:sz w:val="20"/>
                <w:szCs w:val="20"/>
              </w:rPr>
            </w:rPrChange>
          </w:rPr>
          <w:t>Mutation dynamics in simulation</w:t>
        </w:r>
        <w:r>
          <w:rPr>
            <w:rFonts w:ascii="Times New Roman" w:eastAsia="Times New Roman" w:hAnsi="Times New Roman" w:cs="Times New Roman"/>
            <w:sz w:val="20"/>
            <w:szCs w:val="20"/>
          </w:rPr>
          <w:t xml:space="preserve">. </w:t>
        </w:r>
      </w:ins>
      <w:ins w:id="531" w:author="Автор" w:date="2026-03-30T20:55:00Z">
        <w:r>
          <w:rPr>
            <w:rFonts w:ascii="Times New Roman" w:eastAsia="Times New Roman" w:hAnsi="Times New Roman" w:cs="Times New Roman"/>
            <w:sz w:val="20"/>
            <w:szCs w:val="20"/>
          </w:rPr>
          <w:t>Simulation parameters:</w:t>
        </w:r>
        <w:r w:rsidRPr="005620C4">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 xml:space="preserve">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r>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150</m:t>
          </m:r>
        </m:oMath>
        <w:r>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Pr>
            <w:rFonts w:ascii="Times New Roman" w:eastAsia="Times New Roman" w:hAnsi="Times New Roman" w:cs="Times New Roman"/>
            <w:color w:val="000000"/>
            <w:sz w:val="20"/>
            <w:szCs w:val="20"/>
          </w:rPr>
          <w:t xml:space="preserve"> (changes it’s sign</w:t>
        </w:r>
        <w:proofErr w:type="gramStart"/>
        <w:r>
          <w:rPr>
            <w:rFonts w:ascii="Times New Roman" w:eastAsia="Times New Roman" w:hAnsi="Times New Roman" w:cs="Times New Roman"/>
            <w:color w:val="000000"/>
            <w:sz w:val="20"/>
            <w:szCs w:val="20"/>
          </w:rPr>
          <w:t>)</w:t>
        </w:r>
        <w:r>
          <w:rPr>
            <w:rFonts w:ascii="Times New Roman" w:eastAsia="Times New Roman" w:hAnsi="Times New Roman" w:cs="Times New Roman"/>
            <w:sz w:val="20"/>
            <w:szCs w:val="20"/>
          </w:rPr>
          <w:t xml:space="preserve"> .</w:t>
        </w:r>
        <w:proofErr w:type="gram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Epistatit</w:t>
        </w:r>
        <w:proofErr w:type="spellEnd"/>
        <w:r>
          <w:rPr>
            <w:rFonts w:ascii="Times New Roman" w:eastAsia="Times New Roman" w:hAnsi="Times New Roman" w:cs="Times New Roman"/>
            <w:sz w:val="20"/>
            <w:szCs w:val="20"/>
          </w:rPr>
          <w:t xml:space="preserve"> network represents a star. Recombination is </w:t>
        </w:r>
        <w:proofErr w:type="gramStart"/>
        <w:r>
          <w:rPr>
            <w:rFonts w:ascii="Times New Roman" w:eastAsia="Times New Roman" w:hAnsi="Times New Roman" w:cs="Times New Roman"/>
            <w:sz w:val="20"/>
            <w:szCs w:val="20"/>
          </w:rPr>
          <w:t>absent  The</w:t>
        </w:r>
        <w:proofErr w:type="gramEnd"/>
        <w:r>
          <w:rPr>
            <w:rFonts w:ascii="Times New Roman" w:eastAsia="Times New Roman" w:hAnsi="Times New Roman" w:cs="Times New Roman"/>
            <w:sz w:val="20"/>
            <w:szCs w:val="20"/>
          </w:rPr>
          <w:t xml:space="preserve"> results are averaged over 6 Monte Carlo runs ( </w:t>
        </w:r>
        <w:r>
          <w:rPr>
            <w:rFonts w:ascii="Times New Roman" w:eastAsia="Times New Roman" w:hAnsi="Times New Roman" w:cs="Times New Roman"/>
            <w:i/>
            <w:sz w:val="20"/>
            <w:szCs w:val="20"/>
          </w:rPr>
          <w:t>Methods</w:t>
        </w:r>
        <w:r>
          <w:rPr>
            <w:rFonts w:ascii="Times New Roman" w:eastAsia="Times New Roman" w:hAnsi="Times New Roman" w:cs="Times New Roman"/>
            <w:sz w:val="20"/>
            <w:szCs w:val="20"/>
          </w:rPr>
          <w:t>).</w:t>
        </w:r>
      </w:ins>
    </w:p>
    <w:p w14:paraId="5D860DF5" w14:textId="7151E9FD" w:rsidR="004144AC" w:rsidRPr="005E310B" w:rsidDel="00E65540" w:rsidRDefault="00E65540" w:rsidP="00742F5B">
      <w:pPr>
        <w:spacing w:after="0" w:line="360" w:lineRule="auto"/>
        <w:jc w:val="both"/>
        <w:rPr>
          <w:ins w:id="532" w:author="Автор" w:date="2026-03-24T13:44:00Z"/>
          <w:del w:id="533" w:author="Автор" w:date="2026-03-30T21:09:00Z"/>
          <w:rFonts w:ascii="Times New Roman" w:hAnsi="Times New Roman" w:cs="Times New Roman"/>
          <w:sz w:val="24"/>
          <w:szCs w:val="24"/>
          <w:lang w:val="en-US"/>
          <w:rPrChange w:id="534" w:author="Автор" w:date="2026-03-30T21:09:00Z">
            <w:rPr>
              <w:ins w:id="535" w:author="Автор" w:date="2026-03-24T13:44:00Z"/>
              <w:del w:id="536" w:author="Автор" w:date="2026-03-30T21:09:00Z"/>
              <w:rFonts w:ascii="Times New Roman" w:eastAsia="Times New Roman" w:hAnsi="Times New Roman" w:cs="Times New Roman"/>
              <w:sz w:val="24"/>
              <w:szCs w:val="24"/>
            </w:rPr>
          </w:rPrChange>
        </w:rPr>
      </w:pPr>
      <w:ins w:id="537" w:author="Автор" w:date="2026-03-30T21:09:00Z">
        <w:r w:rsidRPr="00E65540">
          <w:rPr>
            <w:rFonts w:ascii="Times New Roman" w:hAnsi="Times New Roman" w:cs="Times New Roman"/>
            <w:sz w:val="24"/>
            <w:szCs w:val="24"/>
            <w:lang w:val="en-US"/>
          </w:rPr>
          <w:t xml:space="preserve">Initially, no mutations are present in the simulation, then a gradual accumulation of good mutations occurs (under these conditions, they constitute 10% of the total number of possible mutations). Along with them, bad mutations also accumulate due to the hitchhiking effect. Among these mutations, there is one primary mutation (locus number 77, the number is chosen randomly) and 10 auxiliary mutations (from 72 to 83). All of these mutations are negative, but the combination of the primary </w:t>
        </w:r>
        <w:r w:rsidRPr="00E65540">
          <w:rPr>
            <w:rFonts w:ascii="Times New Roman" w:hAnsi="Times New Roman" w:cs="Times New Roman"/>
            <w:sz w:val="24"/>
            <w:szCs w:val="24"/>
            <w:lang w:val="en-US"/>
          </w:rPr>
          <w:lastRenderedPageBreak/>
          <w:t>and auxiliary mutations compensates for this negative effect and even makes their combination advantageous from a selection perspective. Over time, due to the accumulation of negative mutations due to the effect of genetic linkage, a significant number of auxiliary mutations end up in the same genome as the primary mutation, which ultimately leads to a sharp spontaneous jump in the curve, visible in Figure #, marking the formation of a new "strain."</w:t>
        </w:r>
      </w:ins>
    </w:p>
    <w:p w14:paraId="6D00A3D5" w14:textId="4D5D64E7" w:rsidR="008F60D5" w:rsidRPr="005E310B" w:rsidDel="00114B32" w:rsidRDefault="002C4707" w:rsidP="005E310B">
      <w:pPr>
        <w:spacing w:after="0" w:line="360" w:lineRule="auto"/>
        <w:ind w:firstLine="720"/>
        <w:jc w:val="both"/>
        <w:rPr>
          <w:ins w:id="538" w:author="Автор" w:date="2026-03-23T21:16:00Z"/>
          <w:del w:id="539" w:author="Автор" w:date="2026-03-24T13:48:00Z"/>
          <w:rFonts w:ascii="Times New Roman" w:eastAsia="Times New Roman" w:hAnsi="Times New Roman" w:cs="Times New Roman"/>
          <w:sz w:val="24"/>
          <w:szCs w:val="24"/>
          <w:lang w:val="en-US"/>
          <w:rPrChange w:id="540" w:author="Автор" w:date="2026-03-30T21:09:00Z">
            <w:rPr>
              <w:ins w:id="541" w:author="Автор" w:date="2026-03-23T21:16:00Z"/>
              <w:del w:id="542" w:author="Автор" w:date="2026-03-24T13:48:00Z"/>
              <w:rFonts w:ascii="Times New Roman" w:eastAsia="Times New Roman" w:hAnsi="Times New Roman" w:cs="Times New Roman"/>
              <w:sz w:val="24"/>
              <w:szCs w:val="24"/>
            </w:rPr>
          </w:rPrChange>
        </w:rPr>
        <w:pPrChange w:id="543" w:author="Автор" w:date="2026-03-24T13:44:00Z">
          <w:pPr>
            <w:spacing w:after="0" w:line="360" w:lineRule="auto"/>
            <w:jc w:val="both"/>
          </w:pPr>
        </w:pPrChange>
      </w:pPr>
      <w:ins w:id="544" w:author="Автор" w:date="2026-03-23T21:15:00Z">
        <w:del w:id="545" w:author="Автор" w:date="2026-03-24T13:48:00Z">
          <w:r w:rsidDel="00114B32">
            <w:rPr>
              <w:rFonts w:ascii="Times New Roman" w:eastAsia="Times New Roman" w:hAnsi="Times New Roman" w:cs="Times New Roman"/>
              <w:sz w:val="24"/>
              <w:szCs w:val="24"/>
            </w:rPr>
            <w:delText>In</w:delText>
          </w:r>
          <w:r w:rsidRPr="005E310B" w:rsidDel="00114B32">
            <w:rPr>
              <w:rFonts w:ascii="Times New Roman" w:eastAsia="Times New Roman" w:hAnsi="Times New Roman" w:cs="Times New Roman"/>
              <w:sz w:val="24"/>
              <w:szCs w:val="24"/>
              <w:lang w:val="en-US"/>
              <w:rPrChange w:id="546" w:author="Автор" w:date="2026-03-30T21:09:00Z">
                <w:rPr>
                  <w:rFonts w:ascii="Times New Roman" w:eastAsia="Times New Roman" w:hAnsi="Times New Roman" w:cs="Times New Roman"/>
                  <w:sz w:val="24"/>
                  <w:szCs w:val="24"/>
                </w:rPr>
              </w:rPrChange>
            </w:rPr>
            <w:delText xml:space="preserve"> </w:delText>
          </w:r>
          <w:r w:rsidDel="00114B32">
            <w:rPr>
              <w:rFonts w:ascii="Times New Roman" w:eastAsia="Times New Roman" w:hAnsi="Times New Roman" w:cs="Times New Roman"/>
              <w:sz w:val="24"/>
              <w:szCs w:val="24"/>
            </w:rPr>
            <w:delText>this</w:delText>
          </w:r>
          <w:r w:rsidRPr="005E310B" w:rsidDel="00114B32">
            <w:rPr>
              <w:rFonts w:ascii="Times New Roman" w:eastAsia="Times New Roman" w:hAnsi="Times New Roman" w:cs="Times New Roman"/>
              <w:sz w:val="24"/>
              <w:szCs w:val="24"/>
              <w:lang w:val="en-US"/>
              <w:rPrChange w:id="547" w:author="Автор" w:date="2026-03-30T21:09:00Z">
                <w:rPr>
                  <w:rFonts w:ascii="Times New Roman" w:eastAsia="Times New Roman" w:hAnsi="Times New Roman" w:cs="Times New Roman"/>
                  <w:sz w:val="24"/>
                  <w:szCs w:val="24"/>
                </w:rPr>
              </w:rPrChange>
            </w:rPr>
            <w:delText xml:space="preserve"> </w:delText>
          </w:r>
        </w:del>
        <w:del w:id="548" w:author="Автор" w:date="2026-03-24T13:44:00Z">
          <w:r w:rsidDel="000237D1">
            <w:rPr>
              <w:rFonts w:ascii="Times New Roman" w:eastAsia="Times New Roman" w:hAnsi="Times New Roman" w:cs="Times New Roman"/>
              <w:sz w:val="24"/>
              <w:szCs w:val="24"/>
            </w:rPr>
            <w:delText>simulation</w:delText>
          </w:r>
          <w:r w:rsidRPr="005E310B" w:rsidDel="000237D1">
            <w:rPr>
              <w:rFonts w:ascii="Times New Roman" w:eastAsia="Times New Roman" w:hAnsi="Times New Roman" w:cs="Times New Roman"/>
              <w:sz w:val="24"/>
              <w:szCs w:val="24"/>
              <w:lang w:val="en-US"/>
              <w:rPrChange w:id="549" w:author="Автор" w:date="2026-03-30T21:09:00Z">
                <w:rPr>
                  <w:rFonts w:ascii="Times New Roman" w:eastAsia="Times New Roman" w:hAnsi="Times New Roman" w:cs="Times New Roman"/>
                  <w:sz w:val="24"/>
                  <w:szCs w:val="24"/>
                </w:rPr>
              </w:rPrChange>
            </w:rPr>
            <w:delText xml:space="preserve"> </w:delText>
          </w:r>
        </w:del>
        <w:del w:id="550" w:author="Автор" w:date="2026-03-24T13:48:00Z">
          <w:r w:rsidDel="00114B32">
            <w:rPr>
              <w:rFonts w:ascii="Times New Roman" w:eastAsia="Times New Roman" w:hAnsi="Times New Roman" w:cs="Times New Roman"/>
              <w:sz w:val="24"/>
              <w:szCs w:val="24"/>
            </w:rPr>
            <w:delText>scenario</w:delText>
          </w:r>
          <w:r w:rsidRPr="005E310B" w:rsidDel="00114B32">
            <w:rPr>
              <w:rFonts w:ascii="Times New Roman" w:eastAsia="Times New Roman" w:hAnsi="Times New Roman" w:cs="Times New Roman"/>
              <w:sz w:val="24"/>
              <w:szCs w:val="24"/>
              <w:lang w:val="en-US"/>
              <w:rPrChange w:id="551" w:author="Автор" w:date="2026-03-30T21:09:00Z">
                <w:rPr>
                  <w:rFonts w:ascii="Times New Roman" w:eastAsia="Times New Roman" w:hAnsi="Times New Roman" w:cs="Times New Roman"/>
                  <w:sz w:val="24"/>
                  <w:szCs w:val="24"/>
                </w:rPr>
              </w:rPrChange>
            </w:rPr>
            <w:delText xml:space="preserve"> </w:delText>
          </w:r>
          <w:r w:rsidDel="00114B32">
            <w:rPr>
              <w:rFonts w:ascii="Times New Roman" w:eastAsia="Times New Roman" w:hAnsi="Times New Roman" w:cs="Times New Roman"/>
              <w:sz w:val="24"/>
              <w:szCs w:val="24"/>
            </w:rPr>
            <w:delText>we</w:delText>
          </w:r>
          <w:r w:rsidRPr="005E310B" w:rsidDel="00114B32">
            <w:rPr>
              <w:rFonts w:ascii="Times New Roman" w:eastAsia="Times New Roman" w:hAnsi="Times New Roman" w:cs="Times New Roman"/>
              <w:sz w:val="24"/>
              <w:szCs w:val="24"/>
              <w:lang w:val="en-US"/>
              <w:rPrChange w:id="552" w:author="Автор" w:date="2026-03-30T21:09:00Z">
                <w:rPr>
                  <w:rFonts w:ascii="Times New Roman" w:eastAsia="Times New Roman" w:hAnsi="Times New Roman" w:cs="Times New Roman"/>
                  <w:sz w:val="24"/>
                  <w:szCs w:val="24"/>
                </w:rPr>
              </w:rPrChange>
            </w:rPr>
            <w:delText xml:space="preserve"> </w:delText>
          </w:r>
          <w:r w:rsidDel="00114B32">
            <w:rPr>
              <w:rFonts w:ascii="Times New Roman" w:eastAsia="Times New Roman" w:hAnsi="Times New Roman" w:cs="Times New Roman"/>
              <w:sz w:val="24"/>
              <w:szCs w:val="24"/>
            </w:rPr>
            <w:delText>acquired</w:delText>
          </w:r>
          <w:r w:rsidRPr="005E310B" w:rsidDel="00114B32">
            <w:rPr>
              <w:rFonts w:ascii="Times New Roman" w:eastAsia="Times New Roman" w:hAnsi="Times New Roman" w:cs="Times New Roman"/>
              <w:sz w:val="24"/>
              <w:szCs w:val="24"/>
              <w:lang w:val="en-US"/>
              <w:rPrChange w:id="553" w:author="Автор" w:date="2026-03-30T21:09:00Z">
                <w:rPr>
                  <w:rFonts w:ascii="Times New Roman" w:eastAsia="Times New Roman" w:hAnsi="Times New Roman" w:cs="Times New Roman"/>
                  <w:sz w:val="24"/>
                  <w:szCs w:val="24"/>
                </w:rPr>
              </w:rPrChange>
            </w:rPr>
            <w:delText xml:space="preserve"> </w:delText>
          </w:r>
          <w:r w:rsidDel="00114B32">
            <w:rPr>
              <w:rFonts w:ascii="Times New Roman" w:eastAsia="Times New Roman" w:hAnsi="Times New Roman" w:cs="Times New Roman"/>
              <w:sz w:val="24"/>
              <w:szCs w:val="24"/>
            </w:rPr>
            <w:delText>spontaneous</w:delText>
          </w:r>
          <w:r w:rsidRPr="005E310B" w:rsidDel="00114B32">
            <w:rPr>
              <w:rFonts w:ascii="Times New Roman" w:eastAsia="Times New Roman" w:hAnsi="Times New Roman" w:cs="Times New Roman"/>
              <w:sz w:val="24"/>
              <w:szCs w:val="24"/>
              <w:lang w:val="en-US"/>
              <w:rPrChange w:id="554" w:author="Автор" w:date="2026-03-30T21:09:00Z">
                <w:rPr>
                  <w:rFonts w:ascii="Times New Roman" w:eastAsia="Times New Roman" w:hAnsi="Times New Roman" w:cs="Times New Roman"/>
                  <w:sz w:val="24"/>
                  <w:szCs w:val="24"/>
                </w:rPr>
              </w:rPrChange>
            </w:rPr>
            <w:delText xml:space="preserve"> </w:delText>
          </w:r>
          <w:r w:rsidDel="00114B32">
            <w:rPr>
              <w:rFonts w:ascii="Times New Roman" w:eastAsia="Times New Roman" w:hAnsi="Times New Roman" w:cs="Times New Roman"/>
              <w:sz w:val="24"/>
              <w:szCs w:val="24"/>
            </w:rPr>
            <w:delText>symmetry</w:delText>
          </w:r>
          <w:r w:rsidRPr="005E310B" w:rsidDel="00114B32">
            <w:rPr>
              <w:rFonts w:ascii="Times New Roman" w:eastAsia="Times New Roman" w:hAnsi="Times New Roman" w:cs="Times New Roman"/>
              <w:sz w:val="24"/>
              <w:szCs w:val="24"/>
              <w:lang w:val="en-US"/>
              <w:rPrChange w:id="555" w:author="Автор" w:date="2026-03-30T21:09:00Z">
                <w:rPr>
                  <w:rFonts w:ascii="Times New Roman" w:eastAsia="Times New Roman" w:hAnsi="Times New Roman" w:cs="Times New Roman"/>
                  <w:sz w:val="24"/>
                  <w:szCs w:val="24"/>
                </w:rPr>
              </w:rPrChange>
            </w:rPr>
            <w:delText xml:space="preserve"> </w:delText>
          </w:r>
          <w:r w:rsidDel="00114B32">
            <w:rPr>
              <w:rFonts w:ascii="Times New Roman" w:eastAsia="Times New Roman" w:hAnsi="Times New Roman" w:cs="Times New Roman"/>
              <w:sz w:val="24"/>
              <w:szCs w:val="24"/>
            </w:rPr>
            <w:delText>change</w:delText>
          </w:r>
          <w:r w:rsidRPr="005E310B" w:rsidDel="00114B32">
            <w:rPr>
              <w:rFonts w:ascii="Times New Roman" w:eastAsia="Times New Roman" w:hAnsi="Times New Roman" w:cs="Times New Roman"/>
              <w:sz w:val="24"/>
              <w:szCs w:val="24"/>
              <w:lang w:val="en-US"/>
              <w:rPrChange w:id="556" w:author="Автор" w:date="2026-03-30T21:09:00Z">
                <w:rPr>
                  <w:rFonts w:ascii="Times New Roman" w:eastAsia="Times New Roman" w:hAnsi="Times New Roman" w:cs="Times New Roman"/>
                  <w:sz w:val="24"/>
                  <w:szCs w:val="24"/>
                </w:rPr>
              </w:rPrChange>
            </w:rPr>
            <w:delText xml:space="preserve"> (</w:delText>
          </w:r>
          <w:r w:rsidDel="00114B32">
            <w:rPr>
              <w:rFonts w:ascii="Times New Roman" w:eastAsia="Times New Roman" w:hAnsi="Times New Roman" w:cs="Times New Roman"/>
              <w:sz w:val="24"/>
              <w:szCs w:val="24"/>
            </w:rPr>
            <w:delText>due</w:delText>
          </w:r>
          <w:r w:rsidRPr="005E310B" w:rsidDel="00114B32">
            <w:rPr>
              <w:rFonts w:ascii="Times New Roman" w:eastAsia="Times New Roman" w:hAnsi="Times New Roman" w:cs="Times New Roman"/>
              <w:sz w:val="24"/>
              <w:szCs w:val="24"/>
              <w:lang w:val="en-US"/>
              <w:rPrChange w:id="557" w:author="Автор" w:date="2026-03-30T21:09:00Z">
                <w:rPr>
                  <w:rFonts w:ascii="Times New Roman" w:eastAsia="Times New Roman" w:hAnsi="Times New Roman" w:cs="Times New Roman"/>
                  <w:sz w:val="24"/>
                  <w:szCs w:val="24"/>
                </w:rPr>
              </w:rPrChange>
            </w:rPr>
            <w:delText xml:space="preserve"> </w:delText>
          </w:r>
          <w:r w:rsidDel="00114B32">
            <w:rPr>
              <w:rFonts w:ascii="Times New Roman" w:eastAsia="Times New Roman" w:hAnsi="Times New Roman" w:cs="Times New Roman"/>
              <w:sz w:val="24"/>
              <w:szCs w:val="24"/>
            </w:rPr>
            <w:delText>to</w:delText>
          </w:r>
          <w:r w:rsidRPr="005E310B" w:rsidDel="00114B32">
            <w:rPr>
              <w:rFonts w:ascii="Times New Roman" w:eastAsia="Times New Roman" w:hAnsi="Times New Roman" w:cs="Times New Roman"/>
              <w:sz w:val="24"/>
              <w:szCs w:val="24"/>
              <w:lang w:val="en-US"/>
              <w:rPrChange w:id="558" w:author="Автор" w:date="2026-03-30T21:09:00Z">
                <w:rPr>
                  <w:rFonts w:ascii="Times New Roman" w:eastAsia="Times New Roman" w:hAnsi="Times New Roman" w:cs="Times New Roman"/>
                  <w:sz w:val="24"/>
                  <w:szCs w:val="24"/>
                </w:rPr>
              </w:rPrChange>
            </w:rPr>
            <w:delText xml:space="preserve"> </w:delText>
          </w:r>
          <w:r w:rsidDel="00114B32">
            <w:rPr>
              <w:rFonts w:ascii="Times New Roman" w:eastAsia="Times New Roman" w:hAnsi="Times New Roman" w:cs="Times New Roman"/>
              <w:sz w:val="24"/>
              <w:szCs w:val="24"/>
            </w:rPr>
            <w:delText>epistatic</w:delText>
          </w:r>
          <w:r w:rsidRPr="005E310B" w:rsidDel="00114B32">
            <w:rPr>
              <w:rFonts w:ascii="Times New Roman" w:eastAsia="Times New Roman" w:hAnsi="Times New Roman" w:cs="Times New Roman"/>
              <w:sz w:val="24"/>
              <w:szCs w:val="24"/>
              <w:lang w:val="en-US"/>
              <w:rPrChange w:id="559" w:author="Автор" w:date="2026-03-30T21:09:00Z">
                <w:rPr>
                  <w:rFonts w:ascii="Times New Roman" w:eastAsia="Times New Roman" w:hAnsi="Times New Roman" w:cs="Times New Roman"/>
                  <w:sz w:val="24"/>
                  <w:szCs w:val="24"/>
                </w:rPr>
              </w:rPrChange>
            </w:rPr>
            <w:delText xml:space="preserve"> </w:delText>
          </w:r>
          <w:r w:rsidDel="00114B32">
            <w:rPr>
              <w:rFonts w:ascii="Times New Roman" w:eastAsia="Times New Roman" w:hAnsi="Times New Roman" w:cs="Times New Roman"/>
              <w:sz w:val="24"/>
              <w:szCs w:val="24"/>
            </w:rPr>
            <w:delText>network</w:delText>
          </w:r>
          <w:r w:rsidRPr="005E310B" w:rsidDel="00114B32">
            <w:rPr>
              <w:rFonts w:ascii="Times New Roman" w:eastAsia="Times New Roman" w:hAnsi="Times New Roman" w:cs="Times New Roman"/>
              <w:sz w:val="24"/>
              <w:szCs w:val="24"/>
              <w:lang w:val="en-US"/>
              <w:rPrChange w:id="560" w:author="Автор" w:date="2026-03-30T21:09:00Z">
                <w:rPr>
                  <w:rFonts w:ascii="Times New Roman" w:eastAsia="Times New Roman" w:hAnsi="Times New Roman" w:cs="Times New Roman"/>
                  <w:sz w:val="24"/>
                  <w:szCs w:val="24"/>
                </w:rPr>
              </w:rPrChange>
            </w:rPr>
            <w:delText>)</w:delText>
          </w:r>
        </w:del>
      </w:ins>
      <w:ins w:id="561" w:author="Автор" w:date="2026-03-23T21:16:00Z">
        <w:del w:id="562" w:author="Автор" w:date="2026-03-24T13:48:00Z">
          <w:r w:rsidRPr="005E310B" w:rsidDel="00114B32">
            <w:rPr>
              <w:rFonts w:ascii="Times New Roman" w:eastAsia="Times New Roman" w:hAnsi="Times New Roman" w:cs="Times New Roman"/>
              <w:sz w:val="24"/>
              <w:szCs w:val="24"/>
              <w:lang w:val="en-US"/>
              <w:rPrChange w:id="563" w:author="Автор" w:date="2026-03-30T21:09:00Z">
                <w:rPr>
                  <w:rFonts w:ascii="Times New Roman" w:eastAsia="Times New Roman" w:hAnsi="Times New Roman" w:cs="Times New Roman"/>
                  <w:sz w:val="24"/>
                  <w:szCs w:val="24"/>
                </w:rPr>
              </w:rPrChange>
            </w:rPr>
            <w:delText xml:space="preserve"> </w:delText>
          </w:r>
          <w:r w:rsidDel="00114B32">
            <w:rPr>
              <w:rFonts w:ascii="Times New Roman" w:eastAsia="Times New Roman" w:hAnsi="Times New Roman" w:cs="Times New Roman"/>
              <w:sz w:val="24"/>
              <w:szCs w:val="24"/>
            </w:rPr>
            <w:delText>and</w:delText>
          </w:r>
          <w:r w:rsidRPr="005E310B" w:rsidDel="00114B32">
            <w:rPr>
              <w:rFonts w:ascii="Times New Roman" w:eastAsia="Times New Roman" w:hAnsi="Times New Roman" w:cs="Times New Roman"/>
              <w:sz w:val="24"/>
              <w:szCs w:val="24"/>
              <w:lang w:val="en-US"/>
              <w:rPrChange w:id="564" w:author="Автор" w:date="2026-03-30T21:09:00Z">
                <w:rPr>
                  <w:rFonts w:ascii="Times New Roman" w:eastAsia="Times New Roman" w:hAnsi="Times New Roman" w:cs="Times New Roman"/>
                  <w:sz w:val="24"/>
                  <w:szCs w:val="24"/>
                </w:rPr>
              </w:rPrChange>
            </w:rPr>
            <w:delText xml:space="preserve"> </w:delText>
          </w:r>
          <w:r w:rsidDel="00114B32">
            <w:rPr>
              <w:rFonts w:ascii="Times New Roman" w:eastAsia="Times New Roman" w:hAnsi="Times New Roman" w:cs="Times New Roman"/>
              <w:sz w:val="24"/>
              <w:szCs w:val="24"/>
            </w:rPr>
            <w:delText>then</w:delText>
          </w:r>
          <w:r w:rsidRPr="005E310B" w:rsidDel="00114B32">
            <w:rPr>
              <w:rFonts w:ascii="Times New Roman" w:eastAsia="Times New Roman" w:hAnsi="Times New Roman" w:cs="Times New Roman"/>
              <w:sz w:val="24"/>
              <w:szCs w:val="24"/>
              <w:lang w:val="en-US"/>
              <w:rPrChange w:id="565" w:author="Автор" w:date="2026-03-30T21:09:00Z">
                <w:rPr>
                  <w:rFonts w:ascii="Times New Roman" w:eastAsia="Times New Roman" w:hAnsi="Times New Roman" w:cs="Times New Roman"/>
                  <w:sz w:val="24"/>
                  <w:szCs w:val="24"/>
                </w:rPr>
              </w:rPrChange>
            </w:rPr>
            <w:delText xml:space="preserve"> </w:delText>
          </w:r>
          <w:r w:rsidDel="00114B32">
            <w:rPr>
              <w:rFonts w:ascii="Times New Roman" w:eastAsia="Times New Roman" w:hAnsi="Times New Roman" w:cs="Times New Roman"/>
              <w:sz w:val="24"/>
              <w:szCs w:val="24"/>
            </w:rPr>
            <w:delText>analyzed</w:delText>
          </w:r>
          <w:r w:rsidRPr="005E310B" w:rsidDel="00114B32">
            <w:rPr>
              <w:rFonts w:ascii="Times New Roman" w:eastAsia="Times New Roman" w:hAnsi="Times New Roman" w:cs="Times New Roman"/>
              <w:sz w:val="24"/>
              <w:szCs w:val="24"/>
              <w:lang w:val="en-US"/>
              <w:rPrChange w:id="566" w:author="Автор" w:date="2026-03-30T21:09:00Z">
                <w:rPr>
                  <w:rFonts w:ascii="Times New Roman" w:eastAsia="Times New Roman" w:hAnsi="Times New Roman" w:cs="Times New Roman"/>
                  <w:sz w:val="24"/>
                  <w:szCs w:val="24"/>
                </w:rPr>
              </w:rPrChange>
            </w:rPr>
            <w:delText xml:space="preserve"> </w:delText>
          </w:r>
          <w:r w:rsidDel="00114B32">
            <w:rPr>
              <w:rFonts w:ascii="Times New Roman" w:eastAsia="Times New Roman" w:hAnsi="Times New Roman" w:cs="Times New Roman"/>
              <w:sz w:val="24"/>
              <w:szCs w:val="24"/>
            </w:rPr>
            <w:delText>resulting</w:delText>
          </w:r>
          <w:r w:rsidRPr="005E310B" w:rsidDel="00114B32">
            <w:rPr>
              <w:rFonts w:ascii="Times New Roman" w:eastAsia="Times New Roman" w:hAnsi="Times New Roman" w:cs="Times New Roman"/>
              <w:sz w:val="24"/>
              <w:szCs w:val="24"/>
              <w:lang w:val="en-US"/>
              <w:rPrChange w:id="567" w:author="Автор" w:date="2026-03-30T21:09:00Z">
                <w:rPr>
                  <w:rFonts w:ascii="Times New Roman" w:eastAsia="Times New Roman" w:hAnsi="Times New Roman" w:cs="Times New Roman"/>
                  <w:sz w:val="24"/>
                  <w:szCs w:val="24"/>
                </w:rPr>
              </w:rPrChange>
            </w:rPr>
            <w:delText xml:space="preserve"> </w:delText>
          </w:r>
          <w:r w:rsidDel="00114B32">
            <w:rPr>
              <w:rFonts w:ascii="Times New Roman" w:eastAsia="Times New Roman" w:hAnsi="Times New Roman" w:cs="Times New Roman"/>
              <w:sz w:val="24"/>
              <w:szCs w:val="24"/>
            </w:rPr>
            <w:delText>data</w:delText>
          </w:r>
          <w:r w:rsidRPr="005E310B" w:rsidDel="00114B32">
            <w:rPr>
              <w:rFonts w:ascii="Times New Roman" w:eastAsia="Times New Roman" w:hAnsi="Times New Roman" w:cs="Times New Roman"/>
              <w:sz w:val="24"/>
              <w:szCs w:val="24"/>
              <w:lang w:val="en-US"/>
              <w:rPrChange w:id="568" w:author="Автор" w:date="2026-03-30T21:09:00Z">
                <w:rPr>
                  <w:rFonts w:ascii="Times New Roman" w:eastAsia="Times New Roman" w:hAnsi="Times New Roman" w:cs="Times New Roman"/>
                  <w:sz w:val="24"/>
                  <w:szCs w:val="24"/>
                </w:rPr>
              </w:rPrChange>
            </w:rPr>
            <w:delText xml:space="preserve"> </w:delText>
          </w:r>
          <w:r w:rsidDel="00114B32">
            <w:rPr>
              <w:rFonts w:ascii="Times New Roman" w:eastAsia="Times New Roman" w:hAnsi="Times New Roman" w:cs="Times New Roman"/>
              <w:sz w:val="24"/>
              <w:szCs w:val="24"/>
            </w:rPr>
            <w:delText>with</w:delText>
          </w:r>
          <w:r w:rsidRPr="005E310B" w:rsidDel="00114B32">
            <w:rPr>
              <w:rFonts w:ascii="Times New Roman" w:eastAsia="Times New Roman" w:hAnsi="Times New Roman" w:cs="Times New Roman"/>
              <w:sz w:val="24"/>
              <w:szCs w:val="24"/>
              <w:lang w:val="en-US"/>
              <w:rPrChange w:id="569" w:author="Автор" w:date="2026-03-30T21:09:00Z">
                <w:rPr>
                  <w:rFonts w:ascii="Times New Roman" w:eastAsia="Times New Roman" w:hAnsi="Times New Roman" w:cs="Times New Roman"/>
                  <w:sz w:val="24"/>
                  <w:szCs w:val="24"/>
                </w:rPr>
              </w:rPrChange>
            </w:rPr>
            <w:delText xml:space="preserve"> </w:delText>
          </w:r>
          <w:r w:rsidDel="00114B32">
            <w:rPr>
              <w:rFonts w:ascii="Times New Roman" w:eastAsia="Times New Roman" w:hAnsi="Times New Roman" w:cs="Times New Roman"/>
              <w:sz w:val="24"/>
              <w:szCs w:val="24"/>
            </w:rPr>
            <w:delText>our</w:delText>
          </w:r>
          <w:r w:rsidRPr="005E310B" w:rsidDel="00114B32">
            <w:rPr>
              <w:rFonts w:ascii="Times New Roman" w:eastAsia="Times New Roman" w:hAnsi="Times New Roman" w:cs="Times New Roman"/>
              <w:sz w:val="24"/>
              <w:szCs w:val="24"/>
              <w:lang w:val="en-US"/>
              <w:rPrChange w:id="570" w:author="Автор" w:date="2026-03-30T21:09:00Z">
                <w:rPr>
                  <w:rFonts w:ascii="Times New Roman" w:eastAsia="Times New Roman" w:hAnsi="Times New Roman" w:cs="Times New Roman"/>
                  <w:sz w:val="24"/>
                  <w:szCs w:val="24"/>
                </w:rPr>
              </w:rPrChange>
            </w:rPr>
            <w:delText xml:space="preserve"> </w:delText>
          </w:r>
          <w:r w:rsidDel="00114B32">
            <w:rPr>
              <w:rFonts w:ascii="Times New Roman" w:eastAsia="Times New Roman" w:hAnsi="Times New Roman" w:cs="Times New Roman"/>
              <w:sz w:val="24"/>
              <w:szCs w:val="24"/>
            </w:rPr>
            <w:delText>method</w:delText>
          </w:r>
          <w:r w:rsidRPr="005E310B" w:rsidDel="00114B32">
            <w:rPr>
              <w:rFonts w:ascii="Times New Roman" w:eastAsia="Times New Roman" w:hAnsi="Times New Roman" w:cs="Times New Roman"/>
              <w:sz w:val="24"/>
              <w:szCs w:val="24"/>
              <w:lang w:val="en-US"/>
              <w:rPrChange w:id="571" w:author="Автор" w:date="2026-03-30T21:09:00Z">
                <w:rPr>
                  <w:rFonts w:ascii="Times New Roman" w:eastAsia="Times New Roman" w:hAnsi="Times New Roman" w:cs="Times New Roman"/>
                  <w:sz w:val="24"/>
                  <w:szCs w:val="24"/>
                </w:rPr>
              </w:rPrChange>
            </w:rPr>
            <w:delText>.</w:delText>
          </w:r>
        </w:del>
      </w:ins>
    </w:p>
    <w:p w14:paraId="2956B5D5" w14:textId="60D60DCD" w:rsidR="002C4707" w:rsidDel="00E65540" w:rsidRDefault="002C4707" w:rsidP="00742F5B">
      <w:pPr>
        <w:spacing w:after="0" w:line="360" w:lineRule="auto"/>
        <w:jc w:val="both"/>
        <w:rPr>
          <w:ins w:id="572" w:author="Автор" w:date="2026-03-24T13:53:00Z"/>
          <w:del w:id="573" w:author="Автор" w:date="2026-03-30T21:09:00Z"/>
          <w:rFonts w:ascii="Times New Roman" w:eastAsia="Times New Roman" w:hAnsi="Times New Roman" w:cs="Times New Roman"/>
          <w:sz w:val="24"/>
          <w:szCs w:val="24"/>
        </w:rPr>
      </w:pPr>
      <w:ins w:id="574" w:author="Автор" w:date="2026-03-23T21:16:00Z">
        <w:del w:id="575" w:author="Автор" w:date="2026-03-30T21:09:00Z">
          <w:r w:rsidRPr="005E310B" w:rsidDel="00E65540">
            <w:rPr>
              <w:rFonts w:ascii="Times New Roman" w:eastAsia="Times New Roman" w:hAnsi="Times New Roman" w:cs="Times New Roman"/>
              <w:sz w:val="24"/>
              <w:szCs w:val="24"/>
              <w:lang w:val="en-US"/>
              <w:rPrChange w:id="576" w:author="Автор" w:date="2026-03-30T21:09:00Z">
                <w:rPr>
                  <w:rFonts w:ascii="Times New Roman" w:eastAsia="Times New Roman" w:hAnsi="Times New Roman" w:cs="Times New Roman"/>
                  <w:sz w:val="24"/>
                  <w:szCs w:val="24"/>
                </w:rPr>
              </w:rPrChange>
            </w:rPr>
            <w:tab/>
          </w:r>
          <w:r w:rsidRPr="005E310B" w:rsidDel="00E65540">
            <w:rPr>
              <w:rFonts w:ascii="Times New Roman" w:eastAsia="Times New Roman" w:hAnsi="Times New Roman" w:cs="Times New Roman"/>
              <w:sz w:val="24"/>
              <w:szCs w:val="24"/>
              <w:highlight w:val="yellow"/>
              <w:rPrChange w:id="577" w:author="Автор" w:date="2026-03-24T13:53:00Z">
                <w:rPr>
                  <w:rFonts w:ascii="Times New Roman" w:eastAsia="Times New Roman" w:hAnsi="Times New Roman" w:cs="Times New Roman"/>
                  <w:sz w:val="24"/>
                  <w:szCs w:val="24"/>
                </w:rPr>
              </w:rPrChange>
            </w:rPr>
            <w:delText>To</w:delText>
          </w:r>
          <w:r w:rsidRPr="005E310B" w:rsidDel="00E65540">
            <w:rPr>
              <w:rFonts w:ascii="Times New Roman" w:eastAsia="Times New Roman" w:hAnsi="Times New Roman" w:cs="Times New Roman"/>
              <w:sz w:val="24"/>
              <w:szCs w:val="24"/>
              <w:highlight w:val="yellow"/>
              <w:lang w:val="en-US"/>
              <w:rPrChange w:id="578" w:author="Автор" w:date="2026-03-30T21:09:00Z">
                <w:rPr>
                  <w:rFonts w:ascii="Times New Roman" w:eastAsia="Times New Roman" w:hAnsi="Times New Roman" w:cs="Times New Roman"/>
                  <w:sz w:val="24"/>
                  <w:szCs w:val="24"/>
                </w:rPr>
              </w:rPrChange>
            </w:rPr>
            <w:delText xml:space="preserve"> </w:delText>
          </w:r>
          <w:r w:rsidRPr="005E310B" w:rsidDel="00E65540">
            <w:rPr>
              <w:rFonts w:ascii="Times New Roman" w:eastAsia="Times New Roman" w:hAnsi="Times New Roman" w:cs="Times New Roman"/>
              <w:sz w:val="24"/>
              <w:szCs w:val="24"/>
              <w:highlight w:val="yellow"/>
              <w:rPrChange w:id="579" w:author="Автор" w:date="2026-03-24T13:53:00Z">
                <w:rPr>
                  <w:rFonts w:ascii="Times New Roman" w:eastAsia="Times New Roman" w:hAnsi="Times New Roman" w:cs="Times New Roman"/>
                  <w:sz w:val="24"/>
                  <w:szCs w:val="24"/>
                </w:rPr>
              </w:rPrChange>
            </w:rPr>
            <w:delText>do</w:delText>
          </w:r>
          <w:r w:rsidRPr="005E310B" w:rsidDel="00E65540">
            <w:rPr>
              <w:rFonts w:ascii="Times New Roman" w:eastAsia="Times New Roman" w:hAnsi="Times New Roman" w:cs="Times New Roman"/>
              <w:sz w:val="24"/>
              <w:szCs w:val="24"/>
              <w:highlight w:val="yellow"/>
              <w:lang w:val="en-US"/>
              <w:rPrChange w:id="580" w:author="Автор" w:date="2026-03-30T21:09:00Z">
                <w:rPr>
                  <w:rFonts w:ascii="Times New Roman" w:eastAsia="Times New Roman" w:hAnsi="Times New Roman" w:cs="Times New Roman"/>
                  <w:sz w:val="24"/>
                  <w:szCs w:val="24"/>
                </w:rPr>
              </w:rPrChange>
            </w:rPr>
            <w:delText xml:space="preserve"> </w:delText>
          </w:r>
          <w:r w:rsidRPr="005E310B" w:rsidDel="00E65540">
            <w:rPr>
              <w:rFonts w:ascii="Times New Roman" w:eastAsia="Times New Roman" w:hAnsi="Times New Roman" w:cs="Times New Roman"/>
              <w:sz w:val="24"/>
              <w:szCs w:val="24"/>
              <w:highlight w:val="yellow"/>
              <w:rPrChange w:id="581" w:author="Автор" w:date="2026-03-24T13:53:00Z">
                <w:rPr>
                  <w:rFonts w:ascii="Times New Roman" w:eastAsia="Times New Roman" w:hAnsi="Times New Roman" w:cs="Times New Roman"/>
                  <w:sz w:val="24"/>
                  <w:szCs w:val="24"/>
                </w:rPr>
              </w:rPrChange>
            </w:rPr>
            <w:delText>so</w:delText>
          </w:r>
          <w:r w:rsidRPr="005E310B" w:rsidDel="00E65540">
            <w:rPr>
              <w:rFonts w:ascii="Times New Roman" w:eastAsia="Times New Roman" w:hAnsi="Times New Roman" w:cs="Times New Roman"/>
              <w:sz w:val="24"/>
              <w:szCs w:val="24"/>
              <w:highlight w:val="yellow"/>
              <w:lang w:val="en-US"/>
              <w:rPrChange w:id="582" w:author="Автор" w:date="2026-03-30T21:09:00Z">
                <w:rPr>
                  <w:rFonts w:ascii="Times New Roman" w:eastAsia="Times New Roman" w:hAnsi="Times New Roman" w:cs="Times New Roman"/>
                  <w:sz w:val="24"/>
                  <w:szCs w:val="24"/>
                </w:rPr>
              </w:rPrChange>
            </w:rPr>
            <w:delText xml:space="preserve">, </w:delText>
          </w:r>
          <w:r w:rsidRPr="005E310B" w:rsidDel="00E65540">
            <w:rPr>
              <w:rFonts w:ascii="Times New Roman" w:eastAsia="Times New Roman" w:hAnsi="Times New Roman" w:cs="Times New Roman"/>
              <w:sz w:val="24"/>
              <w:szCs w:val="24"/>
              <w:highlight w:val="yellow"/>
              <w:rPrChange w:id="583" w:author="Автор" w:date="2026-03-24T13:53:00Z">
                <w:rPr>
                  <w:rFonts w:ascii="Times New Roman" w:eastAsia="Times New Roman" w:hAnsi="Times New Roman" w:cs="Times New Roman"/>
                  <w:sz w:val="24"/>
                  <w:szCs w:val="24"/>
                </w:rPr>
              </w:rPrChange>
            </w:rPr>
            <w:delText>firstly</w:delText>
          </w:r>
          <w:r w:rsidRPr="005E310B" w:rsidDel="00E65540">
            <w:rPr>
              <w:rFonts w:ascii="Times New Roman" w:eastAsia="Times New Roman" w:hAnsi="Times New Roman" w:cs="Times New Roman"/>
              <w:sz w:val="24"/>
              <w:szCs w:val="24"/>
              <w:highlight w:val="yellow"/>
              <w:lang w:val="en-US"/>
              <w:rPrChange w:id="584" w:author="Автор" w:date="2026-03-30T21:09:00Z">
                <w:rPr>
                  <w:rFonts w:ascii="Times New Roman" w:eastAsia="Times New Roman" w:hAnsi="Times New Roman" w:cs="Times New Roman"/>
                  <w:sz w:val="24"/>
                  <w:szCs w:val="24"/>
                </w:rPr>
              </w:rPrChange>
            </w:rPr>
            <w:delText xml:space="preserve">, </w:delText>
          </w:r>
          <w:r w:rsidRPr="005E310B" w:rsidDel="00E65540">
            <w:rPr>
              <w:rFonts w:ascii="Times New Roman" w:eastAsia="Times New Roman" w:hAnsi="Times New Roman" w:cs="Times New Roman"/>
              <w:sz w:val="24"/>
              <w:szCs w:val="24"/>
              <w:highlight w:val="yellow"/>
              <w:rPrChange w:id="585" w:author="Автор" w:date="2026-03-24T13:53:00Z">
                <w:rPr>
                  <w:rFonts w:ascii="Times New Roman" w:eastAsia="Times New Roman" w:hAnsi="Times New Roman" w:cs="Times New Roman"/>
                  <w:sz w:val="24"/>
                  <w:szCs w:val="24"/>
                </w:rPr>
              </w:rPrChange>
            </w:rPr>
            <w:delText>we</w:delText>
          </w:r>
          <w:r w:rsidRPr="005E310B" w:rsidDel="00E65540">
            <w:rPr>
              <w:rFonts w:ascii="Times New Roman" w:eastAsia="Times New Roman" w:hAnsi="Times New Roman" w:cs="Times New Roman"/>
              <w:sz w:val="24"/>
              <w:szCs w:val="24"/>
              <w:highlight w:val="yellow"/>
              <w:lang w:val="en-US"/>
              <w:rPrChange w:id="586" w:author="Автор" w:date="2026-03-30T21:09:00Z">
                <w:rPr>
                  <w:rFonts w:ascii="Times New Roman" w:eastAsia="Times New Roman" w:hAnsi="Times New Roman" w:cs="Times New Roman"/>
                  <w:sz w:val="24"/>
                  <w:szCs w:val="24"/>
                </w:rPr>
              </w:rPrChange>
            </w:rPr>
            <w:delText xml:space="preserve"> </w:delText>
          </w:r>
          <w:r w:rsidRPr="005E310B" w:rsidDel="00E65540">
            <w:rPr>
              <w:rFonts w:ascii="Times New Roman" w:eastAsia="Times New Roman" w:hAnsi="Times New Roman" w:cs="Times New Roman"/>
              <w:sz w:val="24"/>
              <w:szCs w:val="24"/>
              <w:highlight w:val="yellow"/>
              <w:rPrChange w:id="587" w:author="Автор" w:date="2026-03-24T13:53:00Z">
                <w:rPr>
                  <w:rFonts w:ascii="Times New Roman" w:eastAsia="Times New Roman" w:hAnsi="Times New Roman" w:cs="Times New Roman"/>
                  <w:sz w:val="24"/>
                  <w:szCs w:val="24"/>
                </w:rPr>
              </w:rPrChange>
            </w:rPr>
            <w:delText>draw</w:delText>
          </w:r>
          <w:r w:rsidRPr="005E310B" w:rsidDel="00E65540">
            <w:rPr>
              <w:rFonts w:ascii="Times New Roman" w:eastAsia="Times New Roman" w:hAnsi="Times New Roman" w:cs="Times New Roman"/>
              <w:sz w:val="24"/>
              <w:szCs w:val="24"/>
              <w:highlight w:val="yellow"/>
              <w:lang w:val="en-US"/>
              <w:rPrChange w:id="588" w:author="Автор" w:date="2026-03-30T21:09:00Z">
                <w:rPr>
                  <w:rFonts w:ascii="Times New Roman" w:eastAsia="Times New Roman" w:hAnsi="Times New Roman" w:cs="Times New Roman"/>
                  <w:sz w:val="24"/>
                  <w:szCs w:val="24"/>
                </w:rPr>
              </w:rPrChange>
            </w:rPr>
            <w:delText xml:space="preserve"> </w:delText>
          </w:r>
          <w:r w:rsidRPr="005E310B" w:rsidDel="00E65540">
            <w:rPr>
              <w:rFonts w:ascii="Times New Roman" w:eastAsia="Times New Roman" w:hAnsi="Times New Roman" w:cs="Times New Roman"/>
              <w:sz w:val="24"/>
              <w:szCs w:val="24"/>
              <w:highlight w:val="yellow"/>
              <w:rPrChange w:id="589" w:author="Автор" w:date="2026-03-24T13:53:00Z">
                <w:rPr>
                  <w:rFonts w:ascii="Times New Roman" w:eastAsia="Times New Roman" w:hAnsi="Times New Roman" w:cs="Times New Roman"/>
                  <w:sz w:val="24"/>
                  <w:szCs w:val="24"/>
                </w:rPr>
              </w:rPrChange>
            </w:rPr>
            <w:delText>a</w:delText>
          </w:r>
          <w:r w:rsidRPr="005E310B" w:rsidDel="00E65540">
            <w:rPr>
              <w:rFonts w:ascii="Times New Roman" w:eastAsia="Times New Roman" w:hAnsi="Times New Roman" w:cs="Times New Roman"/>
              <w:sz w:val="24"/>
              <w:szCs w:val="24"/>
              <w:highlight w:val="yellow"/>
              <w:lang w:val="en-US"/>
              <w:rPrChange w:id="590" w:author="Автор" w:date="2026-03-30T21:09:00Z">
                <w:rPr>
                  <w:rFonts w:ascii="Times New Roman" w:eastAsia="Times New Roman" w:hAnsi="Times New Roman" w:cs="Times New Roman"/>
                  <w:sz w:val="24"/>
                  <w:szCs w:val="24"/>
                </w:rPr>
              </w:rPrChange>
            </w:rPr>
            <w:delText xml:space="preserve"> </w:delText>
          </w:r>
          <w:r w:rsidRPr="005E310B" w:rsidDel="00E65540">
            <w:rPr>
              <w:rFonts w:ascii="Times New Roman" w:eastAsia="Times New Roman" w:hAnsi="Times New Roman" w:cs="Times New Roman"/>
              <w:sz w:val="24"/>
              <w:szCs w:val="24"/>
              <w:highlight w:val="yellow"/>
              <w:rPrChange w:id="591" w:author="Автор" w:date="2026-03-24T13:53:00Z">
                <w:rPr>
                  <w:rFonts w:ascii="Times New Roman" w:eastAsia="Times New Roman" w:hAnsi="Times New Roman" w:cs="Times New Roman"/>
                  <w:sz w:val="24"/>
                  <w:szCs w:val="24"/>
                </w:rPr>
              </w:rPrChange>
            </w:rPr>
            <w:delText>mutational</w:delText>
          </w:r>
        </w:del>
      </w:ins>
      <w:ins w:id="592" w:author="Автор" w:date="2026-03-23T21:17:00Z">
        <w:del w:id="593" w:author="Автор" w:date="2026-03-30T21:09:00Z">
          <w:r w:rsidRPr="005E310B" w:rsidDel="00E65540">
            <w:rPr>
              <w:rFonts w:ascii="Times New Roman" w:eastAsia="Times New Roman" w:hAnsi="Times New Roman" w:cs="Times New Roman"/>
              <w:sz w:val="24"/>
              <w:szCs w:val="24"/>
              <w:highlight w:val="yellow"/>
              <w:lang w:val="en-US"/>
              <w:rPrChange w:id="594" w:author="Автор" w:date="2026-03-30T21:09:00Z">
                <w:rPr>
                  <w:rFonts w:ascii="Times New Roman" w:eastAsia="Times New Roman" w:hAnsi="Times New Roman" w:cs="Times New Roman"/>
                  <w:sz w:val="24"/>
                  <w:szCs w:val="24"/>
                </w:rPr>
              </w:rPrChange>
            </w:rPr>
            <w:delText xml:space="preserve"> </w:delText>
          </w:r>
          <w:r w:rsidRPr="005E310B" w:rsidDel="00E65540">
            <w:rPr>
              <w:rFonts w:ascii="Times New Roman" w:eastAsia="Times New Roman" w:hAnsi="Times New Roman" w:cs="Times New Roman"/>
              <w:sz w:val="24"/>
              <w:szCs w:val="24"/>
              <w:highlight w:val="yellow"/>
              <w:rPrChange w:id="595" w:author="Автор" w:date="2026-03-24T13:53:00Z">
                <w:rPr>
                  <w:rFonts w:ascii="Times New Roman" w:eastAsia="Times New Roman" w:hAnsi="Times New Roman" w:cs="Times New Roman"/>
                  <w:sz w:val="24"/>
                  <w:szCs w:val="24"/>
                </w:rPr>
              </w:rPrChange>
            </w:rPr>
            <w:delText>spectrum</w:delText>
          </w:r>
          <w:r w:rsidRPr="005E310B" w:rsidDel="00E65540">
            <w:rPr>
              <w:rFonts w:ascii="Times New Roman" w:eastAsia="Times New Roman" w:hAnsi="Times New Roman" w:cs="Times New Roman"/>
              <w:sz w:val="24"/>
              <w:szCs w:val="24"/>
              <w:highlight w:val="yellow"/>
              <w:lang w:val="en-US"/>
              <w:rPrChange w:id="596" w:author="Автор" w:date="2026-03-30T21:09:00Z">
                <w:rPr>
                  <w:rFonts w:ascii="Times New Roman" w:eastAsia="Times New Roman" w:hAnsi="Times New Roman" w:cs="Times New Roman"/>
                  <w:sz w:val="24"/>
                  <w:szCs w:val="24"/>
                </w:rPr>
              </w:rPrChange>
            </w:rPr>
            <w:delText xml:space="preserve"> </w:delText>
          </w:r>
          <w:r w:rsidRPr="005E310B" w:rsidDel="00E65540">
            <w:rPr>
              <w:rFonts w:ascii="Times New Roman" w:eastAsia="Times New Roman" w:hAnsi="Times New Roman" w:cs="Times New Roman"/>
              <w:sz w:val="24"/>
              <w:szCs w:val="24"/>
              <w:highlight w:val="yellow"/>
              <w:rPrChange w:id="597" w:author="Автор" w:date="2026-03-24T13:53:00Z">
                <w:rPr>
                  <w:rFonts w:ascii="Times New Roman" w:eastAsia="Times New Roman" w:hAnsi="Times New Roman" w:cs="Times New Roman"/>
                  <w:sz w:val="24"/>
                  <w:szCs w:val="24"/>
                </w:rPr>
              </w:rPrChange>
            </w:rPr>
            <w:delText>of</w:delText>
          </w:r>
          <w:r w:rsidRPr="005E310B" w:rsidDel="00E65540">
            <w:rPr>
              <w:rFonts w:ascii="Times New Roman" w:eastAsia="Times New Roman" w:hAnsi="Times New Roman" w:cs="Times New Roman"/>
              <w:sz w:val="24"/>
              <w:szCs w:val="24"/>
              <w:highlight w:val="yellow"/>
              <w:lang w:val="en-US"/>
              <w:rPrChange w:id="598" w:author="Автор" w:date="2026-03-30T21:09:00Z">
                <w:rPr>
                  <w:rFonts w:ascii="Times New Roman" w:eastAsia="Times New Roman" w:hAnsi="Times New Roman" w:cs="Times New Roman"/>
                  <w:sz w:val="24"/>
                  <w:szCs w:val="24"/>
                </w:rPr>
              </w:rPrChange>
            </w:rPr>
            <w:delText xml:space="preserve"> </w:delText>
          </w:r>
          <w:r w:rsidRPr="005E310B" w:rsidDel="00E65540">
            <w:rPr>
              <w:rFonts w:ascii="Times New Roman" w:eastAsia="Times New Roman" w:hAnsi="Times New Roman" w:cs="Times New Roman"/>
              <w:sz w:val="24"/>
              <w:szCs w:val="24"/>
              <w:highlight w:val="yellow"/>
              <w:rPrChange w:id="599" w:author="Автор" w:date="2026-03-24T13:53:00Z">
                <w:rPr>
                  <w:rFonts w:ascii="Times New Roman" w:eastAsia="Times New Roman" w:hAnsi="Times New Roman" w:cs="Times New Roman"/>
                  <w:sz w:val="24"/>
                  <w:szCs w:val="24"/>
                </w:rPr>
              </w:rPrChange>
            </w:rPr>
            <w:delText>the</w:delText>
          </w:r>
          <w:r w:rsidRPr="005E310B" w:rsidDel="00E65540">
            <w:rPr>
              <w:rFonts w:ascii="Times New Roman" w:eastAsia="Times New Roman" w:hAnsi="Times New Roman" w:cs="Times New Roman"/>
              <w:sz w:val="24"/>
              <w:szCs w:val="24"/>
              <w:highlight w:val="yellow"/>
              <w:lang w:val="en-US"/>
              <w:rPrChange w:id="600" w:author="Автор" w:date="2026-03-30T21:09:00Z">
                <w:rPr>
                  <w:rFonts w:ascii="Times New Roman" w:eastAsia="Times New Roman" w:hAnsi="Times New Roman" w:cs="Times New Roman"/>
                  <w:sz w:val="24"/>
                  <w:szCs w:val="24"/>
                </w:rPr>
              </w:rPrChange>
            </w:rPr>
            <w:delText xml:space="preserve"> </w:delText>
          </w:r>
          <w:r w:rsidRPr="005E310B" w:rsidDel="00E65540">
            <w:rPr>
              <w:rFonts w:ascii="Times New Roman" w:eastAsia="Times New Roman" w:hAnsi="Times New Roman" w:cs="Times New Roman"/>
              <w:sz w:val="24"/>
              <w:szCs w:val="24"/>
              <w:highlight w:val="yellow"/>
              <w:rPrChange w:id="601" w:author="Автор" w:date="2026-03-24T13:53:00Z">
                <w:rPr>
                  <w:rFonts w:ascii="Times New Roman" w:eastAsia="Times New Roman" w:hAnsi="Times New Roman" w:cs="Times New Roman"/>
                  <w:sz w:val="24"/>
                  <w:szCs w:val="24"/>
                </w:rPr>
              </w:rPrChange>
            </w:rPr>
            <w:delText>dataset</w:delText>
          </w:r>
        </w:del>
      </w:ins>
      <w:ins w:id="602" w:author="Автор" w:date="2026-03-24T13:50:00Z">
        <w:del w:id="603" w:author="Автор" w:date="2026-03-30T21:09:00Z">
          <w:r w:rsidR="00114B32" w:rsidRPr="005E310B" w:rsidDel="00E65540">
            <w:rPr>
              <w:rFonts w:ascii="Times New Roman" w:eastAsia="Times New Roman" w:hAnsi="Times New Roman" w:cs="Times New Roman"/>
              <w:sz w:val="24"/>
              <w:szCs w:val="24"/>
              <w:highlight w:val="yellow"/>
              <w:lang w:val="en-US"/>
              <w:rPrChange w:id="604" w:author="Автор" w:date="2026-03-30T21:09:00Z">
                <w:rPr>
                  <w:rFonts w:ascii="Times New Roman" w:eastAsia="Times New Roman" w:hAnsi="Times New Roman" w:cs="Times New Roman"/>
                  <w:sz w:val="24"/>
                  <w:szCs w:val="24"/>
                </w:rPr>
              </w:rPrChange>
            </w:rPr>
            <w:delText xml:space="preserve"> </w:delText>
          </w:r>
        </w:del>
      </w:ins>
      <w:ins w:id="605" w:author="Автор" w:date="2026-03-24T13:51:00Z">
        <w:del w:id="606" w:author="Автор" w:date="2026-03-30T21:09:00Z">
          <w:r w:rsidR="00114B32" w:rsidRPr="005E310B" w:rsidDel="00E65540">
            <w:rPr>
              <w:rFonts w:ascii="Times New Roman" w:eastAsia="Times New Roman" w:hAnsi="Times New Roman" w:cs="Times New Roman"/>
              <w:sz w:val="24"/>
              <w:szCs w:val="24"/>
              <w:highlight w:val="yellow"/>
              <w:rPrChange w:id="607" w:author="Автор" w:date="2026-03-24T13:53:00Z">
                <w:rPr>
                  <w:rFonts w:ascii="Times New Roman" w:eastAsia="Times New Roman" w:hAnsi="Times New Roman" w:cs="Times New Roman"/>
                  <w:sz w:val="24"/>
                  <w:szCs w:val="24"/>
                </w:rPr>
              </w:rPrChange>
            </w:rPr>
            <w:delText>[</w:delText>
          </w:r>
        </w:del>
      </w:ins>
      <w:ins w:id="608" w:author="Автор" w:date="2026-03-24T13:53:00Z">
        <w:del w:id="609" w:author="Автор" w:date="2026-03-30T21:09:00Z">
          <w:r w:rsidR="007E5406" w:rsidRPr="005E310B" w:rsidDel="00E65540">
            <w:rPr>
              <w:rFonts w:ascii="Times New Roman" w:eastAsia="Times New Roman" w:hAnsi="Times New Roman" w:cs="Times New Roman"/>
              <w:sz w:val="24"/>
              <w:szCs w:val="24"/>
              <w:highlight w:val="yellow"/>
              <w:rPrChange w:id="610" w:author="Автор" w:date="2026-03-24T13:53:00Z">
                <w:rPr>
                  <w:rFonts w:ascii="Times New Roman" w:eastAsia="Times New Roman" w:hAnsi="Times New Roman" w:cs="Times New Roman"/>
                  <w:sz w:val="24"/>
                  <w:szCs w:val="24"/>
                </w:rPr>
              </w:rPrChange>
            </w:rPr>
            <w:delText>D</w:delText>
          </w:r>
        </w:del>
      </w:ins>
      <w:ins w:id="611" w:author="Автор" w:date="2026-03-24T13:51:00Z">
        <w:del w:id="612" w:author="Автор" w:date="2026-03-30T21:09:00Z">
          <w:r w:rsidR="00114B32" w:rsidRPr="005E310B" w:rsidDel="00E65540">
            <w:rPr>
              <w:rFonts w:ascii="Times New Roman" w:eastAsia="Times New Roman" w:hAnsi="Times New Roman" w:cs="Times New Roman"/>
              <w:sz w:val="24"/>
              <w:szCs w:val="24"/>
              <w:highlight w:val="yellow"/>
              <w:rPrChange w:id="613" w:author="Автор" w:date="2026-03-24T13:53:00Z">
                <w:rPr>
                  <w:rFonts w:ascii="Times New Roman" w:eastAsia="Times New Roman" w:hAnsi="Times New Roman" w:cs="Times New Roman"/>
                  <w:sz w:val="24"/>
                  <w:szCs w:val="24"/>
                </w:rPr>
              </w:rPrChange>
            </w:rPr>
            <w:delText>escrib</w:delText>
          </w:r>
        </w:del>
      </w:ins>
      <w:ins w:id="614" w:author="Автор" w:date="2026-03-24T13:52:00Z">
        <w:del w:id="615" w:author="Автор" w:date="2026-03-30T21:09:00Z">
          <w:r w:rsidR="007E5406" w:rsidRPr="005E310B" w:rsidDel="00E65540">
            <w:rPr>
              <w:rFonts w:ascii="Times New Roman" w:eastAsia="Times New Roman" w:hAnsi="Times New Roman" w:cs="Times New Roman"/>
              <w:sz w:val="24"/>
              <w:szCs w:val="24"/>
              <w:highlight w:val="yellow"/>
              <w:rPrChange w:id="616" w:author="Автор" w:date="2026-03-24T13:53:00Z">
                <w:rPr>
                  <w:rFonts w:ascii="Times New Roman" w:eastAsia="Times New Roman" w:hAnsi="Times New Roman" w:cs="Times New Roman"/>
                  <w:sz w:val="24"/>
                  <w:szCs w:val="24"/>
                </w:rPr>
              </w:rPrChange>
            </w:rPr>
            <w:delText>e the process of dynamics</w:delText>
          </w:r>
        </w:del>
      </w:ins>
      <w:ins w:id="617" w:author="Автор" w:date="2026-03-24T13:53:00Z">
        <w:del w:id="618" w:author="Автор" w:date="2026-03-30T21:09:00Z">
          <w:r w:rsidR="007E5406" w:rsidDel="00E65540">
            <w:rPr>
              <w:rFonts w:ascii="Times New Roman" w:eastAsia="Times New Roman" w:hAnsi="Times New Roman" w:cs="Times New Roman"/>
              <w:sz w:val="24"/>
              <w:szCs w:val="24"/>
              <w:highlight w:val="yellow"/>
            </w:rPr>
            <w:delText xml:space="preserve"> </w:delText>
          </w:r>
          <w:r w:rsidR="007E5406" w:rsidRPr="005E310B" w:rsidDel="00E65540">
            <w:rPr>
              <w:rFonts w:ascii="Times New Roman" w:eastAsia="Times New Roman" w:hAnsi="Times New Roman" w:cs="Times New Roman"/>
              <w:sz w:val="24"/>
              <w:szCs w:val="24"/>
              <w:highlight w:val="yellow"/>
              <w:rPrChange w:id="619" w:author="Автор" w:date="2026-03-24T13:53:00Z">
                <w:rPr>
                  <w:rFonts w:ascii="Times New Roman" w:eastAsia="Times New Roman" w:hAnsi="Times New Roman" w:cs="Times New Roman"/>
                  <w:sz w:val="24"/>
                  <w:szCs w:val="24"/>
                </w:rPr>
              </w:rPrChange>
            </w:rPr>
            <w:delText>and show</w:delText>
          </w:r>
          <w:r w:rsidR="007E5406" w:rsidDel="00E65540">
            <w:rPr>
              <w:rFonts w:ascii="Times New Roman" w:eastAsia="Times New Roman" w:hAnsi="Times New Roman" w:cs="Times New Roman"/>
              <w:sz w:val="24"/>
              <w:szCs w:val="24"/>
              <w:highlight w:val="yellow"/>
            </w:rPr>
            <w:delText xml:space="preserve"> the</w:delText>
          </w:r>
          <w:r w:rsidR="007E5406" w:rsidRPr="005E310B" w:rsidDel="00E65540">
            <w:rPr>
              <w:rFonts w:ascii="Times New Roman" w:eastAsia="Times New Roman" w:hAnsi="Times New Roman" w:cs="Times New Roman"/>
              <w:sz w:val="24"/>
              <w:szCs w:val="24"/>
              <w:highlight w:val="yellow"/>
              <w:rPrChange w:id="620" w:author="Автор" w:date="2026-03-24T13:53:00Z">
                <w:rPr>
                  <w:rFonts w:ascii="Times New Roman" w:eastAsia="Times New Roman" w:hAnsi="Times New Roman" w:cs="Times New Roman"/>
                  <w:sz w:val="24"/>
                  <w:szCs w:val="24"/>
                </w:rPr>
              </w:rPrChange>
            </w:rPr>
            <w:delText xml:space="preserve"> figure</w:delText>
          </w:r>
          <w:r w:rsidR="007E5406" w:rsidDel="00E65540">
            <w:rPr>
              <w:rFonts w:ascii="Times New Roman" w:eastAsia="Times New Roman" w:hAnsi="Times New Roman" w:cs="Times New Roman"/>
              <w:sz w:val="24"/>
              <w:szCs w:val="24"/>
              <w:highlight w:val="yellow"/>
            </w:rPr>
            <w:delText xml:space="preserve"> vs time</w:delText>
          </w:r>
          <w:r w:rsidR="007E5406" w:rsidRPr="005E310B" w:rsidDel="00E65540">
            <w:rPr>
              <w:rFonts w:ascii="Times New Roman" w:eastAsia="Times New Roman" w:hAnsi="Times New Roman" w:cs="Times New Roman"/>
              <w:sz w:val="24"/>
              <w:szCs w:val="24"/>
              <w:highlight w:val="yellow"/>
              <w:rPrChange w:id="621" w:author="Автор" w:date="2026-03-24T13:53:00Z">
                <w:rPr>
                  <w:rFonts w:ascii="Times New Roman" w:eastAsia="Times New Roman" w:hAnsi="Times New Roman" w:cs="Times New Roman"/>
                  <w:sz w:val="24"/>
                  <w:szCs w:val="24"/>
                </w:rPr>
              </w:rPrChange>
            </w:rPr>
            <w:delText xml:space="preserve"> </w:delText>
          </w:r>
        </w:del>
      </w:ins>
      <w:ins w:id="622" w:author="Автор" w:date="2026-03-24T13:51:00Z">
        <w:del w:id="623" w:author="Автор" w:date="2026-03-30T21:09:00Z">
          <w:r w:rsidR="00114B32" w:rsidRPr="005E310B" w:rsidDel="00E65540">
            <w:rPr>
              <w:rFonts w:ascii="Times New Roman" w:eastAsia="Times New Roman" w:hAnsi="Times New Roman" w:cs="Times New Roman"/>
              <w:sz w:val="24"/>
              <w:szCs w:val="24"/>
              <w:highlight w:val="yellow"/>
              <w:rPrChange w:id="624" w:author="Автор" w:date="2026-03-24T13:53:00Z">
                <w:rPr>
                  <w:rFonts w:ascii="Times New Roman" w:eastAsia="Times New Roman" w:hAnsi="Times New Roman" w:cs="Times New Roman"/>
                  <w:sz w:val="24"/>
                  <w:szCs w:val="24"/>
                </w:rPr>
              </w:rPrChange>
            </w:rPr>
            <w:delText>]</w:delText>
          </w:r>
        </w:del>
      </w:ins>
      <w:ins w:id="625" w:author="Автор" w:date="2026-03-23T21:17:00Z">
        <w:del w:id="626" w:author="Автор" w:date="2026-03-30T21:09:00Z">
          <w:r w:rsidDel="00E65540">
            <w:rPr>
              <w:rFonts w:ascii="Times New Roman" w:eastAsia="Times New Roman" w:hAnsi="Times New Roman" w:cs="Times New Roman"/>
              <w:sz w:val="24"/>
              <w:szCs w:val="24"/>
            </w:rPr>
            <w:delText>:</w:delText>
          </w:r>
        </w:del>
      </w:ins>
    </w:p>
    <w:p w14:paraId="6556E7FC" w14:textId="25B52455" w:rsidR="007E5406" w:rsidDel="007E5406" w:rsidRDefault="007E5406" w:rsidP="005E310B">
      <w:pPr>
        <w:spacing w:after="0" w:line="360" w:lineRule="auto"/>
        <w:ind w:firstLine="720"/>
        <w:jc w:val="both"/>
        <w:rPr>
          <w:ins w:id="627" w:author="Автор" w:date="2026-03-23T21:17:00Z"/>
          <w:del w:id="628" w:author="Автор" w:date="2026-03-24T13:56:00Z"/>
          <w:rFonts w:ascii="Times New Roman" w:eastAsia="Times New Roman" w:hAnsi="Times New Roman" w:cs="Times New Roman"/>
          <w:sz w:val="24"/>
          <w:szCs w:val="24"/>
        </w:rPr>
        <w:pPrChange w:id="629" w:author="Автор" w:date="2026-03-24T13:54:00Z">
          <w:pPr>
            <w:spacing w:after="0" w:line="360" w:lineRule="auto"/>
            <w:jc w:val="both"/>
          </w:pPr>
        </w:pPrChange>
      </w:pPr>
    </w:p>
    <w:p w14:paraId="0CB2B425" w14:textId="26CAD4C5" w:rsidR="002C4707" w:rsidRPr="001543AF" w:rsidRDefault="002C4707" w:rsidP="00742F5B">
      <w:pPr>
        <w:spacing w:after="0" w:line="360" w:lineRule="auto"/>
        <w:jc w:val="both"/>
        <w:rPr>
          <w:ins w:id="630" w:author="Автор" w:date="2026-03-23T21:27:00Z"/>
          <w:rFonts w:ascii="Times New Roman" w:eastAsia="Times New Roman" w:hAnsi="Times New Roman" w:cs="Times New Roman"/>
          <w:sz w:val="24"/>
          <w:szCs w:val="24"/>
          <w:lang w:val="ru-RU"/>
          <w:rPrChange w:id="631" w:author="Автор" w:date="2026-03-30T21:30:00Z">
            <w:rPr>
              <w:ins w:id="632" w:author="Автор" w:date="2026-03-23T21:27:00Z"/>
              <w:rFonts w:ascii="Times New Roman" w:eastAsia="Times New Roman" w:hAnsi="Times New Roman" w:cs="Times New Roman"/>
              <w:sz w:val="24"/>
              <w:szCs w:val="24"/>
            </w:rPr>
          </w:rPrChange>
        </w:rPr>
      </w:pPr>
      <w:ins w:id="633" w:author="Автор" w:date="2026-03-23T21:17:00Z">
        <w:r>
          <w:rPr>
            <w:rFonts w:ascii="Times New Roman" w:eastAsia="Times New Roman" w:hAnsi="Times New Roman" w:cs="Times New Roman"/>
            <w:noProof/>
            <w:sz w:val="24"/>
            <w:szCs w:val="24"/>
          </w:rPr>
          <w:drawing>
            <wp:inline distT="0" distB="0" distL="0" distR="0" wp14:anchorId="07F4408D" wp14:editId="31BDE816">
              <wp:extent cx="5848350" cy="438626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48350" cy="4386262"/>
                      </a:xfrm>
                      <a:prstGeom prst="rect">
                        <a:avLst/>
                      </a:prstGeom>
                      <a:noFill/>
                      <a:ln>
                        <a:noFill/>
                      </a:ln>
                    </pic:spPr>
                  </pic:pic>
                </a:graphicData>
              </a:graphic>
            </wp:inline>
          </w:drawing>
        </w:r>
      </w:ins>
      <w:bookmarkStart w:id="634" w:name="_GoBack"/>
      <w:bookmarkEnd w:id="634"/>
    </w:p>
    <w:p w14:paraId="4E5144E9" w14:textId="66A39F7A" w:rsidR="000018A6" w:rsidRDefault="000018A6" w:rsidP="00742F5B">
      <w:pPr>
        <w:spacing w:after="0" w:line="360" w:lineRule="auto"/>
        <w:jc w:val="both"/>
        <w:rPr>
          <w:ins w:id="635" w:author="Автор" w:date="2026-03-24T13:45:00Z"/>
          <w:rFonts w:ascii="Times New Roman" w:eastAsia="Times New Roman" w:hAnsi="Times New Roman" w:cs="Times New Roman"/>
          <w:sz w:val="20"/>
          <w:szCs w:val="20"/>
        </w:rPr>
      </w:pPr>
      <w:commentRangeStart w:id="636"/>
      <w:ins w:id="637" w:author="Автор" w:date="2026-03-23T21:27:00Z">
        <w:r>
          <w:rPr>
            <w:rFonts w:ascii="Times New Roman" w:eastAsia="Times New Roman" w:hAnsi="Times New Roman" w:cs="Times New Roman"/>
            <w:sz w:val="20"/>
            <w:szCs w:val="20"/>
          </w:rPr>
          <w:t xml:space="preserve">Figure </w:t>
        </w:r>
      </w:ins>
      <w:ins w:id="638" w:author="Автор" w:date="2026-03-24T13:45:00Z">
        <w:r w:rsidR="000237D1">
          <w:rPr>
            <w:rFonts w:ascii="Times New Roman" w:eastAsia="Times New Roman" w:hAnsi="Times New Roman" w:cs="Times New Roman"/>
            <w:sz w:val="20"/>
            <w:szCs w:val="20"/>
          </w:rPr>
          <w:t>*</w:t>
        </w:r>
        <w:proofErr w:type="gramStart"/>
        <w:r w:rsidR="000237D1">
          <w:rPr>
            <w:rFonts w:ascii="Times New Roman" w:eastAsia="Times New Roman" w:hAnsi="Times New Roman" w:cs="Times New Roman"/>
            <w:sz w:val="20"/>
            <w:szCs w:val="20"/>
          </w:rPr>
          <w:t>*</w:t>
        </w:r>
      </w:ins>
      <w:ins w:id="639" w:author="Автор" w:date="2026-03-23T21:27:00Z">
        <w:r>
          <w:rPr>
            <w:rFonts w:ascii="Times New Roman" w:eastAsia="Times New Roman" w:hAnsi="Times New Roman" w:cs="Times New Roman"/>
            <w:sz w:val="20"/>
            <w:szCs w:val="20"/>
          </w:rPr>
          <w:t xml:space="preserve"> .</w:t>
        </w:r>
      </w:ins>
      <w:proofErr w:type="gramEnd"/>
      <w:ins w:id="640" w:author="Автор" w:date="2026-03-23T21:28:00Z">
        <w:r w:rsidRPr="000018A6">
          <w:rPr>
            <w:rFonts w:ascii="Times New Roman" w:eastAsia="Times New Roman" w:hAnsi="Times New Roman" w:cs="Times New Roman"/>
            <w:b/>
            <w:sz w:val="20"/>
            <w:szCs w:val="20"/>
          </w:rPr>
          <w:t xml:space="preserve"> </w:t>
        </w:r>
      </w:ins>
      <w:commentRangeEnd w:id="636"/>
      <w:r w:rsidR="003A5E2B">
        <w:rPr>
          <w:rStyle w:val="af"/>
        </w:rPr>
        <w:commentReference w:id="636"/>
      </w:r>
      <w:ins w:id="641" w:author="Автор" w:date="2026-03-23T21:28:00Z">
        <w:r>
          <w:rPr>
            <w:rFonts w:ascii="Times New Roman" w:eastAsia="Times New Roman" w:hAnsi="Times New Roman" w:cs="Times New Roman"/>
            <w:b/>
            <w:sz w:val="20"/>
            <w:szCs w:val="20"/>
          </w:rPr>
          <w:t xml:space="preserve">Mutational spectrum </w:t>
        </w:r>
        <w:del w:id="642" w:author="Автор" w:date="2026-03-24T13:45:00Z">
          <w:r w:rsidDel="000237D1">
            <w:rPr>
              <w:rFonts w:ascii="Times New Roman" w:eastAsia="Times New Roman" w:hAnsi="Times New Roman" w:cs="Times New Roman"/>
              <w:b/>
              <w:sz w:val="20"/>
              <w:szCs w:val="20"/>
            </w:rPr>
            <w:delText>for simulated datase</w:delText>
          </w:r>
        </w:del>
      </w:ins>
      <w:ins w:id="643" w:author="Автор" w:date="2026-03-24T13:46:00Z">
        <w:r w:rsidR="000237D1">
          <w:rPr>
            <w:rFonts w:ascii="Times New Roman" w:eastAsia="Times New Roman" w:hAnsi="Times New Roman" w:cs="Times New Roman"/>
            <w:b/>
            <w:sz w:val="20"/>
            <w:szCs w:val="20"/>
          </w:rPr>
          <w:t xml:space="preserve">for </w:t>
        </w:r>
      </w:ins>
      <w:ins w:id="644" w:author="Автор" w:date="2026-03-24T13:45:00Z">
        <w:r w:rsidR="000237D1">
          <w:rPr>
            <w:rFonts w:ascii="Times New Roman" w:eastAsia="Times New Roman" w:hAnsi="Times New Roman" w:cs="Times New Roman"/>
            <w:b/>
            <w:sz w:val="20"/>
            <w:szCs w:val="20"/>
          </w:rPr>
          <w:t>initially</w:t>
        </w:r>
      </w:ins>
      <w:ins w:id="645" w:author="Автор" w:date="2026-03-24T13:47:00Z">
        <w:r w:rsidR="00114B32">
          <w:rPr>
            <w:rFonts w:ascii="Times New Roman" w:eastAsia="Times New Roman" w:hAnsi="Times New Roman" w:cs="Times New Roman"/>
            <w:b/>
            <w:sz w:val="20"/>
            <w:szCs w:val="20"/>
          </w:rPr>
          <w:t>-</w:t>
        </w:r>
      </w:ins>
      <w:proofErr w:type="spellStart"/>
      <w:ins w:id="646" w:author="Автор" w:date="2026-03-24T13:45:00Z">
        <w:r w:rsidR="000237D1">
          <w:rPr>
            <w:rFonts w:ascii="Times New Roman" w:eastAsia="Times New Roman" w:hAnsi="Times New Roman" w:cs="Times New Roman"/>
            <w:b/>
            <w:sz w:val="20"/>
            <w:szCs w:val="20"/>
          </w:rPr>
          <w:t>monomorphous</w:t>
        </w:r>
        <w:proofErr w:type="spellEnd"/>
        <w:r w:rsidR="000237D1">
          <w:rPr>
            <w:rFonts w:ascii="Times New Roman" w:eastAsia="Times New Roman" w:hAnsi="Times New Roman" w:cs="Times New Roman"/>
            <w:b/>
            <w:sz w:val="20"/>
            <w:szCs w:val="20"/>
          </w:rPr>
          <w:t xml:space="preserve"> population</w:t>
        </w:r>
      </w:ins>
      <w:ins w:id="647" w:author="Автор" w:date="2026-03-24T13:47:00Z">
        <w:r w:rsidR="00114B32">
          <w:rPr>
            <w:rFonts w:ascii="Times New Roman" w:eastAsia="Times New Roman" w:hAnsi="Times New Roman" w:cs="Times New Roman"/>
            <w:b/>
            <w:sz w:val="20"/>
            <w:szCs w:val="20"/>
          </w:rPr>
          <w:t>s</w:t>
        </w:r>
      </w:ins>
      <w:ins w:id="648" w:author="Автор" w:date="2026-03-23T21:28:00Z">
        <w:r>
          <w:rPr>
            <w:rFonts w:ascii="Times New Roman" w:eastAsia="Times New Roman" w:hAnsi="Times New Roman" w:cs="Times New Roman"/>
            <w:b/>
            <w:sz w:val="20"/>
            <w:szCs w:val="20"/>
          </w:rPr>
          <w:t>.</w:t>
        </w:r>
        <w:r>
          <w:rPr>
            <w:rFonts w:ascii="Times New Roman" w:eastAsia="Times New Roman" w:hAnsi="Times New Roman" w:cs="Times New Roman"/>
            <w:sz w:val="20"/>
            <w:szCs w:val="20"/>
          </w:rPr>
          <w:t xml:space="preserve"> Y–axis: number of sequences with a given number of differences (X–axis) from the initial </w:t>
        </w:r>
        <w:del w:id="649" w:author="Автор" w:date="2026-03-24T13:58:00Z">
          <w:r w:rsidDel="00A863A5">
            <w:rPr>
              <w:rFonts w:ascii="Times New Roman" w:eastAsia="Times New Roman" w:hAnsi="Times New Roman" w:cs="Times New Roman"/>
              <w:sz w:val="20"/>
              <w:szCs w:val="20"/>
            </w:rPr>
            <w:delText>all zero</w:delText>
          </w:r>
        </w:del>
      </w:ins>
      <w:ins w:id="650" w:author="Автор" w:date="2026-03-23T21:32:00Z">
        <w:del w:id="651" w:author="Автор" w:date="2026-03-24T13:58:00Z">
          <w:r w:rsidR="005620C4" w:rsidDel="00A863A5">
            <w:rPr>
              <w:rFonts w:ascii="Times New Roman" w:eastAsia="Times New Roman" w:hAnsi="Times New Roman" w:cs="Times New Roman"/>
              <w:sz w:val="20"/>
              <w:szCs w:val="20"/>
            </w:rPr>
            <w:delText>s</w:delText>
          </w:r>
        </w:del>
      </w:ins>
      <w:ins w:id="652" w:author="Автор" w:date="2026-03-23T21:28:00Z">
        <w:del w:id="653" w:author="Автор" w:date="2026-03-24T13:58:00Z">
          <w:r w:rsidDel="00A863A5">
            <w:rPr>
              <w:rFonts w:ascii="Times New Roman" w:eastAsia="Times New Roman" w:hAnsi="Times New Roman" w:cs="Times New Roman"/>
              <w:sz w:val="20"/>
              <w:szCs w:val="20"/>
            </w:rPr>
            <w:delText xml:space="preserve"> </w:delText>
          </w:r>
        </w:del>
        <w:r>
          <w:rPr>
            <w:rFonts w:ascii="Times New Roman" w:eastAsia="Times New Roman" w:hAnsi="Times New Roman" w:cs="Times New Roman"/>
            <w:sz w:val="20"/>
            <w:szCs w:val="20"/>
          </w:rPr>
          <w:t>sequence.</w:t>
        </w:r>
      </w:ins>
      <w:ins w:id="654" w:author="Автор" w:date="2026-03-23T21:29:00Z">
        <w:r>
          <w:rPr>
            <w:rFonts w:ascii="Times New Roman" w:eastAsia="Times New Roman" w:hAnsi="Times New Roman" w:cs="Times New Roman"/>
            <w:sz w:val="20"/>
            <w:szCs w:val="20"/>
          </w:rPr>
          <w:t xml:space="preserve"> Simulation parameters</w:t>
        </w:r>
      </w:ins>
      <w:ins w:id="655" w:author="Автор" w:date="2026-03-30T20:55:00Z">
        <w:r w:rsidR="004144AC">
          <w:rPr>
            <w:rFonts w:ascii="Times New Roman" w:eastAsia="Times New Roman" w:hAnsi="Times New Roman" w:cs="Times New Roman"/>
            <w:color w:val="000000"/>
            <w:sz w:val="20"/>
            <w:szCs w:val="20"/>
          </w:rPr>
          <w:t xml:space="preserve"> are the same as in Figure #</w:t>
        </w:r>
      </w:ins>
      <w:ins w:id="656" w:author="Автор" w:date="2026-03-23T21:29:00Z">
        <w:del w:id="657" w:author="Автор" w:date="2026-03-30T20:55:00Z">
          <w:r w:rsidDel="004144AC">
            <w:rPr>
              <w:rFonts w:ascii="Times New Roman" w:eastAsia="Times New Roman" w:hAnsi="Times New Roman" w:cs="Times New Roman"/>
              <w:sz w:val="20"/>
              <w:szCs w:val="20"/>
            </w:rPr>
            <w:delText>:</w:delText>
          </w:r>
        </w:del>
      </w:ins>
      <w:ins w:id="658" w:author="Автор" w:date="2026-03-23T21:30:00Z">
        <w:del w:id="659" w:author="Автор" w:date="2026-03-30T20:55:00Z">
          <w:r w:rsidR="005620C4" w:rsidRPr="005620C4" w:rsidDel="004144AC">
            <w:rPr>
              <w:rFonts w:ascii="Times New Roman" w:eastAsia="Times New Roman" w:hAnsi="Times New Roman" w:cs="Times New Roman"/>
              <w:color w:val="000000"/>
              <w:sz w:val="20"/>
              <w:szCs w:val="20"/>
            </w:rPr>
            <w:delText xml:space="preserve"> </w:delText>
          </w:r>
          <w:r w:rsidR="005620C4" w:rsidDel="004144AC">
            <w:rPr>
              <w:rFonts w:ascii="Times New Roman" w:eastAsia="Times New Roman" w:hAnsi="Times New Roman" w:cs="Times New Roman"/>
              <w:color w:val="000000"/>
              <w:sz w:val="20"/>
              <w:szCs w:val="20"/>
            </w:rPr>
            <w:delText xml:space="preserve">initial allele frequency </w:delTex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sidR="005620C4" w:rsidDel="004144AC">
            <w:rPr>
              <w:rFonts w:ascii="Times New Roman" w:eastAsia="Times New Roman" w:hAnsi="Times New Roman" w:cs="Times New Roman"/>
              <w:color w:val="000000"/>
              <w:sz w:val="20"/>
              <w:szCs w:val="20"/>
            </w:rPr>
            <w:delText xml:space="preserve">, population size </w:delText>
          </w:r>
          <m:oMath>
            <m:r>
              <w:rPr>
                <w:rFonts w:ascii="Cambria Math" w:eastAsia="Cambria Math" w:hAnsi="Cambria Math" w:cs="Cambria Math"/>
                <w:color w:val="000000"/>
                <w:sz w:val="20"/>
                <w:szCs w:val="20"/>
              </w:rPr>
              <m:t>N = 1000</m:t>
            </m:r>
          </m:oMath>
          <w:r w:rsidR="005620C4" w:rsidDel="004144AC">
            <w:rPr>
              <w:rFonts w:ascii="Times New Roman" w:eastAsia="Times New Roman" w:hAnsi="Times New Roman" w:cs="Times New Roman"/>
              <w:color w:val="000000"/>
              <w:sz w:val="20"/>
              <w:szCs w:val="20"/>
            </w:rPr>
            <w:delText xml:space="preserve">, mutation rate per genome </w:delText>
          </w:r>
          <m:oMath>
            <m:r>
              <w:rPr>
                <w:rFonts w:ascii="Cambria Math" w:eastAsia="Cambria Math" w:hAnsi="Cambria Math" w:cs="Cambria Math"/>
                <w:color w:val="000000"/>
                <w:sz w:val="20"/>
                <w:szCs w:val="20"/>
              </w:rPr>
              <m:t>μL = 0.</m:t>
            </m:r>
          </m:oMath>
        </w:del>
      </w:ins>
      <m:oMath>
        <m:r>
          <w:ins w:id="660" w:author="Автор" w:date="2026-03-23T21:35:00Z">
            <w:del w:id="661" w:author="Автор" w:date="2026-03-30T20:55:00Z">
              <w:rPr>
                <w:rFonts w:ascii="Cambria Math" w:eastAsia="Cambria Math" w:hAnsi="Cambria Math" w:cs="Cambria Math"/>
                <w:color w:val="000000"/>
                <w:sz w:val="20"/>
                <w:szCs w:val="20"/>
              </w:rPr>
              <m:t>1</m:t>
            </w:del>
          </w:ins>
        </m:r>
      </m:oMath>
      <w:ins w:id="662" w:author="Автор" w:date="2026-03-23T21:30:00Z">
        <w:del w:id="663" w:author="Автор" w:date="2026-03-30T20:55:00Z">
          <w:r w:rsidR="005620C4" w:rsidDel="004144AC">
            <w:rPr>
              <w:rFonts w:ascii="Times New Roman" w:eastAsia="Times New Roman" w:hAnsi="Times New Roman" w:cs="Times New Roman"/>
              <w:color w:val="000000"/>
              <w:sz w:val="20"/>
              <w:szCs w:val="20"/>
            </w:rPr>
            <w:delText xml:space="preserve">, simulation time in generations </w:delText>
          </w:r>
          <m:oMath>
            <m:r>
              <w:rPr>
                <w:rFonts w:ascii="Cambria Math" w:eastAsia="Cambria Math" w:hAnsi="Cambria Math" w:cs="Cambria Math"/>
                <w:color w:val="000000"/>
                <w:sz w:val="20"/>
                <w:szCs w:val="20"/>
              </w:rPr>
              <m:t xml:space="preserve">t = </m:t>
            </m:r>
          </m:oMath>
        </w:del>
      </w:ins>
      <m:oMath>
        <m:r>
          <w:ins w:id="664" w:author="Автор" w:date="2026-03-23T21:32:00Z">
            <w:del w:id="665" w:author="Автор" w:date="2026-03-30T20:55:00Z">
              <w:rPr>
                <w:rFonts w:ascii="Cambria Math" w:eastAsia="Cambria Math" w:hAnsi="Cambria Math" w:cs="Cambria Math"/>
                <w:color w:val="000000"/>
                <w:sz w:val="20"/>
                <w:szCs w:val="20"/>
              </w:rPr>
              <m:t>15</m:t>
            </w:del>
          </w:ins>
        </m:r>
        <m:r>
          <w:ins w:id="666" w:author="Автор" w:date="2026-03-23T21:30:00Z">
            <w:del w:id="667" w:author="Автор" w:date="2026-03-30T20:55:00Z">
              <w:rPr>
                <w:rFonts w:ascii="Cambria Math" w:eastAsia="Cambria Math" w:hAnsi="Cambria Math" w:cs="Cambria Math"/>
                <w:color w:val="000000"/>
                <w:sz w:val="20"/>
                <w:szCs w:val="20"/>
              </w:rPr>
              <m:t>0</m:t>
            </w:del>
          </w:ins>
        </m:r>
      </m:oMath>
      <w:ins w:id="668" w:author="Автор" w:date="2026-03-23T21:30:00Z">
        <w:del w:id="669" w:author="Автор" w:date="2026-03-30T20:55:00Z">
          <w:r w:rsidR="005620C4" w:rsidDel="004144AC">
            <w:rPr>
              <w:rFonts w:ascii="Times New Roman" w:eastAsia="Times New Roman" w:hAnsi="Times New Roman" w:cs="Times New Roman"/>
              <w:color w:val="000000"/>
              <w:sz w:val="20"/>
              <w:szCs w:val="20"/>
            </w:rPr>
            <w:delText xml:space="preserve">, selection coefficient </w:delText>
          </w:r>
          <m:oMath>
            <m:r>
              <w:rPr>
                <w:rFonts w:ascii="Cambria Math" w:eastAsia="Cambria Math" w:hAnsi="Cambria Math" w:cs="Cambria Math"/>
                <w:color w:val="000000"/>
                <w:sz w:val="20"/>
                <w:szCs w:val="20"/>
              </w:rPr>
              <m:t>s = 0.1</m:t>
            </m:r>
          </m:oMath>
        </w:del>
      </w:ins>
      <w:ins w:id="670" w:author="Автор" w:date="2026-03-23T21:35:00Z">
        <w:del w:id="671" w:author="Автор" w:date="2026-03-30T20:55:00Z">
          <w:r w:rsidR="005620C4" w:rsidDel="004144AC">
            <w:rPr>
              <w:rFonts w:ascii="Times New Roman" w:eastAsia="Times New Roman" w:hAnsi="Times New Roman" w:cs="Times New Roman"/>
              <w:color w:val="000000"/>
              <w:sz w:val="20"/>
              <w:szCs w:val="20"/>
            </w:rPr>
            <w:delText xml:space="preserve"> (changes i</w:delText>
          </w:r>
        </w:del>
      </w:ins>
      <w:ins w:id="672" w:author="Автор" w:date="2026-03-23T21:36:00Z">
        <w:del w:id="673" w:author="Автор" w:date="2026-03-30T20:55:00Z">
          <w:r w:rsidR="005620C4" w:rsidDel="004144AC">
            <w:rPr>
              <w:rFonts w:ascii="Times New Roman" w:eastAsia="Times New Roman" w:hAnsi="Times New Roman" w:cs="Times New Roman"/>
              <w:color w:val="000000"/>
              <w:sz w:val="20"/>
              <w:szCs w:val="20"/>
            </w:rPr>
            <w:delText>t’s sign</w:delText>
          </w:r>
        </w:del>
      </w:ins>
      <w:ins w:id="674" w:author="Автор" w:date="2026-03-23T21:35:00Z">
        <w:del w:id="675" w:author="Автор" w:date="2026-03-30T20:55:00Z">
          <w:r w:rsidR="005620C4" w:rsidDel="004144AC">
            <w:rPr>
              <w:rFonts w:ascii="Times New Roman" w:eastAsia="Times New Roman" w:hAnsi="Times New Roman" w:cs="Times New Roman"/>
              <w:color w:val="000000"/>
              <w:sz w:val="20"/>
              <w:szCs w:val="20"/>
            </w:rPr>
            <w:delText>)</w:delText>
          </w:r>
        </w:del>
      </w:ins>
      <w:ins w:id="676" w:author="Автор" w:date="2026-03-23T21:29:00Z">
        <w:del w:id="677" w:author="Автор" w:date="2026-03-30T20:55:00Z">
          <w:r w:rsidDel="004144AC">
            <w:rPr>
              <w:rFonts w:ascii="Times New Roman" w:eastAsia="Times New Roman" w:hAnsi="Times New Roman" w:cs="Times New Roman"/>
              <w:sz w:val="20"/>
              <w:szCs w:val="20"/>
            </w:rPr>
            <w:delText xml:space="preserve"> </w:delText>
          </w:r>
        </w:del>
      </w:ins>
      <w:ins w:id="678" w:author="Автор" w:date="2026-03-23T21:28:00Z">
        <w:del w:id="679" w:author="Автор" w:date="2026-03-30T20:55:00Z">
          <w:r w:rsidDel="004144AC">
            <w:rPr>
              <w:rFonts w:ascii="Times New Roman" w:eastAsia="Times New Roman" w:hAnsi="Times New Roman" w:cs="Times New Roman"/>
              <w:sz w:val="20"/>
              <w:szCs w:val="20"/>
            </w:rPr>
            <w:delText xml:space="preserve">. </w:delText>
          </w:r>
        </w:del>
      </w:ins>
      <w:ins w:id="680" w:author="Автор" w:date="2026-03-24T13:47:00Z">
        <w:del w:id="681" w:author="Автор" w:date="2026-03-30T20:55:00Z">
          <w:r w:rsidR="00114B32" w:rsidDel="004144AC">
            <w:rPr>
              <w:rFonts w:ascii="Times New Roman" w:eastAsia="Times New Roman" w:hAnsi="Times New Roman" w:cs="Times New Roman"/>
              <w:sz w:val="20"/>
              <w:szCs w:val="20"/>
            </w:rPr>
            <w:delText xml:space="preserve">Epistatit network represents a star. Recombination is absent  </w:delText>
          </w:r>
        </w:del>
      </w:ins>
      <w:ins w:id="682" w:author="Автор" w:date="2026-03-24T13:46:00Z">
        <w:del w:id="683" w:author="Автор" w:date="2026-03-30T20:55:00Z">
          <w:r w:rsidR="00114B32" w:rsidDel="004144AC">
            <w:rPr>
              <w:rFonts w:ascii="Times New Roman" w:eastAsia="Times New Roman" w:hAnsi="Times New Roman" w:cs="Times New Roman"/>
              <w:sz w:val="20"/>
              <w:szCs w:val="20"/>
            </w:rPr>
            <w:delText xml:space="preserve">The results are averaged over 6 Monte Carlo runs </w:delText>
          </w:r>
        </w:del>
      </w:ins>
      <w:ins w:id="684" w:author="Автор" w:date="2026-03-24T13:47:00Z">
        <w:del w:id="685" w:author="Автор" w:date="2026-03-30T20:55:00Z">
          <w:r w:rsidR="00114B32" w:rsidDel="004144AC">
            <w:rPr>
              <w:rFonts w:ascii="Times New Roman" w:eastAsia="Times New Roman" w:hAnsi="Times New Roman" w:cs="Times New Roman"/>
              <w:sz w:val="20"/>
              <w:szCs w:val="20"/>
            </w:rPr>
            <w:delText>(</w:delText>
          </w:r>
        </w:del>
      </w:ins>
      <w:ins w:id="686" w:author="Автор" w:date="2026-03-23T21:28:00Z">
        <w:del w:id="687" w:author="Автор" w:date="2026-03-30T20:55:00Z">
          <w:r w:rsidDel="004144AC">
            <w:rPr>
              <w:rFonts w:ascii="Times New Roman" w:eastAsia="Times New Roman" w:hAnsi="Times New Roman" w:cs="Times New Roman"/>
              <w:sz w:val="20"/>
              <w:szCs w:val="20"/>
            </w:rPr>
            <w:delText xml:space="preserve">See </w:delText>
          </w:r>
          <w:r w:rsidDel="004144AC">
            <w:rPr>
              <w:rFonts w:ascii="Times New Roman" w:eastAsia="Times New Roman" w:hAnsi="Times New Roman" w:cs="Times New Roman"/>
              <w:i/>
              <w:sz w:val="20"/>
              <w:szCs w:val="20"/>
            </w:rPr>
            <w:delText>Methods</w:delText>
          </w:r>
          <w:r w:rsidDel="004144AC">
            <w:rPr>
              <w:rFonts w:ascii="Times New Roman" w:eastAsia="Times New Roman" w:hAnsi="Times New Roman" w:cs="Times New Roman"/>
              <w:sz w:val="20"/>
              <w:szCs w:val="20"/>
            </w:rPr>
            <w:delText xml:space="preserve"> for details</w:delText>
          </w:r>
        </w:del>
      </w:ins>
      <w:ins w:id="688" w:author="Автор" w:date="2026-03-24T13:47:00Z">
        <w:del w:id="689" w:author="Автор" w:date="2026-03-30T20:55:00Z">
          <w:r w:rsidR="00114B32" w:rsidDel="004144AC">
            <w:rPr>
              <w:rFonts w:ascii="Times New Roman" w:eastAsia="Times New Roman" w:hAnsi="Times New Roman" w:cs="Times New Roman"/>
              <w:sz w:val="20"/>
              <w:szCs w:val="20"/>
            </w:rPr>
            <w:delText>)</w:delText>
          </w:r>
        </w:del>
      </w:ins>
      <w:ins w:id="690" w:author="Автор" w:date="2026-03-23T21:28:00Z">
        <w:del w:id="691" w:author="Автор" w:date="2026-03-30T20:55:00Z">
          <w:r w:rsidDel="004144AC">
            <w:rPr>
              <w:rFonts w:ascii="Times New Roman" w:eastAsia="Times New Roman" w:hAnsi="Times New Roman" w:cs="Times New Roman"/>
              <w:sz w:val="20"/>
              <w:szCs w:val="20"/>
            </w:rPr>
            <w:delText>.</w:delText>
          </w:r>
        </w:del>
      </w:ins>
    </w:p>
    <w:p w14:paraId="7C0365A4" w14:textId="77777777" w:rsidR="000237D1" w:rsidRPr="005E310B" w:rsidRDefault="000237D1" w:rsidP="00742F5B">
      <w:pPr>
        <w:spacing w:after="0" w:line="360" w:lineRule="auto"/>
        <w:jc w:val="both"/>
        <w:rPr>
          <w:ins w:id="692" w:author="Автор" w:date="2026-03-23T21:19:00Z"/>
          <w:rFonts w:ascii="Times New Roman" w:eastAsia="Times New Roman" w:hAnsi="Times New Roman" w:cs="Times New Roman"/>
          <w:sz w:val="20"/>
          <w:szCs w:val="20"/>
          <w:rPrChange w:id="693" w:author="Автор" w:date="2026-03-23T21:27:00Z">
            <w:rPr>
              <w:ins w:id="694" w:author="Автор" w:date="2026-03-23T21:19:00Z"/>
              <w:rFonts w:ascii="Times New Roman" w:eastAsia="Times New Roman" w:hAnsi="Times New Roman" w:cs="Times New Roman"/>
              <w:sz w:val="24"/>
              <w:szCs w:val="24"/>
            </w:rPr>
          </w:rPrChange>
        </w:rPr>
      </w:pPr>
    </w:p>
    <w:p w14:paraId="04E6BB1E" w14:textId="72CEC027" w:rsidR="00A863A5" w:rsidRDefault="007E5406" w:rsidP="003A5E2B">
      <w:pPr>
        <w:spacing w:after="0" w:line="360" w:lineRule="auto"/>
        <w:ind w:firstLine="720"/>
        <w:jc w:val="both"/>
        <w:rPr>
          <w:ins w:id="695" w:author="Автор" w:date="2026-03-24T13:59:00Z"/>
          <w:rFonts w:ascii="Times New Roman" w:eastAsia="Times New Roman" w:hAnsi="Times New Roman" w:cs="Times New Roman"/>
          <w:sz w:val="24"/>
          <w:szCs w:val="24"/>
        </w:rPr>
      </w:pPr>
      <w:ins w:id="696" w:author="Автор" w:date="2026-03-24T13:56:00Z">
        <w:r>
          <w:rPr>
            <w:rFonts w:ascii="Times New Roman" w:eastAsia="Times New Roman" w:hAnsi="Times New Roman" w:cs="Times New Roman"/>
            <w:sz w:val="24"/>
            <w:szCs w:val="24"/>
          </w:rPr>
          <w:t xml:space="preserve">As a result of the emergence of the new strain, the mutational spectrum averaged over 6 populations at 150 generational steps had two maxima (Fig. **).   </w:t>
        </w:r>
      </w:ins>
      <w:ins w:id="697" w:author="Автор" w:date="2026-03-23T21:19:00Z">
        <w:del w:id="698" w:author="Автор" w:date="2026-03-24T13:56:00Z">
          <w:r w:rsidR="000018A6" w:rsidDel="007E5406">
            <w:rPr>
              <w:rFonts w:ascii="Times New Roman" w:eastAsia="Times New Roman" w:hAnsi="Times New Roman" w:cs="Times New Roman"/>
              <w:sz w:val="24"/>
              <w:szCs w:val="24"/>
            </w:rPr>
            <w:delText>Then we divided it</w:delText>
          </w:r>
        </w:del>
      </w:ins>
      <w:ins w:id="699" w:author="Автор" w:date="2026-03-24T13:56:00Z">
        <w:r>
          <w:rPr>
            <w:rFonts w:ascii="Times New Roman" w:eastAsia="Times New Roman" w:hAnsi="Times New Roman" w:cs="Times New Roman"/>
            <w:sz w:val="24"/>
            <w:szCs w:val="24"/>
          </w:rPr>
          <w:t>Sequences are divided</w:t>
        </w:r>
      </w:ins>
      <w:ins w:id="700" w:author="Автор" w:date="2026-03-23T21:19:00Z">
        <w:r w:rsidR="000018A6">
          <w:rPr>
            <w:rFonts w:ascii="Times New Roman" w:eastAsia="Times New Roman" w:hAnsi="Times New Roman" w:cs="Times New Roman"/>
            <w:sz w:val="24"/>
            <w:szCs w:val="24"/>
          </w:rPr>
          <w:t xml:space="preserve"> into two </w:t>
        </w:r>
      </w:ins>
      <w:ins w:id="701" w:author="Автор" w:date="2026-03-23T21:20:00Z">
        <w:r w:rsidR="000018A6">
          <w:rPr>
            <w:rFonts w:ascii="Times New Roman" w:eastAsia="Times New Roman" w:hAnsi="Times New Roman" w:cs="Times New Roman"/>
            <w:sz w:val="24"/>
            <w:szCs w:val="24"/>
          </w:rPr>
          <w:t>groups with bo</w:t>
        </w:r>
        <w:del w:id="702" w:author="Автор" w:date="2026-03-24T13:57:00Z">
          <w:r w:rsidR="000018A6" w:rsidDel="007E5406">
            <w:rPr>
              <w:rFonts w:ascii="Times New Roman" w:eastAsia="Times New Roman" w:hAnsi="Times New Roman" w:cs="Times New Roman"/>
              <w:sz w:val="24"/>
              <w:szCs w:val="24"/>
            </w:rPr>
            <w:delText>undaries</w:delText>
          </w:r>
        </w:del>
      </w:ins>
      <w:ins w:id="703" w:author="Автор" w:date="2026-03-24T13:57:00Z">
        <w:r>
          <w:rPr>
            <w:rFonts w:ascii="Times New Roman" w:eastAsia="Times New Roman" w:hAnsi="Times New Roman" w:cs="Times New Roman"/>
            <w:sz w:val="24"/>
            <w:szCs w:val="24"/>
          </w:rPr>
          <w:t>rders</w:t>
        </w:r>
      </w:ins>
      <w:ins w:id="704" w:author="Автор" w:date="2026-03-23T21:20:00Z">
        <w:r w:rsidR="000018A6">
          <w:rPr>
            <w:rFonts w:ascii="Times New Roman" w:eastAsia="Times New Roman" w:hAnsi="Times New Roman" w:cs="Times New Roman"/>
            <w:sz w:val="24"/>
            <w:szCs w:val="24"/>
          </w:rPr>
          <w:t xml:space="preserve"> </w:t>
        </w:r>
        <w:del w:id="705" w:author="Автор" w:date="2026-03-24T13:57:00Z">
          <w:r w:rsidR="000018A6" w:rsidDel="007E5406">
            <w:rPr>
              <w:rFonts w:ascii="Times New Roman" w:eastAsia="Times New Roman" w:hAnsi="Times New Roman" w:cs="Times New Roman"/>
              <w:sz w:val="24"/>
              <w:szCs w:val="24"/>
            </w:rPr>
            <w:delText>on</w:delText>
          </w:r>
        </w:del>
      </w:ins>
      <w:ins w:id="706" w:author="Автор" w:date="2026-03-24T13:57:00Z">
        <w:r>
          <w:rPr>
            <w:rFonts w:ascii="Times New Roman" w:eastAsia="Times New Roman" w:hAnsi="Times New Roman" w:cs="Times New Roman"/>
            <w:sz w:val="24"/>
            <w:szCs w:val="24"/>
          </w:rPr>
          <w:t>chosen at</w:t>
        </w:r>
      </w:ins>
      <w:ins w:id="707" w:author="Автор" w:date="2026-03-23T21:20:00Z">
        <w:r w:rsidR="000018A6">
          <w:rPr>
            <w:rFonts w:ascii="Times New Roman" w:eastAsia="Times New Roman" w:hAnsi="Times New Roman" w:cs="Times New Roman"/>
            <w:sz w:val="24"/>
            <w:szCs w:val="24"/>
          </w:rPr>
          <w:t xml:space="preserve"> 6 </w:t>
        </w:r>
      </w:ins>
      <w:ins w:id="708" w:author="Автор" w:date="2026-03-24T13:57:00Z">
        <w:r>
          <w:rPr>
            <w:rFonts w:ascii="Times New Roman" w:eastAsia="Times New Roman" w:hAnsi="Times New Roman" w:cs="Times New Roman"/>
            <w:sz w:val="24"/>
            <w:szCs w:val="24"/>
          </w:rPr>
          <w:t xml:space="preserve">(the local minimum) </w:t>
        </w:r>
      </w:ins>
      <w:ins w:id="709" w:author="Автор" w:date="2026-03-23T21:20:00Z">
        <w:r w:rsidR="000018A6">
          <w:rPr>
            <w:rFonts w:ascii="Times New Roman" w:eastAsia="Times New Roman" w:hAnsi="Times New Roman" w:cs="Times New Roman"/>
            <w:sz w:val="24"/>
            <w:szCs w:val="24"/>
          </w:rPr>
          <w:t>and 2</w:t>
        </w:r>
      </w:ins>
      <w:ins w:id="710" w:author="Автор" w:date="2026-03-23T21:21:00Z">
        <w:r w:rsidR="000018A6">
          <w:rPr>
            <w:rFonts w:ascii="Times New Roman" w:eastAsia="Times New Roman" w:hAnsi="Times New Roman" w:cs="Times New Roman"/>
            <w:sz w:val="24"/>
            <w:szCs w:val="24"/>
          </w:rPr>
          <w:t>2</w:t>
        </w:r>
      </w:ins>
      <w:ins w:id="711" w:author="Автор" w:date="2026-03-23T21:20:00Z">
        <w:r w:rsidR="000018A6">
          <w:rPr>
            <w:rFonts w:ascii="Times New Roman" w:eastAsia="Times New Roman" w:hAnsi="Times New Roman" w:cs="Times New Roman"/>
            <w:sz w:val="24"/>
            <w:szCs w:val="24"/>
          </w:rPr>
          <w:t xml:space="preserve"> </w:t>
        </w:r>
        <w:del w:id="712" w:author="Автор" w:date="2026-03-24T13:58:00Z">
          <w:r w:rsidR="000018A6" w:rsidDel="00A863A5">
            <w:rPr>
              <w:rFonts w:ascii="Times New Roman" w:eastAsia="Times New Roman" w:hAnsi="Times New Roman" w:cs="Times New Roman"/>
              <w:sz w:val="24"/>
              <w:szCs w:val="24"/>
            </w:rPr>
            <w:lastRenderedPageBreak/>
            <w:delText>mutations</w:delText>
          </w:r>
        </w:del>
      </w:ins>
      <w:ins w:id="713" w:author="Автор" w:date="2026-03-24T13:58:00Z">
        <w:r w:rsidR="00A863A5">
          <w:rPr>
            <w:rFonts w:ascii="Times New Roman" w:eastAsia="Times New Roman" w:hAnsi="Times New Roman" w:cs="Times New Roman"/>
            <w:sz w:val="24"/>
            <w:szCs w:val="24"/>
          </w:rPr>
          <w:t>new substitutions</w:t>
        </w:r>
      </w:ins>
      <w:ins w:id="714" w:author="Автор" w:date="2026-03-24T13:57:00Z">
        <w:r>
          <w:rPr>
            <w:rFonts w:ascii="Times New Roman" w:eastAsia="Times New Roman" w:hAnsi="Times New Roman" w:cs="Times New Roman"/>
            <w:sz w:val="24"/>
            <w:szCs w:val="24"/>
          </w:rPr>
          <w:t xml:space="preserve"> (upper cutoff)</w:t>
        </w:r>
      </w:ins>
      <w:ins w:id="715" w:author="Автор" w:date="2026-03-23T21:22:00Z">
        <w:r w:rsidR="000018A6">
          <w:rPr>
            <w:rFonts w:ascii="Times New Roman" w:eastAsia="Times New Roman" w:hAnsi="Times New Roman" w:cs="Times New Roman"/>
            <w:sz w:val="24"/>
            <w:szCs w:val="24"/>
          </w:rPr>
          <w:t xml:space="preserve">. </w:t>
        </w:r>
      </w:ins>
      <w:ins w:id="716" w:author="Автор" w:date="2026-03-24T14:10:00Z">
        <w:r w:rsidR="003A5E2B">
          <w:rPr>
            <w:rFonts w:ascii="Times New Roman" w:eastAsia="Times New Roman" w:hAnsi="Times New Roman" w:cs="Times New Roman"/>
            <w:sz w:val="24"/>
            <w:szCs w:val="24"/>
          </w:rPr>
          <w:t xml:space="preserve">Then we conducted bootstrapping procedure, in which sequences </w:t>
        </w:r>
      </w:ins>
      <w:ins w:id="717" w:author="Автор" w:date="2026-03-24T14:11:00Z">
        <w:r w:rsidR="003A5E2B">
          <w:rPr>
            <w:rFonts w:ascii="Times New Roman" w:eastAsia="Times New Roman" w:hAnsi="Times New Roman" w:cs="Times New Roman"/>
            <w:sz w:val="24"/>
            <w:szCs w:val="24"/>
          </w:rPr>
          <w:t xml:space="preserve">from each peak were over sampled many times with replacement and </w:t>
        </w:r>
        <w:proofErr w:type="spellStart"/>
        <w:r w:rsidR="003A5E2B">
          <w:rPr>
            <w:rFonts w:ascii="Times New Roman" w:eastAsia="Times New Roman" w:hAnsi="Times New Roman" w:cs="Times New Roman"/>
            <w:sz w:val="24"/>
            <w:szCs w:val="24"/>
          </w:rPr>
          <w:t>repi</w:t>
        </w:r>
      </w:ins>
      <w:ins w:id="718" w:author="Автор" w:date="2026-03-24T14:12:00Z">
        <w:r w:rsidR="003A5E2B">
          <w:rPr>
            <w:rFonts w:ascii="Times New Roman" w:eastAsia="Times New Roman" w:hAnsi="Times New Roman" w:cs="Times New Roman"/>
            <w:sz w:val="24"/>
            <w:szCs w:val="24"/>
          </w:rPr>
          <w:t>tition</w:t>
        </w:r>
        <w:proofErr w:type="spellEnd"/>
        <w:r w:rsidR="003A5E2B">
          <w:rPr>
            <w:rFonts w:ascii="Times New Roman" w:eastAsia="Times New Roman" w:hAnsi="Times New Roman" w:cs="Times New Roman"/>
            <w:sz w:val="24"/>
            <w:szCs w:val="24"/>
          </w:rPr>
          <w:t xml:space="preserve">, </w:t>
        </w:r>
        <w:proofErr w:type="gramStart"/>
        <w:r w:rsidR="003A5E2B">
          <w:rPr>
            <w:rFonts w:ascii="Times New Roman" w:eastAsia="Times New Roman" w:hAnsi="Times New Roman" w:cs="Times New Roman"/>
            <w:sz w:val="24"/>
            <w:szCs w:val="24"/>
          </w:rPr>
          <w:t>and  used</w:t>
        </w:r>
        <w:proofErr w:type="gramEnd"/>
        <w:r w:rsidR="003A5E2B">
          <w:rPr>
            <w:rFonts w:ascii="Times New Roman" w:eastAsia="Times New Roman" w:hAnsi="Times New Roman" w:cs="Times New Roman"/>
            <w:sz w:val="24"/>
            <w:szCs w:val="24"/>
          </w:rPr>
          <w:t xml:space="preserve"> for the detection </w:t>
        </w:r>
        <w:proofErr w:type="spellStart"/>
        <w:r w:rsidR="003A5E2B">
          <w:rPr>
            <w:rFonts w:ascii="Times New Roman" w:eastAsia="Times New Roman" w:hAnsi="Times New Roman" w:cs="Times New Roman"/>
            <w:sz w:val="24"/>
            <w:szCs w:val="24"/>
          </w:rPr>
          <w:t>algrith</w:t>
        </w:r>
      </w:ins>
      <w:proofErr w:type="spellEnd"/>
    </w:p>
    <w:p w14:paraId="0637C8D4" w14:textId="5DFA546A" w:rsidR="00DC293B" w:rsidRPr="005E310B" w:rsidRDefault="000018A6" w:rsidP="005E310B">
      <w:pPr>
        <w:spacing w:after="0" w:line="360" w:lineRule="auto"/>
        <w:ind w:firstLine="720"/>
        <w:jc w:val="both"/>
        <w:rPr>
          <w:ins w:id="719" w:author="Автор" w:date="2026-03-24T14:07:00Z"/>
          <w:rFonts w:ascii="Times New Roman" w:eastAsia="Times New Roman" w:hAnsi="Times New Roman" w:cs="Times New Roman"/>
          <w:sz w:val="24"/>
          <w:szCs w:val="24"/>
          <w:rPrChange w:id="720" w:author="Автор" w:date="2026-03-24T14:08:00Z">
            <w:rPr>
              <w:ins w:id="721" w:author="Автор" w:date="2026-03-24T14:07:00Z"/>
              <w:rFonts w:ascii="Times New Roman" w:eastAsia="Times New Roman" w:hAnsi="Times New Roman" w:cs="Times New Roman"/>
              <w:sz w:val="20"/>
              <w:szCs w:val="20"/>
            </w:rPr>
          </w:rPrChange>
        </w:rPr>
        <w:pPrChange w:id="722" w:author="Автор" w:date="2026-03-24T14:08:00Z">
          <w:pPr>
            <w:spacing w:after="0" w:line="360" w:lineRule="auto"/>
            <w:jc w:val="both"/>
          </w:pPr>
        </w:pPrChange>
      </w:pPr>
      <w:ins w:id="723" w:author="Автор" w:date="2026-03-23T21:22:00Z">
        <w:del w:id="724" w:author="Автор" w:date="2026-03-24T13:59:00Z">
          <w:r w:rsidRPr="00DC293B" w:rsidDel="00A863A5">
            <w:rPr>
              <w:rFonts w:ascii="Times New Roman" w:eastAsia="Times New Roman" w:hAnsi="Times New Roman" w:cs="Times New Roman"/>
              <w:sz w:val="24"/>
              <w:szCs w:val="24"/>
            </w:rPr>
            <w:delText xml:space="preserve">(see </w:delText>
          </w:r>
          <w:r w:rsidRPr="005E310B" w:rsidDel="00A863A5">
            <w:rPr>
              <w:rFonts w:ascii="Times New Roman" w:eastAsia="Times New Roman" w:hAnsi="Times New Roman" w:cs="Times New Roman"/>
              <w:i/>
              <w:sz w:val="24"/>
              <w:szCs w:val="24"/>
              <w:rPrChange w:id="725" w:author="Автор" w:date="2026-03-24T14:08:00Z">
                <w:rPr>
                  <w:rFonts w:ascii="Times New Roman" w:eastAsia="Times New Roman" w:hAnsi="Times New Roman" w:cs="Times New Roman"/>
                  <w:sz w:val="24"/>
                  <w:szCs w:val="24"/>
                </w:rPr>
              </w:rPrChange>
            </w:rPr>
            <w:delText>Methods</w:delText>
          </w:r>
          <w:r w:rsidRPr="00DC293B" w:rsidDel="00A863A5">
            <w:rPr>
              <w:rFonts w:ascii="Times New Roman" w:eastAsia="Times New Roman" w:hAnsi="Times New Roman" w:cs="Times New Roman"/>
              <w:sz w:val="24"/>
              <w:szCs w:val="24"/>
            </w:rPr>
            <w:delText xml:space="preserve"> for details)</w:delText>
          </w:r>
        </w:del>
      </w:ins>
      <w:ins w:id="726" w:author="Автор" w:date="2026-03-23T21:24:00Z">
        <w:del w:id="727" w:author="Автор" w:date="2026-03-24T13:59:00Z">
          <w:r w:rsidRPr="00DC293B" w:rsidDel="00A863A5">
            <w:rPr>
              <w:rFonts w:ascii="Times New Roman" w:eastAsia="Times New Roman" w:hAnsi="Times New Roman" w:cs="Times New Roman"/>
              <w:sz w:val="24"/>
              <w:szCs w:val="24"/>
            </w:rPr>
            <w:br/>
          </w:r>
        </w:del>
        <w:del w:id="728" w:author="Автор" w:date="2026-03-24T14:00:00Z">
          <w:r w:rsidRPr="00DC293B" w:rsidDel="00A863A5">
            <w:rPr>
              <w:rFonts w:ascii="Times New Roman" w:eastAsia="Times New Roman" w:hAnsi="Times New Roman" w:cs="Times New Roman"/>
              <w:sz w:val="24"/>
              <w:szCs w:val="24"/>
            </w:rPr>
            <w:delText xml:space="preserve">In the end we </w:delText>
          </w:r>
        </w:del>
      </w:ins>
      <w:ins w:id="729" w:author="Автор" w:date="2026-03-23T21:25:00Z">
        <w:del w:id="730" w:author="Автор" w:date="2026-03-24T14:00:00Z">
          <w:r w:rsidRPr="00DC293B" w:rsidDel="00A863A5">
            <w:rPr>
              <w:rFonts w:ascii="Times New Roman" w:eastAsia="Times New Roman" w:hAnsi="Times New Roman" w:cs="Times New Roman"/>
              <w:sz w:val="24"/>
              <w:szCs w:val="24"/>
            </w:rPr>
            <w:delText>acquired</w:delText>
          </w:r>
        </w:del>
      </w:ins>
      <w:ins w:id="731" w:author="Автор" w:date="2026-03-23T21:24:00Z">
        <w:del w:id="732" w:author="Автор" w:date="2026-03-24T14:00:00Z">
          <w:r w:rsidRPr="00DC293B" w:rsidDel="00A863A5">
            <w:rPr>
              <w:rFonts w:ascii="Times New Roman" w:eastAsia="Times New Roman" w:hAnsi="Times New Roman" w:cs="Times New Roman"/>
              <w:sz w:val="24"/>
              <w:szCs w:val="24"/>
            </w:rPr>
            <w:delText xml:space="preserve"> the</w:delText>
          </w:r>
        </w:del>
      </w:ins>
      <w:ins w:id="733" w:author="Автор" w:date="2026-03-24T14:00:00Z">
        <w:r w:rsidR="00A863A5" w:rsidRPr="00DC293B">
          <w:rPr>
            <w:rFonts w:ascii="Times New Roman" w:eastAsia="Times New Roman" w:hAnsi="Times New Roman" w:cs="Times New Roman"/>
            <w:sz w:val="24"/>
            <w:szCs w:val="24"/>
          </w:rPr>
          <w:t>The resulting</w:t>
        </w:r>
      </w:ins>
      <w:ins w:id="734" w:author="Автор" w:date="2026-03-23T21:24:00Z">
        <w:r w:rsidRPr="00DC293B">
          <w:rPr>
            <w:rFonts w:ascii="Times New Roman" w:eastAsia="Times New Roman" w:hAnsi="Times New Roman" w:cs="Times New Roman"/>
            <w:sz w:val="24"/>
            <w:szCs w:val="24"/>
          </w:rPr>
          <w:t xml:space="preserve"> </w:t>
        </w:r>
      </w:ins>
      <w:ins w:id="735" w:author="Автор" w:date="2026-03-24T14:08:00Z">
        <w:r w:rsidR="00DC293B">
          <w:rPr>
            <w:rFonts w:ascii="Times New Roman" w:eastAsia="Times New Roman" w:hAnsi="Times New Roman" w:cs="Times New Roman"/>
            <w:sz w:val="24"/>
            <w:szCs w:val="24"/>
          </w:rPr>
          <w:t xml:space="preserve">detection </w:t>
        </w:r>
      </w:ins>
      <w:ins w:id="736" w:author="Автор" w:date="2026-03-23T21:24:00Z">
        <w:r w:rsidRPr="00DC293B">
          <w:rPr>
            <w:rFonts w:ascii="Times New Roman" w:eastAsia="Times New Roman" w:hAnsi="Times New Roman" w:cs="Times New Roman"/>
            <w:sz w:val="24"/>
            <w:szCs w:val="24"/>
          </w:rPr>
          <w:t xml:space="preserve">error </w:t>
        </w:r>
      </w:ins>
      <w:ins w:id="737" w:author="Автор" w:date="2026-03-24T14:09:00Z">
        <w:r w:rsidR="00DC293B">
          <w:rPr>
            <w:rFonts w:ascii="Times New Roman" w:eastAsia="Times New Roman" w:hAnsi="Times New Roman" w:cs="Times New Roman"/>
            <w:sz w:val="24"/>
            <w:szCs w:val="24"/>
          </w:rPr>
          <w:t xml:space="preserve">is </w:t>
        </w:r>
      </w:ins>
      <w:ins w:id="738" w:author="Автор" w:date="2026-03-23T21:25:00Z">
        <w:del w:id="739" w:author="Автор" w:date="2026-03-24T14:00:00Z">
          <w:r w:rsidRPr="00DC293B" w:rsidDel="00A863A5">
            <w:rPr>
              <w:rFonts w:ascii="Times New Roman" w:eastAsia="Times New Roman" w:hAnsi="Times New Roman" w:cs="Times New Roman"/>
              <w:sz w:val="24"/>
              <w:szCs w:val="24"/>
            </w:rPr>
            <w:delText>heatmap</w:delText>
          </w:r>
        </w:del>
      </w:ins>
      <w:ins w:id="740" w:author="Автор" w:date="2026-03-23T21:24:00Z">
        <w:del w:id="741" w:author="Автор" w:date="2026-03-24T14:00:00Z">
          <w:r w:rsidRPr="00DC293B" w:rsidDel="00A863A5">
            <w:rPr>
              <w:rFonts w:ascii="Times New Roman" w:eastAsia="Times New Roman" w:hAnsi="Times New Roman" w:cs="Times New Roman"/>
              <w:sz w:val="24"/>
              <w:szCs w:val="24"/>
            </w:rPr>
            <w:delText xml:space="preserve"> </w:delText>
          </w:r>
        </w:del>
      </w:ins>
      <w:ins w:id="742" w:author="Автор" w:date="2026-03-24T14:00:00Z">
        <w:r w:rsidR="00A863A5" w:rsidRPr="00DC293B">
          <w:rPr>
            <w:rFonts w:ascii="Times New Roman" w:eastAsia="Times New Roman" w:hAnsi="Times New Roman" w:cs="Times New Roman"/>
            <w:sz w:val="24"/>
            <w:szCs w:val="24"/>
          </w:rPr>
          <w:t xml:space="preserve">calculated as </w:t>
        </w:r>
      </w:ins>
      <w:ins w:id="743" w:author="Автор" w:date="2026-03-24T14:07:00Z">
        <w:r w:rsidR="00DC293B" w:rsidRPr="005E310B">
          <w:rPr>
            <w:rFonts w:ascii="Times New Roman" w:eastAsia="Times New Roman" w:hAnsi="Times New Roman" w:cs="Times New Roman"/>
            <w:sz w:val="24"/>
            <w:szCs w:val="24"/>
            <w:rPrChange w:id="744" w:author="Автор" w:date="2026-03-24T14:08:00Z">
              <w:rPr>
                <w:rFonts w:ascii="Times New Roman" w:eastAsia="Times New Roman" w:hAnsi="Times New Roman" w:cs="Times New Roman"/>
                <w:sz w:val="20"/>
                <w:szCs w:val="20"/>
              </w:rPr>
            </w:rPrChange>
          </w:rPr>
          <w:t>the sum of false positive and false negative epistatic interactions</w:t>
        </w:r>
      </w:ins>
      <w:ins w:id="745" w:author="Автор" w:date="2026-03-24T14:16:00Z">
        <w:r w:rsidR="008F5971">
          <w:rPr>
            <w:rFonts w:ascii="Times New Roman" w:eastAsia="Times New Roman" w:hAnsi="Times New Roman" w:cs="Times New Roman"/>
            <w:sz w:val="24"/>
            <w:szCs w:val="24"/>
          </w:rPr>
          <w:t xml:space="preserve"> </w:t>
        </w:r>
      </w:ins>
      <w:ins w:id="746" w:author="Автор" w:date="2026-03-24T14:17:00Z">
        <w:r w:rsidR="008F5971">
          <w:rPr>
            <w:rFonts w:ascii="Times New Roman" w:eastAsia="Times New Roman" w:hAnsi="Times New Roman" w:cs="Times New Roman"/>
            <w:sz w:val="24"/>
            <w:szCs w:val="24"/>
          </w:rPr>
          <w:t>out of 10 possible</w:t>
        </w:r>
      </w:ins>
      <w:ins w:id="747" w:author="Автор" w:date="2026-03-24T14:09:00Z">
        <w:r w:rsidR="00DC293B">
          <w:rPr>
            <w:rFonts w:ascii="Times New Roman" w:eastAsia="Times New Roman" w:hAnsi="Times New Roman" w:cs="Times New Roman"/>
            <w:sz w:val="24"/>
            <w:szCs w:val="24"/>
          </w:rPr>
          <w:t xml:space="preserve"> (Fig. ***) as a function on the relative </w:t>
        </w:r>
        <w:r w:rsidR="003A5E2B">
          <w:rPr>
            <w:rFonts w:ascii="Times New Roman" w:eastAsia="Times New Roman" w:hAnsi="Times New Roman" w:cs="Times New Roman"/>
            <w:sz w:val="24"/>
            <w:szCs w:val="24"/>
          </w:rPr>
          <w:t>numbers of sequ</w:t>
        </w:r>
      </w:ins>
      <w:ins w:id="748" w:author="Автор" w:date="2026-03-24T14:10:00Z">
        <w:r w:rsidR="003A5E2B">
          <w:rPr>
            <w:rFonts w:ascii="Times New Roman" w:eastAsia="Times New Roman" w:hAnsi="Times New Roman" w:cs="Times New Roman"/>
            <w:sz w:val="24"/>
            <w:szCs w:val="24"/>
          </w:rPr>
          <w:t>ences from peak 1 and 2</w:t>
        </w:r>
      </w:ins>
      <w:ins w:id="749" w:author="Автор" w:date="2026-03-24T14:07:00Z">
        <w:r w:rsidR="00DC293B" w:rsidRPr="005E310B">
          <w:rPr>
            <w:rFonts w:ascii="Times New Roman" w:eastAsia="Times New Roman" w:hAnsi="Times New Roman" w:cs="Times New Roman"/>
            <w:sz w:val="24"/>
            <w:szCs w:val="24"/>
            <w:rPrChange w:id="750" w:author="Автор" w:date="2026-03-24T14:08:00Z">
              <w:rPr>
                <w:rFonts w:ascii="Times New Roman" w:eastAsia="Times New Roman" w:hAnsi="Times New Roman" w:cs="Times New Roman"/>
                <w:sz w:val="20"/>
                <w:szCs w:val="20"/>
              </w:rPr>
            </w:rPrChange>
          </w:rPr>
          <w:t xml:space="preserve">. </w:t>
        </w:r>
      </w:ins>
      <w:ins w:id="751" w:author="Автор" w:date="2026-03-24T14:09:00Z">
        <w:r w:rsidR="00DC293B">
          <w:rPr>
            <w:rFonts w:ascii="Times New Roman" w:eastAsia="Times New Roman" w:hAnsi="Times New Roman" w:cs="Times New Roman"/>
            <w:sz w:val="24"/>
            <w:szCs w:val="24"/>
          </w:rPr>
          <w:t>The</w:t>
        </w:r>
      </w:ins>
      <w:ins w:id="752" w:author="Автор" w:date="2026-03-24T14:07:00Z">
        <w:r w:rsidR="00DC293B" w:rsidRPr="005E310B">
          <w:rPr>
            <w:rFonts w:ascii="Times New Roman" w:eastAsia="Times New Roman" w:hAnsi="Times New Roman" w:cs="Times New Roman"/>
            <w:sz w:val="24"/>
            <w:szCs w:val="24"/>
            <w:rPrChange w:id="753" w:author="Автор" w:date="2026-03-24T14:08:00Z">
              <w:rPr>
                <w:rFonts w:ascii="Times New Roman" w:eastAsia="Times New Roman" w:hAnsi="Times New Roman" w:cs="Times New Roman"/>
                <w:sz w:val="20"/>
                <w:szCs w:val="20"/>
              </w:rPr>
            </w:rPrChange>
          </w:rPr>
          <w:t xml:space="preserve"> number of false positives</w:t>
        </w:r>
      </w:ins>
      <w:ins w:id="754" w:author="Автор" w:date="2026-03-24T14:08:00Z">
        <w:del w:id="755" w:author="Автор" w:date="2026-03-24T14:24:00Z">
          <w:r w:rsidR="00DC293B" w:rsidDel="00FE28DE">
            <w:rPr>
              <w:rFonts w:ascii="Times New Roman" w:eastAsia="Times New Roman" w:hAnsi="Times New Roman" w:cs="Times New Roman"/>
              <w:sz w:val="24"/>
              <w:szCs w:val="24"/>
            </w:rPr>
            <w:delText xml:space="preserve"> </w:delText>
          </w:r>
        </w:del>
      </w:ins>
      <w:ins w:id="756" w:author="Автор" w:date="2026-03-24T14:07:00Z">
        <w:r w:rsidR="00DC293B" w:rsidRPr="005E310B">
          <w:rPr>
            <w:rFonts w:ascii="Times New Roman" w:eastAsia="Times New Roman" w:hAnsi="Times New Roman" w:cs="Times New Roman"/>
            <w:sz w:val="24"/>
            <w:szCs w:val="24"/>
            <w:rPrChange w:id="757" w:author="Автор" w:date="2026-03-24T14:08:00Z">
              <w:rPr>
                <w:rFonts w:ascii="Times New Roman" w:eastAsia="Times New Roman" w:hAnsi="Times New Roman" w:cs="Times New Roman"/>
                <w:sz w:val="20"/>
                <w:szCs w:val="20"/>
              </w:rPr>
            </w:rPrChange>
          </w:rPr>
          <w:t xml:space="preserve"> zero</w:t>
        </w:r>
      </w:ins>
      <w:ins w:id="758" w:author="Автор" w:date="2026-03-24T14:08:00Z">
        <w:r w:rsidR="00DC293B">
          <w:rPr>
            <w:rFonts w:ascii="Times New Roman" w:eastAsia="Times New Roman" w:hAnsi="Times New Roman" w:cs="Times New Roman"/>
            <w:sz w:val="24"/>
            <w:szCs w:val="24"/>
          </w:rPr>
          <w:t xml:space="preserve">, so that the </w:t>
        </w:r>
      </w:ins>
      <w:ins w:id="759" w:author="Автор" w:date="2026-03-24T14:20:00Z">
        <w:r w:rsidR="008F5971">
          <w:rPr>
            <w:rFonts w:ascii="Times New Roman" w:eastAsia="Times New Roman" w:hAnsi="Times New Roman" w:cs="Times New Roman"/>
            <w:sz w:val="24"/>
            <w:szCs w:val="24"/>
          </w:rPr>
          <w:t xml:space="preserve">total </w:t>
        </w:r>
      </w:ins>
      <w:ins w:id="760" w:author="Автор" w:date="2026-03-24T14:08:00Z">
        <w:r w:rsidR="00DC293B">
          <w:rPr>
            <w:rFonts w:ascii="Times New Roman" w:eastAsia="Times New Roman" w:hAnsi="Times New Roman" w:cs="Times New Roman"/>
            <w:sz w:val="24"/>
            <w:szCs w:val="24"/>
          </w:rPr>
          <w:t xml:space="preserve">error is given by false </w:t>
        </w:r>
        <w:del w:id="761" w:author="Автор" w:date="2026-03-24T14:24:00Z">
          <w:r w:rsidR="00DC293B" w:rsidDel="00FE28DE">
            <w:rPr>
              <w:rFonts w:ascii="Times New Roman" w:eastAsia="Times New Roman" w:hAnsi="Times New Roman" w:cs="Times New Roman"/>
              <w:sz w:val="24"/>
              <w:szCs w:val="24"/>
            </w:rPr>
            <w:delText>positves</w:delText>
          </w:r>
        </w:del>
      </w:ins>
      <w:ins w:id="762" w:author="Автор" w:date="2026-03-24T14:24:00Z">
        <w:r w:rsidR="00FE28DE">
          <w:rPr>
            <w:rFonts w:ascii="Times New Roman" w:eastAsia="Times New Roman" w:hAnsi="Times New Roman" w:cs="Times New Roman"/>
            <w:sz w:val="24"/>
            <w:szCs w:val="24"/>
          </w:rPr>
          <w:t>negatives</w:t>
        </w:r>
      </w:ins>
      <w:ins w:id="763" w:author="Автор" w:date="2026-03-24T14:08:00Z">
        <w:r w:rsidR="00DC293B">
          <w:rPr>
            <w:rFonts w:ascii="Times New Roman" w:eastAsia="Times New Roman" w:hAnsi="Times New Roman" w:cs="Times New Roman"/>
            <w:sz w:val="24"/>
            <w:szCs w:val="24"/>
          </w:rPr>
          <w:t>.</w:t>
        </w:r>
      </w:ins>
      <w:ins w:id="764" w:author="Автор" w:date="2026-03-24T14:07:00Z">
        <w:del w:id="765" w:author="Автор" w:date="2026-03-24T14:20:00Z">
          <w:r w:rsidR="00DC293B" w:rsidRPr="005E310B" w:rsidDel="008F5971">
            <w:rPr>
              <w:rFonts w:ascii="Times New Roman" w:eastAsia="Times New Roman" w:hAnsi="Times New Roman" w:cs="Times New Roman"/>
              <w:sz w:val="24"/>
              <w:szCs w:val="24"/>
              <w:rPrChange w:id="766" w:author="Автор" w:date="2026-03-24T14:08:00Z">
                <w:rPr>
                  <w:rFonts w:ascii="Times New Roman" w:eastAsia="Times New Roman" w:hAnsi="Times New Roman" w:cs="Times New Roman"/>
                  <w:sz w:val="20"/>
                  <w:szCs w:val="20"/>
                </w:rPr>
              </w:rPrChange>
            </w:rPr>
            <w:delText>.</w:delText>
          </w:r>
        </w:del>
        <w:r w:rsidR="00DC293B" w:rsidRPr="005E310B">
          <w:rPr>
            <w:rFonts w:ascii="Times New Roman" w:eastAsia="Times New Roman" w:hAnsi="Times New Roman" w:cs="Times New Roman"/>
            <w:sz w:val="24"/>
            <w:szCs w:val="24"/>
            <w:rPrChange w:id="767" w:author="Автор" w:date="2026-03-24T14:08:00Z">
              <w:rPr>
                <w:rFonts w:ascii="Times New Roman" w:eastAsia="Times New Roman" w:hAnsi="Times New Roman" w:cs="Times New Roman"/>
                <w:sz w:val="20"/>
                <w:szCs w:val="20"/>
              </w:rPr>
            </w:rPrChange>
          </w:rPr>
          <w:t xml:space="preserve"> </w:t>
        </w:r>
      </w:ins>
      <w:ins w:id="768" w:author="Автор" w:date="2026-03-24T14:24:00Z">
        <w:r w:rsidR="00FE28DE">
          <w:rPr>
            <w:rFonts w:ascii="Times New Roman" w:eastAsia="Times New Roman" w:hAnsi="Times New Roman" w:cs="Times New Roman"/>
            <w:sz w:val="24"/>
            <w:szCs w:val="24"/>
          </w:rPr>
          <w:t>Therefore this method is highly accurate</w:t>
        </w:r>
      </w:ins>
      <w:ins w:id="769" w:author="Автор" w:date="2026-03-24T14:25:00Z">
        <w:r w:rsidR="00FE28DE">
          <w:rPr>
            <w:rFonts w:ascii="Times New Roman" w:eastAsia="Times New Roman" w:hAnsi="Times New Roman" w:cs="Times New Roman"/>
            <w:sz w:val="24"/>
            <w:szCs w:val="24"/>
          </w:rPr>
          <w:t>, but only</w:t>
        </w:r>
      </w:ins>
      <w:ins w:id="770" w:author="Автор" w:date="2026-03-24T14:24:00Z">
        <w:r w:rsidR="00FE28DE">
          <w:rPr>
            <w:rFonts w:ascii="Times New Roman" w:eastAsia="Times New Roman" w:hAnsi="Times New Roman" w:cs="Times New Roman"/>
            <w:sz w:val="24"/>
            <w:szCs w:val="24"/>
          </w:rPr>
          <w:t xml:space="preserve"> in the conservative direction.</w:t>
        </w:r>
      </w:ins>
      <w:ins w:id="771" w:author="Автор" w:date="2026-03-24T14:25:00Z">
        <w:r w:rsidR="00FE28DE">
          <w:rPr>
            <w:rFonts w:ascii="Times New Roman" w:eastAsia="Times New Roman" w:hAnsi="Times New Roman" w:cs="Times New Roman"/>
            <w:sz w:val="24"/>
            <w:szCs w:val="24"/>
          </w:rPr>
          <w:t xml:space="preserve"> </w:t>
        </w:r>
      </w:ins>
      <w:ins w:id="772" w:author="Автор" w:date="2026-03-24T14:26:00Z">
        <w:r w:rsidR="00FE28DE">
          <w:rPr>
            <w:rFonts w:ascii="Times New Roman" w:eastAsia="Times New Roman" w:hAnsi="Times New Roman" w:cs="Times New Roman"/>
            <w:sz w:val="24"/>
            <w:szCs w:val="24"/>
          </w:rPr>
          <w:t>These results suggest that we need to take either equal sam</w:t>
        </w:r>
      </w:ins>
      <w:ins w:id="773" w:author="Автор" w:date="2026-03-24T14:27:00Z">
        <w:r w:rsidR="00FE28DE">
          <w:rPr>
            <w:rFonts w:ascii="Times New Roman" w:eastAsia="Times New Roman" w:hAnsi="Times New Roman" w:cs="Times New Roman"/>
            <w:sz w:val="24"/>
            <w:szCs w:val="24"/>
          </w:rPr>
          <w:t>pling from both peaks or somewhat smaller sampling from earlier peak, assuming they are approximately equal in size.</w:t>
        </w:r>
      </w:ins>
    </w:p>
    <w:p w14:paraId="1B3711D8" w14:textId="148A7489" w:rsidR="000018A6" w:rsidDel="00FE28DE" w:rsidRDefault="000018A6" w:rsidP="005E310B">
      <w:pPr>
        <w:spacing w:after="0" w:line="360" w:lineRule="auto"/>
        <w:ind w:firstLine="720"/>
        <w:jc w:val="both"/>
        <w:rPr>
          <w:ins w:id="774" w:author="Автор" w:date="2026-03-23T21:26:00Z"/>
          <w:del w:id="775" w:author="Автор" w:date="2026-03-24T14:25:00Z"/>
          <w:rFonts w:ascii="Times New Roman" w:eastAsia="Times New Roman" w:hAnsi="Times New Roman" w:cs="Times New Roman"/>
          <w:sz w:val="24"/>
          <w:szCs w:val="24"/>
        </w:rPr>
        <w:pPrChange w:id="776" w:author="Автор" w:date="2026-03-24T13:56:00Z">
          <w:pPr>
            <w:spacing w:after="0" w:line="360" w:lineRule="auto"/>
            <w:jc w:val="both"/>
          </w:pPr>
        </w:pPrChange>
      </w:pPr>
      <w:ins w:id="777" w:author="Автор" w:date="2026-03-23T21:24:00Z">
        <w:del w:id="778" w:author="Автор" w:date="2026-03-24T14:25:00Z">
          <w:r w:rsidDel="00FE28DE">
            <w:rPr>
              <w:rFonts w:ascii="Times New Roman" w:eastAsia="Times New Roman" w:hAnsi="Times New Roman" w:cs="Times New Roman"/>
              <w:sz w:val="24"/>
              <w:szCs w:val="24"/>
            </w:rPr>
            <w:delText>which shows that we obtain the best results whe</w:delText>
          </w:r>
        </w:del>
      </w:ins>
      <w:ins w:id="779" w:author="Автор" w:date="2026-03-23T21:25:00Z">
        <w:del w:id="780" w:author="Автор" w:date="2026-03-24T14:25:00Z">
          <w:r w:rsidDel="00FE28DE">
            <w:rPr>
              <w:rFonts w:ascii="Times New Roman" w:eastAsia="Times New Roman" w:hAnsi="Times New Roman" w:cs="Times New Roman"/>
              <w:sz w:val="24"/>
              <w:szCs w:val="24"/>
            </w:rPr>
            <w:delText>n groups have relatively same size and taken in a equal amount, also small oversampling with boots</w:delText>
          </w:r>
        </w:del>
      </w:ins>
      <w:ins w:id="781" w:author="Автор" w:date="2026-03-23T21:26:00Z">
        <w:del w:id="782" w:author="Автор" w:date="2026-03-24T14:25:00Z">
          <w:r w:rsidDel="00FE28DE">
            <w:rPr>
              <w:rFonts w:ascii="Times New Roman" w:eastAsia="Times New Roman" w:hAnsi="Times New Roman" w:cs="Times New Roman"/>
              <w:sz w:val="24"/>
              <w:szCs w:val="24"/>
            </w:rPr>
            <w:delText>trapping benefits</w:delText>
          </w:r>
        </w:del>
      </w:ins>
      <w:ins w:id="783" w:author="Автор" w:date="2026-03-23T21:25:00Z">
        <w:del w:id="784" w:author="Автор" w:date="2026-03-24T14:25:00Z">
          <w:r w:rsidDel="00FE28DE">
            <w:rPr>
              <w:rFonts w:ascii="Times New Roman" w:eastAsia="Times New Roman" w:hAnsi="Times New Roman" w:cs="Times New Roman"/>
              <w:sz w:val="24"/>
              <w:szCs w:val="24"/>
            </w:rPr>
            <w:delText xml:space="preserve"> the result</w:delText>
          </w:r>
        </w:del>
      </w:ins>
      <w:ins w:id="785" w:author="Автор" w:date="2026-03-23T21:26:00Z">
        <w:del w:id="786" w:author="Автор" w:date="2026-03-24T14:25:00Z">
          <w:r w:rsidDel="00FE28DE">
            <w:rPr>
              <w:rFonts w:ascii="Times New Roman" w:eastAsia="Times New Roman" w:hAnsi="Times New Roman" w:cs="Times New Roman"/>
              <w:sz w:val="24"/>
              <w:szCs w:val="24"/>
            </w:rPr>
            <w:delText>s.</w:delText>
          </w:r>
        </w:del>
      </w:ins>
    </w:p>
    <w:p w14:paraId="6AAF9B90" w14:textId="25FD29E0" w:rsidR="000018A6" w:rsidRDefault="000018A6" w:rsidP="00742F5B">
      <w:pPr>
        <w:spacing w:after="0" w:line="360" w:lineRule="auto"/>
        <w:jc w:val="both"/>
        <w:rPr>
          <w:ins w:id="787" w:author="Автор" w:date="2026-03-23T21:32:00Z"/>
          <w:rFonts w:ascii="Times New Roman" w:eastAsia="Times New Roman" w:hAnsi="Times New Roman" w:cs="Times New Roman"/>
          <w:sz w:val="24"/>
          <w:szCs w:val="24"/>
        </w:rPr>
      </w:pPr>
      <w:ins w:id="788" w:author="Автор" w:date="2026-03-23T21:26:00Z">
        <w:r>
          <w:rPr>
            <w:rFonts w:ascii="Times New Roman" w:eastAsia="Times New Roman" w:hAnsi="Times New Roman" w:cs="Times New Roman"/>
            <w:noProof/>
            <w:sz w:val="24"/>
            <w:szCs w:val="24"/>
          </w:rPr>
          <w:drawing>
            <wp:inline distT="0" distB="0" distL="0" distR="0" wp14:anchorId="101E9EB8" wp14:editId="20F4601C">
              <wp:extent cx="5848350" cy="438626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848350" cy="4386262"/>
                      </a:xfrm>
                      <a:prstGeom prst="rect">
                        <a:avLst/>
                      </a:prstGeom>
                      <a:noFill/>
                      <a:ln>
                        <a:noFill/>
                      </a:ln>
                    </pic:spPr>
                  </pic:pic>
                </a:graphicData>
              </a:graphic>
            </wp:inline>
          </w:drawing>
        </w:r>
      </w:ins>
    </w:p>
    <w:p w14:paraId="7C3C4D97" w14:textId="0761AA52" w:rsidR="005620C4" w:rsidRDefault="005620C4">
      <w:pPr>
        <w:spacing w:after="0" w:line="360" w:lineRule="auto"/>
        <w:jc w:val="both"/>
        <w:rPr>
          <w:ins w:id="789" w:author="Автор" w:date="2026-03-24T14:06:00Z"/>
          <w:rFonts w:ascii="Times New Roman" w:eastAsia="Times New Roman" w:hAnsi="Times New Roman" w:cs="Times New Roman"/>
          <w:sz w:val="20"/>
          <w:szCs w:val="20"/>
        </w:rPr>
      </w:pPr>
      <w:commentRangeStart w:id="790"/>
      <w:ins w:id="791" w:author="Автор" w:date="2026-03-23T21:32:00Z">
        <w:r>
          <w:rPr>
            <w:rFonts w:ascii="Times New Roman" w:eastAsia="Times New Roman" w:hAnsi="Times New Roman" w:cs="Times New Roman"/>
            <w:sz w:val="20"/>
            <w:szCs w:val="20"/>
          </w:rPr>
          <w:t>Figure</w:t>
        </w:r>
      </w:ins>
      <w:ins w:id="792" w:author="Автор" w:date="2026-03-24T14:00:00Z">
        <w:r w:rsidR="00A863A5">
          <w:rPr>
            <w:rFonts w:ascii="Times New Roman" w:eastAsia="Times New Roman" w:hAnsi="Times New Roman" w:cs="Times New Roman"/>
            <w:sz w:val="20"/>
            <w:szCs w:val="20"/>
          </w:rPr>
          <w:t xml:space="preserve"> **</w:t>
        </w:r>
      </w:ins>
      <w:ins w:id="793" w:author="Автор" w:date="2026-03-24T14:01:00Z">
        <w:r w:rsidR="00A863A5">
          <w:rPr>
            <w:rFonts w:ascii="Times New Roman" w:eastAsia="Times New Roman" w:hAnsi="Times New Roman" w:cs="Times New Roman"/>
            <w:sz w:val="20"/>
            <w:szCs w:val="20"/>
          </w:rPr>
          <w:t>*</w:t>
        </w:r>
      </w:ins>
      <w:ins w:id="794" w:author="Автор" w:date="2026-03-23T21:32:00Z">
        <w:r>
          <w:rPr>
            <w:rFonts w:ascii="Times New Roman" w:eastAsia="Times New Roman" w:hAnsi="Times New Roman" w:cs="Times New Roman"/>
            <w:sz w:val="20"/>
            <w:szCs w:val="20"/>
          </w:rPr>
          <w:t xml:space="preserve"> </w:t>
        </w:r>
      </w:ins>
      <w:commentRangeEnd w:id="790"/>
      <w:r w:rsidR="00DC293B">
        <w:rPr>
          <w:rStyle w:val="af"/>
        </w:rPr>
        <w:commentReference w:id="790"/>
      </w:r>
      <w:ins w:id="795" w:author="Автор" w:date="2026-03-23T21:32:00Z">
        <w:r>
          <w:rPr>
            <w:rFonts w:ascii="Times New Roman" w:eastAsia="Times New Roman" w:hAnsi="Times New Roman" w:cs="Times New Roman"/>
            <w:sz w:val="20"/>
            <w:szCs w:val="20"/>
          </w:rPr>
          <w:t xml:space="preserve">. </w:t>
        </w:r>
      </w:ins>
      <w:ins w:id="796" w:author="Автор" w:date="2026-03-23T21:33:00Z">
        <w:r>
          <w:rPr>
            <w:rFonts w:ascii="Times New Roman" w:eastAsia="Times New Roman" w:hAnsi="Times New Roman" w:cs="Times New Roman"/>
            <w:b/>
            <w:sz w:val="20"/>
            <w:szCs w:val="20"/>
          </w:rPr>
          <w:t xml:space="preserve">Error </w:t>
        </w:r>
      </w:ins>
      <w:ins w:id="797" w:author="Автор" w:date="2026-03-24T14:01:00Z">
        <w:r w:rsidR="00A863A5">
          <w:rPr>
            <w:rFonts w:ascii="Times New Roman" w:eastAsia="Times New Roman" w:hAnsi="Times New Roman" w:cs="Times New Roman"/>
            <w:b/>
            <w:sz w:val="20"/>
            <w:szCs w:val="20"/>
          </w:rPr>
          <w:t xml:space="preserve">of epistatic detection for simulated Test 2 (initial monomorphic population). </w:t>
        </w:r>
      </w:ins>
      <w:ins w:id="798" w:author="Автор" w:date="2026-03-24T14:04:00Z">
        <w:r w:rsidR="00DC293B">
          <w:rPr>
            <w:rFonts w:ascii="Times New Roman" w:eastAsia="Times New Roman" w:hAnsi="Times New Roman" w:cs="Times New Roman"/>
            <w:b/>
            <w:sz w:val="20"/>
            <w:szCs w:val="20"/>
          </w:rPr>
          <w:t xml:space="preserve">Axes X and Y show the numbers of </w:t>
        </w:r>
      </w:ins>
      <w:ins w:id="799" w:author="Автор" w:date="2026-03-24T14:05:00Z">
        <w:r w:rsidR="00DC293B">
          <w:rPr>
            <w:rFonts w:ascii="Times New Roman" w:eastAsia="Times New Roman" w:hAnsi="Times New Roman" w:cs="Times New Roman"/>
            <w:b/>
            <w:sz w:val="20"/>
            <w:szCs w:val="20"/>
          </w:rPr>
          <w:t>sequences sampled from Peak 1 and Peak 2 in Fig. **, respectively, relative to sizes of</w:t>
        </w:r>
      </w:ins>
      <w:ins w:id="800" w:author="Автор" w:date="2026-03-24T14:06:00Z">
        <w:r w:rsidR="00DC293B">
          <w:rPr>
            <w:rFonts w:ascii="Times New Roman" w:eastAsia="Times New Roman" w:hAnsi="Times New Roman" w:cs="Times New Roman"/>
            <w:b/>
            <w:sz w:val="20"/>
            <w:szCs w:val="20"/>
          </w:rPr>
          <w:t xml:space="preserve"> each </w:t>
        </w:r>
      </w:ins>
      <w:ins w:id="801" w:author="Автор" w:date="2026-03-24T14:05:00Z">
        <w:r w:rsidR="00DC293B">
          <w:rPr>
            <w:rFonts w:ascii="Times New Roman" w:eastAsia="Times New Roman" w:hAnsi="Times New Roman" w:cs="Times New Roman"/>
            <w:b/>
            <w:sz w:val="20"/>
            <w:szCs w:val="20"/>
          </w:rPr>
          <w:t xml:space="preserve">peak </w:t>
        </w:r>
      </w:ins>
      <w:ins w:id="802" w:author="Автор" w:date="2026-03-23T21:33:00Z">
        <w:del w:id="803" w:author="Автор" w:date="2026-03-24T14:00:00Z">
          <w:r w:rsidDel="00A863A5">
            <w:rPr>
              <w:rFonts w:ascii="Times New Roman" w:eastAsia="Times New Roman" w:hAnsi="Times New Roman" w:cs="Times New Roman"/>
              <w:b/>
              <w:sz w:val="20"/>
              <w:szCs w:val="20"/>
            </w:rPr>
            <w:delText xml:space="preserve">heatmap </w:delText>
          </w:r>
        </w:del>
        <w:del w:id="804" w:author="Автор" w:date="2026-03-24T14:01:00Z">
          <w:r w:rsidDel="00A863A5">
            <w:rPr>
              <w:rFonts w:ascii="Times New Roman" w:eastAsia="Times New Roman" w:hAnsi="Times New Roman" w:cs="Times New Roman"/>
              <w:b/>
              <w:sz w:val="20"/>
              <w:szCs w:val="20"/>
            </w:rPr>
            <w:delText>for simulated dataset.</w:delText>
          </w:r>
          <w:r w:rsidDel="00A863A5">
            <w:rPr>
              <w:rFonts w:ascii="Times New Roman" w:eastAsia="Times New Roman" w:hAnsi="Times New Roman" w:cs="Times New Roman"/>
              <w:sz w:val="20"/>
              <w:szCs w:val="20"/>
            </w:rPr>
            <w:delText xml:space="preserve"> </w:delText>
          </w:r>
        </w:del>
        <w:r>
          <w:rPr>
            <w:rFonts w:ascii="Times New Roman" w:eastAsia="Times New Roman" w:hAnsi="Times New Roman" w:cs="Times New Roman"/>
            <w:sz w:val="20"/>
            <w:szCs w:val="20"/>
          </w:rPr>
          <w:t>Parameters are the same as in Figure</w:t>
        </w:r>
      </w:ins>
      <w:ins w:id="805" w:author="Автор" w:date="2026-03-24T14:01:00Z">
        <w:r w:rsidR="00A863A5">
          <w:rPr>
            <w:rFonts w:ascii="Times New Roman" w:eastAsia="Times New Roman" w:hAnsi="Times New Roman" w:cs="Times New Roman"/>
            <w:sz w:val="20"/>
            <w:szCs w:val="20"/>
          </w:rPr>
          <w:t xml:space="preserve"> *</w:t>
        </w:r>
        <w:proofErr w:type="gramStart"/>
        <w:r w:rsidR="00A863A5">
          <w:rPr>
            <w:rFonts w:ascii="Times New Roman" w:eastAsia="Times New Roman" w:hAnsi="Times New Roman" w:cs="Times New Roman"/>
            <w:sz w:val="20"/>
            <w:szCs w:val="20"/>
          </w:rPr>
          <w:t>*</w:t>
        </w:r>
      </w:ins>
      <w:ins w:id="806" w:author="Автор" w:date="2026-03-23T21:33:00Z">
        <w:r>
          <w:rPr>
            <w:rFonts w:ascii="Times New Roman" w:eastAsia="Times New Roman" w:hAnsi="Times New Roman" w:cs="Times New Roman"/>
            <w:sz w:val="20"/>
            <w:szCs w:val="20"/>
          </w:rPr>
          <w:t xml:space="preserve"> .</w:t>
        </w:r>
        <w:proofErr w:type="gramEnd"/>
        <w:r>
          <w:rPr>
            <w:rFonts w:ascii="Times New Roman" w:eastAsia="Times New Roman" w:hAnsi="Times New Roman" w:cs="Times New Roman"/>
            <w:sz w:val="20"/>
            <w:szCs w:val="20"/>
          </w:rPr>
          <w:t xml:space="preserve"> Numbers in squares show </w:t>
        </w:r>
        <w:del w:id="807" w:author="Автор" w:date="2026-03-24T14:02:00Z">
          <w:r w:rsidDel="00A863A5">
            <w:rPr>
              <w:rFonts w:ascii="Times New Roman" w:eastAsia="Times New Roman" w:hAnsi="Times New Roman" w:cs="Times New Roman"/>
              <w:sz w:val="20"/>
              <w:szCs w:val="20"/>
            </w:rPr>
            <w:delText>n</w:delText>
          </w:r>
        </w:del>
      </w:ins>
      <w:ins w:id="808" w:author="Автор" w:date="2026-03-24T14:02:00Z">
        <w:r w:rsidR="00A863A5">
          <w:rPr>
            <w:rFonts w:ascii="Times New Roman" w:eastAsia="Times New Roman" w:hAnsi="Times New Roman" w:cs="Times New Roman"/>
            <w:sz w:val="20"/>
            <w:szCs w:val="20"/>
          </w:rPr>
          <w:t xml:space="preserve">the sum of </w:t>
        </w:r>
      </w:ins>
      <w:ins w:id="809" w:author="Автор" w:date="2026-03-23T21:33:00Z">
        <w:del w:id="810" w:author="Автор" w:date="2026-03-24T14:02:00Z">
          <w:r w:rsidDel="00A863A5">
            <w:rPr>
              <w:rFonts w:ascii="Times New Roman" w:eastAsia="Times New Roman" w:hAnsi="Times New Roman" w:cs="Times New Roman"/>
              <w:sz w:val="20"/>
              <w:szCs w:val="20"/>
            </w:rPr>
            <w:delText>umber of err</w:delText>
          </w:r>
        </w:del>
      </w:ins>
      <w:ins w:id="811" w:author="Автор" w:date="2026-03-23T21:34:00Z">
        <w:del w:id="812" w:author="Автор" w:date="2026-03-24T14:02:00Z">
          <w:r w:rsidDel="00A863A5">
            <w:rPr>
              <w:rFonts w:ascii="Times New Roman" w:eastAsia="Times New Roman" w:hAnsi="Times New Roman" w:cs="Times New Roman"/>
              <w:sz w:val="20"/>
              <w:szCs w:val="20"/>
            </w:rPr>
            <w:delText>ors (F</w:delText>
          </w:r>
        </w:del>
      </w:ins>
      <w:ins w:id="813" w:author="Автор" w:date="2026-03-24T14:02:00Z">
        <w:r w:rsidR="00A863A5">
          <w:rPr>
            <w:rFonts w:ascii="Times New Roman" w:eastAsia="Times New Roman" w:hAnsi="Times New Roman" w:cs="Times New Roman"/>
            <w:sz w:val="20"/>
            <w:szCs w:val="20"/>
          </w:rPr>
          <w:t>f</w:t>
        </w:r>
      </w:ins>
      <w:ins w:id="814" w:author="Автор" w:date="2026-03-23T21:34:00Z">
        <w:r>
          <w:rPr>
            <w:rFonts w:ascii="Times New Roman" w:eastAsia="Times New Roman" w:hAnsi="Times New Roman" w:cs="Times New Roman"/>
            <w:sz w:val="20"/>
            <w:szCs w:val="20"/>
          </w:rPr>
          <w:t xml:space="preserve">alse positive </w:t>
        </w:r>
      </w:ins>
      <w:ins w:id="815" w:author="Автор" w:date="2026-03-24T14:02:00Z">
        <w:r w:rsidR="00A863A5">
          <w:rPr>
            <w:rFonts w:ascii="Times New Roman" w:eastAsia="Times New Roman" w:hAnsi="Times New Roman" w:cs="Times New Roman"/>
            <w:sz w:val="20"/>
            <w:szCs w:val="20"/>
          </w:rPr>
          <w:t>and</w:t>
        </w:r>
      </w:ins>
      <w:ins w:id="816" w:author="Автор" w:date="2026-03-23T21:34:00Z">
        <w:del w:id="817" w:author="Автор" w:date="2026-03-24T14:02:00Z">
          <w:r w:rsidDel="00A863A5">
            <w:rPr>
              <w:rFonts w:ascii="Times New Roman" w:eastAsia="Times New Roman" w:hAnsi="Times New Roman" w:cs="Times New Roman"/>
              <w:sz w:val="20"/>
              <w:szCs w:val="20"/>
            </w:rPr>
            <w:delText>+</w:delText>
          </w:r>
        </w:del>
        <w:r>
          <w:rPr>
            <w:rFonts w:ascii="Times New Roman" w:eastAsia="Times New Roman" w:hAnsi="Times New Roman" w:cs="Times New Roman"/>
            <w:sz w:val="20"/>
            <w:szCs w:val="20"/>
          </w:rPr>
          <w:t xml:space="preserve"> false negative</w:t>
        </w:r>
      </w:ins>
      <w:ins w:id="818" w:author="Автор" w:date="2026-03-24T14:02:00Z">
        <w:r w:rsidR="00A863A5">
          <w:rPr>
            <w:rFonts w:ascii="Times New Roman" w:eastAsia="Times New Roman" w:hAnsi="Times New Roman" w:cs="Times New Roman"/>
            <w:sz w:val="20"/>
            <w:szCs w:val="20"/>
          </w:rPr>
          <w:t xml:space="preserve"> epistatic interactions</w:t>
        </w:r>
      </w:ins>
      <w:ins w:id="819" w:author="Автор" w:date="2026-03-24T14:17:00Z">
        <w:r w:rsidR="008F5971">
          <w:rPr>
            <w:rFonts w:ascii="Times New Roman" w:eastAsia="Times New Roman" w:hAnsi="Times New Roman" w:cs="Times New Roman"/>
            <w:sz w:val="20"/>
            <w:szCs w:val="20"/>
          </w:rPr>
          <w:t xml:space="preserve"> out of 10 possible</w:t>
        </w:r>
      </w:ins>
      <w:ins w:id="820" w:author="Автор" w:date="2026-03-24T14:03:00Z">
        <w:r w:rsidR="00DC293B">
          <w:rPr>
            <w:rFonts w:ascii="Times New Roman" w:eastAsia="Times New Roman" w:hAnsi="Times New Roman" w:cs="Times New Roman"/>
            <w:sz w:val="20"/>
            <w:szCs w:val="20"/>
          </w:rPr>
          <w:t xml:space="preserve">. At all cells, the number of false positives is zero. </w:t>
        </w:r>
      </w:ins>
      <w:ins w:id="821" w:author="Автор" w:date="2026-03-23T21:34:00Z">
        <w:del w:id="822" w:author="Автор" w:date="2026-03-24T14:02:00Z">
          <w:r w:rsidDel="00A863A5">
            <w:rPr>
              <w:rFonts w:ascii="Times New Roman" w:eastAsia="Times New Roman" w:hAnsi="Times New Roman" w:cs="Times New Roman"/>
              <w:sz w:val="20"/>
              <w:szCs w:val="20"/>
            </w:rPr>
            <w:delText>),</w:delText>
          </w:r>
        </w:del>
        <w:del w:id="823" w:author="Автор" w:date="2026-03-24T14:03:00Z">
          <w:r w:rsidDel="00DC293B">
            <w:rPr>
              <w:rFonts w:ascii="Times New Roman" w:eastAsia="Times New Roman" w:hAnsi="Times New Roman" w:cs="Times New Roman"/>
              <w:sz w:val="20"/>
              <w:szCs w:val="20"/>
            </w:rPr>
            <w:delText xml:space="preserve"> in a case of this dataset all errors are false negative, best result is 0, worst -</w:delText>
          </w:r>
        </w:del>
      </w:ins>
      <w:ins w:id="824" w:author="Автор" w:date="2026-03-23T21:35:00Z">
        <w:del w:id="825" w:author="Автор" w:date="2026-03-24T14:03:00Z">
          <w:r w:rsidDel="00DC293B">
            <w:rPr>
              <w:rFonts w:ascii="Times New Roman" w:eastAsia="Times New Roman" w:hAnsi="Times New Roman" w:cs="Times New Roman"/>
              <w:sz w:val="20"/>
              <w:szCs w:val="20"/>
            </w:rPr>
            <w:delText xml:space="preserve"> </w:delText>
          </w:r>
        </w:del>
      </w:ins>
      <w:ins w:id="826" w:author="Автор" w:date="2026-03-23T21:34:00Z">
        <w:del w:id="827" w:author="Автор" w:date="2026-03-24T14:03:00Z">
          <w:r w:rsidDel="00DC293B">
            <w:rPr>
              <w:rFonts w:ascii="Times New Roman" w:eastAsia="Times New Roman" w:hAnsi="Times New Roman" w:cs="Times New Roman"/>
              <w:sz w:val="20"/>
              <w:szCs w:val="20"/>
            </w:rPr>
            <w:delText>10 and above</w:delText>
          </w:r>
        </w:del>
      </w:ins>
      <w:ins w:id="828" w:author="Автор" w:date="2026-03-23T21:33:00Z">
        <w:del w:id="829" w:author="Автор" w:date="2026-03-24T14:03:00Z">
          <w:r w:rsidDel="00DC293B">
            <w:rPr>
              <w:rFonts w:ascii="Times New Roman" w:eastAsia="Times New Roman" w:hAnsi="Times New Roman" w:cs="Times New Roman"/>
              <w:sz w:val="20"/>
              <w:szCs w:val="20"/>
            </w:rPr>
            <w:delText xml:space="preserve"> </w:delText>
          </w:r>
        </w:del>
      </w:ins>
    </w:p>
    <w:p w14:paraId="7C68B505" w14:textId="77777777" w:rsidR="00DC293B" w:rsidRPr="005E310B" w:rsidRDefault="00DC293B" w:rsidP="005E310B">
      <w:pPr>
        <w:spacing w:after="0" w:line="360" w:lineRule="auto"/>
        <w:jc w:val="both"/>
        <w:rPr>
          <w:rFonts w:ascii="Times New Roman" w:eastAsia="Times New Roman" w:hAnsi="Times New Roman" w:cs="Times New Roman"/>
          <w:sz w:val="20"/>
          <w:szCs w:val="20"/>
          <w:rPrChange w:id="830" w:author="Автор" w:date="2026-03-23T21:33:00Z">
            <w:rPr>
              <w:rFonts w:ascii="Times New Roman" w:eastAsia="Times New Roman" w:hAnsi="Times New Roman" w:cs="Times New Roman"/>
              <w:sz w:val="24"/>
              <w:szCs w:val="24"/>
            </w:rPr>
          </w:rPrChange>
        </w:rPr>
        <w:pPrChange w:id="831" w:author="Автор" w:date="2026-03-23T21:08:00Z">
          <w:pPr>
            <w:spacing w:after="0" w:line="360" w:lineRule="auto"/>
            <w:ind w:firstLine="708"/>
            <w:jc w:val="both"/>
          </w:pPr>
        </w:pPrChange>
      </w:pPr>
    </w:p>
    <w:p w14:paraId="7DBA7D0C" w14:textId="3A5FADEA" w:rsidR="0087149A" w:rsidRDefault="0076272C">
      <w:pPr>
        <w:spacing w:after="0" w:line="360" w:lineRule="auto"/>
        <w:ind w:firstLine="709"/>
        <w:jc w:val="both"/>
      </w:pPr>
      <w:r>
        <w:rPr>
          <w:rFonts w:ascii="Times New Roman" w:eastAsia="Times New Roman" w:hAnsi="Times New Roman" w:cs="Times New Roman"/>
          <w:b/>
          <w:sz w:val="24"/>
          <w:szCs w:val="24"/>
        </w:rPr>
        <w:lastRenderedPageBreak/>
        <w:t>Results on epistasis detection</w:t>
      </w:r>
      <w:ins w:id="832" w:author="Автор" w:date="2026-03-24T14:18:00Z">
        <w:r w:rsidR="008F5971">
          <w:rPr>
            <w:rFonts w:ascii="Times New Roman" w:eastAsia="Times New Roman" w:hAnsi="Times New Roman" w:cs="Times New Roman"/>
            <w:b/>
            <w:sz w:val="24"/>
            <w:szCs w:val="24"/>
          </w:rPr>
          <w:t xml:space="preserve"> in </w:t>
        </w:r>
      </w:ins>
      <w:ins w:id="833" w:author="Автор" w:date="2026-03-24T14:19:00Z">
        <w:r w:rsidR="008F5971">
          <w:rPr>
            <w:rFonts w:ascii="Times New Roman" w:eastAsia="Times New Roman" w:hAnsi="Times New Roman" w:cs="Times New Roman"/>
            <w:b/>
            <w:sz w:val="24"/>
            <w:szCs w:val="24"/>
          </w:rPr>
          <w:t>genomic data for SARS CoV-2</w:t>
        </w:r>
      </w:ins>
      <w:r>
        <w:rPr>
          <w:rFonts w:ascii="Times New Roman" w:eastAsia="Times New Roman" w:hAnsi="Times New Roman" w:cs="Times New Roman"/>
          <w:b/>
          <w:sz w:val="24"/>
          <w:szCs w:val="24"/>
        </w:rPr>
        <w:t xml:space="preserve"> are consistent with fitness valleys. </w:t>
      </w:r>
      <w:r>
        <w:rPr>
          <w:rFonts w:ascii="Times New Roman" w:eastAsia="Times New Roman" w:hAnsi="Times New Roman" w:cs="Times New Roman"/>
          <w:sz w:val="24"/>
          <w:szCs w:val="24"/>
        </w:rPr>
        <w:t xml:space="preserve">After testing the method on simulated sequences, we applied it to sequence data on SARS-CoV-2 for three different data sets, as follows. </w:t>
      </w:r>
    </w:p>
    <w:p w14:paraId="765C2CB8" w14:textId="7DE82B42" w:rsidR="0087149A" w:rsidRDefault="00AC30E2">
      <w:pPr>
        <w:spacing w:after="0" w:line="360" w:lineRule="auto"/>
        <w:ind w:firstLine="709"/>
        <w:jc w:val="center"/>
        <w:rPr>
          <w:rFonts w:ascii="Times New Roman" w:eastAsia="Times New Roman" w:hAnsi="Times New Roman" w:cs="Times New Roman"/>
          <w:b/>
          <w:sz w:val="24"/>
          <w:szCs w:val="24"/>
        </w:rPr>
      </w:pPr>
      <w:r>
        <w:rPr>
          <w:rFonts w:ascii="Times New Roman" w:eastAsia="Times New Roman" w:hAnsi="Times New Roman" w:cs="Times New Roman"/>
          <w:noProof/>
          <w:sz w:val="20"/>
          <w:szCs w:val="20"/>
        </w:rPr>
        <w:drawing>
          <wp:inline distT="0" distB="0" distL="0" distR="0" wp14:anchorId="4ED08713" wp14:editId="30DAC6BC">
            <wp:extent cx="4468696" cy="3114122"/>
            <wp:effectExtent l="0" t="0" r="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468696" cy="3114122"/>
                    </a:xfrm>
                    <a:prstGeom prst="rect">
                      <a:avLst/>
                    </a:prstGeom>
                    <a:ln/>
                  </pic:spPr>
                </pic:pic>
              </a:graphicData>
            </a:graphic>
          </wp:inline>
        </w:drawing>
      </w:r>
    </w:p>
    <w:p w14:paraId="492C7652" w14:textId="77777777" w:rsidR="0087149A" w:rsidRDefault="0076272C">
      <w:pPr>
        <w:spacing w:after="0" w:line="276" w:lineRule="auto"/>
        <w:ind w:firstLine="709"/>
        <w:jc w:val="both"/>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2. Mutational spectrum for Dataset 1.</w:t>
      </w:r>
      <w:r>
        <w:rPr>
          <w:rFonts w:ascii="Times New Roman" w:eastAsia="Times New Roman" w:hAnsi="Times New Roman" w:cs="Times New Roman"/>
          <w:sz w:val="20"/>
          <w:szCs w:val="20"/>
        </w:rPr>
        <w:t xml:space="preserve"> Y–axis: number of sequences with a given number of differences (X–axis) from the consensus sequence of the entire dataset. Red lines at ​​​​20 and 50 divide the three groups of sequences numbered by Roman numerals. See </w:t>
      </w:r>
      <w:r>
        <w:rPr>
          <w:rFonts w:ascii="Times New Roman" w:eastAsia="Times New Roman" w:hAnsi="Times New Roman" w:cs="Times New Roman"/>
          <w:i/>
          <w:sz w:val="20"/>
          <w:szCs w:val="20"/>
        </w:rPr>
        <w:t>Methods</w:t>
      </w:r>
      <w:r>
        <w:rPr>
          <w:rFonts w:ascii="Times New Roman" w:eastAsia="Times New Roman" w:hAnsi="Times New Roman" w:cs="Times New Roman"/>
          <w:sz w:val="20"/>
          <w:szCs w:val="20"/>
        </w:rPr>
        <w:t xml:space="preserve"> for details.</w:t>
      </w:r>
    </w:p>
    <w:p w14:paraId="49C3FBC9" w14:textId="77777777" w:rsidR="0087149A" w:rsidRDefault="0087149A">
      <w:pPr>
        <w:spacing w:after="0" w:line="276" w:lineRule="auto"/>
        <w:ind w:firstLine="709"/>
        <w:jc w:val="both"/>
        <w:rPr>
          <w:rFonts w:ascii="Times New Roman" w:eastAsia="Times New Roman" w:hAnsi="Times New Roman" w:cs="Times New Roman"/>
          <w:sz w:val="20"/>
          <w:szCs w:val="20"/>
        </w:rPr>
      </w:pPr>
    </w:p>
    <w:p w14:paraId="7E9F193E" w14:textId="06A3515C" w:rsidR="0087149A"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Dataset 1 includes 6000 sequences from 6 regions</w:t>
      </w:r>
      <w:ins w:id="834" w:author="Автор" w:date="2026-03-17T14:24:00Z">
        <w:r w:rsidR="001D360D">
          <w:rPr>
            <w:rFonts w:ascii="Times New Roman" w:eastAsia="Times New Roman" w:hAnsi="Times New Roman" w:cs="Times New Roman"/>
            <w:color w:val="000000"/>
            <w:sz w:val="24"/>
            <w:szCs w:val="24"/>
          </w:rPr>
          <w:t xml:space="preserve">, 1000 </w:t>
        </w:r>
      </w:ins>
      <w:ins w:id="835" w:author="Автор" w:date="2026-03-17T14:25:00Z">
        <w:r w:rsidR="0078018E">
          <w:rPr>
            <w:rFonts w:ascii="Times New Roman" w:eastAsia="Times New Roman" w:hAnsi="Times New Roman" w:cs="Times New Roman"/>
            <w:color w:val="000000"/>
            <w:sz w:val="24"/>
            <w:szCs w:val="24"/>
          </w:rPr>
          <w:t>from e</w:t>
        </w:r>
      </w:ins>
      <w:ins w:id="836" w:author="Автор" w:date="2026-03-17T14:24:00Z">
        <w:del w:id="837" w:author="Автор" w:date="2026-03-17T14:25:00Z">
          <w:r w:rsidR="001D360D" w:rsidDel="0078018E">
            <w:rPr>
              <w:rFonts w:ascii="Times New Roman" w:eastAsia="Times New Roman" w:hAnsi="Times New Roman" w:cs="Times New Roman"/>
              <w:color w:val="000000"/>
              <w:sz w:val="24"/>
              <w:szCs w:val="24"/>
            </w:rPr>
            <w:delText>e</w:delText>
          </w:r>
        </w:del>
        <w:r w:rsidR="001D360D">
          <w:rPr>
            <w:rFonts w:ascii="Times New Roman" w:eastAsia="Times New Roman" w:hAnsi="Times New Roman" w:cs="Times New Roman"/>
            <w:color w:val="000000"/>
            <w:sz w:val="24"/>
            <w:szCs w:val="24"/>
          </w:rPr>
          <w:t>ach</w:t>
        </w:r>
      </w:ins>
      <w:r>
        <w:rPr>
          <w:rFonts w:ascii="Times New Roman" w:eastAsia="Times New Roman" w:hAnsi="Times New Roman" w:cs="Times New Roman"/>
          <w:color w:val="000000"/>
          <w:sz w:val="24"/>
          <w:szCs w:val="24"/>
        </w:rPr>
        <w:t xml:space="preserve">: Africa, Asia, North America, Oceania, South America, for the period </w:t>
      </w:r>
      <w:del w:id="838" w:author="Автор" w:date="2026-03-17T14:27:00Z">
        <w:r w:rsidDel="0078018E">
          <w:rPr>
            <w:rFonts w:ascii="Times New Roman" w:eastAsia="Times New Roman" w:hAnsi="Times New Roman" w:cs="Times New Roman"/>
            <w:color w:val="000000"/>
            <w:sz w:val="24"/>
            <w:szCs w:val="24"/>
          </w:rPr>
          <w:delText xml:space="preserve">from </w:delText>
        </w:r>
      </w:del>
      <w:ins w:id="839" w:author="Автор" w:date="2026-03-17T14:27:00Z">
        <w:r w:rsidR="0078018E">
          <w:rPr>
            <w:rFonts w:ascii="Times New Roman" w:eastAsia="Times New Roman" w:hAnsi="Times New Roman" w:cs="Times New Roman"/>
            <w:color w:val="000000"/>
            <w:sz w:val="24"/>
            <w:szCs w:val="24"/>
          </w:rPr>
          <w:t xml:space="preserve">of one year, </w:t>
        </w:r>
      </w:ins>
      <w:r>
        <w:rPr>
          <w:rFonts w:ascii="Times New Roman" w:eastAsia="Times New Roman" w:hAnsi="Times New Roman" w:cs="Times New Roman"/>
          <w:color w:val="000000"/>
          <w:sz w:val="24"/>
          <w:szCs w:val="24"/>
        </w:rPr>
        <w:t>09/24/2020 to 09/25/2021</w:t>
      </w:r>
      <w:r>
        <w:rPr>
          <w:color w:val="000000"/>
        </w:rPr>
        <w:t xml:space="preserve">. </w:t>
      </w:r>
      <w:r>
        <w:rPr>
          <w:rFonts w:ascii="Times New Roman" w:eastAsia="Times New Roman" w:hAnsi="Times New Roman" w:cs="Times New Roman"/>
          <w:color w:val="000000"/>
          <w:sz w:val="24"/>
          <w:szCs w:val="24"/>
        </w:rPr>
        <w:t>When each sequence is compared to the common consensus sequence of the dataset, a mutation spectrum is obtained, where sequences segregate naturally into three groups, with gaps between them (Fig. 2).  Random sets of different size were resampled 200 times from groups I and II in Fig. 2.</w:t>
      </w:r>
    </w:p>
    <w:p w14:paraId="38986DD0" w14:textId="77777777"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central panel in Fig. 3 shows the number of detected epistatic interactions, as a function of the numbers of sequences sampled from groups I and II (</w:t>
      </w:r>
      <w:r>
        <w:rPr>
          <w:rFonts w:ascii="Times New Roman" w:eastAsia="Times New Roman" w:hAnsi="Times New Roman" w:cs="Times New Roman"/>
          <w:i/>
          <w:sz w:val="24"/>
          <w:szCs w:val="24"/>
        </w:rPr>
        <w:t>Methods</w:t>
      </w:r>
      <w:r>
        <w:rPr>
          <w:rFonts w:ascii="Times New Roman" w:eastAsia="Times New Roman" w:hAnsi="Times New Roman" w:cs="Times New Roman"/>
          <w:sz w:val="24"/>
          <w:szCs w:val="24"/>
        </w:rPr>
        <w:t>). Epistatic networks are shown for four choices of sampling sizes corresponding to points A to D in the central panel (Figs. 3A-D). We observe that stable results are obtained if the two groups are sampled equally (Fig. 3A, D, blue dotted line). In contrast, unequal sampling from the two groups of interest introduces a large error in predicted number of epistatic interactions (Fig. 3B and C). This observation emphasizes the importance of equal sampling. In the same way, epistatic network was obtained for sequence groups I and III (Fig. 4). Again, equal sampling from the two groups ensures stable result (Fig. 4A, D).</w:t>
      </w:r>
    </w:p>
    <w:p w14:paraId="4AB99C01" w14:textId="77777777" w:rsidR="0087149A"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7B0414B3" wp14:editId="669B210B">
            <wp:extent cx="5634056" cy="5787666"/>
            <wp:effectExtent l="0" t="0" r="0" b="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634056" cy="5787666"/>
                    </a:xfrm>
                    <a:prstGeom prst="rect">
                      <a:avLst/>
                    </a:prstGeom>
                    <a:ln/>
                  </pic:spPr>
                </pic:pic>
              </a:graphicData>
            </a:graphic>
          </wp:inline>
        </w:drawing>
      </w:r>
    </w:p>
    <w:p w14:paraId="748FBA3E" w14:textId="77777777" w:rsidR="0087149A"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598F3449"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commentRangeStart w:id="840"/>
      <w:r>
        <w:rPr>
          <w:rFonts w:ascii="Times New Roman" w:eastAsia="Times New Roman" w:hAnsi="Times New Roman" w:cs="Times New Roman"/>
          <w:b/>
          <w:color w:val="000000"/>
          <w:sz w:val="20"/>
          <w:szCs w:val="20"/>
        </w:rPr>
        <w:t xml:space="preserve">Figure 3. </w:t>
      </w:r>
      <w:commentRangeEnd w:id="840"/>
      <w:r w:rsidR="00317F3D">
        <w:rPr>
          <w:rStyle w:val="af"/>
        </w:rPr>
        <w:commentReference w:id="840"/>
      </w:r>
      <w:r>
        <w:rPr>
          <w:rFonts w:ascii="Times New Roman" w:eastAsia="Times New Roman" w:hAnsi="Times New Roman" w:cs="Times New Roman"/>
          <w:b/>
          <w:color w:val="000000"/>
          <w:sz w:val="20"/>
          <w:szCs w:val="20"/>
        </w:rPr>
        <w:t>Epistatic interactions for SARS-CoV-2 genome predicted for Dataset 1 for sequence groups I and II.</w:t>
      </w:r>
      <w:r>
        <w:rPr>
          <w:rFonts w:ascii="Times New Roman" w:eastAsia="Times New Roman" w:hAnsi="Times New Roman" w:cs="Times New Roman"/>
          <w:color w:val="000000"/>
          <w:sz w:val="20"/>
          <w:szCs w:val="20"/>
        </w:rPr>
        <w:t xml:space="preserve"> Central panel: the number of </w:t>
      </w:r>
      <w:ins w:id="841" w:author="Автор" w:date="2025-12-15T14:09:00Z">
        <w:r w:rsidR="004E6C9D">
          <w:rPr>
            <w:rFonts w:ascii="Times New Roman" w:eastAsia="Times New Roman" w:hAnsi="Times New Roman" w:cs="Times New Roman"/>
            <w:color w:val="000000"/>
            <w:sz w:val="20"/>
            <w:szCs w:val="20"/>
          </w:rPr>
          <w:t xml:space="preserve">epistatic </w:t>
        </w:r>
      </w:ins>
      <w:del w:id="842" w:author="Автор" w:date="2025-12-15T14:09:00Z">
        <w:r w:rsidDel="004E6C9D">
          <w:rPr>
            <w:rFonts w:ascii="Times New Roman" w:eastAsia="Times New Roman" w:hAnsi="Times New Roman" w:cs="Times New Roman"/>
            <w:color w:val="000000"/>
            <w:sz w:val="20"/>
            <w:szCs w:val="20"/>
          </w:rPr>
          <w:delText>bonds</w:delText>
        </w:r>
      </w:del>
      <w:ins w:id="843" w:author="Автор" w:date="2025-12-02T16:57:00Z">
        <w:del w:id="844" w:author="Автор" w:date="2025-12-15T14:09:00Z">
          <w:r w:rsidR="004F7EC4" w:rsidDel="004E6C9D">
            <w:rPr>
              <w:rFonts w:ascii="Times New Roman" w:eastAsia="Times New Roman" w:hAnsi="Times New Roman" w:cs="Times New Roman"/>
              <w:color w:val="000000"/>
              <w:sz w:val="20"/>
              <w:szCs w:val="20"/>
            </w:rPr>
            <w:delText xml:space="preserve"> (interactions)</w:delText>
          </w:r>
        </w:del>
      </w:ins>
      <w:ins w:id="845" w:author="Автор" w:date="2025-12-15T14:09:00Z">
        <w:r w:rsidR="004E6C9D">
          <w:rPr>
            <w:rFonts w:ascii="Times New Roman" w:eastAsia="Times New Roman" w:hAnsi="Times New Roman" w:cs="Times New Roman"/>
            <w:color w:val="000000"/>
            <w:sz w:val="20"/>
            <w:szCs w:val="20"/>
          </w:rPr>
          <w:t>links</w:t>
        </w:r>
      </w:ins>
      <w:r>
        <w:rPr>
          <w:rFonts w:ascii="Times New Roman" w:eastAsia="Times New Roman" w:hAnsi="Times New Roman" w:cs="Times New Roman"/>
          <w:color w:val="000000"/>
          <w:sz w:val="20"/>
          <w:szCs w:val="20"/>
        </w:rPr>
        <w:t xml:space="preserve"> shown by colormap on the right. X-axis and Y-axis: number of sequences sampled from group I and II in Fig. 2, respectively. A-D: Circular diagram of connections corresponding to sampling sizes shown in the central diagram by corresponding points drawn by software </w:t>
      </w:r>
      <w:proofErr w:type="spellStart"/>
      <w:r>
        <w:rPr>
          <w:rFonts w:ascii="Times New Roman" w:eastAsia="Times New Roman" w:hAnsi="Times New Roman" w:cs="Times New Roman"/>
          <w:color w:val="000000"/>
          <w:sz w:val="20"/>
          <w:szCs w:val="20"/>
        </w:rPr>
        <w:t>Circos</w:t>
      </w:r>
      <w:proofErr w:type="spellEnd"/>
      <w:del w:id="846" w:author="Автор" w:date="2025-12-09T12:36:00Z">
        <w:r w:rsidDel="00EE0715">
          <w:rPr>
            <w:rFonts w:ascii="Times New Roman" w:eastAsia="Times New Roman" w:hAnsi="Times New Roman" w:cs="Times New Roman"/>
            <w:color w:val="000000"/>
            <w:sz w:val="20"/>
            <w:szCs w:val="20"/>
          </w:rPr>
          <w:delText xml:space="preserve"> (40)</w:delText>
        </w:r>
      </w:del>
      <w:r>
        <w:rPr>
          <w:rFonts w:ascii="Times New Roman" w:eastAsia="Times New Roman" w:hAnsi="Times New Roman" w:cs="Times New Roman"/>
          <w:color w:val="000000"/>
          <w:sz w:val="20"/>
          <w:szCs w:val="20"/>
        </w:rPr>
        <w:t xml:space="preserve">. The list of interacting pairs </w:t>
      </w:r>
      <w:proofErr w:type="gramStart"/>
      <w:r>
        <w:rPr>
          <w:rFonts w:ascii="Times New Roman" w:eastAsia="Times New Roman" w:hAnsi="Times New Roman" w:cs="Times New Roman"/>
          <w:color w:val="000000"/>
          <w:sz w:val="20"/>
          <w:szCs w:val="20"/>
        </w:rPr>
        <w:t>see</w:t>
      </w:r>
      <w:proofErr w:type="gramEnd"/>
      <w:r>
        <w:rPr>
          <w:rFonts w:ascii="Times New Roman" w:eastAsia="Times New Roman" w:hAnsi="Times New Roman" w:cs="Times New Roman"/>
          <w:color w:val="000000"/>
          <w:sz w:val="20"/>
          <w:szCs w:val="20"/>
        </w:rPr>
        <w:t xml:space="preserve"> in </w:t>
      </w:r>
      <w:r>
        <w:rPr>
          <w:rFonts w:ascii="Times New Roman" w:eastAsia="Times New Roman" w:hAnsi="Times New Roman" w:cs="Times New Roman"/>
          <w:i/>
          <w:color w:val="000000"/>
          <w:sz w:val="20"/>
          <w:szCs w:val="20"/>
        </w:rPr>
        <w:t>Supplementary Text S1</w:t>
      </w:r>
      <w:r>
        <w:rPr>
          <w:rFonts w:ascii="Times New Roman" w:eastAsia="Times New Roman" w:hAnsi="Times New Roman" w:cs="Times New Roman"/>
          <w:color w:val="000000"/>
          <w:sz w:val="20"/>
          <w:szCs w:val="20"/>
        </w:rPr>
        <w:t>.</w:t>
      </w:r>
    </w:p>
    <w:p w14:paraId="24DF25FB"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1FC0E15B" w14:textId="20863217"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Both networks (Fig. 3A or D and 4A or D) are consistent with the presence of fitness valleys, although do not demonstrate their existence directly due to the absence of weaker links not captured by the method. The method is conservative, and its accuracy at small epistatic magnitudes is low (Fig. 1). Hence the </w:t>
      </w:r>
      <w:proofErr w:type="spellStart"/>
      <w:ins w:id="847" w:author="Автор" w:date="2025-12-02T16:57:00Z">
        <w:r w:rsidR="009F2839">
          <w:rPr>
            <w:rFonts w:ascii="Times New Roman" w:eastAsia="Times New Roman" w:hAnsi="Times New Roman" w:cs="Times New Roman"/>
            <w:sz w:val="24"/>
            <w:szCs w:val="24"/>
          </w:rPr>
          <w:t>epistastic</w:t>
        </w:r>
        <w:proofErr w:type="spellEnd"/>
        <w:r w:rsidR="009F2839">
          <w:rPr>
            <w:rFonts w:ascii="Times New Roman" w:eastAsia="Times New Roman" w:hAnsi="Times New Roman" w:cs="Times New Roman"/>
            <w:sz w:val="24"/>
            <w:szCs w:val="24"/>
          </w:rPr>
          <w:t xml:space="preserve"> </w:t>
        </w:r>
      </w:ins>
      <w:del w:id="848" w:author="Автор" w:date="2025-12-02T16:57:00Z">
        <w:r w:rsidDel="009F2839">
          <w:rPr>
            <w:rFonts w:ascii="Times New Roman" w:eastAsia="Times New Roman" w:hAnsi="Times New Roman" w:cs="Times New Roman"/>
            <w:sz w:val="24"/>
            <w:szCs w:val="24"/>
          </w:rPr>
          <w:delText xml:space="preserve">bonds </w:delText>
        </w:r>
      </w:del>
      <w:ins w:id="849" w:author="Автор" w:date="2025-12-02T16:57:00Z">
        <w:r w:rsidR="009F2839">
          <w:rPr>
            <w:rFonts w:ascii="Times New Roman" w:eastAsia="Times New Roman" w:hAnsi="Times New Roman" w:cs="Times New Roman"/>
            <w:sz w:val="24"/>
            <w:szCs w:val="24"/>
          </w:rPr>
          <w:t xml:space="preserve">interactions </w:t>
        </w:r>
      </w:ins>
      <w:r>
        <w:rPr>
          <w:rFonts w:ascii="Times New Roman" w:eastAsia="Times New Roman" w:hAnsi="Times New Roman" w:cs="Times New Roman"/>
          <w:sz w:val="24"/>
          <w:szCs w:val="24"/>
        </w:rPr>
        <w:t xml:space="preserve">found in Figs. 3 and 4 are the strongest </w:t>
      </w:r>
      <w:del w:id="850" w:author="Автор" w:date="2025-12-02T16:57:00Z">
        <w:r w:rsidDel="009F2839">
          <w:rPr>
            <w:rFonts w:ascii="Times New Roman" w:eastAsia="Times New Roman" w:hAnsi="Times New Roman" w:cs="Times New Roman"/>
            <w:sz w:val="24"/>
            <w:szCs w:val="24"/>
          </w:rPr>
          <w:delText xml:space="preserve">bonds </w:delText>
        </w:r>
      </w:del>
      <w:r>
        <w:rPr>
          <w:rFonts w:ascii="Times New Roman" w:eastAsia="Times New Roman" w:hAnsi="Times New Roman" w:cs="Times New Roman"/>
          <w:sz w:val="24"/>
          <w:szCs w:val="24"/>
        </w:rPr>
        <w:t xml:space="preserve">in possible fitness valleys. The difference between the results obtained for pairs I-II and I-III (Figs. 3 and 4, respectively) can be interpreted as two different fitness valleys: one connecting variant group I to group II and another connecting I to III. For sequences sampled from groups II and III, no significant epistatic links are found, indicating the absence of a direct passage between them. The results we </w:t>
      </w:r>
      <w:r>
        <w:rPr>
          <w:rFonts w:ascii="Times New Roman" w:eastAsia="Times New Roman" w:hAnsi="Times New Roman" w:cs="Times New Roman"/>
          <w:sz w:val="24"/>
          <w:szCs w:val="24"/>
        </w:rPr>
        <w:lastRenderedPageBreak/>
        <w:t>obtain are consistent with the existence of several fitness valleys connecting large groups of virus variants.</w:t>
      </w:r>
    </w:p>
    <w:p w14:paraId="45922B5D" w14:textId="732303B6" w:rsidR="0087149A" w:rsidRDefault="0076272C">
      <w:pPr>
        <w:spacing w:after="0" w:line="360" w:lineRule="auto"/>
        <w:ind w:firstLine="709"/>
        <w:jc w:val="both"/>
        <w:rPr>
          <w:ins w:id="851" w:author="Автор" w:date="2026-03-17T14:29: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 Dataset 2, the same procedure was repeated for 12,000 sequences from NCBI Virus database labeled </w:t>
      </w:r>
      <w:ins w:id="852" w:author="Автор" w:date="2026-03-17T14:25:00Z">
        <w:r w:rsidR="0078018E">
          <w:rPr>
            <w:rFonts w:ascii="Times New Roman" w:eastAsia="Times New Roman" w:hAnsi="Times New Roman" w:cs="Times New Roman"/>
            <w:sz w:val="24"/>
            <w:szCs w:val="24"/>
          </w:rPr>
          <w:t xml:space="preserve">either </w:t>
        </w:r>
      </w:ins>
      <w:r>
        <w:rPr>
          <w:rFonts w:ascii="Times New Roman" w:eastAsia="Times New Roman" w:hAnsi="Times New Roman" w:cs="Times New Roman"/>
          <w:sz w:val="24"/>
          <w:szCs w:val="24"/>
        </w:rPr>
        <w:t xml:space="preserve">B.1 </w:t>
      </w:r>
      <w:del w:id="853" w:author="Автор" w:date="2026-03-17T14:25:00Z">
        <w:r w:rsidDel="0078018E">
          <w:rPr>
            <w:rFonts w:ascii="Times New Roman" w:eastAsia="Times New Roman" w:hAnsi="Times New Roman" w:cs="Times New Roman"/>
            <w:sz w:val="24"/>
            <w:szCs w:val="24"/>
          </w:rPr>
          <w:delText xml:space="preserve">and </w:delText>
        </w:r>
      </w:del>
      <w:ins w:id="854" w:author="Автор" w:date="2026-03-17T14:25:00Z">
        <w:r w:rsidR="0078018E">
          <w:rPr>
            <w:rFonts w:ascii="Times New Roman" w:eastAsia="Times New Roman" w:hAnsi="Times New Roman" w:cs="Times New Roman"/>
            <w:sz w:val="24"/>
            <w:szCs w:val="24"/>
          </w:rPr>
          <w:t xml:space="preserve">or </w:t>
        </w:r>
      </w:ins>
      <w:r>
        <w:rPr>
          <w:rFonts w:ascii="Times New Roman" w:eastAsia="Times New Roman" w:hAnsi="Times New Roman" w:cs="Times New Roman"/>
          <w:sz w:val="24"/>
          <w:szCs w:val="24"/>
        </w:rPr>
        <w:t xml:space="preserve">B.1.1.7 (Alpha), </w:t>
      </w:r>
      <w:del w:id="855" w:author="Автор" w:date="2026-03-17T14:26:00Z">
        <w:r w:rsidDel="0078018E">
          <w:rPr>
            <w:rFonts w:ascii="Times New Roman" w:eastAsia="Times New Roman" w:hAnsi="Times New Roman" w:cs="Times New Roman"/>
            <w:sz w:val="24"/>
            <w:szCs w:val="24"/>
          </w:rPr>
          <w:delText>in equal numbers</w:delText>
        </w:r>
      </w:del>
      <w:ins w:id="856" w:author="Автор" w:date="2026-03-17T14:26:00Z">
        <w:r w:rsidR="0078018E">
          <w:rPr>
            <w:rFonts w:ascii="Times New Roman" w:eastAsia="Times New Roman" w:hAnsi="Times New Roman" w:cs="Times New Roman"/>
            <w:sz w:val="24"/>
            <w:szCs w:val="24"/>
          </w:rPr>
          <w:t>6000</w:t>
        </w:r>
      </w:ins>
      <w:r>
        <w:rPr>
          <w:rFonts w:ascii="Times New Roman" w:eastAsia="Times New Roman" w:hAnsi="Times New Roman" w:cs="Times New Roman"/>
          <w:sz w:val="24"/>
          <w:szCs w:val="24"/>
        </w:rPr>
        <w:t xml:space="preserve"> for each</w:t>
      </w:r>
      <w:ins w:id="857" w:author="Автор" w:date="2026-03-17T14:26:00Z">
        <w:r w:rsidR="0078018E">
          <w:rPr>
            <w:rFonts w:ascii="Times New Roman" w:eastAsia="Times New Roman" w:hAnsi="Times New Roman" w:cs="Times New Roman"/>
            <w:sz w:val="24"/>
            <w:szCs w:val="24"/>
          </w:rPr>
          <w:t xml:space="preserve"> strain</w:t>
        </w:r>
      </w:ins>
      <w:del w:id="858" w:author="Автор" w:date="2026-03-17T14:25:00Z">
        <w:r w:rsidDel="0078018E">
          <w:rPr>
            <w:rFonts w:ascii="Times New Roman" w:eastAsia="Times New Roman" w:hAnsi="Times New Roman" w:cs="Times New Roman"/>
            <w:sz w:val="24"/>
            <w:szCs w:val="24"/>
          </w:rPr>
          <w:delText xml:space="preserve"> label</w:delText>
        </w:r>
      </w:del>
      <w:r>
        <w:rPr>
          <w:rFonts w:ascii="Times New Roman" w:eastAsia="Times New Roman" w:hAnsi="Times New Roman" w:cs="Times New Roman"/>
          <w:sz w:val="24"/>
          <w:szCs w:val="24"/>
        </w:rPr>
        <w:t xml:space="preserve">. </w:t>
      </w:r>
      <w:ins w:id="859" w:author="Автор" w:date="2026-03-17T14:26:00Z">
        <w:r w:rsidR="0078018E">
          <w:rPr>
            <w:rFonts w:ascii="Times New Roman" w:eastAsia="Times New Roman" w:hAnsi="Times New Roman" w:cs="Times New Roman"/>
            <w:sz w:val="24"/>
            <w:szCs w:val="24"/>
          </w:rPr>
          <w:t>Geography</w:t>
        </w:r>
      </w:ins>
      <w:ins w:id="860" w:author="Автор" w:date="2026-03-17T14:27:00Z">
        <w:r w:rsidR="003141A2">
          <w:rPr>
            <w:rFonts w:ascii="Times New Roman" w:eastAsia="Times New Roman" w:hAnsi="Times New Roman" w:cs="Times New Roman"/>
            <w:sz w:val="24"/>
            <w:szCs w:val="24"/>
          </w:rPr>
          <w:t xml:space="preserve"> and </w:t>
        </w:r>
      </w:ins>
      <w:ins w:id="861" w:author="Автор" w:date="2026-03-17T14:28:00Z">
        <w:r w:rsidR="003141A2">
          <w:rPr>
            <w:rFonts w:ascii="Times New Roman" w:eastAsia="Times New Roman" w:hAnsi="Times New Roman" w:cs="Times New Roman"/>
            <w:sz w:val="24"/>
            <w:szCs w:val="24"/>
          </w:rPr>
          <w:t xml:space="preserve">sampling time </w:t>
        </w:r>
      </w:ins>
      <w:proofErr w:type="gramStart"/>
      <w:ins w:id="862" w:author="Автор" w:date="2026-03-17T14:26:00Z">
        <w:r w:rsidR="0078018E">
          <w:rPr>
            <w:rFonts w:ascii="Times New Roman" w:eastAsia="Times New Roman" w:hAnsi="Times New Roman" w:cs="Times New Roman"/>
            <w:sz w:val="24"/>
            <w:szCs w:val="24"/>
          </w:rPr>
          <w:t>was</w:t>
        </w:r>
        <w:proofErr w:type="gramEnd"/>
        <w:r w:rsidR="0078018E">
          <w:rPr>
            <w:rFonts w:ascii="Times New Roman" w:eastAsia="Times New Roman" w:hAnsi="Times New Roman" w:cs="Times New Roman"/>
            <w:sz w:val="24"/>
            <w:szCs w:val="24"/>
          </w:rPr>
          <w:t xml:space="preserve"> ignored. </w:t>
        </w:r>
      </w:ins>
      <w:r>
        <w:rPr>
          <w:rFonts w:ascii="Times New Roman" w:eastAsia="Times New Roman" w:hAnsi="Times New Roman" w:cs="Times New Roman"/>
          <w:sz w:val="24"/>
          <w:szCs w:val="24"/>
        </w:rPr>
        <w:t xml:space="preserve">In Dataset 3, we used 20,000 random sequences from the NCBI Virus database for the </w:t>
      </w:r>
      <w:ins w:id="863" w:author="Автор" w:date="2026-03-17T14:28:00Z">
        <w:r w:rsidR="003141A2">
          <w:rPr>
            <w:rFonts w:ascii="Times New Roman" w:eastAsia="Times New Roman" w:hAnsi="Times New Roman" w:cs="Times New Roman"/>
            <w:sz w:val="24"/>
            <w:szCs w:val="24"/>
          </w:rPr>
          <w:t xml:space="preserve">same </w:t>
        </w:r>
      </w:ins>
      <w:r>
        <w:rPr>
          <w:rFonts w:ascii="Times New Roman" w:eastAsia="Times New Roman" w:hAnsi="Times New Roman" w:cs="Times New Roman"/>
          <w:sz w:val="24"/>
          <w:szCs w:val="24"/>
        </w:rPr>
        <w:t>period</w:t>
      </w:r>
      <w:ins w:id="864" w:author="Автор" w:date="2026-03-17T14:28:00Z">
        <w:r w:rsidR="003141A2">
          <w:rPr>
            <w:rFonts w:ascii="Times New Roman" w:eastAsia="Times New Roman" w:hAnsi="Times New Roman" w:cs="Times New Roman"/>
            <w:sz w:val="24"/>
            <w:szCs w:val="24"/>
          </w:rPr>
          <w:t xml:space="preserve"> of one year as Dataset 1,</w:t>
        </w:r>
      </w:ins>
      <w:r>
        <w:rPr>
          <w:rFonts w:ascii="Times New Roman" w:eastAsia="Times New Roman" w:hAnsi="Times New Roman" w:cs="Times New Roman"/>
          <w:sz w:val="24"/>
          <w:szCs w:val="24"/>
        </w:rPr>
        <w:t xml:space="preserve"> from 09/24/2020 to 09/25/2021. The results for Datasets 2 and 3 are presented in </w:t>
      </w:r>
      <w:r>
        <w:rPr>
          <w:rFonts w:ascii="Times New Roman" w:eastAsia="Times New Roman" w:hAnsi="Times New Roman" w:cs="Times New Roman"/>
          <w:i/>
          <w:sz w:val="24"/>
          <w:szCs w:val="24"/>
        </w:rPr>
        <w:t>Supplement</w:t>
      </w:r>
      <w:r>
        <w:rPr>
          <w:rFonts w:ascii="Times New Roman" w:eastAsia="Times New Roman" w:hAnsi="Times New Roman" w:cs="Times New Roman"/>
          <w:sz w:val="24"/>
          <w:szCs w:val="24"/>
        </w:rPr>
        <w:t xml:space="preserve"> (Figs. S6 and S7). Unlike the case with Dataset 1, mutational spectra obtained for Datasets 2 and 3 do not have a clear separation into distinct sequence groups and are not consistent with fitness valleys. Overall, these results emphasize the importance of equal sampling from world regions </w:t>
      </w:r>
      <w:ins w:id="865" w:author="Автор" w:date="2026-03-17T14:29:00Z">
        <w:r w:rsidR="003141A2">
          <w:rPr>
            <w:rFonts w:ascii="Times New Roman" w:eastAsia="Times New Roman" w:hAnsi="Times New Roman" w:cs="Times New Roman"/>
            <w:sz w:val="24"/>
            <w:szCs w:val="24"/>
          </w:rPr>
          <w:t>(</w:t>
        </w:r>
      </w:ins>
      <w:r>
        <w:rPr>
          <w:rFonts w:ascii="Times New Roman" w:eastAsia="Times New Roman" w:hAnsi="Times New Roman" w:cs="Times New Roman"/>
          <w:sz w:val="24"/>
          <w:szCs w:val="24"/>
        </w:rPr>
        <w:t>present in Dataset 1 but not Datasets 2 and 3</w:t>
      </w:r>
      <w:ins w:id="866" w:author="Автор" w:date="2026-03-17T14:29:00Z">
        <w:r w:rsidR="003141A2">
          <w:rPr>
            <w:rFonts w:ascii="Times New Roman" w:eastAsia="Times New Roman" w:hAnsi="Times New Roman" w:cs="Times New Roman"/>
            <w:sz w:val="24"/>
            <w:szCs w:val="24"/>
          </w:rPr>
          <w:t>)</w:t>
        </w:r>
      </w:ins>
      <w:r>
        <w:rPr>
          <w:rFonts w:ascii="Times New Roman" w:eastAsia="Times New Roman" w:hAnsi="Times New Roman" w:cs="Times New Roman"/>
          <w:sz w:val="24"/>
          <w:szCs w:val="24"/>
        </w:rPr>
        <w:t>.</w:t>
      </w:r>
    </w:p>
    <w:p w14:paraId="215261D1" w14:textId="77777777" w:rsidR="003141A2" w:rsidRDefault="003141A2">
      <w:pPr>
        <w:spacing w:after="0" w:line="360" w:lineRule="auto"/>
        <w:ind w:firstLine="709"/>
        <w:jc w:val="both"/>
        <w:rPr>
          <w:ins w:id="867" w:author="Автор" w:date="2025-12-03T00:12:00Z"/>
          <w:rFonts w:ascii="Times New Roman" w:eastAsia="Times New Roman" w:hAnsi="Times New Roman" w:cs="Times New Roman"/>
          <w:sz w:val="24"/>
          <w:szCs w:val="24"/>
        </w:rPr>
      </w:pPr>
    </w:p>
    <w:p w14:paraId="4BA7A3C2" w14:textId="77777777" w:rsidR="00AC30E2" w:rsidRPr="0076272C" w:rsidRDefault="00AC30E2" w:rsidP="00AC30E2">
      <w:pPr>
        <w:jc w:val="center"/>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DISCUSSION</w:t>
      </w:r>
    </w:p>
    <w:p w14:paraId="7942178C" w14:textId="77777777" w:rsidR="00AC30E2" w:rsidRDefault="00AC30E2" w:rsidP="00AC30E2">
      <w:pPr>
        <w:jc w:val="center"/>
        <w:rPr>
          <w:rFonts w:ascii="Times New Roman" w:eastAsia="Times New Roman" w:hAnsi="Times New Roman" w:cs="Times New Roman"/>
          <w:sz w:val="24"/>
          <w:szCs w:val="24"/>
        </w:rPr>
      </w:pPr>
    </w:p>
    <w:p w14:paraId="778E6066" w14:textId="77777777" w:rsidR="00AC30E2" w:rsidRDefault="00AC30E2" w:rsidP="00AC30E2">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367786AC"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The fitness valley effect was previously observed or inferred for various viruses, including HIV </w: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cj48UmVjTnVtPjMzPC9SZWNOdW0+PERpc3BsYXlUZXh0Pls0MCwgNDFdPC9EaXNwbGF5VGV4dD48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[40, 41]</w:t>
      </w:r>
      <w:r w:rsidR="00EF6A49">
        <w:rPr>
          <w:rFonts w:ascii="Times New Roman" w:hAnsi="Times New Roman" w:cs="Times New Roman"/>
          <w:sz w:val="24"/>
          <w:szCs w:val="24"/>
          <w:lang w:val="en-US" w:bidi="en-US"/>
        </w:rPr>
        <w:fldChar w:fldCharType="end"/>
      </w:r>
      <w:r w:rsidRPr="00D97F8B">
        <w:rPr>
          <w:rFonts w:ascii="Times New Roman" w:hAnsi="Times New Roman" w:cs="Times New Roman"/>
          <w:sz w:val="24"/>
          <w:szCs w:val="24"/>
          <w:lang w:val="en-US" w:bidi="en-US"/>
        </w:rPr>
        <w:t xml:space="preserve"> and influenza </w: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dGxlPlBMb1MgUGF0aG9nPC9zZWNvbmRhcnktdGl0bGU+PC90aXRsZXM+PHBhZ2VzPmUxMDA5NjY5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[37-39]</w:t>
      </w:r>
      <w:r w:rsidR="00EF6A49">
        <w:rPr>
          <w:rFonts w:ascii="Times New Roman" w:hAnsi="Times New Roman" w:cs="Times New Roman"/>
          <w:sz w:val="24"/>
          <w:szCs w:val="24"/>
          <w:lang w:val="en-US" w:bidi="en-US"/>
        </w:rPr>
        <w:fldChar w:fldCharType="end"/>
      </w:r>
      <w:ins w:id="868" w:author="Автор" w:date="2025-12-09T12:37:00Z">
        <w:del w:id="869" w:author="Автор" w:date="2025-12-15T14:11:00Z">
          <w:r w:rsidR="00832F25" w:rsidRPr="00832F25" w:rsidDel="002A2D9A">
            <w:rPr>
              <w:rFonts w:ascii="Times New Roman" w:hAnsi="Times New Roman" w:cs="Times New Roman"/>
              <w:sz w:val="24"/>
              <w:szCs w:val="24"/>
              <w:lang w:val="en-US" w:bidi="en-US"/>
            </w:rPr>
            <w:delText>Pedruzzi, 2021 #108}</w:delText>
          </w:r>
        </w:del>
      </w:ins>
      <w:del w:id="870" w:author="Автор" w:date="2025-12-09T12:37:00Z">
        <w:r w:rsidR="00832F25" w:rsidDel="00832F25">
          <w:rPr>
            <w:rFonts w:ascii="Times New Roman" w:hAnsi="Times New Roman" w:cs="Times New Roman"/>
            <w:sz w:val="24"/>
            <w:szCs w:val="24"/>
            <w:lang w:val="en-US" w:bidi="en-US"/>
          </w:rPr>
          <w:delText>Pedruzzi, 2021 #214}</w:delText>
        </w:r>
      </w:del>
      <w:r w:rsidRPr="00D97F8B">
        <w:rPr>
          <w:rFonts w:ascii="Times New Roman" w:hAnsi="Times New Roman" w:cs="Times New Roman"/>
          <w:sz w:val="24"/>
          <w:szCs w:val="24"/>
          <w:lang w:val="en-US" w:bidi="en-US"/>
        </w:rPr>
        <w:t>,</w:t>
      </w:r>
      <w:r>
        <w:rPr>
          <w:rFonts w:ascii="Times New Roman" w:eastAsia="Times New Roman" w:hAnsi="Times New Roman" w:cs="Times New Roman"/>
          <w:sz w:val="24"/>
          <w:szCs w:val="24"/>
        </w:rPr>
        <w:t xml:space="preserve"> and studied using mathematical models </w: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aXRsZXM+PHBhZ2VzPmUxMDA5NjY5PC9wYWdlcz48dm9sdW1lPjE3PC92b2x1bWU+PG51bWJlcj42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=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[8, 39]</w:t>
      </w:r>
      <w:r w:rsidR="00EF6A49">
        <w:rPr>
          <w:rFonts w:ascii="Times New Roman" w:hAnsi="Times New Roman" w:cs="Times New Roman"/>
          <w:sz w:val="24"/>
          <w:szCs w:val="24"/>
          <w:lang w:val="en-US" w:bidi="en-US"/>
        </w:rPr>
        <w:fldChar w:fldCharType="end"/>
      </w:r>
      <w:ins w:id="871" w:author="Автор" w:date="2025-12-15T14:12:00Z">
        <w:r w:rsidR="00E0129D">
          <w:rPr>
            <w:rFonts w:ascii="Times New Roman" w:hAnsi="Times New Roman" w:cs="Times New Roman"/>
            <w:sz w:val="24"/>
            <w:szCs w:val="24"/>
            <w:lang w:val="en-US" w:bidi="en-US"/>
          </w:rPr>
          <w:t xml:space="preserve">. </w:t>
        </w:r>
      </w:ins>
      <w:ins w:id="872" w:author="Автор" w:date="2025-12-09T12:38:00Z">
        <w:del w:id="873" w:author="Автор" w:date="2025-12-15T14:11:00Z">
          <w:r w:rsidR="00862383" w:rsidRPr="00832F25" w:rsidDel="00E0129D">
            <w:rPr>
              <w:rFonts w:ascii="Times New Roman" w:hAnsi="Times New Roman" w:cs="Times New Roman"/>
              <w:sz w:val="24"/>
              <w:szCs w:val="24"/>
              <w:lang w:val="en-US" w:bidi="en-US"/>
            </w:rPr>
            <w:delText>Pedruzzi, 2021 #108</w:delText>
          </w:r>
        </w:del>
      </w:ins>
      <w:del w:id="874" w:author="Автор" w:date="2025-12-15T14:11:00Z">
        <w:r w:rsidR="00862383" w:rsidDel="00E0129D">
          <w:rPr>
            <w:rFonts w:ascii="Times New Roman" w:hAnsi="Times New Roman" w:cs="Times New Roman"/>
            <w:sz w:val="24"/>
            <w:szCs w:val="24"/>
            <w:lang w:val="en-US" w:bidi="en-US"/>
          </w:rPr>
          <w:delText>Pedruzzi, 2021 #214}</w:delText>
        </w:r>
        <w:r w:rsidDel="00E0129D">
          <w:rPr>
            <w:rFonts w:ascii="Times New Roman" w:eastAsia="Times New Roman" w:hAnsi="Times New Roman" w:cs="Times New Roman"/>
            <w:sz w:val="24"/>
            <w:szCs w:val="24"/>
          </w:rPr>
          <w:delText xml:space="preserve">. </w:delText>
        </w:r>
      </w:del>
      <w:r>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4207E44B" w14:textId="4219BB65" w:rsidR="00AC30E2" w:rsidRDefault="00AC30E2" w:rsidP="00AC30E2">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 </w:instrText>
      </w:r>
      <w:r w:rsidR="00EF6A49">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UmVjTnVtPjUzMDwvUmVjTnVtPjxEaXNwbGF5VGV4dD5bNDIsIDQzXTwvRGlzcGxheVRleHQ+PHJl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EF6A49">
        <w:rPr>
          <w:rFonts w:ascii="Times New Roman" w:hAnsi="Times New Roman" w:cs="Times New Roman"/>
          <w:sz w:val="24"/>
          <w:szCs w:val="24"/>
          <w:lang w:val="en-US" w:bidi="en-US"/>
        </w:rPr>
        <w:instrText xml:space="preserve"> ADDIN EN.CITE.DATA </w:instrText>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end"/>
      </w:r>
      <w:r w:rsidR="00EF6A49">
        <w:rPr>
          <w:rFonts w:ascii="Times New Roman" w:hAnsi="Times New Roman" w:cs="Times New Roman"/>
          <w:sz w:val="24"/>
          <w:szCs w:val="24"/>
          <w:lang w:val="en-US" w:bidi="en-US"/>
        </w:rPr>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[42, 43]</w:t>
      </w:r>
      <w:r w:rsidR="00EF6A49">
        <w:rPr>
          <w:rFonts w:ascii="Times New Roman" w:hAnsi="Times New Roman" w:cs="Times New Roman"/>
          <w:sz w:val="24"/>
          <w:szCs w:val="24"/>
          <w:lang w:val="en-US" w:bidi="en-US"/>
        </w:rPr>
        <w:fldChar w:fldCharType="end"/>
      </w:r>
      <w:del w:id="875" w:author="Автор" w:date="2025-12-15T14:12:00Z">
        <w:r w:rsidR="00F53701" w:rsidDel="00E0129D">
          <w:rPr>
            <w:rFonts w:ascii="Times New Roman" w:hAnsi="Times New Roman" w:cs="Times New Roman"/>
            <w:sz w:val="24"/>
            <w:szCs w:val="24"/>
            <w:lang w:val="en-US" w:bidi="en-US"/>
          </w:rPr>
          <w:delText>Batorsky, 2014 #111}</w:delText>
        </w:r>
      </w:del>
      <w:del w:id="876" w:author="Автор" w:date="2025-12-09T12:38:00Z">
        <w:r w:rsidR="00862383" w:rsidDel="00862383">
          <w:rPr>
            <w:rFonts w:ascii="Times New Roman" w:hAnsi="Times New Roman" w:cs="Times New Roman"/>
            <w:sz w:val="24"/>
            <w:szCs w:val="24"/>
            <w:lang w:val="en-US" w:bidi="en-US"/>
          </w:rPr>
          <w:delText>Batorsky, 2014 #170}</w:delText>
        </w:r>
      </w:del>
      <w:r>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[5]</w:t>
      </w:r>
      <w:r w:rsidR="00EF6A49">
        <w:rPr>
          <w:rFonts w:ascii="Times New Roman" w:hAnsi="Times New Roman" w:cs="Times New Roman"/>
          <w:sz w:val="24"/>
          <w:szCs w:val="24"/>
          <w:lang w:val="en-US" w:bidi="en-US"/>
        </w:rPr>
        <w:fldChar w:fldCharType="end"/>
      </w:r>
      <w:del w:id="877" w:author="Автор" w:date="2025-12-15T14:13:00Z">
        <w:r w:rsidR="00862383" w:rsidDel="002A2B25">
          <w:rPr>
            <w:rFonts w:ascii="Times New Roman" w:hAnsi="Times New Roman" w:cs="Times New Roman"/>
            <w:sz w:val="24"/>
            <w:szCs w:val="24"/>
            <w:lang w:val="en-US" w:bidi="en-US"/>
          </w:rPr>
          <w:delText>{Levin, 2000 #92}</w:delText>
        </w:r>
      </w:del>
      <w:r w:rsidRPr="000E54DD">
        <w:rPr>
          <w:rFonts w:ascii="Times New Roman" w:hAnsi="Times New Roman" w:cs="Times New Roman"/>
          <w:sz w:val="24"/>
          <w:szCs w:val="24"/>
          <w:lang w:val="en-US" w:bidi="en-US"/>
        </w:rPr>
        <w:t>.</w:t>
      </w:r>
      <w:r>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EF6A49">
        <w:rPr>
          <w:rFonts w:ascii="Times New Roman" w:hAnsi="Times New Roman" w:cs="Times New Roman"/>
          <w:sz w:val="24"/>
          <w:szCs w:val="24"/>
          <w:lang w:val="en-US" w:bidi="en-US"/>
        </w:rPr>
        <w:fldChar w:fldCharType="begin"/>
      </w:r>
      <w:r w:rsidR="00EF6A49">
        <w:rPr>
          <w:rFonts w:ascii="Times New Roman" w:hAnsi="Times New Roman" w:cs="Times New Roman"/>
          <w:sz w:val="24"/>
          <w:szCs w:val="24"/>
          <w:lang w:val="en-US" w:bidi="en-US"/>
        </w:rPr>
        <w:instrText xml:space="preserve"> ADDIN EN.CITE &lt;EndNote&gt;&lt;Cite&gt;&lt;Author&gt;Smith&lt;/Author&gt;&lt;Year&gt;2023&lt;/Year&gt;&lt;RecNum&gt;1459&lt;/RecNum&gt;&lt;DisplayText&gt;[44]&lt;/DisplayText&gt;&lt;record&gt;&lt;rec-number&gt;1459&lt;/rec-number&gt;&lt;foreign-keys&gt;&lt;key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EF6A49">
        <w:rPr>
          <w:rFonts w:ascii="Times New Roman" w:hAnsi="Times New Roman" w:cs="Times New Roman"/>
          <w:sz w:val="24"/>
          <w:szCs w:val="24"/>
          <w:lang w:val="en-US" w:bidi="en-US"/>
        </w:rPr>
        <w:fldChar w:fldCharType="separate"/>
      </w:r>
      <w:r w:rsidR="00EF6A49">
        <w:rPr>
          <w:rFonts w:ascii="Times New Roman" w:hAnsi="Times New Roman" w:cs="Times New Roman"/>
          <w:noProof/>
          <w:sz w:val="24"/>
          <w:szCs w:val="24"/>
          <w:lang w:val="en-US" w:bidi="en-US"/>
        </w:rPr>
        <w:t>[44]</w:t>
      </w:r>
      <w:r w:rsidR="00EF6A49">
        <w:rPr>
          <w:rFonts w:ascii="Times New Roman" w:hAnsi="Times New Roman" w:cs="Times New Roman"/>
          <w:sz w:val="24"/>
          <w:szCs w:val="24"/>
          <w:lang w:val="en-US" w:bidi="en-US"/>
        </w:rPr>
        <w:fldChar w:fldCharType="end"/>
      </w:r>
      <w:del w:id="878" w:author="Автор" w:date="2025-12-15T14:13:00Z">
        <w:r w:rsidR="00F53701" w:rsidDel="00D45393">
          <w:rPr>
            <w:rFonts w:ascii="Times New Roman" w:hAnsi="Times New Roman" w:cs="Times New Roman"/>
            <w:sz w:val="24"/>
            <w:szCs w:val="24"/>
            <w:lang w:val="en-US" w:bidi="en-US"/>
          </w:rPr>
          <w:delText>{Smith, 2023 #36}</w:delText>
        </w:r>
      </w:del>
      <w:r w:rsidRPr="00D97F8B">
        <w:rPr>
          <w:rFonts w:ascii="Times New Roman" w:hAnsi="Times New Roman" w:cs="Times New Roman"/>
          <w:sz w:val="24"/>
          <w:szCs w:val="24"/>
          <w:lang w:val="en-US" w:bidi="en-US"/>
        </w:rPr>
        <w:t xml:space="preserve">. </w:t>
      </w:r>
      <w:r>
        <w:rPr>
          <w:rFonts w:ascii="Times New Roman" w:eastAsia="Times New Roman" w:hAnsi="Times New Roman" w:cs="Times New Roman"/>
          <w:sz w:val="24"/>
          <w:szCs w:val="24"/>
        </w:rPr>
        <w:t xml:space="preserve">However, under certain conditions, a fitness valley could also be crossed in the general population, in direct patient-to-patient transmission. </w:t>
      </w:r>
    </w:p>
    <w:p w14:paraId="13965752" w14:textId="55599AAB" w:rsidR="0087149A" w:rsidRDefault="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rPr>
        <w:lastRenderedPageBreak/>
        <w:drawing>
          <wp:inline distT="0" distB="0" distL="0" distR="0" wp14:anchorId="698F8249" wp14:editId="41862780">
            <wp:extent cx="5445570" cy="5594042"/>
            <wp:effectExtent l="0" t="0" r="0"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445570" cy="5594042"/>
                    </a:xfrm>
                    <a:prstGeom prst="rect">
                      <a:avLst/>
                    </a:prstGeom>
                    <a:ln/>
                  </pic:spPr>
                </pic:pic>
              </a:graphicData>
            </a:graphic>
          </wp:inline>
        </w:drawing>
      </w:r>
    </w:p>
    <w:p w14:paraId="09A091AD" w14:textId="5754923D" w:rsidR="0087149A" w:rsidRDefault="0087149A" w:rsidP="00AC30E2">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00145C1" w14:textId="77777777" w:rsidR="0087149A"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color w:val="000000"/>
          <w:sz w:val="20"/>
          <w:szCs w:val="20"/>
        </w:rPr>
        <w:t xml:space="preserve">Figure 4. Epistatic interactions for SARS-CoV-2 genome predicted for Dataset 1 between groups I and III in Fig. 2. </w:t>
      </w:r>
      <w:r>
        <w:rPr>
          <w:rFonts w:ascii="Times New Roman" w:eastAsia="Times New Roman" w:hAnsi="Times New Roman" w:cs="Times New Roman"/>
          <w:color w:val="000000"/>
          <w:sz w:val="20"/>
          <w:szCs w:val="20"/>
        </w:rPr>
        <w:t>Notation as in Fig. 3.</w:t>
      </w:r>
      <w:r>
        <w:rPr>
          <w:rFonts w:ascii="Times New Roman" w:eastAsia="Times New Roman" w:hAnsi="Times New Roman" w:cs="Times New Roman"/>
          <w:b/>
          <w:color w:val="000000"/>
          <w:sz w:val="20"/>
          <w:szCs w:val="20"/>
        </w:rPr>
        <w:t xml:space="preserve"> </w:t>
      </w:r>
      <w:r>
        <w:rPr>
          <w:rFonts w:ascii="Times New Roman" w:eastAsia="Times New Roman" w:hAnsi="Times New Roman" w:cs="Times New Roman"/>
          <w:color w:val="000000"/>
          <w:sz w:val="20"/>
          <w:szCs w:val="20"/>
        </w:rPr>
        <w:t xml:space="preserve">A variant of the diagram prepared without sequences around the peak centered at 90 in Fig. 2 is in Figure S5. The list of interacting pairs is in </w:t>
      </w:r>
      <w:r>
        <w:rPr>
          <w:rFonts w:ascii="Times New Roman" w:eastAsia="Times New Roman" w:hAnsi="Times New Roman" w:cs="Times New Roman"/>
          <w:i/>
          <w:color w:val="000000"/>
          <w:sz w:val="20"/>
          <w:szCs w:val="20"/>
        </w:rPr>
        <w:t>Supplementary Text S2</w:t>
      </w:r>
      <w:r>
        <w:rPr>
          <w:rFonts w:ascii="Times New Roman" w:eastAsia="Times New Roman" w:hAnsi="Times New Roman" w:cs="Times New Roman"/>
          <w:color w:val="000000"/>
          <w:sz w:val="20"/>
          <w:szCs w:val="20"/>
        </w:rPr>
        <w:t>.</w:t>
      </w:r>
    </w:p>
    <w:p w14:paraId="7BDDE7E2" w14:textId="77777777" w:rsidR="0087149A"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sz w:val="20"/>
          <w:szCs w:val="20"/>
        </w:rPr>
      </w:pPr>
    </w:p>
    <w:p w14:paraId="17400342" w14:textId="630E8021" w:rsidR="0087149A"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fates of alleles at different loci are linked due to common phylogeny unless separated by recombination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&lt;EndNote&gt;&lt;Cite&gt;&lt;Author&gt;Rouzine&lt;/Author&gt;&lt;Year&gt;2020&lt;/Year&gt;&lt;RecNum&gt;1036&lt;/RecNum&gt;&lt;DisplayText&gt;[45, 46]&lt;/DisplayText&gt;&lt;record&gt;&lt;rec-number&gt;1036&lt;/rec-number&gt;&lt;foreign-keys&gt;&lt;key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[45, 46]</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These models, based on traveling-wave technique, have been successfully applied to rapidly</w:t>
      </w:r>
      <w:r w:rsidR="00B310A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evolving viruses, such as HIV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&lt;EndNote&gt;&lt;Cite&gt;&lt;Author&gt;Rouzine&lt;/Author&gt;&lt;Year&gt;2013&lt;/Year&gt;&lt;RecNum&gt;12&lt;/RecNum&gt;&lt;DisplayText&gt;[47]&lt;/DisplayText&gt;&lt;record&gt;&lt;rec-number&gt;12&lt;/rec-number&gt;&lt;foreign-keys&gt;&lt;key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[47]</w:t>
      </w:r>
      <w:r w:rsidR="00EF6A49">
        <w:rPr>
          <w:rFonts w:ascii="Times New Roman" w:hAnsi="Times New Roman" w:cs="Times New Roman"/>
          <w:bCs/>
          <w:sz w:val="24"/>
          <w:szCs w:val="24"/>
          <w:lang w:val="en-US"/>
        </w:rPr>
        <w:fldChar w:fldCharType="end"/>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and influenza </w: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[48-50]</w:t>
      </w:r>
      <w:r w:rsidR="00EF6A49">
        <w:rPr>
          <w:rFonts w:ascii="Times New Roman" w:hAnsi="Times New Roman" w:cs="Times New Roman"/>
          <w:bCs/>
          <w:sz w:val="24"/>
          <w:szCs w:val="24"/>
          <w:lang w:val="en-US"/>
        </w:rPr>
        <w:fldChar w:fldCharType="end"/>
      </w:r>
      <w:r w:rsidR="00B310A3" w:rsidRPr="00B310A3">
        <w:rPr>
          <w:rFonts w:ascii="Times New Roman" w:hAnsi="Times New Roman" w:cs="Times New Roman"/>
          <w:bCs/>
          <w:sz w:val="24"/>
          <w:szCs w:val="24"/>
          <w:lang w:val="en-US"/>
        </w:rPr>
        <w:t xml:space="preserve"> </w:t>
      </w:r>
      <w:r w:rsidR="00620645" w:rsidRPr="00620645">
        <w:rPr>
          <w:rFonts w:ascii="Times New Roman" w:hAnsi="Times New Roman" w:cs="Times New Roman"/>
          <w:bCs/>
          <w:sz w:val="24"/>
          <w:szCs w:val="24"/>
          <w:lang w:val="en-US"/>
        </w:rPr>
        <w:t>}</w:t>
      </w:r>
      <w:r w:rsidR="00021C16">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Linkage effects include clonal interference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&lt;EndNote&gt;&lt;Cite&gt;&lt;Author&gt;Fisher&lt;/Author&gt;&lt;Year&gt;1930&lt;/Year&gt;&lt;RecNum&gt;225&lt;/RecNum&gt;&lt;DisplayText&gt;[33, 51]&lt;/DisplayText&gt;&lt;record&gt;&lt;rec-number&gt;225&lt;/rec-number&gt;&lt;foreign-keys&gt;&lt;key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[33, 51]</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background selection, genetic hitchhiking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&lt;EndNote&gt;&lt;Cite&gt;&lt;Author&gt;Rice&lt;/Author&gt;&lt;Year&gt;2004&lt;/Year&gt;&lt;RecNum&gt;518&lt;/RecNum&gt;&lt;DisplayText&gt;[52]&lt;/DisplayText&gt;&lt;record&gt;&lt;rec-number&gt;518&lt;/rec-number&gt;&lt;foreign-keys&gt;&lt;key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[52]</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 xml:space="preserve">, enhanced accumulation of deleterious </w:t>
      </w:r>
      <w:r w:rsidR="00862383">
        <w:rPr>
          <w:rFonts w:ascii="Times New Roman" w:eastAsia="Times New Roman" w:hAnsi="Times New Roman" w:cs="Times New Roman"/>
          <w:sz w:val="24"/>
          <w:szCs w:val="24"/>
        </w:rPr>
        <w:t xml:space="preserve">alleles </w:t>
      </w:r>
      <w:r>
        <w:rPr>
          <w:rFonts w:ascii="Times New Roman" w:eastAsia="Times New Roman" w:hAnsi="Times New Roman" w:cs="Times New Roman"/>
          <w:sz w:val="24"/>
          <w:szCs w:val="24"/>
        </w:rPr>
        <w:t xml:space="preserve">(Muller's ratchet) </w: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YXI+PFJlY051bT4xNTg2PC9SZWNOdW0+PERpc3BsYXlUZXh0Pls1MywgNTRdPC9EaXNwbGF5VGV4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[53, 54]</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and the increase of genetic drift at one locus due to selection at another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&lt;EndNote&gt;&lt;Cite&gt;&lt;Author&gt;Hill&lt;/Author&gt;&lt;Year&gt;1966&lt;/Year&gt;&lt;RecNum&gt;238&lt;/RecNum&gt;&lt;DisplayText&gt;[55]&lt;/DisplayText&gt;&lt;record&gt;&lt;rec-number&gt;238&lt;/rec-number&gt;&lt;foreign-keys&gt;&lt;key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[55]</w:t>
      </w:r>
      <w:r w:rsidR="00EF6A49">
        <w:rPr>
          <w:rFonts w:ascii="Times New Roman" w:hAnsi="Times New Roman" w:cs="Times New Roman"/>
          <w:bCs/>
          <w:sz w:val="24"/>
          <w:szCs w:val="24"/>
          <w:lang w:val="en-US"/>
        </w:rPr>
        <w:fldChar w:fldCharType="end"/>
      </w:r>
      <w:r w:rsidR="00021C16" w:rsidRPr="004A395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Multi-site adaptation has been analyzed analytically in various asexual models, with the result that </w:t>
      </w:r>
      <w:r w:rsidR="008A7F46">
        <w:rPr>
          <w:rFonts w:ascii="Times New Roman" w:eastAsia="Times New Roman" w:hAnsi="Times New Roman" w:cs="Times New Roman"/>
          <w:sz w:val="24"/>
          <w:szCs w:val="24"/>
        </w:rPr>
        <w:t>linkage effects</w:t>
      </w:r>
      <w:r>
        <w:rPr>
          <w:rFonts w:ascii="Times New Roman" w:eastAsia="Times New Roman" w:hAnsi="Times New Roman" w:cs="Times New Roman"/>
          <w:sz w:val="24"/>
          <w:szCs w:val="24"/>
        </w:rPr>
        <w:t xml:space="preserve"> </w:t>
      </w:r>
      <w:r w:rsidR="00E44E47">
        <w:rPr>
          <w:rFonts w:ascii="Times New Roman" w:eastAsia="Times New Roman" w:hAnsi="Times New Roman" w:cs="Times New Roman"/>
          <w:sz w:val="24"/>
          <w:szCs w:val="24"/>
        </w:rPr>
        <w:t xml:space="preserve">strongly </w:t>
      </w:r>
      <w:r>
        <w:rPr>
          <w:rFonts w:ascii="Times New Roman" w:eastAsia="Times New Roman" w:hAnsi="Times New Roman" w:cs="Times New Roman"/>
          <w:sz w:val="24"/>
          <w:szCs w:val="24"/>
        </w:rPr>
        <w:t xml:space="preserve">decrease </w:t>
      </w:r>
      <w:r w:rsidR="008A7F46">
        <w:rPr>
          <w:rFonts w:ascii="Times New Roman" w:eastAsia="Times New Roman" w:hAnsi="Times New Roman" w:cs="Times New Roman"/>
          <w:sz w:val="24"/>
          <w:szCs w:val="24"/>
        </w:rPr>
        <w:t xml:space="preserve">the </w:t>
      </w:r>
      <w:r w:rsidR="00E44E47">
        <w:rPr>
          <w:rFonts w:ascii="Times New Roman" w:eastAsia="Times New Roman" w:hAnsi="Times New Roman" w:cs="Times New Roman"/>
          <w:sz w:val="24"/>
          <w:szCs w:val="24"/>
        </w:rPr>
        <w:t xml:space="preserve">adaptation rate compared to the </w:t>
      </w:r>
      <w:r w:rsidR="008A7F46">
        <w:rPr>
          <w:rFonts w:ascii="Times New Roman" w:eastAsia="Times New Roman" w:hAnsi="Times New Roman" w:cs="Times New Roman"/>
          <w:sz w:val="24"/>
          <w:szCs w:val="24"/>
        </w:rPr>
        <w:t>limit of</w:t>
      </w:r>
      <w:r w:rsidR="00E44E47">
        <w:rPr>
          <w:rFonts w:ascii="Times New Roman" w:eastAsia="Times New Roman" w:hAnsi="Times New Roman" w:cs="Times New Roman"/>
          <w:sz w:val="24"/>
          <w:szCs w:val="24"/>
        </w:rPr>
        <w:t xml:space="preserve"> independently-evolving sites</w:t>
      </w:r>
      <w:r>
        <w:rPr>
          <w:rFonts w:ascii="Times New Roman" w:eastAsia="Times New Roman" w:hAnsi="Times New Roman" w:cs="Times New Roman"/>
          <w:sz w:val="24"/>
          <w:szCs w:val="24"/>
        </w:rPr>
        <w:t xml:space="preserve"> </w: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UmVjTnVtPjIyODwvUmVjTnVtPjxEaXNwbGF5VGV4dD5bNTQsIDU2LTU4XTwvRGlzcGxheVRleHQ+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[54, 56-58]</w:t>
      </w:r>
      <w:r w:rsidR="00EF6A49">
        <w:rPr>
          <w:rFonts w:ascii="Times New Roman" w:hAnsi="Times New Roman" w:cs="Times New Roman"/>
          <w:bCs/>
          <w:sz w:val="24"/>
          <w:szCs w:val="24"/>
          <w:lang w:val="en-US"/>
        </w:rPr>
        <w:fldChar w:fldCharType="end"/>
      </w:r>
      <w:r w:rsidR="003F2820">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w:t>
      </w:r>
      <w:r>
        <w:rPr>
          <w:rFonts w:ascii="Times New Roman" w:eastAsia="Times New Roman" w:hAnsi="Times New Roman" w:cs="Times New Roman"/>
          <w:sz w:val="24"/>
          <w:szCs w:val="24"/>
        </w:rPr>
        <w:lastRenderedPageBreak/>
        <w:t xml:space="preserve">tree, which is a serious obstacle to the detection of epistatic interactions in genetic data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[32]</w:t>
      </w:r>
      <w:r w:rsidR="00EF6A49">
        <w:rPr>
          <w:rFonts w:ascii="Times New Roman" w:hAnsi="Times New Roman" w:cs="Times New Roman"/>
          <w:bCs/>
          <w:sz w:val="24"/>
          <w:szCs w:val="24"/>
          <w:lang w:val="en-US"/>
        </w:rPr>
        <w:fldChar w:fldCharType="end"/>
      </w:r>
      <w:r w:rsidR="003F2820" w:rsidRPr="004A3950">
        <w:rPr>
          <w:rFonts w:ascii="Times New Roman" w:hAnsi="Times New Roman" w:cs="Times New Roman"/>
          <w:bCs/>
          <w:sz w:val="24"/>
          <w:szCs w:val="24"/>
          <w:lang w:val="en-US"/>
        </w:rPr>
        <w:t>.</w:t>
      </w:r>
      <w:r w:rsidR="00404A22">
        <w:rPr>
          <w:rFonts w:ascii="Times New Roman" w:hAnsi="Times New Roman" w:cs="Times New Roman"/>
          <w:bCs/>
          <w:sz w:val="24"/>
          <w:szCs w:val="24"/>
          <w:lang w:val="en-US"/>
        </w:rPr>
        <w:t xml:space="preserve"> </w:t>
      </w:r>
      <w:r>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[34]</w:t>
      </w:r>
      <w:r w:rsidR="00EF6A49">
        <w:rPr>
          <w:rFonts w:ascii="Times New Roman" w:hAnsi="Times New Roman" w:cs="Times New Roman"/>
          <w:bCs/>
          <w:sz w:val="24"/>
          <w:szCs w:val="24"/>
          <w:lang w:val="en-US"/>
        </w:rPr>
        <w:fldChar w:fldCharType="end"/>
      </w:r>
      <w:r w:rsidR="008A7F46" w:rsidRPr="008A7F46" w:rsidDel="008A7F46">
        <w:rPr>
          <w:rFonts w:ascii="Times New Roman" w:hAnsi="Times New Roman" w:cs="Times New Roman"/>
          <w:bCs/>
          <w:sz w:val="24"/>
          <w:szCs w:val="24"/>
          <w:lang w:val="en-US"/>
        </w:rPr>
        <w:t xml:space="preserve"> </w:t>
      </w:r>
      <w:r w:rsidR="00C46D0B">
        <w:rPr>
          <w:rFonts w:ascii="Times New Roman" w:hAnsi="Times New Roman" w:cs="Times New Roman"/>
          <w:bCs/>
          <w:sz w:val="24"/>
          <w:szCs w:val="24"/>
          <w:lang w:val="en-US"/>
        </w:rPr>
        <w:t>}</w:t>
      </w:r>
      <w:r>
        <w:rPr>
          <w:rFonts w:ascii="Times New Roman" w:eastAsia="Times New Roman" w:hAnsi="Times New Roman" w:cs="Times New Roman"/>
          <w:sz w:val="24"/>
          <w:szCs w:val="24"/>
        </w:rPr>
        <w:t xml:space="preserve">. The same limitation exists for the tree-based methods of detection </w: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 </w:instrText>
      </w:r>
      <w:r w:rsidR="00EF6A49">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Pr>
          <w:rFonts w:ascii="Times New Roman" w:hAnsi="Times New Roman" w:cs="Times New Roman"/>
          <w:bCs/>
          <w:sz w:val="24"/>
          <w:szCs w:val="24"/>
          <w:lang w:val="en-US"/>
        </w:rPr>
        <w:instrText xml:space="preserve"> ADDIN EN.CITE.DATA </w:instrText>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end"/>
      </w:r>
      <w:r w:rsidR="00EF6A49">
        <w:rPr>
          <w:rFonts w:ascii="Times New Roman" w:hAnsi="Times New Roman" w:cs="Times New Roman"/>
          <w:bCs/>
          <w:sz w:val="24"/>
          <w:szCs w:val="24"/>
          <w:lang w:val="en-US"/>
        </w:rPr>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[37, 38]</w:t>
      </w:r>
      <w:r w:rsidR="00EF6A49">
        <w:rPr>
          <w:rFonts w:ascii="Times New Roman" w:hAnsi="Times New Roman" w:cs="Times New Roman"/>
          <w:bCs/>
          <w:sz w:val="24"/>
          <w:szCs w:val="24"/>
          <w:lang w:val="en-US"/>
        </w:rPr>
        <w:fldChar w:fldCharType="end"/>
      </w:r>
      <w:r>
        <w:rPr>
          <w:rFonts w:ascii="Times New Roman" w:eastAsia="Times New Roman" w:hAnsi="Times New Roman" w:cs="Times New Roman"/>
          <w:sz w:val="24"/>
          <w:szCs w:val="24"/>
        </w:rPr>
        <w:t>.</w:t>
      </w:r>
    </w:p>
    <w:p w14:paraId="4BBD8E0A" w14:textId="79BAC93C" w:rsidR="00F935B8" w:rsidRDefault="00F935B8">
      <w:pPr>
        <w:spacing w:after="0" w:line="360" w:lineRule="auto"/>
        <w:ind w:firstLine="709"/>
        <w:jc w:val="both"/>
        <w:rPr>
          <w:rFonts w:ascii="Times New Roman" w:eastAsia="Times New Roman" w:hAnsi="Times New Roman" w:cs="Times New Roman"/>
          <w:sz w:val="24"/>
          <w:szCs w:val="24"/>
        </w:rPr>
      </w:pPr>
      <w:ins w:id="879" w:author="Автор" w:date="2025-12-02T16:35:00Z">
        <w:r w:rsidRPr="00F935B8">
          <w:rPr>
            <w:rFonts w:ascii="Times New Roman" w:eastAsia="Times New Roman" w:hAnsi="Times New Roman" w:cs="Times New Roman"/>
            <w:sz w:val="24"/>
            <w:szCs w:val="24"/>
            <w:lang w:val="en-US"/>
          </w:rPr>
          <w:t>For testing the accuracy, we used a model with directional selection. In fact, SARS-</w:t>
        </w:r>
        <w:proofErr w:type="spellStart"/>
        <w:r w:rsidRPr="00F935B8">
          <w:rPr>
            <w:rFonts w:ascii="Times New Roman" w:eastAsia="Times New Roman" w:hAnsi="Times New Roman" w:cs="Times New Roman"/>
            <w:sz w:val="24"/>
            <w:szCs w:val="24"/>
            <w:lang w:val="en-US"/>
          </w:rPr>
          <w:t>CoV</w:t>
        </w:r>
        <w:proofErr w:type="spellEnd"/>
        <w:r w:rsidRPr="00F935B8">
          <w:rPr>
            <w:rFonts w:ascii="Times New Roman" w:eastAsia="Times New Roman" w:hAnsi="Times New Roman" w:cs="Times New Roman"/>
            <w:sz w:val="24"/>
            <w:szCs w:val="24"/>
            <w:lang w:val="en-US"/>
          </w:rPr>
          <w:t xml:space="preserve">–2 evolves in antibody–binding regions due to collective immunity of population, which is a case of the selection for change (Red Queen effect). Nevertheless, as it has been shown by several groups </w:t>
        </w:r>
      </w:ins>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 </w:instrText>
      </w:r>
      <w:r w:rsidR="00EF6A49">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UmVjTnVtPjEwNzc8L1JlY051bT48RGlzcGxheVRleHQ+WzQ4LTUwXTwvRGlzcGxheVRleHQ+PHJl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dGl0bGVzPjxwYWdlcz5lMTAwNzI5MTwvcGFnZXM+PHZvbHVtZT4xNDwvdm9sdW1lPjxudW1iZXI+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</w:fldData>
        </w:fldChar>
      </w:r>
      <w:r w:rsidR="00EF6A49">
        <w:rPr>
          <w:rFonts w:ascii="Times New Roman" w:eastAsia="Times New Roman" w:hAnsi="Times New Roman" w:cs="Times New Roman"/>
          <w:sz w:val="24"/>
          <w:szCs w:val="24"/>
          <w:lang w:val="en-US"/>
        </w:rPr>
        <w:instrText xml:space="preserve"> ADDIN EN.CITE.DATA </w:instrText>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end"/>
      </w:r>
      <w:r w:rsidR="00EF6A49">
        <w:rPr>
          <w:rFonts w:ascii="Times New Roman" w:eastAsia="Times New Roman" w:hAnsi="Times New Roman" w:cs="Times New Roman"/>
          <w:sz w:val="24"/>
          <w:szCs w:val="24"/>
          <w:lang w:val="en-US"/>
        </w:rPr>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[48-50]</w:t>
      </w:r>
      <w:r w:rsidR="00EF6A49">
        <w:rPr>
          <w:rFonts w:ascii="Times New Roman" w:eastAsia="Times New Roman" w:hAnsi="Times New Roman" w:cs="Times New Roman"/>
          <w:sz w:val="24"/>
          <w:szCs w:val="24"/>
          <w:lang w:val="en-US"/>
        </w:rPr>
        <w:fldChar w:fldCharType="end"/>
      </w:r>
      <w:del w:id="880" w:author="Автор" w:date="2025-12-15T14:28:00Z">
        <w:r w:rsidR="00F53701" w:rsidDel="00875AB2">
          <w:rPr>
            <w:rFonts w:ascii="Times New Roman" w:eastAsia="Times New Roman" w:hAnsi="Times New Roman" w:cs="Times New Roman"/>
            <w:sz w:val="24"/>
            <w:szCs w:val="24"/>
            <w:lang w:val="en-US"/>
          </w:rPr>
          <w:delText>Marchi, 2021 #83}</w:delText>
        </w:r>
      </w:del>
      <w:ins w:id="881" w:author="Автор" w:date="2025-12-02T16:35:00Z">
        <w:r w:rsidRPr="00F935B8">
          <w:rPr>
            <w:rFonts w:ascii="Times New Roman" w:eastAsia="Times New Roman" w:hAnsi="Times New Roman" w:cs="Times New Roman"/>
            <w:sz w:val="24"/>
            <w:szCs w:val="24"/>
            <w:lang w:val="en-US"/>
          </w:rPr>
          <w:t xml:space="preserve">, the </w:t>
        </w:r>
        <w:r w:rsidRPr="00F935B8">
          <w:rPr>
            <w:rFonts w:ascii="Times New Roman" w:eastAsia="Times New Roman" w:hAnsi="Times New Roman" w:cs="Times New Roman"/>
            <w:sz w:val="24"/>
            <w:szCs w:val="24"/>
          </w:rPr>
          <w:t>multi-locus epidemiological model</w:t>
        </w:r>
        <w:r w:rsidRPr="00F935B8">
          <w:rPr>
            <w:rFonts w:ascii="Times New Roman" w:eastAsia="Times New Roman" w:hAnsi="Times New Roman" w:cs="Times New Roman"/>
            <w:sz w:val="24"/>
            <w:szCs w:val="24"/>
            <w:lang w:val="en-US"/>
          </w:rPr>
          <w:t xml:space="preserve"> of respiratory viruses is effectively reduced to </w:t>
        </w:r>
        <w:proofErr w:type="spellStart"/>
        <w:r w:rsidRPr="00F935B8">
          <w:rPr>
            <w:rFonts w:ascii="Times New Roman" w:eastAsia="Times New Roman" w:hAnsi="Times New Roman" w:cs="Times New Roman"/>
            <w:sz w:val="24"/>
            <w:szCs w:val="24"/>
            <w:lang w:val="en-US"/>
          </w:rPr>
          <w:t>t</w:t>
        </w:r>
        <w:r w:rsidRPr="00F935B8">
          <w:rPr>
            <w:rFonts w:ascii="Times New Roman" w:eastAsia="Times New Roman" w:hAnsi="Times New Roman" w:cs="Times New Roman"/>
            <w:sz w:val="24"/>
            <w:szCs w:val="24"/>
          </w:rPr>
          <w:t>he</w:t>
        </w:r>
        <w:proofErr w:type="spellEnd"/>
        <w:r w:rsidRPr="00F935B8">
          <w:rPr>
            <w:rFonts w:ascii="Times New Roman" w:eastAsia="Times New Roman" w:hAnsi="Times New Roman" w:cs="Times New Roman"/>
            <w:sz w:val="24"/>
            <w:szCs w:val="24"/>
          </w:rPr>
          <w:t xml:space="preserve"> Wright-Fisher model</w:t>
        </w:r>
        <w:r w:rsidRPr="00F935B8">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ins>
      <w:ins w:id="882" w:author="Автор" w:date="2025-12-02T16:38:00Z">
        <w:r w:rsidR="001E7145">
          <w:rPr>
            <w:rFonts w:ascii="Times New Roman" w:eastAsia="Times New Roman" w:hAnsi="Times New Roman" w:cs="Times New Roman"/>
            <w:sz w:val="24"/>
            <w:szCs w:val="24"/>
            <w:lang w:val="en-US"/>
          </w:rPr>
          <w:t>s</w:t>
        </w:r>
      </w:ins>
      <w:ins w:id="883" w:author="Автор" w:date="2025-12-02T16:35:00Z">
        <w:r w:rsidRPr="00F935B8">
          <w:rPr>
            <w:rFonts w:ascii="Times New Roman" w:eastAsia="Times New Roman" w:hAnsi="Times New Roman" w:cs="Times New Roman"/>
            <w:sz w:val="24"/>
            <w:szCs w:val="24"/>
            <w:lang w:val="en-US"/>
          </w:rPr>
          <w:t>.</w:t>
        </w:r>
      </w:ins>
    </w:p>
    <w:p w14:paraId="0DC9C72F" w14:textId="355A0DD3" w:rsidR="0087149A"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drawing>
          <wp:inline distT="0" distB="0" distL="0" distR="0" wp14:anchorId="7CF3A3F2" wp14:editId="29E56B88">
            <wp:extent cx="5036532" cy="4348503"/>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036532" cy="4348503"/>
                    </a:xfrm>
                    <a:prstGeom prst="rect">
                      <a:avLst/>
                    </a:prstGeom>
                    <a:ln/>
                  </pic:spPr>
                </pic:pic>
              </a:graphicData>
            </a:graphic>
          </wp:inline>
        </w:drawing>
      </w:r>
    </w:p>
    <w:p w14:paraId="10EAFF23" w14:textId="77777777" w:rsidR="0087149A" w:rsidRDefault="0087149A">
      <w:pPr>
        <w:rPr>
          <w:rFonts w:ascii="Times New Roman" w:eastAsia="Times New Roman" w:hAnsi="Times New Roman" w:cs="Times New Roman"/>
          <w:b/>
          <w:sz w:val="20"/>
          <w:szCs w:val="20"/>
        </w:rPr>
      </w:pPr>
    </w:p>
    <w:p w14:paraId="224AA9DF" w14:textId="78540D0E" w:rsidR="0087149A" w:rsidRDefault="0076272C">
      <w:pPr>
        <w:rPr>
          <w:rFonts w:ascii="Times New Roman" w:eastAsia="Times New Roman" w:hAnsi="Times New Roman" w:cs="Times New Roman"/>
          <w:sz w:val="20"/>
          <w:szCs w:val="20"/>
        </w:rPr>
      </w:pPr>
      <w:r>
        <w:rPr>
          <w:rFonts w:ascii="Times New Roman" w:eastAsia="Times New Roman" w:hAnsi="Times New Roman" w:cs="Times New Roman"/>
          <w:b/>
          <w:sz w:val="20"/>
          <w:szCs w:val="20"/>
        </w:rPr>
        <w:t>Figure 5. Epistatic interactions for SARS-CoV-2 genome: comparison of the present results with two previous studies.</w:t>
      </w:r>
      <w:r>
        <w:rPr>
          <w:sz w:val="20"/>
          <w:szCs w:val="20"/>
        </w:rPr>
        <w:t xml:space="preserve"> </w:t>
      </w:r>
      <w:r>
        <w:rPr>
          <w:rFonts w:ascii="Times New Roman" w:eastAsia="Times New Roman" w:hAnsi="Times New Roman" w:cs="Times New Roman"/>
          <w:sz w:val="20"/>
          <w:szCs w:val="20"/>
        </w:rPr>
        <w:t xml:space="preserve">A) Results of the present work for Dataset 1, sequence groups 1 and 2 in Fig. 2, panel A or D in Fig. 3. B) The same, but for groups 1 and 3. C, D) Results from studies </w: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 </w:instrText>
      </w:r>
      <w:r w:rsidR="00EF6A49">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0"/>
          <w:szCs w:val="20"/>
        </w:rPr>
        <w:instrText xml:space="preserve"> ADDIN EN.CITE.DATA </w:instrText>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end"/>
      </w:r>
      <w:r w:rsidR="00EF6A49">
        <w:rPr>
          <w:rFonts w:ascii="Times New Roman" w:eastAsia="Times New Roman" w:hAnsi="Times New Roman" w:cs="Times New Roman"/>
          <w:sz w:val="20"/>
          <w:szCs w:val="20"/>
        </w:rPr>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[59]</w:t>
      </w:r>
      <w:r w:rsidR="00EF6A49">
        <w:rPr>
          <w:rFonts w:ascii="Times New Roman" w:eastAsia="Times New Roman" w:hAnsi="Times New Roman" w:cs="Times New Roman"/>
          <w:sz w:val="20"/>
          <w:szCs w:val="20"/>
        </w:rPr>
        <w:fldChar w:fldCharType="end"/>
      </w:r>
      <w:del w:id="884" w:author="Автор" w:date="2025-12-15T14:50:00Z">
        <w:r w:rsidR="00F53701" w:rsidDel="001F204E">
          <w:rPr>
            <w:rFonts w:ascii="Times New Roman" w:eastAsia="Times New Roman" w:hAnsi="Times New Roman" w:cs="Times New Roman"/>
            <w:sz w:val="20"/>
            <w:szCs w:val="20"/>
          </w:rPr>
          <w:delText>{Rodriguez-Rivas, 2022 #107}</w:delText>
        </w:r>
      </w:del>
      <w:r w:rsidR="00BE0056" w:rsidRPr="00CD1DF9">
        <w:rPr>
          <w:rFonts w:ascii="Times New Roman" w:eastAsia="Times New Roman" w:hAnsi="Times New Roman" w:cs="Times New Roman"/>
          <w:sz w:val="20"/>
          <w:szCs w:val="20"/>
        </w:rPr>
        <w:t xml:space="preserve"> and </w:t>
      </w:r>
      <w:r w:rsidR="00EF6A49">
        <w:rPr>
          <w:rFonts w:ascii="Times New Roman" w:eastAsia="Times New Roman" w:hAnsi="Times New Roman" w:cs="Times New Roman"/>
          <w:sz w:val="20"/>
          <w:szCs w:val="20"/>
        </w:rPr>
        <w:fldChar w:fldCharType="begin"/>
      </w:r>
      <w:r w:rsidR="00EF6A49">
        <w:rPr>
          <w:rFonts w:ascii="Times New Roman" w:eastAsia="Times New Roman" w:hAnsi="Times New Roman" w:cs="Times New Roman"/>
          <w:sz w:val="20"/>
          <w:szCs w:val="20"/>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0"/>
          <w:szCs w:val="20"/>
        </w:rPr>
        <w:fldChar w:fldCharType="separate"/>
      </w:r>
      <w:r w:rsidR="00EF6A49">
        <w:rPr>
          <w:rFonts w:ascii="Times New Roman" w:eastAsia="Times New Roman" w:hAnsi="Times New Roman" w:cs="Times New Roman"/>
          <w:noProof/>
          <w:sz w:val="20"/>
          <w:szCs w:val="20"/>
        </w:rPr>
        <w:t>[60]</w:t>
      </w:r>
      <w:r w:rsidR="00EF6A49">
        <w:rPr>
          <w:rFonts w:ascii="Times New Roman" w:eastAsia="Times New Roman" w:hAnsi="Times New Roman" w:cs="Times New Roman"/>
          <w:sz w:val="20"/>
          <w:szCs w:val="20"/>
        </w:rPr>
        <w:fldChar w:fldCharType="end"/>
      </w:r>
      <w:del w:id="885" w:author="Автор" w:date="2025-12-15T14:51:00Z">
        <w:r w:rsidR="00012969" w:rsidDel="001F204E">
          <w:rPr>
            <w:rFonts w:ascii="Times New Roman" w:eastAsia="Times New Roman" w:hAnsi="Times New Roman" w:cs="Times New Roman"/>
            <w:sz w:val="20"/>
            <w:szCs w:val="20"/>
          </w:rPr>
          <w:delText>{Zeng, 2020 #27}</w:delText>
        </w:r>
      </w:del>
      <w:r>
        <w:rPr>
          <w:rFonts w:ascii="Times New Roman" w:eastAsia="Times New Roman" w:hAnsi="Times New Roman" w:cs="Times New Roman"/>
          <w:sz w:val="20"/>
          <w:szCs w:val="20"/>
        </w:rPr>
        <w:t>, respectively.</w:t>
      </w:r>
    </w:p>
    <w:p w14:paraId="2563A6C8" w14:textId="77777777" w:rsidR="0087149A" w:rsidRDefault="0087149A">
      <w:pPr>
        <w:rPr>
          <w:rFonts w:ascii="Times New Roman" w:eastAsia="Times New Roman" w:hAnsi="Times New Roman" w:cs="Times New Roman"/>
          <w:sz w:val="20"/>
          <w:szCs w:val="20"/>
        </w:rPr>
      </w:pPr>
    </w:p>
    <w:p w14:paraId="6D6C75C9" w14:textId="5752EC07" w:rsidR="00203E5E" w:rsidRDefault="0076272C">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r w:rsidR="008343E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assumes frequent recombination</w:t>
      </w:r>
      <w:ins w:id="886" w:author="Автор" w:date="2025-12-09T16:26:00Z">
        <w:r w:rsidR="00C12928">
          <w:rPr>
            <w:rFonts w:ascii="Times New Roman" w:eastAsia="Times New Roman" w:hAnsi="Times New Roman" w:cs="Times New Roman"/>
            <w:sz w:val="24"/>
            <w:szCs w:val="24"/>
          </w:rPr>
          <w:t xml:space="preserve"> compared to changes </w:t>
        </w:r>
        <w:r w:rsidR="00C12928">
          <w:rPr>
            <w:rFonts w:ascii="Times New Roman" w:eastAsia="Times New Roman" w:hAnsi="Times New Roman" w:cs="Times New Roman"/>
            <w:sz w:val="24"/>
            <w:szCs w:val="24"/>
          </w:rPr>
          <w:lastRenderedPageBreak/>
          <w:t>in allelic frequency and</w:t>
        </w:r>
      </w:ins>
      <w:del w:id="887" w:author="Автор" w:date="2025-12-09T16:26:00Z">
        <w:r w:rsidDel="00C12928">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a large population size</w:t>
      </w:r>
      <w:ins w:id="888" w:author="Автор" w:date="2025-12-09T16:26:00Z">
        <w:r w:rsidR="00C12928">
          <w:rPr>
            <w:rFonts w:ascii="Times New Roman" w:eastAsia="Times New Roman" w:hAnsi="Times New Roman" w:cs="Times New Roman"/>
            <w:sz w:val="24"/>
            <w:szCs w:val="24"/>
          </w:rPr>
          <w:t>.</w:t>
        </w:r>
      </w:ins>
      <w:del w:id="889" w:author="Автор" w:date="2025-12-09T16:26:00Z">
        <w:r w:rsidDel="00C12928">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del w:id="890" w:author="Автор" w:date="2025-12-09T16:26:00Z">
        <w:r w:rsidDel="00C12928">
          <w:rPr>
            <w:rFonts w:ascii="Times New Roman" w:eastAsia="Times New Roman" w:hAnsi="Times New Roman" w:cs="Times New Roman"/>
            <w:sz w:val="24"/>
            <w:szCs w:val="24"/>
          </w:rPr>
          <w:delText xml:space="preserve">and </w:delText>
        </w:r>
      </w:del>
      <w:ins w:id="891" w:author="Автор" w:date="2025-12-09T16:26:00Z">
        <w:r w:rsidR="00C12928">
          <w:rPr>
            <w:rFonts w:ascii="Times New Roman" w:eastAsia="Times New Roman" w:hAnsi="Times New Roman" w:cs="Times New Roman"/>
            <w:sz w:val="24"/>
            <w:szCs w:val="24"/>
          </w:rPr>
          <w:t xml:space="preserve">In this limit, </w:t>
        </w:r>
      </w:ins>
      <w:ins w:id="892" w:author="Автор" w:date="2025-12-09T16:27:00Z">
        <w:r w:rsidR="00C12928">
          <w:rPr>
            <w:rFonts w:ascii="Times New Roman" w:eastAsia="Times New Roman" w:hAnsi="Times New Roman" w:cs="Times New Roman"/>
            <w:sz w:val="24"/>
            <w:szCs w:val="24"/>
          </w:rPr>
          <w:t xml:space="preserve">genetic </w:t>
        </w:r>
      </w:ins>
      <w:del w:id="893" w:author="Автор" w:date="2025-12-09T16:26:00Z">
        <w:r w:rsidDel="00C12928">
          <w:rPr>
            <w:rFonts w:ascii="Times New Roman" w:eastAsia="Times New Roman" w:hAnsi="Times New Roman" w:cs="Times New Roman"/>
            <w:sz w:val="24"/>
            <w:szCs w:val="24"/>
          </w:rPr>
          <w:delText xml:space="preserve">neglects </w:delText>
        </w:r>
      </w:del>
      <w:r>
        <w:rPr>
          <w:rFonts w:ascii="Times New Roman" w:eastAsia="Times New Roman" w:hAnsi="Times New Roman" w:cs="Times New Roman"/>
          <w:sz w:val="24"/>
          <w:szCs w:val="24"/>
        </w:rPr>
        <w:t>linkage effects</w:t>
      </w:r>
      <w:ins w:id="894" w:author="Автор" w:date="2025-12-09T16:26:00Z">
        <w:r w:rsidR="00C12928">
          <w:rPr>
            <w:rFonts w:ascii="Times New Roman" w:eastAsia="Times New Roman" w:hAnsi="Times New Roman" w:cs="Times New Roman"/>
            <w:sz w:val="24"/>
            <w:szCs w:val="24"/>
          </w:rPr>
          <w:t xml:space="preserve"> are negligible compared to epi</w:t>
        </w:r>
      </w:ins>
      <w:ins w:id="895" w:author="Автор" w:date="2025-12-09T16:27:00Z">
        <w:r w:rsidR="00C12928">
          <w:rPr>
            <w:rFonts w:ascii="Times New Roman" w:eastAsia="Times New Roman" w:hAnsi="Times New Roman" w:cs="Times New Roman"/>
            <w:sz w:val="24"/>
            <w:szCs w:val="24"/>
          </w:rPr>
          <w:t>stasis and recombination</w:t>
        </w:r>
      </w:ins>
      <w:r>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ins w:id="896" w:author="Автор" w:date="2025-12-09T16:27:00Z">
        <w:r w:rsidR="00C12928">
          <w:rPr>
            <w:rFonts w:ascii="Times New Roman" w:eastAsia="Times New Roman" w:hAnsi="Times New Roman" w:cs="Times New Roman"/>
            <w:sz w:val="24"/>
            <w:szCs w:val="24"/>
          </w:rPr>
          <w:t xml:space="preserve"> out</w:t>
        </w:r>
      </w:ins>
      <w:r>
        <w:rPr>
          <w:rFonts w:ascii="Times New Roman" w:eastAsia="Times New Roman" w:hAnsi="Times New Roman" w:cs="Times New Roman"/>
          <w:sz w:val="24"/>
          <w:szCs w:val="24"/>
        </w:rPr>
        <w:t xml:space="preserve"> by averaging over </w:t>
      </w:r>
      <w:ins w:id="897" w:author="Автор" w:date="2025-12-09T16:27:00Z">
        <w:r w:rsidR="00C12928">
          <w:rPr>
            <w:rFonts w:ascii="Times New Roman" w:eastAsia="Times New Roman" w:hAnsi="Times New Roman" w:cs="Times New Roman"/>
            <w:sz w:val="24"/>
            <w:szCs w:val="24"/>
          </w:rPr>
          <w:t>well-</w:t>
        </w:r>
      </w:ins>
      <w:ins w:id="898" w:author="Автор" w:date="2025-12-09T14:12:00Z">
        <w:r w:rsidR="00A479C3">
          <w:rPr>
            <w:rFonts w:ascii="Times New Roman" w:eastAsia="Times New Roman" w:hAnsi="Times New Roman" w:cs="Times New Roman"/>
            <w:sz w:val="24"/>
            <w:szCs w:val="24"/>
            <w:lang w:val="en-US"/>
          </w:rPr>
          <w:t>balanced</w:t>
        </w:r>
        <w:r w:rsidR="00A479C3" w:rsidRPr="005E310B">
          <w:rPr>
            <w:rFonts w:ascii="Times New Roman" w:eastAsia="Times New Roman" w:hAnsi="Times New Roman" w:cs="Times New Roman"/>
            <w:sz w:val="24"/>
            <w:szCs w:val="24"/>
            <w:lang w:val="en-US"/>
            <w:rPrChange w:id="899" w:author="Автор" w:date="2025-12-09T14:12:00Z">
              <w:rPr>
                <w:rFonts w:ascii="Times New Roman" w:eastAsia="Times New Roman" w:hAnsi="Times New Roman" w:cs="Times New Roman"/>
                <w:sz w:val="24"/>
                <w:szCs w:val="24"/>
                <w:lang w:val="ru-RU"/>
              </w:rPr>
            </w:rPrChange>
          </w:rPr>
          <w:t xml:space="preserve"> </w:t>
        </w:r>
      </w:ins>
      <w:r>
        <w:rPr>
          <w:rFonts w:ascii="Times New Roman" w:eastAsia="Times New Roman" w:hAnsi="Times New Roman" w:cs="Times New Roman"/>
          <w:sz w:val="24"/>
          <w:szCs w:val="24"/>
        </w:rPr>
        <w:t xml:space="preserve">independent populations and the use of 3-site haplotypes. Such cancellation </w:t>
      </w:r>
      <w:del w:id="900" w:author="Автор" w:date="2025-12-09T16:27:00Z">
        <w:r w:rsidDel="00C12928">
          <w:rPr>
            <w:rFonts w:ascii="Times New Roman" w:eastAsia="Times New Roman" w:hAnsi="Times New Roman" w:cs="Times New Roman"/>
            <w:sz w:val="24"/>
            <w:szCs w:val="24"/>
          </w:rPr>
          <w:delText xml:space="preserve">is </w:delText>
        </w:r>
      </w:del>
      <w:ins w:id="901" w:author="Автор" w:date="2025-12-09T16:27:00Z">
        <w:r w:rsidR="00C12928">
          <w:rPr>
            <w:rFonts w:ascii="Times New Roman" w:eastAsia="Times New Roman" w:hAnsi="Times New Roman" w:cs="Times New Roman"/>
            <w:sz w:val="24"/>
            <w:szCs w:val="24"/>
          </w:rPr>
          <w:t xml:space="preserve">was </w:t>
        </w:r>
      </w:ins>
      <w:r>
        <w:rPr>
          <w:rFonts w:ascii="Times New Roman" w:eastAsia="Times New Roman" w:hAnsi="Times New Roman" w:cs="Times New Roman"/>
          <w:sz w:val="24"/>
          <w:szCs w:val="24"/>
        </w:rPr>
        <w:t xml:space="preserve">not carried out in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&lt;EndNote&gt;&lt;Cite&gt;&lt;Author&gt;Zeng&lt;/Author&gt;&lt;Year&gt;2020&lt;/Year&gt;&lt;RecNum&gt;27&lt;/RecNum&gt;&lt;DisplayText&gt;[60]&lt;/DisplayText&gt;&lt;record&gt;&lt;rec-number&gt;27&lt;/rec-number&gt;&lt;foreign-keys&gt;&lt;key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[60]</w:t>
      </w:r>
      <w:r w:rsidR="00EF6A49">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hence the abundance of false negative links (Fig. 5D) compared to our results (Fig. 5A, B). </w:t>
      </w:r>
    </w:p>
    <w:p w14:paraId="12D6C633" w14:textId="27D8EC56" w:rsidR="003F5305" w:rsidRPr="00534DC8" w:rsidDel="00B21171" w:rsidRDefault="0076272C" w:rsidP="003F5305">
      <w:pPr>
        <w:spacing w:after="0" w:line="360" w:lineRule="auto"/>
        <w:ind w:firstLine="720"/>
        <w:jc w:val="both"/>
        <w:rPr>
          <w:ins w:id="902" w:author="Автор" w:date="2025-12-03T01:07:00Z"/>
          <w:del w:id="903" w:author="Автор" w:date="2025-12-09T12:17:00Z"/>
          <w:rFonts w:ascii="Times New Roman" w:eastAsia="Times New Roman" w:hAnsi="Times New Roman" w:cs="Times New Roman"/>
          <w:bCs/>
          <w:sz w:val="24"/>
          <w:szCs w:val="24"/>
          <w:lang w:val="en-US"/>
        </w:rPr>
      </w:pPr>
      <w:r>
        <w:rPr>
          <w:rFonts w:ascii="Times New Roman" w:eastAsia="Times New Roman" w:hAnsi="Times New Roman" w:cs="Times New Roman"/>
          <w:sz w:val="24"/>
          <w:szCs w:val="24"/>
        </w:rPr>
        <w:t xml:space="preserve">To address the problem of false-negative bonds, another team </w: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 </w:instrText>
      </w:r>
      <w:r w:rsidR="00EF6A49">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EF6A49">
        <w:rPr>
          <w:rFonts w:ascii="Times New Roman" w:eastAsia="Times New Roman" w:hAnsi="Times New Roman" w:cs="Times New Roman"/>
          <w:sz w:val="24"/>
          <w:szCs w:val="24"/>
        </w:rPr>
        <w:instrText xml:space="preserve"> ADDIN EN.CITE.DATA </w:instrText>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end"/>
      </w:r>
      <w:r w:rsidR="00EF6A49">
        <w:rPr>
          <w:rFonts w:ascii="Times New Roman" w:eastAsia="Times New Roman" w:hAnsi="Times New Roman" w:cs="Times New Roman"/>
          <w:sz w:val="24"/>
          <w:szCs w:val="24"/>
        </w:rPr>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[59]</w:t>
      </w:r>
      <w:r w:rsidR="00EF6A49">
        <w:rPr>
          <w:rFonts w:ascii="Times New Roman" w:eastAsia="Times New Roman" w:hAnsi="Times New Roman" w:cs="Times New Roman"/>
          <w:sz w:val="24"/>
          <w:szCs w:val="24"/>
        </w:rPr>
        <w:fldChar w:fldCharType="end"/>
      </w:r>
      <w:del w:id="904" w:author="Автор" w:date="2025-12-15T14:34:00Z">
        <w:r w:rsidR="00B26380" w:rsidRPr="00B26380" w:rsidDel="00050B99">
          <w:rPr>
            <w:rFonts w:ascii="Times New Roman" w:eastAsia="Times New Roman" w:hAnsi="Times New Roman" w:cs="Times New Roman"/>
            <w:sz w:val="24"/>
            <w:szCs w:val="24"/>
          </w:rPr>
          <w:delText xml:space="preserve"> </w:delText>
        </w:r>
      </w:del>
      <w:del w:id="905" w:author="Автор" w:date="2025-12-15T14:30:00Z">
        <w:r w:rsidR="00F53701" w:rsidDel="00B26380">
          <w:rPr>
            <w:rFonts w:ascii="Times New Roman" w:eastAsia="Times New Roman" w:hAnsi="Times New Roman" w:cs="Times New Roman"/>
            <w:sz w:val="24"/>
            <w:szCs w:val="24"/>
          </w:rPr>
          <w:delText>{Rodriguez-Rivas, 2022 #107}</w:delText>
        </w:r>
      </w:del>
      <w:del w:id="906" w:author="Автор" w:date="2025-12-09T12:26:00Z">
        <w:r w:rsidR="00012969" w:rsidDel="00395CF5">
          <w:rPr>
            <w:rFonts w:ascii="Times New Roman" w:eastAsia="Times New Roman" w:hAnsi="Times New Roman" w:cs="Times New Roman"/>
            <w:sz w:val="24"/>
            <w:szCs w:val="24"/>
          </w:rPr>
          <w:delText>{Rodriguez-Rivas, 2022 #107}</w:delText>
        </w:r>
      </w:del>
      <w:r w:rsidR="0085494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compared the sequences of SARS CoV-2 not between themselves, but with other coronaviruses</w:t>
      </w:r>
      <w:ins w:id="907" w:author="Автор" w:date="2025-12-09T14:13:00Z">
        <w:r w:rsidR="00A479C3">
          <w:rPr>
            <w:rFonts w:ascii="Times New Roman" w:eastAsia="Times New Roman" w:hAnsi="Times New Roman" w:cs="Times New Roman"/>
            <w:sz w:val="24"/>
            <w:szCs w:val="24"/>
          </w:rPr>
          <w:t>. They used “direct coupling analysis</w:t>
        </w:r>
        <w:del w:id="908" w:author="Автор" w:date="2025-12-09T16:28:00Z">
          <w:r w:rsidR="00A479C3" w:rsidDel="00C12928">
            <w:rPr>
              <w:rFonts w:ascii="Times New Roman" w:eastAsia="Times New Roman" w:hAnsi="Times New Roman" w:cs="Times New Roman"/>
              <w:sz w:val="24"/>
              <w:szCs w:val="24"/>
            </w:rPr>
            <w:delText xml:space="preserve"> approach</w:delText>
          </w:r>
        </w:del>
        <w:r w:rsidR="00A479C3">
          <w:rPr>
            <w:rFonts w:ascii="Times New Roman" w:eastAsia="Times New Roman" w:hAnsi="Times New Roman" w:cs="Times New Roman"/>
            <w:sz w:val="24"/>
            <w:szCs w:val="24"/>
          </w:rPr>
          <w:t>”, which</w:t>
        </w:r>
      </w:ins>
      <w:ins w:id="909" w:author="Автор" w:date="2025-12-09T14:14:00Z">
        <w:r w:rsidR="00A479C3">
          <w:rPr>
            <w:rFonts w:ascii="Times New Roman" w:eastAsia="Times New Roman" w:hAnsi="Times New Roman" w:cs="Times New Roman"/>
            <w:sz w:val="24"/>
            <w:szCs w:val="24"/>
          </w:rPr>
          <w:t xml:space="preserve"> postulates a statistical distribution of sequences </w:t>
        </w:r>
      </w:ins>
      <w:ins w:id="910" w:author="Автор" w:date="2025-12-23T13:41:00Z">
        <w:r w:rsidR="00C62EDA" w:rsidRPr="005E310B">
          <w:rPr>
            <w:rFonts w:ascii="Times New Roman" w:eastAsia="Times New Roman" w:hAnsi="Times New Roman" w:cs="Times New Roman"/>
            <w:sz w:val="24"/>
            <w:szCs w:val="24"/>
            <w:lang w:val="en-US"/>
            <w:rPrChange w:id="911" w:author="Автор" w:date="2025-12-23T13:41:00Z">
              <w:rPr>
                <w:rFonts w:ascii="Times New Roman" w:eastAsia="Times New Roman" w:hAnsi="Times New Roman" w:cs="Times New Roman"/>
                <w:sz w:val="24"/>
                <w:szCs w:val="24"/>
                <w:lang w:val="ru-RU"/>
              </w:rPr>
            </w:rPrChange>
          </w:rPr>
          <w:t>(</w:t>
        </w:r>
        <w:r w:rsidR="00C62EDA">
          <w:rPr>
            <w:rFonts w:ascii="Times New Roman" w:eastAsia="Times New Roman" w:hAnsi="Times New Roman" w:cs="Times New Roman"/>
            <w:sz w:val="24"/>
            <w:szCs w:val="24"/>
            <w:lang w:val="en-US"/>
          </w:rPr>
          <w:t>usually,</w:t>
        </w:r>
        <w:r w:rsidR="00C62EDA" w:rsidRPr="005E310B">
          <w:rPr>
            <w:rFonts w:ascii="Times New Roman" w:eastAsia="Times New Roman" w:hAnsi="Times New Roman" w:cs="Times New Roman"/>
            <w:sz w:val="24"/>
            <w:szCs w:val="24"/>
            <w:lang w:val="en-US"/>
            <w:rPrChange w:id="912" w:author="Автор" w:date="2025-12-23T13:41:00Z">
              <w:rPr>
                <w:rFonts w:ascii="Times New Roman" w:eastAsia="Times New Roman" w:hAnsi="Times New Roman" w:cs="Times New Roman"/>
                <w:sz w:val="24"/>
                <w:szCs w:val="24"/>
                <w:lang w:val="ru-RU"/>
              </w:rPr>
            </w:rPrChange>
          </w:rPr>
          <w:t xml:space="preserve"> </w:t>
        </w:r>
      </w:ins>
      <w:ins w:id="913" w:author="Автор" w:date="2025-12-09T14:14:00Z">
        <w:r w:rsidR="00A479C3">
          <w:rPr>
            <w:rFonts w:ascii="Times New Roman" w:eastAsia="Times New Roman" w:hAnsi="Times New Roman" w:cs="Times New Roman"/>
            <w:sz w:val="24"/>
            <w:szCs w:val="24"/>
          </w:rPr>
          <w:t>of a Gaussian form</w:t>
        </w:r>
      </w:ins>
      <w:ins w:id="914" w:author="Автор" w:date="2025-12-23T13:41:00Z">
        <w:r w:rsidR="00C62EDA">
          <w:rPr>
            <w:rFonts w:ascii="Times New Roman" w:eastAsia="Times New Roman" w:hAnsi="Times New Roman" w:cs="Times New Roman"/>
            <w:sz w:val="24"/>
            <w:szCs w:val="24"/>
          </w:rPr>
          <w:t>)</w:t>
        </w:r>
      </w:ins>
      <w:ins w:id="915" w:author="Автор" w:date="2025-12-09T14:14:00Z">
        <w:r w:rsidR="00A479C3">
          <w:rPr>
            <w:rFonts w:ascii="Times New Roman" w:eastAsia="Times New Roman" w:hAnsi="Times New Roman" w:cs="Times New Roman"/>
            <w:sz w:val="24"/>
            <w:szCs w:val="24"/>
          </w:rPr>
          <w:t xml:space="preserve"> </w:t>
        </w:r>
      </w:ins>
      <w:ins w:id="916" w:author="Автор" w:date="2025-12-09T14:16:00Z">
        <w:r w:rsidR="00A479C3">
          <w:rPr>
            <w:rFonts w:ascii="Times New Roman" w:eastAsia="Times New Roman" w:hAnsi="Times New Roman" w:cs="Times New Roman"/>
            <w:sz w:val="24"/>
            <w:szCs w:val="24"/>
          </w:rPr>
          <w:t>including</w:t>
        </w:r>
      </w:ins>
      <w:ins w:id="917" w:author="Автор" w:date="2025-12-09T14:14:00Z">
        <w:r w:rsidR="00A479C3">
          <w:rPr>
            <w:rFonts w:ascii="Times New Roman" w:eastAsia="Times New Roman" w:hAnsi="Times New Roman" w:cs="Times New Roman"/>
            <w:sz w:val="24"/>
            <w:szCs w:val="24"/>
          </w:rPr>
          <w:t xml:space="preserve"> individual effects</w:t>
        </w:r>
      </w:ins>
      <w:ins w:id="918" w:author="Автор" w:date="2025-12-09T14:16:00Z">
        <w:r w:rsidR="00A479C3">
          <w:rPr>
            <w:rFonts w:ascii="Times New Roman" w:eastAsia="Times New Roman" w:hAnsi="Times New Roman" w:cs="Times New Roman"/>
            <w:sz w:val="24"/>
            <w:szCs w:val="24"/>
          </w:rPr>
          <w:t xml:space="preserve"> of alleles</w:t>
        </w:r>
      </w:ins>
      <w:ins w:id="919" w:author="Автор" w:date="2025-12-09T14:14:00Z">
        <w:r w:rsidR="00A479C3">
          <w:rPr>
            <w:rFonts w:ascii="Times New Roman" w:eastAsia="Times New Roman" w:hAnsi="Times New Roman" w:cs="Times New Roman"/>
            <w:sz w:val="24"/>
            <w:szCs w:val="24"/>
          </w:rPr>
          <w:t xml:space="preserve"> and </w:t>
        </w:r>
      </w:ins>
      <w:ins w:id="920" w:author="Автор" w:date="2025-12-09T14:16:00Z">
        <w:r w:rsidR="00A479C3">
          <w:rPr>
            <w:rFonts w:ascii="Times New Roman" w:eastAsia="Times New Roman" w:hAnsi="Times New Roman" w:cs="Times New Roman"/>
            <w:sz w:val="24"/>
            <w:szCs w:val="24"/>
          </w:rPr>
          <w:t xml:space="preserve">their </w:t>
        </w:r>
      </w:ins>
      <w:ins w:id="921" w:author="Автор" w:date="2025-12-09T14:14:00Z">
        <w:r w:rsidR="00A479C3">
          <w:rPr>
            <w:rFonts w:ascii="Times New Roman" w:eastAsia="Times New Roman" w:hAnsi="Times New Roman" w:cs="Times New Roman"/>
            <w:sz w:val="24"/>
            <w:szCs w:val="24"/>
          </w:rPr>
          <w:t>pairwise interaction</w:t>
        </w:r>
      </w:ins>
      <w:ins w:id="922" w:author="Автор" w:date="2025-12-09T12:16:00Z">
        <w:del w:id="923" w:author="Автор" w:date="2025-12-09T14:14:00Z">
          <w:r w:rsidR="00167192" w:rsidDel="00A479C3">
            <w:rPr>
              <w:rFonts w:ascii="Times New Roman" w:eastAsia="Times New Roman" w:hAnsi="Times New Roman" w:cs="Times New Roman"/>
              <w:sz w:val="24"/>
              <w:szCs w:val="24"/>
            </w:rPr>
            <w:delText>.</w:delText>
          </w:r>
        </w:del>
      </w:ins>
      <w:del w:id="924" w:author="Автор" w:date="2025-12-09T14:14:00Z">
        <w:r w:rsidDel="00A479C3">
          <w:rPr>
            <w:rFonts w:ascii="Times New Roman" w:eastAsia="Times New Roman" w:hAnsi="Times New Roman" w:cs="Times New Roman"/>
            <w:sz w:val="24"/>
            <w:szCs w:val="24"/>
          </w:rPr>
          <w:delText xml:space="preserve">. </w:delText>
        </w:r>
      </w:del>
      <w:ins w:id="925" w:author="Автор" w:date="2025-12-03T01:07:00Z">
        <w:del w:id="926" w:author="Автор" w:date="2025-12-09T14:14:00Z">
          <w:r w:rsidR="003F5305" w:rsidDel="00A479C3">
            <w:rPr>
              <w:rFonts w:ascii="Times New Roman" w:hAnsi="Times New Roman" w:cs="Times New Roman"/>
              <w:color w:val="000000"/>
              <w:sz w:val="20"/>
              <w:szCs w:val="20"/>
              <w:shd w:val="clear" w:color="auto" w:fill="FFFFFF"/>
              <w:lang w:val="en-US"/>
            </w:rPr>
            <w:delText xml:space="preserve"> </w:delText>
          </w:r>
        </w:del>
      </w:ins>
      <w:ins w:id="927" w:author="Автор" w:date="2025-12-09T14:14:00Z">
        <w:r w:rsidR="00A479C3">
          <w:rPr>
            <w:rFonts w:ascii="Times New Roman" w:eastAsia="Times New Roman" w:hAnsi="Times New Roman" w:cs="Times New Roman"/>
            <w:sz w:val="24"/>
            <w:szCs w:val="24"/>
          </w:rPr>
          <w:t xml:space="preserve">. </w:t>
        </w:r>
      </w:ins>
      <w:ins w:id="928" w:author="Автор" w:date="2025-12-10T07:33:00Z">
        <w:del w:id="929" w:author="Автор" w:date="2025-12-23T13:41:00Z">
          <w:r w:rsidR="00847FD9" w:rsidDel="00C62EDA">
            <w:rPr>
              <w:rFonts w:ascii="Times New Roman" w:eastAsia="Times New Roman" w:hAnsi="Times New Roman" w:cs="Times New Roman"/>
              <w:sz w:val="24"/>
              <w:szCs w:val="24"/>
            </w:rPr>
            <w:delText>(</w:delText>
          </w:r>
        </w:del>
      </w:ins>
      <w:ins w:id="930" w:author="Автор" w:date="2025-12-09T14:20:00Z">
        <w:r w:rsidR="00AB2BF2">
          <w:rPr>
            <w:rFonts w:ascii="Times New Roman" w:eastAsia="Times New Roman" w:hAnsi="Times New Roman" w:cs="Times New Roman"/>
            <w:sz w:val="24"/>
            <w:szCs w:val="24"/>
          </w:rPr>
          <w:t>A</w:t>
        </w:r>
      </w:ins>
      <w:ins w:id="931" w:author="Автор" w:date="2025-12-09T14:15:00Z">
        <w:r w:rsidR="00A479C3">
          <w:rPr>
            <w:rFonts w:ascii="Times New Roman" w:eastAsia="Times New Roman" w:hAnsi="Times New Roman" w:cs="Times New Roman"/>
            <w:sz w:val="24"/>
            <w:szCs w:val="24"/>
          </w:rPr>
          <w:t xml:space="preserve"> physicist </w:t>
        </w:r>
      </w:ins>
      <w:ins w:id="932" w:author="Автор" w:date="2025-12-09T14:20:00Z">
        <w:r w:rsidR="00AB2BF2">
          <w:rPr>
            <w:rFonts w:ascii="Times New Roman" w:eastAsia="Times New Roman" w:hAnsi="Times New Roman" w:cs="Times New Roman"/>
            <w:sz w:val="24"/>
            <w:szCs w:val="24"/>
          </w:rPr>
          <w:t xml:space="preserve">would </w:t>
        </w:r>
      </w:ins>
      <w:ins w:id="933" w:author="Автор" w:date="2025-12-09T14:15:00Z">
        <w:r w:rsidR="00A479C3">
          <w:rPr>
            <w:rFonts w:ascii="Times New Roman" w:eastAsia="Times New Roman" w:hAnsi="Times New Roman" w:cs="Times New Roman"/>
            <w:sz w:val="24"/>
            <w:szCs w:val="24"/>
          </w:rPr>
          <w:t>recognize</w:t>
        </w:r>
      </w:ins>
      <w:ins w:id="934" w:author="Автор" w:date="2025-12-09T14:20:00Z">
        <w:r w:rsidR="00AB2BF2">
          <w:rPr>
            <w:rFonts w:ascii="Times New Roman" w:eastAsia="Times New Roman" w:hAnsi="Times New Roman" w:cs="Times New Roman"/>
            <w:sz w:val="24"/>
            <w:szCs w:val="24"/>
          </w:rPr>
          <w:t xml:space="preserve"> here</w:t>
        </w:r>
      </w:ins>
      <w:ins w:id="935" w:author="Автор" w:date="2025-12-09T14:15:00Z">
        <w:r w:rsidR="00A479C3">
          <w:rPr>
            <w:rFonts w:ascii="Times New Roman" w:eastAsia="Times New Roman" w:hAnsi="Times New Roman" w:cs="Times New Roman"/>
            <w:sz w:val="24"/>
            <w:szCs w:val="24"/>
          </w:rPr>
          <w:t xml:space="preserve"> the </w:t>
        </w:r>
      </w:ins>
      <w:ins w:id="936" w:author="Автор" w:date="2025-12-09T14:19:00Z">
        <w:r w:rsidR="00AB2BF2">
          <w:rPr>
            <w:rFonts w:ascii="Times New Roman" w:eastAsia="Times New Roman" w:hAnsi="Times New Roman" w:cs="Times New Roman"/>
            <w:sz w:val="24"/>
            <w:szCs w:val="24"/>
          </w:rPr>
          <w:t xml:space="preserve">Gibbs </w:t>
        </w:r>
        <w:del w:id="937" w:author="Автор" w:date="2025-12-09T16:34:00Z">
          <w:r w:rsidR="00AB2BF2" w:rsidDel="00651F13">
            <w:rPr>
              <w:rFonts w:ascii="Times New Roman" w:eastAsia="Times New Roman" w:hAnsi="Times New Roman" w:cs="Times New Roman"/>
              <w:sz w:val="24"/>
              <w:szCs w:val="24"/>
            </w:rPr>
            <w:delText>statistics</w:delText>
          </w:r>
        </w:del>
      </w:ins>
      <w:ins w:id="938" w:author="Автор" w:date="2025-12-09T16:34:00Z">
        <w:r w:rsidR="00651F13">
          <w:rPr>
            <w:rFonts w:ascii="Times New Roman" w:eastAsia="Times New Roman" w:hAnsi="Times New Roman" w:cs="Times New Roman"/>
            <w:sz w:val="24"/>
            <w:szCs w:val="24"/>
          </w:rPr>
          <w:t>di</w:t>
        </w:r>
      </w:ins>
      <w:ins w:id="939" w:author="Автор" w:date="2025-12-10T07:32:00Z">
        <w:r w:rsidR="008F6F21">
          <w:rPr>
            <w:rFonts w:ascii="Times New Roman" w:eastAsia="Times New Roman" w:hAnsi="Times New Roman" w:cs="Times New Roman"/>
            <w:sz w:val="24"/>
            <w:szCs w:val="24"/>
          </w:rPr>
          <w:t>s</w:t>
        </w:r>
      </w:ins>
      <w:ins w:id="940" w:author="Автор" w:date="2025-12-09T16:34:00Z">
        <w:r w:rsidR="00651F13">
          <w:rPr>
            <w:rFonts w:ascii="Times New Roman" w:eastAsia="Times New Roman" w:hAnsi="Times New Roman" w:cs="Times New Roman"/>
            <w:sz w:val="24"/>
            <w:szCs w:val="24"/>
          </w:rPr>
          <w:t>tribution</w:t>
        </w:r>
      </w:ins>
      <w:ins w:id="941" w:author="Автор" w:date="2025-12-09T14:15:00Z">
        <w:r w:rsidR="00A479C3">
          <w:rPr>
            <w:rFonts w:ascii="Times New Roman" w:eastAsia="Times New Roman" w:hAnsi="Times New Roman" w:cs="Times New Roman"/>
            <w:sz w:val="24"/>
            <w:szCs w:val="24"/>
          </w:rPr>
          <w:t xml:space="preserve"> </w:t>
        </w:r>
      </w:ins>
      <w:ins w:id="942" w:author="Автор" w:date="2025-12-09T14:19:00Z">
        <w:r w:rsidR="00AB2BF2">
          <w:rPr>
            <w:rFonts w:ascii="Times New Roman" w:eastAsia="Times New Roman" w:hAnsi="Times New Roman" w:cs="Times New Roman"/>
            <w:sz w:val="24"/>
            <w:szCs w:val="24"/>
          </w:rPr>
          <w:t>for</w:t>
        </w:r>
      </w:ins>
      <w:ins w:id="943" w:author="Автор" w:date="2025-12-09T14:15:00Z">
        <w:r w:rsidR="00A479C3">
          <w:rPr>
            <w:rFonts w:ascii="Times New Roman" w:eastAsia="Times New Roman" w:hAnsi="Times New Roman" w:cs="Times New Roman"/>
            <w:sz w:val="24"/>
            <w:szCs w:val="24"/>
          </w:rPr>
          <w:t xml:space="preserve"> the Onsager model of ferromagneti</w:t>
        </w:r>
      </w:ins>
      <w:ins w:id="944" w:author="Автор" w:date="2025-12-09T14:19:00Z">
        <w:r w:rsidR="00AB2BF2">
          <w:rPr>
            <w:rFonts w:ascii="Times New Roman" w:eastAsia="Times New Roman" w:hAnsi="Times New Roman" w:cs="Times New Roman"/>
            <w:sz w:val="24"/>
            <w:szCs w:val="24"/>
          </w:rPr>
          <w:t>sm</w:t>
        </w:r>
      </w:ins>
      <w:ins w:id="945" w:author="Автор" w:date="2025-12-09T14:20:00Z">
        <w:r w:rsidR="00AB2BF2">
          <w:rPr>
            <w:rFonts w:ascii="Times New Roman" w:eastAsia="Times New Roman" w:hAnsi="Times New Roman" w:cs="Times New Roman"/>
            <w:sz w:val="24"/>
            <w:szCs w:val="24"/>
          </w:rPr>
          <w:t>.</w:t>
        </w:r>
      </w:ins>
      <w:ins w:id="946" w:author="Автор" w:date="2025-12-10T07:33:00Z">
        <w:del w:id="947" w:author="Автор" w:date="2025-12-23T13:41:00Z">
          <w:r w:rsidR="00847FD9" w:rsidDel="00C62EDA">
            <w:rPr>
              <w:rFonts w:ascii="Times New Roman" w:eastAsia="Times New Roman" w:hAnsi="Times New Roman" w:cs="Times New Roman"/>
              <w:sz w:val="24"/>
              <w:szCs w:val="24"/>
            </w:rPr>
            <w:delText>)</w:delText>
          </w:r>
        </w:del>
      </w:ins>
      <w:ins w:id="948" w:author="Автор" w:date="2025-12-09T14:20:00Z">
        <w:r w:rsidR="00AB2BF2">
          <w:rPr>
            <w:rFonts w:ascii="Times New Roman" w:eastAsia="Times New Roman" w:hAnsi="Times New Roman" w:cs="Times New Roman"/>
            <w:sz w:val="24"/>
            <w:szCs w:val="24"/>
          </w:rPr>
          <w:t xml:space="preserve"> In population genetics, th</w:t>
        </w:r>
      </w:ins>
      <w:ins w:id="949" w:author="Автор" w:date="2025-12-09T14:21:00Z">
        <w:r w:rsidR="00AB2BF2">
          <w:rPr>
            <w:rFonts w:ascii="Times New Roman" w:eastAsia="Times New Roman" w:hAnsi="Times New Roman" w:cs="Times New Roman"/>
            <w:sz w:val="24"/>
            <w:szCs w:val="24"/>
          </w:rPr>
          <w:t>is</w:t>
        </w:r>
      </w:ins>
      <w:ins w:id="950" w:author="Автор" w:date="2025-12-09T14:20:00Z">
        <w:r w:rsidR="00AB2BF2">
          <w:rPr>
            <w:rFonts w:ascii="Times New Roman" w:eastAsia="Times New Roman" w:hAnsi="Times New Roman" w:cs="Times New Roman"/>
            <w:sz w:val="24"/>
            <w:szCs w:val="24"/>
          </w:rPr>
          <w:t xml:space="preserve"> Gaussian form </w:t>
        </w:r>
      </w:ins>
      <w:ins w:id="951" w:author="Автор" w:date="2025-12-09T14:16:00Z">
        <w:r w:rsidR="00A479C3">
          <w:rPr>
            <w:rFonts w:ascii="Times New Roman" w:eastAsia="Times New Roman" w:hAnsi="Times New Roman" w:cs="Times New Roman"/>
            <w:sz w:val="24"/>
            <w:szCs w:val="24"/>
          </w:rPr>
          <w:t>has</w:t>
        </w:r>
      </w:ins>
      <w:ins w:id="952" w:author="Автор" w:date="2025-12-09T14:17:00Z">
        <w:r w:rsidR="00AB2BF2">
          <w:rPr>
            <w:rFonts w:ascii="Times New Roman" w:eastAsia="Times New Roman" w:hAnsi="Times New Roman" w:cs="Times New Roman"/>
            <w:sz w:val="24"/>
            <w:szCs w:val="24"/>
          </w:rPr>
          <w:t xml:space="preserve"> </w:t>
        </w:r>
      </w:ins>
      <w:ins w:id="953" w:author="Автор" w:date="2025-12-09T14:20:00Z">
        <w:r w:rsidR="00AB2BF2">
          <w:rPr>
            <w:rFonts w:ascii="Times New Roman" w:eastAsia="Times New Roman" w:hAnsi="Times New Roman" w:cs="Times New Roman"/>
            <w:sz w:val="24"/>
            <w:szCs w:val="24"/>
          </w:rPr>
          <w:t>a</w:t>
        </w:r>
      </w:ins>
      <w:ins w:id="954" w:author="Автор" w:date="2025-12-09T14:17:00Z">
        <w:r w:rsidR="00AB2BF2">
          <w:rPr>
            <w:rFonts w:ascii="Times New Roman" w:eastAsia="Times New Roman" w:hAnsi="Times New Roman" w:cs="Times New Roman"/>
            <w:sz w:val="24"/>
            <w:szCs w:val="24"/>
          </w:rPr>
          <w:t xml:space="preserve"> justification </w:t>
        </w:r>
        <w:del w:id="955" w:author="Автор" w:date="2025-12-10T07:33:00Z">
          <w:r w:rsidR="00AB2BF2" w:rsidDel="006666A4">
            <w:rPr>
              <w:rFonts w:ascii="Times New Roman" w:eastAsia="Times New Roman" w:hAnsi="Times New Roman" w:cs="Times New Roman"/>
              <w:sz w:val="24"/>
              <w:szCs w:val="24"/>
            </w:rPr>
            <w:delText>only</w:delText>
          </w:r>
        </w:del>
      </w:ins>
      <w:ins w:id="956" w:author="Автор" w:date="2025-12-09T14:16:00Z">
        <w:del w:id="957" w:author="Автор" w:date="2025-12-10T07:33:00Z">
          <w:r w:rsidR="00A479C3" w:rsidDel="006666A4">
            <w:rPr>
              <w:rFonts w:ascii="Times New Roman" w:eastAsia="Times New Roman" w:hAnsi="Times New Roman" w:cs="Times New Roman"/>
              <w:sz w:val="24"/>
              <w:szCs w:val="24"/>
            </w:rPr>
            <w:delText xml:space="preserve"> </w:delText>
          </w:r>
        </w:del>
        <w:r w:rsidR="00A479C3">
          <w:rPr>
            <w:rFonts w:ascii="Times New Roman" w:eastAsia="Times New Roman" w:hAnsi="Times New Roman" w:cs="Times New Roman"/>
            <w:sz w:val="24"/>
            <w:szCs w:val="24"/>
          </w:rPr>
          <w:t xml:space="preserve">in the limit </w:t>
        </w:r>
      </w:ins>
      <w:ins w:id="958" w:author="Автор" w:date="2025-12-09T14:17:00Z">
        <w:r w:rsidR="00A479C3">
          <w:rPr>
            <w:rFonts w:ascii="Times New Roman" w:eastAsia="Times New Roman" w:hAnsi="Times New Roman" w:cs="Times New Roman"/>
            <w:sz w:val="24"/>
            <w:szCs w:val="24"/>
          </w:rPr>
          <w:t>of QLE</w:t>
        </w:r>
      </w:ins>
      <w:ins w:id="959" w:author="Автор" w:date="2025-12-09T14:15:00Z">
        <w:r w:rsidR="00A479C3">
          <w:rPr>
            <w:rFonts w:ascii="Times New Roman" w:eastAsia="Times New Roman" w:hAnsi="Times New Roman" w:cs="Times New Roman"/>
            <w:sz w:val="24"/>
            <w:szCs w:val="24"/>
          </w:rPr>
          <w:t xml:space="preserve"> </w:t>
        </w:r>
      </w:ins>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[28, 30]</w:t>
      </w:r>
      <w:r w:rsidR="00EF6A49">
        <w:rPr>
          <w:rFonts w:ascii="Times New Roman" w:eastAsia="Times New Roman" w:hAnsi="Times New Roman" w:cs="Times New Roman"/>
          <w:sz w:val="24"/>
          <w:szCs w:val="24"/>
        </w:rPr>
        <w:fldChar w:fldCharType="end"/>
      </w:r>
      <w:ins w:id="960" w:author="Автор" w:date="2025-12-09T14:17:00Z">
        <w:del w:id="961" w:author="Автор" w:date="2025-12-15T14:31:00Z">
          <w:r w:rsidR="00A479C3" w:rsidDel="00B26380">
            <w:rPr>
              <w:rFonts w:ascii="Times New Roman" w:eastAsia="Times New Roman" w:hAnsi="Times New Roman" w:cs="Times New Roman"/>
              <w:sz w:val="24"/>
              <w:szCs w:val="24"/>
            </w:rPr>
            <w:delText>Neher, 2011 #205}</w:delText>
          </w:r>
        </w:del>
        <w:r w:rsidR="00A479C3">
          <w:rPr>
            <w:rFonts w:ascii="Times New Roman" w:eastAsia="Times New Roman" w:hAnsi="Times New Roman" w:cs="Times New Roman"/>
            <w:sz w:val="24"/>
            <w:szCs w:val="24"/>
          </w:rPr>
          <w:t>.</w:t>
        </w:r>
      </w:ins>
      <w:ins w:id="962" w:author="Автор" w:date="2025-12-09T15:05:00Z">
        <w:r w:rsidR="00A16F07">
          <w:rPr>
            <w:rFonts w:ascii="Times New Roman" w:eastAsia="Times New Roman" w:hAnsi="Times New Roman" w:cs="Times New Roman"/>
            <w:sz w:val="24"/>
            <w:szCs w:val="24"/>
          </w:rPr>
          <w:t xml:space="preserve"> P</w:t>
        </w:r>
      </w:ins>
      <w:ins w:id="963" w:author="Автор" w:date="2025-12-09T14:17:00Z">
        <w:del w:id="964" w:author="Автор" w:date="2025-12-09T15:05:00Z">
          <w:r w:rsidR="00A479C3" w:rsidDel="00A16F07">
            <w:rPr>
              <w:rFonts w:ascii="Times New Roman" w:eastAsia="Times New Roman" w:hAnsi="Times New Roman" w:cs="Times New Roman"/>
              <w:sz w:val="24"/>
              <w:szCs w:val="24"/>
            </w:rPr>
            <w:delText xml:space="preserve"> </w:delText>
          </w:r>
        </w:del>
      </w:ins>
      <w:ins w:id="965" w:author="Автор" w:date="2025-12-09T15:04:00Z">
        <w:r w:rsidR="00A16F07">
          <w:rPr>
            <w:rFonts w:ascii="Times New Roman" w:eastAsia="Times New Roman" w:hAnsi="Times New Roman" w:cs="Times New Roman"/>
            <w:sz w:val="24"/>
            <w:szCs w:val="24"/>
          </w:rPr>
          <w:t xml:space="preserve">arameters of </w:t>
        </w:r>
      </w:ins>
      <w:ins w:id="966" w:author="Автор" w:date="2025-12-09T15:05:00Z">
        <w:r w:rsidR="00A16F07">
          <w:rPr>
            <w:rFonts w:ascii="Times New Roman" w:eastAsia="Times New Roman" w:hAnsi="Times New Roman" w:cs="Times New Roman"/>
            <w:sz w:val="24"/>
            <w:szCs w:val="24"/>
          </w:rPr>
          <w:t>the Gaussian are fit to sequence data using various approximations</w:t>
        </w:r>
      </w:ins>
      <w:ins w:id="967" w:author="Автор" w:date="2025-12-23T13:43:00Z">
        <w:r w:rsidR="008D006D">
          <w:rPr>
            <w:rFonts w:ascii="Times New Roman" w:eastAsia="Times New Roman" w:hAnsi="Times New Roman" w:cs="Times New Roman"/>
            <w:sz w:val="24"/>
            <w:szCs w:val="24"/>
          </w:rPr>
          <w:t xml:space="preserve"> </w: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 </w:instrText>
        </w:r>
        <w:r w:rsidR="008D006D">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PC9ZZWFyPjxSZWNOdW0+MTIzMTwvUmVjTnVtPjxEaXNwbGF5VGV4dD5bNTldPC9EaXNwbGF5VGV4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8D006D">
          <w:rPr>
            <w:rFonts w:ascii="Times New Roman" w:eastAsia="Times New Roman" w:hAnsi="Times New Roman" w:cs="Times New Roman"/>
            <w:sz w:val="24"/>
            <w:szCs w:val="24"/>
          </w:rPr>
          <w:instrText xml:space="preserve"> ADDIN EN.CITE.DATA </w:instrText>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end"/>
        </w:r>
        <w:r w:rsidR="008D006D">
          <w:rPr>
            <w:rFonts w:ascii="Times New Roman" w:eastAsia="Times New Roman" w:hAnsi="Times New Roman" w:cs="Times New Roman"/>
            <w:sz w:val="24"/>
            <w:szCs w:val="24"/>
          </w:rPr>
        </w:r>
        <w:r w:rsidR="008D006D">
          <w:rPr>
            <w:rFonts w:ascii="Times New Roman" w:eastAsia="Times New Roman" w:hAnsi="Times New Roman" w:cs="Times New Roman"/>
            <w:sz w:val="24"/>
            <w:szCs w:val="24"/>
          </w:rPr>
          <w:fldChar w:fldCharType="separate"/>
        </w:r>
        <w:r w:rsidR="008D006D">
          <w:rPr>
            <w:rFonts w:ascii="Times New Roman" w:eastAsia="Times New Roman" w:hAnsi="Times New Roman" w:cs="Times New Roman"/>
            <w:noProof/>
            <w:sz w:val="24"/>
            <w:szCs w:val="24"/>
          </w:rPr>
          <w:t>[59]</w:t>
        </w:r>
        <w:r w:rsidR="008D006D">
          <w:rPr>
            <w:rFonts w:ascii="Times New Roman" w:eastAsia="Times New Roman" w:hAnsi="Times New Roman" w:cs="Times New Roman"/>
            <w:sz w:val="24"/>
            <w:szCs w:val="24"/>
          </w:rPr>
          <w:fldChar w:fldCharType="end"/>
        </w:r>
      </w:ins>
      <w:ins w:id="968" w:author="Автор" w:date="2025-12-09T15:05:00Z">
        <w:r w:rsidR="00A16F07">
          <w:rPr>
            <w:rFonts w:ascii="Times New Roman" w:eastAsia="Times New Roman" w:hAnsi="Times New Roman" w:cs="Times New Roman"/>
            <w:sz w:val="24"/>
            <w:szCs w:val="24"/>
          </w:rPr>
          <w:t>.</w:t>
        </w:r>
        <w:del w:id="969" w:author="Автор" w:date="2025-12-09T16:34:00Z">
          <w:r w:rsidR="00A16F07" w:rsidDel="00651F13">
            <w:rPr>
              <w:rFonts w:ascii="Times New Roman" w:eastAsia="Times New Roman" w:hAnsi="Times New Roman" w:cs="Times New Roman"/>
              <w:sz w:val="24"/>
              <w:szCs w:val="24"/>
            </w:rPr>
            <w:delText xml:space="preserve"> </w:delText>
          </w:r>
        </w:del>
        <w:r w:rsidR="00A16F07">
          <w:rPr>
            <w:rFonts w:ascii="Times New Roman" w:eastAsia="Times New Roman" w:hAnsi="Times New Roman" w:cs="Times New Roman"/>
            <w:sz w:val="24"/>
            <w:szCs w:val="24"/>
          </w:rPr>
          <w:t xml:space="preserve"> </w:t>
        </w:r>
      </w:ins>
      <w:del w:id="970" w:author="Автор" w:date="2025-12-09T14:18:00Z">
        <w:r w:rsidDel="00AB2BF2">
          <w:rPr>
            <w:rFonts w:ascii="Times New Roman" w:eastAsia="Times New Roman" w:hAnsi="Times New Roman" w:cs="Times New Roman"/>
            <w:sz w:val="24"/>
            <w:szCs w:val="24"/>
          </w:rPr>
          <w:delText xml:space="preserve">Because they have a more distant common ancestor, the number of false-positive epistatic bonds due to genetic linkage is decreased, and very few bonds are left (Fig. 5C). </w:delText>
        </w:r>
      </w:del>
      <w:ins w:id="971" w:author="Автор" w:date="2025-12-03T01:07:00Z">
        <w:del w:id="972" w:author="Автор" w:date="2025-12-09T14:18:00Z">
          <w:r w:rsidR="003F5305" w:rsidDel="00AB2BF2">
            <w:rPr>
              <w:rFonts w:ascii="Times New Roman" w:eastAsia="Times New Roman" w:hAnsi="Times New Roman" w:cs="Times New Roman"/>
              <w:sz w:val="24"/>
              <w:szCs w:val="24"/>
            </w:rPr>
            <w:delText xml:space="preserve">. </w:delText>
          </w:r>
        </w:del>
        <w:del w:id="973" w:author="Автор" w:date="2025-12-09T14:21:00Z">
          <w:r w:rsidR="003F5305" w:rsidRPr="00534DC8" w:rsidDel="00AB2BF2">
            <w:rPr>
              <w:rFonts w:ascii="Times New Roman" w:eastAsia="Times New Roman" w:hAnsi="Times New Roman" w:cs="Times New Roman"/>
              <w:sz w:val="24"/>
              <w:szCs w:val="24"/>
            </w:rPr>
            <w:delText xml:space="preserve">The study </w:delText>
          </w:r>
        </w:del>
      </w:ins>
      <w:del w:id="974" w:author="Автор" w:date="2025-12-09T14:21:00Z">
        <w:r w:rsidR="00F53701" w:rsidDel="00AB2BF2">
          <w:rPr>
            <w:rFonts w:ascii="Times New Roman" w:eastAsia="Times New Roman" w:hAnsi="Times New Roman" w:cs="Times New Roman"/>
            <w:sz w:val="24"/>
            <w:szCs w:val="24"/>
          </w:rPr>
          <w:delText>{Rodriguez-Rivas, 2022 #107}</w:delText>
        </w:r>
      </w:del>
      <w:ins w:id="975" w:author="Автор" w:date="2025-12-09T14:21:00Z">
        <w:r w:rsidR="00AB2BF2">
          <w:rPr>
            <w:rFonts w:ascii="Times New Roman" w:eastAsia="Times New Roman" w:hAnsi="Times New Roman" w:cs="Times New Roman"/>
            <w:sz w:val="24"/>
            <w:szCs w:val="24"/>
          </w:rPr>
          <w:t>DCA</w:t>
        </w:r>
      </w:ins>
      <w:ins w:id="976" w:author="Автор" w:date="2025-12-09T16:35:00Z">
        <w:r w:rsidR="00D65C4C">
          <w:rPr>
            <w:rFonts w:ascii="Times New Roman" w:eastAsia="Times New Roman" w:hAnsi="Times New Roman" w:cs="Times New Roman"/>
            <w:sz w:val="24"/>
            <w:szCs w:val="24"/>
          </w:rPr>
          <w:t xml:space="preserve"> also</w:t>
        </w:r>
      </w:ins>
      <w:del w:id="977" w:author="Автор" w:date="2025-12-09T12:26:00Z">
        <w:r w:rsidR="00012969" w:rsidDel="00395CF5">
          <w:rPr>
            <w:rFonts w:ascii="Times New Roman" w:eastAsia="Times New Roman" w:hAnsi="Times New Roman" w:cs="Times New Roman"/>
            <w:sz w:val="24"/>
            <w:szCs w:val="24"/>
          </w:rPr>
          <w:delText>{Rodriguez-Rivas, 2022 #107}</w:delText>
        </w:r>
      </w:del>
      <w:ins w:id="978" w:author="Автор" w:date="2025-12-03T01:07:00Z">
        <w:r w:rsidR="003F5305" w:rsidRPr="00534DC8">
          <w:rPr>
            <w:rFonts w:ascii="Times New Roman" w:eastAsia="Times New Roman" w:hAnsi="Times New Roman" w:cs="Times New Roman"/>
            <w:sz w:val="24"/>
            <w:szCs w:val="24"/>
          </w:rPr>
          <w:t xml:space="preserve"> </w:t>
        </w:r>
        <w:del w:id="979" w:author="Автор" w:date="2025-12-09T12:16:00Z">
          <w:r w:rsidR="003F5305" w:rsidRPr="00534DC8" w:rsidDel="00316475">
            <w:rPr>
              <w:rFonts w:ascii="Times New Roman" w:eastAsia="Times New Roman" w:hAnsi="Times New Roman" w:cs="Times New Roman"/>
              <w:sz w:val="24"/>
              <w:szCs w:val="24"/>
            </w:rPr>
            <w:delText xml:space="preserve">also </w:delText>
          </w:r>
        </w:del>
        <w:r w:rsidR="003F5305" w:rsidRPr="00534DC8">
          <w:rPr>
            <w:rFonts w:ascii="Times New Roman" w:eastAsia="Times New Roman" w:hAnsi="Times New Roman" w:cs="Times New Roman"/>
            <w:sz w:val="24"/>
            <w:szCs w:val="24"/>
          </w:rPr>
          <w:t>include</w:t>
        </w:r>
      </w:ins>
      <w:ins w:id="980" w:author="Автор" w:date="2025-12-09T14:21:00Z">
        <w:r w:rsidR="00AB2BF2">
          <w:rPr>
            <w:rFonts w:ascii="Times New Roman" w:eastAsia="Times New Roman" w:hAnsi="Times New Roman" w:cs="Times New Roman"/>
            <w:sz w:val="24"/>
            <w:szCs w:val="24"/>
          </w:rPr>
          <w:t>s</w:t>
        </w:r>
      </w:ins>
      <w:ins w:id="981" w:author="Автор" w:date="2025-12-03T01:07:00Z">
        <w:del w:id="982" w:author="Автор" w:date="2025-12-09T14:21:00Z">
          <w:r w:rsidR="003F5305" w:rsidRPr="00534DC8" w:rsidDel="00AB2BF2">
            <w:rPr>
              <w:rFonts w:ascii="Times New Roman" w:eastAsia="Times New Roman" w:hAnsi="Times New Roman" w:cs="Times New Roman"/>
              <w:sz w:val="24"/>
              <w:szCs w:val="24"/>
            </w:rPr>
            <w:delText>d</w:delText>
          </w:r>
        </w:del>
        <w:r w:rsidR="003F5305">
          <w:rPr>
            <w:rFonts w:ascii="Times New Roman" w:eastAsia="Times New Roman" w:hAnsi="Times New Roman" w:cs="Times New Roman"/>
            <w:bCs/>
            <w:sz w:val="24"/>
            <w:szCs w:val="24"/>
            <w:lang w:val="en-US"/>
          </w:rPr>
          <w:t xml:space="preserve"> </w:t>
        </w:r>
        <w:r w:rsidR="003F5305" w:rsidRPr="00534DC8">
          <w:rPr>
            <w:rFonts w:ascii="Times New Roman" w:eastAsia="Times New Roman" w:hAnsi="Times New Roman" w:cs="Times New Roman"/>
            <w:bCs/>
            <w:sz w:val="24"/>
            <w:szCs w:val="24"/>
            <w:lang w:val="en-US"/>
          </w:rPr>
          <w:t>down-weigh</w:t>
        </w:r>
        <w:r w:rsidR="003F5305">
          <w:rPr>
            <w:rFonts w:ascii="Times New Roman" w:eastAsia="Times New Roman" w:hAnsi="Times New Roman" w:cs="Times New Roman"/>
            <w:bCs/>
            <w:sz w:val="24"/>
            <w:szCs w:val="24"/>
            <w:lang w:val="en-US"/>
          </w:rPr>
          <w:t>ing</w:t>
        </w:r>
        <w:r w:rsidR="003F5305" w:rsidRPr="00534DC8">
          <w:rPr>
            <w:rFonts w:ascii="Times New Roman" w:eastAsia="Times New Roman" w:hAnsi="Times New Roman" w:cs="Times New Roman"/>
            <w:bCs/>
            <w:sz w:val="24"/>
            <w:szCs w:val="24"/>
            <w:lang w:val="en-US"/>
          </w:rPr>
          <w:t xml:space="preserve"> sequences with over 80% identity, which is a </w:t>
        </w:r>
        <w:r w:rsidR="003F5305">
          <w:rPr>
            <w:rFonts w:ascii="Times New Roman" w:eastAsia="Times New Roman" w:hAnsi="Times New Roman" w:cs="Times New Roman"/>
            <w:bCs/>
            <w:sz w:val="24"/>
            <w:szCs w:val="24"/>
            <w:lang w:val="en-US"/>
          </w:rPr>
          <w:t xml:space="preserve">phenomenological </w:t>
        </w:r>
        <w:del w:id="983" w:author="Автор" w:date="2025-12-09T14:19:00Z">
          <w:r w:rsidR="003F5305" w:rsidDel="00AB2BF2">
            <w:rPr>
              <w:rFonts w:ascii="Times New Roman" w:eastAsia="Times New Roman" w:hAnsi="Times New Roman" w:cs="Times New Roman"/>
              <w:bCs/>
              <w:sz w:val="24"/>
              <w:szCs w:val="24"/>
              <w:lang w:val="en-US"/>
            </w:rPr>
            <w:delText>method</w:delText>
          </w:r>
        </w:del>
      </w:ins>
      <w:ins w:id="984" w:author="Автор" w:date="2025-12-09T14:19:00Z">
        <w:r w:rsidR="00AB2BF2">
          <w:rPr>
            <w:rFonts w:ascii="Times New Roman" w:eastAsia="Times New Roman" w:hAnsi="Times New Roman" w:cs="Times New Roman"/>
            <w:bCs/>
            <w:sz w:val="24"/>
            <w:szCs w:val="24"/>
            <w:lang w:val="en-US"/>
          </w:rPr>
          <w:t>trick</w:t>
        </w:r>
      </w:ins>
      <w:ins w:id="985" w:author="Автор" w:date="2025-12-09T14:18:00Z">
        <w:r w:rsidR="00AB2BF2">
          <w:rPr>
            <w:rFonts w:ascii="Times New Roman" w:eastAsia="Times New Roman" w:hAnsi="Times New Roman" w:cs="Times New Roman"/>
            <w:bCs/>
            <w:sz w:val="24"/>
            <w:szCs w:val="24"/>
            <w:lang w:val="en-US"/>
          </w:rPr>
          <w:t xml:space="preserve"> </w:t>
        </w:r>
      </w:ins>
      <w:ins w:id="986" w:author="Автор" w:date="2025-12-09T14:21:00Z">
        <w:del w:id="987" w:author="Автор" w:date="2025-12-09T15:04:00Z">
          <w:r w:rsidR="00AB2BF2" w:rsidDel="00A16F07">
            <w:rPr>
              <w:rFonts w:ascii="Times New Roman" w:eastAsia="Times New Roman" w:hAnsi="Times New Roman" w:cs="Times New Roman"/>
              <w:bCs/>
              <w:sz w:val="24"/>
              <w:szCs w:val="24"/>
              <w:lang w:val="en-US"/>
            </w:rPr>
            <w:delText>s</w:delText>
          </w:r>
        </w:del>
      </w:ins>
      <w:ins w:id="988" w:author="Автор" w:date="2025-12-09T14:19:00Z">
        <w:r w:rsidR="00AB2BF2">
          <w:rPr>
            <w:rFonts w:ascii="Times New Roman" w:eastAsia="Times New Roman" w:hAnsi="Times New Roman" w:cs="Times New Roman"/>
            <w:bCs/>
            <w:sz w:val="24"/>
            <w:szCs w:val="24"/>
            <w:lang w:val="en-US"/>
          </w:rPr>
          <w:t>to</w:t>
        </w:r>
      </w:ins>
      <w:ins w:id="989" w:author="Автор" w:date="2025-12-03T01:07:00Z">
        <w:del w:id="990" w:author="Автор" w:date="2025-12-09T14:18:00Z">
          <w:r w:rsidR="003F5305" w:rsidRPr="00534DC8" w:rsidDel="00AB2BF2">
            <w:rPr>
              <w:rFonts w:ascii="Times New Roman" w:eastAsia="Times New Roman" w:hAnsi="Times New Roman" w:cs="Times New Roman"/>
              <w:bCs/>
              <w:sz w:val="24"/>
              <w:szCs w:val="24"/>
              <w:lang w:val="en-US"/>
            </w:rPr>
            <w:delText xml:space="preserve"> to</w:delText>
          </w:r>
        </w:del>
        <w:r w:rsidR="003F5305" w:rsidRPr="00534DC8">
          <w:rPr>
            <w:rFonts w:ascii="Times New Roman" w:eastAsia="Times New Roman" w:hAnsi="Times New Roman" w:cs="Times New Roman"/>
            <w:bCs/>
            <w:sz w:val="24"/>
            <w:szCs w:val="24"/>
            <w:lang w:val="en-US"/>
          </w:rPr>
          <w:t xml:space="preserve"> deal with the effects of random linkage</w:t>
        </w:r>
        <w:r w:rsidR="003F5305">
          <w:rPr>
            <w:rFonts w:ascii="Times New Roman" w:hAnsi="Times New Roman" w:cs="Times New Roman"/>
            <w:color w:val="000000"/>
            <w:sz w:val="20"/>
            <w:szCs w:val="20"/>
            <w:shd w:val="clear" w:color="auto" w:fill="FFFFFF"/>
            <w:lang w:val="en-US"/>
          </w:rPr>
          <w:t xml:space="preserve">. </w:t>
        </w:r>
      </w:ins>
      <w:ins w:id="991" w:author="Автор" w:date="2025-12-09T12:17:00Z">
        <w:r w:rsidR="00B21171">
          <w:rPr>
            <w:rFonts w:ascii="Times New Roman" w:eastAsia="Times New Roman" w:hAnsi="Times New Roman" w:cs="Times New Roman"/>
            <w:sz w:val="24"/>
            <w:szCs w:val="24"/>
          </w:rPr>
          <w:t xml:space="preserve"> </w:t>
        </w:r>
      </w:ins>
      <w:ins w:id="992" w:author="Автор" w:date="2025-12-09T14:18:00Z">
        <w:r w:rsidR="00AB2BF2">
          <w:rPr>
            <w:rFonts w:ascii="Times New Roman" w:eastAsia="Times New Roman" w:hAnsi="Times New Roman" w:cs="Times New Roman"/>
            <w:sz w:val="24"/>
            <w:szCs w:val="24"/>
          </w:rPr>
          <w:t xml:space="preserve">As result, the number of false-positive epistatic bonds </w:t>
        </w:r>
      </w:ins>
      <w:ins w:id="993" w:author="Автор" w:date="2025-12-09T15:04:00Z">
        <w:r w:rsidR="00C24E90">
          <w:rPr>
            <w:rFonts w:ascii="Times New Roman" w:eastAsia="Times New Roman" w:hAnsi="Times New Roman" w:cs="Times New Roman"/>
            <w:sz w:val="24"/>
            <w:szCs w:val="24"/>
          </w:rPr>
          <w:t>d</w:t>
        </w:r>
      </w:ins>
      <w:ins w:id="994" w:author="Автор" w:date="2025-12-09T14:18:00Z">
        <w:del w:id="995" w:author="Автор" w:date="2025-12-09T15:04:00Z">
          <w:r w:rsidR="00AB2BF2" w:rsidDel="00C24E90">
            <w:rPr>
              <w:rFonts w:ascii="Times New Roman" w:eastAsia="Times New Roman" w:hAnsi="Times New Roman" w:cs="Times New Roman"/>
              <w:sz w:val="24"/>
              <w:szCs w:val="24"/>
            </w:rPr>
            <w:delText>d</w:delText>
          </w:r>
        </w:del>
        <w:r w:rsidR="00AB2BF2">
          <w:rPr>
            <w:rFonts w:ascii="Times New Roman" w:eastAsia="Times New Roman" w:hAnsi="Times New Roman" w:cs="Times New Roman"/>
            <w:sz w:val="24"/>
            <w:szCs w:val="24"/>
          </w:rPr>
          <w:t xml:space="preserve">ue to genetic linkage is </w:t>
        </w:r>
      </w:ins>
      <w:ins w:id="996" w:author="Автор" w:date="2025-12-09T14:22:00Z">
        <w:r w:rsidR="00AB2BF2">
          <w:rPr>
            <w:rFonts w:ascii="Times New Roman" w:eastAsia="Times New Roman" w:hAnsi="Times New Roman" w:cs="Times New Roman"/>
            <w:sz w:val="24"/>
            <w:szCs w:val="24"/>
          </w:rPr>
          <w:t>s</w:t>
        </w:r>
      </w:ins>
      <w:ins w:id="997" w:author="Автор" w:date="2025-12-09T14:21:00Z">
        <w:r w:rsidR="00AB2BF2">
          <w:rPr>
            <w:rFonts w:ascii="Times New Roman" w:eastAsia="Times New Roman" w:hAnsi="Times New Roman" w:cs="Times New Roman"/>
            <w:sz w:val="24"/>
            <w:szCs w:val="24"/>
          </w:rPr>
          <w:t xml:space="preserve">harply </w:t>
        </w:r>
      </w:ins>
      <w:ins w:id="998" w:author="Автор" w:date="2025-12-09T14:18:00Z">
        <w:r w:rsidR="00AB2BF2">
          <w:rPr>
            <w:rFonts w:ascii="Times New Roman" w:eastAsia="Times New Roman" w:hAnsi="Times New Roman" w:cs="Times New Roman"/>
            <w:sz w:val="24"/>
            <w:szCs w:val="24"/>
          </w:rPr>
          <w:t>decreased</w:t>
        </w:r>
        <w:del w:id="999" w:author="Автор" w:date="2025-12-09T15:04:00Z">
          <w:r w:rsidR="00AB2BF2" w:rsidDel="00A16F07">
            <w:rPr>
              <w:rFonts w:ascii="Times New Roman" w:eastAsia="Times New Roman" w:hAnsi="Times New Roman" w:cs="Times New Roman"/>
              <w:sz w:val="24"/>
              <w:szCs w:val="24"/>
            </w:rPr>
            <w:delText xml:space="preserve">, and </w:delText>
          </w:r>
        </w:del>
      </w:ins>
      <w:ins w:id="1000" w:author="Автор" w:date="2025-12-09T14:22:00Z">
        <w:del w:id="1001" w:author="Автор" w:date="2025-12-09T15:04:00Z">
          <w:r w:rsidR="00AB2BF2" w:rsidDel="00A16F07">
            <w:rPr>
              <w:rFonts w:ascii="Times New Roman" w:eastAsia="Times New Roman" w:hAnsi="Times New Roman" w:cs="Times New Roman"/>
              <w:sz w:val="24"/>
              <w:szCs w:val="24"/>
            </w:rPr>
            <w:delText>too</w:delText>
          </w:r>
        </w:del>
      </w:ins>
      <w:ins w:id="1002" w:author="Автор" w:date="2025-12-09T14:18:00Z">
        <w:del w:id="1003" w:author="Автор" w:date="2025-12-09T15:04:00Z">
          <w:r w:rsidR="00AB2BF2" w:rsidDel="00A16F07">
            <w:rPr>
              <w:rFonts w:ascii="Times New Roman" w:eastAsia="Times New Roman" w:hAnsi="Times New Roman" w:cs="Times New Roman"/>
              <w:sz w:val="24"/>
              <w:szCs w:val="24"/>
            </w:rPr>
            <w:delText xml:space="preserve"> few bonds are left</w:delText>
          </w:r>
        </w:del>
        <w:r w:rsidR="00AB2BF2">
          <w:rPr>
            <w:rFonts w:ascii="Times New Roman" w:eastAsia="Times New Roman" w:hAnsi="Times New Roman" w:cs="Times New Roman"/>
            <w:sz w:val="24"/>
            <w:szCs w:val="24"/>
          </w:rPr>
          <w:t xml:space="preserve"> (Fig. 5C).</w:t>
        </w:r>
      </w:ins>
      <w:ins w:id="1004" w:author="Автор" w:date="2025-12-09T14:19:00Z">
        <w:r w:rsidR="00AB2BF2">
          <w:rPr>
            <w:rFonts w:ascii="Times New Roman" w:eastAsia="Times New Roman" w:hAnsi="Times New Roman" w:cs="Times New Roman"/>
            <w:sz w:val="24"/>
            <w:szCs w:val="24"/>
          </w:rPr>
          <w:t xml:space="preserve"> </w:t>
        </w:r>
      </w:ins>
    </w:p>
    <w:p w14:paraId="7B02072B" w14:textId="415814E7" w:rsidR="0087149A" w:rsidRPr="00A315BB" w:rsidDel="003F5305" w:rsidRDefault="0076272C">
      <w:pPr>
        <w:spacing w:after="0" w:line="360" w:lineRule="auto"/>
        <w:ind w:firstLine="720"/>
        <w:jc w:val="both"/>
        <w:rPr>
          <w:del w:id="1005" w:author="Автор" w:date="2025-12-03T00:39:00Z"/>
          <w:rFonts w:ascii="Times New Roman" w:eastAsia="Times New Roman" w:hAnsi="Times New Roman" w:cs="Times New Roman"/>
          <w:sz w:val="24"/>
          <w:szCs w:val="24"/>
        </w:rPr>
      </w:pPr>
      <w:del w:id="1006" w:author="Автор" w:date="2025-12-09T14:22:00Z">
        <w:r w:rsidDel="00AB2BF2">
          <w:rPr>
            <w:rFonts w:ascii="Times New Roman" w:eastAsia="Times New Roman" w:hAnsi="Times New Roman" w:cs="Times New Roman"/>
            <w:sz w:val="24"/>
            <w:szCs w:val="24"/>
          </w:rPr>
          <w:delText xml:space="preserve">However, </w:delText>
        </w:r>
      </w:del>
      <w:del w:id="1007" w:author="Автор" w:date="2025-12-09T14:19:00Z">
        <w:r w:rsidDel="00AB2BF2">
          <w:rPr>
            <w:rFonts w:ascii="Times New Roman" w:eastAsia="Times New Roman" w:hAnsi="Times New Roman" w:cs="Times New Roman"/>
            <w:sz w:val="24"/>
            <w:szCs w:val="24"/>
          </w:rPr>
          <w:delText xml:space="preserve">this </w:delText>
        </w:r>
      </w:del>
      <w:ins w:id="1008" w:author="Автор" w:date="2025-12-09T14:22:00Z">
        <w:r w:rsidR="00AB2BF2">
          <w:rPr>
            <w:rFonts w:ascii="Times New Roman" w:eastAsia="Times New Roman" w:hAnsi="Times New Roman" w:cs="Times New Roman"/>
            <w:bCs/>
            <w:sz w:val="24"/>
            <w:szCs w:val="24"/>
            <w:lang w:val="en-US"/>
          </w:rPr>
          <w:t>The</w:t>
        </w:r>
      </w:ins>
      <w:ins w:id="1009" w:author="Автор" w:date="2025-12-09T14:19:00Z">
        <w:r w:rsidR="00AB2BF2">
          <w:rPr>
            <w:rFonts w:ascii="Times New Roman" w:eastAsia="Times New Roman" w:hAnsi="Times New Roman" w:cs="Times New Roman"/>
            <w:sz w:val="24"/>
            <w:szCs w:val="24"/>
          </w:rPr>
          <w:t xml:space="preserve"> DCA</w:t>
        </w:r>
        <w:del w:id="1010" w:author="Автор" w:date="2025-12-15T14:32:00Z">
          <w:r w:rsidR="00AB2BF2" w:rsidDel="00081885">
            <w:rPr>
              <w:rFonts w:ascii="Times New Roman" w:eastAsia="Times New Roman" w:hAnsi="Times New Roman" w:cs="Times New Roman"/>
              <w:sz w:val="24"/>
              <w:szCs w:val="24"/>
            </w:rPr>
            <w:delText xml:space="preserve">-QLE </w:delText>
          </w:r>
        </w:del>
      </w:ins>
      <w:ins w:id="1011" w:author="Автор" w:date="2025-12-15T14:32:00Z">
        <w:r w:rsidR="00081885">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approach </w:t>
      </w:r>
      <w:del w:id="1012" w:author="Автор" w:date="2025-12-09T15:04:00Z">
        <w:r w:rsidDel="00C24E90">
          <w:rPr>
            <w:rFonts w:ascii="Times New Roman" w:eastAsia="Times New Roman" w:hAnsi="Times New Roman" w:cs="Times New Roman"/>
            <w:sz w:val="24"/>
            <w:szCs w:val="24"/>
          </w:rPr>
          <w:delText xml:space="preserve">creates </w:delText>
        </w:r>
      </w:del>
      <w:ins w:id="1013" w:author="Автор" w:date="2025-12-09T15:04:00Z">
        <w:r w:rsidR="00C24E90">
          <w:rPr>
            <w:rFonts w:ascii="Times New Roman" w:eastAsia="Times New Roman" w:hAnsi="Times New Roman" w:cs="Times New Roman"/>
            <w:sz w:val="24"/>
            <w:szCs w:val="24"/>
          </w:rPr>
          <w:t xml:space="preserve">has </w:t>
        </w:r>
      </w:ins>
      <w:r>
        <w:rPr>
          <w:rFonts w:ascii="Times New Roman" w:eastAsia="Times New Roman" w:hAnsi="Times New Roman" w:cs="Times New Roman"/>
          <w:sz w:val="24"/>
          <w:szCs w:val="24"/>
        </w:rPr>
        <w:t>other problems</w:t>
      </w:r>
      <w:ins w:id="1014" w:author="Автор" w:date="2025-12-09T14:22:00Z">
        <w:r w:rsidR="00AB2BF2">
          <w:rPr>
            <w:rFonts w:ascii="Times New Roman" w:eastAsia="Times New Roman" w:hAnsi="Times New Roman" w:cs="Times New Roman"/>
            <w:sz w:val="24"/>
            <w:szCs w:val="24"/>
          </w:rPr>
          <w:t xml:space="preserve"> as well</w:t>
        </w:r>
      </w:ins>
      <w:del w:id="1015" w:author="Автор" w:date="2025-12-15T14:31:00Z">
        <w:r w:rsidDel="00081885">
          <w:rPr>
            <w:rFonts w:ascii="Times New Roman" w:eastAsia="Times New Roman" w:hAnsi="Times New Roman" w:cs="Times New Roman"/>
            <w:sz w:val="24"/>
            <w:szCs w:val="24"/>
          </w:rPr>
          <w:delText>.</w:delText>
        </w:r>
      </w:del>
      <w:ins w:id="1016" w:author="Автор" w:date="2025-12-15T14:31:00Z">
        <w:r w:rsidR="00081885">
          <w:rPr>
            <w:rFonts w:ascii="Times New Roman" w:eastAsia="Times New Roman" w:hAnsi="Times New Roman" w:cs="Times New Roman"/>
            <w:sz w:val="24"/>
            <w:szCs w:val="24"/>
          </w:rPr>
          <w:t xml:space="preserve">. </w:t>
        </w:r>
      </w:ins>
      <w:ins w:id="1017" w:author="Автор" w:date="2025-12-15T14:32:00Z">
        <w:r w:rsidR="00081885">
          <w:rPr>
            <w:rFonts w:ascii="Times New Roman" w:eastAsia="Times New Roman" w:hAnsi="Times New Roman" w:cs="Times New Roman"/>
            <w:sz w:val="24"/>
            <w:szCs w:val="24"/>
          </w:rPr>
          <w:t>Firstly,</w:t>
        </w:r>
      </w:ins>
      <w:del w:id="1018" w:author="Автор" w:date="2025-12-15T14:31:00Z">
        <w:r w:rsidDel="00081885">
          <w:rPr>
            <w:rFonts w:ascii="Times New Roman" w:eastAsia="Times New Roman" w:hAnsi="Times New Roman" w:cs="Times New Roman"/>
            <w:sz w:val="24"/>
            <w:szCs w:val="24"/>
          </w:rPr>
          <w:delText xml:space="preserve"> </w:delText>
        </w:r>
      </w:del>
      <w:ins w:id="1019" w:author="Автор" w:date="2025-12-15T14:31:00Z">
        <w:r w:rsidR="00081885">
          <w:rPr>
            <w:rFonts w:ascii="Times New Roman" w:eastAsia="Times New Roman" w:hAnsi="Times New Roman" w:cs="Times New Roman"/>
            <w:sz w:val="24"/>
            <w:szCs w:val="24"/>
          </w:rPr>
          <w:t xml:space="preserve"> </w:t>
        </w:r>
      </w:ins>
      <w:del w:id="1020" w:author="Автор" w:date="2025-12-09T14:22:00Z">
        <w:r w:rsidDel="00D4242A">
          <w:rPr>
            <w:rFonts w:ascii="Times New Roman" w:eastAsia="Times New Roman" w:hAnsi="Times New Roman" w:cs="Times New Roman"/>
            <w:sz w:val="24"/>
            <w:szCs w:val="24"/>
          </w:rPr>
          <w:delText>Firstly, the</w:delText>
        </w:r>
      </w:del>
      <w:ins w:id="1021" w:author="Автор" w:date="2025-12-09T14:22:00Z">
        <w:del w:id="1022" w:author="Автор" w:date="2025-12-15T14:31:00Z">
          <w:r w:rsidR="00D4242A" w:rsidDel="00081885">
            <w:rPr>
              <w:rFonts w:ascii="Times New Roman" w:eastAsia="Times New Roman" w:hAnsi="Times New Roman" w:cs="Times New Roman"/>
              <w:sz w:val="24"/>
              <w:szCs w:val="24"/>
            </w:rPr>
            <w:delText>The</w:delText>
          </w:r>
        </w:del>
      </w:ins>
      <w:del w:id="1023" w:author="Автор" w:date="2025-12-15T14:31:00Z">
        <w:r w:rsidDel="00081885">
          <w:rPr>
            <w:rFonts w:ascii="Times New Roman" w:eastAsia="Times New Roman" w:hAnsi="Times New Roman" w:cs="Times New Roman"/>
            <w:sz w:val="24"/>
            <w:szCs w:val="24"/>
          </w:rPr>
          <w:delText xml:space="preserve"> </w:delText>
        </w:r>
      </w:del>
      <w:del w:id="1024" w:author="Автор" w:date="2025-12-09T12:16:00Z">
        <w:r w:rsidDel="00316475">
          <w:rPr>
            <w:rFonts w:ascii="Times New Roman" w:eastAsia="Times New Roman" w:hAnsi="Times New Roman" w:cs="Times New Roman"/>
            <w:sz w:val="24"/>
            <w:szCs w:val="24"/>
          </w:rPr>
          <w:delText xml:space="preserve">original </w:delText>
        </w:r>
      </w:del>
      <w:r>
        <w:rPr>
          <w:rFonts w:ascii="Times New Roman" w:eastAsia="Times New Roman" w:hAnsi="Times New Roman" w:cs="Times New Roman"/>
          <w:sz w:val="24"/>
          <w:szCs w:val="24"/>
        </w:rPr>
        <w:t>QLE</w:t>
      </w:r>
      <w:ins w:id="1025" w:author="Автор" w:date="2025-12-09T12:16:00Z">
        <w:r w:rsidR="00316475">
          <w:rPr>
            <w:rFonts w:ascii="Times New Roman" w:eastAsia="Times New Roman" w:hAnsi="Times New Roman" w:cs="Times New Roman"/>
            <w:sz w:val="24"/>
            <w:szCs w:val="24"/>
          </w:rPr>
          <w:t xml:space="preserve"> approximation</w:t>
        </w:r>
      </w:ins>
      <w:ins w:id="1026" w:author="Автор" w:date="2025-12-15T14:32:00Z">
        <w:r w:rsidR="00081885">
          <w:rPr>
            <w:rFonts w:ascii="Times New Roman" w:eastAsia="Times New Roman" w:hAnsi="Times New Roman" w:cs="Times New Roman"/>
            <w:sz w:val="24"/>
            <w:szCs w:val="24"/>
          </w:rPr>
          <w:t xml:space="preserve"> that lies at the basis of DCA</w:t>
        </w:r>
      </w:ins>
      <w:ins w:id="1027" w:author="Автор" w:date="2025-12-09T12:16:00Z">
        <w:r w:rsidR="00316475">
          <w:rPr>
            <w:rFonts w:ascii="Times New Roman" w:eastAsia="Times New Roman" w:hAnsi="Times New Roman" w:cs="Times New Roman"/>
            <w:sz w:val="24"/>
            <w:szCs w:val="24"/>
          </w:rPr>
          <w:t xml:space="preserve"> </w:t>
        </w:r>
      </w:ins>
      <w:del w:id="1028" w:author="Автор" w:date="2025-12-09T12:17:00Z">
        <w:r w:rsidDel="00316475">
          <w:rPr>
            <w:rFonts w:ascii="Times New Roman" w:eastAsia="Times New Roman" w:hAnsi="Times New Roman" w:cs="Times New Roman"/>
            <w:sz w:val="24"/>
            <w:szCs w:val="24"/>
          </w:rPr>
          <w:delText xml:space="preserve"> </w:delText>
        </w:r>
      </w:del>
      <w:del w:id="1029" w:author="Автор" w:date="2025-12-15T14:31:00Z">
        <w:r w:rsidR="00862383" w:rsidDel="00081885">
          <w:rPr>
            <w:rFonts w:ascii="Times New Roman" w:eastAsia="Times New Roman" w:hAnsi="Times New Roman" w:cs="Times New Roman"/>
            <w:sz w:val="24"/>
            <w:szCs w:val="24"/>
          </w:rPr>
          <w:delText>{Kimura, 1965 #159;Neher, 2011 #205}</w:delText>
        </w:r>
        <w:r w:rsidR="00854946" w:rsidDel="00081885">
          <w:rPr>
            <w:rFonts w:ascii="Times New Roman" w:eastAsia="Times New Roman" w:hAnsi="Times New Roman" w:cs="Times New Roman"/>
            <w:sz w:val="24"/>
            <w:szCs w:val="24"/>
          </w:rPr>
          <w:delText xml:space="preserve"> </w:delText>
        </w:r>
      </w:del>
      <w:ins w:id="1030" w:author="Автор" w:date="2025-12-09T12:17:00Z">
        <w:del w:id="1031" w:author="Автор" w:date="2025-12-09T16:36:00Z">
          <w:r w:rsidR="00316475" w:rsidDel="00D65C4C">
            <w:rPr>
              <w:rFonts w:ascii="Times New Roman" w:eastAsia="Times New Roman" w:hAnsi="Times New Roman" w:cs="Times New Roman"/>
              <w:sz w:val="24"/>
              <w:szCs w:val="24"/>
            </w:rPr>
            <w:delText xml:space="preserve">that lies at the base of this approach </w:delText>
          </w:r>
        </w:del>
      </w:ins>
      <w:r>
        <w:rPr>
          <w:rFonts w:ascii="Times New Roman" w:eastAsia="Times New Roman" w:hAnsi="Times New Roman" w:cs="Times New Roman"/>
          <w:sz w:val="24"/>
          <w:szCs w:val="24"/>
        </w:rPr>
        <w:t xml:space="preserve">was formulated for sequences from the same population of the same species, not from different species, and the validity of such a leap to cross-species comparison is not formally justified. Secondly, such </w:t>
      </w:r>
      <w:ins w:id="1032" w:author="Автор" w:date="2025-12-09T16:37:00Z">
        <w:r w:rsidR="00D65C4C">
          <w:rPr>
            <w:rFonts w:ascii="Times New Roman" w:eastAsia="Times New Roman" w:hAnsi="Times New Roman" w:cs="Times New Roman"/>
            <w:sz w:val="24"/>
            <w:szCs w:val="24"/>
          </w:rPr>
          <w:t xml:space="preserve">an </w:t>
        </w:r>
      </w:ins>
      <w:r>
        <w:rPr>
          <w:rFonts w:ascii="Times New Roman" w:eastAsia="Times New Roman" w:hAnsi="Times New Roman" w:cs="Times New Roman"/>
          <w:sz w:val="24"/>
          <w:szCs w:val="24"/>
        </w:rPr>
        <w:t>approach assumes that pairwise interactions did not change for million years since the most recent common ancestor</w:t>
      </w:r>
      <w:ins w:id="1033" w:author="Автор" w:date="2025-12-09T16:37:00Z">
        <w:r w:rsidR="00D65C4C">
          <w:rPr>
            <w:rFonts w:ascii="Times New Roman" w:eastAsia="Times New Roman" w:hAnsi="Times New Roman" w:cs="Times New Roman"/>
            <w:sz w:val="24"/>
            <w:szCs w:val="24"/>
          </w:rPr>
          <w:t xml:space="preserve"> of these species</w:t>
        </w:r>
      </w:ins>
      <w:del w:id="1034" w:author="Автор" w:date="2025-12-09T16:37:00Z">
        <w:r w:rsidDel="00D65C4C">
          <w:rPr>
            <w:rFonts w:ascii="Times New Roman" w:eastAsia="Times New Roman" w:hAnsi="Times New Roman" w:cs="Times New Roman"/>
            <w:sz w:val="24"/>
            <w:szCs w:val="24"/>
          </w:rPr>
          <w:delText>, which is not plausible</w:delText>
        </w:r>
      </w:del>
      <w:r>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w:t>
      </w:r>
      <w:r w:rsidRPr="003A23D7">
        <w:rPr>
          <w:rFonts w:ascii="Times New Roman" w:eastAsia="Times New Roman" w:hAnsi="Times New Roman" w:cs="Times New Roman"/>
          <w:sz w:val="24"/>
          <w:szCs w:val="24"/>
        </w:rPr>
        <w:t xml:space="preserve">change at long interspecies times. </w:t>
      </w:r>
      <w:del w:id="1035" w:author="Автор" w:date="2025-12-02T23:59:00Z">
        <w:r w:rsidRPr="0045051E" w:rsidDel="00CE0DB0">
          <w:rPr>
            <w:rFonts w:ascii="Times New Roman" w:eastAsia="Times New Roman" w:hAnsi="Times New Roman" w:cs="Times New Roman"/>
            <w:sz w:val="24"/>
            <w:szCs w:val="24"/>
          </w:rPr>
          <w:delText xml:space="preserve">Thirdly, because in in QLE approach, all </w:delText>
        </w:r>
        <w:r w:rsidRPr="005E310B" w:rsidDel="00CE0DB0">
          <w:rPr>
            <w:rFonts w:ascii="Times New Roman" w:eastAsia="Times New Roman" w:hAnsi="Times New Roman" w:cs="Times New Roman"/>
            <w:sz w:val="24"/>
            <w:szCs w:val="24"/>
            <w:rPrChange w:id="1036" w:author="Автор" w:date="2025-12-23T13:44:00Z">
              <w:rPr>
                <w:rFonts w:ascii="Times New Roman" w:eastAsia="Times New Roman" w:hAnsi="Times New Roman" w:cs="Times New Roman"/>
                <w:i/>
                <w:sz w:val="24"/>
                <w:szCs w:val="24"/>
              </w:rPr>
            </w:rPrChange>
          </w:rPr>
          <w:delText>L</w:delText>
        </w:r>
        <w:r w:rsidRPr="005E310B" w:rsidDel="00CE0DB0">
          <w:rPr>
            <w:rFonts w:ascii="Times New Roman" w:eastAsia="Times New Roman" w:hAnsi="Times New Roman" w:cs="Times New Roman"/>
            <w:sz w:val="24"/>
            <w:szCs w:val="24"/>
            <w:rPrChange w:id="1037" w:author="Автор" w:date="2025-12-23T13:44:00Z">
              <w:rPr>
                <w:rFonts w:ascii="Times New Roman" w:eastAsia="Times New Roman" w:hAnsi="Times New Roman" w:cs="Times New Roman"/>
                <w:sz w:val="24"/>
                <w:szCs w:val="24"/>
                <w:vertAlign w:val="superscript"/>
              </w:rPr>
            </w:rPrChange>
          </w:rPr>
          <w:delText>2</w:delText>
        </w:r>
        <w:r w:rsidRPr="0045051E" w:rsidDel="00CE0DB0">
          <w:rPr>
            <w:rFonts w:ascii="Times New Roman" w:eastAsia="Times New Roman" w:hAnsi="Times New Roman" w:cs="Times New Roman"/>
            <w:sz w:val="24"/>
            <w:szCs w:val="24"/>
          </w:rPr>
          <w:delText>/2 coefficients of a large interaction matrix are fit to genomic data at once, the number of fitting parameters is large, which may cause unstable results due to even small errors. In contrast, our method uses data for one species, direct calculation instead of fitting, and works with one site pair at a time.</w:delText>
        </w:r>
      </w:del>
      <w:ins w:id="1038" w:author="Автор" w:date="2025-12-02T15:51:00Z">
        <w:del w:id="1039" w:author="Автор" w:date="2025-12-02T23:59:00Z">
          <w:r w:rsidR="00203E5E" w:rsidRPr="0045051E" w:rsidDel="00CE0DB0">
            <w:rPr>
              <w:rFonts w:ascii="Times New Roman" w:eastAsia="Times New Roman" w:hAnsi="Times New Roman" w:cs="Times New Roman"/>
              <w:sz w:val="24"/>
              <w:szCs w:val="24"/>
            </w:rPr>
            <w:delText xml:space="preserve"> </w:delText>
          </w:r>
        </w:del>
      </w:ins>
      <w:ins w:id="1040" w:author="Автор" w:date="2025-12-02T15:52:00Z">
        <w:del w:id="1041" w:author="Автор" w:date="2025-12-09T14:22:00Z">
          <w:r w:rsidR="00203E5E" w:rsidRPr="0045051E" w:rsidDel="00D4242A">
            <w:rPr>
              <w:rFonts w:ascii="Times New Roman" w:eastAsia="Times New Roman" w:hAnsi="Times New Roman" w:cs="Times New Roman"/>
              <w:sz w:val="24"/>
              <w:szCs w:val="24"/>
            </w:rPr>
            <w:delText>In additi</w:delText>
          </w:r>
        </w:del>
      </w:ins>
      <w:ins w:id="1042" w:author="Автор" w:date="2025-12-02T15:53:00Z">
        <w:del w:id="1043" w:author="Автор" w:date="2025-12-09T14:22:00Z">
          <w:r w:rsidR="00203E5E" w:rsidRPr="0045051E" w:rsidDel="00D4242A">
            <w:rPr>
              <w:rFonts w:ascii="Times New Roman" w:eastAsia="Times New Roman" w:hAnsi="Times New Roman" w:cs="Times New Roman"/>
              <w:sz w:val="24"/>
              <w:szCs w:val="24"/>
            </w:rPr>
            <w:delText>on</w:delText>
          </w:r>
        </w:del>
      </w:ins>
      <w:ins w:id="1044" w:author="Автор" w:date="2025-12-02T15:52:00Z">
        <w:del w:id="1045" w:author="Автор" w:date="2025-12-09T14:22:00Z">
          <w:r w:rsidR="00203E5E" w:rsidRPr="0045051E" w:rsidDel="00D4242A">
            <w:rPr>
              <w:rFonts w:ascii="Times New Roman" w:eastAsia="Times New Roman" w:hAnsi="Times New Roman" w:cs="Times New Roman"/>
              <w:sz w:val="24"/>
              <w:szCs w:val="24"/>
            </w:rPr>
            <w:delText>,</w:delText>
          </w:r>
        </w:del>
      </w:ins>
      <w:ins w:id="1046" w:author="Автор" w:date="2025-12-09T12:06:00Z">
        <w:del w:id="1047" w:author="Автор" w:date="2025-12-09T14:22:00Z">
          <w:r w:rsidR="00B872A7" w:rsidRPr="0045051E" w:rsidDel="00D4242A">
            <w:rPr>
              <w:rFonts w:ascii="Times New Roman" w:eastAsia="Times New Roman" w:hAnsi="Times New Roman" w:cs="Times New Roman"/>
              <w:sz w:val="24"/>
              <w:szCs w:val="24"/>
            </w:rPr>
            <w:delText>particular</w:delText>
          </w:r>
        </w:del>
      </w:ins>
      <w:ins w:id="1048" w:author="Автор" w:date="2025-12-09T14:22:00Z">
        <w:r w:rsidR="00D4242A" w:rsidRPr="0045051E">
          <w:rPr>
            <w:rFonts w:ascii="Times New Roman" w:eastAsia="Times New Roman" w:hAnsi="Times New Roman" w:cs="Times New Roman"/>
            <w:sz w:val="24"/>
            <w:szCs w:val="24"/>
          </w:rPr>
          <w:t>Thirdly</w:t>
        </w:r>
      </w:ins>
      <w:ins w:id="1049" w:author="Автор" w:date="2025-12-09T12:06:00Z">
        <w:r w:rsidR="00B872A7" w:rsidRPr="0045051E">
          <w:rPr>
            <w:rFonts w:ascii="Times New Roman" w:eastAsia="Times New Roman" w:hAnsi="Times New Roman" w:cs="Times New Roman"/>
            <w:sz w:val="24"/>
            <w:szCs w:val="24"/>
          </w:rPr>
          <w:t>,</w:t>
        </w:r>
      </w:ins>
      <w:ins w:id="1050" w:author="Автор" w:date="2025-12-02T15:52:00Z">
        <w:r w:rsidR="00203E5E" w:rsidRPr="0045051E">
          <w:rPr>
            <w:rFonts w:ascii="Times New Roman" w:eastAsia="Times New Roman" w:hAnsi="Times New Roman" w:cs="Times New Roman"/>
            <w:sz w:val="24"/>
            <w:szCs w:val="24"/>
          </w:rPr>
          <w:t xml:space="preserve"> </w:t>
        </w:r>
        <w:r w:rsidR="00203E5E" w:rsidRPr="005E310B">
          <w:rPr>
            <w:rFonts w:eastAsia="Times New Roman"/>
            <w:sz w:val="24"/>
            <w:szCs w:val="24"/>
            <w:rPrChange w:id="1051" w:author="Автор" w:date="2025-12-23T13:44:00Z">
              <w:rPr>
                <w:rStyle w:val="apple-converted-space"/>
                <w:rFonts w:ascii="Times New Roman" w:hAnsi="Times New Roman" w:cs="Times New Roman"/>
                <w:color w:val="000000"/>
                <w:sz w:val="20"/>
                <w:szCs w:val="20"/>
                <w:shd w:val="clear" w:color="auto" w:fill="FFFFFF"/>
                <w:lang w:val="en-US"/>
              </w:rPr>
            </w:rPrChange>
          </w:rPr>
          <w:t>QLE</w:t>
        </w:r>
      </w:ins>
      <w:ins w:id="1052" w:author="Автор" w:date="2025-12-15T14:32:00Z">
        <w:r w:rsidR="00081885" w:rsidRPr="005E310B">
          <w:rPr>
            <w:rFonts w:ascii="Times New Roman" w:eastAsia="Times New Roman" w:hAnsi="Times New Roman" w:cs="Times New Roman"/>
            <w:sz w:val="24"/>
            <w:szCs w:val="24"/>
            <w:rPrChange w:id="1053" w:author="Автор" w:date="2025-12-23T13:44:00Z">
              <w:rPr>
                <w:rFonts w:eastAsia="Times New Roman"/>
                <w:sz w:val="24"/>
                <w:szCs w:val="24"/>
              </w:rPr>
            </w:rPrChange>
          </w:rPr>
          <w:t xml:space="preserve"> </w:t>
        </w:r>
      </w:ins>
      <w:ins w:id="1054" w:author="Автор" w:date="2025-12-09T15:02:00Z">
        <w:del w:id="1055" w:author="Автор" w:date="2025-12-15T14:32:00Z">
          <w:r w:rsidR="00F9174A" w:rsidRPr="005E310B" w:rsidDel="00081885">
            <w:rPr>
              <w:rFonts w:ascii="Times New Roman" w:eastAsia="Times New Roman" w:hAnsi="Times New Roman" w:cs="Times New Roman"/>
              <w:sz w:val="24"/>
              <w:szCs w:val="24"/>
              <w:rPrChange w:id="1056" w:author="Автор" w:date="2025-12-23T13:44:00Z">
                <w:rPr>
                  <w:rFonts w:ascii="Times New Roman" w:eastAsia="Times New Roman" w:hAnsi="Times New Roman" w:cs="Times New Roman"/>
                  <w:sz w:val="24"/>
                  <w:szCs w:val="24"/>
                  <w:lang w:val="ru-RU"/>
                </w:rPr>
              </w:rPrChange>
            </w:rPr>
            <w:delText>,</w:delText>
          </w:r>
        </w:del>
      </w:ins>
      <w:ins w:id="1057" w:author="Автор" w:date="2025-12-09T14:23:00Z">
        <w:del w:id="1058" w:author="Автор" w:date="2025-12-15T14:32:00Z">
          <w:r w:rsidR="00306C71" w:rsidRPr="0045051E" w:rsidDel="00081885">
            <w:rPr>
              <w:rFonts w:ascii="Times New Roman" w:eastAsia="Times New Roman" w:hAnsi="Times New Roman" w:cs="Times New Roman"/>
              <w:sz w:val="24"/>
              <w:szCs w:val="24"/>
            </w:rPr>
            <w:delText xml:space="preserve"> on which DCA is based</w:delText>
          </w:r>
        </w:del>
      </w:ins>
      <w:ins w:id="1059" w:author="Автор" w:date="2025-12-09T15:02:00Z">
        <w:del w:id="1060" w:author="Автор" w:date="2025-12-15T14:32:00Z">
          <w:r w:rsidR="00F9174A" w:rsidRPr="005E310B" w:rsidDel="00081885">
            <w:rPr>
              <w:rFonts w:ascii="Times New Roman" w:eastAsia="Times New Roman" w:hAnsi="Times New Roman" w:cs="Times New Roman"/>
              <w:sz w:val="24"/>
              <w:szCs w:val="24"/>
              <w:rPrChange w:id="1061" w:author="Автор" w:date="2025-12-23T13:44:00Z">
                <w:rPr>
                  <w:rFonts w:ascii="Times New Roman" w:eastAsia="Times New Roman" w:hAnsi="Times New Roman" w:cs="Times New Roman"/>
                  <w:sz w:val="24"/>
                  <w:szCs w:val="24"/>
                  <w:lang w:val="ru-RU"/>
                </w:rPr>
              </w:rPrChange>
            </w:rPr>
            <w:delText>,</w:delText>
          </w:r>
        </w:del>
      </w:ins>
      <w:ins w:id="1062" w:author="Автор" w:date="2025-12-02T15:52:00Z">
        <w:del w:id="1063" w:author="Автор" w:date="2025-12-15T14:32:00Z">
          <w:r w:rsidR="00203E5E" w:rsidRPr="005E310B" w:rsidDel="00081885">
            <w:rPr>
              <w:rFonts w:eastAsia="Times New Roman"/>
              <w:sz w:val="24"/>
              <w:szCs w:val="24"/>
              <w:rPrChange w:id="1064"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 </w:delText>
          </w:r>
        </w:del>
        <w:r w:rsidR="00203E5E" w:rsidRPr="005E310B">
          <w:rPr>
            <w:rFonts w:eastAsia="Times New Roman"/>
            <w:sz w:val="24"/>
            <w:szCs w:val="24"/>
            <w:rPrChange w:id="1065" w:author="Автор" w:date="2025-12-23T13:44:00Z">
              <w:rPr>
                <w:rStyle w:val="apple-converted-space"/>
                <w:rFonts w:ascii="Times New Roman" w:hAnsi="Times New Roman" w:cs="Times New Roman"/>
                <w:color w:val="000000"/>
                <w:sz w:val="20"/>
                <w:szCs w:val="20"/>
                <w:shd w:val="clear" w:color="auto" w:fill="FFFFFF"/>
                <w:lang w:val="en-US"/>
              </w:rPr>
            </w:rPrChange>
          </w:rPr>
          <w:t xml:space="preserve">does not </w:t>
        </w:r>
        <w:del w:id="1066" w:author="Автор" w:date="2025-12-09T15:02:00Z">
          <w:r w:rsidR="00203E5E" w:rsidRPr="005E310B" w:rsidDel="00F9174A">
            <w:rPr>
              <w:rFonts w:eastAsia="Times New Roman"/>
              <w:sz w:val="24"/>
              <w:szCs w:val="24"/>
              <w:rPrChange w:id="1067"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apply to </w:delText>
          </w:r>
        </w:del>
      </w:ins>
      <w:ins w:id="1068" w:author="Автор" w:date="2025-12-09T15:02:00Z">
        <w:r w:rsidR="00F9174A" w:rsidRPr="0045051E">
          <w:rPr>
            <w:rFonts w:ascii="Times New Roman" w:eastAsia="Times New Roman" w:hAnsi="Times New Roman" w:cs="Times New Roman"/>
            <w:sz w:val="24"/>
            <w:szCs w:val="24"/>
          </w:rPr>
          <w:t>work in</w:t>
        </w:r>
        <w:r w:rsidR="00F9174A" w:rsidRPr="005E310B">
          <w:rPr>
            <w:rFonts w:ascii="Times New Roman" w:eastAsia="Times New Roman" w:hAnsi="Times New Roman" w:cs="Times New Roman"/>
            <w:sz w:val="24"/>
            <w:szCs w:val="24"/>
            <w:rPrChange w:id="1069" w:author="Автор" w:date="2025-12-23T13:44:00Z">
              <w:rPr>
                <w:rFonts w:ascii="Times New Roman" w:eastAsia="Times New Roman" w:hAnsi="Times New Roman" w:cs="Times New Roman"/>
                <w:sz w:val="24"/>
                <w:szCs w:val="24"/>
                <w:lang w:val="ru-RU"/>
              </w:rPr>
            </w:rPrChange>
          </w:rPr>
          <w:t xml:space="preserve"> </w:t>
        </w:r>
      </w:ins>
      <w:ins w:id="1070" w:author="Автор" w:date="2025-12-02T15:52:00Z">
        <w:r w:rsidR="00203E5E" w:rsidRPr="005E310B">
          <w:rPr>
            <w:rFonts w:eastAsia="Times New Roman"/>
            <w:sz w:val="24"/>
            <w:szCs w:val="24"/>
            <w:rPrChange w:id="1071" w:author="Автор" w:date="2025-12-23T13:44:00Z">
              <w:rPr>
                <w:rStyle w:val="apple-converted-space"/>
                <w:rFonts w:ascii="Times New Roman" w:hAnsi="Times New Roman" w:cs="Times New Roman"/>
                <w:color w:val="000000"/>
                <w:sz w:val="20"/>
                <w:szCs w:val="20"/>
                <w:shd w:val="clear" w:color="auto" w:fill="FFFFFF"/>
                <w:lang w:val="en-US"/>
              </w:rPr>
            </w:rPrChange>
          </w:rPr>
          <w:t>SARS CoV-2 evolution</w:t>
        </w:r>
      </w:ins>
      <w:ins w:id="1072" w:author="Автор" w:date="2025-12-15T14:33:00Z">
        <w:r w:rsidR="00050B99" w:rsidRPr="0045051E">
          <w:rPr>
            <w:rFonts w:ascii="Times New Roman" w:eastAsia="Times New Roman" w:hAnsi="Times New Roman" w:cs="Times New Roman"/>
            <w:sz w:val="24"/>
            <w:szCs w:val="24"/>
          </w:rPr>
          <w:t xml:space="preserve">, because </w:t>
        </w:r>
      </w:ins>
      <w:ins w:id="1073" w:author="Автор" w:date="2025-12-02T15:52:00Z">
        <w:del w:id="1074" w:author="Автор" w:date="2025-12-15T14:33:00Z">
          <w:r w:rsidR="00203E5E" w:rsidRPr="005E310B" w:rsidDel="00050B99">
            <w:rPr>
              <w:rFonts w:eastAsia="Times New Roman"/>
              <w:sz w:val="24"/>
              <w:szCs w:val="24"/>
              <w:rPrChange w:id="1075" w:author="Автор" w:date="2025-12-23T13:44:00Z">
                <w:rPr>
                  <w:rStyle w:val="apple-converted-space"/>
                  <w:rFonts w:ascii="Times New Roman" w:hAnsi="Times New Roman" w:cs="Times New Roman"/>
                  <w:color w:val="000000"/>
                  <w:sz w:val="20"/>
                  <w:szCs w:val="20"/>
                  <w:shd w:val="clear" w:color="auto" w:fill="FFFFFF"/>
                  <w:lang w:val="en-US"/>
                </w:rPr>
              </w:rPrChange>
            </w:rPr>
            <w:delText>.</w:delText>
          </w:r>
        </w:del>
      </w:ins>
      <w:ins w:id="1076" w:author="Автор" w:date="2025-12-15T14:33:00Z">
        <w:r w:rsidR="00050B99" w:rsidRPr="0045051E">
          <w:rPr>
            <w:rFonts w:ascii="Times New Roman" w:eastAsia="Times New Roman" w:hAnsi="Times New Roman" w:cs="Times New Roman"/>
            <w:sz w:val="24"/>
            <w:szCs w:val="24"/>
          </w:rPr>
          <w:t>l</w:t>
        </w:r>
      </w:ins>
      <w:ins w:id="1077" w:author="Автор" w:date="2025-12-02T15:52:00Z">
        <w:del w:id="1078" w:author="Автор" w:date="2025-12-15T14:33:00Z">
          <w:r w:rsidR="00203E5E" w:rsidRPr="005E310B" w:rsidDel="00050B99">
            <w:rPr>
              <w:rFonts w:eastAsia="Times New Roman"/>
              <w:sz w:val="24"/>
              <w:szCs w:val="24"/>
              <w:rPrChange w:id="1079"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 L</w:delText>
          </w:r>
        </w:del>
        <w:r w:rsidR="00203E5E" w:rsidRPr="005E310B">
          <w:rPr>
            <w:rFonts w:eastAsia="Times New Roman"/>
            <w:sz w:val="24"/>
            <w:szCs w:val="24"/>
            <w:rPrChange w:id="1080" w:author="Автор" w:date="2025-12-23T13:44:00Z">
              <w:rPr>
                <w:rStyle w:val="apple-converted-space"/>
                <w:rFonts w:ascii="Times New Roman" w:hAnsi="Times New Roman" w:cs="Times New Roman"/>
                <w:color w:val="000000"/>
                <w:sz w:val="20"/>
                <w:szCs w:val="20"/>
                <w:shd w:val="clear" w:color="auto" w:fill="FFFFFF"/>
                <w:lang w:val="en-US"/>
              </w:rPr>
            </w:rPrChange>
          </w:rPr>
          <w:t xml:space="preserve">inkage effects, </w:t>
        </w:r>
      </w:ins>
      <w:ins w:id="1081" w:author="Автор" w:date="2025-12-09T15:02:00Z">
        <w:del w:id="1082" w:author="Автор" w:date="2025-12-15T14:33:00Z">
          <w:r w:rsidR="00F57B46" w:rsidRPr="0045051E" w:rsidDel="00050B99">
            <w:rPr>
              <w:rFonts w:ascii="Times New Roman" w:eastAsia="Times New Roman" w:hAnsi="Times New Roman" w:cs="Times New Roman"/>
              <w:sz w:val="24"/>
              <w:szCs w:val="24"/>
            </w:rPr>
            <w:delText>which are</w:delText>
          </w:r>
        </w:del>
      </w:ins>
      <w:ins w:id="1083" w:author="Автор" w:date="2025-12-15T14:33:00Z">
        <w:r w:rsidR="00050B99" w:rsidRPr="0045051E">
          <w:rPr>
            <w:rFonts w:ascii="Times New Roman" w:eastAsia="Times New Roman" w:hAnsi="Times New Roman" w:cs="Times New Roman"/>
            <w:sz w:val="24"/>
            <w:szCs w:val="24"/>
          </w:rPr>
          <w:t>which are</w:t>
        </w:r>
      </w:ins>
      <w:ins w:id="1084" w:author="Автор" w:date="2025-12-09T15:02:00Z">
        <w:r w:rsidR="00F57B46" w:rsidRPr="0045051E">
          <w:rPr>
            <w:rFonts w:ascii="Times New Roman" w:eastAsia="Times New Roman" w:hAnsi="Times New Roman" w:cs="Times New Roman"/>
            <w:sz w:val="24"/>
            <w:szCs w:val="24"/>
          </w:rPr>
          <w:t xml:space="preserve"> </w:t>
        </w:r>
      </w:ins>
      <w:ins w:id="1085" w:author="Автор" w:date="2025-12-02T15:52:00Z">
        <w:r w:rsidR="00203E5E" w:rsidRPr="005E310B">
          <w:rPr>
            <w:rFonts w:eastAsia="Times New Roman"/>
            <w:sz w:val="24"/>
            <w:szCs w:val="24"/>
            <w:rPrChange w:id="1086" w:author="Автор" w:date="2025-12-23T13:44:00Z">
              <w:rPr>
                <w:rStyle w:val="apple-converted-space"/>
                <w:rFonts w:ascii="Times New Roman" w:hAnsi="Times New Roman" w:cs="Times New Roman"/>
                <w:color w:val="000000"/>
                <w:sz w:val="20"/>
                <w:szCs w:val="20"/>
                <w:shd w:val="clear" w:color="auto" w:fill="FFFFFF"/>
                <w:lang w:val="en-US"/>
              </w:rPr>
            </w:rPrChange>
          </w:rPr>
          <w:t>negligible in QLE limit,</w:t>
        </w:r>
        <w:del w:id="1087" w:author="Автор" w:date="2025-12-15T14:33:00Z">
          <w:r w:rsidR="00203E5E" w:rsidRPr="005E310B" w:rsidDel="00050B99">
            <w:rPr>
              <w:rFonts w:eastAsia="Times New Roman"/>
              <w:sz w:val="24"/>
              <w:szCs w:val="24"/>
              <w:rPrChange w:id="1088"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 </w:delText>
          </w:r>
        </w:del>
      </w:ins>
      <w:ins w:id="1089" w:author="Автор" w:date="2025-12-09T16:38:00Z">
        <w:del w:id="1090" w:author="Автор" w:date="2025-12-15T14:33:00Z">
          <w:r w:rsidR="003C4E3B" w:rsidRPr="0045051E" w:rsidDel="00050B99">
            <w:rPr>
              <w:rFonts w:ascii="Times New Roman" w:eastAsia="Times New Roman" w:hAnsi="Times New Roman" w:cs="Times New Roman"/>
              <w:sz w:val="24"/>
              <w:szCs w:val="24"/>
            </w:rPr>
            <w:delText>here</w:delText>
          </w:r>
        </w:del>
        <w:r w:rsidR="003C4E3B" w:rsidRPr="0045051E">
          <w:rPr>
            <w:rFonts w:ascii="Times New Roman" w:eastAsia="Times New Roman" w:hAnsi="Times New Roman" w:cs="Times New Roman"/>
            <w:sz w:val="24"/>
            <w:szCs w:val="24"/>
          </w:rPr>
          <w:t xml:space="preserve"> </w:t>
        </w:r>
      </w:ins>
      <w:ins w:id="1091" w:author="Автор" w:date="2025-12-02T15:52:00Z">
        <w:r w:rsidR="00203E5E" w:rsidRPr="005E310B">
          <w:rPr>
            <w:rFonts w:eastAsia="Times New Roman"/>
            <w:sz w:val="24"/>
            <w:szCs w:val="24"/>
            <w:rPrChange w:id="1092" w:author="Автор" w:date="2025-12-23T13:44:00Z">
              <w:rPr>
                <w:rStyle w:val="apple-converted-space"/>
                <w:rFonts w:ascii="Times New Roman" w:hAnsi="Times New Roman" w:cs="Times New Roman"/>
                <w:color w:val="000000"/>
                <w:sz w:val="20"/>
                <w:szCs w:val="20"/>
                <w:shd w:val="clear" w:color="auto" w:fill="FFFFFF"/>
                <w:lang w:val="en-US"/>
              </w:rPr>
            </w:rPrChange>
          </w:rPr>
          <w:t xml:space="preserve">are </w:t>
        </w:r>
        <w:del w:id="1093" w:author="Автор" w:date="2025-12-09T12:15:00Z">
          <w:r w:rsidR="00203E5E" w:rsidRPr="005E310B" w:rsidDel="00AB5E6D">
            <w:rPr>
              <w:rFonts w:eastAsia="Times New Roman"/>
              <w:sz w:val="24"/>
              <w:szCs w:val="24"/>
              <w:rPrChange w:id="1094" w:author="Автор" w:date="2025-12-23T13:44:00Z">
                <w:rPr>
                  <w:rStyle w:val="apple-converted-space"/>
                  <w:rFonts w:ascii="Times New Roman" w:hAnsi="Times New Roman" w:cs="Times New Roman"/>
                  <w:color w:val="000000"/>
                  <w:sz w:val="20"/>
                  <w:szCs w:val="20"/>
                  <w:shd w:val="clear" w:color="auto" w:fill="FFFFFF"/>
                  <w:lang w:val="en-US"/>
                </w:rPr>
              </w:rPrChange>
            </w:rPr>
            <w:delText>rampant</w:delText>
          </w:r>
        </w:del>
      </w:ins>
      <w:ins w:id="1095" w:author="Автор" w:date="2025-12-09T12:15:00Z">
        <w:r w:rsidR="00AB5E6D" w:rsidRPr="0045051E">
          <w:rPr>
            <w:rFonts w:ascii="Times New Roman" w:eastAsia="Times New Roman" w:hAnsi="Times New Roman" w:cs="Times New Roman"/>
            <w:sz w:val="24"/>
            <w:szCs w:val="24"/>
          </w:rPr>
          <w:t>strong</w:t>
        </w:r>
      </w:ins>
      <w:ins w:id="1096" w:author="Автор" w:date="2025-12-15T14:33:00Z">
        <w:r w:rsidR="00050B99" w:rsidRPr="0045051E">
          <w:rPr>
            <w:rFonts w:ascii="Times New Roman" w:eastAsia="Times New Roman" w:hAnsi="Times New Roman" w:cs="Times New Roman"/>
            <w:sz w:val="24"/>
            <w:szCs w:val="24"/>
          </w:rPr>
          <w:t xml:space="preserve">. </w:t>
        </w:r>
      </w:ins>
      <w:ins w:id="1097" w:author="Автор" w:date="2025-12-09T15:03:00Z">
        <w:del w:id="1098" w:author="Автор" w:date="2025-12-15T14:35:00Z">
          <w:r w:rsidR="00F57B46" w:rsidRPr="0045051E" w:rsidDel="00050B99">
            <w:rPr>
              <w:rFonts w:ascii="Times New Roman" w:eastAsia="Times New Roman" w:hAnsi="Times New Roman" w:cs="Times New Roman"/>
              <w:sz w:val="24"/>
              <w:szCs w:val="24"/>
            </w:rPr>
            <w:delText>. They</w:delText>
          </w:r>
        </w:del>
      </w:ins>
      <w:ins w:id="1099" w:author="Автор" w:date="2025-12-02T15:52:00Z">
        <w:del w:id="1100" w:author="Автор" w:date="2025-12-15T14:35:00Z">
          <w:r w:rsidR="00203E5E" w:rsidRPr="005E310B" w:rsidDel="00050B99">
            <w:rPr>
              <w:rFonts w:eastAsia="Times New Roman"/>
              <w:sz w:val="24"/>
              <w:szCs w:val="24"/>
              <w:rPrChange w:id="1101"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 and are</w:delText>
          </w:r>
        </w:del>
      </w:ins>
      <w:ins w:id="1102" w:author="Автор" w:date="2025-12-09T15:03:00Z">
        <w:del w:id="1103" w:author="Автор" w:date="2025-12-15T14:35:00Z">
          <w:r w:rsidR="00AE78CB" w:rsidRPr="0045051E" w:rsidDel="00050B99">
            <w:rPr>
              <w:rFonts w:ascii="Times New Roman" w:eastAsia="Times New Roman" w:hAnsi="Times New Roman" w:cs="Times New Roman"/>
              <w:sz w:val="24"/>
              <w:szCs w:val="24"/>
            </w:rPr>
            <w:delText xml:space="preserve"> </w:delText>
          </w:r>
        </w:del>
        <w:del w:id="1104" w:author="Автор" w:date="2025-12-15T14:33:00Z">
          <w:r w:rsidR="00AE78CB" w:rsidRPr="0045051E" w:rsidDel="00050B99">
            <w:rPr>
              <w:rFonts w:ascii="Times New Roman" w:eastAsia="Times New Roman" w:hAnsi="Times New Roman" w:cs="Times New Roman"/>
              <w:sz w:val="24"/>
              <w:szCs w:val="24"/>
            </w:rPr>
            <w:delText>and</w:delText>
          </w:r>
        </w:del>
      </w:ins>
      <w:ins w:id="1105" w:author="Автор" w:date="2025-12-02T15:52:00Z">
        <w:del w:id="1106" w:author="Автор" w:date="2025-12-15T14:33:00Z">
          <w:r w:rsidR="00203E5E" w:rsidRPr="005E310B" w:rsidDel="00050B99">
            <w:rPr>
              <w:rFonts w:eastAsia="Times New Roman"/>
              <w:sz w:val="24"/>
              <w:szCs w:val="24"/>
              <w:rPrChange w:id="1107"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 not </w:delText>
          </w:r>
        </w:del>
        <w:del w:id="1108" w:author="Автор" w:date="2025-12-15T14:35:00Z">
          <w:r w:rsidR="00203E5E" w:rsidRPr="005E310B" w:rsidDel="00050B99">
            <w:rPr>
              <w:rFonts w:eastAsia="Times New Roman"/>
              <w:sz w:val="24"/>
              <w:szCs w:val="24"/>
              <w:rPrChange w:id="1109" w:author="Автор" w:date="2025-12-23T13:44:00Z">
                <w:rPr>
                  <w:rStyle w:val="apple-converted-space"/>
                  <w:rFonts w:ascii="Times New Roman" w:hAnsi="Times New Roman" w:cs="Times New Roman"/>
                  <w:color w:val="000000"/>
                  <w:sz w:val="20"/>
                  <w:szCs w:val="20"/>
                  <w:shd w:val="clear" w:color="auto" w:fill="FFFFFF"/>
                  <w:lang w:val="en-US"/>
                </w:rPr>
              </w:rPrChange>
            </w:rPr>
            <w:lastRenderedPageBreak/>
            <w:delText>broken down</w:delText>
          </w:r>
        </w:del>
      </w:ins>
      <w:ins w:id="1110" w:author="Автор" w:date="2025-12-09T15:02:00Z">
        <w:del w:id="1111" w:author="Автор" w:date="2025-12-15T14:35:00Z">
          <w:r w:rsidR="00F57B46" w:rsidRPr="0045051E" w:rsidDel="00050B99">
            <w:rPr>
              <w:rFonts w:ascii="Times New Roman" w:eastAsia="Times New Roman" w:hAnsi="Times New Roman" w:cs="Times New Roman"/>
              <w:sz w:val="24"/>
              <w:szCs w:val="24"/>
            </w:rPr>
            <w:delText>destroyed</w:delText>
          </w:r>
        </w:del>
      </w:ins>
      <w:ins w:id="1112" w:author="Автор" w:date="2025-12-02T15:52:00Z">
        <w:del w:id="1113" w:author="Автор" w:date="2025-12-15T14:35:00Z">
          <w:r w:rsidR="00203E5E" w:rsidRPr="005E310B" w:rsidDel="00050B99">
            <w:rPr>
              <w:rFonts w:eastAsia="Times New Roman"/>
              <w:sz w:val="24"/>
              <w:szCs w:val="24"/>
              <w:rPrChange w:id="1114"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 by either </w:delText>
          </w:r>
        </w:del>
        <w:del w:id="1115" w:author="Автор" w:date="2025-12-15T14:33:00Z">
          <w:r w:rsidR="00203E5E" w:rsidRPr="005E310B" w:rsidDel="00050B99">
            <w:rPr>
              <w:rFonts w:eastAsia="Times New Roman"/>
              <w:sz w:val="24"/>
              <w:szCs w:val="24"/>
              <w:rPrChange w:id="1116"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rare </w:delText>
          </w:r>
        </w:del>
        <w:del w:id="1117" w:author="Автор" w:date="2025-12-15T14:35:00Z">
          <w:r w:rsidR="00203E5E" w:rsidRPr="005E310B" w:rsidDel="00050B99">
            <w:rPr>
              <w:rFonts w:eastAsia="Times New Roman"/>
              <w:sz w:val="24"/>
              <w:szCs w:val="24"/>
              <w:rPrChange w:id="1118"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mutation or </w:delText>
          </w:r>
        </w:del>
        <w:del w:id="1119" w:author="Автор" w:date="2025-12-15T14:33:00Z">
          <w:r w:rsidR="00203E5E" w:rsidRPr="005E310B" w:rsidDel="00050B99">
            <w:rPr>
              <w:rFonts w:eastAsia="Times New Roman"/>
              <w:sz w:val="24"/>
              <w:szCs w:val="24"/>
              <w:rPrChange w:id="1120" w:author="Автор" w:date="2025-12-23T13:44:00Z">
                <w:rPr>
                  <w:rStyle w:val="apple-converted-space"/>
                  <w:rFonts w:ascii="Times New Roman" w:hAnsi="Times New Roman" w:cs="Times New Roman"/>
                  <w:color w:val="000000"/>
                  <w:sz w:val="20"/>
                  <w:szCs w:val="20"/>
                  <w:shd w:val="clear" w:color="auto" w:fill="FFFFFF"/>
                  <w:lang w:val="en-US"/>
                </w:rPr>
              </w:rPrChange>
            </w:rPr>
            <w:delText xml:space="preserve">rare </w:delText>
          </w:r>
        </w:del>
        <w:del w:id="1121" w:author="Автор" w:date="2025-12-15T14:35:00Z">
          <w:r w:rsidR="00203E5E" w:rsidRPr="005E310B" w:rsidDel="00050B99">
            <w:rPr>
              <w:rFonts w:eastAsia="Times New Roman"/>
              <w:sz w:val="24"/>
              <w:szCs w:val="24"/>
              <w:rPrChange w:id="1122" w:author="Автор" w:date="2025-12-23T13:44:00Z">
                <w:rPr>
                  <w:rStyle w:val="apple-converted-space"/>
                  <w:rFonts w:ascii="Times New Roman" w:hAnsi="Times New Roman" w:cs="Times New Roman"/>
                  <w:color w:val="000000"/>
                  <w:sz w:val="20"/>
                  <w:szCs w:val="20"/>
                  <w:shd w:val="clear" w:color="auto" w:fill="FFFFFF"/>
                  <w:lang w:val="en-US"/>
                </w:rPr>
              </w:rPrChange>
            </w:rPr>
            <w:delText>recombination. Recombination is weak, and</w:delText>
          </w:r>
        </w:del>
      </w:ins>
      <w:ins w:id="1123" w:author="Автор" w:date="2025-12-09T15:03:00Z">
        <w:del w:id="1124" w:author="Автор" w:date="2025-12-15T14:35:00Z">
          <w:r w:rsidR="00AE78CB" w:rsidRPr="0045051E" w:rsidDel="00050B99">
            <w:rPr>
              <w:rFonts w:ascii="Times New Roman" w:eastAsia="Times New Roman" w:hAnsi="Times New Roman" w:cs="Times New Roman"/>
              <w:sz w:val="24"/>
              <w:szCs w:val="24"/>
            </w:rPr>
            <w:delText xml:space="preserve">. </w:delText>
          </w:r>
        </w:del>
        <w:del w:id="1125" w:author="Автор" w:date="2025-12-09T16:38:00Z">
          <w:r w:rsidR="00AE78CB" w:rsidRPr="0045051E" w:rsidDel="003C4E3B">
            <w:rPr>
              <w:rFonts w:ascii="Times New Roman" w:eastAsia="Times New Roman" w:hAnsi="Times New Roman" w:cs="Times New Roman"/>
              <w:sz w:val="24"/>
              <w:szCs w:val="24"/>
            </w:rPr>
            <w:delText>The</w:delText>
          </w:r>
        </w:del>
      </w:ins>
      <w:ins w:id="1126" w:author="Автор" w:date="2025-12-09T16:38:00Z">
        <w:del w:id="1127" w:author="Автор" w:date="2025-12-15T14:33:00Z">
          <w:r w:rsidR="003C4E3B" w:rsidRPr="0045051E" w:rsidDel="00050B99">
            <w:rPr>
              <w:rFonts w:ascii="Times New Roman" w:eastAsia="Times New Roman" w:hAnsi="Times New Roman" w:cs="Times New Roman"/>
              <w:sz w:val="24"/>
              <w:szCs w:val="24"/>
            </w:rPr>
            <w:delText>In addition</w:delText>
          </w:r>
        </w:del>
      </w:ins>
      <w:ins w:id="1128" w:author="Автор" w:date="2025-12-15T14:33:00Z">
        <w:r w:rsidR="00050B99" w:rsidRPr="0045051E">
          <w:rPr>
            <w:rFonts w:ascii="Times New Roman" w:eastAsia="Times New Roman" w:hAnsi="Times New Roman" w:cs="Times New Roman"/>
            <w:sz w:val="24"/>
            <w:szCs w:val="24"/>
          </w:rPr>
          <w:t>Las</w:t>
        </w:r>
      </w:ins>
      <w:ins w:id="1129" w:author="Автор" w:date="2025-12-15T14:34:00Z">
        <w:r w:rsidR="00050B99" w:rsidRPr="0045051E">
          <w:rPr>
            <w:rFonts w:ascii="Times New Roman" w:eastAsia="Times New Roman" w:hAnsi="Times New Roman" w:cs="Times New Roman"/>
            <w:sz w:val="24"/>
            <w:szCs w:val="24"/>
          </w:rPr>
          <w:t>tly</w:t>
        </w:r>
      </w:ins>
      <w:ins w:id="1130" w:author="Автор" w:date="2025-12-09T16:38:00Z">
        <w:r w:rsidR="003C4E3B" w:rsidRPr="0045051E">
          <w:rPr>
            <w:rFonts w:ascii="Times New Roman" w:eastAsia="Times New Roman" w:hAnsi="Times New Roman" w:cs="Times New Roman"/>
            <w:sz w:val="24"/>
            <w:szCs w:val="24"/>
          </w:rPr>
          <w:t>, a</w:t>
        </w:r>
      </w:ins>
      <w:ins w:id="1131" w:author="Автор" w:date="2025-12-02T15:52:00Z">
        <w:r w:rsidR="00203E5E" w:rsidRPr="005E310B">
          <w:rPr>
            <w:rFonts w:eastAsia="Times New Roman"/>
            <w:sz w:val="24"/>
            <w:szCs w:val="24"/>
            <w:rPrChange w:id="1132" w:author="Автор" w:date="2025-12-23T13:44:00Z">
              <w:rPr>
                <w:rStyle w:val="apple-converted-space"/>
                <w:rFonts w:ascii="Times New Roman" w:hAnsi="Times New Roman" w:cs="Times New Roman"/>
                <w:color w:val="000000"/>
                <w:sz w:val="20"/>
                <w:szCs w:val="20"/>
                <w:shd w:val="clear" w:color="auto" w:fill="FFFFFF"/>
                <w:lang w:val="en-US"/>
              </w:rPr>
            </w:rPrChange>
          </w:rPr>
          <w:t xml:space="preserve"> population</w:t>
        </w:r>
      </w:ins>
      <w:ins w:id="1133" w:author="Автор" w:date="2025-12-09T15:03:00Z">
        <w:r w:rsidR="00AE78CB" w:rsidRPr="0045051E">
          <w:rPr>
            <w:rFonts w:ascii="Times New Roman" w:eastAsia="Times New Roman" w:hAnsi="Times New Roman" w:cs="Times New Roman"/>
            <w:sz w:val="24"/>
            <w:szCs w:val="24"/>
          </w:rPr>
          <w:t xml:space="preserve"> of infected individuals</w:t>
        </w:r>
      </w:ins>
      <w:ins w:id="1134" w:author="Автор" w:date="2025-12-02T15:52:00Z">
        <w:r w:rsidR="00203E5E" w:rsidRPr="005E310B">
          <w:rPr>
            <w:rFonts w:eastAsia="Times New Roman"/>
            <w:sz w:val="24"/>
            <w:szCs w:val="24"/>
            <w:rPrChange w:id="1135" w:author="Автор" w:date="2025-12-23T13:44:00Z">
              <w:rPr>
                <w:rStyle w:val="apple-converted-space"/>
                <w:rFonts w:ascii="Times New Roman" w:hAnsi="Times New Roman" w:cs="Times New Roman"/>
                <w:color w:val="000000"/>
                <w:sz w:val="20"/>
                <w:szCs w:val="20"/>
                <w:shd w:val="clear" w:color="auto" w:fill="FFFFFF"/>
                <w:lang w:val="en-US"/>
              </w:rPr>
            </w:rPrChange>
          </w:rPr>
          <w:t xml:space="preserve"> is not as large as required for QLE to work.</w:t>
        </w:r>
      </w:ins>
      <w:ins w:id="1136" w:author="Автор" w:date="2025-12-03T00:39:00Z">
        <w:r w:rsidR="00A87BD0" w:rsidRPr="005E310B">
          <w:rPr>
            <w:rFonts w:ascii="Times New Roman" w:eastAsia="Times New Roman" w:hAnsi="Times New Roman" w:cs="Times New Roman"/>
            <w:sz w:val="24"/>
            <w:szCs w:val="24"/>
            <w:rPrChange w:id="1137" w:author="Автор" w:date="2025-12-23T13:44:00Z">
              <w:rPr>
                <w:rFonts w:ascii="Times New Roman" w:eastAsia="Times New Roman" w:hAnsi="Times New Roman" w:cs="Times New Roman"/>
                <w:bCs/>
                <w:sz w:val="24"/>
                <w:szCs w:val="24"/>
                <w:lang w:val="en-US"/>
              </w:rPr>
            </w:rPrChange>
          </w:rPr>
          <w:t xml:space="preserve"> </w:t>
        </w:r>
      </w:ins>
    </w:p>
    <w:p w14:paraId="307B9776" w14:textId="77777777" w:rsidR="003F5305" w:rsidRPr="00A315BB" w:rsidRDefault="003F5305" w:rsidP="00AB2BF2">
      <w:pPr>
        <w:spacing w:after="0" w:line="360" w:lineRule="auto"/>
        <w:ind w:firstLine="720"/>
        <w:jc w:val="both"/>
        <w:rPr>
          <w:ins w:id="1138" w:author="Автор" w:date="2025-12-03T01:08:00Z"/>
          <w:rFonts w:ascii="Times New Roman" w:eastAsia="Times New Roman" w:hAnsi="Times New Roman" w:cs="Times New Roman"/>
          <w:sz w:val="24"/>
          <w:szCs w:val="24"/>
        </w:rPr>
      </w:pPr>
    </w:p>
    <w:p w14:paraId="4E541421" w14:textId="55F048FE" w:rsidR="00365A8A" w:rsidRPr="00081885" w:rsidDel="003F5305" w:rsidRDefault="00750649" w:rsidP="005E310B">
      <w:pPr>
        <w:spacing w:after="0" w:line="360" w:lineRule="auto"/>
        <w:ind w:firstLine="720"/>
        <w:jc w:val="both"/>
        <w:rPr>
          <w:ins w:id="1139" w:author="Автор" w:date="2025-12-02T14:41:00Z"/>
          <w:del w:id="1140" w:author="Автор" w:date="2025-12-03T01:07:00Z"/>
          <w:rFonts w:ascii="Times New Roman" w:eastAsia="Times New Roman" w:hAnsi="Times New Roman" w:cs="Times New Roman"/>
          <w:sz w:val="24"/>
          <w:szCs w:val="24"/>
        </w:rPr>
        <w:pPrChange w:id="1141" w:author="Автор" w:date="2025-12-03T01:07:00Z">
          <w:pPr>
            <w:spacing w:after="0" w:line="360" w:lineRule="auto"/>
            <w:ind w:firstLine="709"/>
            <w:jc w:val="both"/>
          </w:pPr>
        </w:pPrChange>
      </w:pPr>
      <w:ins w:id="1142" w:author="Автор" w:date="2025-12-02T16:55:00Z">
        <w:del w:id="1143" w:author="Автор" w:date="2025-12-03T01:07:00Z">
          <w:r w:rsidRPr="005E310B" w:rsidDel="003F5305">
            <w:rPr>
              <w:rFonts w:ascii="Times New Roman" w:eastAsia="Times New Roman" w:hAnsi="Times New Roman" w:cs="Times New Roman"/>
              <w:sz w:val="24"/>
              <w:szCs w:val="24"/>
              <w:rPrChange w:id="1144" w:author="Автор" w:date="2025-12-09T16:25:00Z">
                <w:rPr>
                  <w:rFonts w:ascii="Times New Roman" w:eastAsia="Times New Roman" w:hAnsi="Times New Roman" w:cs="Times New Roman"/>
                  <w:bCs/>
                  <w:sz w:val="24"/>
                  <w:szCs w:val="24"/>
                  <w:lang w:val="en-US"/>
                </w:rPr>
              </w:rPrChange>
            </w:rPr>
            <w:delText>Ano</w:delText>
          </w:r>
        </w:del>
      </w:ins>
      <w:ins w:id="1145" w:author="Автор" w:date="2025-12-02T16:56:00Z">
        <w:del w:id="1146" w:author="Автор" w:date="2025-12-03T01:07:00Z">
          <w:r w:rsidRPr="005E310B" w:rsidDel="003F5305">
            <w:rPr>
              <w:rFonts w:ascii="Times New Roman" w:eastAsia="Times New Roman" w:hAnsi="Times New Roman" w:cs="Times New Roman"/>
              <w:sz w:val="24"/>
              <w:szCs w:val="24"/>
              <w:rPrChange w:id="1147" w:author="Автор" w:date="2025-12-09T16:25:00Z">
                <w:rPr>
                  <w:rFonts w:ascii="Times New Roman" w:eastAsia="Times New Roman" w:hAnsi="Times New Roman" w:cs="Times New Roman"/>
                  <w:bCs/>
                  <w:sz w:val="24"/>
                  <w:szCs w:val="24"/>
                  <w:lang w:val="en-US"/>
                </w:rPr>
              </w:rPrChange>
            </w:rPr>
            <w:delText>ther</w:delText>
          </w:r>
        </w:del>
      </w:ins>
      <w:ins w:id="1148" w:author="Автор" w:date="2025-12-02T17:05:00Z">
        <w:del w:id="1149" w:author="Автор" w:date="2025-12-03T01:07:00Z">
          <w:r w:rsidR="00C37312" w:rsidRPr="005E310B" w:rsidDel="003F5305">
            <w:rPr>
              <w:rFonts w:ascii="Times New Roman" w:eastAsia="Times New Roman" w:hAnsi="Times New Roman" w:cs="Times New Roman"/>
              <w:sz w:val="24"/>
              <w:szCs w:val="24"/>
              <w:rPrChange w:id="1150" w:author="Автор" w:date="2025-12-09T16:25:00Z">
                <w:rPr>
                  <w:rFonts w:ascii="Times New Roman" w:eastAsia="Times New Roman" w:hAnsi="Times New Roman" w:cs="Times New Roman"/>
                  <w:bCs/>
                  <w:sz w:val="24"/>
                  <w:szCs w:val="24"/>
                  <w:lang w:val="en-US"/>
                </w:rPr>
              </w:rPrChange>
            </w:rPr>
            <w:delText>, but</w:delText>
          </w:r>
        </w:del>
      </w:ins>
      <w:ins w:id="1151" w:author="Автор" w:date="2025-12-03T00:14:00Z">
        <w:del w:id="1152" w:author="Автор" w:date="2025-12-03T01:07:00Z">
          <w:r w:rsidR="00190BB7" w:rsidRPr="005E310B" w:rsidDel="003F5305">
            <w:rPr>
              <w:rFonts w:ascii="Times New Roman" w:eastAsia="Times New Roman" w:hAnsi="Times New Roman" w:cs="Times New Roman"/>
              <w:sz w:val="24"/>
              <w:szCs w:val="24"/>
              <w:rPrChange w:id="1153" w:author="Автор" w:date="2025-12-09T16:25:00Z">
                <w:rPr>
                  <w:rFonts w:ascii="Times New Roman" w:eastAsia="Times New Roman" w:hAnsi="Times New Roman" w:cs="Times New Roman"/>
                  <w:bCs/>
                  <w:sz w:val="24"/>
                  <w:szCs w:val="24"/>
                  <w:lang w:val="en-US"/>
                </w:rPr>
              </w:rPrChange>
            </w:rPr>
            <w:delText>The</w:delText>
          </w:r>
        </w:del>
      </w:ins>
      <w:ins w:id="1154" w:author="Автор" w:date="2025-12-02T16:50:00Z">
        <w:del w:id="1155" w:author="Автор" w:date="2025-12-03T01:07:00Z">
          <w:r w:rsidR="00365A8A" w:rsidRPr="005E310B" w:rsidDel="003F5305">
            <w:rPr>
              <w:rFonts w:ascii="Times New Roman" w:eastAsia="Times New Roman" w:hAnsi="Times New Roman" w:cs="Times New Roman"/>
              <w:sz w:val="24"/>
              <w:szCs w:val="24"/>
              <w:rPrChange w:id="1156" w:author="Автор" w:date="2025-12-09T16:25:00Z">
                <w:rPr>
                  <w:rFonts w:ascii="Times New Roman" w:hAnsi="Times New Roman" w:cs="Times New Roman"/>
                  <w:color w:val="000000"/>
                  <w:sz w:val="20"/>
                  <w:szCs w:val="20"/>
                  <w:shd w:val="clear" w:color="auto" w:fill="FFFFFF"/>
                </w:rPr>
              </w:rPrChange>
            </w:rPr>
            <w:delText xml:space="preserve"> </w:delText>
          </w:r>
        </w:del>
      </w:ins>
      <w:ins w:id="1157" w:author="Автор" w:date="2025-12-03T00:16:00Z">
        <w:del w:id="1158" w:author="Автор" w:date="2025-12-03T01:07:00Z">
          <w:r w:rsidR="00190BB7" w:rsidRPr="005E310B" w:rsidDel="003F5305">
            <w:rPr>
              <w:rFonts w:ascii="Times New Roman" w:eastAsia="Times New Roman" w:hAnsi="Times New Roman" w:cs="Times New Roman"/>
              <w:sz w:val="24"/>
              <w:szCs w:val="24"/>
              <w:rPrChange w:id="1159" w:author="Автор" w:date="2025-12-09T16:25:00Z">
                <w:rPr>
                  <w:rFonts w:ascii="Times New Roman" w:eastAsia="Times New Roman" w:hAnsi="Times New Roman" w:cs="Times New Roman"/>
                  <w:bCs/>
                  <w:sz w:val="24"/>
                  <w:szCs w:val="24"/>
                  <w:lang w:val="en-US"/>
                </w:rPr>
              </w:rPrChange>
            </w:rPr>
            <w:delText xml:space="preserve">DCA </w:delText>
          </w:r>
        </w:del>
      </w:ins>
      <w:ins w:id="1160" w:author="Автор" w:date="2025-12-02T16:50:00Z">
        <w:del w:id="1161" w:author="Автор" w:date="2025-12-03T01:07:00Z">
          <w:r w:rsidR="00365A8A" w:rsidRPr="005E310B" w:rsidDel="003F5305">
            <w:rPr>
              <w:rFonts w:ascii="Times New Roman" w:eastAsia="Times New Roman" w:hAnsi="Times New Roman" w:cs="Times New Roman"/>
              <w:sz w:val="24"/>
              <w:szCs w:val="24"/>
              <w:rPrChange w:id="1162" w:author="Автор" w:date="2025-12-09T16:25:00Z">
                <w:rPr>
                  <w:rFonts w:ascii="Times New Roman" w:hAnsi="Times New Roman" w:cs="Times New Roman"/>
                  <w:color w:val="000000"/>
                  <w:sz w:val="20"/>
                  <w:szCs w:val="20"/>
                  <w:shd w:val="clear" w:color="auto" w:fill="FFFFFF"/>
                </w:rPr>
              </w:rPrChange>
            </w:rPr>
            <w:delText>phenomenological approach</w:delText>
          </w:r>
        </w:del>
      </w:ins>
      <w:ins w:id="1163" w:author="Автор" w:date="2025-12-02T16:56:00Z">
        <w:del w:id="1164" w:author="Автор" w:date="2025-12-03T01:07:00Z">
          <w:r w:rsidRPr="005E310B" w:rsidDel="003F5305">
            <w:rPr>
              <w:rFonts w:ascii="Times New Roman" w:eastAsia="Times New Roman" w:hAnsi="Times New Roman" w:cs="Times New Roman"/>
              <w:sz w:val="24"/>
              <w:szCs w:val="24"/>
              <w:rPrChange w:id="1165" w:author="Автор" w:date="2025-12-09T16:25:00Z">
                <w:rPr>
                  <w:rFonts w:ascii="Times New Roman" w:eastAsia="Times New Roman" w:hAnsi="Times New Roman" w:cs="Times New Roman"/>
                  <w:bCs/>
                  <w:sz w:val="24"/>
                  <w:szCs w:val="24"/>
                  <w:lang w:val="en-US"/>
                </w:rPr>
              </w:rPrChange>
            </w:rPr>
            <w:delText xml:space="preserve"> </w:delText>
          </w:r>
        </w:del>
      </w:ins>
      <w:ins w:id="1166" w:author="Автор" w:date="2025-12-03T00:15:00Z">
        <w:del w:id="1167" w:author="Автор" w:date="2025-12-03T01:07:00Z">
          <w:r w:rsidR="00190BB7" w:rsidRPr="005E310B" w:rsidDel="003F5305">
            <w:rPr>
              <w:rFonts w:ascii="Times New Roman" w:eastAsia="Times New Roman" w:hAnsi="Times New Roman" w:cs="Times New Roman"/>
              <w:sz w:val="24"/>
              <w:szCs w:val="24"/>
              <w:rPrChange w:id="1168" w:author="Автор" w:date="2025-12-09T16:25:00Z">
                <w:rPr>
                  <w:rFonts w:ascii="Times New Roman" w:eastAsia="Times New Roman" w:hAnsi="Times New Roman" w:cs="Times New Roman"/>
                  <w:bCs/>
                  <w:sz w:val="24"/>
                  <w:szCs w:val="24"/>
                  <w:lang w:val="en-US"/>
                </w:rPr>
              </w:rPrChange>
            </w:rPr>
            <w:delText>study by</w:delText>
          </w:r>
        </w:del>
      </w:ins>
      <w:ins w:id="1169" w:author="Автор" w:date="2025-12-03T00:14:00Z">
        <w:del w:id="1170" w:author="Автор" w:date="2025-12-03T01:07:00Z">
          <w:r w:rsidR="00190BB7" w:rsidRPr="005E310B" w:rsidDel="003F5305">
            <w:rPr>
              <w:rFonts w:ascii="Times New Roman" w:eastAsia="Times New Roman" w:hAnsi="Times New Roman" w:cs="Times New Roman"/>
              <w:sz w:val="24"/>
              <w:szCs w:val="24"/>
              <w:rPrChange w:id="1171" w:author="Автор" w:date="2025-12-09T16:25:00Z">
                <w:rPr>
                  <w:rFonts w:ascii="Times New Roman" w:eastAsia="Times New Roman" w:hAnsi="Times New Roman" w:cs="Times New Roman"/>
                  <w:bCs/>
                  <w:sz w:val="24"/>
                  <w:szCs w:val="24"/>
                  <w:lang w:val="en-US"/>
                </w:rPr>
              </w:rPrChange>
            </w:rPr>
            <w:delText xml:space="preserve"> </w:delText>
          </w:r>
        </w:del>
      </w:ins>
      <w:ins w:id="1172" w:author="Автор" w:date="2025-12-02T16:56:00Z">
        <w:del w:id="1173" w:author="Автор" w:date="2025-12-03T01:07:00Z">
          <w:r w:rsidRPr="005E310B" w:rsidDel="003F5305">
            <w:rPr>
              <w:rFonts w:ascii="Times New Roman" w:eastAsia="Times New Roman" w:hAnsi="Times New Roman" w:cs="Times New Roman"/>
              <w:sz w:val="24"/>
              <w:szCs w:val="24"/>
              <w:rPrChange w:id="1174" w:author="Автор" w:date="2025-12-09T16:25:00Z">
                <w:rPr>
                  <w:rFonts w:ascii="Times New Roman" w:eastAsia="Times New Roman" w:hAnsi="Times New Roman" w:cs="Times New Roman"/>
                  <w:bCs/>
                  <w:sz w:val="24"/>
                  <w:szCs w:val="24"/>
                  <w:lang w:val="en-US"/>
                </w:rPr>
              </w:rPrChange>
            </w:rPr>
            <w:delText>is DCA</w:delText>
          </w:r>
        </w:del>
      </w:ins>
      <w:ins w:id="1175" w:author="Автор" w:date="2025-12-02T16:50:00Z">
        <w:del w:id="1176" w:author="Автор" w:date="2025-12-03T01:07:00Z">
          <w:r w:rsidR="00365A8A" w:rsidRPr="005E310B" w:rsidDel="003F5305">
            <w:rPr>
              <w:rFonts w:ascii="Times New Roman" w:eastAsia="Times New Roman" w:hAnsi="Times New Roman" w:cs="Times New Roman"/>
              <w:sz w:val="24"/>
              <w:szCs w:val="24"/>
              <w:rPrChange w:id="1177" w:author="Автор" w:date="2025-12-09T16:25:00Z">
                <w:rPr>
                  <w:rFonts w:ascii="Times New Roman" w:hAnsi="Times New Roman" w:cs="Times New Roman"/>
                  <w:color w:val="000000"/>
                  <w:sz w:val="20"/>
                  <w:szCs w:val="20"/>
                  <w:shd w:val="clear" w:color="auto" w:fill="FFFFFF"/>
                </w:rPr>
              </w:rPrChange>
            </w:rPr>
            <w:delText>. For example</w:delText>
          </w:r>
        </w:del>
      </w:ins>
      <w:ins w:id="1178" w:author="Автор" w:date="2025-12-02T16:56:00Z">
        <w:del w:id="1179" w:author="Автор" w:date="2025-12-03T01:07:00Z">
          <w:r w:rsidRPr="005E310B" w:rsidDel="003F5305">
            <w:rPr>
              <w:rFonts w:ascii="Times New Roman" w:eastAsia="Times New Roman" w:hAnsi="Times New Roman" w:cs="Times New Roman"/>
              <w:sz w:val="24"/>
              <w:szCs w:val="24"/>
              <w:rPrChange w:id="1180" w:author="Автор" w:date="2025-12-09T16:25:00Z">
                <w:rPr>
                  <w:rFonts w:ascii="Times New Roman" w:eastAsia="Times New Roman" w:hAnsi="Times New Roman" w:cs="Times New Roman"/>
                  <w:bCs/>
                  <w:sz w:val="24"/>
                  <w:szCs w:val="24"/>
                  <w:lang w:val="en-US"/>
                </w:rPr>
              </w:rPrChange>
            </w:rPr>
            <w:delText>,</w:delText>
          </w:r>
        </w:del>
      </w:ins>
      <w:ins w:id="1181" w:author="Автор" w:date="2025-12-02T16:50:00Z">
        <w:del w:id="1182" w:author="Автор" w:date="2025-12-03T01:07:00Z">
          <w:r w:rsidR="00365A8A" w:rsidRPr="005E310B" w:rsidDel="003F5305">
            <w:rPr>
              <w:rFonts w:ascii="Times New Roman" w:eastAsia="Times New Roman" w:hAnsi="Times New Roman" w:cs="Times New Roman"/>
              <w:sz w:val="24"/>
              <w:szCs w:val="24"/>
              <w:rPrChange w:id="1183" w:author="Автор" w:date="2025-12-09T16:25:00Z">
                <w:rPr>
                  <w:rFonts w:ascii="Times New Roman" w:hAnsi="Times New Roman" w:cs="Times New Roman"/>
                  <w:color w:val="000000"/>
                  <w:sz w:val="20"/>
                  <w:szCs w:val="20"/>
                  <w:shd w:val="clear" w:color="auto" w:fill="FFFFFF"/>
                </w:rPr>
              </w:rPrChange>
            </w:rPr>
            <w:delText xml:space="preserve"> </w:delText>
          </w:r>
        </w:del>
      </w:ins>
      <w:del w:id="1184" w:author="Автор" w:date="2025-12-03T01:07:00Z">
        <w:r w:rsidR="00E3739B" w:rsidRPr="005E310B" w:rsidDel="003F5305">
          <w:rPr>
            <w:rFonts w:ascii="Times New Roman" w:eastAsia="Times New Roman" w:hAnsi="Times New Roman" w:cs="Times New Roman"/>
            <w:sz w:val="24"/>
            <w:szCs w:val="24"/>
            <w:rPrChange w:id="1185" w:author="Автор" w:date="2025-12-09T16:25:00Z">
              <w:rPr>
                <w:rFonts w:ascii="Times New Roman" w:eastAsia="Times New Roman" w:hAnsi="Times New Roman" w:cs="Times New Roman"/>
                <w:bCs/>
                <w:sz w:val="24"/>
                <w:szCs w:val="24"/>
                <w:lang w:val="en-US"/>
              </w:rPr>
            </w:rPrChange>
          </w:rPr>
          <w:fldChar w:fldCharType="begin">
            <w:fldData xml:space="preserve">PEVuZE5vdGU+PENpdGU+PEF1dGhvcj5Sb2RyaWd1ZXotUml2YXM8L0F1dGhvcj48WWVhcj4yMDIy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</w:fldData>
          </w:fldChar>
        </w:r>
        <w:r w:rsidR="00E3739B" w:rsidRPr="005E310B" w:rsidDel="003F5305">
          <w:rPr>
            <w:rFonts w:ascii="Times New Roman" w:eastAsia="Times New Roman" w:hAnsi="Times New Roman" w:cs="Times New Roman"/>
            <w:sz w:val="24"/>
            <w:szCs w:val="24"/>
            <w:rPrChange w:id="1186" w:author="Автор" w:date="2025-12-09T16:25:00Z">
              <w:rPr>
                <w:rFonts w:ascii="Times New Roman" w:eastAsia="Times New Roman" w:hAnsi="Times New Roman" w:cs="Times New Roman"/>
                <w:bCs/>
                <w:sz w:val="24"/>
                <w:szCs w:val="24"/>
                <w:lang w:val="en-US"/>
              </w:rPr>
            </w:rPrChange>
          </w:rPr>
          <w:delInstrText xml:space="preserve"> ADDIN EN.CITE </w:delInstrText>
        </w:r>
        <w:r w:rsidR="00E3739B" w:rsidRPr="005E310B" w:rsidDel="003F5305">
          <w:rPr>
            <w:rFonts w:ascii="Times New Roman" w:eastAsia="Times New Roman" w:hAnsi="Times New Roman" w:cs="Times New Roman"/>
            <w:sz w:val="24"/>
            <w:szCs w:val="24"/>
            <w:rPrChange w:id="1187" w:author="Автор" w:date="2025-12-09T16:25:00Z">
              <w:rPr>
                <w:rFonts w:ascii="Times New Roman" w:eastAsia="Times New Roman" w:hAnsi="Times New Roman" w:cs="Times New Roman"/>
                <w:bCs/>
                <w:sz w:val="24"/>
                <w:szCs w:val="24"/>
                <w:lang w:val="en-US"/>
              </w:rPr>
            </w:rPrChange>
          </w:rPr>
          <w:fldChar w:fldCharType="begin">
            <w:fldData xml:space="preserve">PEVuZE5vdGU+PENpdGU+PEF1dGhvcj5Sb2RyaWd1ZXotUml2YXM8L0F1dGhvcj48WWVhcj4yMDIy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</w:fldData>
          </w:fldChar>
        </w:r>
        <w:r w:rsidR="00E3739B" w:rsidRPr="005E310B" w:rsidDel="003F5305">
          <w:rPr>
            <w:rFonts w:ascii="Times New Roman" w:eastAsia="Times New Roman" w:hAnsi="Times New Roman" w:cs="Times New Roman"/>
            <w:sz w:val="24"/>
            <w:szCs w:val="24"/>
            <w:rPrChange w:id="1188" w:author="Автор" w:date="2025-12-09T16:25:00Z">
              <w:rPr>
                <w:rFonts w:ascii="Times New Roman" w:eastAsia="Times New Roman" w:hAnsi="Times New Roman" w:cs="Times New Roman"/>
                <w:bCs/>
                <w:sz w:val="24"/>
                <w:szCs w:val="24"/>
                <w:lang w:val="en-US"/>
              </w:rPr>
            </w:rPrChange>
          </w:rPr>
          <w:delInstrText xml:space="preserve"> ADDIN EN.CITE.DATA </w:delInstrText>
        </w:r>
        <w:r w:rsidR="00E3739B" w:rsidRPr="005E310B" w:rsidDel="003F5305">
          <w:rPr>
            <w:rFonts w:ascii="Times New Roman" w:eastAsia="Times New Roman" w:hAnsi="Times New Roman" w:cs="Times New Roman"/>
            <w:sz w:val="24"/>
            <w:szCs w:val="24"/>
            <w:rPrChange w:id="1189" w:author="Автор" w:date="2025-12-09T16:25:00Z">
              <w:rPr>
                <w:rFonts w:ascii="Times New Roman" w:eastAsia="Times New Roman" w:hAnsi="Times New Roman" w:cs="Times New Roman"/>
                <w:sz w:val="24"/>
                <w:szCs w:val="24"/>
              </w:rPr>
            </w:rPrChange>
          </w:rPr>
        </w:r>
        <w:r w:rsidR="00E3739B" w:rsidRPr="005E310B" w:rsidDel="003F5305">
          <w:rPr>
            <w:rFonts w:ascii="Times New Roman" w:eastAsia="Times New Roman" w:hAnsi="Times New Roman" w:cs="Times New Roman"/>
            <w:sz w:val="24"/>
            <w:szCs w:val="24"/>
            <w:rPrChange w:id="1190" w:author="Автор" w:date="2025-12-09T16:25:00Z">
              <w:rPr>
                <w:rFonts w:ascii="Times New Roman" w:eastAsia="Times New Roman" w:hAnsi="Times New Roman" w:cs="Times New Roman"/>
                <w:bCs/>
                <w:sz w:val="24"/>
                <w:szCs w:val="24"/>
                <w:lang w:val="en-US"/>
              </w:rPr>
            </w:rPrChange>
          </w:rPr>
          <w:fldChar w:fldCharType="end"/>
        </w:r>
        <w:r w:rsidR="00E3739B" w:rsidRPr="005E310B" w:rsidDel="003F5305">
          <w:rPr>
            <w:rFonts w:ascii="Times New Roman" w:eastAsia="Times New Roman" w:hAnsi="Times New Roman" w:cs="Times New Roman"/>
            <w:sz w:val="24"/>
            <w:szCs w:val="24"/>
            <w:rPrChange w:id="1191" w:author="Автор" w:date="2025-12-09T16:25:00Z">
              <w:rPr>
                <w:rFonts w:ascii="Times New Roman" w:eastAsia="Times New Roman" w:hAnsi="Times New Roman" w:cs="Times New Roman"/>
                <w:sz w:val="24"/>
                <w:szCs w:val="24"/>
              </w:rPr>
            </w:rPrChange>
          </w:rPr>
        </w:r>
        <w:r w:rsidR="00E3739B" w:rsidRPr="005E310B" w:rsidDel="003F5305">
          <w:rPr>
            <w:rFonts w:ascii="Times New Roman" w:eastAsia="Times New Roman" w:hAnsi="Times New Roman" w:cs="Times New Roman"/>
            <w:sz w:val="24"/>
            <w:szCs w:val="24"/>
            <w:rPrChange w:id="1192" w:author="Автор" w:date="2025-12-09T16:25:00Z">
              <w:rPr>
                <w:rFonts w:ascii="Times New Roman" w:eastAsia="Times New Roman" w:hAnsi="Times New Roman" w:cs="Times New Roman"/>
                <w:bCs/>
                <w:sz w:val="24"/>
                <w:szCs w:val="24"/>
                <w:lang w:val="en-US"/>
              </w:rPr>
            </w:rPrChange>
          </w:rPr>
          <w:fldChar w:fldCharType="separate"/>
        </w:r>
        <w:r w:rsidR="00E3739B" w:rsidRPr="005E310B" w:rsidDel="003F5305">
          <w:rPr>
            <w:rFonts w:ascii="Times New Roman" w:eastAsia="Times New Roman" w:hAnsi="Times New Roman" w:cs="Times New Roman"/>
            <w:sz w:val="24"/>
            <w:szCs w:val="24"/>
            <w:rPrChange w:id="1193" w:author="Автор" w:date="2025-12-09T16:25:00Z">
              <w:rPr>
                <w:rFonts w:ascii="Times New Roman" w:eastAsia="Times New Roman" w:hAnsi="Times New Roman" w:cs="Times New Roman"/>
                <w:bCs/>
                <w:noProof/>
                <w:sz w:val="24"/>
                <w:szCs w:val="24"/>
                <w:lang w:val="en-US"/>
              </w:rPr>
            </w:rPrChange>
          </w:rPr>
          <w:delText>[60]</w:delText>
        </w:r>
        <w:r w:rsidR="00E3739B" w:rsidRPr="005E310B" w:rsidDel="003F5305">
          <w:rPr>
            <w:rFonts w:ascii="Times New Roman" w:eastAsia="Times New Roman" w:hAnsi="Times New Roman" w:cs="Times New Roman"/>
            <w:sz w:val="24"/>
            <w:szCs w:val="24"/>
            <w:rPrChange w:id="1194" w:author="Автор" w:date="2025-12-09T16:25:00Z">
              <w:rPr>
                <w:rFonts w:ascii="Times New Roman" w:eastAsia="Times New Roman" w:hAnsi="Times New Roman" w:cs="Times New Roman"/>
                <w:bCs/>
                <w:sz w:val="24"/>
                <w:szCs w:val="24"/>
                <w:lang w:val="en-US"/>
              </w:rPr>
            </w:rPrChange>
          </w:rPr>
          <w:fldChar w:fldCharType="end"/>
        </w:r>
      </w:del>
      <w:ins w:id="1195" w:author="Автор" w:date="2025-12-02T16:50:00Z">
        <w:del w:id="1196" w:author="Автор" w:date="2025-12-03T01:07:00Z">
          <w:r w:rsidR="00365A8A" w:rsidRPr="005E310B" w:rsidDel="003F5305">
            <w:rPr>
              <w:rFonts w:ascii="Times New Roman" w:eastAsia="Times New Roman" w:hAnsi="Times New Roman" w:cs="Times New Roman"/>
              <w:sz w:val="24"/>
              <w:szCs w:val="24"/>
              <w:rPrChange w:id="1197" w:author="Автор" w:date="2025-12-09T16:25:00Z">
                <w:rPr>
                  <w:rFonts w:ascii="Times New Roman" w:hAnsi="Times New Roman" w:cs="Times New Roman"/>
                  <w:color w:val="000000"/>
                  <w:sz w:val="20"/>
                  <w:szCs w:val="20"/>
                  <w:shd w:val="clear" w:color="auto" w:fill="FFFFFF"/>
                </w:rPr>
              </w:rPrChange>
            </w:rPr>
            <w:delText xml:space="preserve"> </w:delText>
          </w:r>
        </w:del>
      </w:ins>
      <w:ins w:id="1198" w:author="Автор" w:date="2025-12-03T00:39:00Z">
        <w:del w:id="1199" w:author="Автор" w:date="2025-12-03T01:07:00Z">
          <w:r w:rsidR="00A87BD0" w:rsidRPr="005E310B" w:rsidDel="003F5305">
            <w:rPr>
              <w:rFonts w:ascii="Times New Roman" w:eastAsia="Times New Roman" w:hAnsi="Times New Roman" w:cs="Times New Roman"/>
              <w:sz w:val="24"/>
              <w:szCs w:val="24"/>
              <w:rPrChange w:id="1200" w:author="Автор" w:date="2025-12-09T16:25:00Z">
                <w:rPr>
                  <w:rFonts w:ascii="Times New Roman" w:eastAsia="Times New Roman" w:hAnsi="Times New Roman" w:cs="Times New Roman"/>
                  <w:bCs/>
                  <w:sz w:val="24"/>
                  <w:szCs w:val="24"/>
                  <w:lang w:val="en-US"/>
                </w:rPr>
              </w:rPrChange>
            </w:rPr>
            <w:delText xml:space="preserve">also </w:delText>
          </w:r>
        </w:del>
      </w:ins>
      <w:ins w:id="1201" w:author="Автор" w:date="2025-12-03T00:14:00Z">
        <w:del w:id="1202" w:author="Автор" w:date="2025-12-03T01:07:00Z">
          <w:r w:rsidR="00190BB7" w:rsidRPr="005E310B" w:rsidDel="003F5305">
            <w:rPr>
              <w:rFonts w:ascii="Times New Roman" w:eastAsia="Times New Roman" w:hAnsi="Times New Roman" w:cs="Times New Roman"/>
              <w:sz w:val="24"/>
              <w:szCs w:val="24"/>
              <w:rPrChange w:id="1203" w:author="Автор" w:date="2025-12-09T16:25:00Z">
                <w:rPr>
                  <w:rFonts w:ascii="Times New Roman" w:eastAsia="Times New Roman" w:hAnsi="Times New Roman" w:cs="Times New Roman"/>
                  <w:bCs/>
                  <w:sz w:val="24"/>
                  <w:szCs w:val="24"/>
                  <w:lang w:val="en-US"/>
                </w:rPr>
              </w:rPrChange>
            </w:rPr>
            <w:delText>included</w:delText>
          </w:r>
          <w:r w:rsidR="00190BB7" w:rsidRPr="005E310B" w:rsidDel="003F5305">
            <w:rPr>
              <w:rFonts w:ascii="Times New Roman" w:eastAsia="Times New Roman" w:hAnsi="Times New Roman" w:cs="Times New Roman"/>
              <w:sz w:val="24"/>
              <w:szCs w:val="24"/>
              <w:rPrChange w:id="1204" w:author="Автор" w:date="2025-12-15T14:33:00Z">
                <w:rPr>
                  <w:rFonts w:ascii="Times New Roman" w:eastAsia="Times New Roman" w:hAnsi="Times New Roman" w:cs="Times New Roman"/>
                  <w:bCs/>
                  <w:sz w:val="24"/>
                  <w:szCs w:val="24"/>
                  <w:lang w:val="en-US"/>
                </w:rPr>
              </w:rPrChange>
            </w:rPr>
            <w:delText xml:space="preserve"> </w:delText>
          </w:r>
        </w:del>
      </w:ins>
      <w:ins w:id="1205" w:author="Автор" w:date="2025-12-02T16:50:00Z">
        <w:del w:id="1206" w:author="Автор" w:date="2025-12-03T01:07:00Z">
          <w:r w:rsidR="00365A8A" w:rsidRPr="005E310B" w:rsidDel="003F5305">
            <w:rPr>
              <w:rFonts w:ascii="Times New Roman" w:eastAsia="Times New Roman" w:hAnsi="Times New Roman" w:cs="Times New Roman"/>
              <w:sz w:val="24"/>
              <w:szCs w:val="24"/>
              <w:rPrChange w:id="1207" w:author="Автор" w:date="2025-12-15T14:33:00Z">
                <w:rPr>
                  <w:rFonts w:ascii="Times New Roman" w:hAnsi="Times New Roman" w:cs="Times New Roman"/>
                  <w:color w:val="000000"/>
                  <w:sz w:val="20"/>
                  <w:szCs w:val="20"/>
                  <w:shd w:val="clear" w:color="auto" w:fill="FFFFFF"/>
                </w:rPr>
              </w:rPrChange>
            </w:rPr>
            <w:delText>down-weigh</w:delText>
          </w:r>
        </w:del>
      </w:ins>
      <w:ins w:id="1208" w:author="Автор" w:date="2025-12-03T00:14:00Z">
        <w:del w:id="1209" w:author="Автор" w:date="2025-12-03T01:07:00Z">
          <w:r w:rsidR="00190BB7" w:rsidRPr="005E310B" w:rsidDel="003F5305">
            <w:rPr>
              <w:rFonts w:ascii="Times New Roman" w:eastAsia="Times New Roman" w:hAnsi="Times New Roman" w:cs="Times New Roman"/>
              <w:sz w:val="24"/>
              <w:szCs w:val="24"/>
              <w:rPrChange w:id="1210" w:author="Автор" w:date="2025-12-15T14:33:00Z">
                <w:rPr>
                  <w:rFonts w:ascii="Times New Roman" w:eastAsia="Times New Roman" w:hAnsi="Times New Roman" w:cs="Times New Roman"/>
                  <w:bCs/>
                  <w:sz w:val="24"/>
                  <w:szCs w:val="24"/>
                  <w:lang w:val="en-US"/>
                </w:rPr>
              </w:rPrChange>
            </w:rPr>
            <w:delText>ing</w:delText>
          </w:r>
        </w:del>
      </w:ins>
      <w:ins w:id="1211" w:author="Автор" w:date="2025-12-02T16:50:00Z">
        <w:del w:id="1212" w:author="Автор" w:date="2025-12-03T01:07:00Z">
          <w:r w:rsidR="00365A8A" w:rsidRPr="005E310B" w:rsidDel="003F5305">
            <w:rPr>
              <w:rFonts w:ascii="Times New Roman" w:eastAsia="Times New Roman" w:hAnsi="Times New Roman" w:cs="Times New Roman"/>
              <w:sz w:val="24"/>
              <w:szCs w:val="24"/>
              <w:rPrChange w:id="1213" w:author="Автор" w:date="2025-12-15T14:33:00Z">
                <w:rPr>
                  <w:rFonts w:ascii="Times New Roman" w:hAnsi="Times New Roman" w:cs="Times New Roman"/>
                  <w:color w:val="000000"/>
                  <w:sz w:val="20"/>
                  <w:szCs w:val="20"/>
                  <w:shd w:val="clear" w:color="auto" w:fill="FFFFFF"/>
                </w:rPr>
              </w:rPrChange>
            </w:rPr>
            <w:delText xml:space="preserve"> sequences with over 80% identity, which is standard in the DCA literature as a crude attempt</w:delText>
          </w:r>
        </w:del>
      </w:ins>
      <w:ins w:id="1214" w:author="Автор" w:date="2025-12-03T00:15:00Z">
        <w:del w:id="1215" w:author="Автор" w:date="2025-12-03T01:07:00Z">
          <w:r w:rsidR="00190BB7" w:rsidRPr="005E310B" w:rsidDel="003F5305">
            <w:rPr>
              <w:rFonts w:ascii="Times New Roman" w:eastAsia="Times New Roman" w:hAnsi="Times New Roman" w:cs="Times New Roman"/>
              <w:sz w:val="24"/>
              <w:szCs w:val="24"/>
              <w:rPrChange w:id="1216" w:author="Автор" w:date="2025-12-15T14:33:00Z">
                <w:rPr>
                  <w:rFonts w:ascii="Times New Roman" w:eastAsia="Times New Roman" w:hAnsi="Times New Roman" w:cs="Times New Roman"/>
                  <w:bCs/>
                  <w:sz w:val="24"/>
                  <w:szCs w:val="24"/>
                  <w:lang w:val="en-US"/>
                </w:rPr>
              </w:rPrChange>
            </w:rPr>
            <w:delText>phenomenological method</w:delText>
          </w:r>
        </w:del>
      </w:ins>
      <w:ins w:id="1217" w:author="Автор" w:date="2025-12-02T16:50:00Z">
        <w:del w:id="1218" w:author="Автор" w:date="2025-12-03T01:07:00Z">
          <w:r w:rsidR="00365A8A" w:rsidRPr="005E310B" w:rsidDel="003F5305">
            <w:rPr>
              <w:rFonts w:ascii="Times New Roman" w:eastAsia="Times New Roman" w:hAnsi="Times New Roman" w:cs="Times New Roman"/>
              <w:sz w:val="24"/>
              <w:szCs w:val="24"/>
              <w:rPrChange w:id="1219" w:author="Автор" w:date="2025-12-15T14:33:00Z">
                <w:rPr>
                  <w:rFonts w:ascii="Times New Roman" w:hAnsi="Times New Roman" w:cs="Times New Roman"/>
                  <w:color w:val="000000"/>
                  <w:sz w:val="20"/>
                  <w:szCs w:val="20"/>
                  <w:shd w:val="clear" w:color="auto" w:fill="FFFFFF"/>
                </w:rPr>
              </w:rPrChange>
            </w:rPr>
            <w:delText xml:space="preserve"> to deal with the similar effects of random linkage</w:delText>
          </w:r>
        </w:del>
      </w:ins>
      <w:ins w:id="1220" w:author="Автор" w:date="2025-12-02T17:04:00Z">
        <w:del w:id="1221" w:author="Автор" w:date="2025-12-03T01:07:00Z">
          <w:r w:rsidR="00F35E51" w:rsidRPr="005E310B" w:rsidDel="003F5305">
            <w:rPr>
              <w:rFonts w:ascii="Times New Roman" w:eastAsia="Times New Roman" w:hAnsi="Times New Roman" w:cs="Times New Roman"/>
              <w:sz w:val="24"/>
              <w:szCs w:val="24"/>
              <w:rPrChange w:id="1222" w:author="Автор" w:date="2025-12-15T14:33:00Z">
                <w:rPr>
                  <w:rFonts w:ascii="Times New Roman" w:hAnsi="Times New Roman" w:cs="Times New Roman"/>
                  <w:color w:val="000000"/>
                  <w:sz w:val="20"/>
                  <w:szCs w:val="20"/>
                  <w:shd w:val="clear" w:color="auto" w:fill="FFFFFF"/>
                  <w:lang w:val="en-US"/>
                </w:rPr>
              </w:rPrChange>
            </w:rPr>
            <w:delText>. T</w:delText>
          </w:r>
          <w:r w:rsidR="00F35E51" w:rsidRPr="005E310B" w:rsidDel="003F5305">
            <w:rPr>
              <w:rFonts w:ascii="Times New Roman" w:eastAsia="Times New Roman" w:hAnsi="Times New Roman" w:cs="Times New Roman"/>
              <w:sz w:val="24"/>
              <w:szCs w:val="24"/>
              <w:rPrChange w:id="1223" w:author="Автор" w:date="2025-12-15T14:33:00Z">
                <w:rPr>
                  <w:rFonts w:ascii="Times New Roman" w:hAnsi="Times New Roman" w:cs="Times New Roman"/>
                  <w:color w:val="000000"/>
                  <w:sz w:val="20"/>
                  <w:szCs w:val="20"/>
                  <w:shd w:val="clear" w:color="auto" w:fill="FFFFFF"/>
                </w:rPr>
              </w:rPrChange>
            </w:rPr>
            <w:delText>he practical success of DCA is perplexing from a population genetic perspective</w:delText>
          </w:r>
          <w:r w:rsidR="00F35E51" w:rsidRPr="005E310B" w:rsidDel="003F5305">
            <w:rPr>
              <w:rFonts w:ascii="Times New Roman" w:eastAsia="Times New Roman" w:hAnsi="Times New Roman" w:cs="Times New Roman"/>
              <w:sz w:val="24"/>
              <w:szCs w:val="24"/>
              <w:rPrChange w:id="1224" w:author="Автор" w:date="2025-12-15T14:33:00Z">
                <w:rPr>
                  <w:rFonts w:ascii="Times New Roman" w:hAnsi="Times New Roman" w:cs="Times New Roman"/>
                  <w:color w:val="000000"/>
                  <w:sz w:val="20"/>
                  <w:szCs w:val="20"/>
                  <w:shd w:val="clear" w:color="auto" w:fill="FFFFFF"/>
                  <w:lang w:val="en-US"/>
                </w:rPr>
              </w:rPrChange>
            </w:rPr>
            <w:delText xml:space="preserve">. A possible explanation is given in {Qin, 2018 #32}. In </w:delText>
          </w:r>
        </w:del>
      </w:ins>
      <w:ins w:id="1225" w:author="Автор" w:date="2025-12-02T16:50:00Z">
        <w:del w:id="1226" w:author="Автор" w:date="2025-12-03T01:07:00Z">
          <w:r w:rsidR="00365A8A" w:rsidRPr="005E310B" w:rsidDel="003F5305">
            <w:rPr>
              <w:rFonts w:ascii="Times New Roman" w:eastAsia="Times New Roman" w:hAnsi="Times New Roman" w:cs="Times New Roman"/>
              <w:sz w:val="24"/>
              <w:szCs w:val="24"/>
              <w:rPrChange w:id="1227" w:author="Автор" w:date="2025-12-15T14:33:00Z">
                <w:rPr>
                  <w:rFonts w:ascii="Times New Roman" w:hAnsi="Times New Roman" w:cs="Times New Roman"/>
                  <w:color w:val="000000"/>
                  <w:sz w:val="20"/>
                  <w:szCs w:val="20"/>
                  <w:shd w:val="clear" w:color="auto" w:fill="FFFFFF"/>
                </w:rPr>
              </w:rPrChange>
            </w:rPr>
            <w:delText>.</w:delText>
          </w:r>
        </w:del>
      </w:ins>
      <w:ins w:id="1228" w:author="Автор" w:date="2025-12-02T16:51:00Z">
        <w:del w:id="1229" w:author="Автор" w:date="2025-12-03T01:07:00Z">
          <w:r w:rsidR="00365A8A" w:rsidRPr="005E310B" w:rsidDel="003F5305">
            <w:rPr>
              <w:rFonts w:ascii="Times New Roman" w:eastAsia="Times New Roman" w:hAnsi="Times New Roman" w:cs="Times New Roman"/>
              <w:sz w:val="24"/>
              <w:szCs w:val="24"/>
              <w:rPrChange w:id="1230" w:author="Автор" w:date="2025-12-15T14:33:00Z">
                <w:rPr>
                  <w:rFonts w:ascii="Times New Roman" w:hAnsi="Times New Roman" w:cs="Times New Roman"/>
                  <w:color w:val="000000"/>
                  <w:sz w:val="20"/>
                  <w:szCs w:val="20"/>
                  <w:shd w:val="clear" w:color="auto" w:fill="FFFFFF"/>
                </w:rPr>
              </w:rPrChange>
            </w:rPr>
            <w:delText xml:space="preserve"> </w:delText>
          </w:r>
          <w:r w:rsidR="00365A8A" w:rsidRPr="005E310B" w:rsidDel="003F5305">
            <w:rPr>
              <w:rFonts w:ascii="Times New Roman" w:eastAsia="Times New Roman" w:hAnsi="Times New Roman" w:cs="Times New Roman"/>
              <w:sz w:val="24"/>
              <w:szCs w:val="24"/>
              <w:rPrChange w:id="1231" w:author="Автор" w:date="2025-12-15T14:33:00Z">
                <w:rPr>
                  <w:rFonts w:ascii="Times New Roman" w:hAnsi="Times New Roman" w:cs="Times New Roman"/>
                  <w:color w:val="000000"/>
                  <w:sz w:val="20"/>
                  <w:szCs w:val="20"/>
                  <w:shd w:val="clear" w:color="auto" w:fill="FFFFFF"/>
                  <w:lang w:val="en-US"/>
                </w:rPr>
              </w:rPrChange>
            </w:rPr>
            <w:delText>In contrast to DCA, our method can compensate for linkage with any high accuracy, provided populations are sufficiently independent and numerous, and sampling is properly balanced.</w:delText>
          </w:r>
        </w:del>
      </w:ins>
      <w:ins w:id="1232" w:author="Автор" w:date="2025-12-02T17:03:00Z">
        <w:del w:id="1233" w:author="Автор" w:date="2025-12-03T01:07:00Z">
          <w:r w:rsidR="00F20CEA" w:rsidRPr="005E310B" w:rsidDel="003F5305">
            <w:rPr>
              <w:rFonts w:ascii="Times New Roman" w:eastAsia="Times New Roman" w:hAnsi="Times New Roman" w:cs="Times New Roman"/>
              <w:sz w:val="24"/>
              <w:szCs w:val="24"/>
              <w:rPrChange w:id="1234" w:author="Автор" w:date="2025-12-15T14:33:00Z">
                <w:rPr>
                  <w:rFonts w:ascii="Times New Roman" w:eastAsia="Times New Roman" w:hAnsi="Times New Roman" w:cs="Times New Roman"/>
                  <w:bCs/>
                  <w:sz w:val="24"/>
                  <w:szCs w:val="24"/>
                  <w:lang w:val="en-US"/>
                </w:rPr>
              </w:rPrChange>
            </w:rPr>
            <w:delText xml:space="preserve"> </w:delText>
          </w:r>
        </w:del>
      </w:ins>
    </w:p>
    <w:p w14:paraId="76E45170" w14:textId="641544DC" w:rsidR="001E5EAD" w:rsidRPr="001E5EAD" w:rsidRDefault="001E5EAD" w:rsidP="001E5EAD">
      <w:pPr>
        <w:spacing w:after="0" w:line="360" w:lineRule="auto"/>
        <w:ind w:firstLine="720"/>
        <w:jc w:val="both"/>
        <w:rPr>
          <w:ins w:id="1235" w:author="Автор" w:date="2025-12-05T04:28:00Z"/>
          <w:rFonts w:ascii="Times New Roman" w:eastAsia="Times New Roman" w:hAnsi="Times New Roman" w:cs="Times New Roman"/>
          <w:bCs/>
          <w:sz w:val="24"/>
          <w:szCs w:val="24"/>
          <w:lang w:val="en-US"/>
        </w:rPr>
      </w:pPr>
      <w:ins w:id="1236" w:author="Автор" w:date="2025-12-05T04:28:00Z">
        <w:r w:rsidRPr="005E310B">
          <w:rPr>
            <w:rFonts w:ascii="Times New Roman" w:eastAsia="Times New Roman" w:hAnsi="Times New Roman" w:cs="Times New Roman"/>
            <w:sz w:val="24"/>
            <w:szCs w:val="24"/>
            <w:rPrChange w:id="1237" w:author="Автор" w:date="2025-12-15T14:33:00Z">
              <w:rPr>
                <w:rFonts w:ascii="Times New Roman" w:eastAsia="Times New Roman" w:hAnsi="Times New Roman" w:cs="Times New Roman"/>
                <w:bCs/>
                <w:sz w:val="24"/>
                <w:szCs w:val="24"/>
                <w:lang w:val="en-US"/>
              </w:rPr>
            </w:rPrChange>
          </w:rPr>
          <w:t>Note that</w:t>
        </w:r>
        <w:r w:rsidRPr="003A23D7">
          <w:rPr>
            <w:rFonts w:ascii="Times New Roman" w:eastAsia="Times New Roman" w:hAnsi="Times New Roman" w:cs="Times New Roman"/>
            <w:bCs/>
            <w:sz w:val="24"/>
            <w:szCs w:val="24"/>
            <w:lang w:val="en-US"/>
          </w:rPr>
          <w:t xml:space="preserve"> the use of tree-based methods </w:t>
        </w:r>
        <w:del w:id="1238" w:author="Автор" w:date="2025-12-09T12:21:00Z">
          <w:r w:rsidRPr="003A23D7" w:rsidDel="00012969">
            <w:rPr>
              <w:rFonts w:ascii="Times New Roman" w:eastAsia="Times New Roman" w:hAnsi="Times New Roman" w:cs="Times New Roman"/>
              <w:bCs/>
              <w:sz w:val="24"/>
              <w:szCs w:val="24"/>
              <w:lang w:val="en-US"/>
            </w:rPr>
            <w:delText xml:space="preserve">instead of pairwise correlations </w:delText>
          </w:r>
        </w:del>
      </w:ins>
      <w:del w:id="1239" w:author="Автор" w:date="2025-12-15T23:21:00Z">
        <w:r w:rsidR="00EF6A49" w:rsidDel="00182B0E">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sidDel="00182B0E">
          <w:rPr>
            <w:rFonts w:ascii="Times New Roman" w:eastAsia="Times New Roman" w:hAnsi="Times New Roman" w:cs="Times New Roman"/>
            <w:bCs/>
            <w:sz w:val="24"/>
            <w:szCs w:val="24"/>
            <w:lang w:val="en-US"/>
          </w:rPr>
          <w:delInstrText xml:space="preserve"> ADDIN EN.CITE </w:delInstrText>
        </w:r>
        <w:r w:rsidR="00EF6A49" w:rsidDel="00182B0E">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sidDel="00182B0E">
          <w:rPr>
            <w:rFonts w:ascii="Times New Roman" w:eastAsia="Times New Roman" w:hAnsi="Times New Roman" w:cs="Times New Roman"/>
            <w:bCs/>
            <w:sz w:val="24"/>
            <w:szCs w:val="24"/>
            <w:lang w:val="en-US"/>
          </w:rPr>
          <w:delInstrText xml:space="preserve"> ADDIN EN.CITE.DATA </w:delInstrText>
        </w:r>
        <w:r w:rsidR="00EF6A49" w:rsidDel="00182B0E">
          <w:rPr>
            <w:rFonts w:ascii="Times New Roman" w:eastAsia="Times New Roman" w:hAnsi="Times New Roman" w:cs="Times New Roman"/>
            <w:bCs/>
            <w:sz w:val="24"/>
            <w:szCs w:val="24"/>
            <w:lang w:val="en-US"/>
          </w:rPr>
        </w:r>
        <w:r w:rsidR="00EF6A49" w:rsidDel="00182B0E">
          <w:rPr>
            <w:rFonts w:ascii="Times New Roman" w:eastAsia="Times New Roman" w:hAnsi="Times New Roman" w:cs="Times New Roman"/>
            <w:bCs/>
            <w:sz w:val="24"/>
            <w:szCs w:val="24"/>
            <w:lang w:val="en-US"/>
          </w:rPr>
          <w:fldChar w:fldCharType="end"/>
        </w:r>
        <w:r w:rsidR="00EF6A49" w:rsidDel="00182B0E">
          <w:rPr>
            <w:rFonts w:ascii="Times New Roman" w:eastAsia="Times New Roman" w:hAnsi="Times New Roman" w:cs="Times New Roman"/>
            <w:bCs/>
            <w:sz w:val="24"/>
            <w:szCs w:val="24"/>
            <w:lang w:val="en-US"/>
          </w:rPr>
        </w:r>
        <w:r w:rsidR="00EF6A49" w:rsidDel="00182B0E">
          <w:rPr>
            <w:rFonts w:ascii="Times New Roman" w:eastAsia="Times New Roman" w:hAnsi="Times New Roman" w:cs="Times New Roman"/>
            <w:bCs/>
            <w:sz w:val="24"/>
            <w:szCs w:val="24"/>
            <w:lang w:val="en-US"/>
          </w:rPr>
          <w:fldChar w:fldCharType="separate"/>
        </w:r>
        <w:r w:rsidR="00EF6A49" w:rsidDel="00182B0E">
          <w:rPr>
            <w:rFonts w:ascii="Times New Roman" w:eastAsia="Times New Roman" w:hAnsi="Times New Roman" w:cs="Times New Roman"/>
            <w:bCs/>
            <w:noProof/>
            <w:sz w:val="24"/>
            <w:szCs w:val="24"/>
            <w:lang w:val="en-US"/>
          </w:rPr>
          <w:delText>[37, 38]</w:delText>
        </w:r>
        <w:r w:rsidR="00EF6A49" w:rsidDel="00182B0E">
          <w:rPr>
            <w:rFonts w:ascii="Times New Roman" w:eastAsia="Times New Roman" w:hAnsi="Times New Roman" w:cs="Times New Roman"/>
            <w:bCs/>
            <w:sz w:val="24"/>
            <w:szCs w:val="24"/>
            <w:lang w:val="en-US"/>
          </w:rPr>
          <w:fldChar w:fldCharType="end"/>
        </w:r>
      </w:del>
      <w:ins w:id="1240" w:author="Автор" w:date="2025-12-09T12:23:00Z">
        <w:del w:id="1241" w:author="Автор" w:date="2025-12-15T23:21:00Z">
          <w:r w:rsidR="00012969" w:rsidRPr="003A23D7" w:rsidDel="00182B0E">
            <w:rPr>
              <w:rFonts w:ascii="Times New Roman" w:eastAsia="Times New Roman" w:hAnsi="Times New Roman" w:cs="Times New Roman"/>
              <w:bCs/>
              <w:sz w:val="24"/>
              <w:szCs w:val="24"/>
              <w:lang w:val="en-US"/>
            </w:rPr>
            <w:delText xml:space="preserve">{Kryazhimskiy, 2011 #171;Neverov, 2015 #172} </w:delText>
          </w:r>
        </w:del>
      </w:ins>
      <w:del w:id="1242" w:author="Автор" w:date="2025-12-09T12:23:00Z">
        <w:r w:rsidR="00012969" w:rsidRPr="003A23D7" w:rsidDel="00012969">
          <w:rPr>
            <w:rFonts w:ascii="Times New Roman" w:eastAsia="Times New Roman" w:hAnsi="Times New Roman" w:cs="Times New Roman"/>
            <w:sz w:val="24"/>
            <w:szCs w:val="24"/>
          </w:rPr>
          <w:delText>{Kryazhimskiy, 2011 #31;Neverov, 2015 #32}</w:delText>
        </w:r>
      </w:del>
      <w:ins w:id="1243" w:author="Автор" w:date="2025-12-05T04:28:00Z">
        <w:del w:id="1244" w:author="Автор" w:date="2025-12-09T12:23:00Z">
          <w:r w:rsidRPr="003A23D7" w:rsidDel="00012969">
            <w:rPr>
              <w:rFonts w:ascii="Times New Roman" w:eastAsia="Times New Roman" w:hAnsi="Times New Roman" w:cs="Times New Roman"/>
              <w:bCs/>
              <w:sz w:val="24"/>
              <w:szCs w:val="24"/>
            </w:rPr>
            <w:delText xml:space="preserve"> </w:delText>
          </w:r>
        </w:del>
        <w:r w:rsidRPr="003A23D7">
          <w:rPr>
            <w:rFonts w:ascii="Times New Roman" w:eastAsia="Times New Roman" w:hAnsi="Times New Roman" w:cs="Times New Roman"/>
            <w:bCs/>
            <w:sz w:val="24"/>
            <w:szCs w:val="24"/>
          </w:rPr>
          <w:t>does not automatically compensate</w:t>
        </w:r>
        <w:del w:id="1245" w:author="Автор" w:date="2025-12-09T15:01:00Z">
          <w:r w:rsidRPr="003A23D7" w:rsidDel="00F9174A">
            <w:rPr>
              <w:rFonts w:ascii="Times New Roman" w:eastAsia="Times New Roman" w:hAnsi="Times New Roman" w:cs="Times New Roman"/>
              <w:bCs/>
              <w:sz w:val="24"/>
              <w:szCs w:val="24"/>
            </w:rPr>
            <w:delText>s</w:delText>
          </w:r>
        </w:del>
        <w:r w:rsidRPr="003A23D7">
          <w:rPr>
            <w:rFonts w:ascii="Times New Roman" w:eastAsia="Times New Roman" w:hAnsi="Times New Roman" w:cs="Times New Roman"/>
            <w:bCs/>
            <w:sz w:val="24"/>
            <w:szCs w:val="24"/>
          </w:rPr>
          <w:t xml:space="preserve"> for stro</w:t>
        </w:r>
        <w:r w:rsidRPr="001E5EAD">
          <w:rPr>
            <w:rFonts w:ascii="Times New Roman" w:eastAsia="Times New Roman" w:hAnsi="Times New Roman" w:cs="Times New Roman"/>
            <w:bCs/>
            <w:sz w:val="24"/>
            <w:szCs w:val="24"/>
          </w:rPr>
          <w:t xml:space="preserve">ng linkage effects. </w:t>
        </w:r>
        <w:r w:rsidRPr="001E5EAD">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ins>
      <w:r w:rsidR="00EF6A49">
        <w:rPr>
          <w:rFonts w:ascii="Times New Roman" w:eastAsia="Times New Roman" w:hAnsi="Times New Roman" w:cs="Times New Roman"/>
          <w:bCs/>
          <w:sz w:val="24"/>
          <w:szCs w:val="24"/>
          <w:lang w:val="en-US"/>
        </w:rPr>
        <w:fldChar w:fldCharType="begin"/>
      </w:r>
      <w:r w:rsidR="00EF6A49">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EF6A49">
        <w:rPr>
          <w:rFonts w:ascii="Times New Roman" w:eastAsia="Times New Roman" w:hAnsi="Times New Roman" w:cs="Times New Roman"/>
          <w:bCs/>
          <w:sz w:val="24"/>
          <w:szCs w:val="24"/>
          <w:lang w:val="en-US"/>
        </w:rPr>
        <w:fldChar w:fldCharType="separate"/>
      </w:r>
      <w:r w:rsidR="00EF6A49">
        <w:rPr>
          <w:rFonts w:ascii="Times New Roman" w:eastAsia="Times New Roman" w:hAnsi="Times New Roman" w:cs="Times New Roman"/>
          <w:bCs/>
          <w:noProof/>
          <w:sz w:val="24"/>
          <w:szCs w:val="24"/>
          <w:lang w:val="en-US"/>
        </w:rPr>
        <w:t>[34]</w:t>
      </w:r>
      <w:r w:rsidR="00EF6A49">
        <w:rPr>
          <w:rFonts w:ascii="Times New Roman" w:eastAsia="Times New Roman" w:hAnsi="Times New Roman" w:cs="Times New Roman"/>
          <w:bCs/>
          <w:sz w:val="24"/>
          <w:szCs w:val="24"/>
          <w:lang w:val="en-US"/>
        </w:rPr>
        <w:fldChar w:fldCharType="end"/>
      </w:r>
      <w:del w:id="1246" w:author="Автор" w:date="2025-12-15T14:36:00Z">
        <w:r w:rsidR="00F53701" w:rsidDel="00F002B2">
          <w:rPr>
            <w:rFonts w:ascii="Times New Roman" w:eastAsia="Times New Roman" w:hAnsi="Times New Roman" w:cs="Times New Roman"/>
            <w:bCs/>
            <w:sz w:val="24"/>
            <w:szCs w:val="24"/>
            <w:lang w:val="en-US"/>
          </w:rPr>
          <w:delText>{Pedruzzi, 2019 #130}</w:delText>
        </w:r>
      </w:del>
      <w:del w:id="1247" w:author="Автор" w:date="2025-12-09T12:25:00Z">
        <w:r w:rsidR="00395CF5" w:rsidDel="00395CF5">
          <w:rPr>
            <w:rFonts w:ascii="Times New Roman" w:eastAsia="Times New Roman" w:hAnsi="Times New Roman" w:cs="Times New Roman"/>
            <w:bCs/>
            <w:sz w:val="24"/>
            <w:szCs w:val="24"/>
            <w:lang w:val="en-US"/>
          </w:rPr>
          <w:delText>{Pedruzzi, 2019 #202}</w:delText>
        </w:r>
      </w:del>
      <w:ins w:id="1248" w:author="Автор" w:date="2025-12-05T04:28:00Z">
        <w:r w:rsidRPr="001E5EAD">
          <w:rPr>
            <w:rFonts w:ascii="Times New Roman" w:eastAsia="Times New Roman" w:hAnsi="Times New Roman" w:cs="Times New Roman"/>
            <w:bCs/>
            <w:sz w:val="24"/>
            <w:szCs w:val="24"/>
            <w:lang w:val="en-US"/>
          </w:rPr>
          <w:t xml:space="preserve">. </w:t>
        </w:r>
        <w:del w:id="1249" w:author="Автор" w:date="2025-12-09T14:24:00Z">
          <w:r w:rsidRPr="001E5EAD" w:rsidDel="00150B08">
            <w:rPr>
              <w:rFonts w:ascii="Times New Roman" w:eastAsia="Times New Roman" w:hAnsi="Times New Roman" w:cs="Times New Roman"/>
              <w:bCs/>
              <w:sz w:val="24"/>
              <w:szCs w:val="24"/>
              <w:lang w:val="en-US"/>
            </w:rPr>
            <w:delText>While the</w:delText>
          </w:r>
        </w:del>
      </w:ins>
      <w:ins w:id="1250" w:author="Автор" w:date="2025-12-09T14:24:00Z">
        <w:r w:rsidR="00150B08">
          <w:rPr>
            <w:rFonts w:ascii="Times New Roman" w:eastAsia="Times New Roman" w:hAnsi="Times New Roman" w:cs="Times New Roman"/>
            <w:bCs/>
            <w:sz w:val="24"/>
            <w:szCs w:val="24"/>
            <w:lang w:val="en-US"/>
          </w:rPr>
          <w:t xml:space="preserve">To </w:t>
        </w:r>
      </w:ins>
      <w:ins w:id="1251" w:author="Автор" w:date="2025-12-09T14:25:00Z">
        <w:del w:id="1252" w:author="Автор" w:date="2025-12-15T14:36:00Z">
          <w:r w:rsidR="00F706D7" w:rsidDel="00565D3D">
            <w:rPr>
              <w:rFonts w:ascii="Times New Roman" w:eastAsia="Times New Roman" w:hAnsi="Times New Roman" w:cs="Times New Roman"/>
              <w:bCs/>
              <w:sz w:val="24"/>
              <w:szCs w:val="24"/>
              <w:lang w:val="en-US"/>
            </w:rPr>
            <w:delText>account for</w:delText>
          </w:r>
        </w:del>
      </w:ins>
      <w:ins w:id="1253" w:author="Автор" w:date="2025-12-09T14:24:00Z">
        <w:del w:id="1254" w:author="Автор" w:date="2025-12-15T14:36:00Z">
          <w:r w:rsidR="00150B08" w:rsidDel="00565D3D">
            <w:rPr>
              <w:rFonts w:ascii="Times New Roman" w:eastAsia="Times New Roman" w:hAnsi="Times New Roman" w:cs="Times New Roman"/>
              <w:bCs/>
              <w:sz w:val="24"/>
              <w:szCs w:val="24"/>
              <w:lang w:val="en-US"/>
            </w:rPr>
            <w:delText>counteract</w:delText>
          </w:r>
        </w:del>
      </w:ins>
      <w:ins w:id="1255" w:author="Автор" w:date="2025-12-15T14:36:00Z">
        <w:r w:rsidR="00565D3D">
          <w:rPr>
            <w:rFonts w:ascii="Times New Roman" w:eastAsia="Times New Roman" w:hAnsi="Times New Roman" w:cs="Times New Roman"/>
            <w:bCs/>
            <w:sz w:val="24"/>
            <w:szCs w:val="24"/>
            <w:lang w:val="en-US"/>
          </w:rPr>
          <w:t>exclu</w:t>
        </w:r>
      </w:ins>
      <w:ins w:id="1256" w:author="Автор" w:date="2025-12-15T14:37:00Z">
        <w:r w:rsidR="00565D3D">
          <w:rPr>
            <w:rFonts w:ascii="Times New Roman" w:eastAsia="Times New Roman" w:hAnsi="Times New Roman" w:cs="Times New Roman"/>
            <w:bCs/>
            <w:sz w:val="24"/>
            <w:szCs w:val="24"/>
            <w:lang w:val="en-US"/>
          </w:rPr>
          <w:t>de the effects of</w:t>
        </w:r>
      </w:ins>
      <w:ins w:id="1257" w:author="Автор" w:date="2025-12-09T14:24:00Z">
        <w:r w:rsidR="00150B08">
          <w:rPr>
            <w:rFonts w:ascii="Times New Roman" w:eastAsia="Times New Roman" w:hAnsi="Times New Roman" w:cs="Times New Roman"/>
            <w:bCs/>
            <w:sz w:val="24"/>
            <w:szCs w:val="24"/>
            <w:lang w:val="en-US"/>
          </w:rPr>
          <w:t xml:space="preserve"> linkage, </w:t>
        </w:r>
      </w:ins>
      <w:ins w:id="1258" w:author="Автор" w:date="2025-12-15T14:37:00Z">
        <w:del w:id="1259" w:author="Автор" w:date="2025-12-15T23:21:00Z">
          <w:r w:rsidR="00565D3D" w:rsidDel="00182B0E">
            <w:rPr>
              <w:rFonts w:ascii="Times New Roman" w:eastAsia="Times New Roman" w:hAnsi="Times New Roman" w:cs="Times New Roman"/>
              <w:bCs/>
              <w:sz w:val="24"/>
              <w:szCs w:val="24"/>
              <w:lang w:val="en-US"/>
            </w:rPr>
            <w:delText xml:space="preserve">the </w:delText>
          </w:r>
        </w:del>
      </w:ins>
      <w:ins w:id="1260" w:author="Автор" w:date="2025-12-09T14:24:00Z">
        <w:del w:id="1261" w:author="Автор" w:date="2025-12-15T23:21:00Z">
          <w:r w:rsidR="00150B08" w:rsidDel="00182B0E">
            <w:rPr>
              <w:rFonts w:ascii="Times New Roman" w:eastAsia="Times New Roman" w:hAnsi="Times New Roman" w:cs="Times New Roman"/>
              <w:bCs/>
              <w:sz w:val="24"/>
              <w:szCs w:val="24"/>
              <w:lang w:val="en-US"/>
            </w:rPr>
            <w:delText>the</w:delText>
          </w:r>
        </w:del>
      </w:ins>
      <w:ins w:id="1262" w:author="Автор" w:date="2025-12-05T04:28:00Z">
        <w:del w:id="1263" w:author="Автор" w:date="2025-12-15T23:21:00Z">
          <w:r w:rsidRPr="001E5EAD" w:rsidDel="00182B0E">
            <w:rPr>
              <w:rFonts w:ascii="Times New Roman" w:eastAsia="Times New Roman" w:hAnsi="Times New Roman" w:cs="Times New Roman"/>
              <w:bCs/>
              <w:sz w:val="24"/>
              <w:szCs w:val="24"/>
              <w:lang w:val="en-US"/>
            </w:rPr>
            <w:delText xml:space="preserve"> studies</w:delText>
          </w:r>
        </w:del>
      </w:ins>
      <w:ins w:id="1264" w:author="Автор" w:date="2025-12-09T14:24:00Z">
        <w:del w:id="1265" w:author="Автор" w:date="2025-12-15T23:21:00Z">
          <w:r w:rsidR="00150B08" w:rsidDel="00182B0E">
            <w:rPr>
              <w:rFonts w:ascii="Times New Roman" w:eastAsia="Times New Roman" w:hAnsi="Times New Roman" w:cs="Times New Roman"/>
              <w:bCs/>
              <w:sz w:val="24"/>
              <w:szCs w:val="24"/>
              <w:lang w:val="en-US"/>
            </w:rPr>
            <w:delText xml:space="preserve"> of th</w:delText>
          </w:r>
        </w:del>
      </w:ins>
      <w:ins w:id="1266" w:author="Автор" w:date="2025-12-10T07:30:00Z">
        <w:del w:id="1267" w:author="Автор" w:date="2025-12-15T23:21:00Z">
          <w:r w:rsidR="001B1902" w:rsidDel="00182B0E">
            <w:rPr>
              <w:rFonts w:ascii="Times New Roman" w:eastAsia="Times New Roman" w:hAnsi="Times New Roman" w:cs="Times New Roman"/>
              <w:bCs/>
              <w:sz w:val="24"/>
              <w:szCs w:val="24"/>
              <w:lang w:val="ru-RU"/>
            </w:rPr>
            <w:delText>е</w:delText>
          </w:r>
        </w:del>
      </w:ins>
      <w:ins w:id="1268" w:author="Автор" w:date="2025-12-09T14:24:00Z">
        <w:del w:id="1269" w:author="Автор" w:date="2025-12-15T23:21:00Z">
          <w:r w:rsidR="00150B08" w:rsidDel="00182B0E">
            <w:rPr>
              <w:rFonts w:ascii="Times New Roman" w:eastAsia="Times New Roman" w:hAnsi="Times New Roman" w:cs="Times New Roman"/>
              <w:bCs/>
              <w:sz w:val="24"/>
              <w:szCs w:val="24"/>
              <w:lang w:val="en-US"/>
            </w:rPr>
            <w:delText>is team</w:delText>
          </w:r>
        </w:del>
      </w:ins>
      <w:ins w:id="1270" w:author="Автор" w:date="2025-12-15T14:36:00Z">
        <w:del w:id="1271" w:author="Автор" w:date="2025-12-15T23:21:00Z">
          <w:r w:rsidR="00F002B2" w:rsidDel="00182B0E">
            <w:rPr>
              <w:rFonts w:ascii="Times New Roman" w:eastAsia="Times New Roman" w:hAnsi="Times New Roman" w:cs="Times New Roman"/>
              <w:bCs/>
              <w:sz w:val="24"/>
              <w:szCs w:val="24"/>
              <w:lang w:val="en-US"/>
            </w:rPr>
            <w:delText>cited team</w:delText>
          </w:r>
        </w:del>
      </w:ins>
      <w:ins w:id="1272" w:author="Автор" w:date="2025-12-15T23:21:00Z">
        <w:r w:rsidR="00182B0E">
          <w:rPr>
            <w:rFonts w:ascii="Times New Roman" w:eastAsia="Times New Roman" w:hAnsi="Times New Roman" w:cs="Times New Roman"/>
            <w:bCs/>
            <w:sz w:val="24"/>
            <w:szCs w:val="24"/>
            <w:lang w:val="en-US"/>
          </w:rPr>
          <w:t>one group</w:t>
        </w:r>
      </w:ins>
      <w:ins w:id="1273" w:author="Автор" w:date="2025-12-05T04:28:00Z">
        <w:del w:id="1274" w:author="Автор" w:date="2025-12-15T23:21:00Z">
          <w:r w:rsidRPr="001E5EAD" w:rsidDel="00DF6493">
            <w:rPr>
              <w:rFonts w:ascii="Times New Roman" w:eastAsia="Times New Roman" w:hAnsi="Times New Roman" w:cs="Times New Roman"/>
              <w:bCs/>
              <w:sz w:val="24"/>
              <w:szCs w:val="24"/>
              <w:lang w:val="en-US"/>
            </w:rPr>
            <w:delText xml:space="preserve"> </w:delText>
          </w:r>
        </w:del>
      </w:ins>
      <w:del w:id="1275" w:author="Автор" w:date="2025-12-15T23:21:00Z">
        <w:r w:rsidR="00EF6A49" w:rsidDel="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sidDel="00DF6493">
          <w:rPr>
            <w:rFonts w:ascii="Times New Roman" w:eastAsia="Times New Roman" w:hAnsi="Times New Roman" w:cs="Times New Roman"/>
            <w:bCs/>
            <w:sz w:val="24"/>
            <w:szCs w:val="24"/>
            <w:lang w:val="en-US"/>
          </w:rPr>
          <w:delInstrText xml:space="preserve"> ADDIN EN.CITE </w:delInstrText>
        </w:r>
        <w:r w:rsidR="00EF6A49" w:rsidDel="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EF6A49" w:rsidDel="00DF6493">
          <w:rPr>
            <w:rFonts w:ascii="Times New Roman" w:eastAsia="Times New Roman" w:hAnsi="Times New Roman" w:cs="Times New Roman"/>
            <w:bCs/>
            <w:sz w:val="24"/>
            <w:szCs w:val="24"/>
            <w:lang w:val="en-US"/>
          </w:rPr>
          <w:delInstrText xml:space="preserve"> ADDIN EN.CITE.DATA </w:delInstrText>
        </w:r>
        <w:r w:rsidR="00EF6A49" w:rsidDel="00DF6493">
          <w:rPr>
            <w:rFonts w:ascii="Times New Roman" w:eastAsia="Times New Roman" w:hAnsi="Times New Roman" w:cs="Times New Roman"/>
            <w:bCs/>
            <w:sz w:val="24"/>
            <w:szCs w:val="24"/>
            <w:lang w:val="en-US"/>
          </w:rPr>
        </w:r>
        <w:r w:rsidR="00EF6A49" w:rsidDel="00DF6493">
          <w:rPr>
            <w:rFonts w:ascii="Times New Roman" w:eastAsia="Times New Roman" w:hAnsi="Times New Roman" w:cs="Times New Roman"/>
            <w:bCs/>
            <w:sz w:val="24"/>
            <w:szCs w:val="24"/>
            <w:lang w:val="en-US"/>
          </w:rPr>
          <w:fldChar w:fldCharType="end"/>
        </w:r>
        <w:r w:rsidR="00EF6A49" w:rsidDel="00DF6493">
          <w:rPr>
            <w:rFonts w:ascii="Times New Roman" w:eastAsia="Times New Roman" w:hAnsi="Times New Roman" w:cs="Times New Roman"/>
            <w:bCs/>
            <w:sz w:val="24"/>
            <w:szCs w:val="24"/>
            <w:lang w:val="en-US"/>
          </w:rPr>
        </w:r>
        <w:r w:rsidR="00EF6A49" w:rsidDel="00DF6493">
          <w:rPr>
            <w:rFonts w:ascii="Times New Roman" w:eastAsia="Times New Roman" w:hAnsi="Times New Roman" w:cs="Times New Roman"/>
            <w:bCs/>
            <w:sz w:val="24"/>
            <w:szCs w:val="24"/>
            <w:lang w:val="en-US"/>
          </w:rPr>
          <w:fldChar w:fldCharType="separate"/>
        </w:r>
        <w:r w:rsidR="00EF6A49" w:rsidDel="00DF6493">
          <w:rPr>
            <w:rFonts w:ascii="Times New Roman" w:eastAsia="Times New Roman" w:hAnsi="Times New Roman" w:cs="Times New Roman"/>
            <w:bCs/>
            <w:noProof/>
            <w:sz w:val="24"/>
            <w:szCs w:val="24"/>
            <w:lang w:val="en-US"/>
          </w:rPr>
          <w:delText>[37, 38]</w:delText>
        </w:r>
        <w:r w:rsidR="00EF6A49" w:rsidDel="00DF6493">
          <w:rPr>
            <w:rFonts w:ascii="Times New Roman" w:eastAsia="Times New Roman" w:hAnsi="Times New Roman" w:cs="Times New Roman"/>
            <w:bCs/>
            <w:sz w:val="24"/>
            <w:szCs w:val="24"/>
            <w:lang w:val="en-US"/>
          </w:rPr>
          <w:fldChar w:fldCharType="end"/>
        </w:r>
      </w:del>
      <w:ins w:id="1276" w:author="Автор" w:date="2025-12-15T14:36:00Z">
        <w:r w:rsidR="00F002B2" w:rsidRPr="003A23D7" w:rsidDel="00012969">
          <w:rPr>
            <w:rFonts w:ascii="Times New Roman" w:eastAsia="Times New Roman" w:hAnsi="Times New Roman" w:cs="Times New Roman"/>
            <w:bCs/>
            <w:sz w:val="24"/>
            <w:szCs w:val="24"/>
            <w:lang w:val="en-US"/>
          </w:rPr>
          <w:t xml:space="preserve"> </w:t>
        </w:r>
      </w:ins>
      <w:ins w:id="1277" w:author="Автор" w:date="2025-12-09T12:24:00Z">
        <w:del w:id="1278" w:author="Автор" w:date="2025-12-15T14:36:00Z">
          <w:r w:rsidR="00012969" w:rsidRPr="00012969" w:rsidDel="00F002B2">
            <w:rPr>
              <w:rFonts w:ascii="Times New Roman" w:eastAsia="Times New Roman" w:hAnsi="Times New Roman" w:cs="Times New Roman"/>
              <w:sz w:val="24"/>
              <w:szCs w:val="24"/>
            </w:rPr>
            <w:delText>{Kryazhimskiy, 2011 #171;Neverov, 2015 #172}</w:delText>
          </w:r>
        </w:del>
      </w:ins>
      <w:del w:id="1279" w:author="Автор" w:date="2025-12-09T12:24:00Z">
        <w:r w:rsidR="00012969" w:rsidDel="00012969">
          <w:rPr>
            <w:rFonts w:ascii="Times New Roman" w:eastAsia="Times New Roman" w:hAnsi="Times New Roman" w:cs="Times New Roman"/>
            <w:sz w:val="24"/>
            <w:szCs w:val="24"/>
          </w:rPr>
          <w:delText>{Kryazhimskiy, 2011 #31;Neverov, 2015 #32}</w:delText>
        </w:r>
      </w:del>
      <w:ins w:id="1280" w:author="Автор" w:date="2025-12-05T04:28:00Z">
        <w:del w:id="1281" w:author="Автор" w:date="2025-12-15T14:37:00Z">
          <w:r w:rsidRPr="001E5EAD" w:rsidDel="00565D3D">
            <w:rPr>
              <w:rFonts w:ascii="Times New Roman" w:eastAsia="Times New Roman" w:hAnsi="Times New Roman" w:cs="Times New Roman"/>
              <w:bCs/>
              <w:sz w:val="24"/>
              <w:szCs w:val="24"/>
            </w:rPr>
            <w:delText xml:space="preserve"> </w:delText>
          </w:r>
        </w:del>
      </w:ins>
      <w:ins w:id="1282" w:author="Автор" w:date="2025-12-09T14:25:00Z">
        <w:r w:rsidR="00F706D7">
          <w:rPr>
            <w:rFonts w:ascii="Times New Roman" w:eastAsia="Times New Roman" w:hAnsi="Times New Roman" w:cs="Times New Roman"/>
            <w:bCs/>
            <w:sz w:val="24"/>
            <w:szCs w:val="24"/>
            <w:lang w:val="en-US"/>
          </w:rPr>
          <w:t>use</w:t>
        </w:r>
      </w:ins>
      <w:ins w:id="1283" w:author="Автор" w:date="2025-12-15T23:21:00Z">
        <w:r w:rsidR="00182B0E">
          <w:rPr>
            <w:rFonts w:ascii="Times New Roman" w:eastAsia="Times New Roman" w:hAnsi="Times New Roman" w:cs="Times New Roman"/>
            <w:bCs/>
            <w:sz w:val="24"/>
            <w:szCs w:val="24"/>
            <w:lang w:val="en-US"/>
          </w:rPr>
          <w:t>d</w:t>
        </w:r>
      </w:ins>
      <w:ins w:id="1284" w:author="Автор" w:date="2025-12-09T14:25:00Z">
        <w:del w:id="1285" w:author="Автор" w:date="2025-12-15T14:36:00Z">
          <w:r w:rsidR="00F706D7" w:rsidDel="00F002B2">
            <w:rPr>
              <w:rFonts w:ascii="Times New Roman" w:eastAsia="Times New Roman" w:hAnsi="Times New Roman" w:cs="Times New Roman"/>
              <w:bCs/>
              <w:sz w:val="24"/>
              <w:szCs w:val="24"/>
              <w:lang w:val="en-US"/>
            </w:rPr>
            <w:delText>d</w:delText>
          </w:r>
        </w:del>
        <w:r w:rsidR="00F706D7">
          <w:rPr>
            <w:rFonts w:ascii="Times New Roman" w:eastAsia="Times New Roman" w:hAnsi="Times New Roman" w:cs="Times New Roman"/>
            <w:bCs/>
            <w:sz w:val="24"/>
            <w:szCs w:val="24"/>
            <w:lang w:val="en-US"/>
          </w:rPr>
          <w:t xml:space="preserve"> </w:t>
        </w:r>
      </w:ins>
      <w:ins w:id="1286" w:author="Автор" w:date="2025-12-05T04:28:00Z">
        <w:del w:id="1287" w:author="Автор" w:date="2025-12-09T14:24:00Z">
          <w:r w:rsidRPr="001E5EAD" w:rsidDel="00150B08">
            <w:rPr>
              <w:rFonts w:ascii="Times New Roman" w:eastAsia="Times New Roman" w:hAnsi="Times New Roman" w:cs="Times New Roman"/>
              <w:bCs/>
              <w:sz w:val="24"/>
              <w:szCs w:val="24"/>
              <w:lang w:val="en-US"/>
            </w:rPr>
            <w:delText>also use conditional correlations (</w:delText>
          </w:r>
        </w:del>
        <w:r w:rsidRPr="001E5EAD">
          <w:rPr>
            <w:rFonts w:ascii="Times New Roman" w:eastAsia="Times New Roman" w:hAnsi="Times New Roman" w:cs="Times New Roman"/>
            <w:bCs/>
            <w:sz w:val="24"/>
            <w:szCs w:val="24"/>
            <w:lang w:val="en-US"/>
          </w:rPr>
          <w:t>synonymous sites</w:t>
        </w:r>
        <w:del w:id="1288" w:author="Автор" w:date="2025-12-09T14:24:00Z">
          <w:r w:rsidRPr="001E5EAD" w:rsidDel="00150B08">
            <w:rPr>
              <w:rFonts w:ascii="Times New Roman" w:eastAsia="Times New Roman" w:hAnsi="Times New Roman" w:cs="Times New Roman"/>
              <w:bCs/>
              <w:sz w:val="24"/>
              <w:szCs w:val="24"/>
              <w:lang w:val="en-US"/>
            </w:rPr>
            <w:delText>)</w:delText>
          </w:r>
        </w:del>
        <w:r w:rsidRPr="001E5EAD">
          <w:rPr>
            <w:rFonts w:ascii="Times New Roman" w:eastAsia="Times New Roman" w:hAnsi="Times New Roman" w:cs="Times New Roman"/>
            <w:bCs/>
            <w:sz w:val="24"/>
            <w:szCs w:val="24"/>
            <w:lang w:val="en-US"/>
          </w:rPr>
          <w:t xml:space="preserve"> as markers of linkage</w:t>
        </w:r>
      </w:ins>
      <w:ins w:id="1289" w:author="Автор" w:date="2025-12-15T23:21:00Z">
        <w:r w:rsidR="00DF6493">
          <w:rPr>
            <w:rFonts w:ascii="Times New Roman" w:eastAsia="Times New Roman" w:hAnsi="Times New Roman" w:cs="Times New Roman"/>
            <w:bCs/>
            <w:sz w:val="24"/>
            <w:szCs w:val="24"/>
            <w:lang w:val="en-US"/>
          </w:rPr>
          <w:t xml:space="preserve"> </w:t>
        </w:r>
        <w:r w:rsidR="00DF6493" w:rsidRPr="001E5EAD">
          <w:rPr>
            <w:rFonts w:ascii="Times New Roman" w:eastAsia="Times New Roman" w:hAnsi="Times New Roman" w:cs="Times New Roman"/>
            <w:bCs/>
            <w:sz w:val="24"/>
            <w:szCs w:val="24"/>
            <w:lang w:val="en-US"/>
          </w:rPr>
          <w:t xml:space="preserve"> </w: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 </w:instrText>
        </w:r>
        <w:r w:rsidR="00DF6493">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DF6493">
          <w:rPr>
            <w:rFonts w:ascii="Times New Roman" w:eastAsia="Times New Roman" w:hAnsi="Times New Roman" w:cs="Times New Roman"/>
            <w:bCs/>
            <w:sz w:val="24"/>
            <w:szCs w:val="24"/>
            <w:lang w:val="en-US"/>
          </w:rPr>
          <w:instrText xml:space="preserve"> ADDIN EN.CITE.DATA </w:instrText>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end"/>
        </w:r>
        <w:r w:rsidR="00DF6493">
          <w:rPr>
            <w:rFonts w:ascii="Times New Roman" w:eastAsia="Times New Roman" w:hAnsi="Times New Roman" w:cs="Times New Roman"/>
            <w:bCs/>
            <w:sz w:val="24"/>
            <w:szCs w:val="24"/>
            <w:lang w:val="en-US"/>
          </w:rPr>
        </w:r>
        <w:r w:rsidR="00DF6493">
          <w:rPr>
            <w:rFonts w:ascii="Times New Roman" w:eastAsia="Times New Roman" w:hAnsi="Times New Roman" w:cs="Times New Roman"/>
            <w:bCs/>
            <w:sz w:val="24"/>
            <w:szCs w:val="24"/>
            <w:lang w:val="en-US"/>
          </w:rPr>
          <w:fldChar w:fldCharType="separate"/>
        </w:r>
        <w:r w:rsidR="00DF6493">
          <w:rPr>
            <w:rFonts w:ascii="Times New Roman" w:eastAsia="Times New Roman" w:hAnsi="Times New Roman" w:cs="Times New Roman"/>
            <w:bCs/>
            <w:noProof/>
            <w:sz w:val="24"/>
            <w:szCs w:val="24"/>
            <w:lang w:val="en-US"/>
          </w:rPr>
          <w:t>[37, 38]</w:t>
        </w:r>
        <w:r w:rsidR="00DF6493">
          <w:rPr>
            <w:rFonts w:ascii="Times New Roman" w:eastAsia="Times New Roman" w:hAnsi="Times New Roman" w:cs="Times New Roman"/>
            <w:bCs/>
            <w:sz w:val="24"/>
            <w:szCs w:val="24"/>
            <w:lang w:val="en-US"/>
          </w:rPr>
          <w:fldChar w:fldCharType="end"/>
        </w:r>
      </w:ins>
      <w:ins w:id="1290" w:author="Автор" w:date="2025-12-09T14:24:00Z">
        <w:r w:rsidR="00150B08">
          <w:rPr>
            <w:rFonts w:ascii="Times New Roman" w:eastAsia="Times New Roman" w:hAnsi="Times New Roman" w:cs="Times New Roman"/>
            <w:bCs/>
            <w:sz w:val="24"/>
            <w:szCs w:val="24"/>
            <w:lang w:val="en-US"/>
          </w:rPr>
          <w:t>. However,</w:t>
        </w:r>
      </w:ins>
      <w:ins w:id="1291" w:author="Автор" w:date="2025-12-05T04:28:00Z">
        <w:del w:id="1292" w:author="Автор" w:date="2025-12-09T14:24:00Z">
          <w:r w:rsidRPr="001E5EAD" w:rsidDel="00150B08">
            <w:rPr>
              <w:rFonts w:ascii="Times New Roman" w:eastAsia="Times New Roman" w:hAnsi="Times New Roman" w:cs="Times New Roman"/>
              <w:bCs/>
              <w:sz w:val="24"/>
              <w:szCs w:val="24"/>
              <w:lang w:val="en-US"/>
            </w:rPr>
            <w:delText>,</w:delText>
          </w:r>
        </w:del>
        <w:r w:rsidRPr="001E5EAD">
          <w:rPr>
            <w:rFonts w:ascii="Times New Roman" w:eastAsia="Times New Roman" w:hAnsi="Times New Roman" w:cs="Times New Roman"/>
            <w:bCs/>
            <w:sz w:val="24"/>
            <w:szCs w:val="24"/>
            <w:lang w:val="en-US"/>
          </w:rPr>
          <w:t xml:space="preserve"> the accuracy </w:t>
        </w:r>
      </w:ins>
      <w:ins w:id="1293" w:author="Автор" w:date="2025-12-15T14:37:00Z">
        <w:r w:rsidR="00891CAF">
          <w:rPr>
            <w:rFonts w:ascii="Times New Roman" w:eastAsia="Times New Roman" w:hAnsi="Times New Roman" w:cs="Times New Roman"/>
            <w:bCs/>
            <w:sz w:val="24"/>
            <w:szCs w:val="24"/>
            <w:lang w:val="en-US"/>
          </w:rPr>
          <w:t xml:space="preserve">of this method </w:t>
        </w:r>
      </w:ins>
      <w:ins w:id="1294" w:author="Автор" w:date="2025-12-05T04:28:00Z">
        <w:del w:id="1295" w:author="Автор" w:date="2025-12-15T14:36:00Z">
          <w:r w:rsidRPr="001E5EAD" w:rsidDel="00F002B2">
            <w:rPr>
              <w:rFonts w:ascii="Times New Roman" w:eastAsia="Times New Roman" w:hAnsi="Times New Roman" w:cs="Times New Roman"/>
              <w:bCs/>
              <w:sz w:val="24"/>
              <w:szCs w:val="24"/>
              <w:lang w:val="en-US"/>
            </w:rPr>
            <w:delText xml:space="preserve">of their method </w:delText>
          </w:r>
        </w:del>
      </w:ins>
      <w:ins w:id="1296" w:author="Автор" w:date="2025-12-09T14:24:00Z">
        <w:r w:rsidR="00150B08">
          <w:rPr>
            <w:rFonts w:ascii="Times New Roman" w:eastAsia="Times New Roman" w:hAnsi="Times New Roman" w:cs="Times New Roman"/>
            <w:bCs/>
            <w:sz w:val="24"/>
            <w:szCs w:val="24"/>
            <w:lang w:val="en-US"/>
          </w:rPr>
          <w:t>was</w:t>
        </w:r>
      </w:ins>
      <w:ins w:id="1297" w:author="Автор" w:date="2025-12-05T04:28:00Z">
        <w:del w:id="1298" w:author="Автор" w:date="2025-12-09T14:24:00Z">
          <w:r w:rsidRPr="001E5EAD" w:rsidDel="00150B08">
            <w:rPr>
              <w:rFonts w:ascii="Times New Roman" w:eastAsia="Times New Roman" w:hAnsi="Times New Roman" w:cs="Times New Roman"/>
              <w:bCs/>
              <w:sz w:val="24"/>
              <w:szCs w:val="24"/>
              <w:lang w:val="en-US"/>
            </w:rPr>
            <w:delText>is</w:delText>
          </w:r>
        </w:del>
        <w:r w:rsidRPr="001E5EAD">
          <w:rPr>
            <w:rFonts w:ascii="Times New Roman" w:eastAsia="Times New Roman" w:hAnsi="Times New Roman" w:cs="Times New Roman"/>
            <w:bCs/>
            <w:sz w:val="24"/>
            <w:szCs w:val="24"/>
            <w:lang w:val="en-US"/>
          </w:rPr>
          <w:t xml:space="preserve"> not tested </w:t>
        </w:r>
        <w:del w:id="1299" w:author="Автор" w:date="2025-12-15T14:36:00Z">
          <w:r w:rsidRPr="001E5EAD" w:rsidDel="00F002B2">
            <w:rPr>
              <w:rFonts w:ascii="Times New Roman" w:eastAsia="Times New Roman" w:hAnsi="Times New Roman" w:cs="Times New Roman"/>
              <w:bCs/>
              <w:sz w:val="24"/>
              <w:szCs w:val="24"/>
              <w:lang w:val="en-US"/>
            </w:rPr>
            <w:delText>in</w:delText>
          </w:r>
        </w:del>
      </w:ins>
      <w:ins w:id="1300" w:author="Автор" w:date="2025-12-15T14:36:00Z">
        <w:r w:rsidR="00F002B2">
          <w:rPr>
            <w:rFonts w:ascii="Times New Roman" w:eastAsia="Times New Roman" w:hAnsi="Times New Roman" w:cs="Times New Roman"/>
            <w:bCs/>
            <w:sz w:val="24"/>
            <w:szCs w:val="24"/>
            <w:lang w:val="en-US"/>
          </w:rPr>
          <w:t>in</w:t>
        </w:r>
      </w:ins>
      <w:ins w:id="1301" w:author="Автор" w:date="2025-12-05T04:28:00Z">
        <w:r w:rsidRPr="001E5EAD">
          <w:rPr>
            <w:rFonts w:ascii="Times New Roman" w:eastAsia="Times New Roman" w:hAnsi="Times New Roman" w:cs="Times New Roman"/>
            <w:bCs/>
            <w:sz w:val="24"/>
            <w:szCs w:val="24"/>
            <w:lang w:val="en-US"/>
          </w:rPr>
          <w:t xml:space="preserve"> simulation</w:t>
        </w:r>
      </w:ins>
      <w:ins w:id="1302" w:author="Автор" w:date="2025-12-05T04:30:00Z">
        <w:del w:id="1303" w:author="Автор" w:date="2025-12-05T04:31:00Z">
          <w:r w:rsidR="00A56DCD" w:rsidDel="00B43181">
            <w:rPr>
              <w:rFonts w:ascii="Times New Roman" w:eastAsia="Times New Roman" w:hAnsi="Times New Roman" w:cs="Times New Roman"/>
              <w:bCs/>
              <w:sz w:val="24"/>
              <w:szCs w:val="24"/>
              <w:lang w:val="en-US"/>
            </w:rPr>
            <w:delText xml:space="preserve"> and there is no testing for sampling balance</w:delText>
          </w:r>
        </w:del>
      </w:ins>
      <w:ins w:id="1304" w:author="Автор" w:date="2025-12-05T04:28:00Z">
        <w:r w:rsidRPr="001E5EAD">
          <w:rPr>
            <w:rFonts w:ascii="Times New Roman" w:eastAsia="Times New Roman" w:hAnsi="Times New Roman" w:cs="Times New Roman"/>
            <w:bCs/>
            <w:sz w:val="24"/>
            <w:szCs w:val="24"/>
            <w:lang w:val="en-US"/>
          </w:rPr>
          <w:t xml:space="preserve">. </w:t>
        </w:r>
        <w:del w:id="1305" w:author="Автор" w:date="2025-12-05T04:30:00Z">
          <w:r w:rsidRPr="001E5EAD" w:rsidDel="00A56DCD">
            <w:rPr>
              <w:rFonts w:ascii="Times New Roman" w:eastAsia="Times New Roman" w:hAnsi="Times New Roman" w:cs="Times New Roman"/>
              <w:bCs/>
              <w:sz w:val="24"/>
              <w:szCs w:val="24"/>
              <w:lang w:val="en-US"/>
            </w:rPr>
            <w:delText>The solution used in the present work is averaging, in a balanced fashion, over a number of quasi-independent populations and testing for the accuracy on simulated sequences.</w:delText>
          </w:r>
        </w:del>
      </w:ins>
    </w:p>
    <w:p w14:paraId="3BF5D0F8" w14:textId="5513E27A" w:rsidR="00C52B27" w:rsidRPr="005E310B" w:rsidDel="001E5EAD" w:rsidRDefault="00C52B27" w:rsidP="005E310B">
      <w:pPr>
        <w:spacing w:after="0" w:line="360" w:lineRule="auto"/>
        <w:ind w:firstLine="720"/>
        <w:jc w:val="both"/>
        <w:rPr>
          <w:del w:id="1306" w:author="Автор" w:date="2025-12-05T04:28:00Z"/>
          <w:rFonts w:ascii="Times New Roman" w:eastAsia="Times New Roman" w:hAnsi="Times New Roman" w:cs="Times New Roman"/>
          <w:bCs/>
          <w:sz w:val="24"/>
          <w:szCs w:val="24"/>
          <w:lang w:val="en-US"/>
          <w:rPrChange w:id="1307" w:author="Автор" w:date="2025-12-02T14:41:00Z">
            <w:rPr>
              <w:del w:id="1308" w:author="Автор" w:date="2025-12-05T04:28:00Z"/>
              <w:rFonts w:ascii="Times New Roman" w:eastAsia="Times New Roman" w:hAnsi="Times New Roman" w:cs="Times New Roman"/>
              <w:i/>
              <w:sz w:val="24"/>
              <w:szCs w:val="24"/>
            </w:rPr>
          </w:rPrChange>
        </w:rPr>
        <w:pPrChange w:id="1309" w:author="Автор" w:date="2025-12-03T01:07:00Z">
          <w:pPr>
            <w:spacing w:after="0" w:line="360" w:lineRule="auto"/>
            <w:ind w:firstLine="709"/>
            <w:jc w:val="both"/>
          </w:pPr>
        </w:pPrChange>
      </w:pPr>
      <w:ins w:id="1310" w:author="Автор" w:date="2025-12-02T14:41:00Z">
        <w:del w:id="1311" w:author="Автор" w:date="2025-12-05T04:28:00Z">
          <w:r w:rsidRPr="005E310B" w:rsidDel="001E5EAD">
            <w:rPr>
              <w:rFonts w:ascii="Times New Roman" w:eastAsia="Times New Roman" w:hAnsi="Times New Roman" w:cs="Times New Roman"/>
              <w:bCs/>
              <w:sz w:val="24"/>
              <w:szCs w:val="24"/>
              <w:lang w:val="en-US"/>
              <w:rPrChange w:id="1312" w:author="Автор" w:date="2025-12-02T14:41:00Z">
                <w:rPr>
                  <w:rFonts w:ascii="Times New Roman" w:eastAsia="Times New Roman" w:hAnsi="Times New Roman" w:cs="Times New Roman"/>
                  <w:bCs/>
                  <w:i/>
                  <w:sz w:val="24"/>
                  <w:szCs w:val="24"/>
                  <w:lang w:val="en-US"/>
                </w:rPr>
              </w:rPrChange>
            </w:rPr>
            <w:delText>Note that the use of t</w:delText>
          </w:r>
          <w:r w:rsidRPr="005E310B" w:rsidDel="001E5EAD">
            <w:rPr>
              <w:rFonts w:ascii="Times New Roman" w:eastAsia="Times New Roman" w:hAnsi="Times New Roman" w:cs="Times New Roman"/>
              <w:bCs/>
              <w:sz w:val="24"/>
              <w:szCs w:val="24"/>
              <w:lang w:val="en-US"/>
              <w:rPrChange w:id="1313" w:author="Автор" w:date="2025-12-02T16:51:00Z">
                <w:rPr>
                  <w:rFonts w:ascii="Times New Roman" w:eastAsia="Times New Roman" w:hAnsi="Times New Roman" w:cs="Times New Roman"/>
                  <w:bCs/>
                  <w:i/>
                  <w:sz w:val="24"/>
                  <w:szCs w:val="24"/>
                </w:rPr>
              </w:rPrChange>
            </w:rPr>
            <w:delText xml:space="preserve">ree-based methods </w:delText>
          </w:r>
        </w:del>
      </w:ins>
      <w:ins w:id="1314" w:author="Автор" w:date="2025-12-02T14:43:00Z">
        <w:del w:id="1315" w:author="Автор" w:date="2025-12-05T04:28:00Z">
          <w:r w:rsidRPr="00C52B27" w:rsidDel="001E5EAD">
            <w:rPr>
              <w:rFonts w:ascii="Times New Roman" w:eastAsia="Times New Roman" w:hAnsi="Times New Roman" w:cs="Times New Roman"/>
              <w:bCs/>
              <w:sz w:val="24"/>
              <w:szCs w:val="24"/>
              <w:lang w:val="en-US"/>
            </w:rPr>
            <w:delText>{Kryazhimskiy, 2011 #171;Neverov, 2015 #172}</w:delText>
          </w:r>
        </w:del>
      </w:ins>
      <w:ins w:id="1316" w:author="Автор" w:date="2025-12-02T14:41:00Z">
        <w:del w:id="1317" w:author="Автор" w:date="2025-12-05T04:28:00Z">
          <w:r w:rsidRPr="005E310B" w:rsidDel="001E5EAD">
            <w:rPr>
              <w:rFonts w:ascii="Times New Roman" w:eastAsia="Times New Roman" w:hAnsi="Times New Roman" w:cs="Times New Roman"/>
              <w:bCs/>
              <w:sz w:val="24"/>
              <w:szCs w:val="24"/>
              <w:lang w:val="en-US"/>
              <w:rPrChange w:id="1318" w:author="Автор" w:date="2025-12-02T16:51:00Z">
                <w:rPr>
                  <w:rFonts w:ascii="Times New Roman" w:eastAsia="Times New Roman" w:hAnsi="Times New Roman" w:cs="Times New Roman"/>
                  <w:bCs/>
                  <w:i/>
                  <w:sz w:val="24"/>
                  <w:szCs w:val="24"/>
                </w:rPr>
              </w:rPrChange>
            </w:rPr>
            <w:delText xml:space="preserve"> instead of pairwise correlations </w:delText>
          </w:r>
        </w:del>
      </w:ins>
      <w:ins w:id="1319" w:author="Автор" w:date="2025-12-02T14:54:00Z">
        <w:del w:id="1320" w:author="Автор" w:date="2025-12-05T04:28:00Z">
          <w:r w:rsidR="00694FF2" w:rsidDel="001E5EAD">
            <w:rPr>
              <w:rFonts w:ascii="Times New Roman" w:eastAsia="Times New Roman" w:hAnsi="Times New Roman" w:cs="Times New Roman"/>
              <w:bCs/>
              <w:sz w:val="24"/>
              <w:szCs w:val="24"/>
              <w:lang w:val="en-US"/>
            </w:rPr>
            <w:delText xml:space="preserve">and using neutral mutations as markers of linkage </w:delText>
          </w:r>
        </w:del>
      </w:ins>
      <w:del w:id="1321" w:author="Автор" w:date="2025-12-05T04:28:00Z">
        <w:r w:rsidR="00E3739B" w:rsidDel="001E5EAD">
          <w:rPr>
            <w:rFonts w:ascii="Times New Roman" w:eastAsia="Times New Roman" w:hAnsi="Times New Roman" w:cs="Times New Roman"/>
            <w:sz w:val="24"/>
            <w:szCs w:val="24"/>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00435B03" w:rsidDel="001E5EAD">
          <w:rPr>
            <w:rFonts w:ascii="Times New Roman" w:eastAsia="Times New Roman" w:hAnsi="Times New Roman" w:cs="Times New Roman"/>
            <w:sz w:val="24"/>
            <w:szCs w:val="24"/>
          </w:rPr>
          <w:delInstrText xml:space="preserve"> ADDIN EN.CITE </w:delInstrText>
        </w:r>
        <w:r w:rsidR="00435B03" w:rsidDel="001E5EAD">
          <w:rPr>
            <w:rFonts w:ascii="Times New Roman" w:eastAsia="Times New Roman" w:hAnsi="Times New Roman" w:cs="Times New Roman"/>
            <w:sz w:val="24"/>
            <w:szCs w:val="24"/>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00435B03" w:rsidDel="001E5EAD">
          <w:rPr>
            <w:rFonts w:ascii="Times New Roman" w:eastAsia="Times New Roman" w:hAnsi="Times New Roman" w:cs="Times New Roman"/>
            <w:sz w:val="24"/>
            <w:szCs w:val="24"/>
          </w:rPr>
          <w:delInstrText xml:space="preserve"> ADDIN EN.CITE.DATA </w:delInstrText>
        </w:r>
        <w:r w:rsidR="00435B03" w:rsidDel="001E5EAD">
          <w:rPr>
            <w:rFonts w:ascii="Times New Roman" w:eastAsia="Times New Roman" w:hAnsi="Times New Roman" w:cs="Times New Roman"/>
            <w:sz w:val="24"/>
            <w:szCs w:val="24"/>
          </w:rPr>
        </w:r>
        <w:r w:rsidR="00435B03" w:rsidDel="001E5EAD">
          <w:rPr>
            <w:rFonts w:ascii="Times New Roman" w:eastAsia="Times New Roman" w:hAnsi="Times New Roman" w:cs="Times New Roman"/>
            <w:sz w:val="24"/>
            <w:szCs w:val="24"/>
          </w:rPr>
          <w:fldChar w:fldCharType="end"/>
        </w:r>
        <w:r w:rsidR="00E3739B" w:rsidDel="001E5EAD">
          <w:rPr>
            <w:rFonts w:ascii="Times New Roman" w:eastAsia="Times New Roman" w:hAnsi="Times New Roman" w:cs="Times New Roman"/>
            <w:sz w:val="24"/>
            <w:szCs w:val="24"/>
          </w:rPr>
        </w:r>
        <w:r w:rsidR="00E3739B" w:rsidDel="001E5EAD">
          <w:rPr>
            <w:rFonts w:ascii="Times New Roman" w:eastAsia="Times New Roman" w:hAnsi="Times New Roman" w:cs="Times New Roman"/>
            <w:sz w:val="24"/>
            <w:szCs w:val="24"/>
          </w:rPr>
          <w:fldChar w:fldCharType="separate"/>
        </w:r>
        <w:r w:rsidR="00435B03" w:rsidDel="001E5EAD">
          <w:rPr>
            <w:rFonts w:ascii="Times New Roman" w:eastAsia="Times New Roman" w:hAnsi="Times New Roman" w:cs="Times New Roman"/>
            <w:noProof/>
            <w:sz w:val="24"/>
            <w:szCs w:val="24"/>
          </w:rPr>
          <w:delText>[39, 40]</w:delText>
        </w:r>
        <w:r w:rsidR="00E3739B" w:rsidDel="001E5EAD">
          <w:rPr>
            <w:rFonts w:ascii="Times New Roman" w:eastAsia="Times New Roman" w:hAnsi="Times New Roman" w:cs="Times New Roman"/>
            <w:sz w:val="24"/>
            <w:szCs w:val="24"/>
          </w:rPr>
          <w:fldChar w:fldCharType="end"/>
        </w:r>
      </w:del>
      <w:ins w:id="1322" w:author="Автор" w:date="2025-12-02T14:54:00Z">
        <w:del w:id="1323" w:author="Автор" w:date="2025-12-05T04:28:00Z">
          <w:r w:rsidR="00271A3E" w:rsidRPr="00C52B27" w:rsidDel="001E5EAD">
            <w:rPr>
              <w:rFonts w:ascii="Times New Roman" w:eastAsia="Times New Roman" w:hAnsi="Times New Roman" w:cs="Times New Roman"/>
              <w:bCs/>
              <w:sz w:val="24"/>
              <w:szCs w:val="24"/>
              <w:lang w:val="en-US"/>
            </w:rPr>
            <w:delText>{Kryazhimskiy, 2011 #171;Neverov, 2015 #172}</w:delText>
          </w:r>
          <w:r w:rsidR="00271A3E" w:rsidRPr="00061E8D" w:rsidDel="001E5EAD">
            <w:rPr>
              <w:rFonts w:ascii="Times New Roman" w:eastAsia="Times New Roman" w:hAnsi="Times New Roman" w:cs="Times New Roman"/>
              <w:bCs/>
              <w:sz w:val="24"/>
              <w:szCs w:val="24"/>
            </w:rPr>
            <w:delText xml:space="preserve"> </w:delText>
          </w:r>
        </w:del>
      </w:ins>
      <w:ins w:id="1324" w:author="Автор" w:date="2025-12-02T14:41:00Z">
        <w:del w:id="1325" w:author="Автор" w:date="2025-12-05T04:28:00Z">
          <w:r w:rsidRPr="005E310B" w:rsidDel="001E5EAD">
            <w:rPr>
              <w:rFonts w:ascii="Times New Roman" w:eastAsia="Times New Roman" w:hAnsi="Times New Roman" w:cs="Times New Roman"/>
              <w:bCs/>
              <w:sz w:val="24"/>
              <w:szCs w:val="24"/>
              <w:rPrChange w:id="1326" w:author="Автор" w:date="2025-12-02T14:41:00Z">
                <w:rPr>
                  <w:rFonts w:ascii="Times New Roman" w:eastAsia="Times New Roman" w:hAnsi="Times New Roman" w:cs="Times New Roman"/>
                  <w:bCs/>
                  <w:i/>
                  <w:sz w:val="24"/>
                  <w:szCs w:val="24"/>
                </w:rPr>
              </w:rPrChange>
            </w:rPr>
            <w:delText xml:space="preserve">does not automatically compensates for strong linkage effects. </w:delText>
          </w:r>
          <w:r w:rsidRPr="005E310B" w:rsidDel="001E5EAD">
            <w:rPr>
              <w:rFonts w:ascii="Times New Roman" w:eastAsia="Times New Roman" w:hAnsi="Times New Roman" w:cs="Times New Roman"/>
              <w:bCs/>
              <w:sz w:val="24"/>
              <w:szCs w:val="24"/>
              <w:lang w:val="en-US"/>
              <w:rPrChange w:id="1327" w:author="Автор" w:date="2025-12-02T14:41:00Z">
                <w:rPr>
                  <w:rFonts w:ascii="Times New Roman" w:eastAsia="Times New Roman" w:hAnsi="Times New Roman" w:cs="Times New Roman"/>
                  <w:bCs/>
                  <w:i/>
                  <w:sz w:val="24"/>
                  <w:szCs w:val="24"/>
                  <w:lang w:val="en-US"/>
                </w:rPr>
              </w:rPrChange>
            </w:rPr>
            <w:delText>This is because, in the absence of sufficiently strong recombination, all sequences in one single population are very similar to their MRCA, and MRCAs for different independent populations are diverging from each other in genetic space. This process</w:delText>
          </w:r>
        </w:del>
      </w:ins>
      <w:ins w:id="1328" w:author="Автор" w:date="2025-12-02T14:46:00Z">
        <w:del w:id="1329" w:author="Автор" w:date="2025-12-05T04:28:00Z">
          <w:r w:rsidR="00401A76" w:rsidDel="001E5EAD">
            <w:rPr>
              <w:rFonts w:ascii="Times New Roman" w:eastAsia="Times New Roman" w:hAnsi="Times New Roman" w:cs="Times New Roman"/>
              <w:bCs/>
              <w:sz w:val="24"/>
              <w:szCs w:val="24"/>
              <w:lang w:val="en-US"/>
            </w:rPr>
            <w:delText xml:space="preserve"> was demonstrated to be</w:delText>
          </w:r>
        </w:del>
      </w:ins>
      <w:ins w:id="1330" w:author="Автор" w:date="2025-12-02T14:41:00Z">
        <w:del w:id="1331" w:author="Автор" w:date="2025-12-05T04:28:00Z">
          <w:r w:rsidRPr="005E310B" w:rsidDel="001E5EAD">
            <w:rPr>
              <w:rFonts w:ascii="Times New Roman" w:eastAsia="Times New Roman" w:hAnsi="Times New Roman" w:cs="Times New Roman"/>
              <w:bCs/>
              <w:sz w:val="24"/>
              <w:szCs w:val="24"/>
              <w:lang w:val="en-US"/>
              <w:rPrChange w:id="1332" w:author="Автор" w:date="2025-12-02T14:41:00Z">
                <w:rPr>
                  <w:rFonts w:ascii="Times New Roman" w:eastAsia="Times New Roman" w:hAnsi="Times New Roman" w:cs="Times New Roman"/>
                  <w:bCs/>
                  <w:i/>
                  <w:sz w:val="24"/>
                  <w:szCs w:val="24"/>
                  <w:lang w:val="en-US"/>
                </w:rPr>
              </w:rPrChange>
            </w:rPr>
            <w:delText xml:space="preserve"> is responsible for very strong linkage effects the one </w:delText>
          </w:r>
        </w:del>
      </w:ins>
      <w:del w:id="1333" w:author="Автор" w:date="2025-12-05T04:28:00Z">
        <w:r w:rsidR="00E3739B" w:rsidDel="001E5EAD">
          <w:rPr>
            <w:rFonts w:ascii="Times New Roman" w:eastAsia="Times New Roman" w:hAnsi="Times New Roman" w:cs="Times New Roman"/>
            <w:bCs/>
            <w:sz w:val="24"/>
            <w:szCs w:val="24"/>
            <w:lang w:val="en-US"/>
          </w:rPr>
          <w:fldChar w:fldCharType="begin"/>
        </w:r>
        <w:r w:rsidR="00435B03" w:rsidDel="001E5EAD">
          <w:rPr>
            <w:rFonts w:ascii="Times New Roman" w:eastAsia="Times New Roman" w:hAnsi="Times New Roman" w:cs="Times New Roman"/>
            <w:bCs/>
            <w:sz w:val="24"/>
            <w:szCs w:val="24"/>
            <w:lang w:val="en-US"/>
          </w:rPr>
          <w:delInstrText xml:space="preserve"> ADDIN EN.CITE &lt;EndNote&gt;&lt;Cite&gt;&lt;Author&gt;Pedruzzi&lt;/Author&gt;&lt;Year&gt;2019&lt;/Year&gt;&lt;RecNum&gt;202&lt;/RecNum&gt;&lt;DisplayText&gt;[36]&lt;/DisplayText&gt;&lt;record&gt;&lt;rec-number&gt;202&lt;/rec-number&gt;&lt;foreign-keys&gt;&lt;key app="EN" db-id="desw09ddppdzr8ezzrk555vktr0505dpx2av" timestamp="1621686177"&gt;202&lt;/key&gt;&lt;/foreign-keys&gt;&lt;ref-type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delInstrText>
        </w:r>
        <w:r w:rsidR="00E3739B" w:rsidDel="001E5EAD">
          <w:rPr>
            <w:rFonts w:ascii="Times New Roman" w:eastAsia="Times New Roman" w:hAnsi="Times New Roman" w:cs="Times New Roman"/>
            <w:bCs/>
            <w:sz w:val="24"/>
            <w:szCs w:val="24"/>
            <w:lang w:val="en-US"/>
          </w:rPr>
          <w:fldChar w:fldCharType="separate"/>
        </w:r>
        <w:r w:rsidR="00435B03" w:rsidDel="001E5EAD">
          <w:rPr>
            <w:rFonts w:ascii="Times New Roman" w:eastAsia="Times New Roman" w:hAnsi="Times New Roman" w:cs="Times New Roman"/>
            <w:bCs/>
            <w:noProof/>
            <w:sz w:val="24"/>
            <w:szCs w:val="24"/>
            <w:lang w:val="en-US"/>
          </w:rPr>
          <w:delText>[36]</w:delText>
        </w:r>
        <w:r w:rsidR="00E3739B" w:rsidDel="001E5EAD">
          <w:rPr>
            <w:rFonts w:ascii="Times New Roman" w:eastAsia="Times New Roman" w:hAnsi="Times New Roman" w:cs="Times New Roman"/>
            <w:bCs/>
            <w:sz w:val="24"/>
            <w:szCs w:val="24"/>
            <w:lang w:val="en-US"/>
          </w:rPr>
          <w:fldChar w:fldCharType="end"/>
        </w:r>
      </w:del>
      <w:ins w:id="1334" w:author="Автор" w:date="2025-12-02T14:41:00Z">
        <w:del w:id="1335" w:author="Автор" w:date="2025-12-05T04:28:00Z">
          <w:r w:rsidRPr="005E310B" w:rsidDel="001E5EAD">
            <w:rPr>
              <w:rFonts w:ascii="Times New Roman" w:eastAsia="Times New Roman" w:hAnsi="Times New Roman" w:cs="Times New Roman"/>
              <w:bCs/>
              <w:sz w:val="24"/>
              <w:szCs w:val="24"/>
              <w:lang w:val="en-US"/>
              <w:rPrChange w:id="1336" w:author="Автор" w:date="2025-12-02T14:41:00Z">
                <w:rPr>
                  <w:rFonts w:ascii="Times New Roman" w:eastAsia="Times New Roman" w:hAnsi="Times New Roman" w:cs="Times New Roman"/>
                  <w:bCs/>
                  <w:i/>
                  <w:sz w:val="24"/>
                  <w:szCs w:val="24"/>
                  <w:lang w:val="en-US"/>
                </w:rPr>
              </w:rPrChange>
            </w:rPr>
            <w:delText xml:space="preserve">[Pedruzzi 2019]. </w:delText>
          </w:r>
          <w:r w:rsidRPr="005E310B" w:rsidDel="001E5EAD">
            <w:rPr>
              <w:rFonts w:ascii="Times New Roman" w:eastAsia="Times New Roman" w:hAnsi="Times New Roman" w:cs="Times New Roman"/>
              <w:bCs/>
              <w:sz w:val="24"/>
              <w:szCs w:val="24"/>
              <w:rPrChange w:id="1337" w:author="Автор" w:date="2025-12-02T14:41:00Z">
                <w:rPr>
                  <w:rFonts w:ascii="Times New Roman" w:eastAsia="Times New Roman" w:hAnsi="Times New Roman" w:cs="Times New Roman"/>
                  <w:bCs/>
                  <w:i/>
                  <w:sz w:val="24"/>
                  <w:szCs w:val="24"/>
                </w:rPr>
              </w:rPrChange>
            </w:rPr>
            <w:delText>Therefore, the use of a tree for a single population does not lift the fundamental restriction on epistasis de</w:delText>
          </w:r>
        </w:del>
      </w:ins>
      <w:ins w:id="1338" w:author="Автор" w:date="2025-12-02T14:53:00Z">
        <w:del w:id="1339" w:author="Автор" w:date="2025-12-05T04:28:00Z">
          <w:r w:rsidR="00694FF2" w:rsidDel="001E5EAD">
            <w:rPr>
              <w:rFonts w:ascii="Times New Roman" w:eastAsia="Times New Roman" w:hAnsi="Times New Roman" w:cs="Times New Roman"/>
              <w:bCs/>
              <w:sz w:val="24"/>
              <w:szCs w:val="24"/>
              <w:lang w:val="en-US"/>
            </w:rPr>
            <w:delText>t</w:delText>
          </w:r>
        </w:del>
      </w:ins>
      <w:ins w:id="1340" w:author="Автор" w:date="2025-12-02T14:41:00Z">
        <w:del w:id="1341" w:author="Автор" w:date="2025-12-05T04:28:00Z">
          <w:r w:rsidRPr="005E310B" w:rsidDel="001E5EAD">
            <w:rPr>
              <w:rFonts w:ascii="Times New Roman" w:eastAsia="Times New Roman" w:hAnsi="Times New Roman" w:cs="Times New Roman"/>
              <w:bCs/>
              <w:sz w:val="24"/>
              <w:szCs w:val="24"/>
              <w:rPrChange w:id="1342" w:author="Автор" w:date="2025-12-02T14:41:00Z">
                <w:rPr>
                  <w:rFonts w:ascii="Times New Roman" w:eastAsia="Times New Roman" w:hAnsi="Times New Roman" w:cs="Times New Roman"/>
                  <w:bCs/>
                  <w:i/>
                  <w:sz w:val="24"/>
                  <w:szCs w:val="24"/>
                </w:rPr>
              </w:rPrChange>
            </w:rPr>
            <w:delText xml:space="preserve">rection. </w:delText>
          </w:r>
          <w:r w:rsidRPr="005E310B" w:rsidDel="001E5EAD">
            <w:rPr>
              <w:rFonts w:ascii="Times New Roman" w:eastAsia="Times New Roman" w:hAnsi="Times New Roman" w:cs="Times New Roman"/>
              <w:bCs/>
              <w:sz w:val="24"/>
              <w:szCs w:val="24"/>
              <w:lang w:val="en-US"/>
              <w:rPrChange w:id="1343" w:author="Автор" w:date="2025-12-02T14:41:00Z">
                <w:rPr>
                  <w:rFonts w:ascii="Times New Roman" w:eastAsia="Times New Roman" w:hAnsi="Times New Roman" w:cs="Times New Roman"/>
                  <w:bCs/>
                  <w:i/>
                  <w:sz w:val="24"/>
                  <w:szCs w:val="24"/>
                  <w:lang w:val="en-US"/>
                </w:rPr>
              </w:rPrChange>
            </w:rPr>
            <w:delText>The only real solution is averaging</w:delText>
          </w:r>
        </w:del>
      </w:ins>
      <w:ins w:id="1344" w:author="Автор" w:date="2025-12-05T04:03:00Z">
        <w:del w:id="1345" w:author="Автор" w:date="2025-12-05T04:28:00Z">
          <w:r w:rsidR="000F7FF0" w:rsidDel="001E5EAD">
            <w:rPr>
              <w:rFonts w:ascii="Times New Roman" w:eastAsia="Times New Roman" w:hAnsi="Times New Roman" w:cs="Times New Roman"/>
              <w:bCs/>
              <w:sz w:val="24"/>
              <w:szCs w:val="24"/>
              <w:lang w:val="en-US"/>
            </w:rPr>
            <w:delText>, in a balanced fashion,</w:delText>
          </w:r>
        </w:del>
      </w:ins>
      <w:ins w:id="1346" w:author="Автор" w:date="2025-12-02T14:41:00Z">
        <w:del w:id="1347" w:author="Автор" w:date="2025-12-05T04:28:00Z">
          <w:r w:rsidRPr="005E310B" w:rsidDel="001E5EAD">
            <w:rPr>
              <w:rFonts w:ascii="Times New Roman" w:eastAsia="Times New Roman" w:hAnsi="Times New Roman" w:cs="Times New Roman"/>
              <w:bCs/>
              <w:sz w:val="24"/>
              <w:szCs w:val="24"/>
              <w:lang w:val="en-US"/>
              <w:rPrChange w:id="1348" w:author="Автор" w:date="2025-12-02T14:41:00Z">
                <w:rPr>
                  <w:rFonts w:ascii="Times New Roman" w:eastAsia="Times New Roman" w:hAnsi="Times New Roman" w:cs="Times New Roman"/>
                  <w:bCs/>
                  <w:i/>
                  <w:sz w:val="24"/>
                  <w:szCs w:val="24"/>
                  <w:lang w:val="en-US"/>
                </w:rPr>
              </w:rPrChange>
            </w:rPr>
            <w:delText xml:space="preserve"> over a number of (quasi) independent populations to cancel out linkage</w:delText>
          </w:r>
        </w:del>
      </w:ins>
      <w:ins w:id="1349" w:author="Автор" w:date="2025-12-02T14:46:00Z">
        <w:del w:id="1350" w:author="Автор" w:date="2025-12-05T04:28:00Z">
          <w:r w:rsidR="00401A76" w:rsidDel="001E5EAD">
            <w:rPr>
              <w:rFonts w:ascii="Times New Roman" w:eastAsia="Times New Roman" w:hAnsi="Times New Roman" w:cs="Times New Roman"/>
              <w:bCs/>
              <w:sz w:val="24"/>
              <w:szCs w:val="24"/>
              <w:lang w:val="en-US"/>
            </w:rPr>
            <w:delText xml:space="preserve"> and</w:delText>
          </w:r>
        </w:del>
      </w:ins>
      <w:ins w:id="1351" w:author="Автор" w:date="2025-12-05T04:04:00Z">
        <w:del w:id="1352" w:author="Автор" w:date="2025-12-05T04:28:00Z">
          <w:r w:rsidR="000F7FF0" w:rsidDel="001E5EAD">
            <w:rPr>
              <w:rFonts w:ascii="Times New Roman" w:eastAsia="Times New Roman" w:hAnsi="Times New Roman" w:cs="Times New Roman"/>
              <w:bCs/>
              <w:sz w:val="24"/>
              <w:szCs w:val="24"/>
              <w:lang w:val="en-US"/>
            </w:rPr>
            <w:delText>,</w:delText>
          </w:r>
        </w:del>
      </w:ins>
      <w:ins w:id="1353" w:author="Автор" w:date="2025-12-02T14:46:00Z">
        <w:del w:id="1354" w:author="Автор" w:date="2025-12-05T04:28:00Z">
          <w:r w:rsidR="00401A76" w:rsidDel="001E5EAD">
            <w:rPr>
              <w:rFonts w:ascii="Times New Roman" w:eastAsia="Times New Roman" w:hAnsi="Times New Roman" w:cs="Times New Roman"/>
              <w:bCs/>
              <w:sz w:val="24"/>
              <w:szCs w:val="24"/>
              <w:lang w:val="en-US"/>
            </w:rPr>
            <w:delText xml:space="preserve"> using additional techniques to enhance the accuracy</w:delText>
          </w:r>
        </w:del>
      </w:ins>
      <w:ins w:id="1355" w:author="Автор" w:date="2025-12-05T04:04:00Z">
        <w:del w:id="1356" w:author="Автор" w:date="2025-12-05T04:28:00Z">
          <w:r w:rsidR="000F7FF0" w:rsidDel="001E5EAD">
            <w:rPr>
              <w:rFonts w:ascii="Times New Roman" w:eastAsia="Times New Roman" w:hAnsi="Times New Roman" w:cs="Times New Roman"/>
              <w:bCs/>
              <w:sz w:val="24"/>
              <w:szCs w:val="24"/>
              <w:lang w:val="en-US"/>
            </w:rPr>
            <w:delText xml:space="preserve">, </w:delText>
          </w:r>
        </w:del>
      </w:ins>
      <w:ins w:id="1357" w:author="Автор" w:date="2025-12-05T04:05:00Z">
        <w:del w:id="1358" w:author="Автор" w:date="2025-12-05T04:28:00Z">
          <w:r w:rsidR="00E330A9" w:rsidDel="001E5EAD">
            <w:rPr>
              <w:rFonts w:ascii="Times New Roman" w:eastAsia="Times New Roman" w:hAnsi="Times New Roman" w:cs="Times New Roman"/>
              <w:bCs/>
              <w:sz w:val="24"/>
              <w:szCs w:val="24"/>
              <w:lang w:val="en-US"/>
            </w:rPr>
            <w:delText>s</w:delText>
          </w:r>
        </w:del>
      </w:ins>
      <w:ins w:id="1359" w:author="Автор" w:date="2025-12-05T04:06:00Z">
        <w:del w:id="1360" w:author="Автор" w:date="2025-12-05T04:28:00Z">
          <w:r w:rsidR="00E330A9" w:rsidDel="001E5EAD">
            <w:rPr>
              <w:rFonts w:ascii="Times New Roman" w:eastAsia="Times New Roman" w:hAnsi="Times New Roman" w:cs="Times New Roman"/>
              <w:bCs/>
              <w:sz w:val="24"/>
              <w:szCs w:val="24"/>
              <w:lang w:val="en-US"/>
            </w:rPr>
            <w:delText xml:space="preserve">uch conditional correlation, </w:delText>
          </w:r>
        </w:del>
      </w:ins>
      <w:ins w:id="1361" w:author="Автор" w:date="2025-12-05T04:04:00Z">
        <w:del w:id="1362" w:author="Автор" w:date="2025-12-05T04:28:00Z">
          <w:r w:rsidR="000F7FF0" w:rsidDel="001E5EAD">
            <w:rPr>
              <w:rFonts w:ascii="Times New Roman" w:eastAsia="Times New Roman" w:hAnsi="Times New Roman" w:cs="Times New Roman"/>
              <w:bCs/>
              <w:sz w:val="24"/>
              <w:szCs w:val="24"/>
              <w:lang w:val="en-US"/>
            </w:rPr>
            <w:delText>and testing for accuracy on simulated sequences, as is done here</w:delText>
          </w:r>
        </w:del>
      </w:ins>
      <w:ins w:id="1363" w:author="Автор" w:date="2025-12-02T14:41:00Z">
        <w:del w:id="1364" w:author="Автор" w:date="2025-12-05T04:28:00Z">
          <w:r w:rsidRPr="005E310B" w:rsidDel="001E5EAD">
            <w:rPr>
              <w:rFonts w:ascii="Times New Roman" w:eastAsia="Times New Roman" w:hAnsi="Times New Roman" w:cs="Times New Roman"/>
              <w:bCs/>
              <w:sz w:val="24"/>
              <w:szCs w:val="24"/>
              <w:lang w:val="en-US"/>
              <w:rPrChange w:id="1365" w:author="Автор" w:date="2025-12-02T14:41:00Z">
                <w:rPr>
                  <w:rFonts w:ascii="Times New Roman" w:eastAsia="Times New Roman" w:hAnsi="Times New Roman" w:cs="Times New Roman"/>
                  <w:bCs/>
                  <w:i/>
                  <w:sz w:val="24"/>
                  <w:szCs w:val="24"/>
                  <w:lang w:val="en-US"/>
                </w:rPr>
              </w:rPrChange>
            </w:rPr>
            <w:delText xml:space="preserve">. </w:delText>
          </w:r>
        </w:del>
      </w:ins>
      <w:ins w:id="1366" w:author="Автор" w:date="2025-12-05T04:05:00Z">
        <w:del w:id="1367" w:author="Автор" w:date="2025-12-05T04:28:00Z">
          <w:r w:rsidR="000F7FF0" w:rsidDel="001E5EAD">
            <w:rPr>
              <w:rFonts w:ascii="Times New Roman" w:eastAsia="Times New Roman" w:hAnsi="Times New Roman" w:cs="Times New Roman"/>
              <w:bCs/>
              <w:sz w:val="24"/>
              <w:szCs w:val="24"/>
              <w:lang w:val="en-US"/>
            </w:rPr>
            <w:delText xml:space="preserve">While the studies </w:delText>
          </w:r>
          <w:r w:rsidR="000F7FF0" w:rsidDel="001E5EAD">
            <w:rPr>
              <w:rFonts w:ascii="Times New Roman" w:eastAsia="Times New Roman" w:hAnsi="Times New Roman" w:cs="Times New Roman"/>
              <w:sz w:val="24"/>
              <w:szCs w:val="24"/>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000F7FF0" w:rsidDel="001E5EAD">
            <w:rPr>
              <w:rFonts w:ascii="Times New Roman" w:eastAsia="Times New Roman" w:hAnsi="Times New Roman" w:cs="Times New Roman"/>
              <w:sz w:val="24"/>
              <w:szCs w:val="24"/>
            </w:rPr>
            <w:delInstrText xml:space="preserve"> ADDIN EN.CITE </w:delInstrText>
          </w:r>
          <w:r w:rsidR="000F7FF0" w:rsidDel="001E5EAD">
            <w:rPr>
              <w:rFonts w:ascii="Times New Roman" w:eastAsia="Times New Roman" w:hAnsi="Times New Roman" w:cs="Times New Roman"/>
              <w:sz w:val="24"/>
              <w:szCs w:val="24"/>
            </w:rPr>
            <w:fldChar w:fldCharType="begin">
              <w:fldData xml:space="preserve">PEVuZE5vdGU+PENpdGU+PEF1dGhvcj5LcnlhemhpbXNraXk8L0F1dGhvcj48WWVhcj4yMDExPC9Z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</w:fldData>
            </w:fldChar>
          </w:r>
          <w:r w:rsidR="000F7FF0" w:rsidDel="001E5EAD">
            <w:rPr>
              <w:rFonts w:ascii="Times New Roman" w:eastAsia="Times New Roman" w:hAnsi="Times New Roman" w:cs="Times New Roman"/>
              <w:sz w:val="24"/>
              <w:szCs w:val="24"/>
            </w:rPr>
            <w:delInstrText xml:space="preserve"> ADDIN EN.CITE.DATA </w:delInstrText>
          </w:r>
          <w:r w:rsidR="000F7FF0" w:rsidDel="001E5EAD">
            <w:rPr>
              <w:rFonts w:ascii="Times New Roman" w:eastAsia="Times New Roman" w:hAnsi="Times New Roman" w:cs="Times New Roman"/>
              <w:sz w:val="24"/>
              <w:szCs w:val="24"/>
            </w:rPr>
          </w:r>
          <w:r w:rsidR="000F7FF0" w:rsidDel="001E5EAD">
            <w:rPr>
              <w:rFonts w:ascii="Times New Roman" w:eastAsia="Times New Roman" w:hAnsi="Times New Roman" w:cs="Times New Roman"/>
              <w:sz w:val="24"/>
              <w:szCs w:val="24"/>
            </w:rPr>
            <w:fldChar w:fldCharType="end"/>
          </w:r>
          <w:r w:rsidR="000F7FF0" w:rsidDel="001E5EAD">
            <w:rPr>
              <w:rFonts w:ascii="Times New Roman" w:eastAsia="Times New Roman" w:hAnsi="Times New Roman" w:cs="Times New Roman"/>
              <w:sz w:val="24"/>
              <w:szCs w:val="24"/>
            </w:rPr>
          </w:r>
          <w:r w:rsidR="000F7FF0" w:rsidDel="001E5EAD">
            <w:rPr>
              <w:rFonts w:ascii="Times New Roman" w:eastAsia="Times New Roman" w:hAnsi="Times New Roman" w:cs="Times New Roman"/>
              <w:sz w:val="24"/>
              <w:szCs w:val="24"/>
            </w:rPr>
            <w:fldChar w:fldCharType="separate"/>
          </w:r>
          <w:r w:rsidR="000F7FF0" w:rsidDel="001E5EAD">
            <w:rPr>
              <w:rFonts w:ascii="Times New Roman" w:eastAsia="Times New Roman" w:hAnsi="Times New Roman" w:cs="Times New Roman"/>
              <w:noProof/>
              <w:sz w:val="24"/>
              <w:szCs w:val="24"/>
            </w:rPr>
            <w:delText>[39, 40]</w:delText>
          </w:r>
          <w:r w:rsidR="000F7FF0" w:rsidDel="001E5EAD">
            <w:rPr>
              <w:rFonts w:ascii="Times New Roman" w:eastAsia="Times New Roman" w:hAnsi="Times New Roman" w:cs="Times New Roman"/>
              <w:sz w:val="24"/>
              <w:szCs w:val="24"/>
            </w:rPr>
            <w:fldChar w:fldCharType="end"/>
          </w:r>
          <w:r w:rsidR="000F7FF0" w:rsidRPr="00061E8D" w:rsidDel="001E5EAD">
            <w:rPr>
              <w:rFonts w:ascii="Times New Roman" w:eastAsia="Times New Roman" w:hAnsi="Times New Roman" w:cs="Times New Roman"/>
              <w:bCs/>
              <w:sz w:val="24"/>
              <w:szCs w:val="24"/>
            </w:rPr>
            <w:delText xml:space="preserve"> </w:delText>
          </w:r>
          <w:r w:rsidR="000F7FF0" w:rsidDel="001E5EAD">
            <w:rPr>
              <w:rFonts w:ascii="Times New Roman" w:eastAsia="Times New Roman" w:hAnsi="Times New Roman" w:cs="Times New Roman"/>
              <w:bCs/>
              <w:sz w:val="24"/>
              <w:szCs w:val="24"/>
              <w:lang w:val="en-US"/>
            </w:rPr>
            <w:delText xml:space="preserve">also use a third-site correlator in the form of checking for </w:delText>
          </w:r>
        </w:del>
      </w:ins>
      <w:ins w:id="1368" w:author="Автор" w:date="2025-12-05T04:06:00Z">
        <w:del w:id="1369" w:author="Автор" w:date="2025-12-05T04:28:00Z">
          <w:r w:rsidR="00E330A9" w:rsidDel="001E5EAD">
            <w:rPr>
              <w:rFonts w:ascii="Times New Roman" w:eastAsia="Times New Roman" w:hAnsi="Times New Roman" w:cs="Times New Roman"/>
              <w:bCs/>
              <w:sz w:val="24"/>
              <w:szCs w:val="24"/>
              <w:lang w:val="en-US"/>
            </w:rPr>
            <w:delText>(</w:delText>
          </w:r>
        </w:del>
      </w:ins>
      <w:ins w:id="1370" w:author="Автор" w:date="2025-12-05T04:05:00Z">
        <w:del w:id="1371" w:author="Автор" w:date="2025-12-05T04:28:00Z">
          <w:r w:rsidR="000F7FF0" w:rsidDel="001E5EAD">
            <w:rPr>
              <w:rFonts w:ascii="Times New Roman" w:eastAsia="Times New Roman" w:hAnsi="Times New Roman" w:cs="Times New Roman"/>
              <w:bCs/>
              <w:sz w:val="24"/>
              <w:szCs w:val="24"/>
              <w:lang w:val="en-US"/>
            </w:rPr>
            <w:delText>synonymous alleles</w:delText>
          </w:r>
        </w:del>
      </w:ins>
      <w:ins w:id="1372" w:author="Автор" w:date="2025-12-05T04:06:00Z">
        <w:del w:id="1373" w:author="Автор" w:date="2025-12-05T04:28:00Z">
          <w:r w:rsidR="00E330A9" w:rsidDel="001E5EAD">
            <w:rPr>
              <w:rFonts w:ascii="Times New Roman" w:eastAsia="Times New Roman" w:hAnsi="Times New Roman" w:cs="Times New Roman"/>
              <w:bCs/>
              <w:sz w:val="24"/>
              <w:szCs w:val="24"/>
              <w:lang w:val="en-US"/>
            </w:rPr>
            <w:delText>)</w:delText>
          </w:r>
        </w:del>
      </w:ins>
      <w:ins w:id="1374" w:author="Автор" w:date="2025-12-05T04:12:00Z">
        <w:del w:id="1375" w:author="Автор" w:date="2025-12-05T04:28:00Z">
          <w:r w:rsidR="00FE20AF" w:rsidDel="001E5EAD">
            <w:rPr>
              <w:rFonts w:ascii="Times New Roman" w:eastAsia="Times New Roman" w:hAnsi="Times New Roman" w:cs="Times New Roman"/>
              <w:bCs/>
              <w:sz w:val="24"/>
              <w:szCs w:val="24"/>
              <w:lang w:val="en-US"/>
            </w:rPr>
            <w:delText xml:space="preserve"> as markers of </w:delText>
          </w:r>
          <w:r w:rsidR="00FE20AF" w:rsidDel="001E5EAD">
            <w:rPr>
              <w:rFonts w:ascii="Times New Roman" w:eastAsia="Times New Roman" w:hAnsi="Times New Roman" w:cs="Times New Roman"/>
              <w:bCs/>
              <w:sz w:val="24"/>
              <w:szCs w:val="24"/>
              <w:lang w:val="en-US"/>
            </w:rPr>
            <w:lastRenderedPageBreak/>
            <w:delText>linkage</w:delText>
          </w:r>
        </w:del>
      </w:ins>
      <w:ins w:id="1376" w:author="Автор" w:date="2025-12-05T04:05:00Z">
        <w:del w:id="1377" w:author="Автор" w:date="2025-12-05T04:28:00Z">
          <w:r w:rsidR="000F7FF0" w:rsidDel="001E5EAD">
            <w:rPr>
              <w:rFonts w:ascii="Times New Roman" w:eastAsia="Times New Roman" w:hAnsi="Times New Roman" w:cs="Times New Roman"/>
              <w:bCs/>
              <w:sz w:val="24"/>
              <w:szCs w:val="24"/>
              <w:lang w:val="en-US"/>
            </w:rPr>
            <w:delText xml:space="preserve">, they do not test the accuracy </w:delText>
          </w:r>
        </w:del>
      </w:ins>
      <w:ins w:id="1378" w:author="Автор" w:date="2025-12-05T04:11:00Z">
        <w:del w:id="1379" w:author="Автор" w:date="2025-12-05T04:28:00Z">
          <w:r w:rsidR="00FE20AF" w:rsidDel="001E5EAD">
            <w:rPr>
              <w:rFonts w:ascii="Times New Roman" w:eastAsia="Times New Roman" w:hAnsi="Times New Roman" w:cs="Times New Roman"/>
              <w:bCs/>
              <w:sz w:val="24"/>
              <w:szCs w:val="24"/>
              <w:lang w:val="en-US"/>
            </w:rPr>
            <w:delText xml:space="preserve">was not tested </w:delText>
          </w:r>
        </w:del>
      </w:ins>
      <w:ins w:id="1380" w:author="Автор" w:date="2025-12-05T04:05:00Z">
        <w:del w:id="1381" w:author="Автор" w:date="2025-12-05T04:28:00Z">
          <w:r w:rsidR="000F7FF0" w:rsidDel="001E5EAD">
            <w:rPr>
              <w:rFonts w:ascii="Times New Roman" w:eastAsia="Times New Roman" w:hAnsi="Times New Roman" w:cs="Times New Roman"/>
              <w:bCs/>
              <w:sz w:val="24"/>
              <w:szCs w:val="24"/>
              <w:lang w:val="en-US"/>
            </w:rPr>
            <w:delText>in simulation.</w:delText>
          </w:r>
        </w:del>
      </w:ins>
      <w:ins w:id="1382" w:author="Автор" w:date="2025-12-05T04:07:00Z">
        <w:del w:id="1383" w:author="Автор" w:date="2025-12-05T04:28:00Z">
          <w:r w:rsidR="00714998" w:rsidDel="001E5EAD">
            <w:rPr>
              <w:rFonts w:ascii="Times New Roman" w:eastAsia="Times New Roman" w:hAnsi="Times New Roman" w:cs="Times New Roman"/>
              <w:bCs/>
              <w:sz w:val="24"/>
              <w:szCs w:val="24"/>
              <w:lang w:val="en-US"/>
            </w:rPr>
            <w:delText xml:space="preserve"> </w:delText>
          </w:r>
          <w:r w:rsidR="00714998" w:rsidRPr="00534DC8" w:rsidDel="001E5EAD">
            <w:rPr>
              <w:rFonts w:ascii="Times New Roman" w:eastAsia="Times New Roman" w:hAnsi="Times New Roman" w:cs="Times New Roman"/>
              <w:bCs/>
              <w:sz w:val="24"/>
              <w:szCs w:val="24"/>
              <w:lang w:val="en-US"/>
            </w:rPr>
            <w:delText>Th</w:delText>
          </w:r>
        </w:del>
      </w:ins>
      <w:ins w:id="1384" w:author="Автор" w:date="2025-12-05T04:15:00Z">
        <w:del w:id="1385" w:author="Автор" w:date="2025-12-05T04:28:00Z">
          <w:r w:rsidR="001401ED" w:rsidDel="001E5EAD">
            <w:rPr>
              <w:rFonts w:ascii="Times New Roman" w:eastAsia="Times New Roman" w:hAnsi="Times New Roman" w:cs="Times New Roman"/>
              <w:bCs/>
              <w:sz w:val="24"/>
              <w:szCs w:val="24"/>
              <w:lang w:val="en-US"/>
            </w:rPr>
            <w:delText>us, the</w:delText>
          </w:r>
        </w:del>
      </w:ins>
      <w:ins w:id="1386" w:author="Автор" w:date="2025-12-05T04:07:00Z">
        <w:del w:id="1387" w:author="Автор" w:date="2025-12-05T04:28:00Z">
          <w:r w:rsidR="00714998" w:rsidRPr="00534DC8" w:rsidDel="001E5EAD">
            <w:rPr>
              <w:rFonts w:ascii="Times New Roman" w:eastAsia="Times New Roman" w:hAnsi="Times New Roman" w:cs="Times New Roman"/>
              <w:bCs/>
              <w:sz w:val="24"/>
              <w:szCs w:val="24"/>
              <w:lang w:val="en-US"/>
            </w:rPr>
            <w:delText>e only real solution is averaging</w:delText>
          </w:r>
          <w:r w:rsidR="00714998" w:rsidDel="001E5EAD">
            <w:rPr>
              <w:rFonts w:ascii="Times New Roman" w:eastAsia="Times New Roman" w:hAnsi="Times New Roman" w:cs="Times New Roman"/>
              <w:bCs/>
              <w:sz w:val="24"/>
              <w:szCs w:val="24"/>
              <w:lang w:val="en-US"/>
            </w:rPr>
            <w:delText>, in a balanced fashion,</w:delText>
          </w:r>
          <w:r w:rsidR="00714998" w:rsidRPr="00534DC8" w:rsidDel="001E5EAD">
            <w:rPr>
              <w:rFonts w:ascii="Times New Roman" w:eastAsia="Times New Roman" w:hAnsi="Times New Roman" w:cs="Times New Roman"/>
              <w:bCs/>
              <w:sz w:val="24"/>
              <w:szCs w:val="24"/>
              <w:lang w:val="en-US"/>
            </w:rPr>
            <w:delText xml:space="preserve"> over a number of (quasi) independent populations to cancel out linkage</w:delText>
          </w:r>
          <w:r w:rsidR="00714998" w:rsidDel="001E5EAD">
            <w:rPr>
              <w:rFonts w:ascii="Times New Roman" w:eastAsia="Times New Roman" w:hAnsi="Times New Roman" w:cs="Times New Roman"/>
              <w:bCs/>
              <w:sz w:val="24"/>
              <w:szCs w:val="24"/>
              <w:lang w:val="en-US"/>
            </w:rPr>
            <w:delText>, using additional techniques to enhance the accuracy, such conditional correlation</w:delText>
          </w:r>
        </w:del>
      </w:ins>
      <w:ins w:id="1388" w:author="Автор" w:date="2025-12-05T04:11:00Z">
        <w:del w:id="1389" w:author="Автор" w:date="2025-12-05T04:28:00Z">
          <w:r w:rsidR="00FE20AF" w:rsidDel="001E5EAD">
            <w:rPr>
              <w:rFonts w:ascii="Times New Roman" w:eastAsia="Times New Roman" w:hAnsi="Times New Roman" w:cs="Times New Roman"/>
              <w:bCs/>
              <w:sz w:val="24"/>
              <w:szCs w:val="24"/>
              <w:lang w:val="en-US"/>
            </w:rPr>
            <w:delText xml:space="preserve"> at additional sites</w:delText>
          </w:r>
        </w:del>
      </w:ins>
      <w:ins w:id="1390" w:author="Автор" w:date="2025-12-05T04:07:00Z">
        <w:del w:id="1391" w:author="Автор" w:date="2025-12-05T04:28:00Z">
          <w:r w:rsidR="00714998" w:rsidDel="001E5EAD">
            <w:rPr>
              <w:rFonts w:ascii="Times New Roman" w:eastAsia="Times New Roman" w:hAnsi="Times New Roman" w:cs="Times New Roman"/>
              <w:bCs/>
              <w:sz w:val="24"/>
              <w:szCs w:val="24"/>
              <w:lang w:val="en-US"/>
            </w:rPr>
            <w:delText>, and testing for accuracy on simulated sequences, as is done here</w:delText>
          </w:r>
          <w:r w:rsidR="00714998" w:rsidRPr="00534DC8" w:rsidDel="001E5EAD">
            <w:rPr>
              <w:rFonts w:ascii="Times New Roman" w:eastAsia="Times New Roman" w:hAnsi="Times New Roman" w:cs="Times New Roman"/>
              <w:bCs/>
              <w:sz w:val="24"/>
              <w:szCs w:val="24"/>
              <w:lang w:val="en-US"/>
            </w:rPr>
            <w:delText>.</w:delText>
          </w:r>
        </w:del>
      </w:ins>
    </w:p>
    <w:p w14:paraId="17D9E586" w14:textId="21A04C8C" w:rsidR="0087149A" w:rsidRDefault="0076272C">
      <w:pPr>
        <w:spacing w:line="360" w:lineRule="auto"/>
        <w:ind w:firstLine="708"/>
        <w:jc w:val="both"/>
        <w:rPr>
          <w:rFonts w:ascii="Times New Roman" w:eastAsia="Times New Roman" w:hAnsi="Times New Roman" w:cs="Times New Roman"/>
          <w:sz w:val="24"/>
          <w:szCs w:val="24"/>
        </w:rPr>
      </w:pPr>
      <w:r w:rsidRPr="0076272C">
        <w:rPr>
          <w:rFonts w:ascii="Times New Roman" w:eastAsia="Times New Roman" w:hAnsi="Times New Roman" w:cs="Times New Roman"/>
          <w:sz w:val="24"/>
          <w:szCs w:val="24"/>
        </w:rPr>
        <w:t xml:space="preserve">To conclude, the present study </w:t>
      </w:r>
      <w:del w:id="1392" w:author="Автор" w:date="2025-12-09T14:26:00Z">
        <w:r w:rsidRPr="0076272C" w:rsidDel="005209BB">
          <w:rPr>
            <w:rFonts w:ascii="Times New Roman" w:eastAsia="Times New Roman" w:hAnsi="Times New Roman" w:cs="Times New Roman"/>
            <w:sz w:val="24"/>
            <w:szCs w:val="24"/>
          </w:rPr>
          <w:delText xml:space="preserve">demonstrates </w:delText>
        </w:r>
      </w:del>
      <w:ins w:id="1393" w:author="Автор" w:date="2025-12-09T14:26:00Z">
        <w:r w:rsidR="005209BB">
          <w:rPr>
            <w:rFonts w:ascii="Times New Roman" w:eastAsia="Times New Roman" w:hAnsi="Times New Roman" w:cs="Times New Roman"/>
            <w:sz w:val="24"/>
            <w:szCs w:val="24"/>
          </w:rPr>
          <w:t>confirms</w:t>
        </w:r>
        <w:r w:rsidR="005209BB" w:rsidRPr="0076272C">
          <w:rPr>
            <w:rFonts w:ascii="Times New Roman" w:eastAsia="Times New Roman" w:hAnsi="Times New Roman" w:cs="Times New Roman"/>
            <w:sz w:val="24"/>
            <w:szCs w:val="24"/>
          </w:rPr>
          <w:t xml:space="preserve"> </w:t>
        </w:r>
      </w:ins>
      <w:r w:rsidRPr="0076272C">
        <w:rPr>
          <w:rFonts w:ascii="Times New Roman" w:eastAsia="Times New Roman" w:hAnsi="Times New Roman" w:cs="Times New Roman"/>
          <w:sz w:val="24"/>
          <w:szCs w:val="24"/>
        </w:rPr>
        <w:t>the existence of fundamental limitations on epistasis detection due to genetic linkage</w:t>
      </w:r>
      <w:del w:id="1394" w:author="Автор" w:date="2025-12-05T04:29:00Z">
        <w:r w:rsidRPr="0076272C" w:rsidDel="003201A0">
          <w:rPr>
            <w:rFonts w:ascii="Times New Roman" w:eastAsia="Times New Roman" w:hAnsi="Times New Roman" w:cs="Times New Roman"/>
            <w:sz w:val="24"/>
            <w:szCs w:val="24"/>
          </w:rPr>
          <w:delText xml:space="preserve"> that the mainstream QLE approximation ignores</w:delText>
        </w:r>
      </w:del>
      <w:r w:rsidRPr="0076272C">
        <w:rPr>
          <w:rFonts w:ascii="Times New Roman" w:eastAsia="Times New Roman" w:hAnsi="Times New Roman" w:cs="Times New Roman"/>
          <w:sz w:val="24"/>
          <w:szCs w:val="24"/>
        </w:rPr>
        <w:t xml:space="preserve">. Within this limitation, a </w:t>
      </w:r>
      <w:del w:id="1395" w:author="Автор" w:date="2025-12-05T04:29:00Z">
        <w:r w:rsidRPr="0076272C" w:rsidDel="001B0976">
          <w:rPr>
            <w:rFonts w:ascii="Times New Roman" w:eastAsia="Times New Roman" w:hAnsi="Times New Roman" w:cs="Times New Roman"/>
            <w:sz w:val="24"/>
            <w:szCs w:val="24"/>
          </w:rPr>
          <w:delText>three-site</w:delText>
        </w:r>
      </w:del>
      <w:ins w:id="1396" w:author="Автор" w:date="2025-12-05T04:29:00Z">
        <w:r w:rsidR="001B0976">
          <w:rPr>
            <w:rFonts w:ascii="Times New Roman" w:eastAsia="Times New Roman" w:hAnsi="Times New Roman" w:cs="Times New Roman"/>
            <w:sz w:val="24"/>
            <w:szCs w:val="24"/>
          </w:rPr>
          <w:t>conditional</w:t>
        </w:r>
      </w:ins>
      <w:r w:rsidRPr="0076272C">
        <w:rPr>
          <w:rFonts w:ascii="Times New Roman" w:eastAsia="Times New Roman" w:hAnsi="Times New Roman" w:cs="Times New Roman"/>
          <w:sz w:val="24"/>
          <w:szCs w:val="24"/>
        </w:rPr>
        <w:t xml:space="preserve"> correlation method combined with </w:t>
      </w:r>
      <w:del w:id="1397" w:author="Автор" w:date="2025-12-09T14:25:00Z">
        <w:r w:rsidRPr="0076272C" w:rsidDel="005209BB">
          <w:rPr>
            <w:rFonts w:ascii="Times New Roman" w:eastAsia="Times New Roman" w:hAnsi="Times New Roman" w:cs="Times New Roman"/>
            <w:sz w:val="24"/>
            <w:szCs w:val="24"/>
          </w:rPr>
          <w:delText xml:space="preserve">equal </w:delText>
        </w:r>
      </w:del>
      <w:ins w:id="1398" w:author="Автор" w:date="2025-12-09T14:25:00Z">
        <w:r w:rsidR="005209BB">
          <w:rPr>
            <w:rFonts w:ascii="Times New Roman" w:eastAsia="Times New Roman" w:hAnsi="Times New Roman" w:cs="Times New Roman"/>
            <w:sz w:val="24"/>
            <w:szCs w:val="24"/>
          </w:rPr>
          <w:t>balanced</w:t>
        </w:r>
        <w:r w:rsidR="005209BB" w:rsidRPr="0076272C">
          <w:rPr>
            <w:rFonts w:ascii="Times New Roman" w:eastAsia="Times New Roman" w:hAnsi="Times New Roman" w:cs="Times New Roman"/>
            <w:sz w:val="24"/>
            <w:szCs w:val="24"/>
          </w:rPr>
          <w:t xml:space="preserve"> </w:t>
        </w:r>
      </w:ins>
      <w:r w:rsidRPr="0076272C">
        <w:rPr>
          <w:rFonts w:ascii="Times New Roman" w:eastAsia="Times New Roman" w:hAnsi="Times New Roman" w:cs="Times New Roman"/>
          <w:sz w:val="24"/>
          <w:szCs w:val="24"/>
        </w:rPr>
        <w:t xml:space="preserve">sampling from quasi-independent populations </w:t>
      </w:r>
      <w:ins w:id="1399" w:author="Автор" w:date="2025-12-05T04:16:00Z">
        <w:r w:rsidR="00620D41">
          <w:rPr>
            <w:rFonts w:ascii="Times New Roman" w:eastAsia="Times New Roman" w:hAnsi="Times New Roman" w:cs="Times New Roman"/>
            <w:sz w:val="24"/>
            <w:szCs w:val="24"/>
          </w:rPr>
          <w:t xml:space="preserve">and </w:t>
        </w:r>
        <w:del w:id="1400" w:author="Автор" w:date="2025-12-09T14:25:00Z">
          <w:r w:rsidR="00620D41" w:rsidDel="005209BB">
            <w:rPr>
              <w:rFonts w:ascii="Times New Roman" w:eastAsia="Times New Roman" w:hAnsi="Times New Roman" w:cs="Times New Roman"/>
              <w:sz w:val="24"/>
              <w:szCs w:val="24"/>
            </w:rPr>
            <w:delText xml:space="preserve">accuracy </w:delText>
          </w:r>
        </w:del>
        <w:r w:rsidR="00620D41">
          <w:rPr>
            <w:rFonts w:ascii="Times New Roman" w:eastAsia="Times New Roman" w:hAnsi="Times New Roman" w:cs="Times New Roman"/>
            <w:sz w:val="24"/>
            <w:szCs w:val="24"/>
          </w:rPr>
          <w:t xml:space="preserve">testing </w:t>
        </w:r>
      </w:ins>
      <w:ins w:id="1401" w:author="Автор" w:date="2025-12-09T14:25:00Z">
        <w:r w:rsidR="005209BB">
          <w:rPr>
            <w:rFonts w:ascii="Times New Roman" w:eastAsia="Times New Roman" w:hAnsi="Times New Roman" w:cs="Times New Roman"/>
            <w:sz w:val="24"/>
            <w:szCs w:val="24"/>
          </w:rPr>
          <w:t xml:space="preserve">the accuracy </w:t>
        </w:r>
      </w:ins>
      <w:ins w:id="1402" w:author="Автор" w:date="2025-12-05T04:30:00Z">
        <w:r w:rsidR="00691F57">
          <w:rPr>
            <w:rFonts w:ascii="Times New Roman" w:eastAsia="Times New Roman" w:hAnsi="Times New Roman" w:cs="Times New Roman"/>
            <w:sz w:val="24"/>
            <w:szCs w:val="24"/>
          </w:rPr>
          <w:t xml:space="preserve">in simulation </w:t>
        </w:r>
      </w:ins>
      <w:r w:rsidRPr="0076272C">
        <w:rPr>
          <w:rFonts w:ascii="Times New Roman" w:eastAsia="Times New Roman" w:hAnsi="Times New Roman" w:cs="Times New Roman"/>
          <w:sz w:val="24"/>
          <w:szCs w:val="24"/>
        </w:rPr>
        <w:t xml:space="preserve">allows </w:t>
      </w:r>
      <w:ins w:id="1403" w:author="Автор" w:date="2025-12-05T04:30:00Z">
        <w:r w:rsidR="004F6E6D">
          <w:rPr>
            <w:rFonts w:ascii="Times New Roman" w:eastAsia="Times New Roman" w:hAnsi="Times New Roman" w:cs="Times New Roman"/>
            <w:sz w:val="24"/>
            <w:szCs w:val="24"/>
          </w:rPr>
          <w:t xml:space="preserve">the </w:t>
        </w:r>
      </w:ins>
      <w:del w:id="1404" w:author="Автор" w:date="2025-12-05T04:29:00Z">
        <w:r w:rsidRPr="0076272C" w:rsidDel="00FC42D9">
          <w:rPr>
            <w:rFonts w:ascii="Times New Roman" w:eastAsia="Times New Roman" w:hAnsi="Times New Roman" w:cs="Times New Roman"/>
            <w:sz w:val="24"/>
            <w:szCs w:val="24"/>
          </w:rPr>
          <w:delText xml:space="preserve">reliable </w:delText>
        </w:r>
      </w:del>
      <w:ins w:id="1405" w:author="Автор" w:date="2025-12-05T04:29:00Z">
        <w:del w:id="1406" w:author="Автор" w:date="2025-12-05T04:29:00Z">
          <w:r w:rsidR="00FC42D9" w:rsidDel="00A170E0">
            <w:rPr>
              <w:rFonts w:ascii="Times New Roman" w:eastAsia="Times New Roman" w:hAnsi="Times New Roman" w:cs="Times New Roman"/>
              <w:sz w:val="24"/>
              <w:szCs w:val="24"/>
            </w:rPr>
            <w:delText>better</w:delText>
          </w:r>
          <w:r w:rsidR="00FC42D9" w:rsidRPr="0076272C" w:rsidDel="00A170E0">
            <w:rPr>
              <w:rFonts w:ascii="Times New Roman" w:eastAsia="Times New Roman" w:hAnsi="Times New Roman" w:cs="Times New Roman"/>
              <w:sz w:val="24"/>
              <w:szCs w:val="24"/>
            </w:rPr>
            <w:delText xml:space="preserve"> </w:delText>
          </w:r>
        </w:del>
      </w:ins>
      <w:ins w:id="1407" w:author="Автор" w:date="2025-12-10T07:31:00Z">
        <w:r w:rsidR="00A72EB3">
          <w:rPr>
            <w:rFonts w:ascii="Times New Roman" w:eastAsia="Times New Roman" w:hAnsi="Times New Roman" w:cs="Times New Roman"/>
            <w:sz w:val="24"/>
            <w:szCs w:val="24"/>
          </w:rPr>
          <w:t xml:space="preserve">testable </w:t>
        </w:r>
      </w:ins>
      <w:ins w:id="1408" w:author="Автор" w:date="2025-12-05T04:29:00Z">
        <w:del w:id="1409" w:author="Автор" w:date="2025-12-10T07:31:00Z">
          <w:r w:rsidR="00A170E0" w:rsidDel="001B1902">
            <w:rPr>
              <w:rFonts w:ascii="Times New Roman" w:eastAsia="Times New Roman" w:hAnsi="Times New Roman" w:cs="Times New Roman"/>
              <w:sz w:val="24"/>
              <w:szCs w:val="24"/>
            </w:rPr>
            <w:delText xml:space="preserve">testable </w:delText>
          </w:r>
        </w:del>
      </w:ins>
      <w:r w:rsidRPr="0076272C">
        <w:rPr>
          <w:rFonts w:ascii="Times New Roman" w:eastAsia="Times New Roman" w:hAnsi="Times New Roman" w:cs="Times New Roman"/>
          <w:sz w:val="24"/>
          <w:szCs w:val="24"/>
        </w:rPr>
        <w:t>detection of strong epistatic links</w:t>
      </w:r>
      <w:del w:id="1410" w:author="Автор" w:date="2025-12-05T04:29:00Z">
        <w:r w:rsidRPr="0076272C" w:rsidDel="00FC42D9">
          <w:rPr>
            <w:rFonts w:ascii="Times New Roman" w:eastAsia="Times New Roman" w:hAnsi="Times New Roman" w:cs="Times New Roman"/>
            <w:sz w:val="24"/>
            <w:szCs w:val="24"/>
          </w:rPr>
          <w:delText xml:space="preserve"> against the background noise of genetic linkage</w:delText>
        </w:r>
      </w:del>
      <w:r w:rsidRPr="0076272C">
        <w:rPr>
          <w:rFonts w:ascii="Times New Roman" w:eastAsia="Times New Roman" w:hAnsi="Times New Roman" w:cs="Times New Roman"/>
          <w:sz w:val="24"/>
          <w:szCs w:val="24"/>
        </w:rPr>
        <w:t>.</w:t>
      </w:r>
      <w:ins w:id="1411" w:author="Автор" w:date="2025-12-09T14:25:00Z">
        <w:r w:rsidR="005209BB">
          <w:rPr>
            <w:rFonts w:ascii="Times New Roman" w:eastAsia="Times New Roman" w:hAnsi="Times New Roman" w:cs="Times New Roman"/>
            <w:sz w:val="24"/>
            <w:szCs w:val="24"/>
          </w:rPr>
          <w:t xml:space="preserve"> </w:t>
        </w:r>
        <w:del w:id="1412" w:author="Автор" w:date="2025-12-09T14:26:00Z">
          <w:r w:rsidR="005209BB" w:rsidDel="00673BDA">
            <w:rPr>
              <w:rFonts w:ascii="Times New Roman" w:eastAsia="Times New Roman" w:hAnsi="Times New Roman" w:cs="Times New Roman"/>
              <w:sz w:val="24"/>
              <w:szCs w:val="24"/>
            </w:rPr>
            <w:delText>These con</w:delText>
          </w:r>
        </w:del>
      </w:ins>
      <w:ins w:id="1413" w:author="Автор" w:date="2025-12-09T14:26:00Z">
        <w:del w:id="1414" w:author="Автор" w:date="2025-12-09T14:26:00Z">
          <w:r w:rsidR="000A7332" w:rsidDel="00673BDA">
            <w:rPr>
              <w:rFonts w:ascii="Times New Roman" w:eastAsia="Times New Roman" w:hAnsi="Times New Roman" w:cs="Times New Roman"/>
              <w:sz w:val="24"/>
              <w:szCs w:val="24"/>
            </w:rPr>
            <w:delText>cl</w:delText>
          </w:r>
        </w:del>
      </w:ins>
      <w:ins w:id="1415" w:author="Автор" w:date="2025-12-09T14:25:00Z">
        <w:del w:id="1416" w:author="Автор" w:date="2025-12-09T14:26:00Z">
          <w:r w:rsidR="005209BB" w:rsidDel="00673BDA">
            <w:rPr>
              <w:rFonts w:ascii="Times New Roman" w:eastAsia="Times New Roman" w:hAnsi="Times New Roman" w:cs="Times New Roman"/>
              <w:sz w:val="24"/>
              <w:szCs w:val="24"/>
            </w:rPr>
            <w:delText>lcusions are  more gener</w:delText>
          </w:r>
        </w:del>
      </w:ins>
      <w:ins w:id="1417" w:author="Автор" w:date="2025-12-09T14:26:00Z">
        <w:del w:id="1418" w:author="Автор" w:date="2025-12-09T14:26:00Z">
          <w:r w:rsidR="005209BB" w:rsidDel="00673BDA">
            <w:rPr>
              <w:rFonts w:ascii="Times New Roman" w:eastAsia="Times New Roman" w:hAnsi="Times New Roman" w:cs="Times New Roman"/>
              <w:sz w:val="24"/>
              <w:szCs w:val="24"/>
            </w:rPr>
            <w:delText>a</w:delText>
          </w:r>
        </w:del>
      </w:ins>
      <w:ins w:id="1419" w:author="Автор" w:date="2025-12-09T14:25:00Z">
        <w:del w:id="1420" w:author="Автор" w:date="2025-12-09T14:26:00Z">
          <w:r w:rsidR="005209BB" w:rsidDel="00673BDA">
            <w:rPr>
              <w:rFonts w:ascii="Times New Roman" w:eastAsia="Times New Roman" w:hAnsi="Times New Roman" w:cs="Times New Roman"/>
              <w:sz w:val="24"/>
              <w:szCs w:val="24"/>
            </w:rPr>
            <w:delText>l</w:delText>
          </w:r>
        </w:del>
      </w:ins>
      <w:ins w:id="1421" w:author="Автор" w:date="2025-12-09T14:26:00Z">
        <w:del w:id="1422" w:author="Автор" w:date="2025-12-09T14:26:00Z">
          <w:r w:rsidR="005209BB" w:rsidDel="00673BDA">
            <w:rPr>
              <w:rFonts w:ascii="Times New Roman" w:eastAsia="Times New Roman" w:hAnsi="Times New Roman" w:cs="Times New Roman"/>
              <w:sz w:val="24"/>
              <w:szCs w:val="24"/>
            </w:rPr>
            <w:delText xml:space="preserve"> than the specific method of conditional correlations used.</w:delText>
          </w:r>
        </w:del>
      </w:ins>
    </w:p>
    <w:p w14:paraId="1D47048C" w14:textId="77777777" w:rsidR="0087149A" w:rsidRDefault="0087149A">
      <w:pPr>
        <w:jc w:val="both"/>
      </w:pPr>
    </w:p>
    <w:p w14:paraId="4886318C" w14:textId="77777777" w:rsidR="0087149A" w:rsidRPr="0076272C"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76272C">
        <w:rPr>
          <w:rFonts w:ascii="Times New Roman" w:eastAsia="Times New Roman" w:hAnsi="Times New Roman" w:cs="Times New Roman"/>
          <w:color w:val="000000"/>
          <w:sz w:val="24"/>
          <w:szCs w:val="24"/>
        </w:rPr>
        <w:t>METHODS</w:t>
      </w:r>
      <w:r w:rsidRPr="0076272C">
        <w:rPr>
          <w:rFonts w:ascii="Times New Roman" w:eastAsia="Times New Roman" w:hAnsi="Times New Roman" w:cs="Times New Roman"/>
          <w:sz w:val="24"/>
          <w:szCs w:val="24"/>
        </w:rPr>
        <w:t xml:space="preserve"> </w:t>
      </w:r>
    </w:p>
    <w:p w14:paraId="5F2794A9" w14:textId="77777777" w:rsidR="0087149A"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078748CC" w:rsidR="0087149A"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Generating sequences for method testing.</w:t>
      </w:r>
      <w:r>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Pr>
          <w:rFonts w:ascii="Times New Roman" w:eastAsia="Times New Roman" w:hAnsi="Times New Roman" w:cs="Times New Roman"/>
          <w:color w:val="000000"/>
          <w:sz w:val="24"/>
          <w:szCs w:val="24"/>
        </w:rPr>
        <w:t xml:space="preserve"> binary sequences is simulated by a Monte Carlo code </w: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 </w:instrText>
      </w:r>
      <w:r w:rsidR="00EF6A49">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PFJlY051bT43Njk8L1JlY051bT48RGlzcGxheVRleHQ+WzM2LCA2MV08L0Rpc3BsYXlUZXh0Pjxy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EF6A49">
        <w:rPr>
          <w:rFonts w:ascii="Times New Roman" w:eastAsia="Times New Roman" w:hAnsi="Times New Roman" w:cs="Times New Roman"/>
          <w:color w:val="000000"/>
          <w:sz w:val="24"/>
          <w:szCs w:val="24"/>
        </w:rPr>
        <w:instrText xml:space="preserve"> ADDIN EN.CITE.DATA </w:instrText>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end"/>
      </w:r>
      <w:r w:rsidR="00EF6A49">
        <w:rPr>
          <w:rFonts w:ascii="Times New Roman" w:eastAsia="Times New Roman" w:hAnsi="Times New Roman" w:cs="Times New Roman"/>
          <w:color w:val="000000"/>
          <w:sz w:val="24"/>
          <w:szCs w:val="24"/>
        </w:rPr>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 61]</w:t>
      </w:r>
      <w:r w:rsidR="00EF6A49">
        <w:rPr>
          <w:rFonts w:ascii="Times New Roman" w:eastAsia="Times New Roman" w:hAnsi="Times New Roman" w:cs="Times New Roman"/>
          <w:color w:val="000000"/>
          <w:sz w:val="24"/>
          <w:szCs w:val="24"/>
        </w:rPr>
        <w:fldChar w:fldCharType="end"/>
      </w:r>
      <w:ins w:id="1423" w:author="Автор" w:date="2025-12-15T14:38:00Z">
        <w:del w:id="1424" w:author="Автор" w:date="2025-12-15T14:38:00Z">
          <w:r w:rsidR="00891CAF" w:rsidRPr="00891CAF" w:rsidDel="006363C9">
            <w:rPr>
              <w:rFonts w:ascii="Times New Roman" w:eastAsia="Times New Roman" w:hAnsi="Times New Roman" w:cs="Times New Roman"/>
              <w:color w:val="000000"/>
              <w:sz w:val="24"/>
              <w:szCs w:val="24"/>
            </w:rPr>
            <w:delText xml:space="preserve"> </w:delText>
          </w:r>
        </w:del>
      </w:ins>
      <w:del w:id="1425" w:author="Автор" w:date="2025-12-15T14:38:00Z">
        <w:r w:rsidR="00C46D0B" w:rsidDel="00891CAF">
          <w:rPr>
            <w:rFonts w:ascii="Times New Roman" w:eastAsia="Times New Roman" w:hAnsi="Times New Roman" w:cs="Times New Roman"/>
            <w:color w:val="000000"/>
            <w:sz w:val="24"/>
            <w:szCs w:val="24"/>
          </w:rPr>
          <w:delText>Pedruzzi, 2018 #156}</w:delText>
        </w:r>
      </w:del>
      <w:del w:id="1426" w:author="Автор" w:date="2025-12-03T00:00:00Z">
        <w:r w:rsidDel="0071539E">
          <w:rPr>
            <w:rFonts w:ascii="Times New Roman" w:eastAsia="Times New Roman" w:hAnsi="Times New Roman" w:cs="Times New Roman"/>
            <w:color w:val="000000"/>
            <w:sz w:val="24"/>
            <w:szCs w:val="24"/>
          </w:rPr>
          <w:delText>(35, 60)</w:delText>
        </w:r>
      </w:del>
      <w:r>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Pr>
          <w:rFonts w:ascii="Times New Roman" w:eastAsia="Times New Roman" w:hAnsi="Times New Roman" w:cs="Times New Roman"/>
          <w:color w:val="000000"/>
          <w:sz w:val="24"/>
          <w:szCs w:val="24"/>
        </w:rPr>
        <w:t xml:space="preserve">. 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Pr>
          <w:rFonts w:ascii="Times New Roman" w:eastAsia="Times New Roman" w:hAnsi="Times New Roman" w:cs="Times New Roman"/>
          <w:color w:val="000000"/>
          <w:sz w:val="24"/>
          <w:szCs w:val="24"/>
        </w:rPr>
        <w:t xml:space="preserve"> as given by </w:t>
      </w:r>
      <w:r w:rsidR="00EF6A49">
        <w:rPr>
          <w:rFonts w:ascii="Times New Roman" w:eastAsia="Times New Roman" w:hAnsi="Times New Roman" w:cs="Times New Roman"/>
          <w:color w:val="000000"/>
          <w:sz w:val="24"/>
          <w:szCs w:val="24"/>
        </w:rPr>
        <w:fldChar w:fldCharType="begin"/>
      </w:r>
      <w:r w:rsidR="00EF6A49">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eastAsia="Times New Roman" w:hAnsi="Times New Roman" w:cs="Times New Roman"/>
          <w:color w:val="000000"/>
          <w:sz w:val="24"/>
          <w:szCs w:val="24"/>
        </w:rPr>
        <w:fldChar w:fldCharType="separate"/>
      </w:r>
      <w:r w:rsidR="00EF6A49">
        <w:rPr>
          <w:rFonts w:ascii="Times New Roman" w:eastAsia="Times New Roman" w:hAnsi="Times New Roman" w:cs="Times New Roman"/>
          <w:noProof/>
          <w:color w:val="000000"/>
          <w:sz w:val="24"/>
          <w:szCs w:val="24"/>
        </w:rPr>
        <w:t>[36]</w:t>
      </w:r>
      <w:r w:rsidR="00EF6A49">
        <w:rPr>
          <w:rFonts w:ascii="Times New Roman" w:eastAsia="Times New Roman" w:hAnsi="Times New Roman" w:cs="Times New Roman"/>
          <w:color w:val="000000"/>
          <w:sz w:val="24"/>
          <w:szCs w:val="24"/>
        </w:rPr>
        <w:fldChar w:fldCharType="end"/>
      </w:r>
    </w:p>
    <w:p w14:paraId="7E04B070" w14:textId="5E223532" w:rsidR="0087149A"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r>
          <w:ins w:id="1427" w:author="Автор" w:date="2025-12-15T14:39:00Z">
            <w:rPr>
              <w:rFonts w:ascii="Cambria Math" w:eastAsia="Cambria Math" w:hAnsi="Cambria Math" w:cs="Cambria Math"/>
            </w:rPr>
            <m:t>-</m:t>
          </w:ins>
        </m:r>
        <m:r>
          <w:del w:id="1428" w:author="Автор" w:date="2025-12-09T14:32:00Z">
            <w:rPr>
              <w:rFonts w:ascii="Cambria Math" w:eastAsia="Cambria Math" w:hAnsi="Cambria Math" w:cs="Cambria Math"/>
            </w:rPr>
            <m:t>-</m:t>
          </w:del>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t xml:space="preserve"> </w:t>
      </w:r>
    </w:p>
    <w:p w14:paraId="14F1B8D1" w14:textId="77777777" w:rsidR="0087149A" w:rsidRDefault="00F812CC">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78FC2C54" w:rsidR="0087149A" w:rsidRDefault="0076272C">
      <w:pPr>
        <w:widowControl w:v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Pr>
          <w:rFonts w:ascii="Times New Roman" w:eastAsia="Times New Roman" w:hAnsi="Times New Roman" w:cs="Times New Roman"/>
          <w:sz w:val="24"/>
          <w:szCs w:val="24"/>
        </w:rPr>
        <w:t xml:space="preserve"> is the binary matrix that shows 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Pr>
          <w:rFonts w:ascii="Times New Roman" w:eastAsia="Times New Roman" w:hAnsi="Times New Roman" w:cs="Times New Roman"/>
          <w:sz w:val="24"/>
          <w:szCs w:val="24"/>
        </w:rPr>
        <w:t xml:space="preserve">denote the individual fitness </w:t>
      </w:r>
      <w:del w:id="1429" w:author="Автор" w:date="2025-12-09T14:32:00Z">
        <w:r w:rsidDel="004A5170">
          <w:rPr>
            <w:rFonts w:ascii="Times New Roman" w:eastAsia="Times New Roman" w:hAnsi="Times New Roman" w:cs="Times New Roman"/>
            <w:sz w:val="24"/>
            <w:szCs w:val="24"/>
          </w:rPr>
          <w:delText xml:space="preserve">costs </w:delText>
        </w:r>
      </w:del>
      <w:ins w:id="1430" w:author="Автор" w:date="2025-12-09T14:32:00Z">
        <w:del w:id="1431" w:author="Автор" w:date="2025-12-15T14:39:00Z">
          <w:r w:rsidR="004A5170" w:rsidDel="006363C9">
            <w:rPr>
              <w:rFonts w:ascii="Times New Roman" w:eastAsia="Times New Roman" w:hAnsi="Times New Roman" w:cs="Times New Roman"/>
              <w:sz w:val="24"/>
              <w:szCs w:val="24"/>
            </w:rPr>
            <w:delText>gains</w:delText>
          </w:r>
        </w:del>
      </w:ins>
      <w:ins w:id="1432" w:author="Автор" w:date="2025-12-15T14:39:00Z">
        <w:r w:rsidR="006363C9">
          <w:rPr>
            <w:rFonts w:ascii="Times New Roman" w:eastAsia="Times New Roman" w:hAnsi="Times New Roman" w:cs="Times New Roman"/>
            <w:sz w:val="24"/>
            <w:szCs w:val="24"/>
          </w:rPr>
          <w:t>costs</w:t>
        </w:r>
      </w:ins>
      <w:ins w:id="1433" w:author="Автор" w:date="2025-12-09T14:32:00Z">
        <w:r w:rsidR="004A5170">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of two </w:t>
      </w:r>
      <w:del w:id="1434" w:author="Автор" w:date="2025-12-09T14:32:00Z">
        <w:r w:rsidDel="004A5170">
          <w:rPr>
            <w:rFonts w:ascii="Times New Roman" w:eastAsia="Times New Roman" w:hAnsi="Times New Roman" w:cs="Times New Roman"/>
            <w:sz w:val="24"/>
            <w:szCs w:val="24"/>
          </w:rPr>
          <w:delText xml:space="preserve">deleterious </w:delText>
        </w:r>
      </w:del>
      <w:ins w:id="1435" w:author="Автор" w:date="2025-12-09T14:32:00Z">
        <w:del w:id="1436" w:author="Автор" w:date="2025-12-15T14:39:00Z">
          <w:r w:rsidR="004A5170" w:rsidDel="006363C9">
            <w:rPr>
              <w:rFonts w:ascii="Times New Roman" w:eastAsia="Times New Roman" w:hAnsi="Times New Roman" w:cs="Times New Roman"/>
              <w:sz w:val="24"/>
              <w:szCs w:val="24"/>
            </w:rPr>
            <w:delText>beneficial</w:delText>
          </w:r>
        </w:del>
      </w:ins>
      <w:ins w:id="1437" w:author="Автор" w:date="2025-12-15T14:39:00Z">
        <w:r w:rsidR="006363C9">
          <w:rPr>
            <w:rFonts w:ascii="Times New Roman" w:eastAsia="Times New Roman" w:hAnsi="Times New Roman" w:cs="Times New Roman"/>
            <w:sz w:val="24"/>
            <w:szCs w:val="24"/>
          </w:rPr>
          <w:t>deleterious</w:t>
        </w:r>
      </w:ins>
      <w:ins w:id="1438" w:author="Автор" w:date="2025-12-09T14:32:00Z">
        <w:r w:rsidR="004A5170">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mutations</w:t>
      </w:r>
      <w:del w:id="1439" w:author="Автор" w:date="2025-12-09T14:32:00Z">
        <w:r w:rsidDel="004A5170">
          <w:rPr>
            <w:rFonts w:ascii="Times New Roman" w:eastAsia="Times New Roman" w:hAnsi="Times New Roman" w:cs="Times New Roman"/>
            <w:sz w:val="24"/>
            <w:szCs w:val="24"/>
          </w:rPr>
          <w:delText xml:space="preserve"> that are partially compensated by each other</w:delText>
        </w:r>
      </w:del>
      <w:del w:id="1440" w:author="Автор" w:date="2025-12-09T14:36:00Z">
        <w:r w:rsidDel="00FC430C">
          <w:rPr>
            <w:rFonts w:ascii="Times New Roman" w:eastAsia="Times New Roman" w:hAnsi="Times New Roman" w:cs="Times New Roman"/>
            <w:sz w:val="24"/>
            <w:szCs w:val="24"/>
          </w:rPr>
          <w:delText>. By definition</w:delText>
        </w:r>
      </w:del>
      <w:r>
        <w:rPr>
          <w:rFonts w:ascii="Times New Roman" w:eastAsia="Times New Roman" w:hAnsi="Times New Roman" w:cs="Times New Roman"/>
          <w:sz w:val="24"/>
          <w:szCs w:val="24"/>
        </w:rPr>
        <w:t xml:space="preserv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Pr>
          <w:rFonts w:ascii="Times New Roman" w:eastAsia="Times New Roman" w:hAnsi="Times New Roman" w:cs="Times New Roman"/>
          <w:sz w:val="24"/>
          <w:szCs w:val="24"/>
        </w:rPr>
        <w:t xml:space="preserve"> is the </w:t>
      </w:r>
      <w:del w:id="1441" w:author="Автор" w:date="2025-12-09T14:33:00Z">
        <w:r w:rsidDel="004A5170">
          <w:rPr>
            <w:rFonts w:ascii="Times New Roman" w:eastAsia="Times New Roman" w:hAnsi="Times New Roman" w:cs="Times New Roman"/>
            <w:sz w:val="24"/>
            <w:szCs w:val="24"/>
          </w:rPr>
          <w:delText>degree of compensation of deleterious alleles</w:delText>
        </w:r>
      </w:del>
      <w:ins w:id="1442" w:author="Автор" w:date="2025-12-09T14:33:00Z">
        <w:del w:id="1443" w:author="Автор" w:date="2025-12-09T14:36:00Z">
          <w:r w:rsidR="004A5170" w:rsidDel="00FC430C">
            <w:rPr>
              <w:rFonts w:ascii="Times New Roman" w:eastAsia="Times New Roman" w:hAnsi="Times New Roman" w:cs="Times New Roman"/>
              <w:sz w:val="24"/>
              <w:szCs w:val="24"/>
            </w:rPr>
            <w:delText>dimensionless</w:delText>
          </w:r>
        </w:del>
      </w:ins>
      <w:ins w:id="1444" w:author="Автор" w:date="2025-12-09T14:36:00Z">
        <w:del w:id="1445" w:author="Автор" w:date="2025-12-15T14:39:00Z">
          <w:r w:rsidR="00FC430C" w:rsidDel="006363C9">
            <w:rPr>
              <w:rFonts w:ascii="Times New Roman" w:eastAsia="Times New Roman" w:hAnsi="Times New Roman" w:cs="Times New Roman"/>
              <w:sz w:val="24"/>
              <w:szCs w:val="24"/>
            </w:rPr>
            <w:delText>scaled</w:delText>
          </w:r>
        </w:del>
      </w:ins>
      <w:ins w:id="1446" w:author="Автор" w:date="2025-12-09T14:33:00Z">
        <w:del w:id="1447" w:author="Автор" w:date="2025-12-15T14:39:00Z">
          <w:r w:rsidR="004A5170" w:rsidDel="006363C9">
            <w:rPr>
              <w:rFonts w:ascii="Times New Roman" w:eastAsia="Times New Roman" w:hAnsi="Times New Roman" w:cs="Times New Roman"/>
              <w:sz w:val="24"/>
              <w:szCs w:val="24"/>
            </w:rPr>
            <w:delText xml:space="preserve"> epistasis magnitude</w:delText>
          </w:r>
        </w:del>
      </w:ins>
      <w:ins w:id="1448" w:author="Автор" w:date="2025-12-15T14:39:00Z">
        <w:r w:rsidR="006363C9">
          <w:rPr>
            <w:rFonts w:ascii="Times New Roman" w:eastAsia="Times New Roman" w:hAnsi="Times New Roman" w:cs="Times New Roman"/>
            <w:sz w:val="24"/>
            <w:szCs w:val="24"/>
          </w:rPr>
          <w:t>compensation degree</w:t>
        </w:r>
      </w:ins>
      <w:r>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Pr>
          <w:rFonts w:ascii="Times New Roman" w:eastAsia="Times New Roman" w:hAnsi="Times New Roman" w:cs="Times New Roman"/>
          <w:sz w:val="24"/>
          <w:szCs w:val="24"/>
        </w:rPr>
        <w:t xml:space="preserve"> </w:t>
      </w:r>
      <w:del w:id="1449" w:author="Автор" w:date="2025-12-09T14:33:00Z">
        <w:r w:rsidDel="004A5170">
          <w:rPr>
            <w:rFonts w:ascii="Times New Roman" w:eastAsia="Times New Roman" w:hAnsi="Times New Roman" w:cs="Times New Roman"/>
            <w:sz w:val="24"/>
            <w:szCs w:val="24"/>
          </w:rPr>
          <w:delText xml:space="preserve">Values </w:delText>
        </w:r>
        <m:oMath>
          <m:r>
            <w:rPr>
              <w:rFonts w:ascii="Cambria Math" w:eastAsia="Cambria Math" w:hAnsi="Cambria Math" w:cs="Cambria Math"/>
              <w:sz w:val="24"/>
              <w:szCs w:val="24"/>
            </w:rPr>
            <m:t>E = 0</m:t>
          </m:r>
        </m:oMath>
        <w:r w:rsidDel="004A5170">
          <w:rPr>
            <w:rFonts w:ascii="Times New Roman" w:eastAsia="Times New Roman" w:hAnsi="Times New Roman" w:cs="Times New Roman"/>
            <w:sz w:val="24"/>
            <w:szCs w:val="24"/>
          </w:rPr>
          <w:delText xml:space="preserve"> and</w:delText>
        </w:r>
        <m:oMath>
          <m:r>
            <w:rPr>
              <w:rFonts w:ascii="Cambria Math" w:eastAsia="Cambria Math" w:hAnsi="Cambria Math" w:cs="Cambria Math"/>
              <w:sz w:val="24"/>
              <w:szCs w:val="24"/>
            </w:rPr>
            <m:t xml:space="preserve"> 1</m:t>
          </m:r>
        </m:oMath>
        <w:r w:rsidDel="004A5170">
          <w:rPr>
            <w:rFonts w:ascii="Times New Roman" w:eastAsia="Times New Roman" w:hAnsi="Times New Roman" w:cs="Times New Roman"/>
            <w:sz w:val="24"/>
            <w:szCs w:val="24"/>
          </w:rPr>
          <w:delText xml:space="preserve"> represents no epistasis and full compensation, respectively. </w:delText>
        </w:r>
      </w:del>
    </w:p>
    <w:p w14:paraId="10F30062" w14:textId="3DABFA37" w:rsidR="00192CCC" w:rsidRDefault="0076272C">
      <w:pPr>
        <w:pBdr>
          <w:top w:val="nil"/>
          <w:left w:val="nil"/>
          <w:bottom w:val="nil"/>
          <w:right w:val="nil"/>
          <w:between w:val="nil"/>
        </w:pBdr>
        <w:spacing w:after="0" w:line="360" w:lineRule="auto"/>
        <w:jc w:val="both"/>
        <w:rPr>
          <w:ins w:id="1450" w:author="Автор" w:date="2025-12-09T14:35:00Z"/>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In our simulation example in Fig 1, we consider a haploid population with the initial frequency of </w:t>
      </w:r>
      <w:del w:id="1451" w:author="Автор" w:date="2025-12-09T14:33:00Z">
        <w:r w:rsidDel="00192CCC">
          <w:rPr>
            <w:rFonts w:ascii="Times New Roman" w:eastAsia="Times New Roman" w:hAnsi="Times New Roman" w:cs="Times New Roman"/>
            <w:color w:val="000000"/>
            <w:sz w:val="24"/>
            <w:szCs w:val="24"/>
          </w:rPr>
          <w:delText xml:space="preserve">deleterious </w:delText>
        </w:r>
      </w:del>
      <w:ins w:id="1452" w:author="Автор" w:date="2025-12-09T14:34:00Z">
        <w:r w:rsidR="00192CCC">
          <w:rPr>
            <w:rFonts w:ascii="Times New Roman" w:eastAsia="Times New Roman" w:hAnsi="Times New Roman" w:cs="Times New Roman"/>
            <w:color w:val="000000"/>
            <w:sz w:val="24"/>
            <w:szCs w:val="24"/>
          </w:rPr>
          <w:t xml:space="preserve">deleterious </w:t>
        </w:r>
      </w:ins>
      <w:r>
        <w:rPr>
          <w:rFonts w:ascii="Times New Roman" w:eastAsia="Times New Roman" w:hAnsi="Times New Roman" w:cs="Times New Roman"/>
          <w:color w:val="000000"/>
          <w:sz w:val="24"/>
          <w:szCs w:val="24"/>
        </w:rPr>
        <w:t>alleles</w:t>
      </w:r>
      <w:del w:id="1453" w:author="Автор" w:date="2025-12-09T14:33:00Z">
        <w:r w:rsidDel="00192CCC">
          <w:rPr>
            <w:rFonts w:ascii="Times New Roman" w:eastAsia="Times New Roman" w:hAnsi="Times New Roman" w:cs="Times New Roman"/>
            <w:color w:val="000000"/>
            <w:sz w:val="24"/>
            <w:szCs w:val="24"/>
          </w:rPr>
          <w:delText>,</w:delText>
        </w:r>
      </w:del>
      <w:r>
        <w:rPr>
          <w:rFonts w:ascii="Times New Roman" w:eastAsia="Times New Roman" w:hAnsi="Times New Roman" w:cs="Times New Roman"/>
          <w:color w:val="000000"/>
          <w:sz w:val="24"/>
          <w:szCs w:val="24"/>
        </w:rPr>
        <w:t xml:space="preserv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Pr>
          <w:rFonts w:ascii="Times New Roman" w:eastAsia="Times New Roman" w:hAnsi="Times New Roman" w:cs="Times New Roman"/>
          <w:color w:val="000000"/>
          <w:sz w:val="24"/>
          <w:szCs w:val="24"/>
        </w:rPr>
        <w:t xml:space="preserve"> mutation rate</w:t>
      </w:r>
      <w:ins w:id="1454" w:author="Автор" w:date="2025-12-09T14:34:00Z">
        <w:r w:rsidR="00192CCC">
          <w:rPr>
            <w:rFonts w:ascii="Times New Roman" w:eastAsia="Times New Roman" w:hAnsi="Times New Roman" w:cs="Times New Roman"/>
            <w:color w:val="000000"/>
            <w:sz w:val="24"/>
            <w:szCs w:val="24"/>
          </w:rPr>
          <w:t xml:space="preserve"> </w:t>
        </w:r>
        <w:del w:id="1455" w:author="Автор" w:date="2025-12-09T14:35:00Z">
          <w:r w:rsidR="00192CCC" w:rsidDel="00BB6F54">
            <w:rPr>
              <w:rFonts w:ascii="Times New Roman" w:eastAsia="Times New Roman" w:hAnsi="Times New Roman" w:cs="Times New Roman"/>
              <w:color w:val="000000"/>
              <w:sz w:val="24"/>
              <w:szCs w:val="24"/>
            </w:rPr>
            <w:delText xml:space="preserve">ler </w:delText>
          </w:r>
        </w:del>
      </w:ins>
      <w:ins w:id="1456" w:author="Автор" w:date="2025-12-09T14:35:00Z">
        <w:r w:rsidR="00BB6F54">
          <w:rPr>
            <w:rFonts w:ascii="Times New Roman" w:eastAsia="Times New Roman" w:hAnsi="Times New Roman" w:cs="Times New Roman"/>
            <w:color w:val="000000"/>
            <w:sz w:val="24"/>
            <w:szCs w:val="24"/>
          </w:rPr>
          <w:t xml:space="preserve">per </w:t>
        </w:r>
      </w:ins>
      <w:ins w:id="1457" w:author="Автор" w:date="2025-12-09T14:34:00Z">
        <w:r w:rsidR="00192CCC">
          <w:rPr>
            <w:rFonts w:ascii="Times New Roman" w:eastAsia="Times New Roman" w:hAnsi="Times New Roman" w:cs="Times New Roman"/>
            <w:color w:val="000000"/>
            <w:sz w:val="24"/>
            <w:szCs w:val="24"/>
          </w:rPr>
          <w:t>genome</w:t>
        </w:r>
      </w:ins>
      <w:del w:id="1458" w:author="Автор" w:date="2025-12-09T14:34:00Z">
        <w:r w:rsidDel="00192CCC">
          <w:rPr>
            <w:rFonts w:ascii="Times New Roman" w:eastAsia="Times New Roman" w:hAnsi="Times New Roman" w:cs="Times New Roman"/>
            <w:color w:val="000000"/>
            <w:sz w:val="24"/>
            <w:szCs w:val="24"/>
          </w:rPr>
          <w:delText>,</w:delText>
        </w:r>
      </w:del>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Pr>
          <w:rFonts w:ascii="Times New Roman" w:eastAsia="Times New Roman" w:hAnsi="Times New Roman" w:cs="Times New Roman"/>
          <w:color w:val="000000"/>
          <w:sz w:val="24"/>
          <w:szCs w:val="24"/>
        </w:rPr>
        <w:t xml:space="preserve">fixed selection </w:t>
      </w:r>
      <w:r>
        <w:rPr>
          <w:rFonts w:ascii="Times New Roman" w:eastAsia="Times New Roman" w:hAnsi="Times New Roman" w:cs="Times New Roman"/>
          <w:color w:val="000000"/>
          <w:sz w:val="24"/>
          <w:szCs w:val="24"/>
        </w:rPr>
        <w:lastRenderedPageBreak/>
        <w:t>coefficient</w:t>
      </w:r>
      <w:del w:id="1459" w:author="Автор" w:date="2025-12-09T14:34:00Z">
        <w:r w:rsidDel="00192CCC">
          <w:rPr>
            <w:rFonts w:ascii="Times New Roman" w:eastAsia="Times New Roman" w:hAnsi="Times New Roman" w:cs="Times New Roman"/>
            <w:color w:val="000000"/>
            <w:sz w:val="24"/>
            <w:szCs w:val="24"/>
          </w:rPr>
          <w:delText>,</w:delText>
        </w:r>
      </w:del>
      <m:oMath>
        <m:r>
          <w:rPr>
            <w:rFonts w:ascii="Cambria Math" w:eastAsia="Cambria Math" w:hAnsi="Cambria Math" w:cs="Cambria Math"/>
            <w:color w:val="000000"/>
            <w:sz w:val="24"/>
            <w:szCs w:val="24"/>
          </w:rPr>
          <m:t xml:space="preserve"> </m:t>
        </m:r>
        <m:sSub>
          <m:sSubPr>
            <m:ctrlPr>
              <w:ins w:id="1460" w:author="Автор" w:date="2025-12-09T14:34:00Z">
                <w:rPr>
                  <w:rFonts w:ascii="Cambria Math" w:eastAsia="Cambria Math" w:hAnsi="Cambria Math" w:cs="Cambria Math"/>
                </w:rPr>
              </w:ins>
            </m:ctrlPr>
          </m:sSubPr>
          <m:e>
            <m:r>
              <w:ins w:id="1461" w:author="Автор" w:date="2025-12-09T14:34:00Z">
                <w:rPr>
                  <w:rFonts w:ascii="Cambria Math" w:eastAsia="Cambria Math" w:hAnsi="Cambria Math" w:cs="Cambria Math"/>
                </w:rPr>
                <m:t>s</m:t>
              </w:ins>
            </m:r>
          </m:e>
          <m:sub>
            <m:r>
              <w:ins w:id="1462" w:author="Автор" w:date="2025-12-09T14:34:00Z">
                <w:rPr>
                  <w:rFonts w:ascii="Cambria Math" w:eastAsia="Cambria Math" w:hAnsi="Cambria Math" w:cs="Cambria Math"/>
                </w:rPr>
                <m:t>i</m:t>
              </w:ins>
            </m:r>
          </m:sub>
        </m:sSub>
        <m:r>
          <w:ins w:id="1463" w:author="Автор" w:date="2025-12-09T14:34:00Z">
            <w:rPr>
              <w:rFonts w:ascii="Cambria Math" w:eastAsia="Cambria Math" w:hAnsi="Cambria Math" w:cs="Cambria Math"/>
              <w:color w:val="000000"/>
              <w:sz w:val="24"/>
              <w:szCs w:val="24"/>
            </w:rPr>
            <m:t>≡</m:t>
          </w:ins>
        </m:r>
        <m:r>
          <w:rPr>
            <w:rFonts w:ascii="Cambria Math" w:eastAsia="Cambria Math" w:hAnsi="Cambria Math" w:cs="Cambria Math"/>
            <w:color w:val="000000"/>
            <w:sz w:val="24"/>
            <w:szCs w:val="24"/>
          </w:rPr>
          <m:t xml:space="preserve">s =0.1, </m:t>
        </m:r>
      </m:oMath>
      <w:r>
        <w:rPr>
          <w:rFonts w:ascii="Times New Roman" w:eastAsia="Times New Roman" w:hAnsi="Times New Roman" w:cs="Times New Roman"/>
          <w:color w:val="000000"/>
          <w:sz w:val="24"/>
          <w:szCs w:val="24"/>
        </w:rPr>
        <w:t>population</w:t>
      </w:r>
      <w:ins w:id="1464" w:author="Автор" w:date="2025-12-09T14:34:00Z">
        <w:r w:rsidR="00192CCC">
          <w:rPr>
            <w:rFonts w:ascii="Times New Roman" w:eastAsia="Times New Roman" w:hAnsi="Times New Roman" w:cs="Times New Roman"/>
            <w:color w:val="000000"/>
            <w:sz w:val="24"/>
            <w:szCs w:val="24"/>
          </w:rPr>
          <w:t xml:space="preserve"> </w:t>
        </w:r>
      </w:ins>
      <w:del w:id="1465" w:author="Автор" w:date="2025-12-09T14:34:00Z">
        <w:r w:rsidDel="00192CCC">
          <w:rPr>
            <w:rFonts w:ascii="Times New Roman" w:eastAsia="Times New Roman" w:hAnsi="Times New Roman" w:cs="Times New Roman"/>
            <w:color w:val="000000"/>
            <w:sz w:val="24"/>
            <w:szCs w:val="24"/>
          </w:rPr>
          <w:delText xml:space="preserve"> </w:delText>
        </w:r>
        <w:r w:rsidRPr="00192CCC" w:rsidDel="00192CCC">
          <w:rPr>
            <w:rFonts w:ascii="Times New Roman" w:eastAsia="Times New Roman" w:hAnsi="Times New Roman" w:cs="Times New Roman"/>
            <w:color w:val="000000"/>
            <w:sz w:val="24"/>
            <w:szCs w:val="24"/>
          </w:rPr>
          <w:delText>of</w:delText>
        </w:r>
      </w:del>
      <m:oMath>
        <m:r>
          <w:ins w:id="1466" w:author="Автор" w:date="2025-12-09T14:34:00Z">
            <m:rPr>
              <m:sty m:val="p"/>
            </m:rPr>
            <w:rPr>
              <w:rFonts w:ascii="Cambria Math" w:eastAsia="Times New Roman" w:hAnsi="Cambria Math" w:cs="Times New Roman"/>
              <w:color w:val="000000"/>
              <w:sz w:val="24"/>
              <w:szCs w:val="24"/>
            </w:rPr>
            <m:t>size</m:t>
          </w:ins>
        </m:r>
        <m:r>
          <w:del w:id="1467" w:author="Автор" w:date="2025-12-09T14:34:00Z">
            <w:rPr>
              <w:rFonts w:ascii="Cambria Math" w:eastAsia="Cambria Math" w:hAnsi="Cambria Math" w:cs="Cambria Math"/>
              <w:color w:val="000000"/>
              <w:sz w:val="24"/>
              <w:szCs w:val="24"/>
            </w:rPr>
            <m:t xml:space="preserve"> </m:t>
          </w:del>
        </m:r>
        <m:r>
          <w:ins w:id="1468" w:author="Автор" w:date="2025-12-09T14:34:00Z">
            <w:rPr>
              <w:rFonts w:ascii="Cambria Math" w:eastAsia="Cambria Math" w:hAnsi="Cambria Math" w:cs="Cambria Math"/>
              <w:color w:val="000000"/>
              <w:sz w:val="24"/>
              <w:szCs w:val="24"/>
            </w:rPr>
            <m:t xml:space="preserve"> </m:t>
          </w:ins>
        </m:r>
        <m:r>
          <w:rPr>
            <w:rFonts w:ascii="Cambria Math" w:eastAsia="Cambria Math" w:hAnsi="Cambria Math" w:cs="Cambria Math"/>
            <w:color w:val="000000"/>
            <w:sz w:val="24"/>
            <w:szCs w:val="24"/>
          </w:rPr>
          <m:t>N=1000</m:t>
        </m:r>
      </m:oMath>
      <w:r>
        <w:rPr>
          <w:rFonts w:ascii="Times New Roman" w:eastAsia="Times New Roman" w:hAnsi="Times New Roman" w:cs="Times New Roman"/>
          <w:color w:val="000000"/>
          <w:sz w:val="24"/>
          <w:szCs w:val="24"/>
        </w:rPr>
        <w:t xml:space="preserve"> individuals and</w:t>
      </w:r>
      <w:ins w:id="1469" w:author="Автор" w:date="2025-12-09T14:34:00Z">
        <w:r w:rsidR="00192CCC">
          <w:rPr>
            <w:rFonts w:ascii="Times New Roman" w:eastAsia="Times New Roman" w:hAnsi="Times New Roman" w:cs="Times New Roman"/>
            <w:color w:val="000000"/>
            <w:sz w:val="24"/>
            <w:szCs w:val="24"/>
          </w:rPr>
          <w:t xml:space="preserve"> genome length</w:t>
        </w:r>
      </w:ins>
      <m:oMath>
        <m:r>
          <w:del w:id="1470" w:author="Автор" w:date="2025-12-09T14:34:00Z">
            <w:rPr>
              <w:rFonts w:ascii="Cambria Math" w:eastAsia="Cambria Math" w:hAnsi="Cambria Math" w:cs="Cambria Math"/>
              <w:color w:val="000000"/>
              <w:sz w:val="24"/>
              <w:szCs w:val="24"/>
            </w:rPr>
            <m:t xml:space="preserve"> </m:t>
          </w:del>
        </m:r>
      </m:oMath>
      <w:r>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Pr>
          <w:rFonts w:ascii="Times New Roman" w:eastAsia="Times New Roman" w:hAnsi="Times New Roman" w:cs="Times New Roman"/>
          <w:color w:val="000000"/>
          <w:sz w:val="24"/>
          <w:szCs w:val="24"/>
        </w:rPr>
        <w:t xml:space="preserve">sites. </w:t>
      </w:r>
    </w:p>
    <w:p w14:paraId="04847BA3" w14:textId="1156513D" w:rsidR="0087149A" w:rsidRDefault="00192CCC" w:rsidP="005E310B">
      <w:pPr>
        <w:pBdr>
          <w:top w:val="nil"/>
          <w:left w:val="nil"/>
          <w:bottom w:val="nil"/>
          <w:right w:val="nil"/>
          <w:between w:val="nil"/>
        </w:pBdr>
        <w:spacing w:after="0" w:line="360" w:lineRule="auto"/>
        <w:ind w:firstLine="720"/>
        <w:jc w:val="both"/>
        <w:rPr>
          <w:ins w:id="1471" w:author="Автор" w:date="2025-12-03T00:00:00Z"/>
        </w:rPr>
        <w:pPrChange w:id="1472" w:author="Автор" w:date="2025-12-09T14:35:00Z">
          <w:pPr>
            <w:pBdr>
              <w:top w:val="nil"/>
              <w:left w:val="nil"/>
              <w:bottom w:val="nil"/>
              <w:right w:val="nil"/>
              <w:between w:val="nil"/>
            </w:pBdr>
            <w:spacing w:after="0" w:line="360" w:lineRule="auto"/>
            <w:jc w:val="both"/>
          </w:pPr>
        </w:pPrChange>
      </w:pPr>
      <w:ins w:id="1473" w:author="Автор" w:date="2025-12-09T14:35:00Z">
        <w:r>
          <w:rPr>
            <w:rFonts w:ascii="Times New Roman" w:eastAsia="Times New Roman" w:hAnsi="Times New Roman" w:cs="Times New Roman"/>
            <w:color w:val="000000"/>
            <w:sz w:val="24"/>
            <w:szCs w:val="24"/>
          </w:rPr>
          <w:t xml:space="preserve">The </w:t>
        </w:r>
      </w:ins>
      <w:r w:rsidR="0076272C">
        <w:rPr>
          <w:rFonts w:ascii="Times New Roman" w:eastAsia="Times New Roman" w:hAnsi="Times New Roman" w:cs="Times New Roman"/>
          <w:color w:val="000000"/>
          <w:sz w:val="24"/>
          <w:szCs w:val="24"/>
        </w:rPr>
        <w:t>Monte-Carlo simulation code is written in MATLAB</w:t>
      </w:r>
      <w:r w:rsidR="0076272C">
        <w:rPr>
          <w:rFonts w:ascii="Times New Roman" w:eastAsia="Times New Roman" w:hAnsi="Times New Roman" w:cs="Times New Roman"/>
          <w:color w:val="000000"/>
          <w:sz w:val="24"/>
          <w:szCs w:val="24"/>
          <w:vertAlign w:val="superscript"/>
        </w:rPr>
        <w:t xml:space="preserve">TM </w:t>
      </w:r>
      <w:r w:rsidR="0076272C">
        <w:rPr>
          <w:rFonts w:ascii="Times New Roman" w:eastAsia="Times New Roman" w:hAnsi="Times New Roman" w:cs="Times New Roman"/>
          <w:color w:val="000000"/>
          <w:sz w:val="24"/>
          <w:szCs w:val="24"/>
        </w:rPr>
        <w:t xml:space="preserve">and deposited at </w:t>
      </w:r>
      <w:r w:rsidR="00051F17">
        <w:fldChar w:fldCharType="begin"/>
      </w:r>
      <w:r w:rsidR="00051F17">
        <w:instrText xml:space="preserve"> HYPERLINK "https://github.com/FireFrog17/Fundamental-restriction-on-epistasis-detection-and-fitness-valleys-in-virus-evolution-Data" </w:instrText>
      </w:r>
      <w:r w:rsidR="00051F17">
        <w:fldChar w:fldCharType="separate"/>
      </w:r>
      <w:r w:rsidR="00626F04" w:rsidRPr="00626F04">
        <w:rPr>
          <w:rStyle w:val="a4"/>
          <w:rFonts w:ascii="Times New Roman" w:eastAsia="Times New Roman" w:hAnsi="Times New Roman" w:cs="Times New Roman"/>
          <w:sz w:val="24"/>
          <w:szCs w:val="24"/>
        </w:rPr>
        <w:t>https://github.com/FireFrog17/Fundamental-restriction-on-epistasis-detection-and-fitness-valleys-in-virus-evolution-Data</w:t>
      </w:r>
      <w:r w:rsidR="00051F17">
        <w:rPr>
          <w:rStyle w:val="a4"/>
          <w:rFonts w:ascii="Times New Roman" w:eastAsia="Times New Roman" w:hAnsi="Times New Roman" w:cs="Times New Roman"/>
          <w:sz w:val="24"/>
          <w:szCs w:val="24"/>
        </w:rPr>
        <w:fldChar w:fldCharType="end"/>
      </w:r>
    </w:p>
    <w:p w14:paraId="412BADD4" w14:textId="77777777" w:rsidR="0071539E"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Default="0076272C">
      <w:pPr>
        <w:spacing w:line="360" w:lineRule="auto"/>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Table 1. </w:t>
      </w:r>
      <w:r>
        <w:rPr>
          <w:rFonts w:ascii="Times New Roman" w:eastAsia="Times New Roman" w:hAnsi="Times New Roman" w:cs="Times New Roman"/>
          <w:sz w:val="20"/>
          <w:szCs w:val="20"/>
        </w:rPr>
        <w:t>Parameters of the model and data processing.</w:t>
      </w:r>
    </w:p>
    <w:tbl>
      <w:tblPr>
        <w:tblStyle w:val="a3"/>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Notation</w:t>
            </w:r>
          </w:p>
        </w:tc>
        <w:tc>
          <w:tcPr>
            <w:tcW w:w="1985" w:type="dxa"/>
          </w:tcPr>
          <w:p w14:paraId="71D31C2B"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Value</w:t>
            </w:r>
          </w:p>
        </w:tc>
        <w:tc>
          <w:tcPr>
            <w:tcW w:w="5265" w:type="dxa"/>
          </w:tcPr>
          <w:p w14:paraId="4AEC877F" w14:textId="77777777" w:rsidR="0087149A"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Description</w:t>
            </w:r>
          </w:p>
        </w:tc>
      </w:tr>
      <w:tr w:rsidR="0087149A"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Default="00F812CC">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38733630"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0.45</w:t>
            </w:r>
          </w:p>
        </w:tc>
        <w:tc>
          <w:tcPr>
            <w:tcW w:w="5265" w:type="dxa"/>
          </w:tcPr>
          <w:p w14:paraId="36F2A934"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Initial proportion of mutant alleles in the population</w:t>
            </w:r>
          </w:p>
        </w:tc>
      </w:tr>
      <w:tr w:rsidR="0087149A"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1000</w:t>
            </w:r>
          </w:p>
        </w:tc>
        <w:tc>
          <w:tcPr>
            <w:tcW w:w="5265" w:type="dxa"/>
          </w:tcPr>
          <w:p w14:paraId="0C4B3B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Population size</w:t>
            </w:r>
          </w:p>
        </w:tc>
      </w:tr>
      <w:tr w:rsidR="0087149A"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75854C4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0.07</w:t>
            </w:r>
          </w:p>
        </w:tc>
        <w:tc>
          <w:tcPr>
            <w:tcW w:w="5265" w:type="dxa"/>
          </w:tcPr>
          <w:p w14:paraId="15CD3C48"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Mutation rate per genome </w:t>
            </w:r>
          </w:p>
        </w:tc>
      </w:tr>
      <w:tr w:rsidR="0087149A"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4596623A"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30</w:t>
            </w:r>
          </w:p>
        </w:tc>
        <w:tc>
          <w:tcPr>
            <w:tcW w:w="5265" w:type="dxa"/>
          </w:tcPr>
          <w:p w14:paraId="3543227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Simulation time in generations</w:t>
            </w:r>
          </w:p>
        </w:tc>
      </w:tr>
      <w:tr w:rsidR="0087149A"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Default="00F812CC">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0.1</w:t>
            </w:r>
          </w:p>
        </w:tc>
        <w:tc>
          <w:tcPr>
            <w:tcW w:w="5265" w:type="dxa"/>
          </w:tcPr>
          <w:p w14:paraId="2EE36CBF"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Selection coefficient (the same for all sites)</w:t>
            </w:r>
          </w:p>
        </w:tc>
      </w:tr>
      <w:tr w:rsidR="0087149A"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[0,0.1,0.5,1]</w:t>
            </w:r>
          </w:p>
        </w:tc>
        <w:tc>
          <w:tcPr>
            <w:tcW w:w="5265" w:type="dxa"/>
          </w:tcPr>
          <w:p w14:paraId="7C70F3A1"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Recombination probability</w:t>
            </w:r>
          </w:p>
        </w:tc>
      </w:tr>
      <w:tr w:rsidR="0087149A"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[1,3,10]</w:t>
            </w:r>
          </w:p>
        </w:tc>
        <w:tc>
          <w:tcPr>
            <w:tcW w:w="5265" w:type="dxa"/>
          </w:tcPr>
          <w:p w14:paraId="0C372620"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Number of crossovers</w:t>
            </w:r>
          </w:p>
        </w:tc>
      </w:tr>
      <w:tr w:rsidR="0087149A"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38BFB4D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[0.4,0.5,0.6,0.75]</w:t>
            </w:r>
          </w:p>
        </w:tc>
        <w:tc>
          <w:tcPr>
            <w:tcW w:w="5265" w:type="dxa"/>
          </w:tcPr>
          <w:p w14:paraId="2D8880B5"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Strength of epistatic interaction</w:t>
            </w:r>
          </w:p>
        </w:tc>
      </w:tr>
      <w:tr w:rsidR="0087149A"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
          <w:p w14:paraId="01CA31A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[6,20,50,200]</w:t>
            </w:r>
          </w:p>
        </w:tc>
        <w:tc>
          <w:tcPr>
            <w:tcW w:w="5265" w:type="dxa"/>
          </w:tcPr>
          <w:p w14:paraId="44E0708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Number of </w:t>
            </w:r>
            <w:proofErr w:type="gramStart"/>
            <w:r>
              <w:rPr>
                <w:rFonts w:ascii="Times New Roman" w:eastAsia="Times New Roman" w:hAnsi="Times New Roman" w:cs="Times New Roman"/>
                <w:color w:val="000000"/>
                <w:sz w:val="20"/>
                <w:szCs w:val="20"/>
              </w:rPr>
              <w:t>simulation</w:t>
            </w:r>
            <w:proofErr w:type="gramEnd"/>
            <w:r>
              <w:rPr>
                <w:rFonts w:ascii="Times New Roman" w:eastAsia="Times New Roman" w:hAnsi="Times New Roman" w:cs="Times New Roman"/>
                <w:color w:val="000000"/>
                <w:sz w:val="20"/>
                <w:szCs w:val="20"/>
              </w:rPr>
              <w:t xml:space="preserve"> runs used to average the data</w:t>
            </w:r>
          </w:p>
        </w:tc>
      </w:tr>
      <w:tr w:rsidR="0087149A"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m:t>L</m:t>
              </m:r>
            </m:oMath>
            <w:r>
              <w:rPr>
                <w:rFonts w:ascii="Times New Roman" w:eastAsia="Times New Roman" w:hAnsi="Times New Roman" w:cs="Times New Roman"/>
                <w:sz w:val="20"/>
                <w:szCs w:val="20"/>
              </w:rPr>
              <w:t xml:space="preserve"> (seqlen)</w:t>
            </w:r>
          </w:p>
        </w:tc>
        <w:tc>
          <w:tcPr>
            <w:tcW w:w="1985" w:type="dxa"/>
          </w:tcPr>
          <w:p w14:paraId="14A52751"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[20,40,100,200]</w:t>
            </w:r>
          </w:p>
        </w:tc>
        <w:tc>
          <w:tcPr>
            <w:tcW w:w="5265" w:type="dxa"/>
          </w:tcPr>
          <w:p w14:paraId="1EE1FDA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Length of the simulated sequence</w:t>
            </w:r>
          </w:p>
        </w:tc>
      </w:tr>
      <w:tr w:rsidR="0087149A"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Sequence threshold</w:t>
            </w:r>
          </w:p>
        </w:tc>
        <w:tc>
          <w:tcPr>
            <w:tcW w:w="1985" w:type="dxa"/>
          </w:tcPr>
          <w:p w14:paraId="2B7AE18E"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[0.7]</w:t>
            </w:r>
          </w:p>
        </w:tc>
        <w:tc>
          <w:tcPr>
            <w:tcW w:w="5265" w:type="dxa"/>
          </w:tcPr>
          <w:p w14:paraId="242BD942"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Maximum proportion of gaps and </w:t>
            </w:r>
            <w:proofErr w:type="spellStart"/>
            <w:r>
              <w:rPr>
                <w:rFonts w:ascii="Times New Roman" w:eastAsia="Times New Roman" w:hAnsi="Times New Roman" w:cs="Times New Roman"/>
                <w:color w:val="000000"/>
                <w:sz w:val="20"/>
                <w:szCs w:val="20"/>
              </w:rPr>
              <w:t>nonreads</w:t>
            </w:r>
            <w:proofErr w:type="spellEnd"/>
            <w:r>
              <w:rPr>
                <w:rFonts w:ascii="Times New Roman" w:eastAsia="Times New Roman" w:hAnsi="Times New Roman" w:cs="Times New Roman"/>
                <w:color w:val="000000"/>
                <w:sz w:val="20"/>
                <w:szCs w:val="20"/>
              </w:rPr>
              <w:t xml:space="preserve"> in one sequence</w:t>
            </w:r>
          </w:p>
        </w:tc>
      </w:tr>
      <w:tr w:rsidR="0087149A"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Gap threshold</w:t>
            </w:r>
          </w:p>
        </w:tc>
        <w:tc>
          <w:tcPr>
            <w:tcW w:w="1985" w:type="dxa"/>
          </w:tcPr>
          <w:p w14:paraId="5D131DBD"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[0.5]</w:t>
            </w:r>
          </w:p>
        </w:tc>
        <w:tc>
          <w:tcPr>
            <w:tcW w:w="5265" w:type="dxa"/>
          </w:tcPr>
          <w:p w14:paraId="4168B44D"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Maximum proportion of gaps and </w:t>
            </w:r>
            <w:proofErr w:type="spellStart"/>
            <w:r>
              <w:rPr>
                <w:rFonts w:ascii="Times New Roman" w:eastAsia="Times New Roman" w:hAnsi="Times New Roman" w:cs="Times New Roman"/>
                <w:color w:val="000000"/>
                <w:sz w:val="20"/>
                <w:szCs w:val="20"/>
              </w:rPr>
              <w:t>nonreads</w:t>
            </w:r>
            <w:proofErr w:type="spellEnd"/>
            <w:r>
              <w:rPr>
                <w:rFonts w:ascii="Times New Roman" w:eastAsia="Times New Roman" w:hAnsi="Times New Roman" w:cs="Times New Roman"/>
                <w:color w:val="000000"/>
                <w:sz w:val="20"/>
                <w:szCs w:val="20"/>
              </w:rPr>
              <w:t xml:space="preserve"> at one site</w:t>
            </w:r>
          </w:p>
        </w:tc>
      </w:tr>
      <w:tr w:rsidR="0087149A"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Default="0076272C">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Monomorphism threshold</w:t>
            </w:r>
          </w:p>
        </w:tc>
        <w:tc>
          <w:tcPr>
            <w:tcW w:w="1985" w:type="dxa"/>
          </w:tcPr>
          <w:p w14:paraId="4EBFC3DB" w14:textId="77777777" w:rsidR="0087149A"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Pr>
                <w:rFonts w:ascii="Times New Roman" w:eastAsia="Times New Roman" w:hAnsi="Times New Roman" w:cs="Times New Roman"/>
                <w:sz w:val="20"/>
                <w:szCs w:val="20"/>
              </w:rPr>
              <w:t>[0.8,0.95]</w:t>
            </w:r>
          </w:p>
        </w:tc>
        <w:tc>
          <w:tcPr>
            <w:tcW w:w="5265" w:type="dxa"/>
          </w:tcPr>
          <w:p w14:paraId="2DC9864C" w14:textId="77777777" w:rsidR="0087149A"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Maximum degree of monomorphism per site</w:t>
            </w:r>
          </w:p>
        </w:tc>
      </w:tr>
    </w:tbl>
    <w:p w14:paraId="3CB8BF46" w14:textId="77777777" w:rsidR="0087149A" w:rsidRDefault="0087149A">
      <w:pPr>
        <w:spacing w:after="0" w:line="360" w:lineRule="auto"/>
        <w:jc w:val="both"/>
        <w:rPr>
          <w:rFonts w:ascii="Times New Roman" w:eastAsia="Times New Roman" w:hAnsi="Times New Roman" w:cs="Times New Roman"/>
          <w:sz w:val="24"/>
          <w:szCs w:val="24"/>
        </w:rPr>
      </w:pPr>
    </w:p>
    <w:p w14:paraId="168EC224" w14:textId="1305B5DF" w:rsidR="0087149A" w:rsidRDefault="0076272C">
      <w:pPr>
        <w:spacing w:after="0" w:line="360" w:lineRule="auto"/>
        <w:ind w:firstLine="709"/>
        <w:jc w:val="both"/>
        <w:rPr>
          <w:ins w:id="1474" w:author="Автор" w:date="2025-12-02T16:18:00Z"/>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Processing genomic data of SARS-CoV-2. </w:t>
      </w:r>
      <w:r>
        <w:rPr>
          <w:rFonts w:ascii="Times New Roman" w:eastAsia="Times New Roman" w:hAnsi="Times New Roman" w:cs="Times New Roman"/>
          <w:sz w:val="24"/>
          <w:szCs w:val="24"/>
        </w:rPr>
        <w:t xml:space="preserve">In Dataset 1, 6000 sequences sampled from 6 regions (Africa, Asia, North America, Oceania, South America) in the period from 09/24/2020 to 09/25/2021 were downloaded from database NCBI Virus. In Dataset 2, 12,000 sequences were sampled from NCBI Virus database labeled B.1 and B.1.1.7 (Alpha), in equal numbers for each label. In Dataset 3, we used 20,000 random sequences from the NCBI Virus database for the period from 09/24/2020 to 09/25/2021. </w:t>
      </w:r>
    </w:p>
    <w:p w14:paraId="5D1EF84A" w14:textId="35E99327" w:rsidR="00545794" w:rsidRPr="005E310B" w:rsidRDefault="00545794" w:rsidP="00545794">
      <w:pPr>
        <w:spacing w:after="0" w:line="360" w:lineRule="auto"/>
        <w:ind w:firstLine="709"/>
        <w:jc w:val="both"/>
        <w:rPr>
          <w:rFonts w:ascii="Times New Roman" w:eastAsia="Times New Roman" w:hAnsi="Times New Roman" w:cs="Times New Roman"/>
          <w:sz w:val="24"/>
          <w:szCs w:val="24"/>
          <w:lang w:val="en-US"/>
          <w:rPrChange w:id="1475" w:author="Автор" w:date="2025-12-02T16:18:00Z">
            <w:rPr>
              <w:rFonts w:ascii="Times New Roman" w:eastAsia="Times New Roman" w:hAnsi="Times New Roman" w:cs="Times New Roman"/>
              <w:sz w:val="24"/>
              <w:szCs w:val="24"/>
            </w:rPr>
          </w:rPrChange>
        </w:rPr>
      </w:pPr>
      <w:ins w:id="1476" w:author="Автор" w:date="2025-12-02T16:18:00Z">
        <w:r w:rsidRPr="00545794">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del w:id="1477" w:author="Автор" w:date="2025-12-15T14:40:00Z">
          <w:r w:rsidRPr="00545794" w:rsidDel="006363C9">
            <w:rPr>
              <w:rFonts w:ascii="Times New Roman" w:eastAsia="Times New Roman" w:hAnsi="Times New Roman" w:cs="Times New Roman"/>
              <w:sz w:val="24"/>
              <w:szCs w:val="24"/>
              <w:lang w:val="en-US"/>
            </w:rPr>
            <w:delText>Secondly, our p</w:delText>
          </w:r>
        </w:del>
      </w:ins>
      <w:ins w:id="1478" w:author="Автор" w:date="2025-12-15T14:40:00Z">
        <w:r w:rsidR="006363C9">
          <w:rPr>
            <w:rFonts w:ascii="Times New Roman" w:eastAsia="Times New Roman" w:hAnsi="Times New Roman" w:cs="Times New Roman"/>
            <w:sz w:val="24"/>
            <w:szCs w:val="24"/>
            <w:lang w:val="en-US"/>
          </w:rPr>
          <w:t>Also, p</w:t>
        </w:r>
      </w:ins>
      <w:ins w:id="1479" w:author="Автор" w:date="2025-12-02T16:18:00Z">
        <w:r w:rsidRPr="00545794">
          <w:rPr>
            <w:rFonts w:ascii="Times New Roman" w:eastAsia="Times New Roman" w:hAnsi="Times New Roman" w:cs="Times New Roman"/>
            <w:sz w:val="24"/>
            <w:szCs w:val="24"/>
            <w:lang w:val="en-US"/>
          </w:rPr>
          <w:t xml:space="preserve">revious experience with hemagglutinin data </w:t>
        </w:r>
      </w:ins>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[39]</w:t>
      </w:r>
      <w:r w:rsidR="00EF6A49">
        <w:rPr>
          <w:rFonts w:ascii="Times New Roman" w:eastAsia="Times New Roman" w:hAnsi="Times New Roman" w:cs="Times New Roman"/>
          <w:sz w:val="24"/>
          <w:szCs w:val="24"/>
          <w:lang w:val="en-US"/>
        </w:rPr>
        <w:fldChar w:fldCharType="end"/>
      </w:r>
      <w:del w:id="1480" w:author="Автор" w:date="2025-12-15T14:40:00Z">
        <w:r w:rsidR="00F53701" w:rsidDel="006363C9">
          <w:rPr>
            <w:rFonts w:ascii="Times New Roman" w:eastAsia="Times New Roman" w:hAnsi="Times New Roman" w:cs="Times New Roman"/>
            <w:sz w:val="24"/>
            <w:szCs w:val="24"/>
            <w:lang w:val="en-US"/>
          </w:rPr>
          <w:delText>{Pedruzzi, 2021 #108}</w:delText>
        </w:r>
      </w:del>
      <w:ins w:id="1481" w:author="Автор" w:date="2025-12-02T16:18:00Z">
        <w:r w:rsidRPr="00545794">
          <w:rPr>
            <w:rFonts w:ascii="Times New Roman" w:eastAsia="Times New Roman" w:hAnsi="Times New Roman" w:cs="Times New Roman"/>
            <w:sz w:val="24"/>
            <w:szCs w:val="24"/>
            <w:lang w:val="en-US"/>
          </w:rPr>
          <w:t xml:space="preserve"> </w:t>
        </w:r>
        <w:del w:id="1482" w:author="Автор" w:date="2025-12-15T14:41:00Z">
          <w:r w:rsidRPr="00545794" w:rsidDel="006363C9">
            <w:rPr>
              <w:rFonts w:ascii="Times New Roman" w:eastAsia="Times New Roman" w:hAnsi="Times New Roman" w:cs="Times New Roman"/>
              <w:sz w:val="24"/>
              <w:szCs w:val="24"/>
              <w:lang w:val="en-US"/>
            </w:rPr>
            <w:delText>shows</w:delText>
          </w:r>
        </w:del>
      </w:ins>
      <w:ins w:id="1483" w:author="Автор" w:date="2025-12-15T14:41:00Z">
        <w:r w:rsidR="006363C9">
          <w:rPr>
            <w:rFonts w:ascii="Times New Roman" w:eastAsia="Times New Roman" w:hAnsi="Times New Roman" w:cs="Times New Roman"/>
            <w:sz w:val="24"/>
            <w:szCs w:val="24"/>
            <w:lang w:val="en-US"/>
          </w:rPr>
          <w:t>demonstrates</w:t>
        </w:r>
      </w:ins>
      <w:ins w:id="1484" w:author="Автор" w:date="2025-12-02T16:18:00Z">
        <w:r w:rsidRPr="00545794">
          <w:rPr>
            <w:rFonts w:ascii="Times New Roman" w:eastAsia="Times New Roman" w:hAnsi="Times New Roman" w:cs="Times New Roman"/>
            <w:sz w:val="24"/>
            <w:szCs w:val="24"/>
            <w:lang w:val="en-US"/>
          </w:rPr>
          <w:t xml:space="preserve"> that </w:t>
        </w:r>
        <w:del w:id="1485" w:author="Автор" w:date="2025-12-15T14:40:00Z">
          <w:r w:rsidRPr="00545794" w:rsidDel="006363C9">
            <w:rPr>
              <w:rFonts w:ascii="Times New Roman" w:eastAsia="Times New Roman" w:hAnsi="Times New Roman" w:cs="Times New Roman"/>
              <w:sz w:val="24"/>
              <w:szCs w:val="24"/>
              <w:lang w:val="en-US"/>
            </w:rPr>
            <w:delText>this</w:delText>
          </w:r>
        </w:del>
      </w:ins>
      <w:ins w:id="1486" w:author="Автор" w:date="2025-12-15T14:41:00Z">
        <w:r w:rsidR="006363C9">
          <w:rPr>
            <w:rFonts w:ascii="Times New Roman" w:eastAsia="Times New Roman" w:hAnsi="Times New Roman" w:cs="Times New Roman"/>
            <w:sz w:val="24"/>
            <w:szCs w:val="24"/>
            <w:lang w:val="en-US"/>
          </w:rPr>
          <w:t>combining sequences from different dates</w:t>
        </w:r>
      </w:ins>
      <w:ins w:id="1487" w:author="Автор" w:date="2025-12-02T16:18:00Z">
        <w:r w:rsidRPr="00545794">
          <w:rPr>
            <w:rFonts w:ascii="Times New Roman" w:eastAsia="Times New Roman" w:hAnsi="Times New Roman" w:cs="Times New Roman"/>
            <w:sz w:val="24"/>
            <w:szCs w:val="24"/>
            <w:lang w:val="en-US"/>
          </w:rPr>
          <w:t xml:space="preserve"> is </w:t>
        </w:r>
        <w:del w:id="1488" w:author="Автор" w:date="2025-12-15T14:41:00Z">
          <w:r w:rsidRPr="00545794" w:rsidDel="006363C9">
            <w:rPr>
              <w:rFonts w:ascii="Times New Roman" w:eastAsia="Times New Roman" w:hAnsi="Times New Roman" w:cs="Times New Roman"/>
              <w:sz w:val="24"/>
              <w:szCs w:val="24"/>
              <w:lang w:val="en-US"/>
            </w:rPr>
            <w:delText xml:space="preserve">not the problem, but </w:delText>
          </w:r>
        </w:del>
        <w:r w:rsidRPr="00545794">
          <w:rPr>
            <w:rFonts w:ascii="Times New Roman" w:eastAsia="Times New Roman" w:hAnsi="Times New Roman" w:cs="Times New Roman"/>
            <w:sz w:val="24"/>
            <w:szCs w:val="24"/>
            <w:lang w:val="en-US"/>
          </w:rPr>
          <w:t xml:space="preserve">an advantage, because </w:t>
        </w:r>
      </w:ins>
      <w:ins w:id="1489" w:author="Автор" w:date="2025-12-15T14:41:00Z">
        <w:r w:rsidR="006363C9">
          <w:rPr>
            <w:rFonts w:ascii="Times New Roman" w:eastAsia="Times New Roman" w:hAnsi="Times New Roman" w:cs="Times New Roman"/>
            <w:sz w:val="24"/>
            <w:szCs w:val="24"/>
            <w:lang w:val="en-US"/>
          </w:rPr>
          <w:t>one</w:t>
        </w:r>
      </w:ins>
      <w:ins w:id="1490" w:author="Автор" w:date="2025-12-02T16:18:00Z">
        <w:del w:id="1491" w:author="Автор" w:date="2025-12-15T14:41:00Z">
          <w:r w:rsidRPr="00545794" w:rsidDel="006363C9">
            <w:rPr>
              <w:rFonts w:ascii="Times New Roman" w:eastAsia="Times New Roman" w:hAnsi="Times New Roman" w:cs="Times New Roman"/>
              <w:sz w:val="24"/>
              <w:szCs w:val="24"/>
              <w:lang w:val="en-US"/>
            </w:rPr>
            <w:delText>we</w:delText>
          </w:r>
        </w:del>
        <w:r w:rsidRPr="00545794">
          <w:rPr>
            <w:rFonts w:ascii="Times New Roman" w:eastAsia="Times New Roman" w:hAnsi="Times New Roman" w:cs="Times New Roman"/>
            <w:sz w:val="24"/>
            <w:szCs w:val="24"/>
            <w:lang w:val="en-US"/>
          </w:rPr>
          <w:t xml:space="preserve"> </w:t>
        </w:r>
        <w:del w:id="1492" w:author="Автор" w:date="2025-12-15T14:41:00Z">
          <w:r w:rsidRPr="00545794" w:rsidDel="006363C9">
            <w:rPr>
              <w:rFonts w:ascii="Times New Roman" w:eastAsia="Times New Roman" w:hAnsi="Times New Roman" w:cs="Times New Roman"/>
              <w:sz w:val="24"/>
              <w:szCs w:val="24"/>
              <w:lang w:val="en-US"/>
            </w:rPr>
            <w:delText xml:space="preserve">can </w:delText>
          </w:r>
        </w:del>
        <w:r w:rsidRPr="00545794">
          <w:rPr>
            <w:rFonts w:ascii="Times New Roman" w:eastAsia="Times New Roman" w:hAnsi="Times New Roman" w:cs="Times New Roman"/>
            <w:sz w:val="24"/>
            <w:szCs w:val="24"/>
            <w:lang w:val="en-US"/>
          </w:rPr>
          <w:t>compare</w:t>
        </w:r>
      </w:ins>
      <w:ins w:id="1493" w:author="Автор" w:date="2025-12-15T14:41:00Z">
        <w:r w:rsidR="006363C9">
          <w:rPr>
            <w:rFonts w:ascii="Times New Roman" w:eastAsia="Times New Roman" w:hAnsi="Times New Roman" w:cs="Times New Roman"/>
            <w:sz w:val="24"/>
            <w:szCs w:val="24"/>
            <w:lang w:val="en-US"/>
          </w:rPr>
          <w:t>s</w:t>
        </w:r>
      </w:ins>
      <w:ins w:id="1494" w:author="Автор" w:date="2025-12-02T16:18:00Z">
        <w:r w:rsidRPr="00545794">
          <w:rPr>
            <w:rFonts w:ascii="Times New Roman" w:eastAsia="Times New Roman" w:hAnsi="Times New Roman" w:cs="Times New Roman"/>
            <w:sz w:val="24"/>
            <w:szCs w:val="24"/>
            <w:lang w:val="en-US"/>
          </w:rPr>
          <w:t xml:space="preserve"> earlier and later strains and thus find</w:t>
        </w:r>
      </w:ins>
      <w:ins w:id="1495" w:author="Автор" w:date="2025-12-15T14:41:00Z">
        <w:r w:rsidR="006363C9">
          <w:rPr>
            <w:rFonts w:ascii="Times New Roman" w:eastAsia="Times New Roman" w:hAnsi="Times New Roman" w:cs="Times New Roman"/>
            <w:sz w:val="24"/>
            <w:szCs w:val="24"/>
            <w:lang w:val="en-US"/>
          </w:rPr>
          <w:t>s</w:t>
        </w:r>
      </w:ins>
      <w:ins w:id="1496" w:author="Автор" w:date="2025-12-02T16:18:00Z">
        <w:r w:rsidRPr="00545794">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ins>
      <w:r w:rsidR="00EF6A49">
        <w:rPr>
          <w:rFonts w:ascii="Times New Roman" w:eastAsia="Times New Roman" w:hAnsi="Times New Roman" w:cs="Times New Roman"/>
          <w:sz w:val="24"/>
          <w:szCs w:val="24"/>
          <w:lang w:val="en-US"/>
        </w:rPr>
        <w:fldChar w:fldCharType="begin"/>
      </w:r>
      <w:r w:rsidR="00EF6A49">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&lt;EndNote&gt;&lt;Cite&gt;&lt;Author&gt;Lagunov&lt;/Author&gt;&lt;Year&gt;2025&lt;/Year&gt;&lt;RecNum&gt;30&lt;/RecNum&gt;&lt;DisplayText&gt;[62]&lt;/DisplayText&gt;&lt;record&gt;&lt;rec-number&gt;30&lt;/rec-number&gt;&lt;foreign-keys&gt;&lt;key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EF6A49">
        <w:rPr>
          <w:rFonts w:ascii="Times New Roman" w:eastAsia="Times New Roman" w:hAnsi="Times New Roman" w:cs="Times New Roman"/>
          <w:sz w:val="24"/>
          <w:szCs w:val="24"/>
          <w:lang w:val="en-US"/>
        </w:rPr>
        <w:fldChar w:fldCharType="separate"/>
      </w:r>
      <w:r w:rsidR="00EF6A49">
        <w:rPr>
          <w:rFonts w:ascii="Times New Roman" w:eastAsia="Times New Roman" w:hAnsi="Times New Roman" w:cs="Times New Roman"/>
          <w:noProof/>
          <w:sz w:val="24"/>
          <w:szCs w:val="24"/>
          <w:lang w:val="en-US"/>
        </w:rPr>
        <w:t>[62]</w:t>
      </w:r>
      <w:r w:rsidR="00EF6A49">
        <w:rPr>
          <w:rFonts w:ascii="Times New Roman" w:eastAsia="Times New Roman" w:hAnsi="Times New Roman" w:cs="Times New Roman"/>
          <w:sz w:val="24"/>
          <w:szCs w:val="24"/>
          <w:lang w:val="en-US"/>
        </w:rPr>
        <w:fldChar w:fldCharType="end"/>
      </w:r>
      <w:ins w:id="1497" w:author="Автор" w:date="2025-12-15T14:42:00Z">
        <w:r w:rsidR="006363C9" w:rsidRPr="006363C9" w:rsidDel="006363C9">
          <w:rPr>
            <w:rFonts w:ascii="Times New Roman" w:eastAsia="Times New Roman" w:hAnsi="Times New Roman" w:cs="Times New Roman"/>
            <w:sz w:val="24"/>
            <w:szCs w:val="24"/>
            <w:lang w:val="en-US"/>
          </w:rPr>
          <w:t xml:space="preserve"> </w:t>
        </w:r>
      </w:ins>
      <w:del w:id="1498" w:author="Автор" w:date="2025-12-15T14:42:00Z">
        <w:r w:rsidR="00C46D0B" w:rsidDel="006363C9">
          <w:rPr>
            <w:rFonts w:ascii="Times New Roman" w:eastAsia="Times New Roman" w:hAnsi="Times New Roman" w:cs="Times New Roman"/>
            <w:sz w:val="24"/>
            <w:szCs w:val="24"/>
            <w:lang w:val="en-US"/>
          </w:rPr>
          <w:delText>{Lagunov, 2025 #33}</w:delText>
        </w:r>
      </w:del>
      <w:ins w:id="1499" w:author="Автор" w:date="2025-12-02T16:23:00Z">
        <w:del w:id="1500" w:author="Автор" w:date="2025-12-03T00:47:00Z">
          <w:r w:rsidR="00557C49" w:rsidRPr="00557C49" w:rsidDel="000F22EE">
            <w:rPr>
              <w:rFonts w:ascii="Times New Roman" w:eastAsia="Times New Roman" w:hAnsi="Times New Roman" w:cs="Times New Roman"/>
              <w:sz w:val="24"/>
              <w:szCs w:val="24"/>
              <w:lang w:val="en-US"/>
            </w:rPr>
            <w:delText>{Lagunov, 2025 #31}</w:delText>
          </w:r>
        </w:del>
      </w:ins>
      <w:ins w:id="1501" w:author="Автор" w:date="2025-12-02T16:18:00Z">
        <w:r w:rsidRPr="00545794">
          <w:rPr>
            <w:rFonts w:ascii="Times New Roman" w:eastAsia="Times New Roman" w:hAnsi="Times New Roman" w:cs="Times New Roman"/>
            <w:sz w:val="24"/>
            <w:szCs w:val="24"/>
            <w:lang w:val="en-US"/>
          </w:rPr>
          <w:t>.</w:t>
        </w:r>
      </w:ins>
    </w:p>
    <w:p w14:paraId="7DBA8D28" w14:textId="3453A15B" w:rsidR="0087149A" w:rsidRPr="005E310B" w:rsidRDefault="0076272C">
      <w:pPr>
        <w:spacing w:after="0" w:line="360" w:lineRule="auto"/>
        <w:ind w:firstLine="709"/>
        <w:jc w:val="both"/>
        <w:rPr>
          <w:rFonts w:ascii="Times New Roman" w:eastAsia="Times New Roman" w:hAnsi="Times New Roman" w:cs="Times New Roman"/>
          <w:sz w:val="20"/>
          <w:szCs w:val="20"/>
          <w:lang w:val="en-US"/>
          <w:rPrChange w:id="1502" w:author="Автор" w:date="2025-12-02T15:34:00Z">
            <w:rPr>
              <w:rFonts w:ascii="Times New Roman" w:eastAsia="Times New Roman" w:hAnsi="Times New Roman" w:cs="Times New Roman"/>
              <w:sz w:val="20"/>
              <w:szCs w:val="20"/>
            </w:rPr>
          </w:rPrChange>
        </w:rPr>
      </w:pPr>
      <w:r>
        <w:rPr>
          <w:rFonts w:ascii="Times New Roman" w:eastAsia="Times New Roman" w:hAnsi="Times New Roman" w:cs="Times New Roman"/>
          <w:sz w:val="24"/>
          <w:szCs w:val="24"/>
        </w:rPr>
        <w:lastRenderedPageBreak/>
        <w:t xml:space="preserve">Downloaded data were processed by a custom-made sequence-processing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sz w:val="24"/>
          <w:szCs w:val="24"/>
        </w:rPr>
        <w:t xml:space="preserve">. Multiple alignment was performed in MAFT online, using the "Fast calculation of full-length MSA of closely related viral genomes </w:t>
      </w:r>
      <w:r w:rsidR="00EF6A49">
        <w:rPr>
          <w:rFonts w:ascii="Times New Roman" w:eastAsia="Times New Roman" w:hAnsi="Times New Roman" w:cs="Times New Roman"/>
          <w:sz w:val="24"/>
          <w:szCs w:val="24"/>
        </w:rPr>
        <w:fldChar w:fldCharType="begin"/>
      </w:r>
      <w:r w:rsidR="00EF6A49">
        <w:rPr>
          <w:rFonts w:ascii="Times New Roman" w:eastAsia="Times New Roman" w:hAnsi="Times New Roman" w:cs="Times New Roman"/>
          <w:sz w:val="24"/>
          <w:szCs w:val="24"/>
        </w:rPr>
        <w:instrText xml:space="preserve"> ADDIN EN.CITE &lt;EndNote&gt;&lt;Cite&gt;&lt;Author&gt;Katoh&lt;/Author&gt;&lt;Year&gt;2019&lt;/Year&gt;&lt;RecNum&gt;28&lt;/RecNum&gt;&lt;DisplayText&gt;[63]&lt;/DisplayText&gt;&lt;record&gt;&lt;rec-number&gt;28&lt;/rec-number&gt;&lt;foreign-keys&gt;&lt;key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EF6A49">
        <w:rPr>
          <w:rFonts w:ascii="Times New Roman" w:eastAsia="Times New Roman" w:hAnsi="Times New Roman" w:cs="Times New Roman"/>
          <w:sz w:val="24"/>
          <w:szCs w:val="24"/>
        </w:rPr>
        <w:fldChar w:fldCharType="separate"/>
      </w:r>
      <w:r w:rsidR="00EF6A49">
        <w:rPr>
          <w:rFonts w:ascii="Times New Roman" w:eastAsia="Times New Roman" w:hAnsi="Times New Roman" w:cs="Times New Roman"/>
          <w:noProof/>
          <w:sz w:val="24"/>
          <w:szCs w:val="24"/>
        </w:rPr>
        <w:t>[63]</w:t>
      </w:r>
      <w:r w:rsidR="00EF6A49">
        <w:rPr>
          <w:rFonts w:ascii="Times New Roman" w:eastAsia="Times New Roman" w:hAnsi="Times New Roman" w:cs="Times New Roman"/>
          <w:sz w:val="24"/>
          <w:szCs w:val="24"/>
        </w:rPr>
        <w:fldChar w:fldCharType="end"/>
      </w:r>
      <w:del w:id="1503" w:author="Автор" w:date="2025-12-03T00:01:00Z">
        <w:r w:rsidDel="0071539E">
          <w:rPr>
            <w:rFonts w:ascii="Times New Roman" w:eastAsia="Times New Roman" w:hAnsi="Times New Roman" w:cs="Times New Roman"/>
            <w:sz w:val="24"/>
            <w:szCs w:val="24"/>
          </w:rPr>
          <w:delText>(61)</w:delText>
        </w:r>
      </w:del>
      <w:r>
        <w:rPr>
          <w:rFonts w:ascii="Times New Roman" w:eastAsia="Times New Roman" w:hAnsi="Times New Roman" w:cs="Times New Roman"/>
          <w:sz w:val="24"/>
          <w:szCs w:val="24"/>
        </w:rPr>
        <w:t>. From the total number of downloaded and aligned sequences, sequences in which the percentage of symbols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gap) or “N” (</w:t>
      </w:r>
      <w:proofErr w:type="spellStart"/>
      <w:r>
        <w:rPr>
          <w:rFonts w:ascii="Times New Roman" w:eastAsia="Times New Roman" w:hAnsi="Times New Roman" w:cs="Times New Roman"/>
          <w:sz w:val="24"/>
          <w:szCs w:val="24"/>
        </w:rPr>
        <w:t>nonread</w:t>
      </w:r>
      <w:proofErr w:type="spellEnd"/>
      <w:r>
        <w:rPr>
          <w:rFonts w:ascii="Times New Roman" w:eastAsia="Times New Roman" w:hAnsi="Times New Roman" w:cs="Times New Roman"/>
          <w:sz w:val="24"/>
          <w:szCs w:val="24"/>
        </w:rPr>
        <w:t xml:space="preserve">) is greater than </w:t>
      </w:r>
      <w:r>
        <w:rPr>
          <w:rFonts w:ascii="Times New Roman" w:eastAsia="Times New Roman" w:hAnsi="Times New Roman" w:cs="Times New Roman"/>
          <w:i/>
          <w:sz w:val="24"/>
          <w:szCs w:val="24"/>
        </w:rPr>
        <w:t>Sequence threshold</w:t>
      </w:r>
      <w:r>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Pr>
          <w:rFonts w:ascii="Times New Roman" w:eastAsia="Times New Roman" w:hAnsi="Times New Roman" w:cs="Times New Roman"/>
          <w:i/>
          <w:sz w:val="24"/>
          <w:szCs w:val="24"/>
        </w:rPr>
        <w:t>Gap threshold</w:t>
      </w:r>
      <w:r>
        <w:rPr>
          <w:rFonts w:ascii="Times New Roman" w:eastAsia="Times New Roman" w:hAnsi="Times New Roman" w:cs="Times New Roman"/>
          <w:sz w:val="24"/>
          <w:szCs w:val="24"/>
        </w:rPr>
        <w:t xml:space="preserve"> are removed. Then, sites with a polymorphism degree (Hamming distance) lower than </w:t>
      </w:r>
      <w:r>
        <w:rPr>
          <w:rFonts w:ascii="Times New Roman" w:eastAsia="Times New Roman" w:hAnsi="Times New Roman" w:cs="Times New Roman"/>
          <w:i/>
          <w:sz w:val="24"/>
          <w:szCs w:val="24"/>
        </w:rPr>
        <w:t>Monomorphism threshold</w:t>
      </w:r>
      <w:r>
        <w:rPr>
          <w:rFonts w:ascii="Times New Roman" w:eastAsia="Times New Roman" w:hAnsi="Times New Roman" w:cs="Times New Roman"/>
          <w:sz w:val="24"/>
          <w:szCs w:val="24"/>
        </w:rPr>
        <w:t xml:space="preserve"> are removed. </w:t>
      </w:r>
      <w:ins w:id="1504" w:author="Автор" w:date="2025-12-02T15:34:00Z">
        <w:r w:rsidR="00BE537C" w:rsidRPr="005E310B">
          <w:rPr>
            <w:rFonts w:ascii="Times New Roman" w:eastAsia="Times New Roman" w:hAnsi="Times New Roman" w:cs="Times New Roman"/>
            <w:sz w:val="24"/>
            <w:szCs w:val="24"/>
            <w:rPrChange w:id="1505" w:author="Автор" w:date="2025-12-02T15:35:00Z">
              <w:rPr>
                <w:rFonts w:ascii="Times New Roman" w:hAnsi="Times New Roman" w:cs="Times New Roman"/>
                <w:color w:val="000000"/>
                <w:sz w:val="20"/>
                <w:szCs w:val="20"/>
                <w:shd w:val="clear" w:color="auto" w:fill="FFFFFF"/>
                <w:lang w:val="en-US"/>
              </w:rPr>
            </w:rPrChange>
          </w:rPr>
          <w:t>We put the monomorphism threshold at two values (Table 1) and ma</w:t>
        </w:r>
      </w:ins>
      <w:ins w:id="1506" w:author="Автор" w:date="2025-12-02T15:35:00Z">
        <w:r w:rsidR="00B67E12">
          <w:rPr>
            <w:rFonts w:ascii="Times New Roman" w:eastAsia="Times New Roman" w:hAnsi="Times New Roman" w:cs="Times New Roman"/>
            <w:sz w:val="24"/>
            <w:szCs w:val="24"/>
          </w:rPr>
          <w:t>ke</w:t>
        </w:r>
      </w:ins>
      <w:ins w:id="1507" w:author="Автор" w:date="2025-12-02T15:34:00Z">
        <w:del w:id="1508" w:author="Автор" w:date="2025-12-02T15:35:00Z">
          <w:r w:rsidR="00BE537C" w:rsidRPr="005E310B" w:rsidDel="00B67E12">
            <w:rPr>
              <w:rFonts w:ascii="Times New Roman" w:eastAsia="Times New Roman" w:hAnsi="Times New Roman" w:cs="Times New Roman"/>
              <w:sz w:val="24"/>
              <w:szCs w:val="24"/>
              <w:rPrChange w:id="1509" w:author="Автор" w:date="2025-12-02T15:35:00Z">
                <w:rPr>
                  <w:rFonts w:ascii="Times New Roman" w:hAnsi="Times New Roman" w:cs="Times New Roman"/>
                  <w:color w:val="000000"/>
                  <w:sz w:val="20"/>
                  <w:szCs w:val="20"/>
                  <w:shd w:val="clear" w:color="auto" w:fill="FFFFFF"/>
                  <w:lang w:val="en-US"/>
                </w:rPr>
              </w:rPrChange>
            </w:rPr>
            <w:delText>de</w:delText>
          </w:r>
        </w:del>
        <w:r w:rsidR="00BE537C" w:rsidRPr="005E310B">
          <w:rPr>
            <w:rFonts w:ascii="Times New Roman" w:eastAsia="Times New Roman" w:hAnsi="Times New Roman" w:cs="Times New Roman"/>
            <w:sz w:val="24"/>
            <w:szCs w:val="24"/>
            <w:rPrChange w:id="1510" w:author="Автор" w:date="2025-12-02T15:35:00Z">
              <w:rPr>
                <w:rFonts w:ascii="Times New Roman" w:hAnsi="Times New Roman" w:cs="Times New Roman"/>
                <w:color w:val="000000"/>
                <w:sz w:val="20"/>
                <w:szCs w:val="20"/>
                <w:shd w:val="clear" w:color="auto" w:fill="FFFFFF"/>
                <w:lang w:val="en-US"/>
              </w:rPr>
            </w:rPrChange>
          </w:rPr>
          <w:t xml:space="preserve"> sure that the choice does not affect final results</w:t>
        </w:r>
      </w:ins>
      <w:ins w:id="1511" w:author="Автор" w:date="2025-12-02T15:36:00Z">
        <w:r w:rsidR="002C11AB">
          <w:rPr>
            <w:rFonts w:ascii="Times New Roman" w:eastAsia="Times New Roman" w:hAnsi="Times New Roman" w:cs="Times New Roman"/>
            <w:sz w:val="24"/>
            <w:szCs w:val="24"/>
          </w:rPr>
          <w:t xml:space="preserve">, </w:t>
        </w:r>
        <w:r w:rsidR="002C11AB" w:rsidRPr="002C11AB">
          <w:rPr>
            <w:rFonts w:ascii="Times New Roman" w:eastAsia="Times New Roman" w:hAnsi="Times New Roman" w:cs="Times New Roman"/>
            <w:sz w:val="24"/>
            <w:szCs w:val="24"/>
            <w:lang w:val="en-US"/>
          </w:rPr>
          <w:t>i.e., results are in a plateau</w:t>
        </w:r>
        <w:r w:rsidR="002C11AB">
          <w:rPr>
            <w:rFonts w:ascii="Times New Roman" w:eastAsia="Times New Roman" w:hAnsi="Times New Roman" w:cs="Times New Roman"/>
            <w:sz w:val="24"/>
            <w:szCs w:val="24"/>
            <w:lang w:val="en-US"/>
          </w:rPr>
          <w:t xml:space="preserve"> in this parameter</w:t>
        </w:r>
      </w:ins>
      <w:ins w:id="1512" w:author="Автор" w:date="2025-12-02T15:34:00Z">
        <w:r w:rsidR="00BE537C">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 xml:space="preserve">The sequence data are binarized: the consensus variant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Pr>
          <w:rFonts w:ascii="Times New Roman" w:eastAsia="Times New Roman" w:hAnsi="Times New Roman" w:cs="Times New Roman"/>
          <w:sz w:val="24"/>
          <w:szCs w:val="24"/>
        </w:rPr>
        <w:t xml:space="preserve">. </w:t>
      </w:r>
    </w:p>
    <w:p w14:paraId="78C62C91" w14:textId="326B956C"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del w:id="1513" w:author="Автор" w:date="2025-12-02T16:17:00Z">
        <w:r w:rsidDel="00545794">
          <w:rPr>
            <w:rFonts w:ascii="Times New Roman" w:eastAsia="Times New Roman" w:hAnsi="Times New Roman" w:cs="Times New Roman"/>
            <w:b/>
            <w:color w:val="000000"/>
            <w:sz w:val="24"/>
            <w:szCs w:val="24"/>
          </w:rPr>
          <w:delText>Preparing genomic data.</w:delText>
        </w:r>
        <w:r w:rsidDel="00545794">
          <w:rPr>
            <w:rFonts w:ascii="Times New Roman" w:eastAsia="Times New Roman" w:hAnsi="Times New Roman" w:cs="Times New Roman"/>
            <w:color w:val="000000"/>
            <w:sz w:val="24"/>
            <w:szCs w:val="24"/>
          </w:rPr>
          <w:delText xml:space="preserve"> </w:delText>
        </w:r>
      </w:del>
      <w:r>
        <w:rPr>
          <w:rFonts w:ascii="Times New Roman" w:eastAsia="Times New Roman" w:hAnsi="Times New Roman" w:cs="Times New Roman"/>
          <w:color w:val="000000"/>
          <w:sz w:val="24"/>
          <w:szCs w:val="24"/>
        </w:rPr>
        <w:t xml:space="preserve">After binarization, the sequence data of virus undergo an additional processing stage, as follows. Based on the number of differences from sample consensus, a mutational spectrum is constructed using a custom-made sequence processing program </w:t>
      </w:r>
      <w:r>
        <w:rPr>
          <w:rFonts w:ascii="Times New Roman" w:eastAsia="Times New Roman" w:hAnsi="Times New Roman" w:cs="Times New Roman"/>
          <w:i/>
          <w:sz w:val="24"/>
          <w:szCs w:val="24"/>
        </w:rPr>
        <w:t>ProcessGenomes.py</w:t>
      </w:r>
      <w:r>
        <w:rPr>
          <w:rFonts w:ascii="Times New Roman" w:eastAsia="Times New Roman" w:hAnsi="Times New Roman" w:cs="Times New Roman"/>
          <w:color w:val="000000"/>
          <w:sz w:val="24"/>
          <w:szCs w:val="24"/>
        </w:rPr>
        <w:t xml:space="preserve"> (Fig. 2).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is formed by random sampling from two chosen groups, with the possibility of repetition. Averaging is performed over 200 random samples. The dependence of the predicted number of epistatic links on the sample size of each group is shown as a color map in the center of Figs. 3 and 4.</w:t>
      </w:r>
    </w:p>
    <w:p w14:paraId="65A8AC63" w14:textId="3F093899" w:rsidR="0087149A"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Epistasis detection and measurement. </w:t>
      </w:r>
      <w:r>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Pr>
          <w:rFonts w:ascii="Times New Roman" w:eastAsia="Times New Roman" w:hAnsi="Times New Roman" w:cs="Times New Roman"/>
          <w:color w:val="000000"/>
          <w:sz w:val="24"/>
          <w:szCs w:val="24"/>
        </w:rPr>
        <w:t xml:space="preserve"> obtained as described above, </w:t>
      </w:r>
      <w:ins w:id="1514" w:author="Автор" w:date="2025-12-02T15:28:00Z">
        <w:r w:rsidR="007E084A">
          <w:rPr>
            <w:rFonts w:ascii="Times New Roman" w:eastAsia="Times New Roman" w:hAnsi="Times New Roman" w:cs="Times New Roman"/>
            <w:color w:val="000000"/>
            <w:sz w:val="24"/>
            <w:szCs w:val="24"/>
          </w:rPr>
          <w:t xml:space="preserve">the </w:t>
        </w:r>
      </w:ins>
      <w:del w:id="1515" w:author="Автор" w:date="2025-12-02T15:28:00Z">
        <w:r w:rsidDel="007E084A">
          <w:rPr>
            <w:rFonts w:ascii="Times New Roman" w:eastAsia="Times New Roman" w:hAnsi="Times New Roman" w:cs="Times New Roman"/>
            <w:color w:val="000000"/>
            <w:sz w:val="24"/>
            <w:szCs w:val="24"/>
          </w:rPr>
          <w:delText xml:space="preserve">Universal </w:delText>
        </w:r>
      </w:del>
      <w:ins w:id="1516" w:author="Автор" w:date="2025-12-02T15:28:00Z">
        <w:r w:rsidR="007E084A">
          <w:rPr>
            <w:rFonts w:ascii="Times New Roman" w:eastAsia="Times New Roman" w:hAnsi="Times New Roman" w:cs="Times New Roman"/>
            <w:color w:val="000000"/>
            <w:sz w:val="24"/>
            <w:szCs w:val="24"/>
          </w:rPr>
          <w:t>universal f</w:t>
        </w:r>
      </w:ins>
      <w:del w:id="1517" w:author="Автор" w:date="2025-12-02T15:28:00Z">
        <w:r w:rsidDel="007E084A">
          <w:rPr>
            <w:rFonts w:ascii="Times New Roman" w:eastAsia="Times New Roman" w:hAnsi="Times New Roman" w:cs="Times New Roman"/>
            <w:color w:val="000000"/>
            <w:sz w:val="24"/>
            <w:szCs w:val="24"/>
          </w:rPr>
          <w:delText>F</w:delText>
        </w:r>
      </w:del>
      <w:r>
        <w:rPr>
          <w:rFonts w:ascii="Times New Roman" w:eastAsia="Times New Roman" w:hAnsi="Times New Roman" w:cs="Times New Roman"/>
          <w:color w:val="000000"/>
          <w:sz w:val="24"/>
          <w:szCs w:val="24"/>
        </w:rPr>
        <w:t xml:space="preserve">ootprint of </w:t>
      </w:r>
      <w:ins w:id="1518" w:author="Автор" w:date="2025-12-02T15:28:00Z">
        <w:r w:rsidR="007E084A">
          <w:rPr>
            <w:rFonts w:ascii="Times New Roman" w:eastAsia="Times New Roman" w:hAnsi="Times New Roman" w:cs="Times New Roman"/>
            <w:color w:val="000000"/>
            <w:sz w:val="24"/>
            <w:szCs w:val="24"/>
          </w:rPr>
          <w:t>e</w:t>
        </w:r>
      </w:ins>
      <w:del w:id="1519" w:author="Автор" w:date="2025-12-02T15:28:00Z">
        <w:r w:rsidDel="007E084A">
          <w:rPr>
            <w:rFonts w:ascii="Times New Roman" w:eastAsia="Times New Roman" w:hAnsi="Times New Roman" w:cs="Times New Roman"/>
            <w:color w:val="000000"/>
            <w:sz w:val="24"/>
            <w:szCs w:val="24"/>
          </w:rPr>
          <w:delText>E</w:delText>
        </w:r>
      </w:del>
      <w:r>
        <w:rPr>
          <w:rFonts w:ascii="Times New Roman" w:eastAsia="Times New Roman" w:hAnsi="Times New Roman" w:cs="Times New Roman"/>
          <w:color w:val="000000"/>
          <w:sz w:val="24"/>
          <w:szCs w:val="24"/>
        </w:rPr>
        <w:t>pistasis</w:t>
      </w:r>
      <w:r>
        <w:rPr>
          <w:color w:val="000000"/>
        </w:rPr>
        <w:t xml:space="preserve">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[36]</w:t>
      </w:r>
      <w:r w:rsidR="00EF6A49">
        <w:rPr>
          <w:rFonts w:ascii="Times New Roman" w:hAnsi="Times New Roman" w:cs="Times New Roman"/>
          <w:bCs/>
          <w:sz w:val="24"/>
          <w:szCs w:val="24"/>
          <w:lang w:val="en-US"/>
        </w:rPr>
        <w:fldChar w:fldCharType="end"/>
      </w:r>
      <w:del w:id="1520" w:author="Автор" w:date="2025-12-15T14:42:00Z">
        <w:r w:rsidR="00C46D0B" w:rsidDel="006363C9">
          <w:rPr>
            <w:rFonts w:ascii="Times New Roman" w:hAnsi="Times New Roman" w:cs="Times New Roman"/>
            <w:bCs/>
            <w:sz w:val="24"/>
            <w:szCs w:val="24"/>
            <w:lang w:val="en-US"/>
          </w:rPr>
          <w:delText>{Pedruzzi, 2018 #156}</w:delText>
        </w:r>
      </w:del>
      <w:del w:id="1521" w:author="Автор" w:date="2025-12-03T00:01:00Z">
        <w:r w:rsidDel="004D53FB">
          <w:rPr>
            <w:rFonts w:ascii="Times New Roman" w:eastAsia="Times New Roman" w:hAnsi="Times New Roman" w:cs="Times New Roman"/>
            <w:sz w:val="24"/>
            <w:szCs w:val="24"/>
          </w:rPr>
          <w:delText>(35)</w:delText>
        </w:r>
      </w:del>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ins w:id="1522" w:author="Автор" w:date="2025-12-02T15:19:00Z">
        <w:r w:rsidR="00655546">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oMath>
      </w:ins>
      <m:oMath>
        <m:r>
          <m:rPr>
            <m:sty m:val="p"/>
          </m:rPr>
          <w:rPr>
            <w:rFonts w:ascii="Cambria Math" w:eastAsia="Times New Roman" w:hAnsi="Cambria Math" w:cs="Times New Roman"/>
            <w:color w:val="000000"/>
            <w:sz w:val="24"/>
            <w:szCs w:val="24"/>
          </w:rPr>
          <m:t>log</m:t>
        </m:r>
        <m:r>
          <w:del w:id="1523" w:author="Автор" w:date="2025-12-02T15:30:00Z">
            <m:rPr>
              <m:sty m:val="p"/>
            </m:rPr>
            <w:rPr>
              <w:rFonts w:ascii="Cambria Math" w:eastAsia="Times New Roman" w:hAnsi="Cambria Math" w:cs="Times New Roman"/>
              <w:color w:val="000000"/>
              <w:sz w:val="24"/>
              <w:szCs w:val="24"/>
            </w:rPr>
            <m:t>⁡</m:t>
          </w:del>
        </m:r>
        <m:d>
          <m:dPr>
            <m:ctrlPr>
              <w:ins w:id="1524" w:author="Автор" w:date="2025-12-02T15:22:00Z">
                <w:rPr>
                  <w:rFonts w:ascii="Cambria Math" w:eastAsia="Times New Roman" w:hAnsi="Cambria Math" w:cs="Times New Roman"/>
                  <w:i/>
                  <w:color w:val="000000"/>
                  <w:sz w:val="24"/>
                  <w:szCs w:val="24"/>
                </w:rPr>
              </w:ins>
            </m:ctrlPr>
          </m:dPr>
          <m:e>
            <m:f>
              <m:fPr>
                <m:ctrlPr>
                  <w:ins w:id="1525" w:author="Автор" w:date="2025-12-02T15:22:00Z">
                    <w:rPr>
                      <w:rFonts w:ascii="Cambria Math" w:eastAsia="Times New Roman" w:hAnsi="Cambria Math" w:cs="Times New Roman"/>
                      <w:i/>
                      <w:color w:val="000000"/>
                      <w:sz w:val="24"/>
                      <w:szCs w:val="24"/>
                    </w:rPr>
                  </w:ins>
                </m:ctrlPr>
              </m:fPr>
              <m:num>
                <m:sSub>
                  <m:sSubPr>
                    <m:ctrlPr>
                      <w:ins w:id="1526" w:author="Автор" w:date="2025-12-02T15:22:00Z">
                        <w:rPr>
                          <w:rFonts w:ascii="Cambria Math" w:eastAsia="Times New Roman" w:hAnsi="Cambria Math" w:cs="Times New Roman"/>
                          <w:i/>
                          <w:color w:val="000000"/>
                          <w:sz w:val="24"/>
                          <w:szCs w:val="24"/>
                        </w:rPr>
                      </w:ins>
                    </m:ctrlPr>
                  </m:sSubPr>
                  <m:e>
                    <m:r>
                      <w:ins w:id="1527" w:author="Автор" w:date="2025-12-02T15:22:00Z">
                        <w:rPr>
                          <w:rFonts w:ascii="Cambria Math" w:eastAsia="Times New Roman" w:hAnsi="Cambria Math" w:cs="Times New Roman"/>
                          <w:color w:val="000000"/>
                          <w:sz w:val="24"/>
                          <w:szCs w:val="24"/>
                        </w:rPr>
                        <m:t>f</m:t>
                      </w:ins>
                    </m:r>
                  </m:e>
                  <m:sub>
                    <m:r>
                      <w:ins w:id="1528" w:author="Автор" w:date="2025-12-02T15:22:00Z">
                        <w:rPr>
                          <w:rFonts w:ascii="Cambria Math" w:eastAsia="Times New Roman" w:hAnsi="Cambria Math" w:cs="Times New Roman"/>
                          <w:color w:val="000000"/>
                          <w:sz w:val="24"/>
                          <w:szCs w:val="24"/>
                        </w:rPr>
                        <m:t>11</m:t>
                      </w:ins>
                    </m:r>
                  </m:sub>
                </m:sSub>
              </m:num>
              <m:den>
                <m:sSub>
                  <m:sSubPr>
                    <m:ctrlPr>
                      <w:ins w:id="1529" w:author="Автор" w:date="2025-12-02T15:22:00Z">
                        <w:rPr>
                          <w:rFonts w:ascii="Cambria Math" w:eastAsia="Times New Roman" w:hAnsi="Cambria Math" w:cs="Times New Roman"/>
                          <w:i/>
                          <w:color w:val="000000"/>
                          <w:sz w:val="24"/>
                          <w:szCs w:val="24"/>
                        </w:rPr>
                      </w:ins>
                    </m:ctrlPr>
                  </m:sSubPr>
                  <m:e>
                    <m:r>
                      <w:ins w:id="1530" w:author="Автор" w:date="2025-12-02T15:22:00Z">
                        <w:rPr>
                          <w:rFonts w:ascii="Cambria Math" w:eastAsia="Times New Roman" w:hAnsi="Cambria Math" w:cs="Times New Roman"/>
                          <w:color w:val="000000"/>
                          <w:sz w:val="24"/>
                          <w:szCs w:val="24"/>
                        </w:rPr>
                        <m:t>f</m:t>
                      </w:ins>
                    </m:r>
                  </m:e>
                  <m:sub>
                    <m:r>
                      <w:ins w:id="1531" w:author="Автор" w:date="2025-12-02T15:22:00Z">
                        <w:rPr>
                          <w:rFonts w:ascii="Cambria Math" w:eastAsia="Times New Roman" w:hAnsi="Cambria Math" w:cs="Times New Roman"/>
                          <w:color w:val="000000"/>
                          <w:sz w:val="24"/>
                          <w:szCs w:val="24"/>
                        </w:rPr>
                        <m:t>00</m:t>
                      </w:ins>
                    </m:r>
                  </m:sub>
                </m:sSub>
              </m:den>
            </m:f>
          </m:e>
        </m:d>
        <m:r>
          <w:ins w:id="1532" w:author="Автор" w:date="2025-12-02T15:19:00Z">
            <w:del w:id="1533" w:author="Автор" w:date="2025-12-02T15:22:00Z">
              <w:rPr>
                <w:rFonts w:ascii="Cambria Math" w:eastAsia="Times New Roman" w:hAnsi="Cambria Math" w:cs="Times New Roman"/>
                <w:color w:val="000000"/>
                <w:sz w:val="24"/>
                <w:szCs w:val="24"/>
              </w:rPr>
              <m:t>(</m:t>
            </w:del>
          </w:ins>
        </m:r>
        <m:f>
          <m:fPr>
            <m:ctrlPr>
              <w:ins w:id="1534" w:author="Автор" w:date="2025-12-02T15:20:00Z">
                <w:del w:id="1535" w:author="Автор" w:date="2025-12-02T15:22:00Z">
                  <w:rPr>
                    <w:rFonts w:ascii="Cambria Math" w:eastAsia="Times New Roman" w:hAnsi="Cambria Math" w:cs="Times New Roman"/>
                    <w:i/>
                    <w:color w:val="000000"/>
                    <w:sz w:val="24"/>
                    <w:szCs w:val="24"/>
                  </w:rPr>
                </w:del>
              </w:ins>
            </m:ctrlPr>
          </m:fPr>
          <m:num/>
          <m:den/>
        </m:f>
        <m:r>
          <w:ins w:id="1536" w:author="Автор" w:date="2025-12-02T15:20:00Z">
            <w:del w:id="1537" w:author="Автор" w:date="2025-12-02T15:22:00Z">
              <w:rPr>
                <w:rFonts w:ascii="Cambria Math" w:eastAsia="Times New Roman" w:hAnsi="Cambria Math" w:cs="Times New Roman"/>
                <w:color w:val="000000"/>
                <w:sz w:val="24"/>
                <w:szCs w:val="24"/>
              </w:rPr>
              <m:t>)</m:t>
            </w:del>
          </w:ins>
        </m:r>
        <m:r>
          <w:ins w:id="1538" w:author="Автор" w:date="2025-12-02T15:20:00Z">
            <w:rPr>
              <w:rFonts w:ascii="Cambria Math" w:eastAsia="Times New Roman" w:hAnsi="Cambria Math" w:cs="Times New Roman"/>
              <w:color w:val="000000"/>
              <w:sz w:val="24"/>
              <w:szCs w:val="24"/>
            </w:rPr>
            <m:t>/</m:t>
          </w:ins>
        </m:r>
        <m:r>
          <m:rPr>
            <m:sty m:val="p"/>
          </m:rPr>
          <w:rPr>
            <w:rFonts w:ascii="Cambria Math" w:eastAsia="Times New Roman" w:hAnsi="Cambria Math" w:cs="Times New Roman"/>
            <w:color w:val="000000"/>
            <w:sz w:val="24"/>
            <w:szCs w:val="24"/>
          </w:rPr>
          <m:t>log</m:t>
        </m:r>
        <m:r>
          <w:del w:id="1539" w:author="Автор" w:date="2025-12-02T15:23:00Z">
            <m:rPr>
              <m:sty m:val="p"/>
            </m:rPr>
            <w:rPr>
              <w:rFonts w:ascii="Cambria Math" w:eastAsia="Times New Roman" w:hAnsi="Cambria Math" w:cs="Times New Roman"/>
              <w:color w:val="000000"/>
              <w:sz w:val="24"/>
              <w:szCs w:val="24"/>
            </w:rPr>
            <m:t>⁡</m:t>
          </w:del>
        </m:r>
        <m:r>
          <w:ins w:id="1540" w:author="Автор" w:date="2025-12-02T15:20:00Z">
            <w:del w:id="1541" w:author="Автор" w:date="2025-12-02T15:22:00Z">
              <w:rPr>
                <w:rFonts w:ascii="Cambria Math" w:eastAsia="Times New Roman" w:hAnsi="Cambria Math" w:cs="Times New Roman"/>
                <w:color w:val="000000"/>
                <w:sz w:val="24"/>
                <w:szCs w:val="24"/>
              </w:rPr>
              <m:t>(</m:t>
            </w:del>
          </w:ins>
        </m:r>
        <m:d>
          <m:dPr>
            <m:ctrlPr>
              <w:ins w:id="1542" w:author="Автор" w:date="2025-12-02T15:22:00Z">
                <w:rPr>
                  <w:rFonts w:ascii="Cambria Math" w:eastAsia="Times New Roman" w:hAnsi="Cambria Math" w:cs="Times New Roman"/>
                  <w:i/>
                  <w:color w:val="000000"/>
                  <w:sz w:val="24"/>
                  <w:szCs w:val="24"/>
                </w:rPr>
              </w:ins>
            </m:ctrlPr>
          </m:dPr>
          <m:e>
            <m:f>
              <m:fPr>
                <m:ctrlPr>
                  <w:ins w:id="1543" w:author="Автор" w:date="2025-12-02T15:22:00Z">
                    <w:rPr>
                      <w:rFonts w:ascii="Cambria Math" w:eastAsia="Times New Roman" w:hAnsi="Cambria Math" w:cs="Times New Roman"/>
                      <w:i/>
                      <w:color w:val="000000"/>
                      <w:sz w:val="24"/>
                      <w:szCs w:val="24"/>
                    </w:rPr>
                  </w:ins>
                </m:ctrlPr>
              </m:fPr>
              <m:num>
                <m:sSub>
                  <m:sSubPr>
                    <m:ctrlPr>
                      <w:ins w:id="1544" w:author="Автор" w:date="2025-12-02T15:22:00Z">
                        <w:rPr>
                          <w:rFonts w:ascii="Cambria Math" w:eastAsia="Times New Roman" w:hAnsi="Cambria Math" w:cs="Times New Roman"/>
                          <w:i/>
                          <w:color w:val="000000"/>
                          <w:sz w:val="24"/>
                          <w:szCs w:val="24"/>
                        </w:rPr>
                      </w:ins>
                    </m:ctrlPr>
                  </m:sSubPr>
                  <m:e>
                    <m:r>
                      <w:ins w:id="1545" w:author="Автор" w:date="2025-12-02T15:22:00Z">
                        <w:rPr>
                          <w:rFonts w:ascii="Cambria Math" w:eastAsia="Times New Roman" w:hAnsi="Cambria Math" w:cs="Times New Roman"/>
                          <w:color w:val="000000"/>
                          <w:sz w:val="24"/>
                          <w:szCs w:val="24"/>
                        </w:rPr>
                        <m:t>f</m:t>
                      </w:ins>
                    </m:r>
                  </m:e>
                  <m:sub>
                    <m:r>
                      <w:ins w:id="1546" w:author="Автор" w:date="2025-12-02T15:22:00Z">
                        <w:rPr>
                          <w:rFonts w:ascii="Cambria Math" w:eastAsia="Times New Roman" w:hAnsi="Cambria Math" w:cs="Times New Roman"/>
                          <w:color w:val="000000"/>
                          <w:sz w:val="24"/>
                          <w:szCs w:val="24"/>
                        </w:rPr>
                        <m:t>01</m:t>
                      </w:ins>
                    </m:r>
                  </m:sub>
                </m:sSub>
                <m:sSub>
                  <m:sSubPr>
                    <m:ctrlPr>
                      <w:ins w:id="1547" w:author="Автор" w:date="2025-12-02T15:22:00Z">
                        <w:rPr>
                          <w:rFonts w:ascii="Cambria Math" w:eastAsia="Times New Roman" w:hAnsi="Cambria Math" w:cs="Times New Roman"/>
                          <w:i/>
                          <w:color w:val="000000"/>
                          <w:sz w:val="24"/>
                          <w:szCs w:val="24"/>
                        </w:rPr>
                      </w:ins>
                    </m:ctrlPr>
                  </m:sSubPr>
                  <m:e>
                    <m:r>
                      <w:ins w:id="1548" w:author="Автор" w:date="2025-12-02T15:22:00Z">
                        <w:rPr>
                          <w:rFonts w:ascii="Cambria Math" w:eastAsia="Times New Roman" w:hAnsi="Cambria Math" w:cs="Times New Roman"/>
                          <w:color w:val="000000"/>
                          <w:sz w:val="24"/>
                          <w:szCs w:val="24"/>
                        </w:rPr>
                        <m:t>f</m:t>
                      </w:ins>
                    </m:r>
                  </m:e>
                  <m:sub>
                    <m:r>
                      <w:ins w:id="1549" w:author="Автор" w:date="2025-12-02T15:22:00Z">
                        <w:rPr>
                          <w:rFonts w:ascii="Cambria Math" w:eastAsia="Times New Roman" w:hAnsi="Cambria Math" w:cs="Times New Roman"/>
                          <w:color w:val="000000"/>
                          <w:sz w:val="24"/>
                          <w:szCs w:val="24"/>
                        </w:rPr>
                        <m:t>10</m:t>
                      </w:ins>
                    </m:r>
                  </m:sub>
                </m:sSub>
              </m:num>
              <m:den>
                <m:sSubSup>
                  <m:sSubSupPr>
                    <m:ctrlPr>
                      <w:ins w:id="1550" w:author="Автор" w:date="2025-12-02T15:22:00Z">
                        <w:rPr>
                          <w:rFonts w:ascii="Cambria Math" w:eastAsia="Times New Roman" w:hAnsi="Cambria Math" w:cs="Times New Roman"/>
                          <w:i/>
                          <w:color w:val="000000"/>
                          <w:sz w:val="24"/>
                          <w:szCs w:val="24"/>
                        </w:rPr>
                      </w:ins>
                    </m:ctrlPr>
                  </m:sSubSupPr>
                  <m:e>
                    <m:r>
                      <w:ins w:id="1551" w:author="Автор" w:date="2025-12-02T15:22:00Z">
                        <w:rPr>
                          <w:rFonts w:ascii="Cambria Math" w:eastAsia="Times New Roman" w:hAnsi="Cambria Math" w:cs="Times New Roman"/>
                          <w:color w:val="000000"/>
                          <w:sz w:val="24"/>
                          <w:szCs w:val="24"/>
                        </w:rPr>
                        <m:t>f</m:t>
                      </w:ins>
                    </m:r>
                  </m:e>
                  <m:sub>
                    <m:r>
                      <w:ins w:id="1552" w:author="Автор" w:date="2025-12-02T15:22:00Z">
                        <w:rPr>
                          <w:rFonts w:ascii="Cambria Math" w:eastAsia="Times New Roman" w:hAnsi="Cambria Math" w:cs="Times New Roman"/>
                          <w:color w:val="000000"/>
                          <w:sz w:val="24"/>
                          <w:szCs w:val="24"/>
                        </w:rPr>
                        <m:t>00</m:t>
                      </w:ins>
                    </m:r>
                  </m:sub>
                  <m:sup>
                    <m:r>
                      <w:ins w:id="1553" w:author="Автор" w:date="2025-12-02T15:22:00Z">
                        <w:rPr>
                          <w:rFonts w:ascii="Cambria Math" w:eastAsia="Times New Roman" w:hAnsi="Cambria Math" w:cs="Times New Roman"/>
                          <w:color w:val="000000"/>
                          <w:sz w:val="24"/>
                          <w:szCs w:val="24"/>
                        </w:rPr>
                        <m:t>2</m:t>
                      </w:ins>
                    </m:r>
                  </m:sup>
                </m:sSubSup>
              </m:den>
            </m:f>
          </m:e>
        </m:d>
        <m:f>
          <m:fPr>
            <m:ctrlPr>
              <w:ins w:id="1554" w:author="Автор" w:date="2025-12-02T15:20:00Z">
                <w:del w:id="1555" w:author="Автор" w:date="2025-12-02T15:22:00Z">
                  <w:rPr>
                    <w:rFonts w:ascii="Cambria Math" w:eastAsia="Times New Roman" w:hAnsi="Cambria Math" w:cs="Times New Roman"/>
                    <w:i/>
                    <w:color w:val="000000"/>
                    <w:sz w:val="24"/>
                    <w:szCs w:val="24"/>
                  </w:rPr>
                </w:del>
              </w:ins>
            </m:ctrlPr>
          </m:fPr>
          <m:num/>
          <m:den/>
        </m:f>
        <m:r>
          <w:ins w:id="1556" w:author="Автор" w:date="2025-12-02T15:20:00Z">
            <w:del w:id="1557" w:author="Автор" w:date="2025-12-02T15:22:00Z">
              <w:rPr>
                <w:rFonts w:ascii="Cambria Math" w:eastAsia="Times New Roman" w:hAnsi="Cambria Math" w:cs="Times New Roman"/>
                <w:color w:val="000000"/>
                <w:sz w:val="24"/>
                <w:szCs w:val="24"/>
              </w:rPr>
              <m:t>)</m:t>
            </w:del>
          </w:ins>
        </m:r>
        <m:r>
          <w:ins w:id="1558" w:author="Автор" w:date="2025-12-02T15:20:00Z">
            <w:rPr>
              <w:rFonts w:ascii="Cambria Math" w:eastAsia="Times New Roman" w:hAnsi="Cambria Math" w:cs="Times New Roman"/>
              <w:color w:val="000000"/>
              <w:sz w:val="24"/>
              <w:szCs w:val="24"/>
            </w:rPr>
            <m:t>.</m:t>
          </w:ins>
        </m:r>
      </m:oMath>
      <w:ins w:id="1559" w:author="Автор" w:date="2025-12-02T15:20:00Z">
        <w:r w:rsidR="00655546">
          <w:rPr>
            <w:rFonts w:ascii="Times New Roman" w:eastAsia="Times New Roman" w:hAnsi="Times New Roman" w:cs="Times New Roman"/>
            <w:color w:val="000000"/>
            <w:sz w:val="24"/>
            <w:szCs w:val="24"/>
          </w:rPr>
          <w:t xml:space="preserve"> </w:t>
        </w:r>
      </w:ins>
      <w:del w:id="1560" w:author="Автор" w:date="2025-12-02T15:19:00Z">
        <w:r w:rsidDel="00655546">
          <w:rPr>
            <w:rFonts w:ascii="Times New Roman" w:eastAsia="Times New Roman" w:hAnsi="Times New Roman" w:cs="Times New Roman"/>
            <w:color w:val="000000"/>
            <w:sz w:val="24"/>
            <w:szCs w:val="24"/>
          </w:rPr>
          <w:delText xml:space="preserve">. </w:delText>
        </w:r>
      </w:del>
      <w:r>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w:t>
      </w:r>
      <w:ins w:id="1561" w:author="Автор" w:date="2025-12-02T15:23:00Z">
        <w:r w:rsidR="00161711">
          <w:rPr>
            <w:rFonts w:ascii="Times New Roman" w:eastAsia="Times New Roman" w:hAnsi="Times New Roman" w:cs="Times New Roman"/>
            <w:color w:val="000000"/>
            <w:sz w:val="24"/>
            <w:szCs w:val="24"/>
          </w:rPr>
          <w:t>re-</w:t>
        </w:r>
      </w:ins>
      <w:r>
        <w:rPr>
          <w:rFonts w:ascii="Times New Roman" w:eastAsia="Times New Roman" w:hAnsi="Times New Roman" w:cs="Times New Roman"/>
          <w:color w:val="000000"/>
          <w:sz w:val="24"/>
          <w:szCs w:val="24"/>
        </w:rPr>
        <w:t xml:space="preserve">calculated for each locus pair </w:t>
      </w:r>
      <w:r w:rsidR="00EF6A49">
        <w:rPr>
          <w:rFonts w:ascii="Times New Roman" w:hAnsi="Times New Roman" w:cs="Times New Roman"/>
          <w:bCs/>
          <w:sz w:val="24"/>
          <w:szCs w:val="24"/>
          <w:lang w:val="en-US"/>
        </w:rPr>
        <w:fldChar w:fldCharType="begin"/>
      </w:r>
      <w:r w:rsidR="00EF6A49">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EF6A49">
        <w:rPr>
          <w:rFonts w:ascii="Times New Roman" w:hAnsi="Times New Roman" w:cs="Times New Roman"/>
          <w:bCs/>
          <w:sz w:val="24"/>
          <w:szCs w:val="24"/>
          <w:lang w:val="en-US"/>
        </w:rPr>
        <w:fldChar w:fldCharType="separate"/>
      </w:r>
      <w:r w:rsidR="00EF6A49">
        <w:rPr>
          <w:rFonts w:ascii="Times New Roman" w:hAnsi="Times New Roman" w:cs="Times New Roman"/>
          <w:bCs/>
          <w:noProof/>
          <w:sz w:val="24"/>
          <w:szCs w:val="24"/>
          <w:lang w:val="en-US"/>
        </w:rPr>
        <w:t>[39]</w:t>
      </w:r>
      <w:r w:rsidR="00EF6A49">
        <w:rPr>
          <w:rFonts w:ascii="Times New Roman" w:hAnsi="Times New Roman" w:cs="Times New Roman"/>
          <w:bCs/>
          <w:sz w:val="24"/>
          <w:szCs w:val="24"/>
          <w:lang w:val="en-US"/>
        </w:rPr>
        <w:fldChar w:fldCharType="end"/>
      </w:r>
      <w:ins w:id="1562" w:author="Автор" w:date="2025-12-15T14:42:00Z">
        <w:del w:id="1563" w:author="Автор" w:date="2025-12-15T14:42:00Z">
          <w:r w:rsidR="006363C9" w:rsidRPr="006363C9" w:rsidDel="00EC66E4">
            <w:rPr>
              <w:rFonts w:ascii="Times New Roman" w:hAnsi="Times New Roman" w:cs="Times New Roman"/>
              <w:bCs/>
              <w:sz w:val="24"/>
              <w:szCs w:val="24"/>
              <w:lang w:val="en-US"/>
            </w:rPr>
            <w:delText xml:space="preserve"> </w:delText>
          </w:r>
        </w:del>
      </w:ins>
      <w:del w:id="1564" w:author="Автор" w:date="2025-12-15T14:42:00Z">
        <w:r w:rsidR="00C46D0B" w:rsidDel="006363C9">
          <w:rPr>
            <w:rFonts w:ascii="Times New Roman" w:hAnsi="Times New Roman" w:cs="Times New Roman"/>
            <w:bCs/>
            <w:sz w:val="24"/>
            <w:szCs w:val="24"/>
            <w:lang w:val="en-US"/>
          </w:rPr>
          <w:delText>{Pedruzzi, 2021 #214}</w:delText>
        </w:r>
      </w:del>
      <w:del w:id="1565" w:author="Автор" w:date="2025-12-03T00:02:00Z">
        <w:r w:rsidDel="00F51558">
          <w:rPr>
            <w:rFonts w:ascii="Times New Roman" w:eastAsia="Times New Roman" w:hAnsi="Times New Roman" w:cs="Times New Roman"/>
            <w:sz w:val="24"/>
            <w:szCs w:val="24"/>
          </w:rPr>
          <w:delText>(39)</w:delText>
        </w:r>
      </w:del>
      <w:r>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 3 and 4).</w:t>
      </w:r>
    </w:p>
    <w:p w14:paraId="12EA3998" w14:textId="2906D14C" w:rsidR="0087149A" w:rsidRDefault="0076272C" w:rsidP="005E310B">
      <w:pPr>
        <w:pBdr>
          <w:top w:val="nil"/>
          <w:left w:val="nil"/>
          <w:bottom w:val="nil"/>
          <w:right w:val="nil"/>
          <w:between w:val="nil"/>
        </w:pBdr>
        <w:spacing w:after="0" w:line="360" w:lineRule="auto"/>
        <w:ind w:firstLine="709"/>
        <w:jc w:val="both"/>
        <w:rPr>
          <w:ins w:id="1566" w:author="Автор" w:date="2025-12-02T15:45:00Z"/>
          <w:rFonts w:ascii="Times New Roman" w:eastAsia="Times New Roman" w:hAnsi="Times New Roman" w:cs="Times New Roman"/>
          <w:color w:val="000000"/>
          <w:sz w:val="24"/>
          <w:szCs w:val="24"/>
        </w:rPr>
        <w:pPrChange w:id="1567" w:author="Автор" w:date="2025-12-02T15:47:00Z">
          <w:pPr>
            <w:pBdr>
              <w:top w:val="nil"/>
              <w:left w:val="nil"/>
              <w:bottom w:val="nil"/>
              <w:right w:val="nil"/>
              <w:between w:val="nil"/>
            </w:pBdr>
            <w:spacing w:line="360" w:lineRule="auto"/>
            <w:ind w:firstLine="708"/>
            <w:jc w:val="both"/>
          </w:pPr>
        </w:pPrChange>
      </w:pPr>
      <w:r>
        <w:rPr>
          <w:rFonts w:ascii="Times New Roman" w:eastAsia="Times New Roman" w:hAnsi="Times New Roman" w:cs="Times New Roman"/>
          <w:b/>
          <w:color w:val="000000"/>
          <w:sz w:val="24"/>
          <w:szCs w:val="24"/>
        </w:rPr>
        <w:t>Error calculation.</w:t>
      </w:r>
      <w:r>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 divided by the total number of true pairs.</w:t>
      </w:r>
    </w:p>
    <w:p w14:paraId="2F6B1E86" w14:textId="77777777" w:rsidR="007E5343" w:rsidRDefault="00653793" w:rsidP="00557C49">
      <w:pPr>
        <w:pBdr>
          <w:top w:val="nil"/>
          <w:left w:val="nil"/>
          <w:bottom w:val="nil"/>
          <w:right w:val="nil"/>
          <w:between w:val="nil"/>
        </w:pBdr>
        <w:spacing w:after="0" w:line="360" w:lineRule="auto"/>
        <w:ind w:firstLine="709"/>
        <w:jc w:val="both"/>
        <w:rPr>
          <w:ins w:id="1568" w:author="Автор" w:date="2025-12-02T16:42:00Z"/>
          <w:rFonts w:ascii="Times New Roman" w:eastAsia="Times New Roman" w:hAnsi="Times New Roman" w:cs="Times New Roman"/>
          <w:color w:val="000000"/>
          <w:sz w:val="24"/>
          <w:szCs w:val="24"/>
        </w:rPr>
      </w:pPr>
      <w:ins w:id="1569" w:author="Автор" w:date="2025-12-02T15:45:00Z">
        <w:r w:rsidRPr="005E310B">
          <w:rPr>
            <w:rFonts w:ascii="Times New Roman" w:eastAsia="Times New Roman" w:hAnsi="Times New Roman" w:cs="Times New Roman"/>
            <w:b/>
            <w:color w:val="000000"/>
            <w:sz w:val="24"/>
            <w:szCs w:val="24"/>
            <w:rPrChange w:id="1570" w:author="Автор" w:date="2025-12-03T00:19:00Z">
              <w:rPr>
                <w:rFonts w:ascii="Times New Roman" w:eastAsia="Times New Roman" w:hAnsi="Times New Roman" w:cs="Times New Roman"/>
                <w:color w:val="000000"/>
                <w:sz w:val="24"/>
                <w:szCs w:val="24"/>
              </w:rPr>
            </w:rPrChange>
          </w:rPr>
          <w:t>Assumptions and approximati</w:t>
        </w:r>
      </w:ins>
      <w:ins w:id="1571" w:author="Автор" w:date="2025-12-02T15:46:00Z">
        <w:r w:rsidRPr="005E310B">
          <w:rPr>
            <w:rFonts w:ascii="Times New Roman" w:eastAsia="Times New Roman" w:hAnsi="Times New Roman" w:cs="Times New Roman"/>
            <w:b/>
            <w:color w:val="000000"/>
            <w:sz w:val="24"/>
            <w:szCs w:val="24"/>
            <w:rPrChange w:id="1572" w:author="Автор" w:date="2025-12-03T00:19:00Z">
              <w:rPr>
                <w:rFonts w:ascii="Times New Roman" w:eastAsia="Times New Roman" w:hAnsi="Times New Roman" w:cs="Times New Roman"/>
                <w:color w:val="000000"/>
                <w:sz w:val="24"/>
                <w:szCs w:val="24"/>
              </w:rPr>
            </w:rPrChange>
          </w:rPr>
          <w:t>ons</w:t>
        </w:r>
        <w:r w:rsidRPr="005E310B">
          <w:rPr>
            <w:rFonts w:ascii="Times New Roman" w:eastAsia="Times New Roman" w:hAnsi="Times New Roman" w:cs="Times New Roman"/>
            <w:i/>
            <w:color w:val="000000"/>
            <w:sz w:val="24"/>
            <w:szCs w:val="24"/>
            <w:rPrChange w:id="1573" w:author="Автор" w:date="2025-12-02T15:55:00Z">
              <w:rPr>
                <w:rFonts w:ascii="Times New Roman" w:eastAsia="Times New Roman" w:hAnsi="Times New Roman" w:cs="Times New Roman"/>
                <w:color w:val="000000"/>
                <w:sz w:val="24"/>
                <w:szCs w:val="24"/>
              </w:rPr>
            </w:rPrChange>
          </w:rPr>
          <w:t>.</w:t>
        </w:r>
        <w:r>
          <w:rPr>
            <w:rFonts w:ascii="Times New Roman" w:eastAsia="Times New Roman" w:hAnsi="Times New Roman" w:cs="Times New Roman"/>
            <w:color w:val="000000"/>
            <w:sz w:val="24"/>
            <w:szCs w:val="24"/>
          </w:rPr>
          <w:t xml:space="preserve"> The method </w:t>
        </w:r>
      </w:ins>
      <w:ins w:id="1574" w:author="Автор" w:date="2025-12-02T15:56:00Z">
        <w:r w:rsidR="001C746C">
          <w:rPr>
            <w:rFonts w:ascii="Times New Roman" w:eastAsia="Times New Roman" w:hAnsi="Times New Roman" w:cs="Times New Roman"/>
            <w:color w:val="000000"/>
            <w:sz w:val="24"/>
            <w:szCs w:val="24"/>
          </w:rPr>
          <w:t>implies</w:t>
        </w:r>
      </w:ins>
      <w:ins w:id="1575" w:author="Автор" w:date="2025-12-02T15:46:00Z">
        <w:r>
          <w:rPr>
            <w:rFonts w:ascii="Times New Roman" w:eastAsia="Times New Roman" w:hAnsi="Times New Roman" w:cs="Times New Roman"/>
            <w:color w:val="000000"/>
            <w:sz w:val="24"/>
            <w:szCs w:val="24"/>
          </w:rPr>
          <w:t xml:space="preserve"> the weak selection limit</w:t>
        </w:r>
      </w:ins>
      <w:ins w:id="1576" w:author="Автор" w:date="2025-12-02T15:56:00Z">
        <w:r w:rsidR="001C746C">
          <w:rPr>
            <w:rFonts w:ascii="Times New Roman" w:eastAsia="Times New Roman" w:hAnsi="Times New Roman" w:cs="Times New Roman"/>
            <w:color w:val="000000"/>
            <w:sz w:val="24"/>
            <w:szCs w:val="24"/>
          </w:rPr>
          <w:t>,</w:t>
        </w:r>
      </w:ins>
      <w:ins w:id="1577" w:author="Автор" w:date="2025-12-02T15:46:00Z">
        <w:r>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Change w:id="1578" w:author="Автор" w:date="2025-12-02T15:56:00Z">
                <w:rPr>
                  <w:rFonts w:ascii="Cambria Math" w:hAnsi="Cambria Math"/>
                  <w:color w:val="000000"/>
                  <w:shd w:val="clear" w:color="auto" w:fill="FFFFFF"/>
                  <w:lang w:val="en-US"/>
                </w:rPr>
              </w:rPrChange>
            </w:rPr>
            <m:t>max(1/</m:t>
          </m:r>
          <m:r>
            <w:rPr>
              <w:rFonts w:ascii="Cambria Math" w:eastAsia="Times New Roman" w:hAnsi="Cambria Math" w:cs="Times New Roman"/>
              <w:color w:val="000000"/>
              <w:sz w:val="24"/>
              <w:szCs w:val="24"/>
              <w:rPrChange w:id="1579" w:author="Автор" w:date="2025-12-02T15:56:00Z">
                <w:rPr>
                  <w:rFonts w:ascii="Cambria Math" w:hAnsi="Cambria Math"/>
                  <w:color w:val="000000"/>
                  <w:shd w:val="clear" w:color="auto" w:fill="FFFFFF"/>
                  <w:lang w:val="en-US"/>
                </w:rPr>
              </w:rPrChange>
            </w:rPr>
            <m:t>N</m:t>
          </m:r>
          <m:r>
            <m:rPr>
              <m:sty m:val="p"/>
            </m:rPr>
            <w:rPr>
              <w:rFonts w:ascii="Cambria Math" w:eastAsia="Times New Roman" w:hAnsi="Cambria Math" w:cs="Times New Roman"/>
              <w:color w:val="000000"/>
              <w:sz w:val="24"/>
              <w:szCs w:val="24"/>
              <w:rPrChange w:id="1580" w:author="Автор" w:date="2025-12-02T15:56:00Z">
                <w:rPr>
                  <w:rFonts w:ascii="Cambria Math" w:hAnsi="Cambria Math"/>
                  <w:color w:val="000000"/>
                  <w:shd w:val="clear" w:color="auto" w:fill="FFFFFF"/>
                  <w:lang w:val="en-US"/>
                </w:rPr>
              </w:rPrChange>
            </w:rPr>
            <m:t xml:space="preserve">,  </m:t>
          </m:r>
        </m:oMath>
      </w:ins>
      <m:oMath>
        <m:r>
          <w:ins w:id="1581" w:author="Автор" w:date="2025-12-02T15:47:00Z">
            <m:rPr>
              <m:sty m:val="p"/>
            </m:rPr>
            <w:rPr>
              <w:rFonts w:ascii="Cambria Math" w:eastAsia="Times New Roman" w:hAnsi="Cambria Math" w:cs="Times New Roman"/>
              <w:color w:val="000000"/>
              <w:sz w:val="24"/>
              <w:szCs w:val="24"/>
              <w:rPrChange w:id="1582" w:author="Автор" w:date="2025-12-02T15:56:00Z">
                <w:rPr>
                  <w:rFonts w:ascii="Cambria Math" w:hAnsi="Cambria Math"/>
                  <w:color w:val="000000"/>
                  <w:shd w:val="clear" w:color="auto" w:fill="FFFFFF"/>
                  <w:lang w:val="en-US"/>
                </w:rPr>
              </w:rPrChange>
            </w:rPr>
            <m:t>μ</m:t>
          </w:ins>
        </m:r>
        <m:r>
          <w:ins w:id="1583" w:author="Автор" w:date="2025-12-02T15:46:00Z">
            <m:rPr>
              <m:sty m:val="p"/>
            </m:rPr>
            <w:rPr>
              <w:rFonts w:ascii="Cambria Math" w:eastAsia="Times New Roman" w:hAnsi="Cambria Math" w:cs="Times New Roman"/>
              <w:color w:val="000000"/>
              <w:sz w:val="24"/>
              <w:szCs w:val="24"/>
              <w:rPrChange w:id="1584" w:author="Автор" w:date="2025-12-02T15:56:00Z">
                <w:rPr>
                  <w:rFonts w:ascii="Cambria Math" w:hAnsi="Cambria Math"/>
                  <w:color w:val="000000"/>
                  <w:shd w:val="clear" w:color="auto" w:fill="FFFFFF"/>
                  <w:lang w:val="en-US"/>
                </w:rPr>
              </w:rPrChange>
            </w:rPr>
            <m:t xml:space="preserve">) ≪ </m:t>
          </w:ins>
        </m:r>
        <m:r>
          <w:ins w:id="1585" w:author="Автор" w:date="2025-12-02T15:46:00Z">
            <w:rPr>
              <w:rFonts w:ascii="Cambria Math" w:eastAsia="Times New Roman" w:hAnsi="Cambria Math" w:cs="Times New Roman"/>
              <w:color w:val="000000"/>
              <w:sz w:val="24"/>
              <w:szCs w:val="24"/>
              <w:rPrChange w:id="1586" w:author="Автор" w:date="2025-12-02T15:56:00Z">
                <w:rPr>
                  <w:rFonts w:ascii="Cambria Math" w:hAnsi="Cambria Math"/>
                  <w:color w:val="000000"/>
                  <w:shd w:val="clear" w:color="auto" w:fill="FFFFFF"/>
                  <w:lang w:val="en-US"/>
                </w:rPr>
              </w:rPrChange>
            </w:rPr>
            <m:t>s</m:t>
          </w:ins>
        </m:r>
        <m:r>
          <w:ins w:id="1587" w:author="Автор" w:date="2025-12-02T15:46:00Z">
            <m:rPr>
              <m:sty m:val="p"/>
            </m:rPr>
            <w:rPr>
              <w:rFonts w:ascii="Cambria Math" w:eastAsia="Times New Roman" w:hAnsi="Cambria Math" w:cs="Times New Roman"/>
              <w:color w:val="000000"/>
              <w:sz w:val="24"/>
              <w:szCs w:val="24"/>
              <w:rPrChange w:id="1588" w:author="Автор" w:date="2025-12-02T15:56:00Z">
                <w:rPr>
                  <w:rFonts w:ascii="Cambria Math" w:hAnsi="Cambria Math"/>
                  <w:color w:val="000000"/>
                  <w:shd w:val="clear" w:color="auto" w:fill="FFFFFF"/>
                  <w:lang w:val="en-US"/>
                </w:rPr>
              </w:rPrChange>
            </w:rPr>
            <m:t xml:space="preserve"> ≪ 1</m:t>
          </w:ins>
        </m:r>
      </m:oMath>
      <w:ins w:id="1589" w:author="Автор" w:date="2025-12-02T15:56:00Z">
        <w:r w:rsidR="001C746C" w:rsidRPr="005E310B">
          <w:rPr>
            <w:rFonts w:ascii="Times New Roman" w:eastAsia="Times New Roman" w:hAnsi="Times New Roman" w:cs="Times New Roman"/>
            <w:color w:val="000000"/>
            <w:sz w:val="24"/>
            <w:szCs w:val="24"/>
            <w:rPrChange w:id="1590" w:author="Автор" w:date="2025-12-02T15:56:00Z">
              <w:rPr>
                <w:rFonts w:ascii="Times New Roman" w:eastAsia="Times New Roman" w:hAnsi="Times New Roman" w:cs="Times New Roman"/>
                <w:color w:val="000000"/>
                <w:shd w:val="clear" w:color="auto" w:fill="FFFFFF"/>
                <w:lang w:val="en-US"/>
              </w:rPr>
            </w:rPrChange>
          </w:rPr>
          <w:t>, and</w:t>
        </w:r>
      </w:ins>
      <w:ins w:id="1591" w:author="Автор" w:date="2025-12-02T15:55:00Z">
        <w:r w:rsidR="001C746C" w:rsidRPr="005E310B">
          <w:rPr>
            <w:rFonts w:ascii="Times New Roman" w:eastAsia="Times New Roman" w:hAnsi="Times New Roman" w:cs="Times New Roman"/>
            <w:color w:val="000000"/>
            <w:sz w:val="24"/>
            <w:szCs w:val="24"/>
            <w:rPrChange w:id="1592" w:author="Автор" w:date="2025-12-02T15:56:00Z">
              <w:rPr>
                <w:rFonts w:ascii="Times New Roman" w:eastAsia="Times New Roman" w:hAnsi="Times New Roman" w:cs="Times New Roman"/>
                <w:color w:val="000000"/>
                <w:shd w:val="clear" w:color="auto" w:fill="FFFFFF"/>
                <w:lang w:val="en-US"/>
              </w:rPr>
            </w:rPrChange>
          </w:rPr>
          <w:t xml:space="preserve"> is appropriate in the travelling wave regime, when many mutations at </w:t>
        </w:r>
        <w:r w:rsidR="001C746C" w:rsidRPr="005E310B">
          <w:rPr>
            <w:rFonts w:ascii="Times New Roman" w:eastAsia="Times New Roman" w:hAnsi="Times New Roman" w:cs="Times New Roman"/>
            <w:color w:val="000000"/>
            <w:sz w:val="24"/>
            <w:szCs w:val="24"/>
            <w:rPrChange w:id="1593" w:author="Автор" w:date="2025-12-02T15:56:00Z">
              <w:rPr>
                <w:rFonts w:ascii="Times New Roman" w:eastAsia="Times New Roman" w:hAnsi="Times New Roman" w:cs="Times New Roman"/>
                <w:color w:val="000000"/>
                <w:shd w:val="clear" w:color="auto" w:fill="FFFFFF"/>
                <w:lang w:val="en-US"/>
              </w:rPr>
            </w:rPrChange>
          </w:rPr>
          <w:lastRenderedPageBreak/>
          <w:t xml:space="preserve">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m:t>
          </m:r>
          <m:r>
            <w:rPr>
              <w:rFonts w:ascii="Cambria Math" w:eastAsia="Times New Roman" w:hAnsi="Cambria Math" w:cs="Times New Roman"/>
              <w:color w:val="000000"/>
              <w:sz w:val="24"/>
              <w:szCs w:val="24"/>
              <w:rPrChange w:id="1594" w:author="Автор" w:date="2025-12-02T15:56:00Z">
                <w:rPr>
                  <w:rFonts w:ascii="Cambria Math" w:eastAsia="Times New Roman" w:hAnsi="Cambria Math" w:cs="Times New Roman"/>
                  <w:color w:val="000000"/>
                  <w:shd w:val="clear" w:color="auto" w:fill="FFFFFF"/>
                </w:rPr>
              </w:rPrChange>
            </w:rPr>
            <m:t>μL</m:t>
          </m:r>
        </m:oMath>
      </w:ins>
      <m:oMath>
        <m:r>
          <w:ins w:id="1595" w:author="Автор" w:date="2025-12-02T15:57:00Z">
            <m:rPr>
              <m:sty m:val="p"/>
            </m:rPr>
            <w:rPr>
              <w:rFonts w:ascii="Cambria Math" w:eastAsia="Times New Roman" w:hAnsi="Cambria Math" w:cs="Times New Roman"/>
              <w:color w:val="000000"/>
              <w:sz w:val="24"/>
              <w:szCs w:val="24"/>
            </w:rPr>
            <m:t xml:space="preserve">≫1 </m:t>
          </w:ins>
        </m:r>
      </m:oMath>
      <w:ins w:id="1596" w:author="Автор" w:date="2025-12-02T15:55:00Z">
        <w:r w:rsidR="001C746C" w:rsidRPr="005E310B">
          <w:rPr>
            <w:rFonts w:ascii="Times New Roman" w:eastAsia="Times New Roman" w:hAnsi="Times New Roman" w:cs="Times New Roman"/>
            <w:color w:val="000000"/>
            <w:sz w:val="24"/>
            <w:szCs w:val="24"/>
            <w:rPrChange w:id="1597" w:author="Автор" w:date="2025-12-02T15:56:00Z">
              <w:rPr>
                <w:rFonts w:ascii="Times New Roman" w:eastAsia="Times New Roman" w:hAnsi="Times New Roman" w:cs="Times New Roman"/>
                <w:color w:val="000000"/>
                <w:shd w:val="clear" w:color="auto" w:fill="FFFFFF"/>
                <w:lang w:val="en-US"/>
              </w:rPr>
            </w:rPrChange>
          </w:rPr>
          <w:t xml:space="preserve"> and </w:t>
        </w:r>
      </w:ins>
      <w:ins w:id="1598" w:author="Автор" w:date="2025-12-02T15:57:00Z">
        <w:r w:rsidR="001C746C">
          <w:rPr>
            <w:rFonts w:ascii="Times New Roman" w:eastAsia="Times New Roman" w:hAnsi="Times New Roman" w:cs="Times New Roman"/>
            <w:color w:val="000000"/>
            <w:sz w:val="24"/>
            <w:szCs w:val="24"/>
          </w:rPr>
          <w:t>on</w:t>
        </w:r>
      </w:ins>
      <w:ins w:id="1599" w:author="Автор" w:date="2025-12-02T15:55:00Z">
        <w:r w:rsidR="001C746C" w:rsidRPr="005E310B">
          <w:rPr>
            <w:rFonts w:ascii="Times New Roman" w:eastAsia="Times New Roman" w:hAnsi="Times New Roman" w:cs="Times New Roman"/>
            <w:color w:val="000000"/>
            <w:sz w:val="24"/>
            <w:szCs w:val="24"/>
            <w:rPrChange w:id="1600" w:author="Автор" w:date="2025-12-02T15:56:00Z">
              <w:rPr>
                <w:rFonts w:ascii="Times New Roman" w:eastAsia="Times New Roman" w:hAnsi="Times New Roman" w:cs="Times New Roman"/>
                <w:color w:val="000000"/>
                <w:shd w:val="clear" w:color="auto" w:fill="FFFFFF"/>
                <w:lang w:val="en-US"/>
              </w:rPr>
            </w:rPrChange>
          </w:rPr>
          <w:t xml:space="preserve"> time</w:t>
        </w:r>
      </w:ins>
      <w:ins w:id="1601" w:author="Автор" w:date="2025-12-02T15:57:00Z">
        <w:r w:rsidR="001C746C">
          <w:rPr>
            <w:rFonts w:ascii="Times New Roman" w:eastAsia="Times New Roman" w:hAnsi="Times New Roman" w:cs="Times New Roman"/>
            <w:color w:val="000000"/>
            <w:sz w:val="24"/>
            <w:szCs w:val="24"/>
          </w:rPr>
          <w:t xml:space="preserve"> scales</w:t>
        </w:r>
      </w:ins>
      <w:ins w:id="1602" w:author="Автор" w:date="2025-12-02T15:55:00Z">
        <w:r w:rsidR="001C746C" w:rsidRPr="005E310B">
          <w:rPr>
            <w:rFonts w:ascii="Times New Roman" w:eastAsia="Times New Roman" w:hAnsi="Times New Roman" w:cs="Times New Roman"/>
            <w:color w:val="000000"/>
            <w:sz w:val="24"/>
            <w:szCs w:val="24"/>
            <w:rPrChange w:id="1603" w:author="Автор" w:date="2025-12-02T15:56:00Z">
              <w:rPr>
                <w:rFonts w:ascii="Times New Roman" w:eastAsia="Times New Roman" w:hAnsi="Times New Roman" w:cs="Times New Roman"/>
                <w:color w:val="000000"/>
                <w:shd w:val="clear" w:color="auto" w:fill="FFFFFF"/>
                <w:lang w:val="en-US"/>
              </w:rPr>
            </w:rPrChange>
          </w:rPr>
          <w:t xml:space="preserve"> l</w:t>
        </w:r>
      </w:ins>
      <w:ins w:id="1604" w:author="Автор" w:date="2025-12-02T15:57:00Z">
        <w:r w:rsidR="001C746C">
          <w:rPr>
            <w:rFonts w:ascii="Times New Roman" w:eastAsia="Times New Roman" w:hAnsi="Times New Roman" w:cs="Times New Roman"/>
            <w:color w:val="000000"/>
            <w:sz w:val="24"/>
            <w:szCs w:val="24"/>
          </w:rPr>
          <w:t>onger</w:t>
        </w:r>
      </w:ins>
      <w:ins w:id="1605" w:author="Автор" w:date="2025-12-02T15:55:00Z">
        <w:r w:rsidR="001C746C" w:rsidRPr="005E310B">
          <w:rPr>
            <w:rFonts w:ascii="Times New Roman" w:eastAsia="Times New Roman" w:hAnsi="Times New Roman" w:cs="Times New Roman"/>
            <w:color w:val="000000"/>
            <w:sz w:val="24"/>
            <w:szCs w:val="24"/>
            <w:rPrChange w:id="1606" w:author="Автор" w:date="2025-12-02T15:56:00Z">
              <w:rPr>
                <w:rFonts w:ascii="Times New Roman" w:eastAsia="Times New Roman" w:hAnsi="Times New Roman" w:cs="Times New Roman"/>
                <w:color w:val="000000"/>
                <w:shd w:val="clear" w:color="auto" w:fill="FFFFFF"/>
                <w:lang w:val="en-US"/>
              </w:rPr>
            </w:rPrChange>
          </w:rPr>
          <w:t xml:space="preserve"> than </w:t>
        </w:r>
        <m:oMath>
          <m:r>
            <w:rPr>
              <w:rFonts w:ascii="Cambria Math" w:eastAsia="Times New Roman" w:hAnsi="Cambria Math" w:cs="Times New Roman"/>
              <w:color w:val="000000"/>
              <w:sz w:val="24"/>
              <w:szCs w:val="24"/>
            </w:rPr>
            <m:t>1/s</m:t>
          </m:r>
        </m:oMath>
      </w:ins>
      <m:oMath>
        <m:r>
          <w:ins w:id="1607" w:author="Автор" w:date="2025-12-02T15:56:00Z">
            <w:rPr>
              <w:rFonts w:ascii="Cambria Math" w:eastAsia="Times New Roman" w:hAnsi="Cambria Math" w:cs="Times New Roman"/>
              <w:color w:val="000000"/>
              <w:sz w:val="24"/>
              <w:szCs w:val="24"/>
            </w:rPr>
            <m:t>.</m:t>
          </w:ins>
        </m:r>
      </m:oMath>
      <w:ins w:id="1608" w:author="Автор" w:date="2025-12-02T16:09:00Z">
        <w:r w:rsidR="00915E75">
          <w:rPr>
            <w:rFonts w:ascii="Times New Roman" w:eastAsia="Times New Roman" w:hAnsi="Times New Roman" w:cs="Times New Roman"/>
            <w:color w:val="000000"/>
            <w:sz w:val="24"/>
            <w:szCs w:val="24"/>
          </w:rPr>
          <w:t xml:space="preserve"> </w:t>
        </w:r>
      </w:ins>
    </w:p>
    <w:p w14:paraId="7E9CCA22" w14:textId="5F025899" w:rsidR="007E5343" w:rsidRDefault="00915E75" w:rsidP="00557C49">
      <w:pPr>
        <w:pBdr>
          <w:top w:val="nil"/>
          <w:left w:val="nil"/>
          <w:bottom w:val="nil"/>
          <w:right w:val="nil"/>
          <w:between w:val="nil"/>
        </w:pBdr>
        <w:spacing w:after="0" w:line="360" w:lineRule="auto"/>
        <w:ind w:firstLine="709"/>
        <w:jc w:val="both"/>
        <w:rPr>
          <w:ins w:id="1609" w:author="Автор" w:date="2025-12-02T16:42:00Z"/>
          <w:rFonts w:ascii="Times New Roman" w:eastAsia="Times New Roman" w:hAnsi="Times New Roman" w:cs="Times New Roman"/>
          <w:color w:val="000000"/>
          <w:sz w:val="24"/>
          <w:szCs w:val="24"/>
          <w:lang w:val="en-US"/>
        </w:rPr>
      </w:pPr>
      <w:ins w:id="1610" w:author="Автор" w:date="2025-12-02T16:09:00Z">
        <w:r>
          <w:rPr>
            <w:rFonts w:ascii="Times New Roman" w:eastAsia="Times New Roman" w:hAnsi="Times New Roman" w:cs="Times New Roman"/>
            <w:color w:val="000000"/>
            <w:sz w:val="24"/>
            <w:szCs w:val="24"/>
            <w:lang w:val="en-US"/>
          </w:rPr>
          <w:t>Next,</w:t>
        </w:r>
      </w:ins>
      <w:ins w:id="1611" w:author="Автор" w:date="2025-12-02T16:10:00Z">
        <w:r>
          <w:rPr>
            <w:rFonts w:ascii="Times New Roman" w:eastAsia="Times New Roman" w:hAnsi="Times New Roman" w:cs="Times New Roman"/>
            <w:color w:val="000000"/>
            <w:sz w:val="24"/>
            <w:szCs w:val="24"/>
            <w:lang w:val="en-US"/>
          </w:rPr>
          <w:t xml:space="preserve"> the</w:t>
        </w:r>
      </w:ins>
      <w:ins w:id="1612" w:author="Автор" w:date="2025-12-02T16:09:00Z">
        <w:r w:rsidRPr="00915E75">
          <w:rPr>
            <w:rFonts w:ascii="Times New Roman" w:eastAsia="Times New Roman" w:hAnsi="Times New Roman" w:cs="Times New Roman"/>
            <w:color w:val="000000"/>
            <w:sz w:val="24"/>
            <w:szCs w:val="24"/>
            <w:lang w:val="en-US"/>
          </w:rPr>
          <w:t xml:space="preserve"> fluctuations of mutation rate along the genome</w:t>
        </w:r>
      </w:ins>
      <w:ins w:id="1613" w:author="Автор" w:date="2025-12-02T16:13:00Z">
        <w:r w:rsidR="008A7AEC">
          <w:rPr>
            <w:rFonts w:ascii="Times New Roman" w:eastAsia="Times New Roman" w:hAnsi="Times New Roman" w:cs="Times New Roman"/>
            <w:color w:val="000000"/>
            <w:sz w:val="24"/>
            <w:szCs w:val="24"/>
            <w:lang w:val="en-US"/>
          </w:rPr>
          <w:t xml:space="preserve">, </w:t>
        </w:r>
      </w:ins>
      <w:ins w:id="1614" w:author="Автор" w:date="2025-12-03T00:59:00Z">
        <w:r w:rsidR="00880ED6">
          <w:rPr>
            <w:rFonts w:ascii="Times New Roman" w:eastAsia="Times New Roman" w:hAnsi="Times New Roman" w:cs="Times New Roman"/>
            <w:color w:val="000000"/>
            <w:sz w:val="24"/>
            <w:szCs w:val="24"/>
            <w:lang w:val="en-US"/>
          </w:rPr>
          <w:t xml:space="preserve">which are </w:t>
        </w:r>
      </w:ins>
      <w:ins w:id="1615" w:author="Автор" w:date="2025-12-02T16:13:00Z">
        <w:del w:id="1616" w:author="Автор" w:date="2025-12-03T00:59:00Z">
          <w:r w:rsidR="008A7AEC" w:rsidDel="00880ED6">
            <w:rPr>
              <w:rFonts w:ascii="Times New Roman" w:eastAsia="Times New Roman" w:hAnsi="Times New Roman" w:cs="Times New Roman"/>
              <w:color w:val="000000"/>
              <w:sz w:val="24"/>
              <w:szCs w:val="24"/>
              <w:lang w:val="en-US"/>
            </w:rPr>
            <w:delText xml:space="preserve">which are </w:delText>
          </w:r>
        </w:del>
        <w:r w:rsidR="008A7AEC">
          <w:rPr>
            <w:rFonts w:ascii="Times New Roman" w:eastAsia="Times New Roman" w:hAnsi="Times New Roman" w:cs="Times New Roman"/>
            <w:color w:val="000000"/>
            <w:sz w:val="24"/>
            <w:szCs w:val="24"/>
            <w:lang w:val="en-US"/>
          </w:rPr>
          <w:t>typically strong for RNA viruses</w:t>
        </w:r>
      </w:ins>
      <w:ins w:id="1617" w:author="Автор" w:date="2025-12-02T16:15:00Z">
        <w:r w:rsidR="00545794">
          <w:rPr>
            <w:rFonts w:ascii="Times New Roman" w:eastAsia="Times New Roman" w:hAnsi="Times New Roman" w:cs="Times New Roman"/>
            <w:color w:val="000000"/>
            <w:sz w:val="24"/>
            <w:szCs w:val="24"/>
            <w:lang w:val="en-US"/>
          </w:rPr>
          <w:t>,</w:t>
        </w:r>
      </w:ins>
      <w:ins w:id="1618" w:author="Автор" w:date="2025-12-02T16:09:00Z">
        <w:r w:rsidRPr="00915E75">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ins>
      <w:ins w:id="1619" w:author="Автор" w:date="2025-12-03T00:59:00Z">
        <w:r w:rsidR="00880ED6">
          <w:rPr>
            <w:rFonts w:ascii="Times New Roman" w:eastAsia="Times New Roman" w:hAnsi="Times New Roman" w:cs="Times New Roman"/>
            <w:color w:val="000000"/>
            <w:sz w:val="24"/>
            <w:szCs w:val="24"/>
            <w:lang w:val="en-US"/>
          </w:rPr>
          <w:t>arithm</w:t>
        </w:r>
      </w:ins>
      <w:ins w:id="1620" w:author="Автор" w:date="2025-12-02T16:09:00Z">
        <w:r w:rsidRPr="00915E75">
          <w:rPr>
            <w:rFonts w:ascii="Times New Roman" w:eastAsia="Times New Roman" w:hAnsi="Times New Roman" w:cs="Times New Roman"/>
            <w:color w:val="000000"/>
            <w:sz w:val="24"/>
            <w:szCs w:val="24"/>
            <w:lang w:val="en-US"/>
          </w:rPr>
          <w:t xml:space="preserve"> </w:t>
        </w:r>
      </w:ins>
      <w:r w:rsidR="003A1EA6">
        <w:rPr>
          <w:rFonts w:ascii="Times New Roman" w:eastAsia="Times New Roman" w:hAnsi="Times New Roman" w:cs="Times New Roman"/>
          <w:color w:val="000000"/>
          <w:sz w:val="24"/>
          <w:szCs w:val="24"/>
          <w:lang w:val="en-US"/>
        </w:rPr>
        <w:fldChar w:fldCharType="begin"/>
      </w:r>
      <w:r w:rsidR="003A1EA6">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&lt;EndNote&gt;&lt;Cite&gt;&lt;Author&gt;Rouzine&lt;/Author&gt;&lt;Year&gt;2020&lt;/Year&gt;&lt;RecNum&gt;1036&lt;/RecNum&gt;&lt;DisplayText&gt;[45]&lt;/DisplayText&gt;&lt;record&gt;&lt;rec-number&gt;1036&lt;/rec-number&gt;&lt;foreign-keys&gt;&lt;key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[45]</w:t>
      </w:r>
      <w:r w:rsidR="003A1EA6">
        <w:rPr>
          <w:rFonts w:ascii="Times New Roman" w:eastAsia="Times New Roman" w:hAnsi="Times New Roman" w:cs="Times New Roman"/>
          <w:color w:val="000000"/>
          <w:sz w:val="24"/>
          <w:szCs w:val="24"/>
          <w:lang w:val="en-US"/>
        </w:rPr>
        <w:fldChar w:fldCharType="end"/>
      </w:r>
      <w:del w:id="1621" w:author="Автор" w:date="2025-12-15T14:43:00Z">
        <w:r w:rsidR="00C46D0B" w:rsidDel="00EC66E4">
          <w:rPr>
            <w:rFonts w:ascii="Times New Roman" w:eastAsia="Times New Roman" w:hAnsi="Times New Roman" w:cs="Times New Roman"/>
            <w:color w:val="000000"/>
            <w:sz w:val="24"/>
            <w:szCs w:val="24"/>
            <w:lang w:val="en-US"/>
          </w:rPr>
          <w:delText>{Rouzine, 2020 #193}</w:delText>
        </w:r>
      </w:del>
      <w:ins w:id="1622" w:author="Автор" w:date="2025-12-02T16:09:00Z">
        <w:r w:rsidRPr="00915E75">
          <w:rPr>
            <w:rFonts w:ascii="Times New Roman" w:eastAsia="Times New Roman" w:hAnsi="Times New Roman" w:cs="Times New Roman"/>
            <w:color w:val="000000"/>
            <w:sz w:val="24"/>
            <w:szCs w:val="24"/>
            <w:lang w:val="en-US"/>
          </w:rPr>
          <w:t xml:space="preserve">. </w:t>
        </w:r>
      </w:ins>
    </w:p>
    <w:p w14:paraId="479D5984" w14:textId="5D410BAC" w:rsidR="007E5343" w:rsidRDefault="00915E75" w:rsidP="00557C49">
      <w:pPr>
        <w:pBdr>
          <w:top w:val="nil"/>
          <w:left w:val="nil"/>
          <w:bottom w:val="nil"/>
          <w:right w:val="nil"/>
          <w:between w:val="nil"/>
        </w:pBdr>
        <w:spacing w:after="0" w:line="360" w:lineRule="auto"/>
        <w:ind w:firstLine="709"/>
        <w:jc w:val="both"/>
        <w:rPr>
          <w:ins w:id="1623" w:author="Автор" w:date="2025-12-02T16:42:00Z"/>
          <w:rFonts w:ascii="Times New Roman" w:hAnsi="Times New Roman" w:cs="Times New Roman"/>
          <w:color w:val="000000"/>
          <w:sz w:val="20"/>
          <w:szCs w:val="20"/>
          <w:lang w:val="en-US"/>
        </w:rPr>
      </w:pPr>
      <w:ins w:id="1624" w:author="Автор" w:date="2025-12-02T16:09:00Z">
        <w:r w:rsidRPr="00915E75">
          <w:rPr>
            <w:rFonts w:ascii="Times New Roman" w:eastAsia="Times New Roman" w:hAnsi="Times New Roman" w:cs="Times New Roman"/>
            <w:color w:val="000000"/>
            <w:sz w:val="24"/>
            <w:szCs w:val="24"/>
            <w:lang w:val="en-US"/>
          </w:rPr>
          <w:t>Recombination is relatively rare</w:t>
        </w:r>
      </w:ins>
      <w:ins w:id="1625" w:author="Автор" w:date="2025-12-03T00:02:00Z">
        <w:r w:rsidR="00E52F66">
          <w:rPr>
            <w:rFonts w:ascii="Times New Roman" w:eastAsia="Times New Roman" w:hAnsi="Times New Roman" w:cs="Times New Roman"/>
            <w:color w:val="000000"/>
            <w:sz w:val="24"/>
            <w:szCs w:val="24"/>
            <w:lang w:val="en-US"/>
          </w:rPr>
          <w:t xml:space="preserve"> in SARS-CoV-2</w:t>
        </w:r>
      </w:ins>
      <w:ins w:id="1626" w:author="Автор" w:date="2025-12-02T16:09:00Z">
        <w:r w:rsidRPr="00915E75">
          <w:rPr>
            <w:rFonts w:ascii="Times New Roman" w:eastAsia="Times New Roman" w:hAnsi="Times New Roman" w:cs="Times New Roman"/>
            <w:color w:val="000000"/>
            <w:sz w:val="24"/>
            <w:szCs w:val="24"/>
            <w:lang w:val="en-US"/>
          </w:rPr>
          <w:t xml:space="preserve">, </w:t>
        </w:r>
        <w:del w:id="1627" w:author="Автор" w:date="2025-12-03T00:02:00Z">
          <w:r w:rsidRPr="00915E75" w:rsidDel="00E52F66">
            <w:rPr>
              <w:rFonts w:ascii="Times New Roman" w:eastAsia="Times New Roman" w:hAnsi="Times New Roman" w:cs="Times New Roman"/>
              <w:color w:val="000000"/>
              <w:sz w:val="24"/>
              <w:szCs w:val="24"/>
              <w:lang w:val="en-US"/>
            </w:rPr>
            <w:delText>as</w:delText>
          </w:r>
        </w:del>
      </w:ins>
      <w:ins w:id="1628" w:author="Автор" w:date="2025-12-03T00:02:00Z">
        <w:r w:rsidR="00E52F66">
          <w:rPr>
            <w:rFonts w:ascii="Times New Roman" w:eastAsia="Times New Roman" w:hAnsi="Times New Roman" w:cs="Times New Roman"/>
            <w:color w:val="000000"/>
            <w:sz w:val="24"/>
            <w:szCs w:val="24"/>
            <w:lang w:val="en-US"/>
          </w:rPr>
          <w:t>because</w:t>
        </w:r>
      </w:ins>
      <w:ins w:id="1629" w:author="Автор" w:date="2025-12-02T16:09:00Z">
        <w:r w:rsidRPr="00915E75">
          <w:rPr>
            <w:rFonts w:ascii="Times New Roman" w:eastAsia="Times New Roman" w:hAnsi="Times New Roman" w:cs="Times New Roman"/>
            <w:color w:val="000000"/>
            <w:sz w:val="24"/>
            <w:szCs w:val="24"/>
            <w:lang w:val="en-US"/>
          </w:rPr>
          <w:t xml:space="preserve"> it requires coinfection of an individual with two genetically remote variants</w:t>
        </w:r>
      </w:ins>
      <w:ins w:id="1630" w:author="Автор" w:date="2025-12-03T00:03:00Z">
        <w:r w:rsidR="00E52F66">
          <w:rPr>
            <w:rFonts w:ascii="Times New Roman" w:eastAsia="Times New Roman" w:hAnsi="Times New Roman" w:cs="Times New Roman"/>
            <w:color w:val="000000"/>
            <w:sz w:val="24"/>
            <w:szCs w:val="24"/>
            <w:lang w:val="en-US"/>
          </w:rPr>
          <w:t>, as estimated before for another virus</w:t>
        </w:r>
      </w:ins>
      <w:ins w:id="1631" w:author="Автор" w:date="2025-12-02T16:09:00Z">
        <w:r w:rsidRPr="00915E75">
          <w:rPr>
            <w:rFonts w:ascii="Times New Roman" w:eastAsia="Times New Roman" w:hAnsi="Times New Roman" w:cs="Times New Roman"/>
            <w:color w:val="000000"/>
            <w:sz w:val="24"/>
            <w:szCs w:val="24"/>
            <w:lang w:val="en-US"/>
          </w:rPr>
          <w:t xml:space="preserve"> </w:t>
        </w:r>
      </w:ins>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UmVjTnVtPjEyMTQ8L1JlY051bT48RGlzcGxheVRleHQ+WzYxLCA2NF08L0Rpc3BsYXlUZXh0Pjxy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[61, 64]</w:t>
      </w:r>
      <w:r w:rsidR="00EF6A49">
        <w:rPr>
          <w:rFonts w:ascii="Times New Roman" w:eastAsia="Times New Roman" w:hAnsi="Times New Roman" w:cs="Times New Roman"/>
          <w:color w:val="000000"/>
          <w:sz w:val="24"/>
          <w:szCs w:val="24"/>
          <w:lang w:val="en-US"/>
        </w:rPr>
        <w:fldChar w:fldCharType="end"/>
      </w:r>
      <w:ins w:id="1632" w:author="Автор" w:date="2025-12-02T16:09:00Z">
        <w:r>
          <w:rPr>
            <w:rFonts w:ascii="Times New Roman" w:eastAsia="Times New Roman" w:hAnsi="Times New Roman" w:cs="Times New Roman"/>
            <w:color w:val="000000"/>
            <w:sz w:val="24"/>
            <w:szCs w:val="24"/>
            <w:lang w:val="en-US"/>
          </w:rPr>
          <w:t>.</w:t>
        </w:r>
      </w:ins>
      <w:ins w:id="1633" w:author="Автор" w:date="2025-12-02T16:29:00Z">
        <w:r w:rsidR="003F4C32">
          <w:rPr>
            <w:rFonts w:ascii="Times New Roman" w:eastAsia="Times New Roman" w:hAnsi="Times New Roman" w:cs="Times New Roman"/>
            <w:color w:val="000000"/>
            <w:sz w:val="24"/>
            <w:szCs w:val="24"/>
            <w:lang w:val="en-US"/>
          </w:rPr>
          <w:t xml:space="preserve"> </w:t>
        </w:r>
      </w:ins>
      <w:ins w:id="1634" w:author="Автор" w:date="2025-12-02T16:41:00Z">
        <w:r w:rsidR="001E7145" w:rsidRPr="005E310B">
          <w:rPr>
            <w:rFonts w:ascii="Times New Roman" w:eastAsia="Times New Roman" w:hAnsi="Times New Roman" w:cs="Times New Roman"/>
            <w:color w:val="000000"/>
            <w:sz w:val="24"/>
            <w:szCs w:val="24"/>
            <w:lang w:val="en-US"/>
            <w:rPrChange w:id="1635" w:author="Автор" w:date="2025-12-02T16:42:00Z">
              <w:rPr>
                <w:rFonts w:ascii="Times New Roman" w:hAnsi="Times New Roman" w:cs="Times New Roman"/>
                <w:color w:val="000000"/>
                <w:sz w:val="20"/>
                <w:szCs w:val="20"/>
                <w:lang w:val="en-US"/>
              </w:rPr>
            </w:rPrChange>
          </w:rPr>
          <w:t xml:space="preserve">Multiplicity of infection is incorporated into an effective recombination rate measurable directly from genomic data </w:t>
        </w:r>
      </w:ins>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 </w:instrText>
      </w:r>
      <w:r w:rsidR="003A1EA6">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PFJlY051bT43Njk8L1JlY051bT48RGlzcGxheVRleHQ+WzYxLCA2NV08L0Rpc3BsYXlUZXh0Pjxy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3A1EA6">
        <w:rPr>
          <w:rFonts w:ascii="Times New Roman" w:eastAsia="Times New Roman" w:hAnsi="Times New Roman" w:cs="Times New Roman"/>
          <w:color w:val="000000"/>
          <w:sz w:val="24"/>
          <w:szCs w:val="24"/>
          <w:lang w:val="en-US"/>
        </w:rPr>
        <w:instrText xml:space="preserve"> ADDIN EN.CITE.DATA </w:instrText>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end"/>
      </w:r>
      <w:r w:rsidR="003A1EA6">
        <w:rPr>
          <w:rFonts w:ascii="Times New Roman" w:eastAsia="Times New Roman" w:hAnsi="Times New Roman" w:cs="Times New Roman"/>
          <w:color w:val="000000"/>
          <w:sz w:val="24"/>
          <w:szCs w:val="24"/>
          <w:lang w:val="en-US"/>
        </w:rPr>
      </w:r>
      <w:r w:rsidR="003A1EA6">
        <w:rPr>
          <w:rFonts w:ascii="Times New Roman" w:eastAsia="Times New Roman" w:hAnsi="Times New Roman" w:cs="Times New Roman"/>
          <w:color w:val="000000"/>
          <w:sz w:val="24"/>
          <w:szCs w:val="24"/>
          <w:lang w:val="en-US"/>
        </w:rPr>
        <w:fldChar w:fldCharType="separate"/>
      </w:r>
      <w:r w:rsidR="003A1EA6">
        <w:rPr>
          <w:rFonts w:ascii="Times New Roman" w:eastAsia="Times New Roman" w:hAnsi="Times New Roman" w:cs="Times New Roman"/>
          <w:noProof/>
          <w:color w:val="000000"/>
          <w:sz w:val="24"/>
          <w:szCs w:val="24"/>
          <w:lang w:val="en-US"/>
        </w:rPr>
        <w:t>[61, 65]</w:t>
      </w:r>
      <w:r w:rsidR="003A1EA6">
        <w:rPr>
          <w:rFonts w:ascii="Times New Roman" w:eastAsia="Times New Roman" w:hAnsi="Times New Roman" w:cs="Times New Roman"/>
          <w:color w:val="000000"/>
          <w:sz w:val="24"/>
          <w:szCs w:val="24"/>
          <w:lang w:val="en-US"/>
        </w:rPr>
        <w:fldChar w:fldCharType="end"/>
      </w:r>
      <w:del w:id="1636" w:author="Автор" w:date="2025-12-15T14:44:00Z">
        <w:r w:rsidR="00C46D0B" w:rsidDel="00C44020">
          <w:rPr>
            <w:rFonts w:ascii="Times New Roman" w:eastAsia="Times New Roman" w:hAnsi="Times New Roman" w:cs="Times New Roman"/>
            <w:color w:val="000000"/>
            <w:sz w:val="24"/>
            <w:szCs w:val="24"/>
            <w:lang w:val="en-US"/>
          </w:rPr>
          <w:delText>Neher, 2010 #150}</w:delText>
        </w:r>
      </w:del>
      <w:ins w:id="1637" w:author="Автор" w:date="2025-12-02T16:41:00Z">
        <w:r w:rsidR="001E7145" w:rsidRPr="005E310B">
          <w:rPr>
            <w:rFonts w:ascii="Times New Roman" w:eastAsia="Times New Roman" w:hAnsi="Times New Roman" w:cs="Times New Roman"/>
            <w:color w:val="000000"/>
            <w:sz w:val="24"/>
            <w:szCs w:val="24"/>
            <w:lang w:val="en-US"/>
            <w:rPrChange w:id="1638" w:author="Автор" w:date="2025-12-02T16:42:00Z">
              <w:rPr>
                <w:rFonts w:ascii="Times New Roman" w:hAnsi="Times New Roman" w:cs="Times New Roman"/>
                <w:color w:val="000000"/>
                <w:sz w:val="20"/>
                <w:szCs w:val="20"/>
                <w:lang w:val="en-US"/>
              </w:rPr>
            </w:rPrChange>
          </w:rPr>
          <w:t>.</w:t>
        </w:r>
        <w:r w:rsidR="001E7145">
          <w:rPr>
            <w:rFonts w:ascii="Times New Roman" w:hAnsi="Times New Roman" w:cs="Times New Roman"/>
            <w:color w:val="000000"/>
            <w:sz w:val="20"/>
            <w:szCs w:val="20"/>
            <w:lang w:val="en-US"/>
          </w:rPr>
          <w:t xml:space="preserve"> </w:t>
        </w:r>
      </w:ins>
    </w:p>
    <w:p w14:paraId="05980B95" w14:textId="53E7524C" w:rsidR="00653793" w:rsidDel="00653793" w:rsidRDefault="003F4C32" w:rsidP="005E310B">
      <w:pPr>
        <w:pBdr>
          <w:top w:val="nil"/>
          <w:left w:val="nil"/>
          <w:bottom w:val="nil"/>
          <w:right w:val="nil"/>
          <w:between w:val="nil"/>
        </w:pBdr>
        <w:spacing w:after="0" w:line="360" w:lineRule="auto"/>
        <w:ind w:firstLine="709"/>
        <w:jc w:val="both"/>
        <w:rPr>
          <w:del w:id="1639" w:author="Автор" w:date="2025-12-02T15:47:00Z"/>
          <w:rFonts w:ascii="Times New Roman" w:eastAsia="Times New Roman" w:hAnsi="Times New Roman" w:cs="Times New Roman"/>
          <w:color w:val="000000"/>
          <w:sz w:val="24"/>
          <w:szCs w:val="24"/>
        </w:rPr>
        <w:pPrChange w:id="1640" w:author="Автор" w:date="2025-12-02T15:47:00Z">
          <w:pPr>
            <w:pBdr>
              <w:top w:val="nil"/>
              <w:left w:val="nil"/>
              <w:bottom w:val="nil"/>
              <w:right w:val="nil"/>
              <w:between w:val="nil"/>
            </w:pBdr>
            <w:spacing w:line="360" w:lineRule="auto"/>
            <w:ind w:firstLine="708"/>
            <w:jc w:val="both"/>
          </w:pPr>
        </w:pPrChange>
      </w:pPr>
      <w:ins w:id="1641" w:author="Автор" w:date="2025-12-02T16:30:00Z">
        <w:r>
          <w:rPr>
            <w:rFonts w:ascii="Times New Roman" w:eastAsia="Times New Roman" w:hAnsi="Times New Roman" w:cs="Times New Roman"/>
            <w:color w:val="000000"/>
            <w:sz w:val="24"/>
            <w:szCs w:val="24"/>
            <w:lang w:val="en-US"/>
          </w:rPr>
          <w:t xml:space="preserve">Also, here </w:t>
        </w:r>
      </w:ins>
      <w:ins w:id="1642" w:author="Автор" w:date="2025-12-02T16:29:00Z">
        <w:r w:rsidRPr="003F4C32">
          <w:rPr>
            <w:rFonts w:ascii="Times New Roman" w:eastAsia="Times New Roman" w:hAnsi="Times New Roman" w:cs="Times New Roman"/>
            <w:color w:val="000000"/>
            <w:sz w:val="24"/>
            <w:szCs w:val="24"/>
            <w:lang w:val="en-US"/>
          </w:rPr>
          <w:t>we consider the population level evolution only, because SARS–CoV-2 is acute and represented by a single variant in 99,5% patients, similar to influenza. In principle, the 0.5% chronic patients could seed new variants, in which case inter-scale evolutionary</w:t>
        </w:r>
      </w:ins>
      <w:ins w:id="1643" w:author="Автор" w:date="2025-12-03T00:03:00Z">
        <w:r w:rsidR="00BE0056">
          <w:rPr>
            <w:rFonts w:ascii="Times New Roman" w:eastAsia="Times New Roman" w:hAnsi="Times New Roman" w:cs="Times New Roman"/>
            <w:color w:val="000000"/>
            <w:sz w:val="24"/>
            <w:szCs w:val="24"/>
            <w:lang w:val="en-US"/>
          </w:rPr>
          <w:t xml:space="preserve"> conflicts</w:t>
        </w:r>
      </w:ins>
      <w:ins w:id="1644" w:author="Автор" w:date="2025-12-02T16:29:00Z">
        <w:r w:rsidRPr="003F4C32">
          <w:rPr>
            <w:rFonts w:ascii="Times New Roman" w:eastAsia="Times New Roman" w:hAnsi="Times New Roman" w:cs="Times New Roman"/>
            <w:color w:val="000000"/>
            <w:sz w:val="24"/>
            <w:szCs w:val="24"/>
            <w:lang w:val="en-US"/>
          </w:rPr>
          <w:t xml:space="preserve"> are possible </w:t>
        </w:r>
      </w:ins>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 </w:instrText>
      </w:r>
      <w:r w:rsidR="00EF6A49">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TnVtPjM3PC9SZWNOdW0+PERpc3BsYXlUZXh0Pls2Nl08L0Rpc3BsYXlUZXh0PjxyZWNvcmQ+PHJl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EF6A49">
        <w:rPr>
          <w:rFonts w:ascii="Times New Roman" w:eastAsia="Times New Roman" w:hAnsi="Times New Roman" w:cs="Times New Roman"/>
          <w:color w:val="000000"/>
          <w:sz w:val="24"/>
          <w:szCs w:val="24"/>
          <w:lang w:val="en-US"/>
        </w:rPr>
        <w:instrText xml:space="preserve"> ADDIN EN.CITE.DATA </w:instrText>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end"/>
      </w:r>
      <w:r w:rsidR="00EF6A49">
        <w:rPr>
          <w:rFonts w:ascii="Times New Roman" w:eastAsia="Times New Roman" w:hAnsi="Times New Roman" w:cs="Times New Roman"/>
          <w:color w:val="000000"/>
          <w:sz w:val="24"/>
          <w:szCs w:val="24"/>
          <w:lang w:val="en-US"/>
        </w:rPr>
      </w:r>
      <w:r w:rsidR="00EF6A49">
        <w:rPr>
          <w:rFonts w:ascii="Times New Roman" w:eastAsia="Times New Roman" w:hAnsi="Times New Roman" w:cs="Times New Roman"/>
          <w:color w:val="000000"/>
          <w:sz w:val="24"/>
          <w:szCs w:val="24"/>
          <w:lang w:val="en-US"/>
        </w:rPr>
        <w:fldChar w:fldCharType="separate"/>
      </w:r>
      <w:r w:rsidR="00EF6A49">
        <w:rPr>
          <w:rFonts w:ascii="Times New Roman" w:eastAsia="Times New Roman" w:hAnsi="Times New Roman" w:cs="Times New Roman"/>
          <w:noProof/>
          <w:color w:val="000000"/>
          <w:sz w:val="24"/>
          <w:szCs w:val="24"/>
          <w:lang w:val="en-US"/>
        </w:rPr>
        <w:t>[66]</w:t>
      </w:r>
      <w:r w:rsidR="00EF6A49">
        <w:rPr>
          <w:rFonts w:ascii="Times New Roman" w:eastAsia="Times New Roman" w:hAnsi="Times New Roman" w:cs="Times New Roman"/>
          <w:color w:val="000000"/>
          <w:sz w:val="24"/>
          <w:szCs w:val="24"/>
          <w:lang w:val="en-US"/>
        </w:rPr>
        <w:fldChar w:fldCharType="end"/>
      </w:r>
      <w:del w:id="1645" w:author="Автор" w:date="2025-12-15T14:44:00Z">
        <w:r w:rsidR="00F53701" w:rsidDel="00C44020">
          <w:rPr>
            <w:rFonts w:ascii="Times New Roman" w:eastAsia="Times New Roman" w:hAnsi="Times New Roman" w:cs="Times New Roman"/>
            <w:color w:val="000000"/>
            <w:sz w:val="24"/>
            <w:szCs w:val="24"/>
            <w:lang w:val="en-US"/>
          </w:rPr>
          <w:delText>{Rast, 2016 #115}</w:delText>
        </w:r>
      </w:del>
      <w:ins w:id="1646" w:author="Автор" w:date="2025-12-03T00:53:00Z">
        <w:del w:id="1647" w:author="Автор" w:date="2025-12-03T00:58:00Z">
          <w:r w:rsidR="0063337E" w:rsidDel="00880ED6">
            <w:rPr>
              <w:rFonts w:ascii="Times New Roman" w:eastAsia="Times New Roman" w:hAnsi="Times New Roman" w:cs="Times New Roman"/>
              <w:color w:val="000000"/>
              <w:sz w:val="24"/>
              <w:szCs w:val="24"/>
              <w:lang w:val="en-US"/>
            </w:rPr>
            <w:delText>{</w:delText>
          </w:r>
        </w:del>
      </w:ins>
      <w:del w:id="1648" w:author="Автор" w:date="2025-12-03T00:58:00Z">
        <w:r w:rsidR="00E3739B" w:rsidDel="00880ED6">
          <w:rPr>
            <w:rFonts w:ascii="Times New Roman" w:eastAsia="Times New Roman" w:hAnsi="Times New Roman" w:cs="Times New Roman"/>
            <w:color w:val="000000"/>
            <w:sz w:val="24"/>
            <w:szCs w:val="24"/>
            <w:lang w:val="en-US"/>
          </w:rPr>
          <w:delText>{Rouzine, 2025 #11}</w:delText>
        </w:r>
      </w:del>
      <w:ins w:id="1649" w:author="Автор" w:date="2025-12-02T16:29:00Z">
        <w:del w:id="1650" w:author="Автор" w:date="2025-12-03T00:58:00Z">
          <w:r w:rsidRPr="003F4C32" w:rsidDel="00880ED6">
            <w:rPr>
              <w:rFonts w:ascii="Times New Roman" w:eastAsia="Times New Roman" w:hAnsi="Times New Roman" w:cs="Times New Roman"/>
              <w:color w:val="000000"/>
              <w:sz w:val="24"/>
              <w:szCs w:val="24"/>
              <w:lang w:val="en-US"/>
            </w:rPr>
            <w:delText xml:space="preserve">. For chronic infections, such as HIV in patients and between patients, they have been studied </w:delText>
          </w:r>
        </w:del>
      </w:ins>
      <w:del w:id="1651" w:author="Автор" w:date="2025-12-03T00:58:00Z">
        <w:r w:rsidR="00E3739B" w:rsidDel="00880ED6">
          <w:rPr>
            <w:rFonts w:ascii="Times New Roman" w:eastAsia="Times New Roman" w:hAnsi="Times New Roman" w:cs="Times New Roman"/>
            <w:color w:val="000000"/>
            <w:sz w:val="24"/>
            <w:szCs w:val="24"/>
            <w:lang w:val="en-US"/>
          </w:rPr>
          <w:delText>{Rast, 2016 #115</w:delText>
        </w:r>
      </w:del>
      <w:ins w:id="1652" w:author="Автор" w:date="2025-12-03T00:53:00Z">
        <w:del w:id="1653" w:author="Автор" w:date="2025-12-03T00:58:00Z">
          <w:r w:rsidR="00E3739B" w:rsidDel="00880ED6">
            <w:rPr>
              <w:rFonts w:ascii="Times New Roman" w:eastAsia="Times New Roman" w:hAnsi="Times New Roman" w:cs="Times New Roman"/>
              <w:color w:val="000000"/>
              <w:sz w:val="24"/>
              <w:szCs w:val="24"/>
              <w:lang w:val="en-US"/>
            </w:rPr>
            <w:delText xml:space="preserve">; </w:delText>
          </w:r>
        </w:del>
      </w:ins>
      <w:del w:id="1654" w:author="Автор" w:date="2025-12-03T00:58:00Z">
        <w:r w:rsidR="00E3739B" w:rsidDel="00880ED6">
          <w:rPr>
            <w:rFonts w:ascii="Times New Roman" w:eastAsia="Times New Roman" w:hAnsi="Times New Roman" w:cs="Times New Roman"/>
            <w:color w:val="000000"/>
            <w:sz w:val="24"/>
            <w:szCs w:val="24"/>
            <w:lang w:val="en-US"/>
          </w:rPr>
          <w:delText>}</w:delText>
        </w:r>
      </w:del>
      <w:ins w:id="1655" w:author="Автор" w:date="2025-12-03T00:53:00Z">
        <w:del w:id="1656" w:author="Автор" w:date="2025-12-03T00:58:00Z">
          <w:r w:rsidR="00E3739B" w:rsidDel="00880ED6">
            <w:rPr>
              <w:rFonts w:ascii="Times New Roman" w:eastAsia="Times New Roman" w:hAnsi="Times New Roman" w:cs="Times New Roman"/>
              <w:color w:val="000000"/>
              <w:sz w:val="24"/>
              <w:szCs w:val="24"/>
              <w:lang w:val="en-US"/>
            </w:rPr>
            <w:delText>Rouzine, 2025 #11}</w:delText>
          </w:r>
        </w:del>
      </w:ins>
      <w:ins w:id="1657" w:author="Автор" w:date="2025-12-02T16:29:00Z">
        <w:r w:rsidRPr="003F4C32">
          <w:rPr>
            <w:rFonts w:ascii="Times New Roman" w:eastAsia="Times New Roman" w:hAnsi="Times New Roman" w:cs="Times New Roman"/>
            <w:color w:val="000000"/>
            <w:sz w:val="24"/>
            <w:szCs w:val="24"/>
            <w:lang w:val="en-US"/>
          </w:rPr>
          <w:t>.</w:t>
        </w:r>
      </w:ins>
    </w:p>
    <w:p w14:paraId="5C20BEF6" w14:textId="77777777" w:rsidR="00653793" w:rsidRDefault="00653793" w:rsidP="005E310B">
      <w:pPr>
        <w:pBdr>
          <w:top w:val="nil"/>
          <w:left w:val="nil"/>
          <w:bottom w:val="nil"/>
          <w:right w:val="nil"/>
          <w:between w:val="nil"/>
        </w:pBdr>
        <w:spacing w:after="0" w:line="360" w:lineRule="auto"/>
        <w:ind w:firstLine="709"/>
        <w:jc w:val="both"/>
        <w:rPr>
          <w:ins w:id="1658" w:author="Автор" w:date="2025-12-02T15:47:00Z"/>
          <w:rFonts w:ascii="Times New Roman" w:eastAsia="Times New Roman" w:hAnsi="Times New Roman" w:cs="Times New Roman"/>
          <w:color w:val="000000"/>
          <w:sz w:val="24"/>
          <w:szCs w:val="24"/>
        </w:rPr>
        <w:pPrChange w:id="1659" w:author="Автор" w:date="2025-12-02T15:47:00Z">
          <w:pPr>
            <w:pBdr>
              <w:top w:val="nil"/>
              <w:left w:val="nil"/>
              <w:bottom w:val="nil"/>
              <w:right w:val="nil"/>
              <w:between w:val="nil"/>
            </w:pBdr>
            <w:spacing w:line="360" w:lineRule="auto"/>
            <w:ind w:firstLine="708"/>
            <w:jc w:val="both"/>
          </w:pPr>
        </w:pPrChange>
      </w:pPr>
    </w:p>
    <w:p w14:paraId="3EB037B6" w14:textId="77777777" w:rsidR="0087149A"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Funding.</w:t>
      </w:r>
      <w:r>
        <w:rPr>
          <w:rFonts w:ascii="Times New Roman" w:eastAsia="Times New Roman" w:hAnsi="Times New Roman" w:cs="Times New Roman"/>
          <w:color w:val="000000"/>
          <w:sz w:val="24"/>
          <w:szCs w:val="24"/>
        </w:rPr>
        <w:t xml:space="preserve"> The study was funded by Russian Science Foundation, grant 24-24-00529.</w:t>
      </w:r>
    </w:p>
    <w:p w14:paraId="489CABE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Acknowledgements. </w:t>
      </w:r>
      <w:r>
        <w:rPr>
          <w:rFonts w:ascii="Times New Roman" w:eastAsia="Times New Roman" w:hAnsi="Times New Roman" w:cs="Times New Roman"/>
          <w:sz w:val="24"/>
          <w:szCs w:val="24"/>
        </w:rPr>
        <w:t>We thank</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A.A. </w:t>
      </w:r>
      <w:proofErr w:type="spellStart"/>
      <w:r>
        <w:rPr>
          <w:rFonts w:ascii="Times New Roman" w:eastAsia="Times New Roman" w:hAnsi="Times New Roman" w:cs="Times New Roman"/>
          <w:sz w:val="24"/>
          <w:szCs w:val="24"/>
        </w:rPr>
        <w:t>Makashov</w:t>
      </w:r>
      <w:proofErr w:type="spellEnd"/>
      <w:r>
        <w:rPr>
          <w:rFonts w:ascii="Times New Roman" w:eastAsia="Times New Roman" w:hAnsi="Times New Roman" w:cs="Times New Roman"/>
          <w:sz w:val="24"/>
          <w:szCs w:val="24"/>
        </w:rPr>
        <w:t xml:space="preserve"> and S.V. </w:t>
      </w:r>
      <w:proofErr w:type="spellStart"/>
      <w:r>
        <w:rPr>
          <w:rFonts w:ascii="Times New Roman" w:eastAsia="Times New Roman" w:hAnsi="Times New Roman" w:cs="Times New Roman"/>
          <w:sz w:val="24"/>
          <w:szCs w:val="24"/>
        </w:rPr>
        <w:t>Lagunov</w:t>
      </w:r>
      <w:proofErr w:type="spellEnd"/>
      <w:r>
        <w:rPr>
          <w:rFonts w:ascii="Times New Roman" w:eastAsia="Times New Roman" w:hAnsi="Times New Roman" w:cs="Times New Roman"/>
          <w:sz w:val="24"/>
          <w:szCs w:val="24"/>
        </w:rPr>
        <w:t xml:space="preserve"> for technical help and discussion. We are grateful to A. I. </w:t>
      </w:r>
      <w:proofErr w:type="spellStart"/>
      <w:r>
        <w:rPr>
          <w:rFonts w:ascii="Times New Roman" w:eastAsia="Times New Roman" w:hAnsi="Times New Roman" w:cs="Times New Roman"/>
          <w:sz w:val="24"/>
          <w:szCs w:val="24"/>
        </w:rPr>
        <w:t>Pikhulya</w:t>
      </w:r>
      <w:proofErr w:type="spellEnd"/>
      <w:r>
        <w:rPr>
          <w:rFonts w:ascii="Times New Roman" w:eastAsia="Times New Roman" w:hAnsi="Times New Roman" w:cs="Times New Roman"/>
          <w:sz w:val="24"/>
          <w:szCs w:val="24"/>
        </w:rPr>
        <w:t xml:space="preserve">, D. A. </w:t>
      </w:r>
      <w:proofErr w:type="spellStart"/>
      <w:r>
        <w:rPr>
          <w:rFonts w:ascii="Times New Roman" w:eastAsia="Times New Roman" w:hAnsi="Times New Roman" w:cs="Times New Roman"/>
          <w:sz w:val="24"/>
          <w:szCs w:val="24"/>
        </w:rPr>
        <w:t>Gorshkova</w:t>
      </w:r>
      <w:proofErr w:type="spellEnd"/>
      <w:r>
        <w:rPr>
          <w:rFonts w:ascii="Times New Roman" w:eastAsia="Times New Roman" w:hAnsi="Times New Roman" w:cs="Times New Roman"/>
          <w:sz w:val="24"/>
          <w:szCs w:val="24"/>
        </w:rPr>
        <w:t xml:space="preserve">, E. A. </w:t>
      </w:r>
      <w:proofErr w:type="spellStart"/>
      <w:r>
        <w:rPr>
          <w:rFonts w:ascii="Times New Roman" w:eastAsia="Times New Roman" w:hAnsi="Times New Roman" w:cs="Times New Roman"/>
          <w:sz w:val="24"/>
          <w:szCs w:val="24"/>
        </w:rPr>
        <w:t>Vigovskaya</w:t>
      </w:r>
      <w:proofErr w:type="spellEnd"/>
      <w:r>
        <w:rPr>
          <w:rFonts w:ascii="Times New Roman" w:eastAsia="Times New Roman" w:hAnsi="Times New Roman" w:cs="Times New Roman"/>
          <w:sz w:val="24"/>
          <w:szCs w:val="24"/>
        </w:rPr>
        <w:t xml:space="preserve">, and E. I. </w:t>
      </w:r>
      <w:proofErr w:type="spellStart"/>
      <w:r>
        <w:rPr>
          <w:rFonts w:ascii="Times New Roman" w:eastAsia="Times New Roman" w:hAnsi="Times New Roman" w:cs="Times New Roman"/>
          <w:sz w:val="24"/>
          <w:szCs w:val="24"/>
        </w:rPr>
        <w:t>Stroganova</w:t>
      </w:r>
      <w:proofErr w:type="spellEnd"/>
      <w:r>
        <w:rPr>
          <w:rFonts w:ascii="Times New Roman" w:eastAsia="Times New Roman" w:hAnsi="Times New Roman" w:cs="Times New Roman"/>
          <w:sz w:val="24"/>
          <w:szCs w:val="24"/>
        </w:rPr>
        <w:t xml:space="preserve"> for technical help.</w:t>
      </w:r>
    </w:p>
    <w:p w14:paraId="3D7CBFC6"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Authors declare no conflict of interest.</w:t>
      </w:r>
    </w:p>
    <w:p w14:paraId="75D5E17F" w14:textId="77777777" w:rsidR="0087149A" w:rsidRDefault="0076272C">
      <w:pPr>
        <w:spacing w:line="360" w:lineRule="auto"/>
        <w:ind w:firstLine="567"/>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Ethical statement</w:t>
      </w:r>
      <w:r>
        <w:rPr>
          <w:rFonts w:ascii="Times New Roman" w:eastAsia="Times New Roman" w:hAnsi="Times New Roman" w:cs="Times New Roman"/>
          <w:sz w:val="24"/>
          <w:szCs w:val="24"/>
        </w:rPr>
        <w:t>. No ethical statement is required.</w:t>
      </w:r>
    </w:p>
    <w:p w14:paraId="665301CE" w14:textId="54522654" w:rsidR="00626F04" w:rsidRPr="00626F04" w:rsidRDefault="0076272C" w:rsidP="00626F04">
      <w:pPr>
        <w:spacing w:line="360" w:lineRule="auto"/>
        <w:ind w:firstLine="567"/>
        <w:rPr>
          <w:rFonts w:ascii="Times New Roman" w:eastAsia="Times New Roman" w:hAnsi="Times New Roman" w:cs="Times New Roman"/>
          <w:sz w:val="24"/>
          <w:szCs w:val="24"/>
        </w:rPr>
      </w:pPr>
      <w:r>
        <w:rPr>
          <w:rFonts w:ascii="Times New Roman" w:eastAsia="Times New Roman" w:hAnsi="Times New Roman" w:cs="Times New Roman"/>
          <w:b/>
          <w:sz w:val="24"/>
          <w:szCs w:val="24"/>
        </w:rPr>
        <w:t>Availability of data and software.</w:t>
      </w:r>
      <w:r>
        <w:rPr>
          <w:rFonts w:ascii="Times New Roman" w:eastAsia="Times New Roman" w:hAnsi="Times New Roman" w:cs="Times New Roman"/>
          <w:sz w:val="24"/>
          <w:szCs w:val="24"/>
        </w:rPr>
        <w:t xml:space="preserve"> Codes are available at</w:t>
      </w:r>
      <w:r w:rsidR="00626F04">
        <w:rPr>
          <w:rFonts w:ascii="Times New Roman" w:eastAsia="Times New Roman" w:hAnsi="Times New Roman" w:cs="Times New Roman"/>
          <w:b/>
          <w:sz w:val="24"/>
          <w:szCs w:val="24"/>
        </w:rPr>
        <w:t xml:space="preserve"> </w:t>
      </w:r>
      <w:hyperlink r:id="rId17" w:history="1">
        <w:r w:rsidR="00626F04" w:rsidRPr="00626F04">
          <w:rPr>
            <w:rStyle w:val="a4"/>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Default="0076272C">
      <w:pPr>
        <w:spacing w:line="360" w:lineRule="auto"/>
        <w:ind w:firstLine="567"/>
        <w:rPr>
          <w:rFonts w:ascii="Times New Roman" w:eastAsia="Times New Roman" w:hAnsi="Times New Roman" w:cs="Times New Roman"/>
          <w:b/>
          <w:sz w:val="24"/>
          <w:szCs w:val="24"/>
        </w:rPr>
      </w:pPr>
      <w:r>
        <w:rPr>
          <w:rFonts w:ascii="Times New Roman" w:eastAsia="Times New Roman" w:hAnsi="Times New Roman" w:cs="Times New Roman"/>
          <w:b/>
          <w:sz w:val="24"/>
          <w:szCs w:val="24"/>
        </w:rPr>
        <w:t>Supplementary material</w:t>
      </w:r>
    </w:p>
    <w:p w14:paraId="17AC2BA7"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S1. List of interacting pairs from Fig 3.</w:t>
      </w:r>
    </w:p>
    <w:p w14:paraId="431369A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Text S2. List of interacting pairs from Fig 4.</w:t>
      </w:r>
    </w:p>
    <w:p w14:paraId="5AC82CAA"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Pr>
          <w:rFonts w:ascii="Times New Roman" w:eastAsia="Times New Roman" w:hAnsi="Times New Roman" w:cs="Times New Roman"/>
        </w:rPr>
        <w:t xml:space="preserve">. </w:t>
      </w:r>
    </w:p>
    <w:p w14:paraId="4C66542B"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S2. The error of detection of epistatic interactions in the absence of recombination (UFE).</w:t>
      </w:r>
    </w:p>
    <w:p w14:paraId="0CB7CA5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S3. The error of detection of epistatic interactions (Pearson).</w:t>
      </w:r>
    </w:p>
    <w:p w14:paraId="01DB3C56"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S4. The error of detection of epistatic interactions in the absence of recombination (Pearson).</w:t>
      </w:r>
    </w:p>
    <w:p w14:paraId="52A66DF5" w14:textId="23FAA00A" w:rsidR="0087149A" w:rsidRDefault="0076272C">
      <w:pPr>
        <w:rPr>
          <w:rFonts w:ascii="Times New Roman" w:eastAsia="Times New Roman" w:hAnsi="Times New Roman" w:cs="Times New Roman"/>
        </w:rPr>
      </w:pPr>
      <w:r>
        <w:rPr>
          <w:rFonts w:ascii="Times New Roman" w:eastAsia="Times New Roman" w:hAnsi="Times New Roman" w:cs="Times New Roman"/>
        </w:rPr>
        <w:lastRenderedPageBreak/>
        <w:t>Figure S5 А variant of Fig. 4</w:t>
      </w:r>
    </w:p>
    <w:p w14:paraId="55D52B1E"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S6. Epistatic interactions for SARS-CoV-2 genome predicted for Dataset 2</w:t>
      </w:r>
    </w:p>
    <w:p w14:paraId="6DE409F1" w14:textId="77777777" w:rsidR="0087149A" w:rsidRDefault="0076272C">
      <w:pPr>
        <w:rPr>
          <w:rFonts w:ascii="Times New Roman" w:eastAsia="Times New Roman" w:hAnsi="Times New Roman" w:cs="Times New Roman"/>
        </w:rPr>
      </w:pPr>
      <w:r>
        <w:rPr>
          <w:rFonts w:ascii="Times New Roman" w:eastAsia="Times New Roman" w:hAnsi="Times New Roman" w:cs="Times New Roman"/>
        </w:rPr>
        <w:t>Figure S7. Epistatic interactions for SARS-CoV-2 genome predicted for Dataset 3</w:t>
      </w:r>
    </w:p>
    <w:p w14:paraId="605E5FE7" w14:textId="77777777" w:rsidR="0087149A" w:rsidRDefault="0076272C">
      <w:pPr>
        <w:rPr>
          <w:rFonts w:ascii="Times New Roman" w:eastAsia="Times New Roman" w:hAnsi="Times New Roman" w:cs="Times New Roman"/>
          <w:sz w:val="24"/>
          <w:szCs w:val="24"/>
        </w:rPr>
      </w:pPr>
      <w:r>
        <w:br w:type="page"/>
      </w:r>
    </w:p>
    <w:p w14:paraId="1F921CC7" w14:textId="77777777" w:rsidR="0087149A" w:rsidRDefault="0087149A">
      <w:pPr>
        <w:rPr>
          <w:rFonts w:ascii="Times New Roman" w:eastAsia="Times New Roman" w:hAnsi="Times New Roman" w:cs="Times New Roman"/>
          <w:sz w:val="24"/>
          <w:szCs w:val="24"/>
        </w:rPr>
      </w:pPr>
    </w:p>
    <w:p w14:paraId="4366BB6F" w14:textId="77777777" w:rsidR="0087149A" w:rsidRDefault="0076272C">
      <w:pPr>
        <w:spacing w:line="360" w:lineRule="auto"/>
        <w:jc w:val="center"/>
        <w:rPr>
          <w:rFonts w:ascii="Times New Roman" w:eastAsia="Times New Roman" w:hAnsi="Times New Roman" w:cs="Times New Roman"/>
        </w:rPr>
      </w:pPr>
      <w:r w:rsidRPr="00836521">
        <w:rPr>
          <w:rFonts w:ascii="Times New Roman" w:eastAsia="Times New Roman" w:hAnsi="Times New Roman" w:cs="Times New Roman"/>
          <w:sz w:val="24"/>
          <w:szCs w:val="24"/>
        </w:rPr>
        <w:t>REFERENCES</w:t>
      </w:r>
    </w:p>
    <w:p w14:paraId="5731738E" w14:textId="77777777" w:rsidR="0087149A" w:rsidRDefault="0087149A">
      <w:pPr>
        <w:pBdr>
          <w:top w:val="nil"/>
          <w:left w:val="nil"/>
          <w:bottom w:val="nil"/>
          <w:right w:val="nil"/>
          <w:between w:val="nil"/>
        </w:pBdr>
        <w:spacing w:after="0" w:line="240" w:lineRule="auto"/>
        <w:ind w:left="720" w:hanging="720"/>
        <w:rPr>
          <w:color w:val="000000"/>
        </w:rPr>
      </w:pPr>
    </w:p>
    <w:p w14:paraId="1F2AED7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w:t>
      </w:r>
      <w:r>
        <w:rPr>
          <w:color w:val="000000"/>
        </w:rPr>
        <w:tab/>
        <w:t xml:space="preserve">O. </w:t>
      </w:r>
      <w:proofErr w:type="spellStart"/>
      <w:r>
        <w:rPr>
          <w:color w:val="000000"/>
        </w:rPr>
        <w:t>Carlborg</w:t>
      </w:r>
      <w:proofErr w:type="spellEnd"/>
      <w:r>
        <w:rPr>
          <w:color w:val="000000"/>
        </w:rPr>
        <w:t xml:space="preserve">, L. </w:t>
      </w:r>
      <w:proofErr w:type="spellStart"/>
      <w:r>
        <w:rPr>
          <w:color w:val="000000"/>
        </w:rPr>
        <w:t>Jacobsson</w:t>
      </w:r>
      <w:proofErr w:type="spellEnd"/>
      <w:r>
        <w:rPr>
          <w:color w:val="000000"/>
        </w:rPr>
        <w:t xml:space="preserve">, P. </w:t>
      </w:r>
      <w:proofErr w:type="spellStart"/>
      <w:r>
        <w:rPr>
          <w:color w:val="000000"/>
        </w:rPr>
        <w:t>Ahgren</w:t>
      </w:r>
      <w:proofErr w:type="spellEnd"/>
      <w:r>
        <w:rPr>
          <w:color w:val="000000"/>
        </w:rPr>
        <w:t xml:space="preserve">, P. Siegel, L. Andersson, Epistasis and the release of genetic variation during long-term selection. </w:t>
      </w:r>
      <w:r>
        <w:rPr>
          <w:i/>
          <w:color w:val="000000"/>
        </w:rPr>
        <w:t>Nat Genet</w:t>
      </w:r>
      <w:r>
        <w:rPr>
          <w:color w:val="000000"/>
        </w:rPr>
        <w:t xml:space="preserve"> </w:t>
      </w:r>
      <w:r>
        <w:rPr>
          <w:b/>
          <w:color w:val="000000"/>
        </w:rPr>
        <w:t>38</w:t>
      </w:r>
      <w:r>
        <w:rPr>
          <w:color w:val="000000"/>
        </w:rPr>
        <w:t>, 418-420 (2006).</w:t>
      </w:r>
    </w:p>
    <w:p w14:paraId="4CE4069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w:t>
      </w:r>
      <w:r>
        <w:rPr>
          <w:color w:val="000000"/>
        </w:rPr>
        <w:tab/>
        <w:t xml:space="preserve">O. </w:t>
      </w:r>
      <w:proofErr w:type="spellStart"/>
      <w:r>
        <w:rPr>
          <w:color w:val="000000"/>
        </w:rPr>
        <w:t>Zuk</w:t>
      </w:r>
      <w:proofErr w:type="spellEnd"/>
      <w:r>
        <w:rPr>
          <w:color w:val="000000"/>
        </w:rPr>
        <w:t xml:space="preserve">, E. Hechter, S. R. </w:t>
      </w:r>
      <w:proofErr w:type="spellStart"/>
      <w:r>
        <w:rPr>
          <w:color w:val="000000"/>
        </w:rPr>
        <w:t>Sunyaev</w:t>
      </w:r>
      <w:proofErr w:type="spellEnd"/>
      <w:r>
        <w:rPr>
          <w:color w:val="000000"/>
        </w:rPr>
        <w:t xml:space="preserve">, E. S. Lander, </w:t>
      </w:r>
      <w:proofErr w:type="gramStart"/>
      <w:r>
        <w:rPr>
          <w:color w:val="000000"/>
        </w:rPr>
        <w:t>The</w:t>
      </w:r>
      <w:proofErr w:type="gramEnd"/>
      <w:r>
        <w:rPr>
          <w:color w:val="000000"/>
        </w:rPr>
        <w:t xml:space="preserve"> mystery of missing heritability: Genetic interactions create phantom heritability.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109</w:t>
      </w:r>
      <w:r>
        <w:rPr>
          <w:color w:val="000000"/>
        </w:rPr>
        <w:t>, 1193-1198 (2012).</w:t>
      </w:r>
    </w:p>
    <w:p w14:paraId="62DE3A2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w:t>
      </w:r>
      <w:r>
        <w:rPr>
          <w:color w:val="000000"/>
        </w:rPr>
        <w:tab/>
        <w:t xml:space="preserve">D. B. Weissman, M. M. Desai, D. S. Fisher, M. W. Feldman, The rate at which asexual populations cross fitness valleys. </w:t>
      </w:r>
      <w:proofErr w:type="spellStart"/>
      <w:r>
        <w:rPr>
          <w:i/>
          <w:color w:val="000000"/>
        </w:rPr>
        <w:t>Theor</w:t>
      </w:r>
      <w:proofErr w:type="spellEnd"/>
      <w:r>
        <w:rPr>
          <w:i/>
          <w:color w:val="000000"/>
        </w:rPr>
        <w:t xml:space="preserve"> </w:t>
      </w:r>
      <w:proofErr w:type="spellStart"/>
      <w:r>
        <w:rPr>
          <w:i/>
          <w:color w:val="000000"/>
        </w:rPr>
        <w:t>Popul</w:t>
      </w:r>
      <w:proofErr w:type="spellEnd"/>
      <w:r>
        <w:rPr>
          <w:i/>
          <w:color w:val="000000"/>
        </w:rPr>
        <w:t xml:space="preserve"> Biol</w:t>
      </w:r>
      <w:r>
        <w:rPr>
          <w:color w:val="000000"/>
        </w:rPr>
        <w:t xml:space="preserve"> </w:t>
      </w:r>
      <w:r>
        <w:rPr>
          <w:b/>
          <w:color w:val="000000"/>
        </w:rPr>
        <w:t>75</w:t>
      </w:r>
      <w:r>
        <w:rPr>
          <w:color w:val="000000"/>
        </w:rPr>
        <w:t>, 286-300 (2009).</w:t>
      </w:r>
    </w:p>
    <w:p w14:paraId="0268EB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w:t>
      </w:r>
      <w:r>
        <w:rPr>
          <w:color w:val="000000"/>
        </w:rPr>
        <w:tab/>
        <w:t xml:space="preserve">E. Gonzalez-Ortega, E. </w:t>
      </w:r>
      <w:proofErr w:type="spellStart"/>
      <w:r>
        <w:rPr>
          <w:color w:val="000000"/>
        </w:rPr>
        <w:t>Ballana</w:t>
      </w:r>
      <w:proofErr w:type="spellEnd"/>
      <w:r>
        <w:rPr>
          <w:color w:val="000000"/>
        </w:rPr>
        <w:t xml:space="preserve">, R. </w:t>
      </w:r>
      <w:proofErr w:type="spellStart"/>
      <w:r>
        <w:rPr>
          <w:color w:val="000000"/>
        </w:rPr>
        <w:t>Badia</w:t>
      </w:r>
      <w:proofErr w:type="spellEnd"/>
      <w:r>
        <w:rPr>
          <w:color w:val="000000"/>
        </w:rPr>
        <w:t xml:space="preserve">, B. </w:t>
      </w:r>
      <w:proofErr w:type="spellStart"/>
      <w:r>
        <w:rPr>
          <w:color w:val="000000"/>
        </w:rPr>
        <w:t>Clotet</w:t>
      </w:r>
      <w:proofErr w:type="spellEnd"/>
      <w:r>
        <w:rPr>
          <w:color w:val="000000"/>
        </w:rPr>
        <w:t xml:space="preserve">, J. A. Este, Compensatory mutations rescue the virus replicative capacity of VIRIP-resistant HIV-1. </w:t>
      </w:r>
      <w:r>
        <w:rPr>
          <w:i/>
          <w:color w:val="000000"/>
        </w:rPr>
        <w:t>Antiviral Res</w:t>
      </w:r>
      <w:r>
        <w:rPr>
          <w:color w:val="000000"/>
        </w:rPr>
        <w:t xml:space="preserve"> </w:t>
      </w:r>
      <w:r>
        <w:rPr>
          <w:b/>
          <w:color w:val="000000"/>
        </w:rPr>
        <w:t>92</w:t>
      </w:r>
      <w:r>
        <w:rPr>
          <w:color w:val="000000"/>
        </w:rPr>
        <w:t>, 479-483 (2011).</w:t>
      </w:r>
    </w:p>
    <w:p w14:paraId="0E1848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w:t>
      </w:r>
      <w:r>
        <w:rPr>
          <w:color w:val="000000"/>
        </w:rPr>
        <w:tab/>
        <w:t xml:space="preserve">A. Handel, R. R. </w:t>
      </w:r>
      <w:proofErr w:type="spellStart"/>
      <w:r>
        <w:rPr>
          <w:color w:val="000000"/>
        </w:rPr>
        <w:t>Regoes</w:t>
      </w:r>
      <w:proofErr w:type="spellEnd"/>
      <w:r>
        <w:rPr>
          <w:color w:val="000000"/>
        </w:rPr>
        <w:t xml:space="preserve">, R. </w:t>
      </w:r>
      <w:proofErr w:type="spellStart"/>
      <w:r>
        <w:rPr>
          <w:color w:val="000000"/>
        </w:rPr>
        <w:t>Antia</w:t>
      </w:r>
      <w:proofErr w:type="spellEnd"/>
      <w:r>
        <w:rPr>
          <w:color w:val="000000"/>
        </w:rPr>
        <w:t xml:space="preserve">, The role of compensatory mutations in the emergence of drug resistance.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2</w:t>
      </w:r>
      <w:r>
        <w:rPr>
          <w:color w:val="000000"/>
        </w:rPr>
        <w:t>, e137 (2006).</w:t>
      </w:r>
    </w:p>
    <w:p w14:paraId="549EB0A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w:t>
      </w:r>
      <w:r>
        <w:rPr>
          <w:color w:val="000000"/>
        </w:rPr>
        <w:tab/>
        <w:t xml:space="preserve">B. R. Levin, V. Perrot, N. Walker, Compensatory mutations, antibiotic resistance and the population genetics of adaptive evolution in bacteria. </w:t>
      </w:r>
      <w:r>
        <w:rPr>
          <w:i/>
          <w:color w:val="000000"/>
        </w:rPr>
        <w:t>Genetics</w:t>
      </w:r>
      <w:r>
        <w:rPr>
          <w:color w:val="000000"/>
        </w:rPr>
        <w:t xml:space="preserve"> </w:t>
      </w:r>
      <w:r>
        <w:rPr>
          <w:b/>
          <w:color w:val="000000"/>
        </w:rPr>
        <w:t>154</w:t>
      </w:r>
      <w:r>
        <w:rPr>
          <w:color w:val="000000"/>
        </w:rPr>
        <w:t>, 985-997 (2000).</w:t>
      </w:r>
    </w:p>
    <w:p w14:paraId="66EBAC3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7.</w:t>
      </w:r>
      <w:r>
        <w:rPr>
          <w:color w:val="000000"/>
        </w:rPr>
        <w:tab/>
        <w:t>M. Nijhuis</w:t>
      </w:r>
      <w:r>
        <w:rPr>
          <w:i/>
          <w:color w:val="000000"/>
        </w:rPr>
        <w:t xml:space="preserve"> et al.</w:t>
      </w:r>
      <w:r>
        <w:rPr>
          <w:color w:val="000000"/>
        </w:rPr>
        <w:t xml:space="preserve">, Increased fitness of drug resistant HIV-1 protease as a result of acquisition of compensatory mutations during suboptimal therapy. </w:t>
      </w:r>
      <w:r>
        <w:rPr>
          <w:i/>
          <w:color w:val="000000"/>
        </w:rPr>
        <w:t>AIDS</w:t>
      </w:r>
      <w:r>
        <w:rPr>
          <w:color w:val="000000"/>
        </w:rPr>
        <w:t xml:space="preserve"> </w:t>
      </w:r>
      <w:r>
        <w:rPr>
          <w:b/>
          <w:color w:val="000000"/>
        </w:rPr>
        <w:t>13</w:t>
      </w:r>
      <w:r>
        <w:rPr>
          <w:color w:val="000000"/>
        </w:rPr>
        <w:t>, 2349-2359 (1999).</w:t>
      </w:r>
    </w:p>
    <w:p w14:paraId="7A3B9B7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8.</w:t>
      </w:r>
      <w:r>
        <w:rPr>
          <w:color w:val="000000"/>
        </w:rPr>
        <w:tab/>
        <w:t xml:space="preserve">S. </w:t>
      </w:r>
      <w:proofErr w:type="spellStart"/>
      <w:r>
        <w:rPr>
          <w:color w:val="000000"/>
        </w:rPr>
        <w:t>Piana</w:t>
      </w:r>
      <w:proofErr w:type="spellEnd"/>
      <w:r>
        <w:rPr>
          <w:color w:val="000000"/>
        </w:rPr>
        <w:t xml:space="preserve">, P. </w:t>
      </w:r>
      <w:proofErr w:type="spellStart"/>
      <w:r>
        <w:rPr>
          <w:color w:val="000000"/>
        </w:rPr>
        <w:t>Carloni</w:t>
      </w:r>
      <w:proofErr w:type="spellEnd"/>
      <w:r>
        <w:rPr>
          <w:color w:val="000000"/>
        </w:rPr>
        <w:t xml:space="preserve">, U. </w:t>
      </w:r>
      <w:proofErr w:type="spellStart"/>
      <w:r>
        <w:rPr>
          <w:color w:val="000000"/>
        </w:rPr>
        <w:t>Rothlisberger</w:t>
      </w:r>
      <w:proofErr w:type="spellEnd"/>
      <w:r>
        <w:rPr>
          <w:color w:val="000000"/>
        </w:rPr>
        <w:t xml:space="preserve">, Drug resistance in HIV-1 protease: Flexibility-assisted mechanism of compensatory mutations. </w:t>
      </w:r>
      <w:r>
        <w:rPr>
          <w:i/>
          <w:color w:val="000000"/>
        </w:rPr>
        <w:t>Protein Sci</w:t>
      </w:r>
      <w:r>
        <w:rPr>
          <w:color w:val="000000"/>
        </w:rPr>
        <w:t xml:space="preserve"> </w:t>
      </w:r>
      <w:r>
        <w:rPr>
          <w:b/>
          <w:color w:val="000000"/>
        </w:rPr>
        <w:t>11</w:t>
      </w:r>
      <w:r>
        <w:rPr>
          <w:color w:val="000000"/>
        </w:rPr>
        <w:t>, 2393-2402 (2002).</w:t>
      </w:r>
    </w:p>
    <w:p w14:paraId="5BC909D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9.</w:t>
      </w:r>
      <w:r>
        <w:rPr>
          <w:color w:val="000000"/>
        </w:rPr>
        <w:tab/>
        <w:t>N. C. Wu</w:t>
      </w:r>
      <w:r>
        <w:rPr>
          <w:i/>
          <w:color w:val="000000"/>
        </w:rPr>
        <w:t xml:space="preserve"> et al.</w:t>
      </w:r>
      <w:r>
        <w:rPr>
          <w:color w:val="000000"/>
        </w:rPr>
        <w:t xml:space="preserve">, A complex epistatic network limits the mutational reversibility in the influenza hemagglutinin receptor-binding site. </w:t>
      </w:r>
      <w:r>
        <w:rPr>
          <w:i/>
          <w:color w:val="000000"/>
        </w:rPr>
        <w:t xml:space="preserve">Nat </w:t>
      </w:r>
      <w:proofErr w:type="spellStart"/>
      <w:r>
        <w:rPr>
          <w:i/>
          <w:color w:val="000000"/>
        </w:rPr>
        <w:t>Commun</w:t>
      </w:r>
      <w:proofErr w:type="spellEnd"/>
      <w:r>
        <w:rPr>
          <w:color w:val="000000"/>
        </w:rPr>
        <w:t xml:space="preserve"> </w:t>
      </w:r>
      <w:r>
        <w:rPr>
          <w:b/>
          <w:color w:val="000000"/>
        </w:rPr>
        <w:t>9</w:t>
      </w:r>
      <w:r>
        <w:rPr>
          <w:color w:val="000000"/>
        </w:rPr>
        <w:t>, 1264 (2018).</w:t>
      </w:r>
    </w:p>
    <w:p w14:paraId="4A8C3C1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10.</w:t>
      </w:r>
      <w:r>
        <w:rPr>
          <w:color w:val="000000"/>
        </w:rPr>
        <w:tab/>
        <w:t>D. Liu</w:t>
      </w:r>
      <w:r>
        <w:rPr>
          <w:i/>
          <w:color w:val="000000"/>
        </w:rPr>
        <w:t xml:space="preserve"> et al.</w:t>
      </w:r>
      <w:r>
        <w:rPr>
          <w:color w:val="000000"/>
        </w:rPr>
        <w:t xml:space="preserve">, Preexisting compensatory amino acids compromise fitness costs of a HIV-1 T cell escape mutation. </w:t>
      </w:r>
      <w:r>
        <w:rPr>
          <w:i/>
          <w:color w:val="000000"/>
        </w:rPr>
        <w:t>Retrovirology</w:t>
      </w:r>
      <w:r>
        <w:rPr>
          <w:color w:val="000000"/>
        </w:rPr>
        <w:t xml:space="preserve"> </w:t>
      </w:r>
      <w:r>
        <w:rPr>
          <w:b/>
          <w:color w:val="000000"/>
        </w:rPr>
        <w:t>11</w:t>
      </w:r>
      <w:r>
        <w:rPr>
          <w:color w:val="000000"/>
        </w:rPr>
        <w:t>, 101 (2014).</w:t>
      </w:r>
    </w:p>
    <w:p w14:paraId="00E9881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11.</w:t>
      </w:r>
      <w:r>
        <w:rPr>
          <w:color w:val="000000"/>
        </w:rPr>
        <w:tab/>
        <w:t>H. Crawford</w:t>
      </w:r>
      <w:r>
        <w:rPr>
          <w:i/>
          <w:color w:val="000000"/>
        </w:rPr>
        <w:t xml:space="preserve"> et al.</w:t>
      </w:r>
      <w:r>
        <w:rPr>
          <w:color w:val="000000"/>
        </w:rPr>
        <w:t xml:space="preserve">, Compensatory mutation partially restores fitness and delays reversion of escape mutation within the immunodominant HLA-B*5703-restricted Gag epitope in chronic human immunodeficiency virus type 1 infection. </w:t>
      </w:r>
      <w:r>
        <w:rPr>
          <w:i/>
          <w:color w:val="000000"/>
        </w:rPr>
        <w:t xml:space="preserve">J </w:t>
      </w:r>
      <w:proofErr w:type="spellStart"/>
      <w:r>
        <w:rPr>
          <w:i/>
          <w:color w:val="000000"/>
        </w:rPr>
        <w:t>Virol</w:t>
      </w:r>
      <w:proofErr w:type="spellEnd"/>
      <w:r>
        <w:rPr>
          <w:color w:val="000000"/>
        </w:rPr>
        <w:t xml:space="preserve"> </w:t>
      </w:r>
      <w:r>
        <w:rPr>
          <w:b/>
          <w:color w:val="000000"/>
        </w:rPr>
        <w:t>81</w:t>
      </w:r>
      <w:r>
        <w:rPr>
          <w:color w:val="000000"/>
        </w:rPr>
        <w:t>, 8346-8351 (2007).</w:t>
      </w:r>
    </w:p>
    <w:p w14:paraId="1A17608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12.</w:t>
      </w:r>
      <w:r>
        <w:rPr>
          <w:color w:val="000000"/>
        </w:rPr>
        <w:tab/>
        <w:t>H. Song</w:t>
      </w:r>
      <w:r>
        <w:rPr>
          <w:i/>
          <w:color w:val="000000"/>
        </w:rPr>
        <w:t xml:space="preserve"> et al.</w:t>
      </w:r>
      <w:r>
        <w:rPr>
          <w:color w:val="000000"/>
        </w:rPr>
        <w:t xml:space="preserve">, Impact of immune escape mutations on HIV-1 fitness in the context of the cognate transmitted/founder genome. </w:t>
      </w:r>
      <w:r>
        <w:rPr>
          <w:i/>
          <w:color w:val="000000"/>
        </w:rPr>
        <w:t>Retrovirology</w:t>
      </w:r>
      <w:r>
        <w:rPr>
          <w:color w:val="000000"/>
        </w:rPr>
        <w:t xml:space="preserve"> </w:t>
      </w:r>
      <w:r>
        <w:rPr>
          <w:b/>
          <w:color w:val="000000"/>
        </w:rPr>
        <w:t>9</w:t>
      </w:r>
      <w:r>
        <w:rPr>
          <w:color w:val="000000"/>
        </w:rPr>
        <w:t>, 89 (2012).</w:t>
      </w:r>
    </w:p>
    <w:p w14:paraId="0DDF0A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13.</w:t>
      </w:r>
      <w:r>
        <w:rPr>
          <w:color w:val="000000"/>
        </w:rPr>
        <w:tab/>
        <w:t xml:space="preserve">I. M. Rouzine, J. M. Coffin, Search for the mechanism of genetic variation in the pro gene of human immunodeficiency virus. </w:t>
      </w:r>
      <w:r>
        <w:rPr>
          <w:i/>
          <w:color w:val="000000"/>
        </w:rPr>
        <w:t xml:space="preserve">J </w:t>
      </w:r>
      <w:proofErr w:type="spellStart"/>
      <w:r>
        <w:rPr>
          <w:i/>
          <w:color w:val="000000"/>
        </w:rPr>
        <w:t>Virol</w:t>
      </w:r>
      <w:proofErr w:type="spellEnd"/>
      <w:r>
        <w:rPr>
          <w:color w:val="000000"/>
        </w:rPr>
        <w:t xml:space="preserve"> </w:t>
      </w:r>
      <w:r>
        <w:rPr>
          <w:b/>
          <w:color w:val="000000"/>
        </w:rPr>
        <w:t>73</w:t>
      </w:r>
      <w:r>
        <w:rPr>
          <w:color w:val="000000"/>
        </w:rPr>
        <w:t>, 8167-8178 (1999).</w:t>
      </w:r>
    </w:p>
    <w:p w14:paraId="409E5A2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14.</w:t>
      </w:r>
      <w:r>
        <w:rPr>
          <w:color w:val="000000"/>
        </w:rPr>
        <w:tab/>
        <w:t xml:space="preserve">I. M. Rouzine, Evolutionary mechanisms of the emergence of the variants of concern of SARS-CoV-2. </w:t>
      </w:r>
      <w:r>
        <w:rPr>
          <w:i/>
          <w:color w:val="000000"/>
        </w:rPr>
        <w:t>Viruses</w:t>
      </w:r>
      <w:r>
        <w:rPr>
          <w:color w:val="000000"/>
        </w:rPr>
        <w:t xml:space="preserve"> </w:t>
      </w:r>
      <w:r>
        <w:rPr>
          <w:b/>
          <w:color w:val="000000"/>
        </w:rPr>
        <w:t>17</w:t>
      </w:r>
      <w:r>
        <w:rPr>
          <w:color w:val="000000"/>
        </w:rPr>
        <w:t xml:space="preserve"> (2025).</w:t>
      </w:r>
    </w:p>
    <w:p w14:paraId="15F59F1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15.</w:t>
      </w:r>
      <w:r>
        <w:rPr>
          <w:color w:val="000000"/>
        </w:rPr>
        <w:tab/>
        <w:t xml:space="preserve">A. M. </w:t>
      </w:r>
      <w:proofErr w:type="spellStart"/>
      <w:r>
        <w:rPr>
          <w:color w:val="000000"/>
        </w:rPr>
        <w:t>Carabelli</w:t>
      </w:r>
      <w:proofErr w:type="spellEnd"/>
      <w:r>
        <w:rPr>
          <w:i/>
          <w:color w:val="000000"/>
        </w:rPr>
        <w:t xml:space="preserve"> et al.</w:t>
      </w:r>
      <w:r>
        <w:rPr>
          <w:color w:val="000000"/>
        </w:rPr>
        <w:t xml:space="preserve">, SARS-CoV-2 variant biology: immune escape, transmission and fitness. </w:t>
      </w:r>
      <w:r>
        <w:rPr>
          <w:i/>
          <w:color w:val="000000"/>
        </w:rPr>
        <w:t>Nat Rev Microbiol</w:t>
      </w:r>
      <w:r>
        <w:rPr>
          <w:color w:val="000000"/>
        </w:rPr>
        <w:t xml:space="preserve"> </w:t>
      </w:r>
      <w:r>
        <w:rPr>
          <w:b/>
          <w:color w:val="000000"/>
        </w:rPr>
        <w:t>21</w:t>
      </w:r>
      <w:r>
        <w:rPr>
          <w:color w:val="000000"/>
        </w:rPr>
        <w:t>, 162-177 (2023).</w:t>
      </w:r>
    </w:p>
    <w:p w14:paraId="0AE4FC6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16.</w:t>
      </w:r>
      <w:r>
        <w:rPr>
          <w:color w:val="000000"/>
        </w:rPr>
        <w:tab/>
        <w:t xml:space="preserve">L. B. Shrestha, C. Foster, W. Rawlinson, N. </w:t>
      </w:r>
      <w:proofErr w:type="spellStart"/>
      <w:r>
        <w:rPr>
          <w:color w:val="000000"/>
        </w:rPr>
        <w:t>Tedla</w:t>
      </w:r>
      <w:proofErr w:type="spellEnd"/>
      <w:r>
        <w:rPr>
          <w:color w:val="000000"/>
        </w:rPr>
        <w:t xml:space="preserve">, R. A. Bull, Evolution of the SARS-CoV-2 omicron variants BA.1 to BA.5: Implications for immune escape and transmission. </w:t>
      </w:r>
      <w:r>
        <w:rPr>
          <w:i/>
          <w:color w:val="000000"/>
        </w:rPr>
        <w:t xml:space="preserve">Rev Med </w:t>
      </w:r>
      <w:proofErr w:type="spellStart"/>
      <w:r>
        <w:rPr>
          <w:i/>
          <w:color w:val="000000"/>
        </w:rPr>
        <w:t>Virol</w:t>
      </w:r>
      <w:proofErr w:type="spellEnd"/>
      <w:r>
        <w:rPr>
          <w:color w:val="000000"/>
        </w:rPr>
        <w:t xml:space="preserve"> </w:t>
      </w:r>
      <w:r>
        <w:rPr>
          <w:b/>
          <w:color w:val="000000"/>
        </w:rPr>
        <w:t>32</w:t>
      </w:r>
      <w:r>
        <w:rPr>
          <w:color w:val="000000"/>
        </w:rPr>
        <w:t>, e2381 (2022).</w:t>
      </w:r>
    </w:p>
    <w:p w14:paraId="0DB3434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17.</w:t>
      </w:r>
      <w:r>
        <w:rPr>
          <w:color w:val="000000"/>
        </w:rPr>
        <w:tab/>
        <w:t xml:space="preserve">S. </w:t>
      </w:r>
      <w:proofErr w:type="spellStart"/>
      <w:r>
        <w:rPr>
          <w:color w:val="000000"/>
        </w:rPr>
        <w:t>Cobey</w:t>
      </w:r>
      <w:proofErr w:type="spellEnd"/>
      <w:r>
        <w:rPr>
          <w:color w:val="000000"/>
        </w:rPr>
        <w:t xml:space="preserve">, D. B. </w:t>
      </w:r>
      <w:proofErr w:type="spellStart"/>
      <w:r>
        <w:rPr>
          <w:color w:val="000000"/>
        </w:rPr>
        <w:t>Larremore</w:t>
      </w:r>
      <w:proofErr w:type="spellEnd"/>
      <w:r>
        <w:rPr>
          <w:color w:val="000000"/>
        </w:rPr>
        <w:t xml:space="preserve">, Y. H. Grad, M. </w:t>
      </w:r>
      <w:proofErr w:type="spellStart"/>
      <w:r>
        <w:rPr>
          <w:color w:val="000000"/>
        </w:rPr>
        <w:t>Lipsitch</w:t>
      </w:r>
      <w:proofErr w:type="spellEnd"/>
      <w:r>
        <w:rPr>
          <w:color w:val="000000"/>
        </w:rPr>
        <w:t xml:space="preserve">, Concerns about SARS-CoV-2 evolution should not hold back efforts to expand vaccination. </w:t>
      </w:r>
      <w:r>
        <w:rPr>
          <w:i/>
          <w:color w:val="000000"/>
        </w:rPr>
        <w:t>Nat Rev Immunol</w:t>
      </w:r>
      <w:r>
        <w:rPr>
          <w:color w:val="000000"/>
        </w:rPr>
        <w:t xml:space="preserve"> </w:t>
      </w:r>
      <w:r>
        <w:rPr>
          <w:b/>
          <w:color w:val="000000"/>
        </w:rPr>
        <w:t>21</w:t>
      </w:r>
      <w:r>
        <w:rPr>
          <w:color w:val="000000"/>
        </w:rPr>
        <w:t>, 330-335 (2021).</w:t>
      </w:r>
    </w:p>
    <w:p w14:paraId="3129929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18.</w:t>
      </w:r>
      <w:r>
        <w:rPr>
          <w:color w:val="000000"/>
        </w:rPr>
        <w:tab/>
        <w:t xml:space="preserve">J. W. </w:t>
      </w:r>
      <w:proofErr w:type="spellStart"/>
      <w:r>
        <w:rPr>
          <w:color w:val="000000"/>
        </w:rPr>
        <w:t>Yewdell</w:t>
      </w:r>
      <w:proofErr w:type="spellEnd"/>
      <w:r>
        <w:rPr>
          <w:color w:val="000000"/>
        </w:rPr>
        <w:t xml:space="preserve">, Antigenic drift: understanding COVID-19. </w:t>
      </w:r>
      <w:r>
        <w:rPr>
          <w:i/>
          <w:color w:val="000000"/>
        </w:rPr>
        <w:t>Immunity</w:t>
      </w:r>
      <w:r>
        <w:rPr>
          <w:color w:val="000000"/>
        </w:rPr>
        <w:t xml:space="preserve"> </w:t>
      </w:r>
      <w:r>
        <w:rPr>
          <w:b/>
          <w:color w:val="000000"/>
        </w:rPr>
        <w:t>54</w:t>
      </w:r>
      <w:r>
        <w:rPr>
          <w:color w:val="000000"/>
        </w:rPr>
        <w:t>, 2681-2687 (2021).</w:t>
      </w:r>
    </w:p>
    <w:p w14:paraId="22E8F4A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19.</w:t>
      </w:r>
      <w:r>
        <w:rPr>
          <w:color w:val="000000"/>
        </w:rPr>
        <w:tab/>
        <w:t xml:space="preserve">I. M. Rouzine, G. </w:t>
      </w:r>
      <w:proofErr w:type="spellStart"/>
      <w:r>
        <w:rPr>
          <w:color w:val="000000"/>
        </w:rPr>
        <w:t>Rozhnova</w:t>
      </w:r>
      <w:proofErr w:type="spellEnd"/>
      <w:r>
        <w:rPr>
          <w:color w:val="000000"/>
        </w:rPr>
        <w:t xml:space="preserve">, Evolutionary implications of SARS-CoV-2 vaccination for the future design of vaccination strategies. </w:t>
      </w:r>
      <w:proofErr w:type="spellStart"/>
      <w:r>
        <w:rPr>
          <w:i/>
          <w:color w:val="000000"/>
        </w:rPr>
        <w:t>Commun</w:t>
      </w:r>
      <w:proofErr w:type="spellEnd"/>
      <w:r>
        <w:rPr>
          <w:i/>
          <w:color w:val="000000"/>
        </w:rPr>
        <w:t xml:space="preserve"> Med (</w:t>
      </w:r>
      <w:proofErr w:type="spellStart"/>
      <w:r>
        <w:rPr>
          <w:i/>
          <w:color w:val="000000"/>
        </w:rPr>
        <w:t>Lond</w:t>
      </w:r>
      <w:proofErr w:type="spellEnd"/>
      <w:r>
        <w:rPr>
          <w:i/>
          <w:color w:val="000000"/>
        </w:rPr>
        <w:t>)</w:t>
      </w:r>
      <w:r>
        <w:rPr>
          <w:color w:val="000000"/>
        </w:rPr>
        <w:t xml:space="preserve"> </w:t>
      </w:r>
      <w:r>
        <w:rPr>
          <w:b/>
          <w:color w:val="000000"/>
        </w:rPr>
        <w:t>3</w:t>
      </w:r>
      <w:r>
        <w:rPr>
          <w:color w:val="000000"/>
        </w:rPr>
        <w:t>, 86 (2023).</w:t>
      </w:r>
    </w:p>
    <w:p w14:paraId="5DFFAAE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20.</w:t>
      </w:r>
      <w:r>
        <w:rPr>
          <w:color w:val="000000"/>
        </w:rPr>
        <w:tab/>
        <w:t xml:space="preserve">A. </w:t>
      </w:r>
      <w:proofErr w:type="spellStart"/>
      <w:r>
        <w:rPr>
          <w:color w:val="000000"/>
        </w:rPr>
        <w:t>Moulana</w:t>
      </w:r>
      <w:proofErr w:type="spellEnd"/>
      <w:r>
        <w:rPr>
          <w:i/>
          <w:color w:val="000000"/>
        </w:rPr>
        <w:t xml:space="preserve"> et al.</w:t>
      </w:r>
      <w:r>
        <w:rPr>
          <w:color w:val="000000"/>
        </w:rPr>
        <w:t xml:space="preserve">, Compensatory epistasis maintains ACE2 affinity in SARS-CoV-2 Omicron BA.1. </w:t>
      </w:r>
      <w:r>
        <w:rPr>
          <w:i/>
          <w:color w:val="000000"/>
        </w:rPr>
        <w:t xml:space="preserve">Nat </w:t>
      </w:r>
      <w:proofErr w:type="spellStart"/>
      <w:r>
        <w:rPr>
          <w:i/>
          <w:color w:val="000000"/>
        </w:rPr>
        <w:t>Commun</w:t>
      </w:r>
      <w:proofErr w:type="spellEnd"/>
      <w:r>
        <w:rPr>
          <w:color w:val="000000"/>
        </w:rPr>
        <w:t xml:space="preserve"> </w:t>
      </w:r>
      <w:r>
        <w:rPr>
          <w:b/>
          <w:color w:val="000000"/>
        </w:rPr>
        <w:t>13</w:t>
      </w:r>
      <w:r>
        <w:rPr>
          <w:color w:val="000000"/>
        </w:rPr>
        <w:t>, 7011 (2022).</w:t>
      </w:r>
    </w:p>
    <w:p w14:paraId="344C24C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21.</w:t>
      </w:r>
      <w:r>
        <w:rPr>
          <w:color w:val="000000"/>
        </w:rPr>
        <w:tab/>
        <w:t>S. Harari</w:t>
      </w:r>
      <w:r>
        <w:rPr>
          <w:i/>
          <w:color w:val="000000"/>
        </w:rPr>
        <w:t xml:space="preserve"> et al.</w:t>
      </w:r>
      <w:r>
        <w:rPr>
          <w:color w:val="000000"/>
        </w:rPr>
        <w:t xml:space="preserve">, Drivers of adaptive evolution during chronic SARS-CoV-2 infections. </w:t>
      </w:r>
      <w:r>
        <w:rPr>
          <w:i/>
          <w:color w:val="000000"/>
        </w:rPr>
        <w:t>Nat Med</w:t>
      </w:r>
      <w:r>
        <w:rPr>
          <w:color w:val="000000"/>
        </w:rPr>
        <w:t xml:space="preserve"> </w:t>
      </w:r>
      <w:r>
        <w:rPr>
          <w:b/>
          <w:color w:val="000000"/>
        </w:rPr>
        <w:t>28</w:t>
      </w:r>
      <w:r>
        <w:rPr>
          <w:color w:val="000000"/>
        </w:rPr>
        <w:t>, 1501-1508 (2022).</w:t>
      </w:r>
    </w:p>
    <w:p w14:paraId="682BBD5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22.</w:t>
      </w:r>
      <w:r>
        <w:rPr>
          <w:color w:val="000000"/>
        </w:rPr>
        <w:tab/>
        <w:t xml:space="preserve">A. K. </w:t>
      </w:r>
      <w:proofErr w:type="spellStart"/>
      <w:r>
        <w:rPr>
          <w:color w:val="000000"/>
        </w:rPr>
        <w:t>Reuschl</w:t>
      </w:r>
      <w:proofErr w:type="spellEnd"/>
      <w:r>
        <w:rPr>
          <w:i/>
          <w:color w:val="000000"/>
        </w:rPr>
        <w:t xml:space="preserve"> et al.</w:t>
      </w:r>
      <w:r>
        <w:rPr>
          <w:color w:val="000000"/>
        </w:rPr>
        <w:t xml:space="preserve">, Evolution of enhanced innate immune suppression by SARS-CoV-2 Omicron subvariants. </w:t>
      </w:r>
      <w:r>
        <w:rPr>
          <w:i/>
          <w:color w:val="000000"/>
        </w:rPr>
        <w:t>Nat Microbiol</w:t>
      </w:r>
      <w:r>
        <w:rPr>
          <w:color w:val="000000"/>
        </w:rPr>
        <w:t xml:space="preserve"> </w:t>
      </w:r>
      <w:r>
        <w:rPr>
          <w:b/>
          <w:color w:val="000000"/>
        </w:rPr>
        <w:t>9</w:t>
      </w:r>
      <w:r>
        <w:rPr>
          <w:color w:val="000000"/>
        </w:rPr>
        <w:t>, 451-463 (2024).</w:t>
      </w:r>
    </w:p>
    <w:p w14:paraId="710C4EC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23.</w:t>
      </w:r>
      <w:r>
        <w:rPr>
          <w:color w:val="000000"/>
        </w:rPr>
        <w:tab/>
        <w:t>L. G. Thorne</w:t>
      </w:r>
      <w:r>
        <w:rPr>
          <w:i/>
          <w:color w:val="000000"/>
        </w:rPr>
        <w:t xml:space="preserve"> et al.</w:t>
      </w:r>
      <w:r>
        <w:rPr>
          <w:color w:val="000000"/>
        </w:rPr>
        <w:t xml:space="preserve">, Evolution of enhanced innate immune evasion by SARS-CoV-2. </w:t>
      </w:r>
      <w:r>
        <w:rPr>
          <w:i/>
          <w:color w:val="000000"/>
        </w:rPr>
        <w:t>Nature</w:t>
      </w:r>
      <w:r>
        <w:rPr>
          <w:color w:val="000000"/>
        </w:rPr>
        <w:t xml:space="preserve"> </w:t>
      </w:r>
      <w:r>
        <w:rPr>
          <w:b/>
          <w:color w:val="000000"/>
        </w:rPr>
        <w:t>602</w:t>
      </w:r>
      <w:r>
        <w:rPr>
          <w:color w:val="000000"/>
        </w:rPr>
        <w:t>, 487-495 (2022).</w:t>
      </w:r>
    </w:p>
    <w:p w14:paraId="0038339E"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24.</w:t>
      </w:r>
      <w:r>
        <w:rPr>
          <w:color w:val="000000"/>
        </w:rPr>
        <w:tab/>
        <w:t xml:space="preserve">R. M. Adams, J. B. Kinney, A. M. Walczak, T. Mora, Epistasis in a Fitness Landscape Defined by Antibody-Antigen Binding Free Energy. </w:t>
      </w:r>
      <w:r>
        <w:rPr>
          <w:i/>
          <w:color w:val="000000"/>
        </w:rPr>
        <w:t>Cell Syst</w:t>
      </w:r>
      <w:r>
        <w:rPr>
          <w:color w:val="000000"/>
        </w:rPr>
        <w:t xml:space="preserve"> </w:t>
      </w:r>
      <w:r>
        <w:rPr>
          <w:b/>
          <w:color w:val="000000"/>
        </w:rPr>
        <w:t>8</w:t>
      </w:r>
      <w:r>
        <w:rPr>
          <w:color w:val="000000"/>
        </w:rPr>
        <w:t>, 86-93 e83 (2019).</w:t>
      </w:r>
    </w:p>
    <w:p w14:paraId="0720F4C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25.</w:t>
      </w:r>
      <w:r>
        <w:rPr>
          <w:color w:val="000000"/>
        </w:rPr>
        <w:tab/>
        <w:t xml:space="preserve">D. M. Lyons, Z. Zou, H. Xu, J. Zhang, Idiosyncratic epistasis creates universals in mutational effects and evolutionary trajectories. </w:t>
      </w:r>
      <w:r>
        <w:rPr>
          <w:i/>
          <w:color w:val="000000"/>
        </w:rPr>
        <w:t xml:space="preserve">Nat </w:t>
      </w:r>
      <w:proofErr w:type="spellStart"/>
      <w:r>
        <w:rPr>
          <w:i/>
          <w:color w:val="000000"/>
        </w:rPr>
        <w:t>Ecol</w:t>
      </w:r>
      <w:proofErr w:type="spellEnd"/>
      <w:r>
        <w:rPr>
          <w:i/>
          <w:color w:val="000000"/>
        </w:rPr>
        <w:t xml:space="preserve"> </w:t>
      </w:r>
      <w:proofErr w:type="spellStart"/>
      <w:r>
        <w:rPr>
          <w:i/>
          <w:color w:val="000000"/>
        </w:rPr>
        <w:t>Evol</w:t>
      </w:r>
      <w:proofErr w:type="spellEnd"/>
      <w:r>
        <w:rPr>
          <w:color w:val="000000"/>
        </w:rPr>
        <w:t xml:space="preserve"> </w:t>
      </w:r>
      <w:r>
        <w:rPr>
          <w:b/>
          <w:color w:val="000000"/>
        </w:rPr>
        <w:t>4</w:t>
      </w:r>
      <w:r>
        <w:rPr>
          <w:color w:val="000000"/>
        </w:rPr>
        <w:t>, 1685-1693 (2020).</w:t>
      </w:r>
    </w:p>
    <w:p w14:paraId="165AB7C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26.</w:t>
      </w:r>
      <w:r>
        <w:rPr>
          <w:color w:val="000000"/>
        </w:rPr>
        <w:tab/>
        <w:t>C. C. Chen</w:t>
      </w:r>
      <w:r>
        <w:rPr>
          <w:i/>
          <w:color w:val="000000"/>
        </w:rPr>
        <w:t xml:space="preserve"> et al.</w:t>
      </w:r>
      <w:r>
        <w:rPr>
          <w:color w:val="000000"/>
        </w:rPr>
        <w:t xml:space="preserve">, Methods for identifying SNP interactions: a review on variations of Logic Regression, Random Forest and Bayesian logistic regression. </w:t>
      </w:r>
      <w:r>
        <w:rPr>
          <w:i/>
          <w:color w:val="000000"/>
        </w:rPr>
        <w:t xml:space="preserve">IEEE/ACM Trans </w:t>
      </w:r>
      <w:proofErr w:type="spellStart"/>
      <w:r>
        <w:rPr>
          <w:i/>
          <w:color w:val="000000"/>
        </w:rPr>
        <w:t>Comput</w:t>
      </w:r>
      <w:proofErr w:type="spellEnd"/>
      <w:r>
        <w:rPr>
          <w:i/>
          <w:color w:val="000000"/>
        </w:rPr>
        <w:t xml:space="preserve"> Biol </w:t>
      </w:r>
      <w:proofErr w:type="spellStart"/>
      <w:r>
        <w:rPr>
          <w:i/>
          <w:color w:val="000000"/>
        </w:rPr>
        <w:t>Bioinform</w:t>
      </w:r>
      <w:proofErr w:type="spellEnd"/>
      <w:r>
        <w:rPr>
          <w:color w:val="000000"/>
        </w:rPr>
        <w:t xml:space="preserve"> </w:t>
      </w:r>
      <w:r>
        <w:rPr>
          <w:b/>
          <w:color w:val="000000"/>
        </w:rPr>
        <w:t>8</w:t>
      </w:r>
      <w:r>
        <w:rPr>
          <w:color w:val="000000"/>
        </w:rPr>
        <w:t>, 1580-1591 (2011).</w:t>
      </w:r>
    </w:p>
    <w:p w14:paraId="314A2F5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27.</w:t>
      </w:r>
      <w:r>
        <w:rPr>
          <w:color w:val="000000"/>
        </w:rPr>
        <w:tab/>
        <w:t xml:space="preserve">H. J. Cordell, </w:t>
      </w:r>
      <w:proofErr w:type="gramStart"/>
      <w:r>
        <w:rPr>
          <w:color w:val="000000"/>
        </w:rPr>
        <w:t>Detecting</w:t>
      </w:r>
      <w:proofErr w:type="gramEnd"/>
      <w:r>
        <w:rPr>
          <w:color w:val="000000"/>
        </w:rPr>
        <w:t xml:space="preserve"> gene-gene interactions that underlie human diseases. </w:t>
      </w:r>
      <w:r>
        <w:rPr>
          <w:i/>
          <w:color w:val="000000"/>
        </w:rPr>
        <w:t>Nature reviews. Genetics</w:t>
      </w:r>
      <w:r>
        <w:rPr>
          <w:color w:val="000000"/>
        </w:rPr>
        <w:t xml:space="preserve"> </w:t>
      </w:r>
      <w:r>
        <w:rPr>
          <w:b/>
          <w:color w:val="000000"/>
        </w:rPr>
        <w:t>10</w:t>
      </w:r>
      <w:r>
        <w:rPr>
          <w:color w:val="000000"/>
        </w:rPr>
        <w:t>, 392-404 (2009).</w:t>
      </w:r>
    </w:p>
    <w:p w14:paraId="0606310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28.</w:t>
      </w:r>
      <w:r>
        <w:rPr>
          <w:color w:val="000000"/>
        </w:rPr>
        <w:tab/>
        <w:t xml:space="preserve">M. Ueki, H. J. Cordell, Improved statistics for genome-wide interaction analysis. </w:t>
      </w:r>
      <w:proofErr w:type="spellStart"/>
      <w:r>
        <w:rPr>
          <w:i/>
          <w:color w:val="000000"/>
        </w:rPr>
        <w:t>PLoS</w:t>
      </w:r>
      <w:proofErr w:type="spellEnd"/>
      <w:r>
        <w:rPr>
          <w:i/>
          <w:color w:val="000000"/>
        </w:rPr>
        <w:t xml:space="preserve"> Genet</w:t>
      </w:r>
      <w:r>
        <w:rPr>
          <w:color w:val="000000"/>
        </w:rPr>
        <w:t xml:space="preserve"> </w:t>
      </w:r>
      <w:r>
        <w:rPr>
          <w:b/>
          <w:color w:val="000000"/>
        </w:rPr>
        <w:t>8</w:t>
      </w:r>
      <w:r>
        <w:rPr>
          <w:color w:val="000000"/>
        </w:rPr>
        <w:t>, e1002625 (2012).</w:t>
      </w:r>
    </w:p>
    <w:p w14:paraId="369469C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29.</w:t>
      </w:r>
      <w:r>
        <w:rPr>
          <w:color w:val="000000"/>
        </w:rPr>
        <w:tab/>
        <w:t xml:space="preserve">N. H. Barton, Linkage and the limits to natural selection. </w:t>
      </w:r>
      <w:r>
        <w:rPr>
          <w:i/>
          <w:color w:val="000000"/>
        </w:rPr>
        <w:t>Genetics</w:t>
      </w:r>
      <w:r>
        <w:rPr>
          <w:color w:val="000000"/>
        </w:rPr>
        <w:t xml:space="preserve"> </w:t>
      </w:r>
      <w:r>
        <w:rPr>
          <w:b/>
          <w:color w:val="000000"/>
        </w:rPr>
        <w:t>140</w:t>
      </w:r>
      <w:r>
        <w:rPr>
          <w:color w:val="000000"/>
        </w:rPr>
        <w:t>, 821-841 (1995).</w:t>
      </w:r>
    </w:p>
    <w:p w14:paraId="76AB7D6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30.</w:t>
      </w:r>
      <w:r>
        <w:rPr>
          <w:color w:val="000000"/>
        </w:rPr>
        <w:tab/>
        <w:t xml:space="preserve">M. Kimura, Attainment of quasi linkage equilibrium when gene frequencies are changing by natural selection. </w:t>
      </w:r>
      <w:r>
        <w:rPr>
          <w:i/>
          <w:color w:val="000000"/>
        </w:rPr>
        <w:t>Genetics</w:t>
      </w:r>
      <w:r>
        <w:rPr>
          <w:color w:val="000000"/>
        </w:rPr>
        <w:t xml:space="preserve"> </w:t>
      </w:r>
      <w:r>
        <w:rPr>
          <w:b/>
          <w:color w:val="000000"/>
        </w:rPr>
        <w:t>52</w:t>
      </w:r>
      <w:r>
        <w:rPr>
          <w:color w:val="000000"/>
        </w:rPr>
        <w:t>, 875-890 (1965).</w:t>
      </w:r>
    </w:p>
    <w:p w14:paraId="2BF7BDA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31.</w:t>
      </w:r>
      <w:r>
        <w:rPr>
          <w:color w:val="000000"/>
        </w:rPr>
        <w:tab/>
        <w:t xml:space="preserve">M. </w:t>
      </w:r>
      <w:proofErr w:type="spellStart"/>
      <w:r>
        <w:rPr>
          <w:color w:val="000000"/>
        </w:rPr>
        <w:t>Weigt</w:t>
      </w:r>
      <w:proofErr w:type="spellEnd"/>
      <w:r>
        <w:rPr>
          <w:color w:val="000000"/>
        </w:rPr>
        <w:t xml:space="preserve">, R. A. White, H. </w:t>
      </w:r>
      <w:proofErr w:type="spellStart"/>
      <w:r>
        <w:rPr>
          <w:color w:val="000000"/>
        </w:rPr>
        <w:t>Szurmant</w:t>
      </w:r>
      <w:proofErr w:type="spellEnd"/>
      <w:r>
        <w:rPr>
          <w:color w:val="000000"/>
        </w:rPr>
        <w:t xml:space="preserve">, J. A. Hoch, T. Hwa, Identification of direct residue contacts in protein-protein interaction by message passing.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106</w:t>
      </w:r>
      <w:r>
        <w:rPr>
          <w:color w:val="000000"/>
        </w:rPr>
        <w:t>, 67-72 (2009).</w:t>
      </w:r>
    </w:p>
    <w:p w14:paraId="5A34721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32.</w:t>
      </w:r>
      <w:r>
        <w:rPr>
          <w:color w:val="000000"/>
        </w:rPr>
        <w:tab/>
        <w:t xml:space="preserve">R. A. </w:t>
      </w:r>
      <w:proofErr w:type="spellStart"/>
      <w:r>
        <w:rPr>
          <w:color w:val="000000"/>
        </w:rPr>
        <w:t>Neher</w:t>
      </w:r>
      <w:proofErr w:type="spellEnd"/>
      <w:r>
        <w:rPr>
          <w:color w:val="000000"/>
        </w:rPr>
        <w:t xml:space="preserve">, B. I. </w:t>
      </w:r>
      <w:proofErr w:type="spellStart"/>
      <w:r>
        <w:rPr>
          <w:color w:val="000000"/>
        </w:rPr>
        <w:t>Shraiman</w:t>
      </w:r>
      <w:proofErr w:type="spellEnd"/>
      <w:r>
        <w:rPr>
          <w:color w:val="000000"/>
        </w:rPr>
        <w:t xml:space="preserve">, Statistical genetics and evolution of quantitative traits. </w:t>
      </w:r>
      <w:r>
        <w:rPr>
          <w:i/>
          <w:color w:val="000000"/>
        </w:rPr>
        <w:t>Rev. of Modern Physics</w:t>
      </w:r>
      <w:r>
        <w:rPr>
          <w:color w:val="000000"/>
        </w:rPr>
        <w:t xml:space="preserve"> </w:t>
      </w:r>
      <w:r>
        <w:rPr>
          <w:b/>
          <w:color w:val="000000"/>
        </w:rPr>
        <w:t>83</w:t>
      </w:r>
      <w:r>
        <w:rPr>
          <w:color w:val="000000"/>
        </w:rPr>
        <w:t>, 1283-1300 (2011).</w:t>
      </w:r>
    </w:p>
    <w:p w14:paraId="2909807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33.</w:t>
      </w:r>
      <w:r>
        <w:rPr>
          <w:color w:val="000000"/>
        </w:rPr>
        <w:tab/>
        <w:t xml:space="preserve">R. H. Y. Louie, K. J. </w:t>
      </w:r>
      <w:proofErr w:type="spellStart"/>
      <w:r>
        <w:rPr>
          <w:color w:val="000000"/>
        </w:rPr>
        <w:t>Kaczorowski</w:t>
      </w:r>
      <w:proofErr w:type="spellEnd"/>
      <w:r>
        <w:rPr>
          <w:color w:val="000000"/>
        </w:rPr>
        <w:t xml:space="preserve">, J. P. Barton, A. K. Chakraborty, M. R. McKay, Fitness landscape of the human immunodeficiency virus envelope protein that is targeted by antibodies.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115</w:t>
      </w:r>
      <w:r>
        <w:rPr>
          <w:color w:val="000000"/>
        </w:rPr>
        <w:t>, E564-E573 (2018).</w:t>
      </w:r>
    </w:p>
    <w:p w14:paraId="6C926A8F"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34.</w:t>
      </w:r>
      <w:r>
        <w:rPr>
          <w:color w:val="000000"/>
        </w:rPr>
        <w:tab/>
        <w:t xml:space="preserve">W.-H. Wei, G. </w:t>
      </w:r>
      <w:proofErr w:type="spellStart"/>
      <w:r>
        <w:rPr>
          <w:color w:val="000000"/>
        </w:rPr>
        <w:t>Hemani</w:t>
      </w:r>
      <w:proofErr w:type="spellEnd"/>
      <w:r>
        <w:rPr>
          <w:color w:val="000000"/>
        </w:rPr>
        <w:t xml:space="preserve">, C. S. Haley, Detecting epistasis in human complex traits. </w:t>
      </w:r>
      <w:r>
        <w:rPr>
          <w:i/>
          <w:color w:val="000000"/>
        </w:rPr>
        <w:t>Nature Reviews Genetics</w:t>
      </w:r>
      <w:r>
        <w:rPr>
          <w:color w:val="000000"/>
        </w:rPr>
        <w:t xml:space="preserve"> </w:t>
      </w:r>
      <w:r>
        <w:rPr>
          <w:b/>
          <w:color w:val="000000"/>
        </w:rPr>
        <w:t>15</w:t>
      </w:r>
      <w:r>
        <w:rPr>
          <w:color w:val="000000"/>
        </w:rPr>
        <w:t>, 722 (2014).</w:t>
      </w:r>
    </w:p>
    <w:p w14:paraId="480EF08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35.</w:t>
      </w:r>
      <w:r>
        <w:rPr>
          <w:color w:val="000000"/>
        </w:rPr>
        <w:tab/>
        <w:t xml:space="preserve">G. </w:t>
      </w:r>
      <w:proofErr w:type="spellStart"/>
      <w:r>
        <w:rPr>
          <w:color w:val="000000"/>
        </w:rPr>
        <w:t>Pedruzzi</w:t>
      </w:r>
      <w:proofErr w:type="spellEnd"/>
      <w:r>
        <w:rPr>
          <w:color w:val="000000"/>
        </w:rPr>
        <w:t xml:space="preserve">, A. </w:t>
      </w:r>
      <w:proofErr w:type="spellStart"/>
      <w:r>
        <w:rPr>
          <w:color w:val="000000"/>
        </w:rPr>
        <w:t>Barlukova</w:t>
      </w:r>
      <w:proofErr w:type="spellEnd"/>
      <w:r>
        <w:rPr>
          <w:color w:val="000000"/>
        </w:rPr>
        <w:t xml:space="preserve">, I. M. Rouzine, Evolutionary footprint of epistasis.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14</w:t>
      </w:r>
      <w:r>
        <w:rPr>
          <w:color w:val="000000"/>
        </w:rPr>
        <w:t>, e1006426 (2018).</w:t>
      </w:r>
    </w:p>
    <w:p w14:paraId="002E393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36.</w:t>
      </w:r>
      <w:r>
        <w:rPr>
          <w:color w:val="000000"/>
        </w:rPr>
        <w:tab/>
        <w:t xml:space="preserve">A. D. </w:t>
      </w:r>
      <w:proofErr w:type="spellStart"/>
      <w:r>
        <w:rPr>
          <w:color w:val="000000"/>
        </w:rPr>
        <w:t>Neverov</w:t>
      </w:r>
      <w:proofErr w:type="spellEnd"/>
      <w:r>
        <w:rPr>
          <w:color w:val="000000"/>
        </w:rPr>
        <w:t xml:space="preserve">, S. </w:t>
      </w:r>
      <w:proofErr w:type="spellStart"/>
      <w:r>
        <w:rPr>
          <w:color w:val="000000"/>
        </w:rPr>
        <w:t>Kryazhimskiy</w:t>
      </w:r>
      <w:proofErr w:type="spellEnd"/>
      <w:r>
        <w:rPr>
          <w:color w:val="000000"/>
        </w:rPr>
        <w:t xml:space="preserve">, J. B. Plotkin, G. A. </w:t>
      </w:r>
      <w:proofErr w:type="spellStart"/>
      <w:r>
        <w:rPr>
          <w:color w:val="000000"/>
        </w:rPr>
        <w:t>Bazykin</w:t>
      </w:r>
      <w:proofErr w:type="spellEnd"/>
      <w:r>
        <w:rPr>
          <w:color w:val="000000"/>
        </w:rPr>
        <w:t xml:space="preserve">, Coordinated Evolution of Influenza A Surface Proteins. </w:t>
      </w:r>
      <w:proofErr w:type="spellStart"/>
      <w:r>
        <w:rPr>
          <w:i/>
          <w:color w:val="000000"/>
        </w:rPr>
        <w:t>PLoS</w:t>
      </w:r>
      <w:proofErr w:type="spellEnd"/>
      <w:r>
        <w:rPr>
          <w:i/>
          <w:color w:val="000000"/>
        </w:rPr>
        <w:t xml:space="preserve"> Genet</w:t>
      </w:r>
      <w:r>
        <w:rPr>
          <w:color w:val="000000"/>
        </w:rPr>
        <w:t xml:space="preserve"> </w:t>
      </w:r>
      <w:r>
        <w:rPr>
          <w:b/>
          <w:color w:val="000000"/>
        </w:rPr>
        <w:t>11</w:t>
      </w:r>
      <w:r>
        <w:rPr>
          <w:color w:val="000000"/>
        </w:rPr>
        <w:t>, e1005404 (2015).</w:t>
      </w:r>
    </w:p>
    <w:p w14:paraId="0854F7F4"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37.</w:t>
      </w:r>
      <w:r>
        <w:rPr>
          <w:color w:val="000000"/>
        </w:rPr>
        <w:tab/>
        <w:t xml:space="preserve">R. A. Fisher, </w:t>
      </w:r>
      <w:r>
        <w:rPr>
          <w:i/>
          <w:color w:val="000000"/>
        </w:rPr>
        <w:t xml:space="preserve">The genetical theory of </w:t>
      </w:r>
      <w:proofErr w:type="gramStart"/>
      <w:r>
        <w:rPr>
          <w:i/>
          <w:color w:val="000000"/>
        </w:rPr>
        <w:t>natural  selection</w:t>
      </w:r>
      <w:proofErr w:type="gramEnd"/>
      <w:r>
        <w:rPr>
          <w:color w:val="000000"/>
        </w:rPr>
        <w:t xml:space="preserve"> (Clarendon Press, 1958, Oxford, United Kingdom, 1930).</w:t>
      </w:r>
    </w:p>
    <w:p w14:paraId="3EB8F56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38.</w:t>
      </w:r>
      <w:r>
        <w:rPr>
          <w:color w:val="000000"/>
        </w:rPr>
        <w:tab/>
        <w:t xml:space="preserve">G. </w:t>
      </w:r>
      <w:proofErr w:type="spellStart"/>
      <w:r>
        <w:rPr>
          <w:color w:val="000000"/>
        </w:rPr>
        <w:t>Pedruzzi</w:t>
      </w:r>
      <w:proofErr w:type="spellEnd"/>
      <w:r>
        <w:rPr>
          <w:color w:val="000000"/>
        </w:rPr>
        <w:t xml:space="preserve">, I. M. Rouzine, Epistasis detectably alters correlations between genomic sites in a narrow parameter window. </w:t>
      </w:r>
      <w:proofErr w:type="spellStart"/>
      <w:r>
        <w:rPr>
          <w:i/>
          <w:color w:val="000000"/>
        </w:rPr>
        <w:t>PLoS</w:t>
      </w:r>
      <w:proofErr w:type="spellEnd"/>
      <w:r>
        <w:rPr>
          <w:i/>
          <w:color w:val="000000"/>
        </w:rPr>
        <w:t xml:space="preserve"> One</w:t>
      </w:r>
      <w:r>
        <w:rPr>
          <w:color w:val="000000"/>
        </w:rPr>
        <w:t xml:space="preserve"> </w:t>
      </w:r>
      <w:r>
        <w:rPr>
          <w:b/>
          <w:color w:val="000000"/>
        </w:rPr>
        <w:t>14</w:t>
      </w:r>
      <w:r>
        <w:rPr>
          <w:color w:val="000000"/>
        </w:rPr>
        <w:t>, e0214036 (2019).</w:t>
      </w:r>
    </w:p>
    <w:p w14:paraId="58AA52C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39.</w:t>
      </w:r>
      <w:r>
        <w:rPr>
          <w:color w:val="000000"/>
        </w:rPr>
        <w:tab/>
        <w:t xml:space="preserve">G. </w:t>
      </w:r>
      <w:proofErr w:type="spellStart"/>
      <w:r>
        <w:rPr>
          <w:color w:val="000000"/>
        </w:rPr>
        <w:t>Pedruzzi</w:t>
      </w:r>
      <w:proofErr w:type="spellEnd"/>
      <w:r>
        <w:rPr>
          <w:color w:val="000000"/>
        </w:rPr>
        <w:t xml:space="preserve">, I. M. Rouzine, An evolution-based high-fidelity method of epistasis measurement: Theory and application to influenza. </w:t>
      </w:r>
      <w:proofErr w:type="spellStart"/>
      <w:r>
        <w:rPr>
          <w:i/>
          <w:color w:val="000000"/>
        </w:rPr>
        <w:t>PLoS</w:t>
      </w:r>
      <w:proofErr w:type="spellEnd"/>
      <w:r>
        <w:rPr>
          <w:i/>
          <w:color w:val="000000"/>
        </w:rPr>
        <w:t xml:space="preserve"> </w:t>
      </w:r>
      <w:proofErr w:type="spellStart"/>
      <w:r>
        <w:rPr>
          <w:i/>
          <w:color w:val="000000"/>
        </w:rPr>
        <w:t>Pathog</w:t>
      </w:r>
      <w:proofErr w:type="spellEnd"/>
      <w:r>
        <w:rPr>
          <w:color w:val="000000"/>
        </w:rPr>
        <w:t xml:space="preserve"> </w:t>
      </w:r>
      <w:r>
        <w:rPr>
          <w:b/>
          <w:color w:val="000000"/>
        </w:rPr>
        <w:t>17</w:t>
      </w:r>
      <w:r>
        <w:rPr>
          <w:color w:val="000000"/>
        </w:rPr>
        <w:t>, e1009669 (2021).</w:t>
      </w:r>
    </w:p>
    <w:p w14:paraId="1935C6C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40.</w:t>
      </w:r>
      <w:r>
        <w:rPr>
          <w:color w:val="000000"/>
        </w:rPr>
        <w:tab/>
        <w:t xml:space="preserve">M. </w:t>
      </w:r>
      <w:proofErr w:type="spellStart"/>
      <w:r>
        <w:rPr>
          <w:color w:val="000000"/>
        </w:rPr>
        <w:t>Krzywinski</w:t>
      </w:r>
      <w:proofErr w:type="spellEnd"/>
      <w:r>
        <w:rPr>
          <w:i/>
          <w:color w:val="000000"/>
        </w:rPr>
        <w:t xml:space="preserve"> et al.</w:t>
      </w:r>
      <w:r>
        <w:rPr>
          <w:color w:val="000000"/>
        </w:rPr>
        <w:t xml:space="preserve">, </w:t>
      </w:r>
      <w:proofErr w:type="spellStart"/>
      <w:r>
        <w:rPr>
          <w:color w:val="000000"/>
        </w:rPr>
        <w:t>Circos</w:t>
      </w:r>
      <w:proofErr w:type="spellEnd"/>
      <w:r>
        <w:rPr>
          <w:color w:val="000000"/>
        </w:rPr>
        <w:t xml:space="preserve">: an information aesthetic for comparative genomics. </w:t>
      </w:r>
      <w:r>
        <w:rPr>
          <w:i/>
          <w:color w:val="000000"/>
        </w:rPr>
        <w:t>Genome Res</w:t>
      </w:r>
      <w:r>
        <w:rPr>
          <w:color w:val="000000"/>
        </w:rPr>
        <w:t xml:space="preserve"> </w:t>
      </w:r>
      <w:r>
        <w:rPr>
          <w:b/>
          <w:color w:val="000000"/>
        </w:rPr>
        <w:t>19</w:t>
      </w:r>
      <w:r>
        <w:rPr>
          <w:color w:val="000000"/>
        </w:rPr>
        <w:t>, 1639-1645 (2009).</w:t>
      </w:r>
    </w:p>
    <w:p w14:paraId="3F1876A5"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41.</w:t>
      </w:r>
      <w:r>
        <w:rPr>
          <w:color w:val="000000"/>
        </w:rPr>
        <w:tab/>
        <w:t xml:space="preserve">S. Bonhoeffer, C. </w:t>
      </w:r>
      <w:proofErr w:type="spellStart"/>
      <w:r>
        <w:rPr>
          <w:color w:val="000000"/>
        </w:rPr>
        <w:t>Chappey</w:t>
      </w:r>
      <w:proofErr w:type="spellEnd"/>
      <w:r>
        <w:rPr>
          <w:color w:val="000000"/>
        </w:rPr>
        <w:t xml:space="preserve">, N. T. Parkin, J. M. Whitcomb, C. J. Petropoulos, Evidence for positive epistasis in HIV-1. </w:t>
      </w:r>
      <w:r>
        <w:rPr>
          <w:i/>
          <w:color w:val="000000"/>
        </w:rPr>
        <w:t>Science</w:t>
      </w:r>
      <w:r>
        <w:rPr>
          <w:color w:val="000000"/>
        </w:rPr>
        <w:t xml:space="preserve"> </w:t>
      </w:r>
      <w:r>
        <w:rPr>
          <w:b/>
          <w:color w:val="000000"/>
        </w:rPr>
        <w:t>306</w:t>
      </w:r>
      <w:r>
        <w:rPr>
          <w:color w:val="000000"/>
        </w:rPr>
        <w:t>, 1547-1550 (2004).</w:t>
      </w:r>
    </w:p>
    <w:p w14:paraId="288C7F6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42.</w:t>
      </w:r>
      <w:r>
        <w:rPr>
          <w:color w:val="000000"/>
        </w:rPr>
        <w:tab/>
        <w:t>T. H. Zhang</w:t>
      </w:r>
      <w:r>
        <w:rPr>
          <w:i/>
          <w:color w:val="000000"/>
        </w:rPr>
        <w:t xml:space="preserve"> et al.</w:t>
      </w:r>
      <w:r>
        <w:rPr>
          <w:color w:val="000000"/>
        </w:rPr>
        <w:t xml:space="preserve">, Predominance of positive epistasis among drug resistance-associated mutations in HIV-1 protease. </w:t>
      </w:r>
      <w:proofErr w:type="spellStart"/>
      <w:r>
        <w:rPr>
          <w:i/>
          <w:color w:val="000000"/>
        </w:rPr>
        <w:t>PLoS</w:t>
      </w:r>
      <w:proofErr w:type="spellEnd"/>
      <w:r>
        <w:rPr>
          <w:i/>
          <w:color w:val="000000"/>
        </w:rPr>
        <w:t xml:space="preserve"> Genet</w:t>
      </w:r>
      <w:r>
        <w:rPr>
          <w:color w:val="000000"/>
        </w:rPr>
        <w:t xml:space="preserve"> </w:t>
      </w:r>
      <w:r>
        <w:rPr>
          <w:b/>
          <w:color w:val="000000"/>
        </w:rPr>
        <w:t>16</w:t>
      </w:r>
      <w:r>
        <w:rPr>
          <w:color w:val="000000"/>
        </w:rPr>
        <w:t>, e1009009 (2020).</w:t>
      </w:r>
    </w:p>
    <w:p w14:paraId="3100FFCB"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43.</w:t>
      </w:r>
      <w:r>
        <w:rPr>
          <w:color w:val="000000"/>
        </w:rPr>
        <w:tab/>
        <w:t xml:space="preserve">S. </w:t>
      </w:r>
      <w:proofErr w:type="spellStart"/>
      <w:r>
        <w:rPr>
          <w:color w:val="000000"/>
        </w:rPr>
        <w:t>Kryazhimskiy</w:t>
      </w:r>
      <w:proofErr w:type="spellEnd"/>
      <w:r>
        <w:rPr>
          <w:color w:val="000000"/>
        </w:rPr>
        <w:t xml:space="preserve">, J. </w:t>
      </w:r>
      <w:proofErr w:type="spellStart"/>
      <w:r>
        <w:rPr>
          <w:color w:val="000000"/>
        </w:rPr>
        <w:t>Dushoff</w:t>
      </w:r>
      <w:proofErr w:type="spellEnd"/>
      <w:r>
        <w:rPr>
          <w:color w:val="000000"/>
        </w:rPr>
        <w:t xml:space="preserve">, G. A. </w:t>
      </w:r>
      <w:proofErr w:type="spellStart"/>
      <w:r>
        <w:rPr>
          <w:color w:val="000000"/>
        </w:rPr>
        <w:t>Bazykin</w:t>
      </w:r>
      <w:proofErr w:type="spellEnd"/>
      <w:r>
        <w:rPr>
          <w:color w:val="000000"/>
        </w:rPr>
        <w:t xml:space="preserve">, J. B. Plotkin, Prevalence of epistasis in the evolution of influenza A surface proteins. </w:t>
      </w:r>
      <w:proofErr w:type="spellStart"/>
      <w:r>
        <w:rPr>
          <w:i/>
          <w:color w:val="000000"/>
        </w:rPr>
        <w:t>PLoS</w:t>
      </w:r>
      <w:proofErr w:type="spellEnd"/>
      <w:r>
        <w:rPr>
          <w:i/>
          <w:color w:val="000000"/>
        </w:rPr>
        <w:t xml:space="preserve"> Genet</w:t>
      </w:r>
      <w:r>
        <w:rPr>
          <w:color w:val="000000"/>
        </w:rPr>
        <w:t xml:space="preserve"> </w:t>
      </w:r>
      <w:r>
        <w:rPr>
          <w:b/>
          <w:color w:val="000000"/>
        </w:rPr>
        <w:t>7</w:t>
      </w:r>
      <w:r>
        <w:rPr>
          <w:color w:val="000000"/>
        </w:rPr>
        <w:t>, e1001301 (2011).</w:t>
      </w:r>
    </w:p>
    <w:p w14:paraId="0E61D302"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44.</w:t>
      </w:r>
      <w:r>
        <w:rPr>
          <w:color w:val="000000"/>
        </w:rPr>
        <w:tab/>
        <w:t xml:space="preserve">C. L. Althaus, R. J. De Boer, Dynamics of immune escape during HIV/SIV infection.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4</w:t>
      </w:r>
      <w:r>
        <w:rPr>
          <w:color w:val="000000"/>
        </w:rPr>
        <w:t>, e1000103 (2008).</w:t>
      </w:r>
    </w:p>
    <w:p w14:paraId="59E8B969"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45.</w:t>
      </w:r>
      <w:r>
        <w:rPr>
          <w:color w:val="000000"/>
        </w:rPr>
        <w:tab/>
        <w:t xml:space="preserve">R. </w:t>
      </w:r>
      <w:proofErr w:type="spellStart"/>
      <w:r>
        <w:rPr>
          <w:color w:val="000000"/>
        </w:rPr>
        <w:t>Batorsky</w:t>
      </w:r>
      <w:proofErr w:type="spellEnd"/>
      <w:r>
        <w:rPr>
          <w:color w:val="000000"/>
        </w:rPr>
        <w:t xml:space="preserve">, R. A. </w:t>
      </w:r>
      <w:proofErr w:type="spellStart"/>
      <w:r>
        <w:rPr>
          <w:color w:val="000000"/>
        </w:rPr>
        <w:t>Sergeev</w:t>
      </w:r>
      <w:proofErr w:type="spellEnd"/>
      <w:r>
        <w:rPr>
          <w:color w:val="000000"/>
        </w:rPr>
        <w:t xml:space="preserve">, I. M. Rouzine, </w:t>
      </w:r>
      <w:proofErr w:type="gramStart"/>
      <w:r>
        <w:rPr>
          <w:color w:val="000000"/>
        </w:rPr>
        <w:t>The</w:t>
      </w:r>
      <w:proofErr w:type="gramEnd"/>
      <w:r>
        <w:rPr>
          <w:color w:val="000000"/>
        </w:rPr>
        <w:t xml:space="preserve"> route of HIV escape from immune response targeting multiple sites is determined by the cost-benefit tradeoff of escape mutations. </w:t>
      </w:r>
      <w:proofErr w:type="spellStart"/>
      <w:r>
        <w:rPr>
          <w:i/>
          <w:color w:val="000000"/>
        </w:rPr>
        <w:t>PLoS</w:t>
      </w:r>
      <w:proofErr w:type="spellEnd"/>
      <w:r>
        <w:rPr>
          <w:i/>
          <w:color w:val="000000"/>
        </w:rPr>
        <w:t xml:space="preserve"> </w:t>
      </w:r>
      <w:proofErr w:type="spellStart"/>
      <w:r>
        <w:rPr>
          <w:i/>
          <w:color w:val="000000"/>
        </w:rPr>
        <w:t>Comput</w:t>
      </w:r>
      <w:proofErr w:type="spellEnd"/>
      <w:r>
        <w:rPr>
          <w:i/>
          <w:color w:val="000000"/>
        </w:rPr>
        <w:t xml:space="preserve"> Biol</w:t>
      </w:r>
      <w:r>
        <w:rPr>
          <w:color w:val="000000"/>
        </w:rPr>
        <w:t xml:space="preserve"> </w:t>
      </w:r>
      <w:r>
        <w:rPr>
          <w:b/>
          <w:color w:val="000000"/>
        </w:rPr>
        <w:t>10</w:t>
      </w:r>
      <w:r>
        <w:rPr>
          <w:color w:val="000000"/>
        </w:rPr>
        <w:t>, e1003878 (2014).</w:t>
      </w:r>
    </w:p>
    <w:p w14:paraId="501DC8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46.</w:t>
      </w:r>
      <w:r>
        <w:rPr>
          <w:color w:val="000000"/>
        </w:rPr>
        <w:tab/>
        <w:t xml:space="preserve">C. A. Smith, B. Ashby, Antigenic evolution of SARS-CoV-2 in immunocompromised hosts. </w:t>
      </w:r>
      <w:proofErr w:type="spellStart"/>
      <w:r>
        <w:rPr>
          <w:i/>
          <w:color w:val="000000"/>
        </w:rPr>
        <w:t>Evol</w:t>
      </w:r>
      <w:proofErr w:type="spellEnd"/>
      <w:r>
        <w:rPr>
          <w:i/>
          <w:color w:val="000000"/>
        </w:rPr>
        <w:t xml:space="preserve"> Med Public Health</w:t>
      </w:r>
      <w:r>
        <w:rPr>
          <w:color w:val="000000"/>
        </w:rPr>
        <w:t xml:space="preserve"> </w:t>
      </w:r>
      <w:r>
        <w:rPr>
          <w:b/>
          <w:color w:val="000000"/>
        </w:rPr>
        <w:t>11</w:t>
      </w:r>
      <w:r>
        <w:rPr>
          <w:color w:val="000000"/>
        </w:rPr>
        <w:t>, 90-100 (2023).</w:t>
      </w:r>
    </w:p>
    <w:p w14:paraId="2193BC2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47.</w:t>
      </w:r>
      <w:r>
        <w:rPr>
          <w:color w:val="000000"/>
        </w:rPr>
        <w:tab/>
        <w:t xml:space="preserve">I. M. Rouzine, </w:t>
      </w:r>
      <w:r>
        <w:rPr>
          <w:i/>
          <w:color w:val="000000"/>
        </w:rPr>
        <w:t xml:space="preserve">Mathematical modeling of evolution. Volume 1: one-locus and multi-locus theory and recombination </w:t>
      </w:r>
      <w:r>
        <w:rPr>
          <w:color w:val="000000"/>
        </w:rPr>
        <w:t>De Gruyter Series in Mathematics and Life Sciences (De Gruyter, Berlin/Boston, 2020), vol. 1.</w:t>
      </w:r>
    </w:p>
    <w:p w14:paraId="3BA540E3"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48.</w:t>
      </w:r>
      <w:r>
        <w:rPr>
          <w:color w:val="000000"/>
        </w:rPr>
        <w:tab/>
        <w:t xml:space="preserve">I. M. Rouzine, </w:t>
      </w:r>
      <w:r>
        <w:rPr>
          <w:i/>
          <w:color w:val="000000"/>
        </w:rPr>
        <w:t>Mathematical Models of Evolution. Volume 2: Fitness Landscape, Red Queen, Evolutionary Enigmas, and Applications to Virology</w:t>
      </w:r>
      <w:r>
        <w:rPr>
          <w:color w:val="000000"/>
        </w:rPr>
        <w:t xml:space="preserve">, Mathematics and life sciences (De Gruyter, Berlin/Boston, 2023), </w:t>
      </w:r>
      <w:hyperlink r:id="rId18" w:history="1">
        <w:r>
          <w:rPr>
            <w:color w:val="0000FF"/>
            <w:u w:val="single"/>
          </w:rPr>
          <w:t>https://doi.org/10.1515/9783110697384</w:t>
        </w:r>
      </w:hyperlink>
      <w:r>
        <w:rPr>
          <w:color w:val="000000"/>
        </w:rPr>
        <w:t>, pp. 305.</w:t>
      </w:r>
    </w:p>
    <w:p w14:paraId="4DB72AD1"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49.</w:t>
      </w:r>
      <w:r>
        <w:rPr>
          <w:color w:val="000000"/>
        </w:rPr>
        <w:tab/>
        <w:t xml:space="preserve">I. Rouzine, L. S. Weinberger, The quantitative theory of within-host viral evolution. </w:t>
      </w:r>
      <w:r>
        <w:rPr>
          <w:i/>
          <w:color w:val="000000"/>
        </w:rPr>
        <w:t>J. Stat. Mech.: Theory and Experiment</w:t>
      </w:r>
      <w:r>
        <w:rPr>
          <w:color w:val="000000"/>
        </w:rPr>
        <w:t xml:space="preserve"> </w:t>
      </w:r>
      <w:r>
        <w:rPr>
          <w:b/>
          <w:color w:val="000000"/>
        </w:rPr>
        <w:t>2013</w:t>
      </w:r>
      <w:r>
        <w:rPr>
          <w:color w:val="000000"/>
        </w:rPr>
        <w:t>, P01009 (2013).</w:t>
      </w:r>
    </w:p>
    <w:p w14:paraId="06F2726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lastRenderedPageBreak/>
        <w:t>50.</w:t>
      </w:r>
      <w:r>
        <w:rPr>
          <w:color w:val="000000"/>
        </w:rPr>
        <w:tab/>
        <w:t xml:space="preserve">I. M. Rouzine, An evolutionary model of progression to AIDS. </w:t>
      </w:r>
      <w:r>
        <w:rPr>
          <w:i/>
          <w:color w:val="000000"/>
        </w:rPr>
        <w:t>Microorganisms</w:t>
      </w:r>
      <w:r>
        <w:rPr>
          <w:color w:val="000000"/>
        </w:rPr>
        <w:t xml:space="preserve"> </w:t>
      </w:r>
      <w:r>
        <w:rPr>
          <w:b/>
          <w:color w:val="000000"/>
        </w:rPr>
        <w:t>8</w:t>
      </w:r>
      <w:r>
        <w:rPr>
          <w:color w:val="000000"/>
        </w:rPr>
        <w:t>, 1714 (2020).</w:t>
      </w:r>
    </w:p>
    <w:p w14:paraId="1E1C01D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51.</w:t>
      </w:r>
      <w:r>
        <w:rPr>
          <w:color w:val="000000"/>
        </w:rPr>
        <w:tab/>
        <w:t xml:space="preserve">I. M. Rouzine, G. </w:t>
      </w:r>
      <w:proofErr w:type="spellStart"/>
      <w:r>
        <w:rPr>
          <w:color w:val="000000"/>
        </w:rPr>
        <w:t>Rozhnova</w:t>
      </w:r>
      <w:proofErr w:type="spellEnd"/>
      <w:r>
        <w:rPr>
          <w:color w:val="000000"/>
        </w:rPr>
        <w:t xml:space="preserve">, Antigenic evolution of viruses in host populations. </w:t>
      </w:r>
      <w:proofErr w:type="spellStart"/>
      <w:r>
        <w:rPr>
          <w:i/>
          <w:color w:val="000000"/>
        </w:rPr>
        <w:t>PLoS</w:t>
      </w:r>
      <w:proofErr w:type="spellEnd"/>
      <w:r>
        <w:rPr>
          <w:i/>
          <w:color w:val="000000"/>
        </w:rPr>
        <w:t xml:space="preserve"> </w:t>
      </w:r>
      <w:proofErr w:type="spellStart"/>
      <w:r>
        <w:rPr>
          <w:i/>
          <w:color w:val="000000"/>
        </w:rPr>
        <w:t>Pathog</w:t>
      </w:r>
      <w:proofErr w:type="spellEnd"/>
      <w:r>
        <w:rPr>
          <w:color w:val="000000"/>
        </w:rPr>
        <w:t xml:space="preserve"> </w:t>
      </w:r>
      <w:r>
        <w:rPr>
          <w:b/>
          <w:color w:val="000000"/>
        </w:rPr>
        <w:t>14</w:t>
      </w:r>
      <w:r>
        <w:rPr>
          <w:color w:val="000000"/>
        </w:rPr>
        <w:t>, e1007291 (2018).</w:t>
      </w:r>
    </w:p>
    <w:p w14:paraId="338014FD"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52.</w:t>
      </w:r>
      <w:r>
        <w:rPr>
          <w:color w:val="000000"/>
        </w:rPr>
        <w:tab/>
        <w:t xml:space="preserve">H. J. Muller, Some genetic aspects of sex. </w:t>
      </w:r>
      <w:r>
        <w:rPr>
          <w:i/>
          <w:color w:val="000000"/>
        </w:rPr>
        <w:t>Am. Nat.</w:t>
      </w:r>
      <w:r>
        <w:rPr>
          <w:b/>
          <w:color w:val="000000"/>
        </w:rPr>
        <w:t xml:space="preserve"> 66</w:t>
      </w:r>
      <w:r>
        <w:rPr>
          <w:color w:val="000000"/>
        </w:rPr>
        <w:t>, 118-128 (1932).</w:t>
      </w:r>
    </w:p>
    <w:p w14:paraId="53B1ED00"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53.</w:t>
      </w:r>
      <w:r>
        <w:rPr>
          <w:color w:val="000000"/>
        </w:rPr>
        <w:tab/>
        <w:t xml:space="preserve">S. H. Rice, </w:t>
      </w:r>
      <w:r>
        <w:rPr>
          <w:i/>
          <w:color w:val="000000"/>
        </w:rPr>
        <w:t xml:space="preserve">Evolutionary Theory: Mathematical </w:t>
      </w:r>
      <w:proofErr w:type="gramStart"/>
      <w:r>
        <w:rPr>
          <w:i/>
          <w:color w:val="000000"/>
        </w:rPr>
        <w:t>And</w:t>
      </w:r>
      <w:proofErr w:type="gramEnd"/>
      <w:r>
        <w:rPr>
          <w:i/>
          <w:color w:val="000000"/>
        </w:rPr>
        <w:t xml:space="preserve"> Conceptual Foundations</w:t>
      </w:r>
      <w:r>
        <w:rPr>
          <w:color w:val="000000"/>
        </w:rPr>
        <w:t xml:space="preserve"> (Sinauer Associated, 2004).</w:t>
      </w:r>
    </w:p>
    <w:p w14:paraId="6BDDF097"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54.</w:t>
      </w:r>
      <w:r>
        <w:rPr>
          <w:color w:val="000000"/>
        </w:rPr>
        <w:tab/>
        <w:t xml:space="preserve">J. </w:t>
      </w:r>
      <w:proofErr w:type="spellStart"/>
      <w:r>
        <w:rPr>
          <w:color w:val="000000"/>
        </w:rPr>
        <w:t>Felsenstein</w:t>
      </w:r>
      <w:proofErr w:type="spellEnd"/>
      <w:r>
        <w:rPr>
          <w:color w:val="000000"/>
        </w:rPr>
        <w:t xml:space="preserve">, The evolutionary advantage of recombination. </w:t>
      </w:r>
      <w:r>
        <w:rPr>
          <w:i/>
          <w:color w:val="000000"/>
        </w:rPr>
        <w:t>Genetics</w:t>
      </w:r>
      <w:r>
        <w:rPr>
          <w:color w:val="000000"/>
        </w:rPr>
        <w:t xml:space="preserve"> </w:t>
      </w:r>
      <w:r>
        <w:rPr>
          <w:b/>
          <w:color w:val="000000"/>
        </w:rPr>
        <w:t>78</w:t>
      </w:r>
      <w:r>
        <w:rPr>
          <w:color w:val="000000"/>
        </w:rPr>
        <w:t>, 737-756 (1974).</w:t>
      </w:r>
    </w:p>
    <w:p w14:paraId="3C63B7A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55.</w:t>
      </w:r>
      <w:r>
        <w:rPr>
          <w:color w:val="000000"/>
        </w:rPr>
        <w:tab/>
        <w:t xml:space="preserve">I. M. Rouzine, J. </w:t>
      </w:r>
      <w:proofErr w:type="spellStart"/>
      <w:r>
        <w:rPr>
          <w:color w:val="000000"/>
        </w:rPr>
        <w:t>Wakeley</w:t>
      </w:r>
      <w:proofErr w:type="spellEnd"/>
      <w:r>
        <w:rPr>
          <w:color w:val="000000"/>
        </w:rPr>
        <w:t xml:space="preserve">, J. M. Coffin, The solitary wave of asexual evolution.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100</w:t>
      </w:r>
      <w:r>
        <w:rPr>
          <w:color w:val="000000"/>
        </w:rPr>
        <w:t>, 587-592 (2003).</w:t>
      </w:r>
    </w:p>
    <w:p w14:paraId="588989F6"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56.</w:t>
      </w:r>
      <w:r>
        <w:rPr>
          <w:color w:val="000000"/>
        </w:rPr>
        <w:tab/>
        <w:t xml:space="preserve">W. G. Hill, A. Robertson, The effect of linkage on limits to artificial selection. </w:t>
      </w:r>
      <w:r>
        <w:rPr>
          <w:i/>
          <w:color w:val="000000"/>
        </w:rPr>
        <w:t>Genet Res</w:t>
      </w:r>
      <w:r>
        <w:rPr>
          <w:color w:val="000000"/>
        </w:rPr>
        <w:t xml:space="preserve"> </w:t>
      </w:r>
      <w:r>
        <w:rPr>
          <w:b/>
          <w:color w:val="000000"/>
        </w:rPr>
        <w:t>8</w:t>
      </w:r>
      <w:r>
        <w:rPr>
          <w:color w:val="000000"/>
        </w:rPr>
        <w:t>, 269-294 (1966).</w:t>
      </w:r>
    </w:p>
    <w:p w14:paraId="2F7E8BB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57.</w:t>
      </w:r>
      <w:r>
        <w:rPr>
          <w:color w:val="000000"/>
        </w:rPr>
        <w:tab/>
        <w:t xml:space="preserve">P. J. Gerrish, R. E. Lenski, </w:t>
      </w:r>
      <w:proofErr w:type="gramStart"/>
      <w:r>
        <w:rPr>
          <w:color w:val="000000"/>
        </w:rPr>
        <w:t>The</w:t>
      </w:r>
      <w:proofErr w:type="gramEnd"/>
      <w:r>
        <w:rPr>
          <w:color w:val="000000"/>
        </w:rPr>
        <w:t xml:space="preserve"> fate of competing beneficial mutations in an asexual population. </w:t>
      </w:r>
      <w:proofErr w:type="spellStart"/>
      <w:r>
        <w:rPr>
          <w:i/>
          <w:color w:val="000000"/>
        </w:rPr>
        <w:t>Genetica</w:t>
      </w:r>
      <w:proofErr w:type="spellEnd"/>
      <w:r>
        <w:rPr>
          <w:color w:val="000000"/>
        </w:rPr>
        <w:t xml:space="preserve"> </w:t>
      </w:r>
      <w:r>
        <w:rPr>
          <w:b/>
          <w:color w:val="000000"/>
        </w:rPr>
        <w:t>102-103</w:t>
      </w:r>
      <w:r>
        <w:rPr>
          <w:color w:val="000000"/>
        </w:rPr>
        <w:t>, 127-144 (1998).</w:t>
      </w:r>
    </w:p>
    <w:p w14:paraId="24C2D428"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58.</w:t>
      </w:r>
      <w:r>
        <w:rPr>
          <w:color w:val="000000"/>
        </w:rPr>
        <w:tab/>
        <w:t xml:space="preserve">J. Rodriguez-Rivas, G. Croce, M. Muscat, M. </w:t>
      </w:r>
      <w:proofErr w:type="spellStart"/>
      <w:r>
        <w:rPr>
          <w:color w:val="000000"/>
        </w:rPr>
        <w:t>Weigt</w:t>
      </w:r>
      <w:proofErr w:type="spellEnd"/>
      <w:r>
        <w:rPr>
          <w:color w:val="000000"/>
        </w:rPr>
        <w:t xml:space="preserve">, Epistatic models predict mutable sites in SARS-CoV-2 proteins and epitopes.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119</w:t>
      </w:r>
      <w:r>
        <w:rPr>
          <w:color w:val="000000"/>
        </w:rPr>
        <w:t xml:space="preserve"> (2022).</w:t>
      </w:r>
    </w:p>
    <w:p w14:paraId="6151D2DA"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59.</w:t>
      </w:r>
      <w:r>
        <w:rPr>
          <w:color w:val="000000"/>
        </w:rPr>
        <w:tab/>
        <w:t xml:space="preserve">H.-L. Zeng, V. </w:t>
      </w:r>
      <w:proofErr w:type="spellStart"/>
      <w:r>
        <w:rPr>
          <w:color w:val="000000"/>
        </w:rPr>
        <w:t>Dichio</w:t>
      </w:r>
      <w:proofErr w:type="spellEnd"/>
      <w:r>
        <w:rPr>
          <w:color w:val="000000"/>
        </w:rPr>
        <w:t xml:space="preserve">, E. Rodríguez Horta, K. </w:t>
      </w:r>
      <w:proofErr w:type="spellStart"/>
      <w:r>
        <w:rPr>
          <w:color w:val="000000"/>
        </w:rPr>
        <w:t>Thorell</w:t>
      </w:r>
      <w:proofErr w:type="spellEnd"/>
      <w:r>
        <w:rPr>
          <w:color w:val="000000"/>
        </w:rPr>
        <w:t xml:space="preserve">, E. </w:t>
      </w:r>
      <w:proofErr w:type="spellStart"/>
      <w:r>
        <w:rPr>
          <w:color w:val="000000"/>
        </w:rPr>
        <w:t>Aurell</w:t>
      </w:r>
      <w:proofErr w:type="spellEnd"/>
      <w:r>
        <w:rPr>
          <w:color w:val="000000"/>
        </w:rPr>
        <w:t xml:space="preserve">, Global analysis of more than 50,000 SARS-CoV-2 genomes reveals epistasis between eight viral genes. </w:t>
      </w:r>
      <w:r>
        <w:rPr>
          <w:i/>
          <w:color w:val="000000"/>
        </w:rPr>
        <w:t>Proceedings of the National Academy of Sciences</w:t>
      </w:r>
      <w:r>
        <w:rPr>
          <w:color w:val="000000"/>
        </w:rPr>
        <w:t xml:space="preserve"> </w:t>
      </w:r>
      <w:r>
        <w:rPr>
          <w:b/>
          <w:color w:val="000000"/>
        </w:rPr>
        <w:t>117</w:t>
      </w:r>
      <w:r>
        <w:rPr>
          <w:color w:val="000000"/>
        </w:rPr>
        <w:t>, 31519-31526 (2020).</w:t>
      </w:r>
    </w:p>
    <w:p w14:paraId="1B12EA9C" w14:textId="77777777" w:rsidR="0087149A" w:rsidRDefault="0076272C">
      <w:pPr>
        <w:pBdr>
          <w:top w:val="nil"/>
          <w:left w:val="nil"/>
          <w:bottom w:val="nil"/>
          <w:right w:val="nil"/>
          <w:between w:val="nil"/>
        </w:pBdr>
        <w:spacing w:after="0" w:line="240" w:lineRule="auto"/>
        <w:ind w:left="720" w:hanging="720"/>
        <w:rPr>
          <w:color w:val="000000"/>
        </w:rPr>
      </w:pPr>
      <w:r>
        <w:rPr>
          <w:color w:val="000000"/>
        </w:rPr>
        <w:t>60.</w:t>
      </w:r>
      <w:r>
        <w:rPr>
          <w:color w:val="000000"/>
        </w:rPr>
        <w:tab/>
        <w:t xml:space="preserve">R. </w:t>
      </w:r>
      <w:proofErr w:type="spellStart"/>
      <w:r>
        <w:rPr>
          <w:color w:val="000000"/>
        </w:rPr>
        <w:t>Batorsky</w:t>
      </w:r>
      <w:proofErr w:type="spellEnd"/>
      <w:r>
        <w:rPr>
          <w:i/>
          <w:color w:val="000000"/>
        </w:rPr>
        <w:t xml:space="preserve"> et al.</w:t>
      </w:r>
      <w:r>
        <w:rPr>
          <w:color w:val="000000"/>
        </w:rPr>
        <w:t xml:space="preserve">, Estimate of effective recombination rate and average selection coefficient for HIV in chronic infection. </w:t>
      </w:r>
      <w:r>
        <w:rPr>
          <w:i/>
          <w:color w:val="000000"/>
        </w:rPr>
        <w:t xml:space="preserve">Proc Natl </w:t>
      </w:r>
      <w:proofErr w:type="spellStart"/>
      <w:r>
        <w:rPr>
          <w:i/>
          <w:color w:val="000000"/>
        </w:rPr>
        <w:t>Acad</w:t>
      </w:r>
      <w:proofErr w:type="spellEnd"/>
      <w:r>
        <w:rPr>
          <w:i/>
          <w:color w:val="000000"/>
        </w:rPr>
        <w:t xml:space="preserve"> Sci U S A</w:t>
      </w:r>
      <w:r>
        <w:rPr>
          <w:color w:val="000000"/>
        </w:rPr>
        <w:t xml:space="preserve"> </w:t>
      </w:r>
      <w:r>
        <w:rPr>
          <w:b/>
          <w:color w:val="000000"/>
        </w:rPr>
        <w:t>108</w:t>
      </w:r>
      <w:r>
        <w:rPr>
          <w:color w:val="000000"/>
        </w:rPr>
        <w:t>, 5661-5666 (2011).</w:t>
      </w:r>
    </w:p>
    <w:p w14:paraId="3FBF2E5A" w14:textId="77777777" w:rsidR="0087149A" w:rsidRDefault="0076272C">
      <w:pPr>
        <w:pBdr>
          <w:top w:val="nil"/>
          <w:left w:val="nil"/>
          <w:bottom w:val="nil"/>
          <w:right w:val="nil"/>
          <w:between w:val="nil"/>
        </w:pBdr>
        <w:spacing w:line="240" w:lineRule="auto"/>
        <w:ind w:left="720" w:hanging="720"/>
        <w:rPr>
          <w:color w:val="000000"/>
        </w:rPr>
      </w:pPr>
      <w:r>
        <w:rPr>
          <w:color w:val="000000"/>
        </w:rPr>
        <w:t>61.</w:t>
      </w:r>
      <w:r>
        <w:rPr>
          <w:color w:val="000000"/>
        </w:rPr>
        <w:tab/>
        <w:t xml:space="preserve">K. </w:t>
      </w:r>
      <w:proofErr w:type="spellStart"/>
      <w:r>
        <w:rPr>
          <w:color w:val="000000"/>
        </w:rPr>
        <w:t>Katoh</w:t>
      </w:r>
      <w:proofErr w:type="spellEnd"/>
      <w:r>
        <w:rPr>
          <w:color w:val="000000"/>
        </w:rPr>
        <w:t xml:space="preserve">, J. </w:t>
      </w:r>
      <w:proofErr w:type="spellStart"/>
      <w:r>
        <w:rPr>
          <w:color w:val="000000"/>
        </w:rPr>
        <w:t>Rozewicki</w:t>
      </w:r>
      <w:proofErr w:type="spellEnd"/>
      <w:r>
        <w:rPr>
          <w:color w:val="000000"/>
        </w:rPr>
        <w:t xml:space="preserve">, K. D. Yamada, MAFFT online service: multiple sequence alignment, interactive sequence choice and visualization. </w:t>
      </w:r>
      <w:r>
        <w:rPr>
          <w:i/>
          <w:color w:val="000000"/>
        </w:rPr>
        <w:t xml:space="preserve">Brief </w:t>
      </w:r>
      <w:proofErr w:type="spellStart"/>
      <w:r>
        <w:rPr>
          <w:i/>
          <w:color w:val="000000"/>
        </w:rPr>
        <w:t>Bioinform</w:t>
      </w:r>
      <w:proofErr w:type="spellEnd"/>
      <w:r>
        <w:rPr>
          <w:color w:val="000000"/>
        </w:rPr>
        <w:t xml:space="preserve"> </w:t>
      </w:r>
      <w:r>
        <w:rPr>
          <w:b/>
          <w:color w:val="000000"/>
        </w:rPr>
        <w:t>20</w:t>
      </w:r>
      <w:r>
        <w:rPr>
          <w:color w:val="000000"/>
        </w:rPr>
        <w:t>, 1160-1166 (2019).</w:t>
      </w:r>
    </w:p>
    <w:p w14:paraId="2461F7B5" w14:textId="7508ECB4" w:rsidR="008A352D" w:rsidRDefault="008A352D">
      <w:pPr>
        <w:rPr>
          <w:rFonts w:ascii="Times New Roman" w:eastAsia="Times New Roman" w:hAnsi="Times New Roman" w:cs="Times New Roman"/>
          <w:color w:val="000000"/>
        </w:rPr>
      </w:pPr>
      <w:r>
        <w:rPr>
          <w:rFonts w:ascii="Times New Roman" w:eastAsia="Times New Roman" w:hAnsi="Times New Roman" w:cs="Times New Roman"/>
          <w:color w:val="000000"/>
        </w:rPr>
        <w:br w:type="page"/>
      </w:r>
    </w:p>
    <w:p w14:paraId="765AD446" w14:textId="77777777" w:rsidR="008A352D"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Supplementary material for</w:t>
      </w:r>
    </w:p>
    <w:p w14:paraId="158E6C5B" w14:textId="77777777" w:rsidR="008A352D" w:rsidRDefault="008A352D" w:rsidP="008A352D">
      <w:pPr>
        <w:spacing w:after="0" w:line="276"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CC17E8">
        <w:rPr>
          <w:rFonts w:ascii="Times New Roman" w:eastAsia="Times New Roman" w:hAnsi="Times New Roman" w:cs="Times New Roman"/>
          <w:b/>
          <w:sz w:val="24"/>
          <w:szCs w:val="24"/>
        </w:rPr>
        <w:t>Fundamental restriction on epistasis detection and fitness valleys in virus evolution</w:t>
      </w:r>
      <w:r>
        <w:rPr>
          <w:rFonts w:ascii="Times New Roman" w:eastAsia="Times New Roman" w:hAnsi="Times New Roman" w:cs="Times New Roman"/>
          <w:b/>
          <w:sz w:val="24"/>
          <w:szCs w:val="24"/>
        </w:rPr>
        <w:t>”</w:t>
      </w:r>
    </w:p>
    <w:p w14:paraId="13DF9A54" w14:textId="77777777" w:rsidR="008A352D"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Default="008A352D" w:rsidP="008A352D">
      <w:pPr>
        <w:spacing w:after="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Likhachev</w:t>
      </w:r>
      <w:proofErr w:type="spellEnd"/>
      <w:r>
        <w:rPr>
          <w:rFonts w:ascii="Times New Roman" w:eastAsia="Times New Roman" w:hAnsi="Times New Roman" w:cs="Times New Roman"/>
          <w:sz w:val="24"/>
          <w:szCs w:val="24"/>
        </w:rPr>
        <w:t xml:space="preserve"> I.V. &amp; </w:t>
      </w:r>
      <w:proofErr w:type="spellStart"/>
      <w:r>
        <w:rPr>
          <w:rFonts w:ascii="Times New Roman" w:eastAsia="Times New Roman" w:hAnsi="Times New Roman" w:cs="Times New Roman"/>
          <w:sz w:val="24"/>
          <w:szCs w:val="24"/>
        </w:rPr>
        <w:t>Rouzine</w:t>
      </w:r>
      <w:proofErr w:type="spellEnd"/>
      <w:r>
        <w:rPr>
          <w:rFonts w:ascii="Times New Roman" w:eastAsia="Times New Roman" w:hAnsi="Times New Roman" w:cs="Times New Roman"/>
          <w:sz w:val="24"/>
          <w:szCs w:val="24"/>
        </w:rPr>
        <w:t xml:space="preserve"> I.M.*</w:t>
      </w:r>
    </w:p>
    <w:p w14:paraId="4D5FC412" w14:textId="77777777" w:rsidR="008A352D" w:rsidRDefault="008A352D" w:rsidP="008A352D">
      <w:pPr>
        <w:spacing w:after="0" w:line="276"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Sechenov</w:t>
      </w:r>
      <w:proofErr w:type="spellEnd"/>
      <w:r>
        <w:rPr>
          <w:rFonts w:ascii="Times New Roman" w:eastAsia="Times New Roman" w:hAnsi="Times New Roman" w:cs="Times New Roman"/>
          <w:sz w:val="24"/>
          <w:szCs w:val="24"/>
        </w:rPr>
        <w:t xml:space="preserve"> Institute of Evolutionary Physiology and Biochemistry</w:t>
      </w:r>
    </w:p>
    <w:p w14:paraId="6DF1B55C" w14:textId="77777777" w:rsidR="008A352D" w:rsidRDefault="008A352D" w:rsidP="008A352D">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Russian Academy of Sciences, St Petersburg, Russia</w:t>
      </w:r>
    </w:p>
    <w:p w14:paraId="6CC78DEB" w14:textId="77777777" w:rsidR="008A352D"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BA70369"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 xml:space="preserve">S1 Text. Epistatic pairs in Fig. 3. </w:t>
      </w:r>
    </w:p>
    <w:p w14:paraId="713A99A6"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1660" w:name="_htypwhcwfavg" w:colFirst="0" w:colLast="0"/>
      <w:bookmarkEnd w:id="1660"/>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23260 (S 1468) –</w:t>
      </w:r>
      <w:r w:rsidRPr="00DE247E">
        <w:rPr>
          <w:color w:val="000000"/>
        </w:rPr>
        <w:t xml:space="preserve"> </w:t>
      </w:r>
      <w:r w:rsidRPr="00DE247E">
        <w:rPr>
          <w:rFonts w:ascii="Times New Roman" w:eastAsia="Times New Roman" w:hAnsi="Times New Roman" w:cs="Times New Roman"/>
          <w:color w:val="000000"/>
        </w:rPr>
        <w:t>23277 (S 1485), 23277 (S 1485)  – 23328 (S 1536),  23328 (S 1536)  – 27920 (ORF7a 209), 27920 (ORF7a 209)  – 21600 (nsp16 712), 27920 (ORF7a 209)  – 27954 (ORF7a 243), 19774 (nsp14 1522)</w:t>
      </w:r>
      <w:r w:rsidRPr="00DE247E">
        <w:rPr>
          <w:rFonts w:ascii="Times New Roman" w:eastAsia="Times New Roman" w:hAnsi="Times New Roman" w:cs="Times New Roman"/>
          <w:color w:val="000000"/>
        </w:rPr>
        <w:tab/>
        <w:t xml:space="preserve"> - 21600 (nsp16 712), 24715 (S 2923)</w:t>
      </w:r>
      <w:r w:rsidRPr="00DE247E">
        <w:rPr>
          <w:rFonts w:ascii="Times New Roman" w:eastAsia="Times New Roman" w:hAnsi="Times New Roman" w:cs="Times New Roman"/>
          <w:color w:val="000000"/>
        </w:rPr>
        <w:tab/>
        <w:t xml:space="preserve"> - 22215 (S 423), 22074 (S 282)</w:t>
      </w:r>
      <w:r w:rsidRPr="00DE247E">
        <w:rPr>
          <w:rFonts w:ascii="Times New Roman" w:eastAsia="Times New Roman" w:hAnsi="Times New Roman" w:cs="Times New Roman"/>
          <w:color w:val="000000"/>
        </w:rPr>
        <w:tab/>
        <w:t xml:space="preserve"> - 22215 (S 423), 30179 (3'UTR  173)</w:t>
      </w:r>
      <w:r w:rsidRPr="00DE247E">
        <w:rPr>
          <w:rFonts w:ascii="Times New Roman" w:eastAsia="Times New Roman" w:hAnsi="Times New Roman" w:cs="Times New Roman"/>
          <w:color w:val="000000"/>
        </w:rPr>
        <w:tab/>
        <w:t xml:space="preserve"> - 30180 (3'UTR 174), 23277 (S 1485)</w:t>
      </w:r>
      <w:r w:rsidRPr="00DE247E">
        <w:rPr>
          <w:rFonts w:ascii="Times New Roman" w:eastAsia="Times New Roman" w:hAnsi="Times New Roman" w:cs="Times New Roman"/>
          <w:color w:val="000000"/>
        </w:rPr>
        <w:tab/>
        <w:t xml:space="preserve"> - 23328 (S 1486)  </w:t>
      </w:r>
    </w:p>
    <w:p w14:paraId="70257295"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color w:val="000000"/>
        </w:rPr>
        <w:t xml:space="preserve">  </w:t>
      </w:r>
      <w:r w:rsidRPr="00DE247E">
        <w:rPr>
          <w:rFonts w:ascii="Times New Roman" w:eastAsia="Times New Roman" w:hAnsi="Times New Roman" w:cs="Times New Roman"/>
          <w:color w:val="000000"/>
        </w:rPr>
        <w:t>19774 (nsp14 1522</w:t>
      </w:r>
      <w:proofErr w:type="gramStart"/>
      <w:r w:rsidRPr="00DE247E">
        <w:rPr>
          <w:rFonts w:ascii="Times New Roman" w:eastAsia="Times New Roman" w:hAnsi="Times New Roman" w:cs="Times New Roman"/>
          <w:color w:val="000000"/>
        </w:rPr>
        <w:t>)  –</w:t>
      </w:r>
      <w:proofErr w:type="gramEnd"/>
      <w:r w:rsidRPr="00DE247E">
        <w:rPr>
          <w:rFonts w:ascii="Times New Roman" w:eastAsia="Times New Roman" w:hAnsi="Times New Roman" w:cs="Times New Roman"/>
          <w:color w:val="000000"/>
        </w:rPr>
        <w:t xml:space="preserve"> 22215 (S 423), 24715 (S 2923)  – 22215 (S 423), 27920 (ORF7a 209)  – 21600 (nsp16 712), 23182 (S 1390)  – 23260 (S 1468),</w:t>
      </w:r>
      <w:r w:rsidRPr="00DE247E">
        <w:rPr>
          <w:color w:val="000000"/>
        </w:rPr>
        <w:t xml:space="preserve"> </w:t>
      </w:r>
      <w:r w:rsidRPr="00DE247E">
        <w:rPr>
          <w:rFonts w:ascii="Times New Roman" w:eastAsia="Times New Roman" w:hAnsi="Times New Roman" w:cs="Times New Roman"/>
          <w:color w:val="000000"/>
        </w:rPr>
        <w:t xml:space="preserve">23277 (S 1485)  – 23328 (S 1536)  </w:t>
      </w:r>
    </w:p>
    <w:p w14:paraId="67A9B2F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- 340 (5'UTR 340), 23260 (S 1468)  - 23277 (S 1485), 23260 (S 1468)  - 23328 (S 1536), 23277 (S 1485)  - 22202 (S 410), 23277 (S 1485)  - 23328 (S 1536), 23328 (S 1536)  - 27920 (ORF7a 209), 340 (5'UTR 340)  - 27920 (ORF7a 209), 27920 (ORF7a 209)  - 21600 (nsp16 712), 27920 (ORF7a 209)  - 27954 (ORF7a 243), 27920 (ORF7a 209)  - 29212 (N 607), 19774 (nsp14 1522)  - 21600 (nsp16 712), 24715 (S 2923)  - 22215 (S 423), 22074 (S 282)  - 22215 (S 423), 30179 (3'UTR 173)  - 30180 (3'UTR 174)  (numbers in braces are nucleotide positions counting from begging of the respective gene)</w:t>
      </w:r>
    </w:p>
    <w:p w14:paraId="7442A848"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3C3EBF1A"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S2 Text. Epistatic pairs in Fig. 4.</w:t>
      </w:r>
    </w:p>
    <w:p w14:paraId="4E36267B"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bookmarkStart w:id="1661" w:name="_5t6f0pgamd8t" w:colFirst="0" w:colLast="0"/>
      <w:bookmarkEnd w:id="1661"/>
      <w:r w:rsidRPr="00DE247E">
        <w:rPr>
          <w:rFonts w:ascii="Times New Roman" w:eastAsia="Times New Roman" w:hAnsi="Times New Roman" w:cs="Times New Roman"/>
          <w:b/>
          <w:color w:val="000000"/>
        </w:rPr>
        <w:t>A, D)</w:t>
      </w:r>
      <w:r w:rsidRPr="00DE247E">
        <w:rPr>
          <w:rFonts w:ascii="Times New Roman" w:eastAsia="Times New Roman" w:hAnsi="Times New Roman" w:cs="Times New Roman"/>
          <w:color w:val="000000"/>
        </w:rPr>
        <w:t xml:space="preserve"> 23182 (S 1390)  - 23260 (S 1468), 23182 (S 1390)  - 23328 (S 1536), 23260 (S 1468)  - 340 (5'UTR 340), 23260 (S 1468)  - 23328 (S 1536), 23277 (S 1485)  - 22202 (S 410), 23277 (S 1485)  - 23328 (S 1536), 23328 (S 1536)  - 340 (5'UTR 340), 29246 (N 641)  - 6537 (nsp3 3684), 24715 (S 2923)  - 22215 (S 423), 22074 (S 282)  - 22215 (S 423), 27954 (ORF7a 243)  – 28068 (ORF7a 549)  </w:t>
      </w:r>
    </w:p>
    <w:p w14:paraId="0E6F14F4"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sidRPr="00DE247E">
        <w:rPr>
          <w:rFonts w:ascii="Times New Roman" w:eastAsia="Times New Roman" w:hAnsi="Times New Roman" w:cs="Times New Roman"/>
          <w:b/>
          <w:color w:val="000000"/>
        </w:rPr>
        <w:t>B)</w:t>
      </w:r>
      <w:r w:rsidRPr="00DE247E">
        <w:rPr>
          <w:rFonts w:ascii="Times New Roman" w:eastAsia="Times New Roman" w:hAnsi="Times New Roman" w:cs="Times New Roman"/>
          <w:color w:val="000000"/>
        </w:rPr>
        <w:t xml:space="preserve"> 29246 (N 641)  - 6537 (nsp3 3684), 23182 (S 1390)  - 22202 (S 410), 23182 (S 1390)  - 23260 (S 1468), 23182 (S 1390)  - 23328 (S 1536), 23260 (S 1468)  - 22202 (S 410), 23260 (S 1468)  - 23328 (S 1536), 23277 (S 1485)  - 22202 (S 410), 23277 (S 1485)  - 23328 (S 1536), 24715 (S 2923)  – 22215 (S 423)  </w:t>
      </w:r>
    </w:p>
    <w:p w14:paraId="56838711" w14:textId="77777777" w:rsidR="008A352D" w:rsidRPr="00DE247E"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r w:rsidRPr="00DE247E">
        <w:rPr>
          <w:rFonts w:ascii="Times New Roman" w:eastAsia="Times New Roman" w:hAnsi="Times New Roman" w:cs="Times New Roman"/>
          <w:b/>
          <w:color w:val="000000"/>
        </w:rPr>
        <w:t>C)</w:t>
      </w:r>
      <w:r w:rsidRPr="00DE247E">
        <w:rPr>
          <w:rFonts w:ascii="Times New Roman" w:eastAsia="Times New Roman" w:hAnsi="Times New Roman" w:cs="Times New Roman"/>
          <w:color w:val="000000"/>
        </w:rPr>
        <w:t xml:space="preserve"> 23182 (S 1390)  - 23260 (S 1468), 23182 (S 1390)  - 23328 (S 1536), 23260 (S 1468)  - 23328 (S 1536), 23277 (S 1485)  - 22202 (S 410), 23277 (S 1485)  - 23328 (S 1536), 23328 (S 1536)  - 340 (5'UTR 340), 24715 (S 2923)  - 22215 (S 423), 22074 (S 282)  - 22215 (S 423), 27954 (ORF7a 243)  - 28068 (ORF7a 549)</w:t>
      </w:r>
    </w:p>
    <w:p w14:paraId="0EE17A62"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6115050" cy="3390900"/>
                    </a:xfrm>
                    <a:prstGeom prst="rect">
                      <a:avLst/>
                    </a:prstGeom>
                    <a:ln/>
                  </pic:spPr>
                </pic:pic>
              </a:graphicData>
            </a:graphic>
          </wp:inline>
        </w:drawing>
      </w:r>
    </w:p>
    <w:p w14:paraId="7B20C7F5"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Pr>
          <w:rFonts w:ascii="Times New Roman" w:eastAsia="Times New Roman" w:hAnsi="Times New Roman" w:cs="Times New Roman"/>
          <w:b/>
          <w:color w:val="000000"/>
        </w:rPr>
        <w:t xml:space="preserve">. </w:t>
      </w:r>
      <w:r>
        <w:rPr>
          <w:rFonts w:ascii="Times New Roman" w:eastAsia="Times New Roman" w:hAnsi="Times New Roman" w:cs="Times New Roman"/>
          <w:color w:val="000000"/>
        </w:rPr>
        <w:t>Simulation parameters and notation are as in Figure 1.</w:t>
      </w:r>
    </w:p>
    <w:p w14:paraId="336EBA2D" w14:textId="77777777" w:rsidR="008A352D"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Pr>
          <w:rFonts w:ascii="Times New Roman" w:eastAsia="Times New Roman" w:hAnsi="Times New Roman" w:cs="Times New Roman"/>
          <w:noProof/>
          <w:color w:val="000000"/>
          <w:sz w:val="28"/>
          <w:szCs w:val="28"/>
        </w:rPr>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544025" cy="3143519"/>
                    </a:xfrm>
                    <a:prstGeom prst="rect">
                      <a:avLst/>
                    </a:prstGeom>
                    <a:ln/>
                  </pic:spPr>
                </pic:pic>
              </a:graphicData>
            </a:graphic>
          </wp:inline>
        </w:drawing>
      </w:r>
    </w:p>
    <w:p w14:paraId="39E917D4"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S2. The error of detection of epistatic interactions from UFE correlator in the absence of recombination.</w:t>
      </w:r>
      <w:r>
        <w:rPr>
          <w:rFonts w:ascii="Times New Roman" w:eastAsia="Times New Roman" w:hAnsi="Times New Roman" w:cs="Times New Roman"/>
          <w:color w:val="000000"/>
        </w:rPr>
        <w:t xml:space="preserve"> Simulation parameters and notation as in Figure 1. </w:t>
      </w:r>
    </w:p>
    <w:p w14:paraId="5278C559"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912135" cy="7343125"/>
                    </a:xfrm>
                    <a:prstGeom prst="rect">
                      <a:avLst/>
                    </a:prstGeom>
                    <a:ln/>
                  </pic:spPr>
                </pic:pic>
              </a:graphicData>
            </a:graphic>
          </wp:inline>
        </w:drawing>
      </w:r>
    </w:p>
    <w:p w14:paraId="7E37CCD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S3. The error of detection of epistatic interactions from Pearson coefficient.</w:t>
      </w:r>
      <w:r>
        <w:rPr>
          <w:rFonts w:ascii="Times New Roman" w:eastAsia="Times New Roman" w:hAnsi="Times New Roman" w:cs="Times New Roman"/>
          <w:color w:val="000000"/>
        </w:rPr>
        <w:t xml:space="preserve"> Simulation parameters and notation as in Figure 1. </w:t>
      </w:r>
    </w:p>
    <w:p w14:paraId="47F53B84" w14:textId="77777777" w:rsidR="008A352D"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4467870" cy="3105598"/>
                    </a:xfrm>
                    <a:prstGeom prst="rect">
                      <a:avLst/>
                    </a:prstGeom>
                    <a:ln/>
                  </pic:spPr>
                </pic:pic>
              </a:graphicData>
            </a:graphic>
          </wp:inline>
        </w:drawing>
      </w:r>
    </w:p>
    <w:p w14:paraId="25F900D6"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S4. The error of detection of epistatic interactions in the absence of recombination from Pearson coefficient.</w:t>
      </w:r>
      <w:r>
        <w:rPr>
          <w:rFonts w:ascii="Times New Roman" w:eastAsia="Times New Roman" w:hAnsi="Times New Roman" w:cs="Times New Roman"/>
          <w:color w:val="000000"/>
        </w:rPr>
        <w:t xml:space="preserve"> Simulation parameters and notation are as in Figure 1. </w:t>
      </w:r>
    </w:p>
    <w:p w14:paraId="45A7808D"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B9E2A44" wp14:editId="1DC82907">
            <wp:extent cx="5810250" cy="4733925"/>
            <wp:effectExtent l="0" t="0" r="0" b="9525"/>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5810930" cy="4734479"/>
                    </a:xfrm>
                    <a:prstGeom prst="rect">
                      <a:avLst/>
                    </a:prstGeom>
                    <a:ln/>
                  </pic:spPr>
                </pic:pic>
              </a:graphicData>
            </a:graphic>
          </wp:inline>
        </w:drawing>
      </w:r>
    </w:p>
    <w:p w14:paraId="45FB6C60" w14:textId="77777777" w:rsidR="008A352D" w:rsidRDefault="008A352D" w:rsidP="008A352D">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59797FD5" w14:textId="77777777" w:rsidR="008A352D" w:rsidRDefault="008A352D" w:rsidP="008A352D">
      <w:pPr>
        <w:spacing w:line="360" w:lineRule="auto"/>
        <w:rPr>
          <w:rFonts w:ascii="Times New Roman" w:eastAsia="Times New Roman" w:hAnsi="Times New Roman" w:cs="Times New Roman"/>
          <w:b/>
        </w:rPr>
      </w:pPr>
      <w:r>
        <w:rPr>
          <w:rFonts w:ascii="Times New Roman" w:eastAsia="Times New Roman" w:hAnsi="Times New Roman" w:cs="Times New Roman"/>
          <w:b/>
        </w:rPr>
        <w:t>Figure S5. The variant of Fig. 4 without the sequences of the peak at 90 in Fig. 2.</w:t>
      </w:r>
    </w:p>
    <w:p w14:paraId="2529E9DE"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rFonts w:ascii="Times New Roman" w:eastAsia="Times New Roman" w:hAnsi="Times New Roman" w:cs="Times New Roman"/>
          <w:noProof/>
          <w:color w:val="000000"/>
        </w:rPr>
        <w:lastRenderedPageBreak/>
        <w:drawing>
          <wp:inline distT="0" distB="0" distL="0" distR="0" wp14:anchorId="22DABF78" wp14:editId="3CF034D6">
            <wp:extent cx="6048375" cy="3286125"/>
            <wp:effectExtent l="0" t="0" r="0" b="9525"/>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6048715" cy="3286310"/>
                    </a:xfrm>
                    <a:prstGeom prst="rect">
                      <a:avLst/>
                    </a:prstGeom>
                    <a:ln/>
                  </pic:spPr>
                </pic:pic>
              </a:graphicData>
            </a:graphic>
          </wp:inline>
        </w:drawing>
      </w:r>
    </w:p>
    <w:p w14:paraId="53FDBB2B"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48025270" w14:textId="77777777" w:rsidR="008A352D" w:rsidRPr="00DE247E" w:rsidRDefault="008A352D" w:rsidP="008A352D">
      <w:p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S6. Epistatic interactions for SARS-CoV-2 genome predicted for Dataset 2 from UFE correlator between groups I and II</w:t>
      </w: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in the mutation spectrum on the right</w:t>
      </w:r>
      <w:r>
        <w:rPr>
          <w:rFonts w:ascii="Times New Roman" w:eastAsia="Times New Roman" w:hAnsi="Times New Roman" w:cs="Times New Roman"/>
          <w:color w:val="000000"/>
        </w:rPr>
        <w:t xml:space="preserve">. Dataset 2 was constructed downloading 12,000 sequences from NCBI Virus database labeled B.1 and B.1.1.7 (Alpha), in equal numbers each. </w:t>
      </w:r>
    </w:p>
    <w:p w14:paraId="1C216928" w14:textId="77777777" w:rsidR="008A352D"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Pr>
          <w:noProof/>
          <w:color w:val="000000"/>
        </w:rPr>
        <w:drawing>
          <wp:inline distT="0" distB="0" distL="0" distR="0" wp14:anchorId="6627D234" wp14:editId="20B7F447">
            <wp:extent cx="5940351" cy="3269517"/>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940351" cy="3269517"/>
                    </a:xfrm>
                    <a:prstGeom prst="rect">
                      <a:avLst/>
                    </a:prstGeom>
                    <a:ln/>
                  </pic:spPr>
                </pic:pic>
              </a:graphicData>
            </a:graphic>
          </wp:inline>
        </w:drawing>
      </w:r>
    </w:p>
    <w:p w14:paraId="528AD0CA" w14:textId="77777777" w:rsidR="008A352D"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2119227E" w14:textId="77777777" w:rsidR="00EF6A49" w:rsidRDefault="008A352D"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b/>
          <w:color w:val="000000"/>
        </w:rPr>
        <w:t>Figure S7. Epistatic interactions for SARS-CoV-2 genome predicted for Dataset 3 from UFE correlator</w:t>
      </w:r>
      <w:r>
        <w:rPr>
          <w:rFonts w:ascii="Times New Roman" w:eastAsia="Times New Roman" w:hAnsi="Times New Roman" w:cs="Times New Roman"/>
          <w:color w:val="000000"/>
        </w:rPr>
        <w:t>. Dataset 3 was constructed using 20,000 random sequences from the NCBI. Virus database for the period from 09/24/2020 to 09/25/2021. Calculations were based on a single central peak marked with the red lines.</w:t>
      </w:r>
    </w:p>
    <w:p w14:paraId="0F6C1173" w14:textId="77777777" w:rsidR="00EF6A49"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p>
    <w:p w14:paraId="20D402E5" w14:textId="77777777" w:rsidR="003A1EA6" w:rsidRPr="003A1EA6" w:rsidRDefault="00EF6A49" w:rsidP="003A1EA6">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003A1EA6" w:rsidRPr="003A1EA6">
        <w:rPr>
          <w:noProof/>
        </w:rPr>
        <w:t>1.</w:t>
      </w:r>
      <w:r w:rsidR="003A1EA6" w:rsidRPr="003A1EA6">
        <w:rPr>
          <w:noProof/>
        </w:rPr>
        <w:tab/>
        <w:t>Carlborg O, Jacobsson L, Ahgren P, Siegel P, Andersson L. Epistasis and the release of genetic variation during long-term selection. Nat Genet. 2006;38(4):418-20. Epub 2006/03/15. doi: 10.1038/ng1761. PubMed PMID: 16532011.</w:t>
      </w:r>
    </w:p>
    <w:p w14:paraId="3679DD5D" w14:textId="77777777" w:rsidR="003A1EA6" w:rsidRPr="003A1EA6" w:rsidRDefault="003A1EA6" w:rsidP="003A1EA6">
      <w:pPr>
        <w:pStyle w:val="EndNoteBibliography"/>
        <w:spacing w:after="0"/>
        <w:rPr>
          <w:noProof/>
        </w:rPr>
      </w:pPr>
      <w:r w:rsidRPr="003A1EA6">
        <w:rPr>
          <w:noProof/>
        </w:rPr>
        <w:t>2.</w:t>
      </w:r>
      <w:r w:rsidRPr="003A1EA6">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41A106D6" w14:textId="77777777" w:rsidR="003A1EA6" w:rsidRPr="003A1EA6" w:rsidRDefault="003A1EA6" w:rsidP="003A1EA6">
      <w:pPr>
        <w:pStyle w:val="EndNoteBibliography"/>
        <w:spacing w:after="0"/>
        <w:rPr>
          <w:noProof/>
        </w:rPr>
      </w:pPr>
      <w:r w:rsidRPr="003A1EA6">
        <w:rPr>
          <w:noProof/>
        </w:rPr>
        <w:t>3.</w:t>
      </w:r>
      <w:r w:rsidRPr="003A1EA6">
        <w:rPr>
          <w:noProof/>
        </w:rPr>
        <w:tab/>
        <w:t>Gonzalez-Ortega E, Ballana E, Badia R, Clotet B, Este JA. Compensatory mutations rescue the virus replicative capacity of VIRIP-resistant HIV-1. Antiviral Res. 2011;92(3):479-83. Epub 2011/10/27. doi: 10.1016/j.antiviral.2011.10.010. PubMed PMID: 22027647.</w:t>
      </w:r>
    </w:p>
    <w:p w14:paraId="510C1968" w14:textId="77777777" w:rsidR="003A1EA6" w:rsidRPr="003A1EA6" w:rsidRDefault="003A1EA6" w:rsidP="003A1EA6">
      <w:pPr>
        <w:pStyle w:val="EndNoteBibliography"/>
        <w:spacing w:after="0"/>
        <w:rPr>
          <w:noProof/>
        </w:rPr>
      </w:pPr>
      <w:r w:rsidRPr="003A1EA6">
        <w:rPr>
          <w:noProof/>
        </w:rPr>
        <w:t>4.</w:t>
      </w:r>
      <w:r w:rsidRPr="003A1EA6">
        <w:rPr>
          <w:noProof/>
        </w:rPr>
        <w:tab/>
        <w:t>Handel A, Regoes RR, Antia R. The role of compensatory mutations in the emergence of drug resistance. PLoS Comput Biol. 2006;2(10):e137. Epub 2006/10/17. doi: 10.1371/journal.pcbi.0020137. PubMed PMID: 17040124; PubMed Central PMCID: PMCPMC1599768.</w:t>
      </w:r>
    </w:p>
    <w:p w14:paraId="650A17E1" w14:textId="77777777" w:rsidR="003A1EA6" w:rsidRPr="003A1EA6" w:rsidRDefault="003A1EA6" w:rsidP="003A1EA6">
      <w:pPr>
        <w:pStyle w:val="EndNoteBibliography"/>
        <w:spacing w:after="0"/>
        <w:rPr>
          <w:noProof/>
        </w:rPr>
      </w:pPr>
      <w:r w:rsidRPr="003A1EA6">
        <w:rPr>
          <w:noProof/>
        </w:rPr>
        <w:t>5.</w:t>
      </w:r>
      <w:r w:rsidRPr="003A1EA6">
        <w:rPr>
          <w:noProof/>
        </w:rPr>
        <w:tab/>
        <w:t>Levin BR, Perrot V, Walker N. Compensatory mutations, antibiotic resistance and the population genetics of adaptive evolution in bacteria. Genetics. 2000;154(3):985-97. Epub 2000/04/11. PubMed PMID: 10757748; PubMed Central PMCID: PMCPMC1460977.</w:t>
      </w:r>
    </w:p>
    <w:p w14:paraId="3603A315" w14:textId="77777777" w:rsidR="003A1EA6" w:rsidRPr="003A1EA6" w:rsidRDefault="003A1EA6" w:rsidP="003A1EA6">
      <w:pPr>
        <w:pStyle w:val="EndNoteBibliography"/>
        <w:spacing w:after="0"/>
        <w:rPr>
          <w:noProof/>
        </w:rPr>
      </w:pPr>
      <w:r w:rsidRPr="003A1EA6">
        <w:rPr>
          <w:noProof/>
        </w:rPr>
        <w:t>6.</w:t>
      </w:r>
      <w:r w:rsidRPr="003A1EA6">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417D19FF" w14:textId="77777777" w:rsidR="003A1EA6" w:rsidRPr="003A1EA6" w:rsidRDefault="003A1EA6" w:rsidP="003A1EA6">
      <w:pPr>
        <w:pStyle w:val="EndNoteBibliography"/>
        <w:spacing w:after="0"/>
        <w:rPr>
          <w:noProof/>
        </w:rPr>
      </w:pPr>
      <w:r w:rsidRPr="003A1EA6">
        <w:rPr>
          <w:noProof/>
        </w:rPr>
        <w:t>7.</w:t>
      </w:r>
      <w:r w:rsidRPr="003A1EA6">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50FFAB36" w14:textId="77777777" w:rsidR="003A1EA6" w:rsidRPr="003A1EA6" w:rsidRDefault="003A1EA6" w:rsidP="003A1EA6">
      <w:pPr>
        <w:pStyle w:val="EndNoteBibliography"/>
        <w:spacing w:after="0"/>
        <w:rPr>
          <w:noProof/>
        </w:rPr>
      </w:pPr>
      <w:r w:rsidRPr="003A1EA6">
        <w:rPr>
          <w:noProof/>
        </w:rPr>
        <w:t>8.</w:t>
      </w:r>
      <w:r w:rsidRPr="003A1EA6">
        <w:rPr>
          <w:noProof/>
        </w:rPr>
        <w:tab/>
        <w:t>Weissman DB, Desai MM, Fisher DS, Feldman MW. The rate at which asexual populations cross fitness valleys. Theor Popul Biol. 2009;75(4):286-300. Epub 2009/03/17. doi: 10.1016/j.tpb.2009.02.006. PubMed PMID: 19285994; PubMed Central PMCID: PMCPMC2992471.</w:t>
      </w:r>
    </w:p>
    <w:p w14:paraId="4BAF13D8" w14:textId="77777777" w:rsidR="003A1EA6" w:rsidRPr="003A1EA6" w:rsidRDefault="003A1EA6" w:rsidP="003A1EA6">
      <w:pPr>
        <w:pStyle w:val="EndNoteBibliography"/>
        <w:spacing w:after="0"/>
        <w:rPr>
          <w:noProof/>
        </w:rPr>
      </w:pPr>
      <w:r w:rsidRPr="005E310B">
        <w:rPr>
          <w:noProof/>
          <w:lang w:val="fr-FR"/>
          <w:rPrChange w:id="1662" w:author="Автор" w:date="2025-12-23T13:38:00Z">
            <w:rPr>
              <w:noProof/>
            </w:rPr>
          </w:rPrChange>
        </w:rPr>
        <w:t>9.</w:t>
      </w:r>
      <w:r w:rsidRPr="005E310B">
        <w:rPr>
          <w:noProof/>
          <w:lang w:val="fr-FR"/>
          <w:rPrChange w:id="1663" w:author="Автор" w:date="2025-12-23T13:38:00Z">
            <w:rPr>
              <w:noProof/>
            </w:rPr>
          </w:rPrChange>
        </w:rPr>
        <w:tab/>
        <w:t xml:space="preserve">Liu D, Zuo T, Hora B, Song H, Kong W, Yu X, et al. </w:t>
      </w:r>
      <w:r w:rsidRPr="003A1EA6">
        <w:rPr>
          <w:noProof/>
        </w:rPr>
        <w:t>Preexisting compensatory amino acids compromise fitness costs of a HIV-1 T cell escape mutation. Retrovirology. 2014;11:101. Epub 20141119. doi: 10.1186/s12977-014-0101-0. PubMed PMID: 25407514; PubMed Central PMCID: PMCPMC4264250.</w:t>
      </w:r>
    </w:p>
    <w:p w14:paraId="389A8C36" w14:textId="77777777" w:rsidR="003A1EA6" w:rsidRPr="003A1EA6" w:rsidRDefault="003A1EA6" w:rsidP="003A1EA6">
      <w:pPr>
        <w:pStyle w:val="EndNoteBibliography"/>
        <w:spacing w:after="0"/>
        <w:rPr>
          <w:noProof/>
        </w:rPr>
      </w:pPr>
      <w:r w:rsidRPr="003A1EA6">
        <w:rPr>
          <w:noProof/>
        </w:rPr>
        <w:t>10.</w:t>
      </w:r>
      <w:r w:rsidRPr="003A1EA6">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32E93156" w14:textId="77777777" w:rsidR="003A1EA6" w:rsidRPr="003A1EA6" w:rsidRDefault="003A1EA6" w:rsidP="003A1EA6">
      <w:pPr>
        <w:pStyle w:val="EndNoteBibliography"/>
        <w:spacing w:after="0"/>
        <w:rPr>
          <w:noProof/>
        </w:rPr>
      </w:pPr>
      <w:r w:rsidRPr="005E310B">
        <w:rPr>
          <w:noProof/>
          <w:lang w:val="fr-FR"/>
          <w:rPrChange w:id="1664" w:author="Автор" w:date="2025-12-23T13:38:00Z">
            <w:rPr>
              <w:noProof/>
            </w:rPr>
          </w:rPrChange>
        </w:rPr>
        <w:t>11.</w:t>
      </w:r>
      <w:r w:rsidRPr="005E310B">
        <w:rPr>
          <w:noProof/>
          <w:lang w:val="fr-FR"/>
          <w:rPrChange w:id="1665" w:author="Автор" w:date="2025-12-23T13:38:00Z">
            <w:rPr>
              <w:noProof/>
            </w:rPr>
          </w:rPrChange>
        </w:rPr>
        <w:tab/>
        <w:t xml:space="preserve">Song H, Pavlicek JW, Cai F, Bhattacharya T, Li H, Iyer SS, et al. </w:t>
      </w:r>
      <w:r w:rsidRPr="003A1EA6">
        <w:rPr>
          <w:noProof/>
        </w:rPr>
        <w:t>Impact of immune escape mutations on HIV-1 fitness in the context of the cognate transmitted/founder genome. Retrovirology. 2012;9:89. Epub 20121030. doi: 10.1186/1742-4690-9-89. PubMed PMID: 23110705; PubMed Central PMCID: PMCPMC3496648.</w:t>
      </w:r>
    </w:p>
    <w:p w14:paraId="5E311D95" w14:textId="77777777" w:rsidR="003A1EA6" w:rsidRPr="003A1EA6" w:rsidRDefault="003A1EA6" w:rsidP="003A1EA6">
      <w:pPr>
        <w:pStyle w:val="EndNoteBibliography"/>
        <w:spacing w:after="0"/>
        <w:rPr>
          <w:noProof/>
        </w:rPr>
      </w:pPr>
      <w:r w:rsidRPr="003A1EA6">
        <w:rPr>
          <w:noProof/>
        </w:rPr>
        <w:t>12.</w:t>
      </w:r>
      <w:r w:rsidRPr="003A1EA6">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10F1D48A" w14:textId="77777777" w:rsidR="003A1EA6" w:rsidRPr="003A1EA6" w:rsidRDefault="003A1EA6" w:rsidP="003A1EA6">
      <w:pPr>
        <w:pStyle w:val="EndNoteBibliography"/>
        <w:spacing w:after="0"/>
        <w:rPr>
          <w:noProof/>
        </w:rPr>
      </w:pPr>
      <w:r w:rsidRPr="003A1EA6">
        <w:rPr>
          <w:noProof/>
        </w:rPr>
        <w:t>13.</w:t>
      </w:r>
      <w:r w:rsidRPr="003A1EA6">
        <w:rPr>
          <w:noProof/>
        </w:rPr>
        <w:tab/>
        <w:t>Rouzine IM. Evolutionary Mechanisms of the Emergence of the Variants of Concern of SARS-CoV-2. Viruses. 2025;17(2). Epub 20250130. doi: 10.3390/v17020197. PubMed PMID: 40006952; PubMed Central PMCID: PMCPMC11861269.</w:t>
      </w:r>
    </w:p>
    <w:p w14:paraId="52EC3E01" w14:textId="77777777" w:rsidR="003A1EA6" w:rsidRPr="003A1EA6" w:rsidRDefault="003A1EA6" w:rsidP="003A1EA6">
      <w:pPr>
        <w:pStyle w:val="EndNoteBibliography"/>
        <w:spacing w:after="0"/>
        <w:rPr>
          <w:noProof/>
        </w:rPr>
      </w:pPr>
      <w:r w:rsidRPr="003A1EA6">
        <w:rPr>
          <w:noProof/>
        </w:rPr>
        <w:t>14.</w:t>
      </w:r>
      <w:r w:rsidRPr="003A1EA6">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0C87F2A4" w14:textId="77777777" w:rsidR="003A1EA6" w:rsidRPr="003A1EA6" w:rsidRDefault="003A1EA6" w:rsidP="003A1EA6">
      <w:pPr>
        <w:pStyle w:val="EndNoteBibliography"/>
        <w:spacing w:after="0"/>
        <w:rPr>
          <w:noProof/>
        </w:rPr>
      </w:pPr>
      <w:r w:rsidRPr="003A1EA6">
        <w:rPr>
          <w:noProof/>
        </w:rPr>
        <w:t>15.</w:t>
      </w:r>
      <w:r w:rsidRPr="003A1EA6">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45634080" w14:textId="77777777" w:rsidR="003A1EA6" w:rsidRPr="003A1EA6" w:rsidRDefault="003A1EA6" w:rsidP="003A1EA6">
      <w:pPr>
        <w:pStyle w:val="EndNoteBibliography"/>
        <w:spacing w:after="0"/>
        <w:rPr>
          <w:noProof/>
        </w:rPr>
      </w:pPr>
      <w:r w:rsidRPr="003A1EA6">
        <w:rPr>
          <w:noProof/>
        </w:rPr>
        <w:t>16.</w:t>
      </w:r>
      <w:r w:rsidRPr="003A1EA6">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584759" w14:textId="77777777" w:rsidR="003A1EA6" w:rsidRPr="003A1EA6" w:rsidRDefault="003A1EA6" w:rsidP="003A1EA6">
      <w:pPr>
        <w:pStyle w:val="EndNoteBibliography"/>
        <w:spacing w:after="0"/>
        <w:rPr>
          <w:noProof/>
        </w:rPr>
      </w:pPr>
      <w:r w:rsidRPr="003A1EA6">
        <w:rPr>
          <w:noProof/>
        </w:rPr>
        <w:lastRenderedPageBreak/>
        <w:t>17.</w:t>
      </w:r>
      <w:r w:rsidRPr="003A1EA6">
        <w:rPr>
          <w:noProof/>
        </w:rPr>
        <w:tab/>
        <w:t>Yewdell JW. Antigenic drift: Understanding COVID-19. Immunity. 2021;54(12):2681-7. Epub 2021/12/16. doi: 10.1016/j.immuni.2021.11.016. PubMed PMID: 34910934; PubMed Central PMCID: PMCPMC8669911.</w:t>
      </w:r>
    </w:p>
    <w:p w14:paraId="7A7B1123" w14:textId="77777777" w:rsidR="003A1EA6" w:rsidRPr="003A1EA6" w:rsidRDefault="003A1EA6" w:rsidP="003A1EA6">
      <w:pPr>
        <w:pStyle w:val="EndNoteBibliography"/>
        <w:spacing w:after="0"/>
        <w:rPr>
          <w:noProof/>
        </w:rPr>
      </w:pPr>
      <w:r w:rsidRPr="003A1EA6">
        <w:rPr>
          <w:noProof/>
        </w:rPr>
        <w:t>18.</w:t>
      </w:r>
      <w:r w:rsidRPr="003A1EA6">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2AD3C7E1" w14:textId="77777777" w:rsidR="003A1EA6" w:rsidRPr="003A1EA6" w:rsidRDefault="003A1EA6" w:rsidP="003A1EA6">
      <w:pPr>
        <w:pStyle w:val="EndNoteBibliography"/>
        <w:spacing w:after="0"/>
        <w:rPr>
          <w:noProof/>
        </w:rPr>
      </w:pPr>
      <w:r w:rsidRPr="003A1EA6">
        <w:rPr>
          <w:noProof/>
        </w:rPr>
        <w:t>19.</w:t>
      </w:r>
      <w:r w:rsidRPr="003A1EA6">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14EC8F28" w14:textId="77777777" w:rsidR="003A1EA6" w:rsidRPr="003A1EA6" w:rsidRDefault="003A1EA6" w:rsidP="003A1EA6">
      <w:pPr>
        <w:pStyle w:val="EndNoteBibliography"/>
        <w:spacing w:after="0"/>
        <w:rPr>
          <w:noProof/>
        </w:rPr>
      </w:pPr>
      <w:r w:rsidRPr="003A1EA6">
        <w:rPr>
          <w:noProof/>
        </w:rPr>
        <w:t>20.</w:t>
      </w:r>
      <w:r w:rsidRPr="003A1EA6">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5D6426DE" w14:textId="77777777" w:rsidR="003A1EA6" w:rsidRPr="003A1EA6" w:rsidRDefault="003A1EA6" w:rsidP="003A1EA6">
      <w:pPr>
        <w:pStyle w:val="EndNoteBibliography"/>
        <w:spacing w:after="0"/>
        <w:rPr>
          <w:noProof/>
        </w:rPr>
      </w:pPr>
      <w:r w:rsidRPr="003A1EA6">
        <w:rPr>
          <w:noProof/>
        </w:rPr>
        <w:t>21.</w:t>
      </w:r>
      <w:r w:rsidRPr="003A1EA6">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37FA3E19" w14:textId="77777777" w:rsidR="003A1EA6" w:rsidRPr="003A1EA6" w:rsidRDefault="003A1EA6" w:rsidP="003A1EA6">
      <w:pPr>
        <w:pStyle w:val="EndNoteBibliography"/>
        <w:spacing w:after="0"/>
        <w:rPr>
          <w:noProof/>
        </w:rPr>
      </w:pPr>
      <w:r w:rsidRPr="005E310B">
        <w:rPr>
          <w:noProof/>
          <w:lang w:val="fr-FR"/>
          <w:rPrChange w:id="1666" w:author="Автор" w:date="2025-12-23T13:38:00Z">
            <w:rPr>
              <w:noProof/>
            </w:rPr>
          </w:rPrChange>
        </w:rPr>
        <w:t>22.</w:t>
      </w:r>
      <w:r w:rsidRPr="005E310B">
        <w:rPr>
          <w:noProof/>
          <w:lang w:val="fr-FR"/>
          <w:rPrChange w:id="1667" w:author="Автор" w:date="2025-12-23T13:38:00Z">
            <w:rPr>
              <w:noProof/>
            </w:rPr>
          </w:rPrChange>
        </w:rPr>
        <w:tab/>
        <w:t xml:space="preserve">Thorne LG, Bouhaddou M, Reuschl AK, Zuliani-Alvarez L, Polacco B, Pelin A, et al. </w:t>
      </w:r>
      <w:r w:rsidRPr="003A1EA6">
        <w:rPr>
          <w:noProof/>
        </w:rPr>
        <w:t>Evolution of enhanced innate immune evasion by SARS-CoV-2. Nature. 2022;602(7897):487-95. Epub 20211223. doi: 10.1038/s41586-021-04352-y. PubMed PMID: 34942634; PubMed Central PMCID: PMCPMC8850198.</w:t>
      </w:r>
    </w:p>
    <w:p w14:paraId="4D1BDF53" w14:textId="77777777" w:rsidR="003A1EA6" w:rsidRPr="003A1EA6" w:rsidRDefault="003A1EA6" w:rsidP="003A1EA6">
      <w:pPr>
        <w:pStyle w:val="EndNoteBibliography"/>
        <w:spacing w:after="0"/>
        <w:rPr>
          <w:noProof/>
        </w:rPr>
      </w:pPr>
      <w:r w:rsidRPr="003A1EA6">
        <w:rPr>
          <w:noProof/>
        </w:rPr>
        <w:t>23.</w:t>
      </w:r>
      <w:r w:rsidRPr="003A1EA6">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1F803D09" w14:textId="77777777" w:rsidR="003A1EA6" w:rsidRPr="003A1EA6" w:rsidRDefault="003A1EA6" w:rsidP="003A1EA6">
      <w:pPr>
        <w:pStyle w:val="EndNoteBibliography"/>
        <w:spacing w:after="0"/>
        <w:rPr>
          <w:noProof/>
        </w:rPr>
      </w:pPr>
      <w:r w:rsidRPr="003A1EA6">
        <w:rPr>
          <w:noProof/>
        </w:rPr>
        <w:t>24.</w:t>
      </w:r>
      <w:r w:rsidRPr="003A1EA6">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1413157F" w14:textId="77777777" w:rsidR="003A1EA6" w:rsidRPr="003A1EA6" w:rsidRDefault="003A1EA6" w:rsidP="003A1EA6">
      <w:pPr>
        <w:pStyle w:val="EndNoteBibliography"/>
        <w:spacing w:after="0"/>
        <w:rPr>
          <w:noProof/>
        </w:rPr>
      </w:pPr>
      <w:r w:rsidRPr="003A1EA6">
        <w:rPr>
          <w:noProof/>
        </w:rPr>
        <w:t>25.</w:t>
      </w:r>
      <w:r w:rsidRPr="003A1EA6">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317392FE" w14:textId="77777777" w:rsidR="003A1EA6" w:rsidRPr="003A1EA6" w:rsidRDefault="003A1EA6" w:rsidP="003A1EA6">
      <w:pPr>
        <w:pStyle w:val="EndNoteBibliography"/>
        <w:spacing w:after="0"/>
        <w:rPr>
          <w:noProof/>
        </w:rPr>
      </w:pPr>
      <w:r w:rsidRPr="003A1EA6">
        <w:rPr>
          <w:noProof/>
        </w:rPr>
        <w:t>26.</w:t>
      </w:r>
      <w:r w:rsidRPr="003A1EA6">
        <w:rPr>
          <w:noProof/>
        </w:rPr>
        <w:tab/>
        <w:t>Cordell HJ. Detecting gene-gene interactions that underlie human diseases. Nature reviews Genetics. 2009;10(6):392-404. doi: 10.1038/nrg2579. PubMed PMID: PMC2872761.</w:t>
      </w:r>
    </w:p>
    <w:p w14:paraId="6F02576C" w14:textId="77777777" w:rsidR="003A1EA6" w:rsidRPr="003A1EA6" w:rsidRDefault="003A1EA6" w:rsidP="003A1EA6">
      <w:pPr>
        <w:pStyle w:val="EndNoteBibliography"/>
        <w:spacing w:after="0"/>
        <w:rPr>
          <w:noProof/>
        </w:rPr>
      </w:pPr>
      <w:r w:rsidRPr="003A1EA6">
        <w:rPr>
          <w:noProof/>
        </w:rPr>
        <w:t>27.</w:t>
      </w:r>
      <w:r w:rsidRPr="003A1EA6">
        <w:rPr>
          <w:noProof/>
        </w:rPr>
        <w:tab/>
        <w:t>Ueki M, Cordell HJ. Improved statistics for genome-wide interaction analysis. PLoS Genet. 2012;8(4):e1002625. Epub 2012/04/13. doi: 10.1371/journal.pgen.1002625. PubMed PMID: 22496670; PubMed Central PMCID: PMCPMC3320596.</w:t>
      </w:r>
    </w:p>
    <w:p w14:paraId="040EA3A0" w14:textId="77777777" w:rsidR="003A1EA6" w:rsidRPr="003A1EA6" w:rsidRDefault="003A1EA6" w:rsidP="003A1EA6">
      <w:pPr>
        <w:pStyle w:val="EndNoteBibliography"/>
        <w:spacing w:after="0"/>
        <w:rPr>
          <w:noProof/>
        </w:rPr>
      </w:pPr>
      <w:r w:rsidRPr="003A1EA6">
        <w:rPr>
          <w:noProof/>
        </w:rPr>
        <w:t>28.</w:t>
      </w:r>
      <w:r w:rsidRPr="003A1EA6">
        <w:rPr>
          <w:noProof/>
        </w:rPr>
        <w:tab/>
        <w:t>Kimura M. Attainment of Quasi Linkage Equilibrium When Gene Frequencies Are Changing by Natural Selection. Genetics. 1965;52(5):875-90. doi: 10.1093/genetics/52.5.875. PubMed PMID: 17248281; PubMed Central PMCID: PMCPMC1210959.</w:t>
      </w:r>
    </w:p>
    <w:p w14:paraId="7711C770" w14:textId="77777777" w:rsidR="003A1EA6" w:rsidRPr="003A1EA6" w:rsidRDefault="003A1EA6" w:rsidP="003A1EA6">
      <w:pPr>
        <w:pStyle w:val="EndNoteBibliography"/>
        <w:spacing w:after="0"/>
        <w:rPr>
          <w:noProof/>
        </w:rPr>
      </w:pPr>
      <w:r w:rsidRPr="003A1EA6">
        <w:rPr>
          <w:noProof/>
        </w:rPr>
        <w:t>29.</w:t>
      </w:r>
      <w:r w:rsidRPr="003A1EA6">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36D6BC4B" w14:textId="77777777" w:rsidR="003A1EA6" w:rsidRPr="003A1EA6" w:rsidRDefault="003A1EA6" w:rsidP="003A1EA6">
      <w:pPr>
        <w:pStyle w:val="EndNoteBibliography"/>
        <w:spacing w:after="0"/>
        <w:rPr>
          <w:noProof/>
        </w:rPr>
      </w:pPr>
      <w:r w:rsidRPr="003A1EA6">
        <w:rPr>
          <w:noProof/>
        </w:rPr>
        <w:t>30.</w:t>
      </w:r>
      <w:r w:rsidRPr="003A1EA6">
        <w:rPr>
          <w:noProof/>
        </w:rPr>
        <w:tab/>
        <w:t>Neher RA, Shraiman BI. Statistical genetics and evolution of quantitative traits. Reviews of Modern Physics. 2011;83:1283.</w:t>
      </w:r>
    </w:p>
    <w:p w14:paraId="64F92C15" w14:textId="77777777" w:rsidR="003A1EA6" w:rsidRPr="003A1EA6" w:rsidRDefault="003A1EA6" w:rsidP="003A1EA6">
      <w:pPr>
        <w:pStyle w:val="EndNoteBibliography"/>
        <w:spacing w:after="0"/>
        <w:rPr>
          <w:noProof/>
        </w:rPr>
      </w:pPr>
      <w:r w:rsidRPr="003A1EA6">
        <w:rPr>
          <w:noProof/>
        </w:rPr>
        <w:t>31.</w:t>
      </w:r>
      <w:r w:rsidRPr="003A1EA6">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557929C0" w14:textId="77777777" w:rsidR="003A1EA6" w:rsidRPr="003A1EA6" w:rsidRDefault="003A1EA6" w:rsidP="003A1EA6">
      <w:pPr>
        <w:pStyle w:val="EndNoteBibliography"/>
        <w:rPr>
          <w:noProof/>
        </w:rPr>
      </w:pPr>
      <w:r w:rsidRPr="003A1EA6">
        <w:rPr>
          <w:noProof/>
        </w:rPr>
        <w:t>32.</w:t>
      </w:r>
      <w:r w:rsidRPr="003A1EA6">
        <w:rPr>
          <w:noProof/>
        </w:rPr>
        <w:tab/>
        <w:t>Wei W-H, Hemani G, Haley CS. Detecting epistasis in human complex traits. Nature Reviews Genetics. 2014;15:722. doi: 10.1038/nrg3747</w:t>
      </w:r>
    </w:p>
    <w:p w14:paraId="506D020F" w14:textId="6F70BA99" w:rsidR="003A1EA6" w:rsidRPr="003A1EA6" w:rsidRDefault="00F812CC" w:rsidP="003A1EA6">
      <w:pPr>
        <w:pStyle w:val="EndNoteBibliography"/>
        <w:spacing w:after="0"/>
        <w:rPr>
          <w:noProof/>
        </w:rPr>
      </w:pPr>
      <w:hyperlink r:id="rId26" w:anchor="supplementary-information" w:history="1">
        <w:r w:rsidR="003A1EA6" w:rsidRPr="003A1EA6">
          <w:rPr>
            <w:rStyle w:val="a4"/>
            <w:noProof/>
          </w:rPr>
          <w:t>https://www.nature.com/articles/nrg3747#supplementary-information</w:t>
        </w:r>
      </w:hyperlink>
      <w:r w:rsidR="003A1EA6" w:rsidRPr="003A1EA6">
        <w:rPr>
          <w:noProof/>
        </w:rPr>
        <w:t>.</w:t>
      </w:r>
    </w:p>
    <w:p w14:paraId="499A23BB" w14:textId="77777777" w:rsidR="003A1EA6" w:rsidRPr="003A1EA6" w:rsidRDefault="003A1EA6" w:rsidP="003A1EA6">
      <w:pPr>
        <w:pStyle w:val="EndNoteBibliography"/>
        <w:spacing w:after="0"/>
        <w:rPr>
          <w:noProof/>
        </w:rPr>
      </w:pPr>
      <w:r w:rsidRPr="003A1EA6">
        <w:rPr>
          <w:noProof/>
        </w:rPr>
        <w:t>33.</w:t>
      </w:r>
      <w:r w:rsidRPr="003A1EA6">
        <w:rPr>
          <w:noProof/>
        </w:rPr>
        <w:tab/>
        <w:t>Fisher RA. The genetical theory of natural  selection. Oxford, United Kingdom: Clarendon Press, 1958; 1930.</w:t>
      </w:r>
    </w:p>
    <w:p w14:paraId="5F2C22C3" w14:textId="77777777" w:rsidR="003A1EA6" w:rsidRPr="003A1EA6" w:rsidRDefault="003A1EA6" w:rsidP="003A1EA6">
      <w:pPr>
        <w:pStyle w:val="EndNoteBibliography"/>
        <w:spacing w:after="0"/>
        <w:rPr>
          <w:noProof/>
        </w:rPr>
      </w:pPr>
      <w:r w:rsidRPr="003A1EA6">
        <w:rPr>
          <w:noProof/>
        </w:rPr>
        <w:lastRenderedPageBreak/>
        <w:t>34.</w:t>
      </w:r>
      <w:r w:rsidRPr="003A1EA6">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32CCAFEE" w14:textId="77777777" w:rsidR="003A1EA6" w:rsidRPr="003A1EA6" w:rsidRDefault="003A1EA6" w:rsidP="003A1EA6">
      <w:pPr>
        <w:pStyle w:val="EndNoteBibliography"/>
        <w:spacing w:after="0"/>
        <w:rPr>
          <w:noProof/>
        </w:rPr>
      </w:pPr>
      <w:r w:rsidRPr="003A1EA6">
        <w:rPr>
          <w:noProof/>
        </w:rPr>
        <w:t>35.</w:t>
      </w:r>
      <w:r w:rsidRPr="003A1EA6">
        <w:rPr>
          <w:noProof/>
        </w:rPr>
        <w:tab/>
        <w:t>Rouzine IM. Long-range linkage effects in adapting sexual populations. Sci Rep. 2023;13(1):12492. Epub 20230801. doi: 10.1038/s41598-023-39392-z. PubMed PMID: 37528175; PubMed Central PMCID: PMCPMC10393966.</w:t>
      </w:r>
    </w:p>
    <w:p w14:paraId="78A14E89" w14:textId="77777777" w:rsidR="003A1EA6" w:rsidRPr="003A1EA6" w:rsidRDefault="003A1EA6" w:rsidP="003A1EA6">
      <w:pPr>
        <w:pStyle w:val="EndNoteBibliography"/>
        <w:spacing w:after="0"/>
        <w:rPr>
          <w:noProof/>
        </w:rPr>
      </w:pPr>
      <w:r w:rsidRPr="003A1EA6">
        <w:rPr>
          <w:noProof/>
        </w:rPr>
        <w:t>36.</w:t>
      </w:r>
      <w:r w:rsidRPr="003A1EA6">
        <w:rPr>
          <w:noProof/>
        </w:rPr>
        <w:tab/>
        <w:t>Pedruzzi G, Barlukova A, Rouzine IM. Evolutionary footprint of epistasis. PLoS Comput Biol. 2018;14(9):e1006426. Epub 2018/09/18. doi: 10.1371/journal.pcbi.1006426. PubMed PMID: 30222748; PubMed Central PMCID: PMCPMC6177197.</w:t>
      </w:r>
    </w:p>
    <w:p w14:paraId="585C669B" w14:textId="77777777" w:rsidR="003A1EA6" w:rsidRPr="003A1EA6" w:rsidRDefault="003A1EA6" w:rsidP="003A1EA6">
      <w:pPr>
        <w:pStyle w:val="EndNoteBibliography"/>
        <w:spacing w:after="0"/>
        <w:rPr>
          <w:noProof/>
        </w:rPr>
      </w:pPr>
      <w:r w:rsidRPr="003A1EA6">
        <w:rPr>
          <w:noProof/>
        </w:rPr>
        <w:t>37.</w:t>
      </w:r>
      <w:r w:rsidRPr="003A1EA6">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212F900E" w14:textId="77777777" w:rsidR="003A1EA6" w:rsidRPr="003A1EA6" w:rsidRDefault="003A1EA6" w:rsidP="003A1EA6">
      <w:pPr>
        <w:pStyle w:val="EndNoteBibliography"/>
        <w:spacing w:after="0"/>
        <w:rPr>
          <w:noProof/>
        </w:rPr>
      </w:pPr>
      <w:r w:rsidRPr="003A1EA6">
        <w:rPr>
          <w:noProof/>
        </w:rPr>
        <w:t>38.</w:t>
      </w:r>
      <w:r w:rsidRPr="003A1EA6">
        <w:rPr>
          <w:noProof/>
        </w:rPr>
        <w:tab/>
        <w:t>Neverov AD, Kryazhimskiy S, Plotkin JB, Bazykin GA. Coordinated Evolution of Influenza A Surface Proteins. PLoS Genet. 2015;11(8):e1005404. Epub 20150806. doi: 10.1371/journal.pgen.1005404. PubMed PMID: 26247472; PubMed Central PMCID: PMCPMC4527594.</w:t>
      </w:r>
    </w:p>
    <w:p w14:paraId="31960E80" w14:textId="77777777" w:rsidR="003A1EA6" w:rsidRPr="003A1EA6" w:rsidRDefault="003A1EA6" w:rsidP="003A1EA6">
      <w:pPr>
        <w:pStyle w:val="EndNoteBibliography"/>
        <w:spacing w:after="0"/>
        <w:rPr>
          <w:noProof/>
        </w:rPr>
      </w:pPr>
      <w:r w:rsidRPr="003A1EA6">
        <w:rPr>
          <w:noProof/>
        </w:rPr>
        <w:t>39.</w:t>
      </w:r>
      <w:r w:rsidRPr="003A1EA6">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443333DC" w14:textId="77777777" w:rsidR="003A1EA6" w:rsidRPr="003A1EA6" w:rsidRDefault="003A1EA6" w:rsidP="003A1EA6">
      <w:pPr>
        <w:pStyle w:val="EndNoteBibliography"/>
        <w:spacing w:after="0"/>
        <w:rPr>
          <w:noProof/>
        </w:rPr>
      </w:pPr>
      <w:r w:rsidRPr="003A1EA6">
        <w:rPr>
          <w:noProof/>
        </w:rPr>
        <w:t>40.</w:t>
      </w:r>
      <w:r w:rsidRPr="003A1EA6">
        <w:rPr>
          <w:noProof/>
        </w:rPr>
        <w:tab/>
        <w:t>Bonhoeffer S, Chappey C, Parkin NT, Whitcomb JM, Petropoulos CJ. Evidence for positive epistasis in HIV-1. Science. 2004;306(5701):1547-50. doi: 10.1126/science.1101786. PubMed PMID: 15567861.</w:t>
      </w:r>
    </w:p>
    <w:p w14:paraId="30447071" w14:textId="77777777" w:rsidR="003A1EA6" w:rsidRPr="003A1EA6" w:rsidRDefault="003A1EA6" w:rsidP="003A1EA6">
      <w:pPr>
        <w:pStyle w:val="EndNoteBibliography"/>
        <w:spacing w:after="0"/>
        <w:rPr>
          <w:noProof/>
        </w:rPr>
      </w:pPr>
      <w:r w:rsidRPr="005E310B">
        <w:rPr>
          <w:noProof/>
          <w:lang w:val="fr-FR"/>
          <w:rPrChange w:id="1668" w:author="Автор" w:date="2025-12-23T13:38:00Z">
            <w:rPr>
              <w:noProof/>
            </w:rPr>
          </w:rPrChange>
        </w:rPr>
        <w:t>41.</w:t>
      </w:r>
      <w:r w:rsidRPr="005E310B">
        <w:rPr>
          <w:noProof/>
          <w:lang w:val="fr-FR"/>
          <w:rPrChange w:id="1669" w:author="Автор" w:date="2025-12-23T13:38:00Z">
            <w:rPr>
              <w:noProof/>
            </w:rPr>
          </w:rPrChange>
        </w:rPr>
        <w:tab/>
        <w:t xml:space="preserve">Zhang TH, Dai L, Barton JP, Du Y, Tan Y, Pang W, et al. </w:t>
      </w:r>
      <w:r w:rsidRPr="003A1EA6">
        <w:rPr>
          <w:noProof/>
        </w:rPr>
        <w:t>Predominance of positive epistasis among drug resistance-associated mutations in HIV-1 protease. PLoS Genet. 2020;16(10):e1009009. Epub 20201021. doi: 10.1371/journal.pgen.1009009. PubMed PMID: 33085662; PubMed Central PMCID: PMCPMC7605711.</w:t>
      </w:r>
    </w:p>
    <w:p w14:paraId="0F95179D" w14:textId="77777777" w:rsidR="003A1EA6" w:rsidRPr="003A1EA6" w:rsidRDefault="003A1EA6" w:rsidP="003A1EA6">
      <w:pPr>
        <w:pStyle w:val="EndNoteBibliography"/>
        <w:spacing w:after="0"/>
        <w:rPr>
          <w:noProof/>
        </w:rPr>
      </w:pPr>
      <w:r w:rsidRPr="005E310B">
        <w:rPr>
          <w:noProof/>
          <w:lang w:val="fr-FR"/>
          <w:rPrChange w:id="1670" w:author="Автор" w:date="2025-12-23T13:38:00Z">
            <w:rPr>
              <w:noProof/>
            </w:rPr>
          </w:rPrChange>
        </w:rPr>
        <w:t>42.</w:t>
      </w:r>
      <w:r w:rsidRPr="005E310B">
        <w:rPr>
          <w:noProof/>
          <w:lang w:val="fr-FR"/>
          <w:rPrChange w:id="1671" w:author="Автор" w:date="2025-12-23T13:38:00Z">
            <w:rPr>
              <w:noProof/>
            </w:rPr>
          </w:rPrChange>
        </w:rPr>
        <w:tab/>
        <w:t xml:space="preserve">Althaus CL, De Boer RJ. </w:t>
      </w:r>
      <w:r w:rsidRPr="003A1EA6">
        <w:rPr>
          <w:noProof/>
        </w:rPr>
        <w:t>Dynamics of immune escape during HIV/SIV infection. PLoS Comput Biol. 2008;4(7):e1000103. Epub 20080718. doi: 10.1371/journal.pcbi.1000103. PubMed PMID: 18636096; PubMed Central PMCID: PMCPMC2423483.</w:t>
      </w:r>
    </w:p>
    <w:p w14:paraId="364D255D" w14:textId="77777777" w:rsidR="003A1EA6" w:rsidRPr="003A1EA6" w:rsidRDefault="003A1EA6" w:rsidP="003A1EA6">
      <w:pPr>
        <w:pStyle w:val="EndNoteBibliography"/>
        <w:spacing w:after="0"/>
        <w:rPr>
          <w:noProof/>
        </w:rPr>
      </w:pPr>
      <w:r w:rsidRPr="003A1EA6">
        <w:rPr>
          <w:noProof/>
        </w:rPr>
        <w:t>43.</w:t>
      </w:r>
      <w:r w:rsidRPr="003A1EA6">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3F437B90" w14:textId="77777777" w:rsidR="003A1EA6" w:rsidRPr="003A1EA6" w:rsidRDefault="003A1EA6" w:rsidP="003A1EA6">
      <w:pPr>
        <w:pStyle w:val="EndNoteBibliography"/>
        <w:spacing w:after="0"/>
        <w:rPr>
          <w:noProof/>
        </w:rPr>
      </w:pPr>
      <w:r w:rsidRPr="003A1EA6">
        <w:rPr>
          <w:noProof/>
        </w:rPr>
        <w:t>44.</w:t>
      </w:r>
      <w:r w:rsidRPr="003A1EA6">
        <w:rPr>
          <w:noProof/>
        </w:rPr>
        <w:tab/>
        <w:t>Smith CA, Ashby B. Antigenic evolution of SARS-CoV-2 in immunocompromised hosts. Evol Med Public Health. 2023;11(1):90-100. Epub 20221111. doi: 10.1093/emph/eoac037. PubMed PMID: 37007166; PubMed Central PMCID: PMCPMC10061940.</w:t>
      </w:r>
    </w:p>
    <w:p w14:paraId="212821D9" w14:textId="77777777" w:rsidR="003A1EA6" w:rsidRPr="003A1EA6" w:rsidRDefault="003A1EA6" w:rsidP="003A1EA6">
      <w:pPr>
        <w:pStyle w:val="EndNoteBibliography"/>
        <w:spacing w:after="0"/>
        <w:rPr>
          <w:noProof/>
        </w:rPr>
      </w:pPr>
      <w:r w:rsidRPr="003A1EA6">
        <w:rPr>
          <w:noProof/>
        </w:rPr>
        <w:t>45.</w:t>
      </w:r>
      <w:r w:rsidRPr="003A1EA6">
        <w:rPr>
          <w:noProof/>
        </w:rPr>
        <w:tab/>
        <w:t>Rouzine IM. Mathematical Modeling of Evolution.  Volume 1. One-Locus and Multi-Locus Theory and Recombination. Berlin: De Gruyter; 2020.</w:t>
      </w:r>
    </w:p>
    <w:p w14:paraId="72415595" w14:textId="77777777" w:rsidR="003A1EA6" w:rsidRPr="003A1EA6" w:rsidRDefault="003A1EA6" w:rsidP="003A1EA6">
      <w:pPr>
        <w:pStyle w:val="EndNoteBibliography"/>
        <w:spacing w:after="0"/>
        <w:rPr>
          <w:noProof/>
        </w:rPr>
      </w:pPr>
      <w:r w:rsidRPr="003A1EA6">
        <w:rPr>
          <w:noProof/>
        </w:rPr>
        <w:t>46.</w:t>
      </w:r>
      <w:r w:rsidRPr="003A1EA6">
        <w:rPr>
          <w:noProof/>
        </w:rPr>
        <w:tab/>
        <w:t>Rouzine IM. Mathematical Models of Evolution. Volume 2: Fitness Landscape, Red Queen, Evolutionary Enigmas, and Applications to Virology. Berlin/Boston: De Gruyter; 2023. 305 p.</w:t>
      </w:r>
    </w:p>
    <w:p w14:paraId="10995975" w14:textId="77777777" w:rsidR="003A1EA6" w:rsidRPr="003A1EA6" w:rsidRDefault="003A1EA6" w:rsidP="003A1EA6">
      <w:pPr>
        <w:pStyle w:val="EndNoteBibliography"/>
        <w:spacing w:after="0"/>
        <w:rPr>
          <w:noProof/>
        </w:rPr>
      </w:pPr>
      <w:r w:rsidRPr="003A1EA6">
        <w:rPr>
          <w:noProof/>
        </w:rPr>
        <w:t>47.</w:t>
      </w:r>
      <w:r w:rsidRPr="003A1EA6">
        <w:rPr>
          <w:noProof/>
        </w:rPr>
        <w:tab/>
        <w:t>Rouzine IM, Weinberger LS. The quantitative theory of within-host viral evolution. J Stat Mech: Theory and Experiment. 2013;2013. doi: 10.1088/1742-5468/2013/01/P01009.</w:t>
      </w:r>
    </w:p>
    <w:p w14:paraId="3EAE6C40" w14:textId="77777777" w:rsidR="003A1EA6" w:rsidRPr="003A1EA6" w:rsidRDefault="003A1EA6" w:rsidP="003A1EA6">
      <w:pPr>
        <w:pStyle w:val="EndNoteBibliography"/>
        <w:spacing w:after="0"/>
        <w:rPr>
          <w:noProof/>
        </w:rPr>
      </w:pPr>
      <w:r w:rsidRPr="003A1EA6">
        <w:rPr>
          <w:noProof/>
        </w:rPr>
        <w:t>48.</w:t>
      </w:r>
      <w:r w:rsidRPr="003A1EA6">
        <w:rPr>
          <w:noProof/>
        </w:rPr>
        <w:tab/>
        <w:t>Rouzine IM, Rozhnova G. Antigenic evolution of viruses in host populations. PLoS Pathog. 2018;14(9):e1007291. Epub 2018/09/13. doi: 10.1371/journal.ppat.1007291. PubMed PMID: 30208108; PubMed Central PMCID: PMCPMC6173453.</w:t>
      </w:r>
    </w:p>
    <w:p w14:paraId="7C983260" w14:textId="77777777" w:rsidR="003A1EA6" w:rsidRPr="003A1EA6" w:rsidRDefault="003A1EA6" w:rsidP="003A1EA6">
      <w:pPr>
        <w:pStyle w:val="EndNoteBibliography"/>
        <w:spacing w:after="0"/>
        <w:rPr>
          <w:noProof/>
        </w:rPr>
      </w:pPr>
      <w:r w:rsidRPr="003A1EA6">
        <w:rPr>
          <w:noProof/>
        </w:rPr>
        <w:t>49.</w:t>
      </w:r>
      <w:r w:rsidRPr="003A1EA6">
        <w:rPr>
          <w:noProof/>
        </w:rPr>
        <w:tab/>
        <w:t>Yan L, Neher RA, Shraiman BI. Phylodynamic theory of persistence, extinction and speciation of rapidly adapting pathogens. Elife. 2019;8. Epub 2019/09/19. doi: 10.7554/eLife.44205. PubMed PMID: 31532393; PubMed Central PMCID: PMCPMC6809594.</w:t>
      </w:r>
    </w:p>
    <w:p w14:paraId="3EB339C9" w14:textId="77777777" w:rsidR="003A1EA6" w:rsidRPr="003A1EA6" w:rsidRDefault="003A1EA6" w:rsidP="003A1EA6">
      <w:pPr>
        <w:pStyle w:val="EndNoteBibliography"/>
        <w:spacing w:after="0"/>
        <w:rPr>
          <w:noProof/>
        </w:rPr>
      </w:pPr>
      <w:r w:rsidRPr="003A1EA6">
        <w:rPr>
          <w:noProof/>
        </w:rPr>
        <w:t>50.</w:t>
      </w:r>
      <w:r w:rsidRPr="003A1EA6">
        <w:rPr>
          <w:noProof/>
        </w:rPr>
        <w:tab/>
        <w:t>Marchi J, Lassig M, Walczak AM, Mora T. Antigenic waves of virus-immune coevolution. Proc Natl Acad Sci U S A. 2021;118(27). Epub 2021/06/30. doi: 10.1073/pnas.2103398118. PubMed PMID: 34183397; PubMed Central PMCID: PMCPMC8271616.</w:t>
      </w:r>
    </w:p>
    <w:p w14:paraId="6AC8EC30" w14:textId="77777777" w:rsidR="003A1EA6" w:rsidRPr="003A1EA6" w:rsidRDefault="003A1EA6" w:rsidP="003A1EA6">
      <w:pPr>
        <w:pStyle w:val="EndNoteBibliography"/>
        <w:spacing w:after="0"/>
        <w:rPr>
          <w:noProof/>
        </w:rPr>
      </w:pPr>
      <w:r w:rsidRPr="003A1EA6">
        <w:rPr>
          <w:noProof/>
        </w:rPr>
        <w:t>51.</w:t>
      </w:r>
      <w:r w:rsidRPr="003A1EA6">
        <w:rPr>
          <w:noProof/>
        </w:rPr>
        <w:tab/>
        <w:t>Muller HG. Some genetic aspects of sex. American Naturalist. 1932;66:118-28.</w:t>
      </w:r>
    </w:p>
    <w:p w14:paraId="76996101" w14:textId="77777777" w:rsidR="003A1EA6" w:rsidRPr="003A1EA6" w:rsidRDefault="003A1EA6" w:rsidP="003A1EA6">
      <w:pPr>
        <w:pStyle w:val="EndNoteBibliography"/>
        <w:spacing w:after="0"/>
        <w:rPr>
          <w:noProof/>
        </w:rPr>
      </w:pPr>
      <w:r w:rsidRPr="003A1EA6">
        <w:rPr>
          <w:noProof/>
        </w:rPr>
        <w:t>52.</w:t>
      </w:r>
      <w:r w:rsidRPr="003A1EA6">
        <w:rPr>
          <w:noProof/>
        </w:rPr>
        <w:tab/>
        <w:t>Rice S. Evolutionary Theory: Mathematical and Conceptual Foundations. : Sinauer Associated; 2004.</w:t>
      </w:r>
    </w:p>
    <w:p w14:paraId="1A97DA72" w14:textId="77777777" w:rsidR="003A1EA6" w:rsidRPr="003A1EA6" w:rsidRDefault="003A1EA6" w:rsidP="003A1EA6">
      <w:pPr>
        <w:pStyle w:val="EndNoteBibliography"/>
        <w:spacing w:after="0"/>
        <w:rPr>
          <w:noProof/>
        </w:rPr>
      </w:pPr>
      <w:r w:rsidRPr="003A1EA6">
        <w:rPr>
          <w:noProof/>
        </w:rPr>
        <w:t>53.</w:t>
      </w:r>
      <w:r w:rsidRPr="003A1EA6">
        <w:rPr>
          <w:noProof/>
        </w:rPr>
        <w:tab/>
        <w:t>Felsenstein J. The evolutionary advantage of recombination. Genetics. 1974;78(2):737-56. doi: 10.1093/genetics/78.2.737. PubMed PMID: 4448362; PubMed Central PMCID: PMCPMC1213231.</w:t>
      </w:r>
    </w:p>
    <w:p w14:paraId="662CE97D" w14:textId="77777777" w:rsidR="003A1EA6" w:rsidRPr="003A1EA6" w:rsidRDefault="003A1EA6" w:rsidP="003A1EA6">
      <w:pPr>
        <w:pStyle w:val="EndNoteBibliography"/>
        <w:spacing w:after="0"/>
        <w:rPr>
          <w:noProof/>
        </w:rPr>
      </w:pPr>
      <w:r w:rsidRPr="003A1EA6">
        <w:rPr>
          <w:noProof/>
        </w:rPr>
        <w:lastRenderedPageBreak/>
        <w:t>54.</w:t>
      </w:r>
      <w:r w:rsidRPr="003A1EA6">
        <w:rPr>
          <w:noProof/>
        </w:rPr>
        <w:tab/>
        <w:t>Rouzine IM, Wakeley J, Coffin JM. The solitary wave of asexual evolution. Proc Natl Acad Sci U S A. 2003;100(2):587-92. Epub 2003/01/15. doi: 10.1073/pnas.242719299. PubMed PMID: 12525686; PubMed Central PMCID: PMC141040.</w:t>
      </w:r>
    </w:p>
    <w:p w14:paraId="6E4DDE0C" w14:textId="77777777" w:rsidR="003A1EA6" w:rsidRPr="003A1EA6" w:rsidRDefault="003A1EA6" w:rsidP="003A1EA6">
      <w:pPr>
        <w:pStyle w:val="EndNoteBibliography"/>
        <w:spacing w:after="0"/>
        <w:rPr>
          <w:noProof/>
        </w:rPr>
      </w:pPr>
      <w:r w:rsidRPr="003A1EA6">
        <w:rPr>
          <w:noProof/>
        </w:rPr>
        <w:t>55.</w:t>
      </w:r>
      <w:r w:rsidRPr="003A1EA6">
        <w:rPr>
          <w:noProof/>
        </w:rPr>
        <w:tab/>
        <w:t>Hill WG, Robertson A. The effect of linkage on limits to artificial selection. Genet Res. 1966;8(3):269-94. Epub 1966/12/01. PubMed PMID: 5980116.</w:t>
      </w:r>
    </w:p>
    <w:p w14:paraId="5A91735C" w14:textId="77777777" w:rsidR="003A1EA6" w:rsidRPr="003A1EA6" w:rsidRDefault="003A1EA6" w:rsidP="003A1EA6">
      <w:pPr>
        <w:pStyle w:val="EndNoteBibliography"/>
        <w:spacing w:after="0"/>
        <w:rPr>
          <w:noProof/>
        </w:rPr>
      </w:pPr>
      <w:r w:rsidRPr="003A1EA6">
        <w:rPr>
          <w:noProof/>
        </w:rPr>
        <w:t>56.</w:t>
      </w:r>
      <w:r w:rsidRPr="003A1EA6">
        <w:rPr>
          <w:noProof/>
        </w:rPr>
        <w:tab/>
        <w:t>Gerrish PJ, Lenski RE. The fate of competing beneficial mutations in an asexual population. Genetica. 1998;102-103(1-6):127-44. Epub 1998/08/28. PubMed PMID: 9720276.</w:t>
      </w:r>
    </w:p>
    <w:p w14:paraId="041ABF44" w14:textId="77777777" w:rsidR="003A1EA6" w:rsidRPr="003A1EA6" w:rsidRDefault="003A1EA6" w:rsidP="003A1EA6">
      <w:pPr>
        <w:pStyle w:val="EndNoteBibliography"/>
        <w:spacing w:after="0"/>
        <w:rPr>
          <w:noProof/>
        </w:rPr>
      </w:pPr>
      <w:r w:rsidRPr="003A1EA6">
        <w:rPr>
          <w:noProof/>
        </w:rPr>
        <w:t>57.</w:t>
      </w:r>
      <w:r w:rsidRPr="003A1EA6">
        <w:rPr>
          <w:noProof/>
        </w:rPr>
        <w:tab/>
        <w:t>Desai MM, Fisher DS. Beneficial mutation selection balance and the effect of linkage on positive selection. Genetics. 2007;176(3):1759-98. Epub 2007/05/08. doi: 10.1534/genetics.106.067678. PubMed PMID: 17483432; PubMed Central PMCID: PMCPMC1931526.</w:t>
      </w:r>
    </w:p>
    <w:p w14:paraId="53368AC0" w14:textId="77777777" w:rsidR="003A1EA6" w:rsidRPr="003A1EA6" w:rsidRDefault="003A1EA6" w:rsidP="003A1EA6">
      <w:pPr>
        <w:pStyle w:val="EndNoteBibliography"/>
        <w:spacing w:after="0"/>
        <w:rPr>
          <w:noProof/>
        </w:rPr>
      </w:pPr>
      <w:r w:rsidRPr="003A1EA6">
        <w:rPr>
          <w:noProof/>
        </w:rPr>
        <w:t>58.</w:t>
      </w:r>
      <w:r w:rsidRPr="003A1EA6">
        <w:rPr>
          <w:noProof/>
        </w:rPr>
        <w:tab/>
        <w:t>Hallatschek O. The noisy edge of traveling waves. Proc Natl Acad Sci U S A. 2010;108(5):1783-7. PubMed PMID: 21187435.</w:t>
      </w:r>
    </w:p>
    <w:p w14:paraId="2B8D26E7" w14:textId="77777777" w:rsidR="003A1EA6" w:rsidRPr="003A1EA6" w:rsidRDefault="003A1EA6" w:rsidP="003A1EA6">
      <w:pPr>
        <w:pStyle w:val="EndNoteBibliography"/>
        <w:spacing w:after="0"/>
        <w:rPr>
          <w:noProof/>
        </w:rPr>
      </w:pPr>
      <w:r w:rsidRPr="003A1EA6">
        <w:rPr>
          <w:noProof/>
        </w:rPr>
        <w:t>59.</w:t>
      </w:r>
      <w:r w:rsidRPr="003A1EA6">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7838BBEC" w14:textId="77777777" w:rsidR="003A1EA6" w:rsidRPr="003A1EA6" w:rsidRDefault="003A1EA6" w:rsidP="003A1EA6">
      <w:pPr>
        <w:pStyle w:val="EndNoteBibliography"/>
        <w:spacing w:after="0"/>
        <w:rPr>
          <w:noProof/>
        </w:rPr>
      </w:pPr>
      <w:r w:rsidRPr="003A1EA6">
        <w:rPr>
          <w:noProof/>
        </w:rPr>
        <w:t>60.</w:t>
      </w:r>
      <w:r w:rsidRPr="003A1EA6">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0E3A9ECF" w14:textId="77777777" w:rsidR="003A1EA6" w:rsidRPr="003A1EA6" w:rsidRDefault="003A1EA6" w:rsidP="003A1EA6">
      <w:pPr>
        <w:pStyle w:val="EndNoteBibliography"/>
        <w:rPr>
          <w:noProof/>
        </w:rPr>
      </w:pPr>
      <w:r w:rsidRPr="003A1EA6">
        <w:rPr>
          <w:noProof/>
        </w:rPr>
        <w:t>61.</w:t>
      </w:r>
      <w:r w:rsidRPr="003A1EA6">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53C01ABA" w14:textId="77777777" w:rsidR="003A1EA6" w:rsidRPr="003A1EA6" w:rsidRDefault="003A1EA6" w:rsidP="003A1EA6">
      <w:pPr>
        <w:pStyle w:val="EndNoteBibliography"/>
        <w:spacing w:after="0"/>
        <w:rPr>
          <w:noProof/>
        </w:rPr>
      </w:pPr>
      <w:r w:rsidRPr="003A1EA6">
        <w:rPr>
          <w:noProof/>
        </w:rPr>
        <w:t>10.1073/pnas.1102036108. PubMed PMID: 21436045; PubMed Central PMCID: PMC3078368.</w:t>
      </w:r>
    </w:p>
    <w:p w14:paraId="7DDA5E88" w14:textId="23C4440F" w:rsidR="003A1EA6" w:rsidRPr="003A1EA6" w:rsidRDefault="003A1EA6" w:rsidP="003A1EA6">
      <w:pPr>
        <w:pStyle w:val="EndNoteBibliography"/>
        <w:spacing w:after="0"/>
        <w:rPr>
          <w:noProof/>
        </w:rPr>
      </w:pPr>
      <w:r w:rsidRPr="003A1EA6">
        <w:rPr>
          <w:noProof/>
        </w:rPr>
        <w:t>62.</w:t>
      </w:r>
      <w:r w:rsidRPr="003A1EA6">
        <w:rPr>
          <w:noProof/>
        </w:rPr>
        <w:tab/>
        <w:t xml:space="preserve">Estimating fitness effects of mutations in the presence of genetic linkage [Internet]. 2025. Available from: </w:t>
      </w:r>
      <w:hyperlink r:id="rId27" w:history="1">
        <w:r w:rsidRPr="003A1EA6">
          <w:rPr>
            <w:rStyle w:val="a4"/>
            <w:noProof/>
          </w:rPr>
          <w:t>https://www.biorxiv.org/content/10.1101/2025.11.26.690712v1</w:t>
        </w:r>
      </w:hyperlink>
      <w:r w:rsidRPr="003A1EA6">
        <w:rPr>
          <w:noProof/>
        </w:rPr>
        <w:t>.</w:t>
      </w:r>
    </w:p>
    <w:p w14:paraId="24A9BCDF" w14:textId="77777777" w:rsidR="003A1EA6" w:rsidRPr="003A1EA6" w:rsidRDefault="003A1EA6" w:rsidP="003A1EA6">
      <w:pPr>
        <w:pStyle w:val="EndNoteBibliography"/>
        <w:spacing w:after="0"/>
        <w:rPr>
          <w:noProof/>
        </w:rPr>
      </w:pPr>
      <w:r w:rsidRPr="003A1EA6">
        <w:rPr>
          <w:noProof/>
        </w:rPr>
        <w:t>63.</w:t>
      </w:r>
      <w:r w:rsidRPr="003A1EA6">
        <w:rPr>
          <w:noProof/>
        </w:rPr>
        <w:tab/>
        <w:t>Katoh K, Rozewicki J, Yamada KD. MAFFT online service: multiple sequence alignment, interactive sequence choice and visualization. Brief Bioinform. 2019;20(4):1160-6. doi: 10.1093/bib/bbx108. PubMed PMID: 28968734; PubMed Central PMCID: PMCPMC6781576.</w:t>
      </w:r>
    </w:p>
    <w:p w14:paraId="4B5B998E" w14:textId="77777777" w:rsidR="003A1EA6" w:rsidRPr="003A1EA6" w:rsidRDefault="003A1EA6" w:rsidP="003A1EA6">
      <w:pPr>
        <w:pStyle w:val="EndNoteBibliography"/>
        <w:spacing w:after="0"/>
        <w:rPr>
          <w:noProof/>
        </w:rPr>
      </w:pPr>
      <w:r w:rsidRPr="003A1EA6">
        <w:rPr>
          <w:noProof/>
        </w:rPr>
        <w:t>64.</w:t>
      </w:r>
      <w:r w:rsidRPr="003A1EA6">
        <w:rPr>
          <w:noProof/>
        </w:rPr>
        <w:tab/>
        <w:t>Rouzine IM, Coffin JM. Evolution of human immunodeficiency virus under selection and weak recombination. Genetics. 2005;170(1):7-18. Epub 2005/03/04. doi: 10.1534/genetics.104.029926. PubMed PMID: 15744057; PubMed Central PMCID: PMCPMC1449738.</w:t>
      </w:r>
    </w:p>
    <w:p w14:paraId="42452210" w14:textId="77777777" w:rsidR="003A1EA6" w:rsidRPr="003A1EA6" w:rsidRDefault="003A1EA6" w:rsidP="003A1EA6">
      <w:pPr>
        <w:pStyle w:val="EndNoteBibliography"/>
        <w:spacing w:after="0"/>
        <w:rPr>
          <w:noProof/>
        </w:rPr>
      </w:pPr>
      <w:r w:rsidRPr="003A1EA6">
        <w:rPr>
          <w:noProof/>
        </w:rPr>
        <w:t>65.</w:t>
      </w:r>
      <w:r w:rsidRPr="003A1EA6">
        <w:rPr>
          <w:noProof/>
        </w:rPr>
        <w:tab/>
        <w:t>Neher RA, Leitner T. Recombination rate and selection strength in HIV intra-patient evolution. PLoS Comput Biol. 2010;6(1):e1000660. Epub 2010/02/04. doi: 10.1371/journal.pcbi.1000660. PubMed PMID: 20126527; PubMed Central PMCID: PMC2813257.</w:t>
      </w:r>
    </w:p>
    <w:p w14:paraId="16D559A7" w14:textId="77777777" w:rsidR="003A1EA6" w:rsidRPr="003A1EA6" w:rsidRDefault="003A1EA6" w:rsidP="003A1EA6">
      <w:pPr>
        <w:pStyle w:val="EndNoteBibliography"/>
        <w:rPr>
          <w:noProof/>
        </w:rPr>
      </w:pPr>
      <w:r w:rsidRPr="003A1EA6">
        <w:rPr>
          <w:noProof/>
        </w:rPr>
        <w:t>66.</w:t>
      </w:r>
      <w:r w:rsidRPr="003A1EA6">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62F27F48" w14:textId="48198A24" w:rsidR="00EC09B4" w:rsidRDefault="00EF6A49" w:rsidP="008A352D">
      <w:pPr>
        <w:pBdr>
          <w:top w:val="nil"/>
          <w:left w:val="nil"/>
          <w:bottom w:val="nil"/>
          <w:right w:val="nil"/>
          <w:between w:val="nil"/>
        </w:pBdr>
        <w:spacing w:line="360" w:lineRule="auto"/>
        <w:ind w:left="-567"/>
        <w:jc w:val="both"/>
        <w:rPr>
          <w:rFonts w:ascii="Times New Roman" w:eastAsia="Times New Roman" w:hAnsi="Times New Roman" w:cs="Times New Roman"/>
          <w:color w:val="000000"/>
        </w:rPr>
      </w:pPr>
      <w:r>
        <w:rPr>
          <w:rFonts w:ascii="Times New Roman" w:eastAsia="Times New Roman" w:hAnsi="Times New Roman" w:cs="Times New Roman"/>
          <w:color w:val="000000"/>
        </w:rPr>
        <w:fldChar w:fldCharType="end"/>
      </w:r>
    </w:p>
    <w:sectPr w:rsidR="00EC09B4" w:rsidSect="0066304B">
      <w:footerReference w:type="even" r:id="rId28"/>
      <w:footerReference w:type="default" r:id="rId29"/>
      <w:pgSz w:w="11906" w:h="16838"/>
      <w:pgMar w:top="1134" w:right="1134" w:bottom="1134" w:left="1134" w:header="709" w:footer="709"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27" w:author="Автор" w:date="2026-03-24T14:15:00Z" w:initials="A">
    <w:p w14:paraId="55999B37" w14:textId="70D07EAC" w:rsidR="00892416" w:rsidRDefault="00892416">
      <w:pPr>
        <w:pStyle w:val="af0"/>
      </w:pPr>
      <w:r>
        <w:rPr>
          <w:rStyle w:val="af"/>
        </w:rPr>
        <w:annotationRef/>
      </w:r>
      <w:r>
        <w:t>Add 3-4 sentences.</w:t>
      </w:r>
    </w:p>
  </w:comment>
  <w:comment w:id="636" w:author="Автор" w:date="2026-03-24T14:11:00Z" w:initials="A">
    <w:p w14:paraId="00A0B9BD" w14:textId="284E64EB" w:rsidR="00892416" w:rsidRDefault="00892416">
      <w:pPr>
        <w:pStyle w:val="af0"/>
      </w:pPr>
      <w:r>
        <w:rPr>
          <w:rStyle w:val="af"/>
        </w:rPr>
        <w:annotationRef/>
      </w:r>
      <w:proofErr w:type="gramStart"/>
      <w:r>
        <w:t>Show  peak</w:t>
      </w:r>
      <w:proofErr w:type="gramEnd"/>
      <w:r>
        <w:t xml:space="preserve"> 1 and peak 2 on the panel</w:t>
      </w:r>
    </w:p>
  </w:comment>
  <w:comment w:id="790" w:author="Автор" w:date="2026-03-24T14:07:00Z" w:initials="A">
    <w:p w14:paraId="1DCA5267" w14:textId="612EBD87" w:rsidR="00892416" w:rsidRDefault="00892416">
      <w:pPr>
        <w:pStyle w:val="af0"/>
      </w:pPr>
      <w:r>
        <w:rPr>
          <w:rStyle w:val="af"/>
        </w:rPr>
        <w:annotationRef/>
      </w:r>
      <w:r>
        <w:t>Relabel axes.</w:t>
      </w:r>
    </w:p>
  </w:comment>
  <w:comment w:id="840" w:author="Автор" w:date="2026-03-24T14:30:00Z" w:initials="A">
    <w:p w14:paraId="1633C528" w14:textId="7B9AC392" w:rsidR="00892416" w:rsidRDefault="00892416">
      <w:pPr>
        <w:pStyle w:val="af0"/>
      </w:pPr>
      <w:r>
        <w:rPr>
          <w:rStyle w:val="af"/>
        </w:rPr>
        <w:annotationRef/>
      </w:r>
      <w:proofErr w:type="gramStart"/>
      <w:r>
        <w:t>Leave  one</w:t>
      </w:r>
      <w:proofErr w:type="gramEnd"/>
      <w:r>
        <w:t xml:space="preserve"> wheel, and state sampling parameters in caption. Connect fig 3 and fig 4. No heatmap.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5999B37" w15:done="0"/>
  <w15:commentEx w15:paraId="00A0B9BD" w15:done="0"/>
  <w15:commentEx w15:paraId="1DCA5267" w15:done="0"/>
  <w15:commentEx w15:paraId="1633C52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5999B37" w16cid:durableId="2D6D1B15"/>
  <w16cid:commentId w16cid:paraId="00A0B9BD" w16cid:durableId="2D6D1A02"/>
  <w16cid:commentId w16cid:paraId="1DCA5267" w16cid:durableId="2D6D190A"/>
  <w16cid:commentId w16cid:paraId="1633C528" w16cid:durableId="2D6D1E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125B64" w14:textId="77777777" w:rsidR="00562299" w:rsidRDefault="00562299" w:rsidP="00403B5C">
      <w:pPr>
        <w:spacing w:after="0" w:line="240" w:lineRule="auto"/>
      </w:pPr>
      <w:r>
        <w:separator/>
      </w:r>
    </w:p>
  </w:endnote>
  <w:endnote w:type="continuationSeparator" w:id="0">
    <w:p w14:paraId="2C91DD17" w14:textId="77777777" w:rsidR="00562299" w:rsidRDefault="00562299"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8"/>
      </w:rPr>
      <w:id w:val="-1440759662"/>
      <w:docPartObj>
        <w:docPartGallery w:val="Page Numbers (Bottom of Page)"/>
        <w:docPartUnique/>
      </w:docPartObj>
    </w:sdtPr>
    <w:sdtContent>
      <w:p w14:paraId="452BF23A" w14:textId="727C0DE5" w:rsidR="00892416" w:rsidRDefault="00892416" w:rsidP="008F60D5">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end"/>
        </w:r>
      </w:p>
    </w:sdtContent>
  </w:sdt>
  <w:p w14:paraId="3C7A917B" w14:textId="77777777" w:rsidR="00892416" w:rsidRDefault="00892416" w:rsidP="00403B5C">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8"/>
      </w:rPr>
      <w:id w:val="1579709919"/>
      <w:docPartObj>
        <w:docPartGallery w:val="Page Numbers (Bottom of Page)"/>
        <w:docPartUnique/>
      </w:docPartObj>
    </w:sdtPr>
    <w:sdtContent>
      <w:p w14:paraId="1662E14A" w14:textId="26414120" w:rsidR="00892416" w:rsidRDefault="00892416" w:rsidP="008F60D5">
        <w:pPr>
          <w:pStyle w:val="a6"/>
          <w:framePr w:wrap="none" w:vAnchor="text" w:hAnchor="margin" w:xAlign="right" w:y="1"/>
          <w:rPr>
            <w:rStyle w:val="a8"/>
          </w:rPr>
        </w:pPr>
        <w:r>
          <w:rPr>
            <w:rStyle w:val="a8"/>
          </w:rPr>
          <w:fldChar w:fldCharType="begin"/>
        </w:r>
        <w:r>
          <w:rPr>
            <w:rStyle w:val="a8"/>
          </w:rPr>
          <w:instrText xml:space="preserve"> PAGE </w:instrText>
        </w:r>
        <w:r>
          <w:rPr>
            <w:rStyle w:val="a8"/>
          </w:rPr>
          <w:fldChar w:fldCharType="separate"/>
        </w:r>
        <w:r>
          <w:rPr>
            <w:rStyle w:val="a8"/>
            <w:noProof/>
          </w:rPr>
          <w:t>1</w:t>
        </w:r>
        <w:r>
          <w:rPr>
            <w:rStyle w:val="a8"/>
          </w:rPr>
          <w:fldChar w:fldCharType="end"/>
        </w:r>
      </w:p>
    </w:sdtContent>
  </w:sdt>
  <w:p w14:paraId="35A502A2" w14:textId="77777777" w:rsidR="00892416" w:rsidRDefault="00892416" w:rsidP="00403B5C">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4CD2B6" w14:textId="77777777" w:rsidR="00562299" w:rsidRDefault="00562299" w:rsidP="00403B5C">
      <w:pPr>
        <w:spacing w:after="0" w:line="240" w:lineRule="auto"/>
      </w:pPr>
      <w:r>
        <w:separator/>
      </w:r>
    </w:p>
  </w:footnote>
  <w:footnote w:type="continuationSeparator" w:id="0">
    <w:p w14:paraId="00FFC387" w14:textId="77777777" w:rsidR="00562299" w:rsidRDefault="00562299" w:rsidP="00403B5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hideGrammaticalErrors/>
  <w:proofState w:spelling="clean" w:grammar="clean"/>
  <w:trackRevisions/>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record-ids&gt;&lt;/item&gt;&lt;/Libraries&gt;"/>
  </w:docVars>
  <w:rsids>
    <w:rsidRoot w:val="0087149A"/>
    <w:rsid w:val="000018A6"/>
    <w:rsid w:val="00012969"/>
    <w:rsid w:val="00021C16"/>
    <w:rsid w:val="00022075"/>
    <w:rsid w:val="00022F0E"/>
    <w:rsid w:val="000237D1"/>
    <w:rsid w:val="0002555E"/>
    <w:rsid w:val="00040928"/>
    <w:rsid w:val="0005018A"/>
    <w:rsid w:val="00050B99"/>
    <w:rsid w:val="00051F17"/>
    <w:rsid w:val="000704EE"/>
    <w:rsid w:val="000772D9"/>
    <w:rsid w:val="00081885"/>
    <w:rsid w:val="00093E61"/>
    <w:rsid w:val="000A7332"/>
    <w:rsid w:val="000B7415"/>
    <w:rsid w:val="000E1076"/>
    <w:rsid w:val="000E3942"/>
    <w:rsid w:val="000E77EB"/>
    <w:rsid w:val="000F22EE"/>
    <w:rsid w:val="000F6DF9"/>
    <w:rsid w:val="000F7FF0"/>
    <w:rsid w:val="00101F13"/>
    <w:rsid w:val="00114B32"/>
    <w:rsid w:val="00136421"/>
    <w:rsid w:val="001401ED"/>
    <w:rsid w:val="00144B10"/>
    <w:rsid w:val="00150B08"/>
    <w:rsid w:val="001543AF"/>
    <w:rsid w:val="001552C4"/>
    <w:rsid w:val="00157A64"/>
    <w:rsid w:val="00161711"/>
    <w:rsid w:val="00167192"/>
    <w:rsid w:val="00177FDD"/>
    <w:rsid w:val="001820FF"/>
    <w:rsid w:val="00182B0E"/>
    <w:rsid w:val="00190BB7"/>
    <w:rsid w:val="00191392"/>
    <w:rsid w:val="00192CCC"/>
    <w:rsid w:val="0019511E"/>
    <w:rsid w:val="001A3293"/>
    <w:rsid w:val="001A35A3"/>
    <w:rsid w:val="001B0976"/>
    <w:rsid w:val="001B1902"/>
    <w:rsid w:val="001C746C"/>
    <w:rsid w:val="001D21CF"/>
    <w:rsid w:val="001D360D"/>
    <w:rsid w:val="001E5656"/>
    <w:rsid w:val="001E5EAD"/>
    <w:rsid w:val="001E7145"/>
    <w:rsid w:val="001F204E"/>
    <w:rsid w:val="00203E5E"/>
    <w:rsid w:val="00221F9E"/>
    <w:rsid w:val="00231D32"/>
    <w:rsid w:val="00244C24"/>
    <w:rsid w:val="00247B71"/>
    <w:rsid w:val="002502EA"/>
    <w:rsid w:val="0026796C"/>
    <w:rsid w:val="00270598"/>
    <w:rsid w:val="00271A3E"/>
    <w:rsid w:val="0028747D"/>
    <w:rsid w:val="002A2B25"/>
    <w:rsid w:val="002A2D9A"/>
    <w:rsid w:val="002B2E45"/>
    <w:rsid w:val="002C11AB"/>
    <w:rsid w:val="002C240E"/>
    <w:rsid w:val="002C4707"/>
    <w:rsid w:val="002C66A8"/>
    <w:rsid w:val="002C744F"/>
    <w:rsid w:val="002D736E"/>
    <w:rsid w:val="002E47E3"/>
    <w:rsid w:val="002F5C3B"/>
    <w:rsid w:val="00306C71"/>
    <w:rsid w:val="003141A2"/>
    <w:rsid w:val="00316475"/>
    <w:rsid w:val="00317F3D"/>
    <w:rsid w:val="003201A0"/>
    <w:rsid w:val="003319E3"/>
    <w:rsid w:val="00365A8A"/>
    <w:rsid w:val="00365CCC"/>
    <w:rsid w:val="00367C63"/>
    <w:rsid w:val="00395CF5"/>
    <w:rsid w:val="003A1EA6"/>
    <w:rsid w:val="003A23D7"/>
    <w:rsid w:val="003A5E2B"/>
    <w:rsid w:val="003C3D3C"/>
    <w:rsid w:val="003C4E3B"/>
    <w:rsid w:val="003F2820"/>
    <w:rsid w:val="003F4C32"/>
    <w:rsid w:val="003F5305"/>
    <w:rsid w:val="00401A76"/>
    <w:rsid w:val="00403B5C"/>
    <w:rsid w:val="00404A22"/>
    <w:rsid w:val="004144AC"/>
    <w:rsid w:val="0043143B"/>
    <w:rsid w:val="00435B03"/>
    <w:rsid w:val="00447911"/>
    <w:rsid w:val="0045051E"/>
    <w:rsid w:val="00461CCA"/>
    <w:rsid w:val="004868F0"/>
    <w:rsid w:val="00495DC9"/>
    <w:rsid w:val="004A5170"/>
    <w:rsid w:val="004A6B93"/>
    <w:rsid w:val="004D4EEA"/>
    <w:rsid w:val="004D53FB"/>
    <w:rsid w:val="004E6C9D"/>
    <w:rsid w:val="004E7B17"/>
    <w:rsid w:val="004F6E6D"/>
    <w:rsid w:val="004F7EC4"/>
    <w:rsid w:val="00517989"/>
    <w:rsid w:val="005209BB"/>
    <w:rsid w:val="00527497"/>
    <w:rsid w:val="00533F85"/>
    <w:rsid w:val="00535229"/>
    <w:rsid w:val="00542736"/>
    <w:rsid w:val="00544C36"/>
    <w:rsid w:val="00545794"/>
    <w:rsid w:val="00547091"/>
    <w:rsid w:val="00557C49"/>
    <w:rsid w:val="005620C4"/>
    <w:rsid w:val="00562299"/>
    <w:rsid w:val="00565D3D"/>
    <w:rsid w:val="00571015"/>
    <w:rsid w:val="005876A5"/>
    <w:rsid w:val="005877C3"/>
    <w:rsid w:val="00596AF4"/>
    <w:rsid w:val="005A5655"/>
    <w:rsid w:val="005C2765"/>
    <w:rsid w:val="005C4B74"/>
    <w:rsid w:val="005E310B"/>
    <w:rsid w:val="005F40F7"/>
    <w:rsid w:val="005F4A99"/>
    <w:rsid w:val="00613CD6"/>
    <w:rsid w:val="00620645"/>
    <w:rsid w:val="00620D41"/>
    <w:rsid w:val="00623ABA"/>
    <w:rsid w:val="00626F04"/>
    <w:rsid w:val="0063337E"/>
    <w:rsid w:val="00635299"/>
    <w:rsid w:val="006363C9"/>
    <w:rsid w:val="006452A2"/>
    <w:rsid w:val="006510AC"/>
    <w:rsid w:val="00651F13"/>
    <w:rsid w:val="00653793"/>
    <w:rsid w:val="00655546"/>
    <w:rsid w:val="0066304B"/>
    <w:rsid w:val="006666A4"/>
    <w:rsid w:val="0066708E"/>
    <w:rsid w:val="00673BDA"/>
    <w:rsid w:val="00680B1F"/>
    <w:rsid w:val="00682101"/>
    <w:rsid w:val="00691F57"/>
    <w:rsid w:val="00694034"/>
    <w:rsid w:val="00694FF2"/>
    <w:rsid w:val="006A4A01"/>
    <w:rsid w:val="006B3D86"/>
    <w:rsid w:val="006B6362"/>
    <w:rsid w:val="006E06B2"/>
    <w:rsid w:val="00714998"/>
    <w:rsid w:val="0071539E"/>
    <w:rsid w:val="00722C96"/>
    <w:rsid w:val="00742F5B"/>
    <w:rsid w:val="00750649"/>
    <w:rsid w:val="0076272C"/>
    <w:rsid w:val="0078018E"/>
    <w:rsid w:val="007A71E2"/>
    <w:rsid w:val="007E084A"/>
    <w:rsid w:val="007E5343"/>
    <w:rsid w:val="007E5406"/>
    <w:rsid w:val="007E61EB"/>
    <w:rsid w:val="007E68FB"/>
    <w:rsid w:val="007E76DC"/>
    <w:rsid w:val="007F0FC0"/>
    <w:rsid w:val="00807103"/>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A352D"/>
    <w:rsid w:val="008A7AEC"/>
    <w:rsid w:val="008A7F46"/>
    <w:rsid w:val="008B3193"/>
    <w:rsid w:val="008B73A5"/>
    <w:rsid w:val="008D006D"/>
    <w:rsid w:val="008D1F85"/>
    <w:rsid w:val="008E3554"/>
    <w:rsid w:val="008F24A0"/>
    <w:rsid w:val="008F5971"/>
    <w:rsid w:val="008F60D5"/>
    <w:rsid w:val="008F6F21"/>
    <w:rsid w:val="00903C28"/>
    <w:rsid w:val="00905F86"/>
    <w:rsid w:val="00915E75"/>
    <w:rsid w:val="00924FE5"/>
    <w:rsid w:val="00927A18"/>
    <w:rsid w:val="009307F9"/>
    <w:rsid w:val="009413C4"/>
    <w:rsid w:val="00975958"/>
    <w:rsid w:val="009827A8"/>
    <w:rsid w:val="00982D9E"/>
    <w:rsid w:val="00993F6F"/>
    <w:rsid w:val="009F2839"/>
    <w:rsid w:val="009F5D33"/>
    <w:rsid w:val="009F5FD0"/>
    <w:rsid w:val="00A007CF"/>
    <w:rsid w:val="00A02D48"/>
    <w:rsid w:val="00A056E5"/>
    <w:rsid w:val="00A13279"/>
    <w:rsid w:val="00A16F07"/>
    <w:rsid w:val="00A170E0"/>
    <w:rsid w:val="00A23158"/>
    <w:rsid w:val="00A315BB"/>
    <w:rsid w:val="00A32AB0"/>
    <w:rsid w:val="00A417DA"/>
    <w:rsid w:val="00A45DF9"/>
    <w:rsid w:val="00A479C3"/>
    <w:rsid w:val="00A50832"/>
    <w:rsid w:val="00A56DCD"/>
    <w:rsid w:val="00A72EB3"/>
    <w:rsid w:val="00A824AD"/>
    <w:rsid w:val="00A863A5"/>
    <w:rsid w:val="00A8690C"/>
    <w:rsid w:val="00A87BD0"/>
    <w:rsid w:val="00AA1A88"/>
    <w:rsid w:val="00AB2BF2"/>
    <w:rsid w:val="00AB5E6D"/>
    <w:rsid w:val="00AC30E2"/>
    <w:rsid w:val="00AC6799"/>
    <w:rsid w:val="00AD43F8"/>
    <w:rsid w:val="00AE78CB"/>
    <w:rsid w:val="00B046D4"/>
    <w:rsid w:val="00B113EE"/>
    <w:rsid w:val="00B15B85"/>
    <w:rsid w:val="00B21171"/>
    <w:rsid w:val="00B26380"/>
    <w:rsid w:val="00B310A3"/>
    <w:rsid w:val="00B43181"/>
    <w:rsid w:val="00B67E12"/>
    <w:rsid w:val="00B72207"/>
    <w:rsid w:val="00B833CB"/>
    <w:rsid w:val="00B863EF"/>
    <w:rsid w:val="00B872A7"/>
    <w:rsid w:val="00BA65D7"/>
    <w:rsid w:val="00BB6F54"/>
    <w:rsid w:val="00BD4AE0"/>
    <w:rsid w:val="00BE0056"/>
    <w:rsid w:val="00BE28E0"/>
    <w:rsid w:val="00BE537C"/>
    <w:rsid w:val="00BF15E8"/>
    <w:rsid w:val="00C00E06"/>
    <w:rsid w:val="00C12928"/>
    <w:rsid w:val="00C24E90"/>
    <w:rsid w:val="00C37312"/>
    <w:rsid w:val="00C44020"/>
    <w:rsid w:val="00C46D0B"/>
    <w:rsid w:val="00C52B27"/>
    <w:rsid w:val="00C62EDA"/>
    <w:rsid w:val="00C704E0"/>
    <w:rsid w:val="00CA6AFA"/>
    <w:rsid w:val="00CC2C32"/>
    <w:rsid w:val="00CC5EE8"/>
    <w:rsid w:val="00CC751C"/>
    <w:rsid w:val="00CD62A9"/>
    <w:rsid w:val="00CE0DB0"/>
    <w:rsid w:val="00CE1FFD"/>
    <w:rsid w:val="00D03890"/>
    <w:rsid w:val="00D4242A"/>
    <w:rsid w:val="00D45393"/>
    <w:rsid w:val="00D65C4C"/>
    <w:rsid w:val="00D7018D"/>
    <w:rsid w:val="00D71EE0"/>
    <w:rsid w:val="00D72BC0"/>
    <w:rsid w:val="00D90F91"/>
    <w:rsid w:val="00DC293B"/>
    <w:rsid w:val="00DD08D2"/>
    <w:rsid w:val="00DD3CC6"/>
    <w:rsid w:val="00DF6493"/>
    <w:rsid w:val="00E0129D"/>
    <w:rsid w:val="00E07455"/>
    <w:rsid w:val="00E21D7E"/>
    <w:rsid w:val="00E2390C"/>
    <w:rsid w:val="00E301A7"/>
    <w:rsid w:val="00E330A9"/>
    <w:rsid w:val="00E35B27"/>
    <w:rsid w:val="00E3739B"/>
    <w:rsid w:val="00E44D47"/>
    <w:rsid w:val="00E44E47"/>
    <w:rsid w:val="00E52F66"/>
    <w:rsid w:val="00E65540"/>
    <w:rsid w:val="00E97715"/>
    <w:rsid w:val="00EC09B4"/>
    <w:rsid w:val="00EC196E"/>
    <w:rsid w:val="00EC317A"/>
    <w:rsid w:val="00EC66E4"/>
    <w:rsid w:val="00EE0715"/>
    <w:rsid w:val="00EF6A49"/>
    <w:rsid w:val="00F002B2"/>
    <w:rsid w:val="00F20CEA"/>
    <w:rsid w:val="00F23D21"/>
    <w:rsid w:val="00F32EEC"/>
    <w:rsid w:val="00F3397C"/>
    <w:rsid w:val="00F355BC"/>
    <w:rsid w:val="00F35E51"/>
    <w:rsid w:val="00F51558"/>
    <w:rsid w:val="00F53701"/>
    <w:rsid w:val="00F56F71"/>
    <w:rsid w:val="00F57B46"/>
    <w:rsid w:val="00F606DB"/>
    <w:rsid w:val="00F65873"/>
    <w:rsid w:val="00F706D7"/>
    <w:rsid w:val="00F812CC"/>
    <w:rsid w:val="00F9174A"/>
    <w:rsid w:val="00F924C6"/>
    <w:rsid w:val="00F935B8"/>
    <w:rsid w:val="00F9660E"/>
    <w:rsid w:val="00FC42D9"/>
    <w:rsid w:val="00FC430C"/>
    <w:rsid w:val="00FC442F"/>
    <w:rsid w:val="00FD2514"/>
    <w:rsid w:val="00FD6245"/>
    <w:rsid w:val="00FE20AF"/>
    <w:rsid w:val="00FE28DE"/>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a4">
    <w:name w:val="Hyperlink"/>
    <w:basedOn w:val="a0"/>
    <w:uiPriority w:val="99"/>
    <w:unhideWhenUsed/>
    <w:rsid w:val="00626F04"/>
    <w:rPr>
      <w:color w:val="0000FF" w:themeColor="hyperlink"/>
      <w:u w:val="single"/>
    </w:rPr>
  </w:style>
  <w:style w:type="character" w:styleId="a5">
    <w:name w:val="Unresolved Mention"/>
    <w:basedOn w:val="a0"/>
    <w:uiPriority w:val="99"/>
    <w:semiHidden/>
    <w:unhideWhenUsed/>
    <w:rsid w:val="00626F04"/>
    <w:rPr>
      <w:color w:val="605E5C"/>
      <w:shd w:val="clear" w:color="auto" w:fill="E1DFDD"/>
    </w:rPr>
  </w:style>
  <w:style w:type="paragraph" w:styleId="a6">
    <w:name w:val="footer"/>
    <w:basedOn w:val="a"/>
    <w:link w:val="a7"/>
    <w:uiPriority w:val="99"/>
    <w:unhideWhenUsed/>
    <w:rsid w:val="00403B5C"/>
    <w:pPr>
      <w:tabs>
        <w:tab w:val="center" w:pos="4513"/>
        <w:tab w:val="right" w:pos="9026"/>
      </w:tabs>
      <w:spacing w:after="0" w:line="240" w:lineRule="auto"/>
    </w:pPr>
  </w:style>
  <w:style w:type="character" w:customStyle="1" w:styleId="a7">
    <w:name w:val="Нижний колонтитул Знак"/>
    <w:basedOn w:val="a0"/>
    <w:link w:val="a6"/>
    <w:uiPriority w:val="99"/>
    <w:rsid w:val="00403B5C"/>
  </w:style>
  <w:style w:type="character" w:styleId="a8">
    <w:name w:val="page number"/>
    <w:basedOn w:val="a0"/>
    <w:uiPriority w:val="99"/>
    <w:semiHidden/>
    <w:unhideWhenUsed/>
    <w:rsid w:val="00403B5C"/>
  </w:style>
  <w:style w:type="character" w:styleId="a9">
    <w:name w:val="line number"/>
    <w:basedOn w:val="a0"/>
    <w:uiPriority w:val="99"/>
    <w:semiHidden/>
    <w:unhideWhenUsed/>
    <w:rsid w:val="0066304B"/>
  </w:style>
  <w:style w:type="paragraph" w:styleId="aa">
    <w:name w:val="Revision"/>
    <w:hidden/>
    <w:uiPriority w:val="99"/>
    <w:semiHidden/>
    <w:rsid w:val="001A35A3"/>
    <w:pPr>
      <w:spacing w:after="0" w:line="240" w:lineRule="auto"/>
    </w:pPr>
  </w:style>
  <w:style w:type="character" w:customStyle="1" w:styleId="apple-converted-space">
    <w:name w:val="apple-converted-space"/>
    <w:basedOn w:val="a0"/>
    <w:rsid w:val="00535229"/>
  </w:style>
  <w:style w:type="character" w:styleId="ab">
    <w:name w:val="Placeholder Text"/>
    <w:basedOn w:val="a0"/>
    <w:uiPriority w:val="99"/>
    <w:semiHidden/>
    <w:rsid w:val="00655546"/>
    <w:rPr>
      <w:color w:val="808080"/>
    </w:rPr>
  </w:style>
  <w:style w:type="character" w:styleId="ac">
    <w:name w:val="FollowedHyperlink"/>
    <w:basedOn w:val="a0"/>
    <w:uiPriority w:val="99"/>
    <w:semiHidden/>
    <w:unhideWhenUsed/>
    <w:rsid w:val="00915E75"/>
    <w:rPr>
      <w:color w:val="800080" w:themeColor="followedHyperlink"/>
      <w:u w:val="single"/>
    </w:rPr>
  </w:style>
  <w:style w:type="paragraph" w:customStyle="1" w:styleId="EndNoteBibliographyTitle">
    <w:name w:val="EndNote Bibliography Title"/>
    <w:basedOn w:val="a"/>
    <w:link w:val="EndNoteBibliographyTitleChar"/>
    <w:rsid w:val="00E3739B"/>
    <w:pPr>
      <w:spacing w:after="0"/>
      <w:jc w:val="center"/>
    </w:pPr>
  </w:style>
  <w:style w:type="character" w:customStyle="1" w:styleId="EndNoteBibliographyTitleChar">
    <w:name w:val="EndNote Bibliography Title Char"/>
    <w:basedOn w:val="a0"/>
    <w:link w:val="EndNoteBibliographyTitle"/>
    <w:rsid w:val="00E3739B"/>
  </w:style>
  <w:style w:type="paragraph" w:customStyle="1" w:styleId="EndNoteBibliography">
    <w:name w:val="EndNote Bibliography"/>
    <w:basedOn w:val="a"/>
    <w:link w:val="EndNoteBibliographyChar"/>
    <w:rsid w:val="00E3739B"/>
    <w:pPr>
      <w:spacing w:line="240" w:lineRule="auto"/>
      <w:jc w:val="both"/>
    </w:pPr>
  </w:style>
  <w:style w:type="character" w:customStyle="1" w:styleId="EndNoteBibliographyChar">
    <w:name w:val="EndNote Bibliography Char"/>
    <w:basedOn w:val="a0"/>
    <w:link w:val="EndNoteBibliography"/>
    <w:rsid w:val="00E3739B"/>
  </w:style>
  <w:style w:type="paragraph" w:styleId="ad">
    <w:name w:val="Balloon Text"/>
    <w:basedOn w:val="a"/>
    <w:link w:val="ae"/>
    <w:uiPriority w:val="99"/>
    <w:semiHidden/>
    <w:unhideWhenUsed/>
    <w:rsid w:val="008F60D5"/>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8F60D5"/>
    <w:rPr>
      <w:rFonts w:ascii="Segoe UI" w:hAnsi="Segoe UI" w:cs="Segoe UI"/>
      <w:sz w:val="18"/>
      <w:szCs w:val="18"/>
    </w:rPr>
  </w:style>
  <w:style w:type="character" w:styleId="af">
    <w:name w:val="annotation reference"/>
    <w:basedOn w:val="a0"/>
    <w:uiPriority w:val="99"/>
    <w:semiHidden/>
    <w:unhideWhenUsed/>
    <w:rsid w:val="00DC293B"/>
    <w:rPr>
      <w:sz w:val="16"/>
      <w:szCs w:val="16"/>
    </w:rPr>
  </w:style>
  <w:style w:type="paragraph" w:styleId="af0">
    <w:name w:val="annotation text"/>
    <w:basedOn w:val="a"/>
    <w:link w:val="af1"/>
    <w:uiPriority w:val="99"/>
    <w:semiHidden/>
    <w:unhideWhenUsed/>
    <w:rsid w:val="00DC293B"/>
    <w:pPr>
      <w:spacing w:line="240" w:lineRule="auto"/>
    </w:pPr>
    <w:rPr>
      <w:sz w:val="20"/>
      <w:szCs w:val="20"/>
    </w:rPr>
  </w:style>
  <w:style w:type="character" w:customStyle="1" w:styleId="af1">
    <w:name w:val="Текст примечания Знак"/>
    <w:basedOn w:val="a0"/>
    <w:link w:val="af0"/>
    <w:uiPriority w:val="99"/>
    <w:semiHidden/>
    <w:rsid w:val="00DC293B"/>
    <w:rPr>
      <w:sz w:val="20"/>
      <w:szCs w:val="20"/>
    </w:rPr>
  </w:style>
  <w:style w:type="paragraph" w:styleId="af2">
    <w:name w:val="annotation subject"/>
    <w:basedOn w:val="af0"/>
    <w:next w:val="af0"/>
    <w:link w:val="af3"/>
    <w:uiPriority w:val="99"/>
    <w:semiHidden/>
    <w:unhideWhenUsed/>
    <w:rsid w:val="00DC293B"/>
    <w:rPr>
      <w:b/>
      <w:bCs/>
    </w:rPr>
  </w:style>
  <w:style w:type="character" w:customStyle="1" w:styleId="af3">
    <w:name w:val="Тема примечания Знак"/>
    <w:basedOn w:val="af1"/>
    <w:link w:val="af2"/>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openxmlformats.org/officeDocument/2006/relationships/hyperlink" Target="https://doi.org/10.1515/9783110697384" TargetMode="External"/><Relationship Id="rId26" Type="http://schemas.openxmlformats.org/officeDocument/2006/relationships/hyperlink" Target="https://www.nature.com/articles/nrg3747" TargetMode="External"/><Relationship Id="rId3" Type="http://schemas.openxmlformats.org/officeDocument/2006/relationships/webSettings" Target="webSettings.xml"/><Relationship Id="rId21" Type="http://schemas.openxmlformats.org/officeDocument/2006/relationships/image" Target="media/image11.png"/><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hyperlink" Target="https://github.com/FireFrog17/Fundamental-restriction-on-epistasis-detection-and-fitness-valleys-in-virus-evolution-Data" TargetMode="External"/><Relationship Id="rId25" Type="http://schemas.openxmlformats.org/officeDocument/2006/relationships/image" Target="media/image15.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footer" Target="footer2.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yperlink" Target="https://www.biorxiv.org/content/10.1101/2025.11.26.690712v1"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20808</Words>
  <Characters>118609</Characters>
  <Application>Microsoft Office Word</Application>
  <DocSecurity>0</DocSecurity>
  <Lines>988</Lines>
  <Paragraphs>278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139139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2026-03-30T18:31:00Z</dcterms:created>
  <dcterms:modified xsi:type="dcterms:W3CDTF">2026-03-30T18:31:00Z</dcterms:modified>
  <cp:version>04.2000</cp:version>
</cp:coreProperties>
</file>