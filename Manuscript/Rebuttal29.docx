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B3980A" w14:textId="5C28BB0D" w:rsidR="00563697" w:rsidRDefault="00563697" w:rsidP="00563697">
      <w:pPr>
        <w:jc w:val="center"/>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lang w:val="en-US"/>
        </w:rPr>
        <w:t>Reply to Reviewers</w:t>
      </w:r>
    </w:p>
    <w:p w14:paraId="219CB62B" w14:textId="14055E4C" w:rsidR="00563697" w:rsidRPr="00BA5067" w:rsidRDefault="00563697" w:rsidP="00563697">
      <w:pPr>
        <w:jc w:val="center"/>
        <w:rPr>
          <w:rFonts w:ascii="Helvetica" w:hAnsi="Helvetica"/>
          <w:color w:val="000000"/>
          <w:sz w:val="22"/>
          <w:szCs w:val="22"/>
          <w:shd w:val="clear" w:color="auto" w:fill="FFFFFF"/>
          <w:lang w:val="en-US"/>
        </w:rPr>
      </w:pPr>
    </w:p>
    <w:p w14:paraId="2CFF58CF" w14:textId="628D476C" w:rsidR="00563697" w:rsidRPr="00BA5067" w:rsidRDefault="00563697" w:rsidP="00563697">
      <w:pPr>
        <w:rPr>
          <w:rFonts w:ascii="Helvetica" w:hAnsi="Helvetica"/>
          <w:color w:val="000000"/>
          <w:sz w:val="22"/>
          <w:szCs w:val="22"/>
          <w:shd w:val="clear" w:color="auto" w:fill="FFFFFF"/>
          <w:lang w:val="en-US"/>
        </w:rPr>
      </w:pPr>
      <w:bookmarkStart w:id="0" w:name="_GoBack"/>
      <w:r w:rsidRPr="00BA5067">
        <w:rPr>
          <w:rFonts w:ascii="Helvetica" w:hAnsi="Helvetica"/>
          <w:color w:val="000000"/>
          <w:sz w:val="22"/>
          <w:szCs w:val="22"/>
          <w:shd w:val="clear" w:color="auto" w:fill="FFFFFF"/>
          <w:lang w:val="en-US"/>
        </w:rPr>
        <w:t>Line numbers</w:t>
      </w:r>
      <w:r w:rsidR="00BA5067">
        <w:rPr>
          <w:rFonts w:ascii="Helvetica" w:hAnsi="Helvetica"/>
          <w:color w:val="000000"/>
          <w:sz w:val="22"/>
          <w:szCs w:val="22"/>
          <w:shd w:val="clear" w:color="auto" w:fill="FFFFFF"/>
          <w:lang w:val="en-US"/>
        </w:rPr>
        <w:t xml:space="preserve"> given below</w:t>
      </w:r>
      <w:r w:rsidRPr="00BA5067">
        <w:rPr>
          <w:rFonts w:ascii="Helvetica" w:hAnsi="Helvetica"/>
          <w:color w:val="000000"/>
          <w:sz w:val="22"/>
          <w:szCs w:val="22"/>
          <w:shd w:val="clear" w:color="auto" w:fill="FFFFFF"/>
          <w:lang w:val="en-US"/>
        </w:rPr>
        <w:t xml:space="preserve"> correspond to the </w:t>
      </w:r>
      <w:r w:rsidR="00BA5067" w:rsidRPr="00BA5067">
        <w:rPr>
          <w:rFonts w:ascii="Helvetica" w:hAnsi="Helvetica"/>
          <w:color w:val="000000"/>
          <w:sz w:val="22"/>
          <w:szCs w:val="22"/>
          <w:shd w:val="clear" w:color="auto" w:fill="FFFFFF"/>
          <w:lang w:val="en-US"/>
        </w:rPr>
        <w:t xml:space="preserve">revised manuscript </w:t>
      </w:r>
      <w:r w:rsidRPr="00BA5067">
        <w:rPr>
          <w:rFonts w:ascii="Helvetica" w:hAnsi="Helvetica"/>
          <w:color w:val="000000"/>
          <w:sz w:val="22"/>
          <w:szCs w:val="22"/>
          <w:shd w:val="clear" w:color="auto" w:fill="FFFFFF"/>
          <w:lang w:val="en-US"/>
        </w:rPr>
        <w:t xml:space="preserve">version with highlighted </w:t>
      </w:r>
      <w:bookmarkEnd w:id="0"/>
      <w:r w:rsidRPr="00BA5067">
        <w:rPr>
          <w:rFonts w:ascii="Helvetica" w:hAnsi="Helvetica"/>
          <w:color w:val="000000"/>
          <w:sz w:val="22"/>
          <w:szCs w:val="22"/>
          <w:shd w:val="clear" w:color="auto" w:fill="FFFFFF"/>
          <w:lang w:val="en-US"/>
        </w:rPr>
        <w:t>changes.</w:t>
      </w:r>
    </w:p>
    <w:p w14:paraId="046FBB88" w14:textId="77777777" w:rsidR="00563697" w:rsidRDefault="00563697">
      <w:pPr>
        <w:rPr>
          <w:rFonts w:ascii="Helvetica" w:hAnsi="Helvetica"/>
          <w:b/>
          <w:color w:val="000000"/>
          <w:sz w:val="22"/>
          <w:szCs w:val="22"/>
          <w:shd w:val="clear" w:color="auto" w:fill="FFFFFF"/>
        </w:rPr>
      </w:pPr>
    </w:p>
    <w:p w14:paraId="1B728C51" w14:textId="76DC81E2" w:rsidR="00C90772" w:rsidRPr="003552A3" w:rsidRDefault="00133529">
      <w:pPr>
        <w:rPr>
          <w:rFonts w:ascii="Helvetica" w:hAnsi="Helvetica"/>
          <w:b/>
          <w:color w:val="000000"/>
          <w:sz w:val="22"/>
          <w:szCs w:val="22"/>
        </w:rPr>
      </w:pPr>
      <w:r w:rsidRPr="003552A3">
        <w:rPr>
          <w:rFonts w:ascii="Helvetica" w:hAnsi="Helvetica"/>
          <w:b/>
          <w:color w:val="000000"/>
          <w:sz w:val="22"/>
          <w:szCs w:val="22"/>
          <w:shd w:val="clear" w:color="auto" w:fill="FFFFFF"/>
        </w:rPr>
        <w:t>Reviewer #1 :</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r w:rsidRPr="003552A3">
        <w:rPr>
          <w:rFonts w:ascii="Helvetica" w:hAnsi="Helvetica"/>
          <w:b/>
          <w:color w:val="000000"/>
          <w:sz w:val="22"/>
          <w:szCs w:val="22"/>
        </w:rPr>
        <w:br/>
      </w:r>
      <w:r w:rsidRPr="003552A3">
        <w:rPr>
          <w:rFonts w:ascii="Helvetica" w:hAnsi="Helvetica"/>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p>
    <w:p w14:paraId="4C1210E1" w14:textId="444CC9F2" w:rsidR="00C90772" w:rsidRPr="003552A3" w:rsidRDefault="00E24495">
      <w:pPr>
        <w:rPr>
          <w:rFonts w:ascii="Helvetica" w:hAnsi="Helvetica"/>
          <w:color w:val="000000"/>
          <w:sz w:val="22"/>
          <w:szCs w:val="22"/>
          <w:lang w:val="en-US"/>
        </w:rPr>
      </w:pPr>
      <w:r>
        <w:rPr>
          <w:rFonts w:ascii="Helvetica" w:hAnsi="Helvetica"/>
          <w:color w:val="000000"/>
          <w:sz w:val="22"/>
          <w:szCs w:val="22"/>
          <w:lang w:val="en-US"/>
        </w:rPr>
        <w:t>T</w:t>
      </w:r>
      <w:r w:rsidR="00C90772" w:rsidRPr="003552A3">
        <w:rPr>
          <w:rFonts w:ascii="Helvetica" w:hAnsi="Helvetica"/>
          <w:color w:val="000000"/>
          <w:sz w:val="22"/>
          <w:szCs w:val="22"/>
          <w:lang w:val="en-US"/>
        </w:rPr>
        <w:t xml:space="preserve">hank </w:t>
      </w:r>
      <w:r>
        <w:rPr>
          <w:rFonts w:ascii="Helvetica" w:hAnsi="Helvetica"/>
          <w:color w:val="000000"/>
          <w:sz w:val="22"/>
          <w:szCs w:val="22"/>
          <w:lang w:val="en-US"/>
        </w:rPr>
        <w:t>you</w:t>
      </w:r>
      <w:r w:rsidR="00C90772" w:rsidRPr="003552A3">
        <w:rPr>
          <w:rFonts w:ascii="Helvetica" w:hAnsi="Helvetica"/>
          <w:color w:val="000000"/>
          <w:sz w:val="22"/>
          <w:szCs w:val="22"/>
          <w:lang w:val="en-US"/>
        </w:rPr>
        <w:t xml:space="preserve"> for </w:t>
      </w:r>
      <w:r w:rsidR="00FA7AC1">
        <w:rPr>
          <w:rFonts w:ascii="Helvetica" w:hAnsi="Helvetica"/>
          <w:color w:val="000000"/>
          <w:sz w:val="22"/>
          <w:szCs w:val="22"/>
          <w:lang w:val="en-US"/>
        </w:rPr>
        <w:t>describing</w:t>
      </w:r>
      <w:r w:rsidR="00C90772" w:rsidRPr="003552A3">
        <w:rPr>
          <w:rFonts w:ascii="Helvetica" w:hAnsi="Helvetica"/>
          <w:color w:val="000000"/>
          <w:sz w:val="22"/>
          <w:szCs w:val="22"/>
          <w:lang w:val="en-US"/>
        </w:rPr>
        <w:t xml:space="preserve"> the structure of our work</w:t>
      </w:r>
      <w:r w:rsidR="00AD179B">
        <w:rPr>
          <w:rFonts w:ascii="Helvetica" w:hAnsi="Helvetica"/>
          <w:color w:val="000000"/>
          <w:sz w:val="22"/>
          <w:szCs w:val="22"/>
          <w:lang w:val="en-US"/>
        </w:rPr>
        <w:t xml:space="preserve"> </w:t>
      </w:r>
      <w:r w:rsidR="00AD179B" w:rsidRPr="003552A3">
        <w:rPr>
          <w:rFonts w:ascii="Helvetica" w:hAnsi="Helvetica"/>
          <w:color w:val="000000"/>
          <w:sz w:val="22"/>
          <w:szCs w:val="22"/>
          <w:lang w:val="en-US"/>
        </w:rPr>
        <w:t>correctly</w:t>
      </w:r>
      <w:r w:rsidR="00C90772" w:rsidRPr="003552A3">
        <w:rPr>
          <w:rFonts w:ascii="Helvetica" w:hAnsi="Helvetica"/>
          <w:color w:val="000000"/>
          <w:sz w:val="22"/>
          <w:szCs w:val="22"/>
          <w:lang w:val="en-US"/>
        </w:rPr>
        <w:t>.</w:t>
      </w:r>
    </w:p>
    <w:p w14:paraId="22B92D03" w14:textId="77777777"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3552A3" w:rsidRDefault="00C90772">
      <w:pPr>
        <w:rPr>
          <w:rFonts w:ascii="Helvetica" w:hAnsi="Helvetica"/>
          <w:b/>
          <w:color w:val="000000"/>
          <w:sz w:val="22"/>
          <w:szCs w:val="22"/>
          <w:shd w:val="clear" w:color="auto" w:fill="FFFFFF"/>
        </w:rPr>
      </w:pPr>
    </w:p>
    <w:p w14:paraId="4054F422" w14:textId="35972DEB" w:rsidR="00C90772" w:rsidRPr="0028795A" w:rsidRDefault="001C04C4">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Yes</w:t>
      </w:r>
      <w:r w:rsidR="00141783" w:rsidRPr="0028795A">
        <w:rPr>
          <w:rFonts w:ascii="Helvetica" w:hAnsi="Helvetica"/>
          <w:color w:val="000000"/>
          <w:sz w:val="22"/>
          <w:szCs w:val="22"/>
          <w:shd w:val="clear" w:color="auto" w:fill="FFFFFF"/>
          <w:lang w:val="en-US"/>
        </w:rPr>
        <w:t>.</w:t>
      </w:r>
    </w:p>
    <w:p w14:paraId="335C0182" w14:textId="77777777" w:rsidR="00C90772" w:rsidRPr="003552A3" w:rsidRDefault="00C90772">
      <w:pPr>
        <w:rPr>
          <w:rFonts w:ascii="Helvetica" w:hAnsi="Helvetica"/>
          <w:b/>
          <w:color w:val="000000"/>
          <w:sz w:val="22"/>
          <w:szCs w:val="22"/>
          <w:shd w:val="clear" w:color="auto" w:fill="FFFFFF"/>
        </w:rPr>
      </w:pPr>
    </w:p>
    <w:p w14:paraId="1A14139D" w14:textId="5395C2B8"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 have two points here: (i) why not compare to a reference sequence? </w:t>
      </w:r>
    </w:p>
    <w:p w14:paraId="54A6229C" w14:textId="77777777" w:rsidR="00C90772" w:rsidRPr="003552A3" w:rsidRDefault="00C90772">
      <w:pPr>
        <w:rPr>
          <w:rFonts w:ascii="Helvetica" w:hAnsi="Helvetica"/>
          <w:color w:val="000000"/>
          <w:sz w:val="22"/>
          <w:szCs w:val="22"/>
          <w:shd w:val="clear" w:color="auto" w:fill="FFFFFF"/>
        </w:rPr>
      </w:pPr>
    </w:p>
    <w:p w14:paraId="081A9703" w14:textId="520FB47E" w:rsidR="00C90772" w:rsidRPr="00311305" w:rsidRDefault="00043A85">
      <w:pPr>
        <w:rPr>
          <w:rFonts w:ascii="Helvetica" w:hAnsi="Helvetica"/>
          <w:color w:val="000000"/>
          <w:sz w:val="22"/>
          <w:szCs w:val="22"/>
          <w:shd w:val="clear" w:color="auto" w:fill="FFFFFF"/>
          <w:lang w:val="en-US"/>
        </w:rPr>
      </w:pPr>
      <w:r w:rsidRPr="00043A85">
        <w:rPr>
          <w:rFonts w:ascii="Helvetica" w:hAnsi="Helvetica"/>
          <w:color w:val="000000"/>
          <w:sz w:val="22"/>
          <w:szCs w:val="22"/>
          <w:shd w:val="clear" w:color="auto" w:fill="FFFFFF"/>
          <w:lang w:val="en-US"/>
        </w:rPr>
        <w:t xml:space="preserve"> </w:t>
      </w:r>
      <w:r w:rsidR="00EB7593">
        <w:rPr>
          <w:rFonts w:ascii="Helvetica" w:hAnsi="Helvetica"/>
          <w:color w:val="000000"/>
          <w:sz w:val="22"/>
          <w:szCs w:val="22"/>
          <w:shd w:val="clear" w:color="auto" w:fill="FFFFFF"/>
          <w:lang w:val="en-US"/>
        </w:rPr>
        <w:t>I</w:t>
      </w:r>
      <w:r>
        <w:rPr>
          <w:rFonts w:ascii="Helvetica" w:hAnsi="Helvetica"/>
          <w:color w:val="000000"/>
          <w:sz w:val="22"/>
          <w:szCs w:val="22"/>
          <w:shd w:val="clear" w:color="auto" w:fill="FFFFFF"/>
          <w:lang w:val="en-US"/>
        </w:rPr>
        <w:t xml:space="preserve">n the </w:t>
      </w:r>
      <w:r w:rsidR="00EB7593">
        <w:rPr>
          <w:rFonts w:ascii="Helvetica" w:hAnsi="Helvetica"/>
          <w:color w:val="000000"/>
          <w:sz w:val="22"/>
          <w:szCs w:val="22"/>
          <w:shd w:val="clear" w:color="auto" w:fill="FFFFFF"/>
          <w:lang w:val="en-US"/>
        </w:rPr>
        <w:t xml:space="preserve">original manuscript, we used the consensus of our Dataset 1 as the reference sequence. In the </w:t>
      </w:r>
      <w:r w:rsidR="00CC2F32">
        <w:rPr>
          <w:rFonts w:ascii="Helvetica" w:hAnsi="Helvetica"/>
          <w:color w:val="000000"/>
          <w:sz w:val="22"/>
          <w:szCs w:val="22"/>
          <w:shd w:val="clear" w:color="auto" w:fill="FFFFFF"/>
          <w:lang w:val="en-US"/>
        </w:rPr>
        <w:t xml:space="preserve">revised version, we </w:t>
      </w:r>
      <w:r w:rsidR="00EB7593">
        <w:rPr>
          <w:rFonts w:ascii="Helvetica" w:hAnsi="Helvetica"/>
          <w:color w:val="000000"/>
          <w:sz w:val="22"/>
          <w:szCs w:val="22"/>
          <w:shd w:val="clear" w:color="auto" w:fill="FFFFFF"/>
          <w:lang w:val="en-US"/>
        </w:rPr>
        <w:t>use</w:t>
      </w:r>
      <w:r w:rsidR="00CC2F32">
        <w:rPr>
          <w:rFonts w:ascii="Helvetica" w:hAnsi="Helvetica"/>
          <w:color w:val="000000"/>
          <w:sz w:val="22"/>
          <w:szCs w:val="22"/>
          <w:shd w:val="clear" w:color="auto" w:fill="FFFFFF"/>
          <w:lang w:val="en-US"/>
        </w:rPr>
        <w:t xml:space="preserve"> Wuhan variant as the reference sequence. </w:t>
      </w:r>
      <w:r w:rsidR="00EB7593">
        <w:rPr>
          <w:rFonts w:ascii="Helvetica" w:hAnsi="Helvetica"/>
          <w:color w:val="000000"/>
          <w:sz w:val="22"/>
          <w:szCs w:val="22"/>
          <w:shd w:val="clear" w:color="auto" w:fill="FFFFFF"/>
          <w:lang w:val="en-US"/>
        </w:rPr>
        <w:t xml:space="preserve">We tested by simulation that taking the initial genomic sequence as the reference gives </w:t>
      </w:r>
      <w:r w:rsidR="00457934">
        <w:rPr>
          <w:rFonts w:ascii="Helvetica" w:hAnsi="Helvetica"/>
          <w:color w:val="000000"/>
          <w:sz w:val="22"/>
          <w:szCs w:val="22"/>
          <w:shd w:val="clear" w:color="auto" w:fill="FFFFFF"/>
          <w:lang w:val="en-US"/>
        </w:rPr>
        <w:t>a higher detection accuracy.</w:t>
      </w:r>
    </w:p>
    <w:p w14:paraId="114D91FF" w14:textId="77777777" w:rsidR="00C90772" w:rsidRPr="003552A3" w:rsidRDefault="00C90772">
      <w:pPr>
        <w:rPr>
          <w:rFonts w:ascii="Helvetica" w:hAnsi="Helvetica"/>
          <w:color w:val="000000"/>
          <w:sz w:val="22"/>
          <w:szCs w:val="22"/>
          <w:shd w:val="clear" w:color="auto" w:fill="FFFFFF"/>
          <w:lang w:val="en-US"/>
        </w:rPr>
      </w:pPr>
    </w:p>
    <w:p w14:paraId="7ACF6F54" w14:textId="0B4EC20D" w:rsidR="00FE2CC6"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3552A3">
        <w:rPr>
          <w:rStyle w:val="apple-converted-space"/>
          <w:rFonts w:ascii="Helvetica" w:hAnsi="Helvetica"/>
          <w:b/>
          <w:color w:val="000000"/>
          <w:sz w:val="22"/>
          <w:szCs w:val="22"/>
          <w:shd w:val="clear" w:color="auto" w:fill="FFFFFF"/>
        </w:rPr>
        <w:t> </w:t>
      </w:r>
    </w:p>
    <w:p w14:paraId="201385D7" w14:textId="7A78DB32" w:rsidR="00FE2CC6" w:rsidRDefault="00FE2CC6">
      <w:pPr>
        <w:rPr>
          <w:rStyle w:val="apple-converted-space"/>
          <w:rFonts w:ascii="Helvetica" w:hAnsi="Helvetica"/>
          <w:color w:val="000000"/>
          <w:sz w:val="22"/>
          <w:szCs w:val="22"/>
          <w:shd w:val="clear" w:color="auto" w:fill="FFFFFF"/>
        </w:rPr>
      </w:pPr>
    </w:p>
    <w:p w14:paraId="7AFB450C" w14:textId="5F3718BF" w:rsidR="00706B61" w:rsidRDefault="00457934" w:rsidP="00706B61">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00CC2F32">
        <w:rPr>
          <w:rStyle w:val="apple-converted-space"/>
          <w:rFonts w:ascii="Helvetica" w:hAnsi="Helvetica"/>
          <w:color w:val="000000"/>
          <w:sz w:val="22"/>
          <w:szCs w:val="22"/>
          <w:shd w:val="clear" w:color="auto" w:fill="FFFFFF"/>
          <w:lang w:val="en-US"/>
        </w:rPr>
        <w:t>focus</w:t>
      </w:r>
      <w:r w:rsidR="00EB7593">
        <w:rPr>
          <w:rStyle w:val="apple-converted-space"/>
          <w:rFonts w:ascii="Helvetica" w:hAnsi="Helvetica"/>
          <w:color w:val="000000"/>
          <w:sz w:val="22"/>
          <w:szCs w:val="22"/>
          <w:shd w:val="clear" w:color="auto" w:fill="FFFFFF"/>
          <w:lang w:val="en-US"/>
        </w:rPr>
        <w:t xml:space="preserve"> </w:t>
      </w:r>
      <w:r w:rsidR="00706B61">
        <w:rPr>
          <w:rStyle w:val="apple-converted-space"/>
          <w:rFonts w:ascii="Helvetica" w:hAnsi="Helvetica"/>
          <w:color w:val="000000"/>
          <w:sz w:val="22"/>
          <w:szCs w:val="22"/>
          <w:shd w:val="clear" w:color="auto" w:fill="FFFFFF"/>
          <w:lang w:val="en-US"/>
        </w:rPr>
        <w:t>of the manuscript</w:t>
      </w:r>
      <w:r w:rsidR="00CC2F32">
        <w:rPr>
          <w:rStyle w:val="apple-converted-space"/>
          <w:rFonts w:ascii="Helvetica" w:hAnsi="Helvetica"/>
          <w:color w:val="000000"/>
          <w:sz w:val="22"/>
          <w:szCs w:val="22"/>
          <w:shd w:val="clear" w:color="auto" w:fill="FFFFFF"/>
          <w:lang w:val="en-US"/>
        </w:rPr>
        <w:t xml:space="preserve"> is on </w:t>
      </w:r>
      <w:r w:rsidR="00A0525F">
        <w:rPr>
          <w:rStyle w:val="apple-converted-space"/>
          <w:rFonts w:ascii="Helvetica" w:hAnsi="Helvetica"/>
          <w:color w:val="000000"/>
          <w:sz w:val="22"/>
          <w:szCs w:val="22"/>
          <w:shd w:val="clear" w:color="auto" w:fill="FFFFFF"/>
          <w:lang w:val="en-US"/>
        </w:rPr>
        <w:t xml:space="preserve">mixing </w:t>
      </w:r>
      <w:r w:rsidR="00CC2F32">
        <w:rPr>
          <w:rStyle w:val="apple-converted-space"/>
          <w:rFonts w:ascii="Helvetica" w:hAnsi="Helvetica"/>
          <w:color w:val="000000"/>
          <w:sz w:val="22"/>
          <w:szCs w:val="22"/>
          <w:shd w:val="clear" w:color="auto" w:fill="FFFFFF"/>
          <w:lang w:val="en-US"/>
        </w:rPr>
        <w:t>sequence groups I and II (Fig</w:t>
      </w:r>
      <w:r>
        <w:rPr>
          <w:rStyle w:val="apple-converted-space"/>
          <w:rFonts w:ascii="Helvetica" w:hAnsi="Helvetica"/>
          <w:color w:val="000000"/>
          <w:sz w:val="22"/>
          <w:szCs w:val="22"/>
          <w:shd w:val="clear" w:color="auto" w:fill="FFFFFF"/>
          <w:lang w:val="en-US"/>
        </w:rPr>
        <w:t>s</w:t>
      </w:r>
      <w:r w:rsidR="00CC2F32">
        <w:rPr>
          <w:rStyle w:val="apple-converted-space"/>
          <w:rFonts w:ascii="Helvetica" w:hAnsi="Helvetica"/>
          <w:color w:val="000000"/>
          <w:sz w:val="22"/>
          <w:szCs w:val="22"/>
          <w:shd w:val="clear" w:color="auto" w:fill="FFFFFF"/>
          <w:lang w:val="en-US"/>
        </w:rPr>
        <w:t>. 5</w:t>
      </w:r>
      <w:r>
        <w:rPr>
          <w:rStyle w:val="apple-converted-space"/>
          <w:rFonts w:ascii="Helvetica" w:hAnsi="Helvetica"/>
          <w:color w:val="000000"/>
          <w:sz w:val="22"/>
          <w:szCs w:val="22"/>
          <w:shd w:val="clear" w:color="auto" w:fill="FFFFFF"/>
          <w:lang w:val="en-US"/>
        </w:rPr>
        <w:t xml:space="preserve"> and 6</w:t>
      </w:r>
      <w:r w:rsidR="00CC2F32">
        <w:rPr>
          <w:rStyle w:val="apple-converted-space"/>
          <w:rFonts w:ascii="Helvetica" w:hAnsi="Helvetica"/>
          <w:color w:val="000000"/>
          <w:sz w:val="22"/>
          <w:szCs w:val="22"/>
          <w:shd w:val="clear" w:color="auto" w:fill="FFFFFF"/>
          <w:lang w:val="en-US"/>
        </w:rPr>
        <w:t xml:space="preserve">), where </w:t>
      </w:r>
      <w:r w:rsidR="00DE081B">
        <w:rPr>
          <w:rStyle w:val="apple-converted-space"/>
          <w:rFonts w:ascii="Helvetica" w:hAnsi="Helvetica"/>
          <w:color w:val="000000"/>
          <w:sz w:val="22"/>
          <w:szCs w:val="22"/>
          <w:shd w:val="clear" w:color="auto" w:fill="FFFFFF"/>
          <w:lang w:val="en-US"/>
        </w:rPr>
        <w:t>the distance</w:t>
      </w:r>
      <w:r w:rsidR="00CC2F32">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from Wuhan variant </w:t>
      </w:r>
      <w:r w:rsidR="00CC2F32">
        <w:rPr>
          <w:rStyle w:val="apple-converted-space"/>
          <w:rFonts w:ascii="Helvetica" w:hAnsi="Helvetica"/>
          <w:color w:val="000000"/>
          <w:sz w:val="22"/>
          <w:szCs w:val="22"/>
          <w:shd w:val="clear" w:color="auto" w:fill="FFFFFF"/>
          <w:lang w:val="en-US"/>
        </w:rPr>
        <w:t>does not exceed 40 al</w:t>
      </w:r>
      <w:r w:rsidR="00DE081B">
        <w:rPr>
          <w:rStyle w:val="apple-converted-space"/>
          <w:rFonts w:ascii="Helvetica" w:hAnsi="Helvetica"/>
          <w:color w:val="000000"/>
          <w:sz w:val="22"/>
          <w:szCs w:val="22"/>
          <w:shd w:val="clear" w:color="auto" w:fill="FFFFFF"/>
          <w:lang w:val="en-US"/>
        </w:rPr>
        <w:t>l</w:t>
      </w:r>
      <w:r w:rsidR="00CC2F32">
        <w:rPr>
          <w:rStyle w:val="apple-converted-space"/>
          <w:rFonts w:ascii="Helvetica" w:hAnsi="Helvetica"/>
          <w:color w:val="000000"/>
          <w:sz w:val="22"/>
          <w:szCs w:val="22"/>
          <w:shd w:val="clear" w:color="auto" w:fill="FFFFFF"/>
          <w:lang w:val="en-US"/>
        </w:rPr>
        <w:t>eles.</w:t>
      </w:r>
      <w:r w:rsidR="00C04E14">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It is</w:t>
      </w:r>
      <w:r w:rsidR="00706B61">
        <w:rPr>
          <w:rStyle w:val="apple-converted-space"/>
          <w:rFonts w:ascii="Helvetica" w:hAnsi="Helvetica"/>
          <w:color w:val="000000"/>
          <w:sz w:val="22"/>
          <w:szCs w:val="22"/>
          <w:shd w:val="clear" w:color="auto" w:fill="FFFFFF"/>
          <w:lang w:val="en-US"/>
        </w:rPr>
        <w:t xml:space="preserve"> possible that sequences with large deletions or insertions </w:t>
      </w:r>
      <w:r>
        <w:rPr>
          <w:rStyle w:val="apple-converted-space"/>
          <w:rFonts w:ascii="Helvetica" w:hAnsi="Helvetica"/>
          <w:color w:val="000000"/>
          <w:sz w:val="22"/>
          <w:szCs w:val="22"/>
          <w:shd w:val="clear" w:color="auto" w:fill="FFFFFF"/>
          <w:lang w:val="en-US"/>
        </w:rPr>
        <w:t>are</w:t>
      </w:r>
      <w:r w:rsidR="00706B61">
        <w:rPr>
          <w:rStyle w:val="apple-converted-space"/>
          <w:rFonts w:ascii="Helvetica" w:hAnsi="Helvetica"/>
          <w:color w:val="000000"/>
          <w:sz w:val="22"/>
          <w:szCs w:val="22"/>
          <w:shd w:val="clear" w:color="auto" w:fill="FFFFFF"/>
          <w:lang w:val="en-US"/>
        </w:rPr>
        <w:t xml:space="preserve"> present in group III</w:t>
      </w:r>
      <w:r>
        <w:rPr>
          <w:rStyle w:val="apple-converted-space"/>
          <w:rFonts w:ascii="Helvetica" w:hAnsi="Helvetica"/>
          <w:color w:val="000000"/>
          <w:sz w:val="22"/>
          <w:szCs w:val="22"/>
          <w:shd w:val="clear" w:color="auto" w:fill="FFFFFF"/>
          <w:lang w:val="en-US"/>
        </w:rPr>
        <w:t>, where the distance is larger</w:t>
      </w:r>
      <w:r w:rsidR="00706B61">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When we mix I and III, we obtain a subset of links detected from groups I and II (Fig S5).</w:t>
      </w:r>
    </w:p>
    <w:p w14:paraId="2F2701EC" w14:textId="77777777" w:rsidR="00706B61" w:rsidRPr="00AB7535" w:rsidRDefault="00706B61" w:rsidP="00706B61">
      <w:pPr>
        <w:rPr>
          <w:rStyle w:val="apple-converted-space"/>
          <w:rFonts w:ascii="Helvetica" w:hAnsi="Helvetica"/>
          <w:color w:val="000000"/>
          <w:sz w:val="22"/>
          <w:szCs w:val="22"/>
          <w:shd w:val="clear" w:color="auto" w:fill="FFFFFF"/>
          <w:lang w:val="en-US"/>
        </w:rPr>
      </w:pPr>
    </w:p>
    <w:p w14:paraId="1317BD89" w14:textId="41463253" w:rsidR="00766F36" w:rsidRPr="00762528" w:rsidRDefault="00133529" w:rsidP="00706B61">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3552A3">
        <w:rPr>
          <w:rFonts w:ascii="Helvetica" w:hAnsi="Helvetica"/>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3552A3">
        <w:rPr>
          <w:rFonts w:ascii="Helvetica" w:hAnsi="Helvetica"/>
          <w:b/>
          <w:color w:val="000000"/>
          <w:sz w:val="22"/>
          <w:szCs w:val="22"/>
          <w:shd w:val="clear" w:color="auto" w:fill="FFFFFF"/>
        </w:rPr>
        <w:t>Linkage is thus a much more serious proble</w:t>
      </w:r>
      <w:r w:rsidR="00264E6A" w:rsidRPr="003552A3">
        <w:rPr>
          <w:rFonts w:ascii="Helvetica" w:hAnsi="Helvetica"/>
          <w:b/>
          <w:color w:val="000000"/>
          <w:sz w:val="22"/>
          <w:szCs w:val="22"/>
          <w:shd w:val="clear" w:color="auto" w:fill="FFFFFF"/>
          <w:lang w:val="en-US"/>
        </w:rPr>
        <w:t>m</w:t>
      </w:r>
      <w:r w:rsidR="00264E6A">
        <w:rPr>
          <w:rFonts w:ascii="Helvetica" w:hAnsi="Helvetica"/>
          <w:b/>
          <w:color w:val="000000"/>
          <w:sz w:val="22"/>
          <w:szCs w:val="22"/>
          <w:shd w:val="clear" w:color="auto" w:fill="FFFFFF"/>
          <w:lang w:val="en-US"/>
        </w:rPr>
        <w:t>...</w:t>
      </w:r>
    </w:p>
    <w:p w14:paraId="07155571" w14:textId="77777777" w:rsidR="00CD3B15" w:rsidRPr="003552A3" w:rsidRDefault="00CD3B15">
      <w:pPr>
        <w:rPr>
          <w:rFonts w:ascii="Helvetica" w:hAnsi="Helvetica"/>
          <w:color w:val="000000"/>
          <w:sz w:val="22"/>
          <w:szCs w:val="22"/>
          <w:shd w:val="clear" w:color="auto" w:fill="FFFFFF"/>
          <w:lang w:val="en-US"/>
        </w:rPr>
      </w:pPr>
    </w:p>
    <w:p w14:paraId="4C387EF3" w14:textId="244D47F5" w:rsidR="00DE081B" w:rsidRPr="00BD1A82" w:rsidRDefault="00EB7593">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To address this important concern, </w:t>
      </w:r>
      <w:r w:rsidR="00BB2215" w:rsidRPr="00AB7535">
        <w:rPr>
          <w:rFonts w:ascii="Helvetica" w:hAnsi="Helvetica"/>
          <w:color w:val="000000"/>
          <w:sz w:val="22"/>
          <w:szCs w:val="22"/>
          <w:shd w:val="clear" w:color="auto" w:fill="FFFFFF"/>
          <w:lang w:val="en-US"/>
        </w:rPr>
        <w:t xml:space="preserve">we added </w:t>
      </w:r>
      <w:r>
        <w:rPr>
          <w:rFonts w:ascii="Helvetica" w:hAnsi="Helvetica"/>
          <w:color w:val="000000"/>
          <w:sz w:val="22"/>
          <w:szCs w:val="22"/>
          <w:shd w:val="clear" w:color="auto" w:fill="FFFFFF"/>
          <w:lang w:val="en-US"/>
        </w:rPr>
        <w:t xml:space="preserve">a new section </w:t>
      </w:r>
      <w:r w:rsidR="00004867" w:rsidRPr="00AB7535">
        <w:rPr>
          <w:rFonts w:ascii="Helvetica" w:hAnsi="Helvetica"/>
          <w:color w:val="000000"/>
          <w:sz w:val="22"/>
          <w:szCs w:val="22"/>
          <w:shd w:val="clear" w:color="auto" w:fill="FFFFFF"/>
          <w:lang w:val="en-US"/>
        </w:rPr>
        <w:t>(</w:t>
      </w:r>
      <w:r w:rsidR="00BB2215" w:rsidRPr="00AB7535">
        <w:rPr>
          <w:rFonts w:ascii="Helvetica" w:hAnsi="Helvetica"/>
          <w:color w:val="000000"/>
          <w:sz w:val="22"/>
          <w:szCs w:val="22"/>
          <w:shd w:val="clear" w:color="auto" w:fill="FFFFFF"/>
          <w:lang w:val="en-US"/>
        </w:rPr>
        <w:t>Figure</w:t>
      </w:r>
      <w:r w:rsidR="00CC2F32" w:rsidRPr="00AB7535">
        <w:rPr>
          <w:rFonts w:ascii="Helvetica" w:hAnsi="Helvetica"/>
          <w:color w:val="000000"/>
          <w:sz w:val="22"/>
          <w:szCs w:val="22"/>
          <w:shd w:val="clear" w:color="auto" w:fill="FFFFFF"/>
          <w:lang w:val="en-US"/>
        </w:rPr>
        <w:t>s</w:t>
      </w:r>
      <w:r w:rsidR="00BB2215" w:rsidRPr="00AB7535">
        <w:rPr>
          <w:rFonts w:ascii="Helvetica" w:hAnsi="Helvetica"/>
          <w:color w:val="000000"/>
          <w:sz w:val="22"/>
          <w:szCs w:val="22"/>
          <w:shd w:val="clear" w:color="auto" w:fill="FFFFFF"/>
          <w:lang w:val="en-US"/>
        </w:rPr>
        <w:t xml:space="preserve"> </w:t>
      </w:r>
      <w:r w:rsidR="00CC2F32" w:rsidRPr="00AB7535">
        <w:rPr>
          <w:rFonts w:ascii="Helvetica" w:hAnsi="Helvetica"/>
          <w:color w:val="000000"/>
          <w:sz w:val="22"/>
          <w:szCs w:val="22"/>
          <w:shd w:val="clear" w:color="auto" w:fill="FFFFFF"/>
          <w:lang w:val="en-US"/>
        </w:rPr>
        <w:t>2-4</w:t>
      </w:r>
      <w:r w:rsidR="00004867" w:rsidRPr="00AB7535">
        <w:rPr>
          <w:rFonts w:ascii="Helvetica" w:hAnsi="Helvetica"/>
          <w:color w:val="000000"/>
          <w:sz w:val="22"/>
          <w:szCs w:val="22"/>
          <w:shd w:val="clear" w:color="auto" w:fill="FFFFFF"/>
          <w:lang w:val="en-US"/>
        </w:rPr>
        <w:t>)</w:t>
      </w:r>
      <w:r w:rsidR="00BB2215" w:rsidRPr="00AB7535">
        <w:rPr>
          <w:rFonts w:ascii="Helvetica" w:hAnsi="Helvetica"/>
          <w:color w:val="000000"/>
          <w:sz w:val="22"/>
          <w:szCs w:val="22"/>
          <w:shd w:val="clear" w:color="auto" w:fill="FFFFFF"/>
          <w:lang w:val="en-US"/>
        </w:rPr>
        <w:t xml:space="preserve">, where we </w:t>
      </w:r>
      <w:r w:rsidR="00DE081B">
        <w:rPr>
          <w:rFonts w:ascii="Helvetica" w:hAnsi="Helvetica"/>
          <w:color w:val="000000"/>
          <w:sz w:val="22"/>
          <w:szCs w:val="22"/>
          <w:shd w:val="clear" w:color="auto" w:fill="FFFFFF"/>
          <w:lang w:val="en-US"/>
        </w:rPr>
        <w:t>test</w:t>
      </w:r>
      <w:r w:rsidR="00DE081B" w:rsidRPr="00AB7535">
        <w:rPr>
          <w:rFonts w:ascii="Helvetica" w:hAnsi="Helvetica"/>
          <w:color w:val="000000"/>
          <w:sz w:val="22"/>
          <w:szCs w:val="22"/>
          <w:shd w:val="clear" w:color="auto" w:fill="FFFFFF"/>
          <w:lang w:val="en-US"/>
        </w:rPr>
        <w:t xml:space="preserve"> </w:t>
      </w:r>
      <w:r w:rsidR="00BB2215" w:rsidRPr="00AB7535">
        <w:rPr>
          <w:rFonts w:ascii="Helvetica" w:hAnsi="Helvetica"/>
          <w:color w:val="000000"/>
          <w:sz w:val="22"/>
          <w:szCs w:val="22"/>
          <w:shd w:val="clear" w:color="auto" w:fill="FFFFFF"/>
          <w:lang w:val="en-US"/>
        </w:rPr>
        <w:t xml:space="preserve">the </w:t>
      </w:r>
      <w:r w:rsidR="00766F36" w:rsidRPr="00AB7535">
        <w:rPr>
          <w:rFonts w:ascii="Helvetica" w:hAnsi="Helvetica"/>
          <w:color w:val="000000"/>
          <w:sz w:val="22"/>
          <w:szCs w:val="22"/>
          <w:shd w:val="clear" w:color="auto" w:fill="FFFFFF"/>
          <w:lang w:val="en-US"/>
        </w:rPr>
        <w:t xml:space="preserve">detection </w:t>
      </w:r>
      <w:r w:rsidR="00BB2215" w:rsidRPr="00AB7535">
        <w:rPr>
          <w:rFonts w:ascii="Helvetica" w:hAnsi="Helvetica"/>
          <w:color w:val="000000"/>
          <w:sz w:val="22"/>
          <w:szCs w:val="22"/>
          <w:shd w:val="clear" w:color="auto" w:fill="FFFFFF"/>
          <w:lang w:val="en-US"/>
        </w:rPr>
        <w:t>accuracy</w:t>
      </w:r>
      <w:r w:rsidR="00CD3B15" w:rsidRPr="00AB7535">
        <w:rPr>
          <w:rFonts w:ascii="Helvetica" w:hAnsi="Helvetica"/>
          <w:color w:val="000000"/>
          <w:sz w:val="22"/>
          <w:szCs w:val="22"/>
          <w:shd w:val="clear" w:color="auto" w:fill="FFFFFF"/>
          <w:lang w:val="en-US"/>
        </w:rPr>
        <w:t xml:space="preserve"> of the metho</w:t>
      </w:r>
      <w:r w:rsidR="00720DBE" w:rsidRPr="00AB7535">
        <w:rPr>
          <w:rFonts w:ascii="Helvetica" w:hAnsi="Helvetica"/>
          <w:color w:val="000000"/>
          <w:sz w:val="22"/>
          <w:szCs w:val="22"/>
          <w:shd w:val="clear" w:color="auto" w:fill="FFFFFF"/>
          <w:lang w:val="en-US"/>
        </w:rPr>
        <w:t>d</w:t>
      </w:r>
      <w:r w:rsidR="00BB2215" w:rsidRPr="00AB7535">
        <w:rPr>
          <w:rFonts w:ascii="Helvetica" w:hAnsi="Helvetica"/>
          <w:color w:val="000000"/>
          <w:sz w:val="22"/>
          <w:szCs w:val="22"/>
          <w:shd w:val="clear" w:color="auto" w:fill="FFFFFF"/>
          <w:lang w:val="en-US"/>
        </w:rPr>
        <w:t xml:space="preserve"> for the initial</w:t>
      </w:r>
      <w:r w:rsidR="00DE081B">
        <w:rPr>
          <w:rFonts w:ascii="Helvetica" w:hAnsi="Helvetica"/>
          <w:color w:val="000000"/>
          <w:sz w:val="22"/>
          <w:szCs w:val="22"/>
          <w:shd w:val="clear" w:color="auto" w:fill="FFFFFF"/>
          <w:lang w:val="en-US"/>
        </w:rPr>
        <w:t>ly–</w:t>
      </w:r>
      <w:r w:rsidR="00BB2215" w:rsidRPr="00AB7535">
        <w:rPr>
          <w:rFonts w:ascii="Helvetica" w:hAnsi="Helvetica"/>
          <w:color w:val="000000"/>
          <w:sz w:val="22"/>
          <w:szCs w:val="22"/>
          <w:shd w:val="clear" w:color="auto" w:fill="FFFFFF"/>
          <w:lang w:val="en-US"/>
        </w:rPr>
        <w:t>monomorphic population</w:t>
      </w:r>
      <w:r w:rsidR="00DA53B9" w:rsidRPr="00AB7535">
        <w:rPr>
          <w:rFonts w:ascii="Helvetica" w:hAnsi="Helvetica"/>
          <w:color w:val="000000"/>
          <w:sz w:val="22"/>
          <w:szCs w:val="22"/>
          <w:shd w:val="clear" w:color="auto" w:fill="FFFFFF"/>
          <w:lang w:val="en-US"/>
        </w:rPr>
        <w:t xml:space="preserve"> with </w:t>
      </w:r>
      <w:r w:rsidR="00DE081B">
        <w:rPr>
          <w:rFonts w:ascii="Helvetica" w:hAnsi="Helvetica"/>
          <w:color w:val="000000"/>
          <w:sz w:val="22"/>
          <w:szCs w:val="22"/>
          <w:shd w:val="clear" w:color="auto" w:fill="FFFFFF"/>
          <w:lang w:val="en-US"/>
        </w:rPr>
        <w:t>no</w:t>
      </w:r>
      <w:r w:rsidR="00DE081B" w:rsidRPr="00AB7535">
        <w:rPr>
          <w:rFonts w:ascii="Helvetica" w:hAnsi="Helvetica"/>
          <w:color w:val="000000"/>
          <w:sz w:val="22"/>
          <w:szCs w:val="22"/>
          <w:shd w:val="clear" w:color="auto" w:fill="FFFFFF"/>
          <w:lang w:val="en-US"/>
        </w:rPr>
        <w:t xml:space="preserve"> </w:t>
      </w:r>
      <w:r w:rsidR="00DA53B9" w:rsidRPr="00AB7535">
        <w:rPr>
          <w:rFonts w:ascii="Helvetica" w:hAnsi="Helvetica"/>
          <w:color w:val="000000"/>
          <w:sz w:val="22"/>
          <w:szCs w:val="22"/>
          <w:shd w:val="clear" w:color="auto" w:fill="FFFFFF"/>
          <w:lang w:val="en-US"/>
        </w:rPr>
        <w:t>recombination</w:t>
      </w:r>
      <w:r w:rsidR="00CC2F32" w:rsidRPr="00AB7535">
        <w:rPr>
          <w:rFonts w:ascii="Helvetica" w:hAnsi="Helvetica"/>
          <w:color w:val="000000"/>
          <w:sz w:val="22"/>
          <w:szCs w:val="22"/>
          <w:shd w:val="clear" w:color="auto" w:fill="FFFFFF"/>
          <w:lang w:val="en-US"/>
        </w:rPr>
        <w:t xml:space="preserve">. To explain </w:t>
      </w:r>
      <w:r w:rsidR="00DE081B">
        <w:rPr>
          <w:rFonts w:ascii="Helvetica" w:hAnsi="Helvetica"/>
          <w:color w:val="000000"/>
          <w:sz w:val="22"/>
          <w:szCs w:val="22"/>
          <w:shd w:val="clear" w:color="auto" w:fill="FFFFFF"/>
          <w:lang w:val="en-US"/>
        </w:rPr>
        <w:t xml:space="preserve">the </w:t>
      </w:r>
      <w:r w:rsidR="00CC2F32" w:rsidRPr="00AB7535">
        <w:rPr>
          <w:rFonts w:ascii="Helvetica" w:hAnsi="Helvetica"/>
          <w:color w:val="000000"/>
          <w:sz w:val="22"/>
          <w:szCs w:val="22"/>
          <w:shd w:val="clear" w:color="auto" w:fill="FFFFFF"/>
          <w:lang w:val="en-US"/>
        </w:rPr>
        <w:t>emergence of VOC, we also assume positive epistasis in the form of a fitness valley (the primary mutation and 10 compensatory mutations, Fig. 2</w:t>
      </w:r>
      <w:r w:rsidR="00DE081B">
        <w:rPr>
          <w:rFonts w:ascii="Helvetica" w:hAnsi="Helvetica"/>
          <w:color w:val="000000"/>
          <w:sz w:val="22"/>
          <w:szCs w:val="22"/>
          <w:shd w:val="clear" w:color="auto" w:fill="FFFFFF"/>
          <w:lang w:val="en-US"/>
        </w:rPr>
        <w:t xml:space="preserve"> insert</w:t>
      </w:r>
      <w:r w:rsidR="00CC2F32" w:rsidRPr="00AB7535">
        <w:rPr>
          <w:rFonts w:ascii="Helvetica" w:hAnsi="Helvetica"/>
          <w:color w:val="000000"/>
          <w:sz w:val="22"/>
          <w:szCs w:val="22"/>
          <w:shd w:val="clear" w:color="auto" w:fill="FFFFFF"/>
          <w:lang w:val="en-US"/>
        </w:rPr>
        <w:t>)</w:t>
      </w:r>
      <w:r w:rsidR="00CD3B15" w:rsidRPr="00AB7535">
        <w:rPr>
          <w:rFonts w:ascii="Helvetica" w:hAnsi="Helvetica"/>
          <w:color w:val="000000"/>
          <w:sz w:val="22"/>
          <w:szCs w:val="22"/>
          <w:shd w:val="clear" w:color="auto" w:fill="FFFFFF"/>
          <w:lang w:val="en-US"/>
        </w:rPr>
        <w:t>.</w:t>
      </w:r>
      <w:r w:rsidR="00766F36" w:rsidRPr="00151068">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 </w:t>
      </w:r>
      <w:r w:rsidR="002F7F9B">
        <w:rPr>
          <w:rFonts w:ascii="Helvetica" w:hAnsi="Helvetica"/>
          <w:color w:val="000000"/>
          <w:sz w:val="22"/>
          <w:szCs w:val="22"/>
          <w:shd w:val="clear" w:color="auto" w:fill="FFFFFF"/>
          <w:lang w:val="en-US"/>
        </w:rPr>
        <w:t>As expected,</w:t>
      </w:r>
      <w:r w:rsidR="00151068">
        <w:rPr>
          <w:rFonts w:ascii="Helvetica" w:hAnsi="Helvetica"/>
          <w:color w:val="000000"/>
          <w:sz w:val="22"/>
          <w:szCs w:val="22"/>
          <w:shd w:val="clear" w:color="auto" w:fill="FFFFFF"/>
          <w:lang w:val="en-US"/>
        </w:rPr>
        <w:t xml:space="preserve"> the </w:t>
      </w:r>
      <w:r w:rsidR="00264E6A" w:rsidRPr="006D1C99">
        <w:rPr>
          <w:rFonts w:ascii="Helvetica" w:hAnsi="Helvetica"/>
          <w:color w:val="000000"/>
          <w:sz w:val="22"/>
          <w:szCs w:val="22"/>
          <w:shd w:val="clear" w:color="auto" w:fill="FFFFFF"/>
          <w:lang w:val="en-US"/>
        </w:rPr>
        <w:t xml:space="preserve">detection error is </w:t>
      </w:r>
      <w:r w:rsidR="00413B07">
        <w:rPr>
          <w:rFonts w:ascii="Helvetica" w:hAnsi="Helvetica"/>
          <w:color w:val="000000"/>
          <w:sz w:val="22"/>
          <w:szCs w:val="22"/>
          <w:shd w:val="clear" w:color="auto" w:fill="FFFFFF"/>
          <w:lang w:val="en-US"/>
        </w:rPr>
        <w:t xml:space="preserve">much </w:t>
      </w:r>
      <w:r w:rsidR="00264E6A" w:rsidRPr="006D1C99">
        <w:rPr>
          <w:rFonts w:ascii="Helvetica" w:hAnsi="Helvetica"/>
          <w:color w:val="000000"/>
          <w:sz w:val="22"/>
          <w:szCs w:val="22"/>
          <w:shd w:val="clear" w:color="auto" w:fill="FFFFFF"/>
          <w:lang w:val="en-US"/>
        </w:rPr>
        <w:t xml:space="preserve">higher </w:t>
      </w:r>
      <w:r w:rsidR="00BD1A82">
        <w:rPr>
          <w:rFonts w:ascii="Helvetica" w:hAnsi="Helvetica"/>
          <w:color w:val="000000"/>
          <w:sz w:val="22"/>
          <w:szCs w:val="22"/>
          <w:shd w:val="clear" w:color="auto" w:fill="FFFFFF"/>
          <w:lang w:val="en-US"/>
        </w:rPr>
        <w:t xml:space="preserve">for </w:t>
      </w:r>
      <w:r w:rsidR="00151068">
        <w:rPr>
          <w:rFonts w:ascii="Helvetica" w:hAnsi="Helvetica"/>
          <w:color w:val="000000"/>
          <w:sz w:val="22"/>
          <w:szCs w:val="22"/>
          <w:shd w:val="clear" w:color="auto" w:fill="FFFFFF"/>
          <w:lang w:val="en-US"/>
        </w:rPr>
        <w:t xml:space="preserve">an </w:t>
      </w:r>
      <w:r w:rsidR="00BD1A82">
        <w:rPr>
          <w:rFonts w:ascii="Helvetica" w:hAnsi="Helvetica"/>
          <w:color w:val="000000"/>
          <w:sz w:val="22"/>
          <w:szCs w:val="22"/>
          <w:shd w:val="clear" w:color="auto" w:fill="FFFFFF"/>
          <w:lang w:val="en-US"/>
        </w:rPr>
        <w:t>initially monomorphic</w:t>
      </w:r>
      <w:r w:rsidR="00151068">
        <w:rPr>
          <w:rFonts w:ascii="Helvetica" w:hAnsi="Helvetica"/>
          <w:color w:val="000000"/>
          <w:sz w:val="22"/>
          <w:szCs w:val="22"/>
          <w:shd w:val="clear" w:color="auto" w:fill="FFFFFF"/>
          <w:lang w:val="en-US"/>
        </w:rPr>
        <w:t xml:space="preserve"> population</w:t>
      </w:r>
      <w:r w:rsidR="00BD1A82">
        <w:rPr>
          <w:rFonts w:ascii="Helvetica" w:hAnsi="Helvetica"/>
          <w:color w:val="000000"/>
          <w:sz w:val="22"/>
          <w:szCs w:val="22"/>
          <w:shd w:val="clear" w:color="auto" w:fill="FFFFFF"/>
          <w:lang w:val="en-US"/>
        </w:rPr>
        <w:t xml:space="preserve"> </w:t>
      </w:r>
      <w:r w:rsidR="00151068">
        <w:rPr>
          <w:rFonts w:ascii="Helvetica" w:hAnsi="Helvetica"/>
          <w:color w:val="000000"/>
          <w:sz w:val="22"/>
          <w:szCs w:val="22"/>
          <w:shd w:val="clear" w:color="auto" w:fill="FFFFFF"/>
          <w:lang w:val="en-US"/>
        </w:rPr>
        <w:t>than for an initially polymorphic population</w:t>
      </w:r>
      <w:r w:rsidR="00DE081B">
        <w:rPr>
          <w:rFonts w:ascii="Helvetica" w:hAnsi="Helvetica"/>
          <w:color w:val="000000"/>
          <w:sz w:val="22"/>
          <w:szCs w:val="22"/>
          <w:shd w:val="clear" w:color="auto" w:fill="FFFFFF"/>
          <w:lang w:val="en-US"/>
        </w:rPr>
        <w:t xml:space="preserve"> (cf. Fig </w:t>
      </w:r>
      <w:r w:rsidR="00413B07">
        <w:rPr>
          <w:rFonts w:ascii="Helvetica" w:hAnsi="Helvetica"/>
          <w:color w:val="000000"/>
          <w:sz w:val="22"/>
          <w:szCs w:val="22"/>
          <w:shd w:val="clear" w:color="auto" w:fill="FFFFFF"/>
          <w:lang w:val="en-US"/>
        </w:rPr>
        <w:t>4</w:t>
      </w:r>
      <w:r w:rsidR="00DE081B">
        <w:rPr>
          <w:rFonts w:ascii="Helvetica" w:hAnsi="Helvetica"/>
          <w:color w:val="000000"/>
          <w:sz w:val="22"/>
          <w:szCs w:val="22"/>
          <w:shd w:val="clear" w:color="auto" w:fill="FFFFFF"/>
          <w:lang w:val="en-US"/>
        </w:rPr>
        <w:t xml:space="preserve"> and Fig 1)</w:t>
      </w:r>
      <w:r w:rsidR="00264E6A" w:rsidRPr="006D1C99">
        <w:rPr>
          <w:rFonts w:ascii="Helvetica" w:hAnsi="Helvetica"/>
          <w:color w:val="000000"/>
          <w:sz w:val="22"/>
          <w:szCs w:val="22"/>
          <w:shd w:val="clear" w:color="auto" w:fill="FFFFFF"/>
          <w:lang w:val="en-US"/>
        </w:rPr>
        <w:t xml:space="preserve">, but </w:t>
      </w:r>
      <w:r w:rsidR="006D1C99">
        <w:rPr>
          <w:rFonts w:ascii="Helvetica" w:hAnsi="Helvetica"/>
          <w:color w:val="000000"/>
          <w:sz w:val="22"/>
          <w:szCs w:val="22"/>
          <w:shd w:val="clear" w:color="auto" w:fill="FFFFFF"/>
          <w:lang w:val="en-US"/>
        </w:rPr>
        <w:t xml:space="preserve">it </w:t>
      </w:r>
      <w:r w:rsidR="00264E6A" w:rsidRPr="006D1C99">
        <w:rPr>
          <w:rFonts w:ascii="Helvetica" w:hAnsi="Helvetica"/>
          <w:color w:val="000000"/>
          <w:sz w:val="22"/>
          <w:szCs w:val="22"/>
          <w:shd w:val="clear" w:color="auto" w:fill="FFFFFF"/>
          <w:lang w:val="en-US"/>
        </w:rPr>
        <w:t xml:space="preserve">does not </w:t>
      </w:r>
      <w:r w:rsidR="00457934">
        <w:rPr>
          <w:rFonts w:ascii="Helvetica" w:hAnsi="Helvetica"/>
          <w:color w:val="000000"/>
          <w:sz w:val="22"/>
          <w:szCs w:val="22"/>
          <w:shd w:val="clear" w:color="auto" w:fill="FFFFFF"/>
          <w:lang w:val="en-US"/>
        </w:rPr>
        <w:t>cancel</w:t>
      </w:r>
      <w:r w:rsidR="00457934" w:rsidRPr="006D1C99">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the</w:t>
      </w:r>
      <w:r w:rsidR="00DE081B">
        <w:rPr>
          <w:rFonts w:ascii="Helvetica" w:hAnsi="Helvetica"/>
          <w:color w:val="000000"/>
          <w:sz w:val="22"/>
          <w:szCs w:val="22"/>
          <w:shd w:val="clear" w:color="auto" w:fill="FFFFFF"/>
          <w:lang w:val="en-US"/>
        </w:rPr>
        <w:t xml:space="preserve"> </w:t>
      </w:r>
      <w:r w:rsidR="00457934">
        <w:rPr>
          <w:rFonts w:ascii="Helvetica" w:hAnsi="Helvetica"/>
          <w:color w:val="000000"/>
          <w:sz w:val="22"/>
          <w:szCs w:val="22"/>
          <w:shd w:val="clear" w:color="auto" w:fill="FFFFFF"/>
          <w:lang w:val="en-US"/>
        </w:rPr>
        <w:t>utility</w:t>
      </w:r>
      <w:r w:rsidR="00DE081B">
        <w:rPr>
          <w:rFonts w:ascii="Helvetica" w:hAnsi="Helvetica"/>
          <w:color w:val="000000"/>
          <w:sz w:val="22"/>
          <w:szCs w:val="22"/>
          <w:shd w:val="clear" w:color="auto" w:fill="FFFFFF"/>
          <w:lang w:val="en-US"/>
        </w:rPr>
        <w:t xml:space="preserve"> of the method</w:t>
      </w:r>
      <w:r w:rsidR="00EB3BC4">
        <w:rPr>
          <w:rFonts w:ascii="Helvetica" w:hAnsi="Helvetica"/>
          <w:color w:val="000000"/>
          <w:sz w:val="22"/>
          <w:szCs w:val="22"/>
          <w:shd w:val="clear" w:color="auto" w:fill="FFFFFF"/>
          <w:lang w:val="en-US"/>
        </w:rPr>
        <w:t>.</w:t>
      </w:r>
      <w:r w:rsidR="00CC2F32">
        <w:rPr>
          <w:rFonts w:ascii="Helvetica" w:hAnsi="Helvetica"/>
          <w:color w:val="000000"/>
          <w:sz w:val="22"/>
          <w:szCs w:val="22"/>
          <w:shd w:val="clear" w:color="auto" w:fill="FFFFFF"/>
          <w:lang w:val="en-US"/>
        </w:rPr>
        <w:t xml:space="preserve"> </w:t>
      </w:r>
      <w:r w:rsidR="00457934">
        <w:rPr>
          <w:rFonts w:ascii="Helvetica" w:hAnsi="Helvetica"/>
          <w:color w:val="000000"/>
          <w:sz w:val="22"/>
          <w:szCs w:val="22"/>
          <w:shd w:val="clear" w:color="auto" w:fill="FFFFFF"/>
          <w:lang w:val="en-US"/>
        </w:rPr>
        <w:t>The technique</w:t>
      </w:r>
      <w:r w:rsidR="00CC2F32">
        <w:rPr>
          <w:rFonts w:ascii="Helvetica" w:hAnsi="Helvetica"/>
          <w:color w:val="000000"/>
          <w:sz w:val="22"/>
          <w:szCs w:val="22"/>
          <w:shd w:val="clear" w:color="auto" w:fill="FFFFFF"/>
          <w:lang w:val="en-US"/>
        </w:rPr>
        <w:t xml:space="preserve"> </w:t>
      </w:r>
      <w:r w:rsidR="00457934">
        <w:rPr>
          <w:rFonts w:ascii="Helvetica" w:hAnsi="Helvetica"/>
          <w:color w:val="000000"/>
          <w:sz w:val="22"/>
          <w:szCs w:val="22"/>
          <w:shd w:val="clear" w:color="auto" w:fill="FFFFFF"/>
          <w:lang w:val="en-US"/>
        </w:rPr>
        <w:t>misses</w:t>
      </w:r>
      <w:r w:rsidR="00CC2F32">
        <w:rPr>
          <w:rFonts w:ascii="Helvetica" w:hAnsi="Helvetica"/>
          <w:color w:val="000000"/>
          <w:sz w:val="22"/>
          <w:szCs w:val="22"/>
          <w:shd w:val="clear" w:color="auto" w:fill="FFFFFF"/>
          <w:lang w:val="en-US"/>
        </w:rPr>
        <w:t xml:space="preserve"> </w:t>
      </w:r>
      <w:r w:rsidR="00DE081B">
        <w:rPr>
          <w:rFonts w:ascii="Helvetica" w:hAnsi="Helvetica"/>
          <w:color w:val="000000"/>
          <w:sz w:val="22"/>
          <w:szCs w:val="22"/>
          <w:shd w:val="clear" w:color="auto" w:fill="FFFFFF"/>
          <w:lang w:val="en-US"/>
        </w:rPr>
        <w:t>a half of</w:t>
      </w:r>
      <w:r w:rsidR="00CC2F32">
        <w:rPr>
          <w:rFonts w:ascii="Helvetica" w:hAnsi="Helvetica"/>
          <w:color w:val="000000"/>
          <w:sz w:val="22"/>
          <w:szCs w:val="22"/>
          <w:shd w:val="clear" w:color="auto" w:fill="FFFFFF"/>
          <w:lang w:val="en-US"/>
        </w:rPr>
        <w:t xml:space="preserve"> compensatory sites, </w:t>
      </w:r>
      <w:r w:rsidR="00DE081B">
        <w:rPr>
          <w:rFonts w:ascii="Helvetica" w:hAnsi="Helvetica"/>
          <w:color w:val="000000"/>
          <w:sz w:val="22"/>
          <w:szCs w:val="22"/>
          <w:shd w:val="clear" w:color="auto" w:fill="FFFFFF"/>
          <w:lang w:val="en-US"/>
        </w:rPr>
        <w:t>the weake</w:t>
      </w:r>
      <w:r w:rsidR="00457934">
        <w:rPr>
          <w:rFonts w:ascii="Helvetica" w:hAnsi="Helvetica"/>
          <w:color w:val="000000"/>
          <w:sz w:val="22"/>
          <w:szCs w:val="22"/>
          <w:shd w:val="clear" w:color="auto" w:fill="FFFFFF"/>
          <w:lang w:val="en-US"/>
        </w:rPr>
        <w:t>r half</w:t>
      </w:r>
      <w:r w:rsidR="00DE081B">
        <w:rPr>
          <w:rFonts w:ascii="Helvetica" w:hAnsi="Helvetica"/>
          <w:color w:val="000000"/>
          <w:sz w:val="22"/>
          <w:szCs w:val="22"/>
          <w:shd w:val="clear" w:color="auto" w:fill="FFFFFF"/>
          <w:lang w:val="en-US"/>
        </w:rPr>
        <w:t xml:space="preserve">, </w:t>
      </w:r>
      <w:r w:rsidR="00CC2F32">
        <w:rPr>
          <w:rFonts w:ascii="Helvetica" w:hAnsi="Helvetica"/>
          <w:color w:val="000000"/>
          <w:sz w:val="22"/>
          <w:szCs w:val="22"/>
          <w:shd w:val="clear" w:color="auto" w:fill="FFFFFF"/>
          <w:lang w:val="en-US"/>
        </w:rPr>
        <w:t xml:space="preserve">but </w:t>
      </w:r>
      <w:r w:rsidR="00457934">
        <w:rPr>
          <w:rFonts w:ascii="Helvetica" w:hAnsi="Helvetica"/>
          <w:color w:val="000000"/>
          <w:sz w:val="22"/>
          <w:szCs w:val="22"/>
          <w:shd w:val="clear" w:color="auto" w:fill="FFFFFF"/>
          <w:lang w:val="en-US"/>
        </w:rPr>
        <w:t xml:space="preserve">on the bright side it </w:t>
      </w:r>
      <w:r w:rsidR="00CC2F32">
        <w:rPr>
          <w:rFonts w:ascii="Helvetica" w:hAnsi="Helvetica"/>
          <w:color w:val="000000"/>
          <w:sz w:val="22"/>
          <w:szCs w:val="22"/>
          <w:shd w:val="clear" w:color="auto" w:fill="FFFFFF"/>
          <w:lang w:val="en-US"/>
        </w:rPr>
        <w:t>does not generate any false positive</w:t>
      </w:r>
      <w:r w:rsidR="00DE081B">
        <w:rPr>
          <w:rFonts w:ascii="Helvetica" w:hAnsi="Helvetica"/>
          <w:color w:val="000000"/>
          <w:sz w:val="22"/>
          <w:szCs w:val="22"/>
          <w:shd w:val="clear" w:color="auto" w:fill="FFFFFF"/>
          <w:lang w:val="en-US"/>
        </w:rPr>
        <w:t xml:space="preserve">s </w:t>
      </w:r>
      <w:r w:rsidR="00CC2F32">
        <w:rPr>
          <w:rFonts w:ascii="Helvetica" w:hAnsi="Helvetica"/>
          <w:color w:val="000000"/>
          <w:sz w:val="22"/>
          <w:szCs w:val="22"/>
          <w:shd w:val="clear" w:color="auto" w:fill="FFFFFF"/>
          <w:lang w:val="en-US"/>
        </w:rPr>
        <w:t>(Fig. 4</w:t>
      </w:r>
      <w:r w:rsidR="00E43292">
        <w:rPr>
          <w:rFonts w:ascii="Helvetica" w:hAnsi="Helvetica"/>
          <w:color w:val="000000"/>
          <w:sz w:val="22"/>
          <w:szCs w:val="22"/>
          <w:shd w:val="clear" w:color="auto" w:fill="FFFFFF"/>
          <w:lang w:val="en-US"/>
        </w:rPr>
        <w:t xml:space="preserve"> and the legend</w:t>
      </w:r>
      <w:r w:rsidR="00814C4B">
        <w:rPr>
          <w:rFonts w:ascii="Helvetica" w:hAnsi="Helvetica"/>
          <w:color w:val="000000"/>
          <w:sz w:val="22"/>
          <w:szCs w:val="22"/>
          <w:shd w:val="clear" w:color="auto" w:fill="FFFFFF"/>
          <w:lang w:val="en-US"/>
        </w:rPr>
        <w:t>).</w:t>
      </w:r>
      <w:r w:rsidR="00457934">
        <w:rPr>
          <w:rFonts w:ascii="Helvetica" w:hAnsi="Helvetica"/>
          <w:color w:val="000000"/>
          <w:sz w:val="22"/>
          <w:szCs w:val="22"/>
          <w:shd w:val="clear" w:color="auto" w:fill="FFFFFF"/>
          <w:lang w:val="en-US"/>
        </w:rPr>
        <w:t xml:space="preserve"> </w:t>
      </w:r>
    </w:p>
    <w:p w14:paraId="1ABD7B4D" w14:textId="77777777" w:rsidR="00CD3B15" w:rsidRPr="003552A3" w:rsidRDefault="00CD3B15">
      <w:pPr>
        <w:rPr>
          <w:rFonts w:ascii="Helvetica" w:hAnsi="Helvetica"/>
          <w:color w:val="000000"/>
          <w:sz w:val="22"/>
          <w:szCs w:val="22"/>
          <w:shd w:val="clear" w:color="auto" w:fill="FFFFFF"/>
          <w:lang w:val="en-US"/>
        </w:rPr>
      </w:pPr>
    </w:p>
    <w:p w14:paraId="04567410" w14:textId="178DDD7F" w:rsidR="00E94510" w:rsidRPr="00E4521C" w:rsidRDefault="00264E6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 xml:space="preserve">... </w:t>
      </w:r>
      <w:r w:rsidR="00133529" w:rsidRPr="003552A3">
        <w:rPr>
          <w:rFonts w:ascii="Helvetica" w:hAnsi="Helvetica"/>
          <w:b/>
          <w:color w:val="000000"/>
          <w:sz w:val="22"/>
          <w:szCs w:val="22"/>
          <w:shd w:val="clear" w:color="auto" w:fill="FFFFFF"/>
        </w:rPr>
        <w:t>and most previous approaches have used independent mutation events for fitness estimation.</w:t>
      </w:r>
      <w:r w:rsidR="00133529" w:rsidRPr="003552A3">
        <w:rPr>
          <w:rStyle w:val="apple-converted-space"/>
          <w:rFonts w:ascii="Helvetica" w:hAnsi="Helvetica"/>
          <w:b/>
          <w:color w:val="000000"/>
          <w:sz w:val="22"/>
          <w:szCs w:val="22"/>
          <w:shd w:val="clear" w:color="auto" w:fill="FFFFFF"/>
        </w:rPr>
        <w:t> </w:t>
      </w:r>
    </w:p>
    <w:p w14:paraId="76B1FBD3" w14:textId="77777777" w:rsidR="00E94510" w:rsidRPr="003552A3" w:rsidRDefault="00E94510">
      <w:pPr>
        <w:rPr>
          <w:rStyle w:val="apple-converted-space"/>
          <w:rFonts w:ascii="Helvetica" w:hAnsi="Helvetica"/>
          <w:color w:val="000000"/>
          <w:sz w:val="22"/>
          <w:szCs w:val="22"/>
          <w:shd w:val="clear" w:color="auto" w:fill="FFFFFF"/>
        </w:rPr>
      </w:pPr>
    </w:p>
    <w:p w14:paraId="78E7CB8D" w14:textId="2BC27E62" w:rsidR="006D1C99" w:rsidRDefault="00E615F8">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We do not address the </w:t>
      </w:r>
      <w:r w:rsidR="00264E6A">
        <w:rPr>
          <w:rStyle w:val="apple-converted-space"/>
          <w:rFonts w:ascii="Helvetica" w:hAnsi="Helvetica"/>
          <w:color w:val="000000"/>
          <w:sz w:val="22"/>
          <w:szCs w:val="22"/>
          <w:shd w:val="clear" w:color="auto" w:fill="FFFFFF"/>
          <w:lang w:val="en-US"/>
        </w:rPr>
        <w:t>fitness effect</w:t>
      </w:r>
      <w:r>
        <w:rPr>
          <w:rStyle w:val="apple-converted-space"/>
          <w:rFonts w:ascii="Helvetica" w:hAnsi="Helvetica"/>
          <w:color w:val="000000"/>
          <w:sz w:val="22"/>
          <w:szCs w:val="22"/>
          <w:shd w:val="clear" w:color="auto" w:fill="FFFFFF"/>
          <w:lang w:val="en-US"/>
        </w:rPr>
        <w:t>s of independent mutations here, because it requires a separate method. Such estimation for E Coli is addressed here:</w:t>
      </w:r>
      <w:r w:rsidR="00264E6A">
        <w:rPr>
          <w:rStyle w:val="apple-converted-space"/>
          <w:rFonts w:ascii="Helvetica" w:hAnsi="Helvetica"/>
          <w:color w:val="000000"/>
          <w:sz w:val="22"/>
          <w:szCs w:val="22"/>
          <w:shd w:val="clear" w:color="auto" w:fill="FFFFFF"/>
          <w:lang w:val="en-US"/>
        </w:rPr>
        <w:t xml:space="preserve"> </w:t>
      </w:r>
    </w:p>
    <w:p w14:paraId="7FD49D06" w14:textId="71B165ED" w:rsidR="006D1C99" w:rsidRDefault="00264E6A">
      <w:pPr>
        <w:rPr>
          <w:rStyle w:val="apple-converted-space"/>
          <w:rFonts w:ascii="Helvetica" w:hAnsi="Helvetica"/>
          <w:color w:val="000000"/>
          <w:sz w:val="22"/>
          <w:szCs w:val="22"/>
          <w:shd w:val="clear" w:color="auto" w:fill="FFFFFF"/>
          <w:lang w:val="en-US"/>
        </w:rPr>
      </w:pPr>
      <w:r w:rsidRPr="00264E6A">
        <w:rPr>
          <w:rStyle w:val="apple-converted-space"/>
          <w:rFonts w:ascii="Helvetica" w:hAnsi="Helvetica"/>
          <w:color w:val="000000"/>
          <w:sz w:val="22"/>
          <w:szCs w:val="22"/>
          <w:shd w:val="clear" w:color="auto" w:fill="FFFFFF"/>
          <w:lang w:val="en-US"/>
        </w:rPr>
        <w:t>https://www.biorxiv.org/content/10.1101/2025.11.26.690712v1</w:t>
      </w:r>
    </w:p>
    <w:p w14:paraId="4B37D80C" w14:textId="0753D7AF" w:rsidR="0030064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Is there any biological context or rationalization for the interacting pairs flagged by the method? </w:t>
      </w:r>
    </w:p>
    <w:p w14:paraId="0F13286A" w14:textId="77777777" w:rsidR="00300643" w:rsidRDefault="00300643">
      <w:pPr>
        <w:rPr>
          <w:rFonts w:ascii="Helvetica" w:hAnsi="Helvetica"/>
          <w:b/>
          <w:color w:val="000000"/>
          <w:sz w:val="22"/>
          <w:szCs w:val="22"/>
          <w:shd w:val="clear" w:color="auto" w:fill="FFFFFF"/>
        </w:rPr>
      </w:pPr>
    </w:p>
    <w:p w14:paraId="6FBC3074" w14:textId="41965853" w:rsidR="00300643" w:rsidRPr="00AB7535" w:rsidRDefault="005C4FC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Yes, there is. </w:t>
      </w:r>
      <w:r w:rsidR="00EB3BC4">
        <w:rPr>
          <w:rFonts w:ascii="Helvetica" w:hAnsi="Helvetica"/>
          <w:color w:val="000000"/>
          <w:sz w:val="22"/>
          <w:szCs w:val="22"/>
          <w:shd w:val="clear" w:color="auto" w:fill="FFFFFF"/>
          <w:lang w:val="en-US"/>
        </w:rPr>
        <w:t>We</w:t>
      </w:r>
      <w:r w:rsidR="00E9148E">
        <w:rPr>
          <w:rFonts w:ascii="Helvetica" w:hAnsi="Helvetica"/>
          <w:color w:val="000000"/>
          <w:sz w:val="22"/>
          <w:szCs w:val="22"/>
          <w:shd w:val="clear" w:color="auto" w:fill="FFFFFF"/>
          <w:lang w:val="en-US"/>
        </w:rPr>
        <w:t xml:space="preserve"> </w:t>
      </w:r>
      <w:r w:rsidR="00300643" w:rsidRPr="00300643">
        <w:rPr>
          <w:rFonts w:ascii="Helvetica" w:hAnsi="Helvetica"/>
          <w:color w:val="000000"/>
          <w:sz w:val="22"/>
          <w:szCs w:val="22"/>
          <w:shd w:val="clear" w:color="auto" w:fill="FFFFFF"/>
          <w:lang w:val="en-US"/>
        </w:rPr>
        <w:t>added a</w:t>
      </w:r>
      <w:r w:rsidR="00CA5559">
        <w:rPr>
          <w:rFonts w:ascii="Helvetica" w:hAnsi="Helvetica"/>
          <w:color w:val="000000"/>
          <w:sz w:val="22"/>
          <w:szCs w:val="22"/>
          <w:shd w:val="clear" w:color="auto" w:fill="FFFFFF"/>
          <w:lang w:val="en-US"/>
        </w:rPr>
        <w:t xml:space="preserve"> paragraph</w:t>
      </w:r>
      <w:r w:rsidR="00300643" w:rsidRPr="00300643">
        <w:rPr>
          <w:rFonts w:ascii="Helvetica" w:hAnsi="Helvetica"/>
          <w:color w:val="000000"/>
          <w:sz w:val="22"/>
          <w:szCs w:val="22"/>
          <w:shd w:val="clear" w:color="auto" w:fill="FFFFFF"/>
          <w:lang w:val="en-US"/>
        </w:rPr>
        <w:t xml:space="preserve"> </w:t>
      </w:r>
      <w:r w:rsidR="00A13369">
        <w:rPr>
          <w:rFonts w:ascii="Helvetica" w:hAnsi="Helvetica"/>
          <w:color w:val="000000"/>
          <w:sz w:val="22"/>
          <w:szCs w:val="22"/>
          <w:shd w:val="clear" w:color="auto" w:fill="FFFFFF"/>
          <w:lang w:val="en-US"/>
        </w:rPr>
        <w:t xml:space="preserve">in </w:t>
      </w:r>
      <w:r w:rsidR="00CA5559">
        <w:rPr>
          <w:rFonts w:ascii="Helvetica" w:hAnsi="Helvetica"/>
          <w:color w:val="000000"/>
          <w:sz w:val="22"/>
          <w:szCs w:val="22"/>
          <w:shd w:val="clear" w:color="auto" w:fill="FFFFFF"/>
          <w:lang w:val="en-US"/>
        </w:rPr>
        <w:t>Results</w:t>
      </w:r>
      <w:r w:rsidR="00300643" w:rsidRPr="00300643">
        <w:rPr>
          <w:rFonts w:ascii="Helvetica" w:hAnsi="Helvetica"/>
          <w:color w:val="000000"/>
          <w:sz w:val="22"/>
          <w:szCs w:val="22"/>
          <w:shd w:val="clear" w:color="auto" w:fill="FFFFFF"/>
          <w:lang w:val="en-US"/>
        </w:rPr>
        <w:t xml:space="preserve"> </w:t>
      </w:r>
      <w:r w:rsidR="00EB0B01">
        <w:rPr>
          <w:rFonts w:ascii="Helvetica" w:hAnsi="Helvetica"/>
          <w:color w:val="000000"/>
          <w:sz w:val="22"/>
          <w:szCs w:val="22"/>
          <w:shd w:val="clear" w:color="auto" w:fill="FFFFFF"/>
          <w:lang w:val="en-US"/>
        </w:rPr>
        <w:t>(Line</w:t>
      </w:r>
      <w:r w:rsidR="00CA5559">
        <w:rPr>
          <w:rFonts w:ascii="Helvetica" w:hAnsi="Helvetica"/>
          <w:color w:val="000000"/>
          <w:sz w:val="22"/>
          <w:szCs w:val="22"/>
          <w:shd w:val="clear" w:color="auto" w:fill="FFFFFF"/>
          <w:lang w:val="en-US"/>
        </w:rPr>
        <w:t>s</w:t>
      </w:r>
      <w:r w:rsidR="00EB0B01">
        <w:rPr>
          <w:rFonts w:ascii="Helvetica" w:hAnsi="Helvetica"/>
          <w:color w:val="000000"/>
          <w:sz w:val="22"/>
          <w:szCs w:val="22"/>
          <w:shd w:val="clear" w:color="auto" w:fill="FFFFFF"/>
          <w:lang w:val="en-US"/>
        </w:rPr>
        <w:t xml:space="preserve"> </w:t>
      </w:r>
      <w:ins w:id="1" w:author="reirose2002@gmail.com" w:date="2026-05-07T13:32:00Z">
        <w:r w:rsidR="00AB7535">
          <w:rPr>
            <w:rFonts w:ascii="Helvetica" w:hAnsi="Helvetica"/>
            <w:color w:val="000000"/>
            <w:sz w:val="22"/>
            <w:szCs w:val="22"/>
            <w:shd w:val="clear" w:color="auto" w:fill="FFFFFF"/>
            <w:lang w:val="en-US"/>
          </w:rPr>
          <w:t>300</w:t>
        </w:r>
      </w:ins>
      <w:del w:id="2" w:author="reirose2002@gmail.com" w:date="2026-05-07T13:32:00Z">
        <w:r w:rsidR="00CA5559" w:rsidDel="00AB7535">
          <w:rPr>
            <w:rFonts w:ascii="Helvetica" w:hAnsi="Helvetica"/>
            <w:color w:val="000000"/>
            <w:sz w:val="22"/>
            <w:szCs w:val="22"/>
            <w:shd w:val="clear" w:color="auto" w:fill="FFFFFF"/>
            <w:lang w:val="en-US"/>
          </w:rPr>
          <w:delText>220</w:delText>
        </w:r>
      </w:del>
      <w:r w:rsidR="00CA5559">
        <w:rPr>
          <w:rFonts w:ascii="Helvetica" w:hAnsi="Helvetica"/>
          <w:color w:val="000000"/>
          <w:sz w:val="22"/>
          <w:szCs w:val="22"/>
          <w:shd w:val="clear" w:color="auto" w:fill="FFFFFF"/>
          <w:lang w:val="en-US"/>
        </w:rPr>
        <w:t>-</w:t>
      </w:r>
      <w:ins w:id="3" w:author="reirose2002@gmail.com" w:date="2026-05-07T13:32:00Z">
        <w:r w:rsidR="00AB7535">
          <w:rPr>
            <w:rFonts w:ascii="Helvetica" w:hAnsi="Helvetica"/>
            <w:color w:val="000000"/>
            <w:sz w:val="22"/>
            <w:szCs w:val="22"/>
            <w:shd w:val="clear" w:color="auto" w:fill="FFFFFF"/>
            <w:lang w:val="en-US"/>
          </w:rPr>
          <w:t>320</w:t>
        </w:r>
      </w:ins>
      <w:del w:id="4" w:author="reirose2002@gmail.com" w:date="2026-05-07T13:32:00Z">
        <w:r w:rsidR="00CA5559" w:rsidDel="00AB7535">
          <w:rPr>
            <w:rFonts w:ascii="Helvetica" w:hAnsi="Helvetica"/>
            <w:color w:val="000000"/>
            <w:sz w:val="22"/>
            <w:szCs w:val="22"/>
            <w:shd w:val="clear" w:color="auto" w:fill="FFFFFF"/>
            <w:lang w:val="en-US"/>
          </w:rPr>
          <w:delText>241</w:delText>
        </w:r>
      </w:del>
      <w:r w:rsidR="00EB0B01">
        <w:rPr>
          <w:rFonts w:ascii="Helvetica" w:hAnsi="Helvetica"/>
          <w:color w:val="000000"/>
          <w:sz w:val="22"/>
          <w:szCs w:val="22"/>
          <w:shd w:val="clear" w:color="auto" w:fill="FFFFFF"/>
          <w:lang w:val="en-US"/>
        </w:rPr>
        <w:t>)</w:t>
      </w:r>
      <w:r w:rsidR="00300643" w:rsidRPr="00300643">
        <w:rPr>
          <w:rFonts w:ascii="Helvetica" w:hAnsi="Helvetica"/>
          <w:color w:val="000000"/>
          <w:sz w:val="22"/>
          <w:szCs w:val="22"/>
          <w:shd w:val="clear" w:color="auto" w:fill="FFFFFF"/>
          <w:lang w:val="en-US"/>
        </w:rPr>
        <w:t>:</w:t>
      </w:r>
    </w:p>
    <w:p w14:paraId="0E32FDC5" w14:textId="77777777" w:rsidR="00CC2F32" w:rsidRPr="006329A7" w:rsidRDefault="00CC2F32">
      <w:pPr>
        <w:rPr>
          <w:rFonts w:ascii="Helvetica" w:hAnsi="Helvetica"/>
          <w:color w:val="000000"/>
          <w:sz w:val="22"/>
          <w:szCs w:val="22"/>
          <w:shd w:val="clear" w:color="auto" w:fill="FFFFFF"/>
          <w:lang w:val="en-US"/>
        </w:rPr>
      </w:pPr>
    </w:p>
    <w:p w14:paraId="3F0381B6" w14:textId="77777777" w:rsidR="000E616C" w:rsidRPr="00AB7535" w:rsidRDefault="000E616C" w:rsidP="00AB7535">
      <w:pPr>
        <w:ind w:firstLine="709"/>
        <w:jc w:val="both"/>
        <w:rPr>
          <w:rFonts w:ascii="Times New Roman" w:eastAsia="Times New Roman" w:hAnsi="Times New Roman" w:cs="Times New Roman"/>
          <w:sz w:val="20"/>
          <w:szCs w:val="20"/>
          <w:lang w:val="en-US"/>
        </w:rPr>
      </w:pPr>
      <w:r w:rsidRPr="00AB7535">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w:t>
      </w:r>
      <w:proofErr w:type="gramStart"/>
      <w:r w:rsidRPr="00AB7535">
        <w:rPr>
          <w:rFonts w:ascii="Times New Roman" w:eastAsia="Times New Roman" w:hAnsi="Times New Roman" w:cs="Times New Roman"/>
          <w:sz w:val="20"/>
          <w:szCs w:val="20"/>
          <w:lang w:val="en-US"/>
        </w:rPr>
        <w:t>viral  escape</w:t>
      </w:r>
      <w:proofErr w:type="gramEnd"/>
      <w:r w:rsidRPr="00AB7535">
        <w:rPr>
          <w:rFonts w:ascii="Times New Roman" w:eastAsia="Times New Roman" w:hAnsi="Times New Roman" w:cs="Times New Roman"/>
          <w:sz w:val="20"/>
          <w:szCs w:val="20"/>
          <w:lang w:val="en-US"/>
        </w:rPr>
        <w:t xml:space="preserv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AB753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AB7535">
        <w:rPr>
          <w:rFonts w:ascii="Times New Roman" w:eastAsia="Times New Roman" w:hAnsi="Times New Roman" w:cs="Times New Roman"/>
          <w:sz w:val="20"/>
          <w:szCs w:val="20"/>
          <w:lang w:val="en-US"/>
        </w:rPr>
        <w:instrText xml:space="preserve"> ADDIN EN.CITE </w:instrText>
      </w:r>
      <w:r w:rsidRPr="00AB753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AB7535">
        <w:rPr>
          <w:rFonts w:ascii="Times New Roman" w:eastAsia="Times New Roman" w:hAnsi="Times New Roman" w:cs="Times New Roman"/>
          <w:sz w:val="20"/>
          <w:szCs w:val="20"/>
          <w:lang w:val="en-US"/>
        </w:rPr>
        <w:instrText xml:space="preserve"> ADDIN EN.CITE.DATA </w:instrText>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[41]</w:t>
      </w:r>
      <w:r w:rsidRPr="00AB7535">
        <w:rPr>
          <w:rFonts w:ascii="Times New Roman" w:eastAsia="Times New Roman" w:hAnsi="Times New Roman" w:cs="Times New Roman"/>
          <w:sz w:val="20"/>
          <w:szCs w:val="20"/>
          <w:lang w:val="en-US"/>
        </w:rPr>
        <w:fldChar w:fldCharType="end"/>
      </w:r>
    </w:p>
    <w:p w14:paraId="0493FB16" w14:textId="77777777" w:rsidR="000E616C" w:rsidRPr="00AB7535" w:rsidRDefault="000E616C" w:rsidP="00AB7535">
      <w:pPr>
        <w:ind w:firstLine="720"/>
        <w:jc w:val="both"/>
        <w:rPr>
          <w:rFonts w:ascii="Times New Roman" w:eastAsia="Times New Roman" w:hAnsi="Times New Roman" w:cs="Times New Roman"/>
          <w:sz w:val="20"/>
          <w:szCs w:val="20"/>
          <w:lang w:val="en-US"/>
        </w:rPr>
      </w:pPr>
      <w:r w:rsidRPr="00AB7535">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w:t>
      </w:r>
      <w:proofErr w:type="spellStart"/>
      <w:r w:rsidRPr="00AB7535">
        <w:rPr>
          <w:rFonts w:ascii="Times New Roman" w:eastAsia="Times New Roman" w:hAnsi="Times New Roman" w:cs="Times New Roman"/>
          <w:sz w:val="20"/>
          <w:szCs w:val="20"/>
          <w:lang w:val="en-US"/>
        </w:rPr>
        <w:t>furin</w:t>
      </w:r>
      <w:proofErr w:type="spellEnd"/>
      <w:r w:rsidRPr="00AB7535">
        <w:rPr>
          <w:rFonts w:ascii="Times New Roman" w:eastAsia="Times New Roman" w:hAnsi="Times New Roman" w:cs="Times New Roman"/>
          <w:sz w:val="20"/>
          <w:szCs w:val="20"/>
          <w:lang w:val="en-US"/>
        </w:rPr>
        <w:t xml:space="preserve"> cleavage region of Spike. They both confer a change in the amino acids from nonpolar hydrophobic to positively charge. They affect tropism (repertoire of </w:t>
      </w:r>
      <w:proofErr w:type="spellStart"/>
      <w:r w:rsidRPr="00AB7535">
        <w:rPr>
          <w:rFonts w:ascii="Times New Roman" w:eastAsia="Times New Roman" w:hAnsi="Times New Roman" w:cs="Times New Roman"/>
          <w:sz w:val="20"/>
          <w:szCs w:val="20"/>
          <w:lang w:val="en-US"/>
        </w:rPr>
        <w:t>infectable</w:t>
      </w:r>
      <w:proofErr w:type="spellEnd"/>
      <w:r w:rsidRPr="00AB7535">
        <w:rPr>
          <w:rFonts w:ascii="Times New Roman" w:eastAsia="Times New Roman" w:hAnsi="Times New Roman" w:cs="Times New Roman"/>
          <w:sz w:val="20"/>
          <w:szCs w:val="20"/>
          <w:lang w:val="en-US"/>
        </w:rPr>
        <w:t xml:space="preserve"> cells) by increasing the cleavage of S1/S2 proteins in human airway epithelial cells </w:t>
      </w:r>
      <w:r w:rsidRPr="00AB753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AB7535">
        <w:rPr>
          <w:rFonts w:ascii="Times New Roman" w:eastAsia="Times New Roman" w:hAnsi="Times New Roman" w:cs="Times New Roman"/>
          <w:sz w:val="20"/>
          <w:szCs w:val="20"/>
          <w:lang w:val="en-US"/>
        </w:rPr>
        <w:instrText xml:space="preserve"> ADDIN EN.CITE </w:instrText>
      </w:r>
      <w:r w:rsidRPr="00AB753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AB7535">
        <w:rPr>
          <w:rFonts w:ascii="Times New Roman" w:eastAsia="Times New Roman" w:hAnsi="Times New Roman" w:cs="Times New Roman"/>
          <w:sz w:val="20"/>
          <w:szCs w:val="20"/>
          <w:lang w:val="en-US"/>
        </w:rPr>
        <w:instrText xml:space="preserve"> ADDIN EN.CITE.DATA </w:instrText>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[42]</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w:t>
      </w:r>
    </w:p>
    <w:p w14:paraId="3C1437E9" w14:textId="77777777" w:rsidR="000E616C" w:rsidRPr="00AB7535" w:rsidRDefault="000E616C" w:rsidP="00AB7535">
      <w:pPr>
        <w:ind w:firstLine="720"/>
        <w:jc w:val="both"/>
        <w:rPr>
          <w:rFonts w:ascii="Times New Roman" w:eastAsia="Times New Roman" w:hAnsi="Times New Roman" w:cs="Times New Roman"/>
          <w:sz w:val="20"/>
          <w:szCs w:val="20"/>
          <w:lang w:val="en-US"/>
        </w:rPr>
      </w:pPr>
      <w:r w:rsidRPr="00AB7535">
        <w:rPr>
          <w:rFonts w:ascii="Times New Roman" w:eastAsia="Times New Roman" w:hAnsi="Times New Roman" w:cs="Times New Roman"/>
          <w:sz w:val="20"/>
          <w:szCs w:val="20"/>
          <w:lang w:val="en-US"/>
        </w:rPr>
        <w:t xml:space="preserve">Mutation D138Y in </w:t>
      </w:r>
      <w:proofErr w:type="gramStart"/>
      <w:r w:rsidRPr="00AB7535">
        <w:rPr>
          <w:rFonts w:ascii="Times New Roman" w:eastAsia="Times New Roman" w:hAnsi="Times New Roman" w:cs="Times New Roman"/>
          <w:sz w:val="20"/>
          <w:szCs w:val="20"/>
          <w:lang w:val="en-US"/>
        </w:rPr>
        <w:t>Spike  is</w:t>
      </w:r>
      <w:proofErr w:type="gramEnd"/>
      <w:r w:rsidRPr="00AB7535">
        <w:rPr>
          <w:rFonts w:ascii="Times New Roman" w:eastAsia="Times New Roman" w:hAnsi="Times New Roman" w:cs="Times New Roman"/>
          <w:sz w:val="20"/>
          <w:szCs w:val="20"/>
          <w:lang w:val="en-US"/>
        </w:rPr>
        <w:t xml:space="preserve"> believed to affect the protein's secondary structure thus reducing antibody -binding efficiency </w:t>
      </w:r>
      <w:r w:rsidRPr="00AB753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AB7535">
        <w:rPr>
          <w:rFonts w:ascii="Times New Roman" w:eastAsia="Times New Roman" w:hAnsi="Times New Roman" w:cs="Times New Roman"/>
          <w:sz w:val="20"/>
          <w:szCs w:val="20"/>
          <w:lang w:val="en-US"/>
        </w:rPr>
        <w:instrText xml:space="preserve"> ADDIN EN.CITE </w:instrText>
      </w:r>
      <w:r w:rsidRPr="00AB753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AB7535">
        <w:rPr>
          <w:rFonts w:ascii="Times New Roman" w:eastAsia="Times New Roman" w:hAnsi="Times New Roman" w:cs="Times New Roman"/>
          <w:sz w:val="20"/>
          <w:szCs w:val="20"/>
          <w:lang w:val="en-US"/>
        </w:rPr>
        <w:instrText xml:space="preserve"> ADDIN EN.CITE.DATA </w:instrText>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[43]</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AB753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AB7535">
        <w:rPr>
          <w:rFonts w:ascii="Times New Roman" w:eastAsia="Times New Roman" w:hAnsi="Times New Roman" w:cs="Times New Roman"/>
          <w:sz w:val="20"/>
          <w:szCs w:val="20"/>
          <w:lang w:val="en-US"/>
        </w:rPr>
        <w:instrText xml:space="preserve"> ADDIN EN.CITE </w:instrText>
      </w:r>
      <w:r w:rsidRPr="00AB753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AB7535">
        <w:rPr>
          <w:rFonts w:ascii="Times New Roman" w:eastAsia="Times New Roman" w:hAnsi="Times New Roman" w:cs="Times New Roman"/>
          <w:sz w:val="20"/>
          <w:szCs w:val="20"/>
          <w:lang w:val="en-US"/>
        </w:rPr>
        <w:instrText xml:space="preserve"> ADDIN EN.CITE.DATA </w:instrText>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[44]</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AB753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AB7535">
        <w:rPr>
          <w:rFonts w:ascii="Times New Roman" w:eastAsia="Times New Roman" w:hAnsi="Times New Roman" w:cs="Times New Roman"/>
          <w:sz w:val="20"/>
          <w:szCs w:val="20"/>
          <w:lang w:val="en-US"/>
        </w:rPr>
        <w:instrText xml:space="preserve"> ADDIN EN.CITE </w:instrText>
      </w:r>
      <w:r w:rsidRPr="00AB753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AB7535">
        <w:rPr>
          <w:rFonts w:ascii="Times New Roman" w:eastAsia="Times New Roman" w:hAnsi="Times New Roman" w:cs="Times New Roman"/>
          <w:sz w:val="20"/>
          <w:szCs w:val="20"/>
          <w:lang w:val="en-US"/>
        </w:rPr>
        <w:instrText xml:space="preserve"> ADDIN EN.CITE.DATA </w:instrText>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[45]</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 xml:space="preserve">. </w:t>
      </w:r>
    </w:p>
    <w:p w14:paraId="356A0979" w14:textId="1B4CF742" w:rsidR="000E616C" w:rsidRDefault="000E616C" w:rsidP="000E616C">
      <w:pPr>
        <w:rPr>
          <w:rFonts w:ascii="Helvetica" w:hAnsi="Helvetica"/>
          <w:b/>
          <w:color w:val="000000"/>
          <w:sz w:val="22"/>
          <w:szCs w:val="22"/>
          <w:shd w:val="clear" w:color="auto" w:fill="FFFFFF"/>
          <w:lang w:val="en-US"/>
        </w:rPr>
      </w:pPr>
      <w:r w:rsidRPr="00AB7535">
        <w:rPr>
          <w:rFonts w:ascii="Times New Roman" w:eastAsia="Times New Roman" w:hAnsi="Times New Roman" w:cs="Times New Roman"/>
          <w:sz w:val="20"/>
          <w:szCs w:val="20"/>
          <w:lang w:val="en-US"/>
        </w:rPr>
        <w:t xml:space="preserve">V82A and T120I in ORF7a are most frequently found in variant Delta of the coronavirus </w:t>
      </w:r>
      <w:r w:rsidRPr="00AB7535">
        <w:rPr>
          <w:rFonts w:ascii="Times New Roman" w:eastAsia="Times New Roman" w:hAnsi="Times New Roman" w:cs="Times New Roman"/>
          <w:sz w:val="20"/>
          <w:szCs w:val="20"/>
          <w:lang w:val="en-US"/>
        </w:rPr>
        <w:fldChar w:fldCharType="begin"/>
      </w:r>
      <w:r w:rsidRPr="00AB7535">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[46]</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p>
    <w:p w14:paraId="087299A0" w14:textId="6BDC2655" w:rsidR="00300643" w:rsidRPr="00300643" w:rsidRDefault="00300643">
      <w:pPr>
        <w:rPr>
          <w:rFonts w:ascii="Helvetica" w:hAnsi="Helvetica"/>
          <w:b/>
          <w:color w:val="000000"/>
          <w:sz w:val="22"/>
          <w:szCs w:val="22"/>
          <w:shd w:val="clear" w:color="auto" w:fill="FFFFFF"/>
        </w:rPr>
      </w:pPr>
    </w:p>
    <w:p w14:paraId="29A67EEA" w14:textId="6D023330" w:rsidR="00F40B43" w:rsidRPr="003552A3" w:rsidRDefault="00133529">
      <w:pPr>
        <w:rPr>
          <w:rStyle w:val="apple-converted-space"/>
          <w:rFonts w:ascii="Helvetica" w:hAnsi="Helvetica"/>
          <w:color w:val="000000"/>
          <w:sz w:val="22"/>
          <w:szCs w:val="22"/>
          <w:shd w:val="clear" w:color="auto" w:fill="FFFFFF"/>
        </w:rPr>
      </w:pPr>
      <w:r w:rsidRPr="003552A3">
        <w:rPr>
          <w:rFonts w:ascii="Helvetica" w:hAnsi="Helvetica"/>
          <w:b/>
          <w:color w:val="000000"/>
          <w:sz w:val="22"/>
          <w:szCs w:val="22"/>
          <w:shd w:val="clear" w:color="auto" w:fill="FFFFFF"/>
        </w:rPr>
        <w:t>It would be much preferable to list these as amino acid substitutions rather than nucleotide positions.</w:t>
      </w:r>
      <w:r w:rsidRPr="003552A3">
        <w:rPr>
          <w:rStyle w:val="apple-converted-space"/>
          <w:rFonts w:ascii="Helvetica" w:hAnsi="Helvetica"/>
          <w:color w:val="000000"/>
          <w:sz w:val="22"/>
          <w:szCs w:val="22"/>
          <w:shd w:val="clear" w:color="auto" w:fill="FFFFFF"/>
        </w:rPr>
        <w:t> </w:t>
      </w:r>
    </w:p>
    <w:p w14:paraId="312674EC" w14:textId="2B605235" w:rsidR="00E03940" w:rsidRPr="003552A3" w:rsidRDefault="00E03940">
      <w:pPr>
        <w:rPr>
          <w:rStyle w:val="apple-converted-space"/>
          <w:rFonts w:ascii="Helvetica" w:hAnsi="Helvetica"/>
          <w:color w:val="000000"/>
          <w:sz w:val="22"/>
          <w:szCs w:val="22"/>
          <w:shd w:val="clear" w:color="auto" w:fill="FFFFFF"/>
        </w:rPr>
      </w:pPr>
    </w:p>
    <w:p w14:paraId="293E983E" w14:textId="05737E37" w:rsidR="00E03940" w:rsidRPr="003552A3" w:rsidRDefault="00DE081B">
      <w:pPr>
        <w:rPr>
          <w:rStyle w:val="apple-converted-space"/>
          <w:rFonts w:ascii="Helvetica" w:hAnsi="Helvetica"/>
          <w:color w:val="000000"/>
          <w:sz w:val="22"/>
          <w:szCs w:val="22"/>
          <w:shd w:val="clear" w:color="auto" w:fill="FFFFFF"/>
          <w:lang w:val="en-US"/>
        </w:rPr>
      </w:pPr>
      <w:r w:rsidRPr="00DE081B">
        <w:rPr>
          <w:rStyle w:val="apple-converted-space"/>
          <w:rFonts w:ascii="Helvetica" w:hAnsi="Helvetica"/>
          <w:color w:val="000000"/>
          <w:sz w:val="22"/>
          <w:szCs w:val="22"/>
          <w:shd w:val="clear" w:color="auto" w:fill="FFFFFF"/>
          <w:lang w:val="en-US"/>
        </w:rPr>
        <w:t xml:space="preserve">Done </w:t>
      </w:r>
      <w:r w:rsidR="00F370B2">
        <w:rPr>
          <w:rStyle w:val="apple-converted-space"/>
          <w:rFonts w:ascii="Helvetica" w:hAnsi="Helvetica"/>
          <w:color w:val="000000"/>
          <w:sz w:val="22"/>
          <w:szCs w:val="22"/>
          <w:shd w:val="clear" w:color="auto" w:fill="FFFFFF"/>
          <w:lang w:val="en-US"/>
        </w:rPr>
        <w:t>(</w:t>
      </w:r>
      <w:r w:rsidR="00CA5559" w:rsidRPr="00AB7535">
        <w:rPr>
          <w:rStyle w:val="apple-converted-space"/>
          <w:rFonts w:ascii="Helvetica" w:hAnsi="Helvetica"/>
          <w:color w:val="000000"/>
          <w:sz w:val="22"/>
          <w:szCs w:val="22"/>
          <w:shd w:val="clear" w:color="auto" w:fill="FFFFFF"/>
          <w:lang w:val="en-US"/>
        </w:rPr>
        <w:t xml:space="preserve">Figs. 6 and </w:t>
      </w:r>
      <w:r w:rsidR="00413B07">
        <w:rPr>
          <w:rStyle w:val="apple-converted-space"/>
          <w:rFonts w:ascii="Helvetica" w:hAnsi="Helvetica"/>
          <w:color w:val="000000"/>
          <w:sz w:val="22"/>
          <w:szCs w:val="22"/>
          <w:shd w:val="clear" w:color="auto" w:fill="FFFFFF"/>
          <w:lang w:val="en-US"/>
        </w:rPr>
        <w:t>S5</w:t>
      </w:r>
      <w:r w:rsidR="00F370B2">
        <w:rPr>
          <w:rStyle w:val="apple-converted-space"/>
          <w:rFonts w:ascii="Helvetica" w:hAnsi="Helvetica"/>
          <w:color w:val="000000"/>
          <w:sz w:val="22"/>
          <w:szCs w:val="22"/>
          <w:shd w:val="clear" w:color="auto" w:fill="FFFFFF"/>
          <w:lang w:val="en-US"/>
        </w:rPr>
        <w:t>)</w:t>
      </w:r>
      <w:r w:rsidR="00E03940" w:rsidRPr="00AB7535">
        <w:rPr>
          <w:rStyle w:val="apple-converted-space"/>
          <w:rFonts w:ascii="Helvetica" w:hAnsi="Helvetica"/>
          <w:color w:val="000000"/>
          <w:sz w:val="22"/>
          <w:szCs w:val="22"/>
          <w:shd w:val="clear" w:color="auto" w:fill="FFFFFF"/>
          <w:lang w:val="en-US"/>
        </w:rPr>
        <w:t>.</w:t>
      </w:r>
    </w:p>
    <w:p w14:paraId="71060A0C" w14:textId="7A33DFC6" w:rsidR="0045680E" w:rsidRPr="0045680E" w:rsidRDefault="00133529">
      <w:pPr>
        <w:rPr>
          <w:rFonts w:ascii="Helvetica" w:hAnsi="Helvetica"/>
          <w:b/>
          <w:color w:val="000000"/>
          <w:sz w:val="22"/>
          <w:szCs w:val="22"/>
          <w:shd w:val="clear" w:color="auto" w:fill="FFFFFF"/>
          <w:lang w:val="en-US"/>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While I agree that the application of QLE based methods to SARS-CoV-2 is ill-advised and that the inherent assumptions are strongly violated</w:t>
      </w:r>
      <w:r w:rsidR="0045680E">
        <w:rPr>
          <w:rFonts w:ascii="Helvetica" w:hAnsi="Helvetica"/>
          <w:b/>
          <w:color w:val="000000"/>
          <w:sz w:val="22"/>
          <w:szCs w:val="22"/>
          <w:shd w:val="clear" w:color="auto" w:fill="FFFFFF"/>
          <w:lang w:val="en-US"/>
        </w:rPr>
        <w:t>…</w:t>
      </w:r>
    </w:p>
    <w:p w14:paraId="4B129A40" w14:textId="43BE99A1" w:rsidR="0045680E" w:rsidRDefault="0045680E">
      <w:pPr>
        <w:rPr>
          <w:rFonts w:ascii="Helvetica" w:hAnsi="Helvetica"/>
          <w:b/>
          <w:color w:val="000000"/>
          <w:sz w:val="22"/>
          <w:szCs w:val="22"/>
          <w:shd w:val="clear" w:color="auto" w:fill="FFFFFF"/>
        </w:rPr>
      </w:pPr>
    </w:p>
    <w:p w14:paraId="02189061" w14:textId="1973695A" w:rsidR="0045680E" w:rsidRPr="0045680E" w:rsidRDefault="0045680E">
      <w:pPr>
        <w:rPr>
          <w:rFonts w:ascii="Helvetica" w:hAnsi="Helvetica"/>
          <w:color w:val="000000"/>
          <w:sz w:val="22"/>
          <w:szCs w:val="22"/>
          <w:shd w:val="clear" w:color="auto" w:fill="FFFFFF"/>
          <w:lang w:val="en-US"/>
        </w:rPr>
      </w:pPr>
      <w:r w:rsidRPr="0045680E">
        <w:rPr>
          <w:rFonts w:ascii="Helvetica" w:hAnsi="Helvetica"/>
          <w:color w:val="000000"/>
          <w:sz w:val="22"/>
          <w:szCs w:val="22"/>
          <w:shd w:val="clear" w:color="auto" w:fill="FFFFFF"/>
          <w:lang w:val="en-US"/>
        </w:rPr>
        <w:t>Thank you</w:t>
      </w:r>
      <w:r>
        <w:rPr>
          <w:rFonts w:ascii="Helvetica" w:hAnsi="Helvetica"/>
          <w:color w:val="000000"/>
          <w:sz w:val="22"/>
          <w:szCs w:val="22"/>
          <w:shd w:val="clear" w:color="auto" w:fill="FFFFFF"/>
          <w:lang w:val="en-US"/>
        </w:rPr>
        <w:t xml:space="preserve"> for </w:t>
      </w:r>
      <w:r w:rsidR="00C73E12">
        <w:rPr>
          <w:rFonts w:ascii="Helvetica" w:hAnsi="Helvetica"/>
          <w:color w:val="000000"/>
          <w:sz w:val="22"/>
          <w:szCs w:val="22"/>
          <w:shd w:val="clear" w:color="auto" w:fill="FFFFFF"/>
          <w:lang w:val="en-US"/>
        </w:rPr>
        <w:t xml:space="preserve">agreeing with </w:t>
      </w:r>
      <w:r w:rsidR="00AE030E">
        <w:rPr>
          <w:rFonts w:ascii="Helvetica" w:hAnsi="Helvetica"/>
          <w:color w:val="000000"/>
          <w:sz w:val="22"/>
          <w:szCs w:val="22"/>
          <w:shd w:val="clear" w:color="auto" w:fill="FFFFFF"/>
          <w:lang w:val="en-US"/>
        </w:rPr>
        <w:t>this</w:t>
      </w:r>
      <w:r w:rsidR="008C2E7B">
        <w:rPr>
          <w:rFonts w:ascii="Helvetica" w:hAnsi="Helvetica"/>
          <w:color w:val="000000"/>
          <w:sz w:val="22"/>
          <w:szCs w:val="22"/>
          <w:shd w:val="clear" w:color="auto" w:fill="FFFFFF"/>
          <w:lang w:val="en-US"/>
        </w:rPr>
        <w:t xml:space="preserve"> important</w:t>
      </w:r>
      <w:r w:rsidR="00FD0CDE">
        <w:rPr>
          <w:rFonts w:ascii="Helvetica" w:hAnsi="Helvetica"/>
          <w:color w:val="000000"/>
          <w:sz w:val="22"/>
          <w:szCs w:val="22"/>
          <w:shd w:val="clear" w:color="auto" w:fill="FFFFFF"/>
          <w:lang w:val="en-US"/>
        </w:rPr>
        <w:t xml:space="preserve"> </w:t>
      </w:r>
      <w:r w:rsidR="002E7298">
        <w:rPr>
          <w:rFonts w:ascii="Helvetica" w:hAnsi="Helvetica"/>
          <w:color w:val="000000"/>
          <w:sz w:val="22"/>
          <w:szCs w:val="22"/>
          <w:shd w:val="clear" w:color="auto" w:fill="FFFFFF"/>
          <w:lang w:val="en-US"/>
        </w:rPr>
        <w:t>point.</w:t>
      </w:r>
    </w:p>
    <w:p w14:paraId="585EB124" w14:textId="77777777" w:rsidR="0045680E" w:rsidRDefault="0045680E">
      <w:pPr>
        <w:rPr>
          <w:rFonts w:ascii="Helvetica" w:hAnsi="Helvetica"/>
          <w:b/>
          <w:color w:val="000000"/>
          <w:sz w:val="22"/>
          <w:szCs w:val="22"/>
          <w:shd w:val="clear" w:color="auto" w:fill="FFFFFF"/>
        </w:rPr>
      </w:pPr>
    </w:p>
    <w:p w14:paraId="3EF6B7CD" w14:textId="27402C38" w:rsidR="00F40B43"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 </w:t>
      </w:r>
      <w:r w:rsidR="0045680E">
        <w:rPr>
          <w:rFonts w:ascii="Helvetica" w:hAnsi="Helvetica"/>
          <w:b/>
          <w:color w:val="000000"/>
          <w:sz w:val="22"/>
          <w:szCs w:val="22"/>
          <w:shd w:val="clear" w:color="auto" w:fill="FFFFFF"/>
          <w:lang w:val="en-US"/>
        </w:rPr>
        <w:t xml:space="preserve">… </w:t>
      </w:r>
      <w:r w:rsidRPr="003552A3">
        <w:rPr>
          <w:rFonts w:ascii="Helvetica" w:hAnsi="Helvetica"/>
          <w:b/>
          <w:color w:val="000000"/>
          <w:sz w:val="22"/>
          <w:szCs w:val="22"/>
          <w:shd w:val="clear" w:color="auto" w:fill="FFFFFF"/>
        </w:rPr>
        <w:t xml:space="preserve">I don't think the authors have convincingly shown that their approach does a lot better. </w:t>
      </w:r>
    </w:p>
    <w:p w14:paraId="11B488D2" w14:textId="77777777" w:rsidR="00087634" w:rsidRDefault="00087634" w:rsidP="00E50B5F">
      <w:pPr>
        <w:rPr>
          <w:rFonts w:ascii="Helvetica" w:hAnsi="Helvetica"/>
          <w:color w:val="000000"/>
          <w:sz w:val="22"/>
          <w:szCs w:val="22"/>
          <w:shd w:val="clear" w:color="auto" w:fill="FFFFFF"/>
          <w:lang w:val="en-US"/>
        </w:rPr>
      </w:pPr>
    </w:p>
    <w:p w14:paraId="4401924E" w14:textId="0123EAA8" w:rsidR="00C73E12" w:rsidRDefault="00C73E12" w:rsidP="00E50B5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We hope </w:t>
      </w:r>
      <w:r w:rsidR="006C22C3">
        <w:rPr>
          <w:rFonts w:ascii="Helvetica" w:hAnsi="Helvetica"/>
          <w:color w:val="000000"/>
          <w:sz w:val="22"/>
          <w:szCs w:val="22"/>
          <w:shd w:val="clear" w:color="auto" w:fill="FFFFFF"/>
          <w:lang w:val="en-US"/>
        </w:rPr>
        <w:t xml:space="preserve">we </w:t>
      </w:r>
      <w:r>
        <w:rPr>
          <w:rFonts w:ascii="Helvetica" w:hAnsi="Helvetica"/>
          <w:color w:val="000000"/>
          <w:sz w:val="22"/>
          <w:szCs w:val="22"/>
          <w:shd w:val="clear" w:color="auto" w:fill="FFFFFF"/>
          <w:lang w:val="en-US"/>
        </w:rPr>
        <w:t xml:space="preserve">now </w:t>
      </w:r>
      <w:r w:rsidR="006C22C3">
        <w:rPr>
          <w:rFonts w:ascii="Helvetica" w:hAnsi="Helvetica"/>
          <w:color w:val="000000"/>
          <w:sz w:val="22"/>
          <w:szCs w:val="22"/>
          <w:shd w:val="clear" w:color="auto" w:fill="FFFFFF"/>
          <w:lang w:val="en-US"/>
        </w:rPr>
        <w:t xml:space="preserve">addressed </w:t>
      </w:r>
      <w:r w:rsidR="00457934">
        <w:rPr>
          <w:rFonts w:ascii="Helvetica" w:hAnsi="Helvetica"/>
          <w:color w:val="000000"/>
          <w:sz w:val="22"/>
          <w:szCs w:val="22"/>
          <w:shd w:val="clear" w:color="auto" w:fill="FFFFFF"/>
          <w:lang w:val="en-US"/>
        </w:rPr>
        <w:t>Reviewer</w:t>
      </w:r>
      <w:r>
        <w:rPr>
          <w:rFonts w:ascii="Helvetica" w:hAnsi="Helvetica"/>
          <w:color w:val="000000"/>
          <w:sz w:val="22"/>
          <w:szCs w:val="22"/>
          <w:shd w:val="clear" w:color="auto" w:fill="FFFFFF"/>
          <w:lang w:val="en-US"/>
        </w:rPr>
        <w:t>'s</w:t>
      </w:r>
      <w:r w:rsidR="00457934">
        <w:rPr>
          <w:rFonts w:ascii="Helvetica" w:hAnsi="Helvetica"/>
          <w:color w:val="000000"/>
          <w:sz w:val="22"/>
          <w:szCs w:val="22"/>
          <w:shd w:val="clear" w:color="auto" w:fill="FFFFFF"/>
          <w:lang w:val="en-US"/>
        </w:rPr>
        <w:t xml:space="preserve"> </w:t>
      </w:r>
      <w:r w:rsidR="006C22C3">
        <w:rPr>
          <w:rFonts w:ascii="Helvetica" w:hAnsi="Helvetica"/>
          <w:color w:val="000000"/>
          <w:sz w:val="22"/>
          <w:szCs w:val="22"/>
          <w:shd w:val="clear" w:color="auto" w:fill="FFFFFF"/>
          <w:lang w:val="en-US"/>
        </w:rPr>
        <w:t xml:space="preserve">concerns about </w:t>
      </w:r>
      <w:r w:rsidR="00216D96">
        <w:rPr>
          <w:rFonts w:ascii="Helvetica" w:hAnsi="Helvetica"/>
          <w:color w:val="000000"/>
          <w:sz w:val="22"/>
          <w:szCs w:val="22"/>
          <w:shd w:val="clear" w:color="auto" w:fill="FFFFFF"/>
          <w:lang w:val="en-US"/>
        </w:rPr>
        <w:t xml:space="preserve">the </w:t>
      </w:r>
      <w:r w:rsidR="006C22C3">
        <w:rPr>
          <w:rFonts w:ascii="Helvetica" w:hAnsi="Helvetica"/>
          <w:color w:val="000000"/>
          <w:sz w:val="22"/>
          <w:szCs w:val="22"/>
          <w:shd w:val="clear" w:color="auto" w:fill="FFFFFF"/>
          <w:lang w:val="en-US"/>
        </w:rPr>
        <w:t>realism of simulation</w:t>
      </w:r>
      <w:r>
        <w:rPr>
          <w:rFonts w:ascii="Helvetica" w:hAnsi="Helvetica"/>
          <w:color w:val="000000"/>
          <w:sz w:val="22"/>
          <w:szCs w:val="22"/>
          <w:shd w:val="clear" w:color="auto" w:fill="FFFFFF"/>
          <w:lang w:val="en-US"/>
        </w:rPr>
        <w:t xml:space="preserve"> tests</w:t>
      </w:r>
      <w:r w:rsidR="00087634">
        <w:rPr>
          <w:rFonts w:ascii="Helvetica" w:hAnsi="Helvetica"/>
          <w:color w:val="000000"/>
          <w:sz w:val="22"/>
          <w:szCs w:val="22"/>
          <w:shd w:val="clear" w:color="auto" w:fill="FFFFFF"/>
          <w:lang w:val="en-US"/>
        </w:rPr>
        <w:t xml:space="preserve">. </w:t>
      </w:r>
      <w:r w:rsidR="005F62E6">
        <w:rPr>
          <w:rFonts w:ascii="Helvetica" w:hAnsi="Helvetica"/>
          <w:color w:val="000000"/>
          <w:sz w:val="22"/>
          <w:szCs w:val="22"/>
          <w:shd w:val="clear" w:color="auto" w:fill="FFFFFF"/>
          <w:lang w:val="en-US"/>
        </w:rPr>
        <w:t xml:space="preserve">The method </w:t>
      </w:r>
      <w:r w:rsidR="00814C4B">
        <w:rPr>
          <w:rFonts w:ascii="Helvetica" w:hAnsi="Helvetica"/>
          <w:color w:val="000000"/>
          <w:sz w:val="22"/>
          <w:szCs w:val="22"/>
          <w:shd w:val="clear" w:color="auto" w:fill="FFFFFF"/>
          <w:lang w:val="en-US"/>
        </w:rPr>
        <w:t xml:space="preserve">is very conservative and misses weaker bonds, but </w:t>
      </w:r>
      <w:r>
        <w:rPr>
          <w:rFonts w:ascii="Helvetica" w:hAnsi="Helvetica"/>
          <w:color w:val="000000"/>
          <w:sz w:val="22"/>
          <w:szCs w:val="22"/>
          <w:shd w:val="clear" w:color="auto" w:fill="FFFFFF"/>
          <w:lang w:val="en-US"/>
        </w:rPr>
        <w:t xml:space="preserve">it </w:t>
      </w:r>
      <w:r w:rsidR="005F62E6">
        <w:rPr>
          <w:rFonts w:ascii="Helvetica" w:hAnsi="Helvetica"/>
          <w:color w:val="000000"/>
          <w:sz w:val="22"/>
          <w:szCs w:val="22"/>
          <w:shd w:val="clear" w:color="auto" w:fill="FFFFFF"/>
          <w:lang w:val="en-US"/>
        </w:rPr>
        <w:t>does not generate any false positives (Fig. 4), which is impossible for QLE methods.</w:t>
      </w:r>
      <w:r w:rsidR="00457934">
        <w:rPr>
          <w:rFonts w:ascii="Helvetica" w:hAnsi="Helvetica"/>
          <w:color w:val="000000"/>
          <w:sz w:val="22"/>
          <w:szCs w:val="22"/>
          <w:shd w:val="clear" w:color="auto" w:fill="FFFFFF"/>
          <w:lang w:val="en-US"/>
        </w:rPr>
        <w:t xml:space="preserve"> </w:t>
      </w:r>
    </w:p>
    <w:p w14:paraId="11296EEC" w14:textId="77777777" w:rsidR="00C73E12" w:rsidRDefault="00C73E12" w:rsidP="00E50B5F">
      <w:pPr>
        <w:rPr>
          <w:rFonts w:ascii="Helvetica" w:hAnsi="Helvetica"/>
          <w:color w:val="000000"/>
          <w:sz w:val="22"/>
          <w:szCs w:val="22"/>
          <w:shd w:val="clear" w:color="auto" w:fill="FFFFFF"/>
          <w:lang w:val="en-US"/>
        </w:rPr>
      </w:pPr>
    </w:p>
    <w:p w14:paraId="30B40A33" w14:textId="0D7F77C6" w:rsidR="00E50B5F" w:rsidRDefault="00A20EBC" w:rsidP="00E50B5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 advantages of our approach</w:t>
      </w:r>
      <w:r w:rsidR="002B1390">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are now explained </w:t>
      </w:r>
      <w:r w:rsidR="002B1390">
        <w:rPr>
          <w:rFonts w:ascii="Helvetica" w:hAnsi="Helvetica"/>
          <w:color w:val="000000"/>
          <w:sz w:val="22"/>
          <w:szCs w:val="22"/>
          <w:shd w:val="clear" w:color="auto" w:fill="FFFFFF"/>
          <w:lang w:val="en-US"/>
        </w:rPr>
        <w:t>in Introduction</w:t>
      </w:r>
      <w:r w:rsidR="00F31215">
        <w:rPr>
          <w:rFonts w:ascii="Helvetica" w:hAnsi="Helvetica"/>
          <w:color w:val="000000"/>
          <w:sz w:val="22"/>
          <w:szCs w:val="22"/>
          <w:shd w:val="clear" w:color="auto" w:fill="FFFFFF"/>
          <w:lang w:val="en-US"/>
        </w:rPr>
        <w:t>, as follows</w:t>
      </w:r>
      <w:r w:rsidR="00AE38F3">
        <w:rPr>
          <w:rFonts w:ascii="Helvetica" w:hAnsi="Helvetica"/>
          <w:color w:val="000000"/>
          <w:sz w:val="22"/>
          <w:szCs w:val="22"/>
          <w:shd w:val="clear" w:color="auto" w:fill="FFFFFF"/>
          <w:lang w:val="en-US"/>
        </w:rPr>
        <w:t xml:space="preserve"> (Line </w:t>
      </w:r>
      <w:ins w:id="5" w:author="reirose2002@gmail.com" w:date="2026-05-07T13:33:00Z">
        <w:r w:rsidR="00AB7535">
          <w:rPr>
            <w:rFonts w:ascii="Helvetica" w:hAnsi="Helvetica"/>
            <w:color w:val="000000"/>
            <w:sz w:val="22"/>
            <w:szCs w:val="22"/>
            <w:shd w:val="clear" w:color="auto" w:fill="FFFFFF"/>
            <w:lang w:val="en-US"/>
          </w:rPr>
          <w:t>111</w:t>
        </w:r>
      </w:ins>
      <w:del w:id="6" w:author="reirose2002@gmail.com" w:date="2026-05-07T13:33:00Z">
        <w:r w:rsidR="00C953F2" w:rsidDel="00AB7535">
          <w:rPr>
            <w:rFonts w:ascii="Helvetica" w:hAnsi="Helvetica"/>
            <w:color w:val="000000"/>
            <w:sz w:val="22"/>
            <w:szCs w:val="22"/>
            <w:shd w:val="clear" w:color="auto" w:fill="FFFFFF"/>
            <w:lang w:val="en-US"/>
          </w:rPr>
          <w:delText>82</w:delText>
        </w:r>
      </w:del>
      <w:r w:rsidR="00AE38F3">
        <w:rPr>
          <w:rFonts w:ascii="Helvetica" w:hAnsi="Helvetica"/>
          <w:color w:val="000000"/>
          <w:sz w:val="22"/>
          <w:szCs w:val="22"/>
          <w:shd w:val="clear" w:color="auto" w:fill="FFFFFF"/>
          <w:lang w:val="en-US"/>
        </w:rPr>
        <w:t>)</w:t>
      </w:r>
      <w:r w:rsidR="00274A39">
        <w:rPr>
          <w:rFonts w:ascii="Helvetica" w:hAnsi="Helvetica"/>
          <w:color w:val="000000"/>
          <w:sz w:val="22"/>
          <w:szCs w:val="22"/>
          <w:shd w:val="clear" w:color="auto" w:fill="FFFFFF"/>
          <w:lang w:val="en-US"/>
        </w:rPr>
        <w:t>:</w:t>
      </w:r>
    </w:p>
    <w:p w14:paraId="58B7272C" w14:textId="77777777" w:rsidR="00E50B5F" w:rsidRDefault="00E50B5F">
      <w:pPr>
        <w:rPr>
          <w:rFonts w:ascii="Helvetica" w:hAnsi="Helvetica"/>
          <w:color w:val="000000"/>
          <w:sz w:val="22"/>
          <w:szCs w:val="22"/>
          <w:shd w:val="clear" w:color="auto" w:fill="FFFFFF"/>
          <w:lang w:val="en-US"/>
        </w:rPr>
      </w:pPr>
    </w:p>
    <w:p w14:paraId="0C3E9BE0" w14:textId="73936A39" w:rsidR="00087634" w:rsidRPr="00AB7535" w:rsidRDefault="000E616C" w:rsidP="00AB7535">
      <w:pPr>
        <w:jc w:val="both"/>
        <w:rPr>
          <w:rFonts w:ascii="Times New Roman" w:eastAsia="Times New Roman" w:hAnsi="Times New Roman" w:cs="Times New Roman"/>
          <w:bCs/>
          <w:sz w:val="20"/>
          <w:szCs w:val="20"/>
          <w:lang w:val="en-US"/>
        </w:rPr>
      </w:pPr>
      <w:r w:rsidRPr="00AB7535">
        <w:rPr>
          <w:rFonts w:ascii="Times New Roman" w:eastAsia="Times New Roman" w:hAnsi="Times New Roman" w:cs="Times New Roman"/>
          <w:sz w:val="20"/>
          <w:szCs w:val="20"/>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AB753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w:t>
      </w:r>
      <w:r w:rsidR="00497D8D" w:rsidRPr="00087634">
        <w:rPr>
          <w:rFonts w:ascii="Times New Roman" w:eastAsia="Times New Roman" w:hAnsi="Times New Roman" w:cs="Times New Roman"/>
          <w:sz w:val="20"/>
          <w:szCs w:val="20"/>
          <w:lang w:val="en-US"/>
        </w:rPr>
        <w:t xml:space="preserve">We demonstrate the accuracy on simulated sequences under conditions resembling the evolution of SARS CoV-2 including the emergence of </w:t>
      </w:r>
      <w:r w:rsidR="00497D8D">
        <w:rPr>
          <w:rFonts w:ascii="Times New Roman" w:eastAsia="Times New Roman" w:hAnsi="Times New Roman" w:cs="Times New Roman"/>
          <w:sz w:val="20"/>
          <w:szCs w:val="20"/>
          <w:lang w:val="en-US"/>
        </w:rPr>
        <w:t>variants of concern</w:t>
      </w:r>
      <w:r w:rsidR="00497D8D" w:rsidRPr="00087634">
        <w:rPr>
          <w:rFonts w:ascii="Times New Roman" w:eastAsia="Times New Roman" w:hAnsi="Times New Roman" w:cs="Times New Roman"/>
          <w:sz w:val="20"/>
          <w:szCs w:val="20"/>
          <w:lang w:val="en-US"/>
        </w:rPr>
        <w:t xml:space="preserve">. </w:t>
      </w:r>
      <w:r w:rsidRPr="00AB7535">
        <w:rPr>
          <w:rFonts w:ascii="Times New Roman" w:eastAsia="Times New Roman" w:hAnsi="Times New Roman" w:cs="Times New Roman"/>
          <w:sz w:val="20"/>
          <w:szCs w:val="20"/>
          <w:lang w:val="en-US"/>
        </w:rPr>
        <w:t xml:space="preserve">Thirdly, the application to data is focused on well-balanced sampling between sequences related to major variants. </w:t>
      </w:r>
      <w:r w:rsidRPr="00AB7535">
        <w:rPr>
          <w:rFonts w:ascii="Times New Roman" w:eastAsia="Times New Roman" w:hAnsi="Times New Roman" w:cs="Times New Roman"/>
          <w:bCs/>
          <w:sz w:val="20"/>
          <w:szCs w:val="20"/>
          <w:lang w:val="en-US"/>
        </w:rPr>
        <w:t xml:space="preserve">The fourth feature is the use of the conditional correlator. </w:t>
      </w:r>
    </w:p>
    <w:p w14:paraId="13C66E58" w14:textId="49A6D9D1" w:rsidR="001538C8" w:rsidRDefault="001538C8">
      <w:pPr>
        <w:rPr>
          <w:rFonts w:ascii="Times New Roman" w:hAnsi="Times New Roman" w:cs="Times New Roman"/>
          <w:bCs/>
          <w:color w:val="000000"/>
          <w:sz w:val="20"/>
          <w:szCs w:val="20"/>
          <w:shd w:val="clear" w:color="auto" w:fill="FFFFFF"/>
          <w:lang w:val="en-US"/>
        </w:rPr>
      </w:pPr>
    </w:p>
    <w:p w14:paraId="63F493AE" w14:textId="35D9C485" w:rsidR="001538C8" w:rsidRPr="001538C8" w:rsidRDefault="001538C8">
      <w:pPr>
        <w:rPr>
          <w:rFonts w:ascii="Helvetica" w:hAnsi="Helvetica"/>
          <w:color w:val="000000"/>
          <w:sz w:val="22"/>
          <w:szCs w:val="22"/>
          <w:shd w:val="clear" w:color="auto" w:fill="FFFFFF"/>
          <w:lang w:val="en-US"/>
        </w:rPr>
      </w:pPr>
    </w:p>
    <w:p w14:paraId="595C02F2" w14:textId="39BCD0C2"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In fact, tree based methods (like Neverov et al) take strong linkage effect into account explicitly. </w:t>
      </w:r>
    </w:p>
    <w:p w14:paraId="5D9BFB0A" w14:textId="77777777" w:rsidR="00EB50E0" w:rsidRPr="003552A3" w:rsidRDefault="00EB50E0">
      <w:pPr>
        <w:rPr>
          <w:rStyle w:val="apple-converted-space"/>
          <w:rFonts w:ascii="Helvetica" w:hAnsi="Helvetica"/>
          <w:color w:val="000000"/>
          <w:sz w:val="22"/>
          <w:szCs w:val="22"/>
          <w:shd w:val="clear" w:color="auto" w:fill="FFFFFF"/>
        </w:rPr>
      </w:pPr>
    </w:p>
    <w:p w14:paraId="3A40BEFF" w14:textId="20FF0304" w:rsidR="00082298" w:rsidRDefault="007F4A31">
      <w:pPr>
        <w:rPr>
          <w:rFonts w:ascii="Helvetica" w:hAnsi="Helvetica"/>
          <w:color w:val="000000"/>
          <w:sz w:val="22"/>
          <w:szCs w:val="22"/>
          <w:lang w:val="en-US"/>
        </w:rPr>
      </w:pPr>
      <w:r>
        <w:rPr>
          <w:rFonts w:ascii="Helvetica" w:hAnsi="Helvetica"/>
          <w:color w:val="000000"/>
          <w:sz w:val="22"/>
          <w:szCs w:val="22"/>
          <w:lang w:val="en-US"/>
        </w:rPr>
        <w:t>Indeed, t</w:t>
      </w:r>
      <w:r w:rsidR="00B63C09">
        <w:rPr>
          <w:rFonts w:ascii="Helvetica" w:hAnsi="Helvetica"/>
          <w:color w:val="000000"/>
          <w:sz w:val="22"/>
          <w:szCs w:val="22"/>
          <w:lang w:val="en-US"/>
        </w:rPr>
        <w:t xml:space="preserve">hey </w:t>
      </w:r>
      <w:proofErr w:type="gramStart"/>
      <w:r w:rsidR="00B63C09">
        <w:rPr>
          <w:rFonts w:ascii="Helvetica" w:hAnsi="Helvetica"/>
          <w:color w:val="000000"/>
          <w:sz w:val="22"/>
          <w:szCs w:val="22"/>
          <w:lang w:val="en-US"/>
        </w:rPr>
        <w:t>make an effort</w:t>
      </w:r>
      <w:proofErr w:type="gramEnd"/>
      <w:r w:rsidR="00B63C09">
        <w:rPr>
          <w:rFonts w:ascii="Helvetica" w:hAnsi="Helvetica"/>
          <w:color w:val="000000"/>
          <w:sz w:val="22"/>
          <w:szCs w:val="22"/>
          <w:lang w:val="en-US"/>
        </w:rPr>
        <w:t xml:space="preserve"> </w:t>
      </w:r>
      <w:r>
        <w:rPr>
          <w:rFonts w:ascii="Helvetica" w:hAnsi="Helvetica"/>
          <w:color w:val="000000"/>
          <w:sz w:val="22"/>
          <w:szCs w:val="22"/>
          <w:lang w:val="en-US"/>
        </w:rPr>
        <w:t>to do so</w:t>
      </w:r>
      <w:r w:rsidR="00B63C09">
        <w:rPr>
          <w:rFonts w:ascii="Helvetica" w:hAnsi="Helvetica"/>
          <w:color w:val="000000"/>
          <w:sz w:val="22"/>
          <w:szCs w:val="22"/>
          <w:lang w:val="en-US"/>
        </w:rPr>
        <w:t xml:space="preserve"> by monitoring synonymous mutations as markers of linkage</w:t>
      </w:r>
      <w:r>
        <w:rPr>
          <w:rFonts w:ascii="Helvetica" w:hAnsi="Helvetica"/>
          <w:color w:val="000000"/>
          <w:sz w:val="22"/>
          <w:szCs w:val="22"/>
          <w:lang w:val="en-US"/>
        </w:rPr>
        <w:t>. However,</w:t>
      </w:r>
      <w:r w:rsidR="00B63C09">
        <w:rPr>
          <w:rFonts w:ascii="Helvetica" w:hAnsi="Helvetica"/>
          <w:color w:val="000000"/>
          <w:sz w:val="22"/>
          <w:szCs w:val="22"/>
          <w:lang w:val="en-US"/>
        </w:rPr>
        <w:t xml:space="preserve"> they do not use balancing sampling and do not test the accuracy on simulated sequences. </w:t>
      </w:r>
      <w:r w:rsidR="00082298">
        <w:rPr>
          <w:rFonts w:ascii="Helvetica" w:hAnsi="Helvetica"/>
          <w:color w:val="000000"/>
          <w:sz w:val="22"/>
          <w:szCs w:val="22"/>
          <w:lang w:val="en-US"/>
        </w:rPr>
        <w:t>As for the replacement of a pairwise correlation to the</w:t>
      </w:r>
      <w:r w:rsidR="00917F60">
        <w:rPr>
          <w:rFonts w:ascii="Helvetica" w:hAnsi="Helvetica"/>
          <w:color w:val="000000"/>
          <w:sz w:val="22"/>
          <w:szCs w:val="22"/>
          <w:lang w:val="en-US"/>
        </w:rPr>
        <w:t xml:space="preserve"> phylogenetic</w:t>
      </w:r>
      <w:r w:rsidR="00082298">
        <w:rPr>
          <w:rFonts w:ascii="Helvetica" w:hAnsi="Helvetica"/>
          <w:color w:val="000000"/>
          <w:sz w:val="22"/>
          <w:szCs w:val="22"/>
          <w:lang w:val="en-US"/>
        </w:rPr>
        <w:t xml:space="preserve"> tree, in itself, it offers little advantage </w:t>
      </w:r>
      <w:r w:rsidR="00D841A1">
        <w:rPr>
          <w:rFonts w:ascii="Helvetica" w:hAnsi="Helvetica"/>
          <w:color w:val="000000"/>
          <w:sz w:val="22"/>
          <w:szCs w:val="22"/>
          <w:lang w:val="en-US"/>
        </w:rPr>
        <w:t xml:space="preserve">in canceling linkage effects (see </w:t>
      </w:r>
      <w:proofErr w:type="spellStart"/>
      <w:r w:rsidR="00D841A1">
        <w:rPr>
          <w:rFonts w:ascii="Helvetica" w:hAnsi="Helvetica"/>
          <w:color w:val="000000"/>
          <w:sz w:val="22"/>
          <w:szCs w:val="22"/>
          <w:lang w:val="en-US"/>
        </w:rPr>
        <w:t>Pedruzzi</w:t>
      </w:r>
      <w:proofErr w:type="spellEnd"/>
      <w:r w:rsidR="00D841A1">
        <w:rPr>
          <w:rFonts w:ascii="Helvetica" w:hAnsi="Helvetica"/>
          <w:color w:val="000000"/>
          <w:sz w:val="22"/>
          <w:szCs w:val="22"/>
          <w:lang w:val="en-US"/>
        </w:rPr>
        <w:t xml:space="preserve"> &amp; </w:t>
      </w:r>
      <w:proofErr w:type="spellStart"/>
      <w:r w:rsidR="00D841A1">
        <w:rPr>
          <w:rFonts w:ascii="Helvetica" w:hAnsi="Helvetica"/>
          <w:color w:val="000000"/>
          <w:sz w:val="22"/>
          <w:szCs w:val="22"/>
          <w:lang w:val="en-US"/>
        </w:rPr>
        <w:t>Rouzine</w:t>
      </w:r>
      <w:proofErr w:type="spellEnd"/>
      <w:r w:rsidR="00D841A1">
        <w:rPr>
          <w:rFonts w:ascii="Helvetica" w:hAnsi="Helvetica"/>
          <w:color w:val="000000"/>
          <w:sz w:val="22"/>
          <w:szCs w:val="22"/>
          <w:lang w:val="en-US"/>
        </w:rPr>
        <w:t xml:space="preserve"> </w:t>
      </w:r>
      <w:proofErr w:type="spellStart"/>
      <w:r w:rsidR="00D841A1">
        <w:rPr>
          <w:rFonts w:ascii="Helvetica" w:hAnsi="Helvetica"/>
          <w:color w:val="000000"/>
          <w:sz w:val="22"/>
          <w:szCs w:val="22"/>
          <w:lang w:val="en-US"/>
        </w:rPr>
        <w:t>PLoS</w:t>
      </w:r>
      <w:proofErr w:type="spellEnd"/>
      <w:r w:rsidR="00D841A1">
        <w:rPr>
          <w:rFonts w:ascii="Helvetica" w:hAnsi="Helvetica"/>
          <w:color w:val="000000"/>
          <w:sz w:val="22"/>
          <w:szCs w:val="22"/>
          <w:lang w:val="en-US"/>
        </w:rPr>
        <w:t xml:space="preserve"> ONE 2019)</w:t>
      </w:r>
      <w:r w:rsidR="00082298">
        <w:rPr>
          <w:rFonts w:ascii="Helvetica" w:hAnsi="Helvetica"/>
          <w:color w:val="000000"/>
          <w:sz w:val="22"/>
          <w:szCs w:val="22"/>
          <w:lang w:val="en-US"/>
        </w:rPr>
        <w:t xml:space="preserve">. </w:t>
      </w:r>
    </w:p>
    <w:p w14:paraId="5A414DD9" w14:textId="77777777" w:rsidR="00082298" w:rsidRDefault="00082298">
      <w:pPr>
        <w:rPr>
          <w:rFonts w:ascii="Helvetica" w:hAnsi="Helvetica"/>
          <w:color w:val="000000"/>
          <w:sz w:val="22"/>
          <w:szCs w:val="22"/>
          <w:lang w:val="en-US"/>
        </w:rPr>
      </w:pPr>
    </w:p>
    <w:p w14:paraId="0A4660EA" w14:textId="6B51394E" w:rsidR="009A1697" w:rsidRDefault="00082298">
      <w:pPr>
        <w:rPr>
          <w:rFonts w:ascii="Helvetica" w:hAnsi="Helvetica"/>
          <w:color w:val="000000"/>
          <w:sz w:val="22"/>
          <w:szCs w:val="22"/>
          <w:lang w:val="en-US"/>
        </w:rPr>
      </w:pPr>
      <w:r>
        <w:rPr>
          <w:rFonts w:ascii="Helvetica" w:hAnsi="Helvetica"/>
          <w:color w:val="000000"/>
          <w:sz w:val="22"/>
          <w:szCs w:val="22"/>
          <w:lang w:val="en-US"/>
        </w:rPr>
        <w:t>To explain it, w</w:t>
      </w:r>
      <w:r w:rsidR="009D7091">
        <w:rPr>
          <w:rFonts w:ascii="Helvetica" w:hAnsi="Helvetica"/>
          <w:color w:val="000000"/>
          <w:sz w:val="22"/>
          <w:szCs w:val="22"/>
          <w:lang w:val="en-US"/>
        </w:rPr>
        <w:t xml:space="preserve">e </w:t>
      </w:r>
      <w:r w:rsidR="00E4451D">
        <w:rPr>
          <w:rFonts w:ascii="Helvetica" w:hAnsi="Helvetica"/>
          <w:color w:val="000000"/>
          <w:sz w:val="22"/>
          <w:szCs w:val="22"/>
          <w:lang w:val="en-US"/>
        </w:rPr>
        <w:t>added to Discussion</w:t>
      </w:r>
      <w:r w:rsidR="003C7B04">
        <w:rPr>
          <w:rFonts w:ascii="Helvetica" w:hAnsi="Helvetica"/>
          <w:color w:val="000000"/>
          <w:sz w:val="22"/>
          <w:szCs w:val="22"/>
          <w:lang w:val="en-US"/>
        </w:rPr>
        <w:t xml:space="preserve"> the following paragraph</w:t>
      </w:r>
      <w:r w:rsidR="00D841A1">
        <w:rPr>
          <w:rFonts w:ascii="Helvetica" w:hAnsi="Helvetica"/>
          <w:color w:val="000000"/>
          <w:sz w:val="22"/>
          <w:szCs w:val="22"/>
          <w:lang w:val="en-US"/>
        </w:rPr>
        <w:t xml:space="preserve"> (Line </w:t>
      </w:r>
      <w:ins w:id="7" w:author="reirose2002@gmail.com" w:date="2026-05-07T13:34:00Z">
        <w:r w:rsidR="00AB7535">
          <w:rPr>
            <w:rFonts w:ascii="Helvetica" w:hAnsi="Helvetica"/>
            <w:color w:val="000000"/>
            <w:sz w:val="22"/>
            <w:szCs w:val="22"/>
            <w:lang w:val="en-US"/>
          </w:rPr>
          <w:t>428</w:t>
        </w:r>
      </w:ins>
      <w:del w:id="8" w:author="reirose2002@gmail.com" w:date="2026-05-07T13:34:00Z">
        <w:r w:rsidR="00D841A1" w:rsidDel="00AB7535">
          <w:rPr>
            <w:rFonts w:ascii="Helvetica" w:hAnsi="Helvetica"/>
            <w:color w:val="000000"/>
            <w:sz w:val="22"/>
            <w:szCs w:val="22"/>
            <w:lang w:val="en-US"/>
          </w:rPr>
          <w:delText>323</w:delText>
        </w:r>
      </w:del>
      <w:r w:rsidR="00D841A1">
        <w:rPr>
          <w:rFonts w:ascii="Helvetica" w:hAnsi="Helvetica"/>
          <w:color w:val="000000"/>
          <w:sz w:val="22"/>
          <w:szCs w:val="22"/>
          <w:lang w:val="en-US"/>
        </w:rPr>
        <w:t>)</w:t>
      </w:r>
      <w:r w:rsidR="00E4451D">
        <w:rPr>
          <w:rFonts w:ascii="Helvetica" w:hAnsi="Helvetica"/>
          <w:color w:val="000000"/>
          <w:sz w:val="22"/>
          <w:szCs w:val="22"/>
          <w:lang w:val="en-US"/>
        </w:rPr>
        <w:t>:</w:t>
      </w:r>
    </w:p>
    <w:p w14:paraId="78D2CC42" w14:textId="77777777" w:rsidR="00EB1D8F" w:rsidRDefault="00EB1D8F">
      <w:pPr>
        <w:rPr>
          <w:rFonts w:ascii="Helvetica" w:hAnsi="Helvetica"/>
          <w:color w:val="000000"/>
          <w:sz w:val="22"/>
          <w:szCs w:val="22"/>
          <w:lang w:val="en-US"/>
        </w:rPr>
      </w:pPr>
    </w:p>
    <w:p w14:paraId="7DE81459" w14:textId="77777777" w:rsidR="00394A37" w:rsidRPr="00AB7535" w:rsidRDefault="00394A37" w:rsidP="00AB7535">
      <w:pPr>
        <w:ind w:firstLine="720"/>
        <w:jc w:val="both"/>
        <w:rPr>
          <w:rFonts w:ascii="Times New Roman" w:eastAsia="Times New Roman" w:hAnsi="Times New Roman" w:cs="Times New Roman"/>
          <w:bCs/>
          <w:sz w:val="20"/>
          <w:szCs w:val="20"/>
          <w:lang w:val="en-US"/>
        </w:rPr>
      </w:pPr>
      <w:r w:rsidRPr="00AB7535">
        <w:rPr>
          <w:rFonts w:ascii="Times New Roman" w:eastAsia="Times New Roman" w:hAnsi="Times New Roman" w:cs="Times New Roman"/>
          <w:sz w:val="20"/>
          <w:szCs w:val="20"/>
        </w:rPr>
        <w:t>Note that the use of tree-based methods does</w:t>
      </w:r>
      <w:r w:rsidRPr="00AB7535">
        <w:rPr>
          <w:rFonts w:ascii="Times New Roman" w:eastAsia="Times New Roman" w:hAnsi="Times New Roman" w:cs="Times New Roman"/>
          <w:bCs/>
          <w:sz w:val="20"/>
          <w:szCs w:val="20"/>
        </w:rPr>
        <w:t xml:space="preserve"> not automatically compensate for strong linkage effects. </w:t>
      </w:r>
      <w:r w:rsidRPr="00AB7535">
        <w:rPr>
          <w:rFonts w:ascii="Times New Roman" w:eastAsia="Times New Roman" w:hAnsi="Times New Roman" w:cs="Times New Roman"/>
          <w:bCs/>
          <w:sz w:val="20"/>
          <w:szCs w:val="20"/>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AB7535">
        <w:rPr>
          <w:rFonts w:ascii="Times New Roman" w:eastAsia="Times New Roman" w:hAnsi="Times New Roman" w:cs="Times New Roman"/>
          <w:bCs/>
          <w:sz w:val="20"/>
          <w:szCs w:val="20"/>
          <w:lang w:val="en-US"/>
        </w:rPr>
        <w:fldChar w:fldCharType="begin"/>
      </w:r>
      <w:r w:rsidRPr="00AB7535">
        <w:rPr>
          <w:rFonts w:ascii="Times New Roman" w:eastAsia="Times New Roman" w:hAnsi="Times New Roman" w:cs="Times New Roman"/>
          <w:bCs/>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AB7535">
        <w:rPr>
          <w:rFonts w:ascii="Times New Roman" w:eastAsia="Times New Roman" w:hAnsi="Times New Roman" w:cs="Times New Roman"/>
          <w:bCs/>
          <w:sz w:val="20"/>
          <w:szCs w:val="20"/>
          <w:lang w:val="en-US"/>
        </w:rPr>
        <w:fldChar w:fldCharType="separate"/>
      </w:r>
      <w:r w:rsidRPr="00AB7535">
        <w:rPr>
          <w:rFonts w:ascii="Times New Roman" w:eastAsia="Times New Roman" w:hAnsi="Times New Roman" w:cs="Times New Roman"/>
          <w:bCs/>
          <w:noProof/>
          <w:sz w:val="20"/>
          <w:szCs w:val="20"/>
          <w:lang w:val="en-US"/>
        </w:rPr>
        <w:t>[34]</w:t>
      </w:r>
      <w:r w:rsidRPr="00AB7535">
        <w:rPr>
          <w:rFonts w:ascii="Times New Roman" w:eastAsia="Times New Roman" w:hAnsi="Times New Roman" w:cs="Times New Roman"/>
          <w:bCs/>
          <w:sz w:val="20"/>
          <w:szCs w:val="20"/>
          <w:lang w:val="en-US"/>
        </w:rPr>
        <w:fldChar w:fldCharType="end"/>
      </w:r>
      <w:r w:rsidRPr="00AB7535">
        <w:rPr>
          <w:rFonts w:ascii="Times New Roman" w:eastAsia="Times New Roman" w:hAnsi="Times New Roman" w:cs="Times New Roman"/>
          <w:bCs/>
          <w:sz w:val="20"/>
          <w:szCs w:val="20"/>
          <w:lang w:val="en-US"/>
        </w:rPr>
        <w:t>. To exclude the effects of linkage, one group</w:t>
      </w:r>
      <w:r w:rsidRPr="00AB7535" w:rsidDel="00012969">
        <w:rPr>
          <w:rFonts w:ascii="Times New Roman" w:eastAsia="Times New Roman" w:hAnsi="Times New Roman" w:cs="Times New Roman"/>
          <w:bCs/>
          <w:sz w:val="20"/>
          <w:szCs w:val="20"/>
          <w:lang w:val="en-US"/>
        </w:rPr>
        <w:t xml:space="preserve"> </w:t>
      </w:r>
      <w:r w:rsidRPr="00AB7535">
        <w:rPr>
          <w:rFonts w:ascii="Times New Roman" w:eastAsia="Times New Roman" w:hAnsi="Times New Roman" w:cs="Times New Roman"/>
          <w:bCs/>
          <w:sz w:val="20"/>
          <w:szCs w:val="20"/>
          <w:lang w:val="en-US"/>
        </w:rPr>
        <w:t xml:space="preserve">used synonymous sites as markers of linkage  </w:t>
      </w:r>
      <w:r w:rsidRPr="00AB7535">
        <w:rPr>
          <w:rFonts w:ascii="Times New Roman" w:eastAsia="Times New Roman" w:hAnsi="Times New Roman" w:cs="Times New Roman"/>
          <w:bCs/>
          <w:sz w:val="20"/>
          <w:szCs w:val="20"/>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AB7535">
        <w:rPr>
          <w:rFonts w:ascii="Times New Roman" w:eastAsia="Times New Roman" w:hAnsi="Times New Roman" w:cs="Times New Roman"/>
          <w:bCs/>
          <w:sz w:val="20"/>
          <w:szCs w:val="20"/>
          <w:lang w:val="en-US"/>
        </w:rPr>
        <w:instrText xml:space="preserve"> ADDIN EN.CITE </w:instrText>
      </w:r>
      <w:r w:rsidRPr="00AB7535">
        <w:rPr>
          <w:rFonts w:ascii="Times New Roman" w:eastAsia="Times New Roman" w:hAnsi="Times New Roman" w:cs="Times New Roman"/>
          <w:bCs/>
          <w:sz w:val="20"/>
          <w:szCs w:val="20"/>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AB7535">
        <w:rPr>
          <w:rFonts w:ascii="Times New Roman" w:eastAsia="Times New Roman" w:hAnsi="Times New Roman" w:cs="Times New Roman"/>
          <w:bCs/>
          <w:sz w:val="20"/>
          <w:szCs w:val="20"/>
          <w:lang w:val="en-US"/>
        </w:rPr>
        <w:instrText xml:space="preserve"> ADDIN EN.CITE.DATA </w:instrText>
      </w:r>
      <w:r w:rsidRPr="00AB7535">
        <w:rPr>
          <w:rFonts w:ascii="Times New Roman" w:eastAsia="Times New Roman" w:hAnsi="Times New Roman" w:cs="Times New Roman"/>
          <w:bCs/>
          <w:sz w:val="20"/>
          <w:szCs w:val="20"/>
          <w:lang w:val="en-US"/>
        </w:rPr>
      </w:r>
      <w:r w:rsidRPr="00AB7535">
        <w:rPr>
          <w:rFonts w:ascii="Times New Roman" w:eastAsia="Times New Roman" w:hAnsi="Times New Roman" w:cs="Times New Roman"/>
          <w:bCs/>
          <w:sz w:val="20"/>
          <w:szCs w:val="20"/>
          <w:lang w:val="en-US"/>
        </w:rPr>
        <w:fldChar w:fldCharType="end"/>
      </w:r>
      <w:r w:rsidRPr="00AB7535">
        <w:rPr>
          <w:rFonts w:ascii="Times New Roman" w:eastAsia="Times New Roman" w:hAnsi="Times New Roman" w:cs="Times New Roman"/>
          <w:bCs/>
          <w:sz w:val="20"/>
          <w:szCs w:val="20"/>
          <w:lang w:val="en-US"/>
        </w:rPr>
      </w:r>
      <w:r w:rsidRPr="00AB7535">
        <w:rPr>
          <w:rFonts w:ascii="Times New Roman" w:eastAsia="Times New Roman" w:hAnsi="Times New Roman" w:cs="Times New Roman"/>
          <w:bCs/>
          <w:sz w:val="20"/>
          <w:szCs w:val="20"/>
          <w:lang w:val="en-US"/>
        </w:rPr>
        <w:fldChar w:fldCharType="separate"/>
      </w:r>
      <w:r w:rsidRPr="00AB7535">
        <w:rPr>
          <w:rFonts w:ascii="Times New Roman" w:eastAsia="Times New Roman" w:hAnsi="Times New Roman" w:cs="Times New Roman"/>
          <w:bCs/>
          <w:noProof/>
          <w:sz w:val="20"/>
          <w:szCs w:val="20"/>
          <w:lang w:val="en-US"/>
        </w:rPr>
        <w:t>[37, 38]</w:t>
      </w:r>
      <w:r w:rsidRPr="00AB7535">
        <w:rPr>
          <w:rFonts w:ascii="Times New Roman" w:eastAsia="Times New Roman" w:hAnsi="Times New Roman" w:cs="Times New Roman"/>
          <w:bCs/>
          <w:sz w:val="20"/>
          <w:szCs w:val="20"/>
          <w:lang w:val="en-US"/>
        </w:rPr>
        <w:fldChar w:fldCharType="end"/>
      </w:r>
      <w:r w:rsidRPr="00AB7535">
        <w:rPr>
          <w:rFonts w:ascii="Times New Roman" w:eastAsia="Times New Roman" w:hAnsi="Times New Roman" w:cs="Times New Roman"/>
          <w:bCs/>
          <w:sz w:val="20"/>
          <w:szCs w:val="20"/>
          <w:lang w:val="en-US"/>
        </w:rPr>
        <w:t xml:space="preserve">. However, the accuracy of this method was not tested in simulation. </w:t>
      </w:r>
    </w:p>
    <w:p w14:paraId="780AA517" w14:textId="77777777" w:rsidR="0069296F" w:rsidRDefault="0069296F">
      <w:pPr>
        <w:rPr>
          <w:rFonts w:ascii="Helvetica" w:hAnsi="Helvetica"/>
          <w:color w:val="000000"/>
          <w:sz w:val="22"/>
          <w:szCs w:val="22"/>
          <w:lang w:val="en-US"/>
        </w:rPr>
      </w:pPr>
    </w:p>
    <w:p w14:paraId="5CB8E4B6" w14:textId="77777777" w:rsidR="00EB1D8F" w:rsidRPr="003552A3" w:rsidRDefault="00EB1D8F" w:rsidP="00EB1D8F">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These can be applied to very large datasets and should extract all available information from the data.</w:t>
      </w:r>
      <w:r w:rsidRPr="003552A3">
        <w:rPr>
          <w:rStyle w:val="apple-converted-space"/>
          <w:rFonts w:ascii="Helvetica" w:hAnsi="Helvetica"/>
          <w:b/>
          <w:color w:val="000000"/>
          <w:sz w:val="22"/>
          <w:szCs w:val="22"/>
          <w:shd w:val="clear" w:color="auto" w:fill="FFFFFF"/>
        </w:rPr>
        <w:t> </w:t>
      </w:r>
    </w:p>
    <w:p w14:paraId="05DF25C7" w14:textId="77777777" w:rsidR="00EB1D8F" w:rsidRPr="00EB1D8F" w:rsidRDefault="00EB1D8F">
      <w:pPr>
        <w:rPr>
          <w:rFonts w:ascii="Helvetica" w:hAnsi="Helvetica"/>
          <w:color w:val="000000"/>
          <w:sz w:val="22"/>
          <w:szCs w:val="22"/>
        </w:rPr>
      </w:pPr>
    </w:p>
    <w:p w14:paraId="2C3F7146" w14:textId="77758575" w:rsidR="00761C88" w:rsidRPr="00216930" w:rsidRDefault="00DE32E6">
      <w:pPr>
        <w:rPr>
          <w:rFonts w:ascii="Helvetica" w:hAnsi="Helvetica"/>
          <w:color w:val="000000"/>
          <w:sz w:val="22"/>
          <w:szCs w:val="22"/>
        </w:rPr>
      </w:pPr>
      <w:r w:rsidRPr="00216930">
        <w:rPr>
          <w:rFonts w:ascii="Helvetica" w:hAnsi="Helvetica"/>
          <w:color w:val="000000"/>
          <w:sz w:val="22"/>
          <w:szCs w:val="22"/>
        </w:rPr>
        <w:t>Potentially,</w:t>
      </w:r>
      <w:r w:rsidR="00761C88" w:rsidRPr="00216930">
        <w:rPr>
          <w:rFonts w:ascii="Helvetica" w:hAnsi="Helvetica"/>
          <w:color w:val="000000"/>
          <w:sz w:val="22"/>
          <w:szCs w:val="22"/>
        </w:rPr>
        <w:t xml:space="preserve"> </w:t>
      </w:r>
      <w:r w:rsidR="00775FBA" w:rsidRPr="00216930">
        <w:rPr>
          <w:rFonts w:ascii="Helvetica" w:hAnsi="Helvetica"/>
          <w:color w:val="000000"/>
          <w:sz w:val="22"/>
          <w:szCs w:val="22"/>
        </w:rPr>
        <w:t>it can be done</w:t>
      </w:r>
      <w:r w:rsidRPr="00216930">
        <w:rPr>
          <w:rFonts w:ascii="Helvetica" w:hAnsi="Helvetica"/>
          <w:color w:val="000000"/>
          <w:sz w:val="22"/>
          <w:szCs w:val="22"/>
        </w:rPr>
        <w:t>, provided the</w:t>
      </w:r>
      <w:r w:rsidR="0096356A" w:rsidRPr="00216930">
        <w:rPr>
          <w:rFonts w:ascii="Helvetica" w:hAnsi="Helvetica"/>
          <w:color w:val="000000"/>
          <w:sz w:val="22"/>
          <w:szCs w:val="22"/>
        </w:rPr>
        <w:t xml:space="preserve"> authors of that </w:t>
      </w:r>
      <w:r w:rsidR="00F3110B">
        <w:rPr>
          <w:rFonts w:ascii="Helvetica" w:hAnsi="Helvetica"/>
          <w:color w:val="000000"/>
          <w:sz w:val="22"/>
          <w:szCs w:val="22"/>
        </w:rPr>
        <w:t>future</w:t>
      </w:r>
      <w:r w:rsidR="0096356A" w:rsidRPr="00216930">
        <w:rPr>
          <w:rFonts w:ascii="Helvetica" w:hAnsi="Helvetica"/>
          <w:color w:val="000000"/>
          <w:sz w:val="22"/>
          <w:szCs w:val="22"/>
        </w:rPr>
        <w:t xml:space="preserve"> work use</w:t>
      </w:r>
      <w:r w:rsidRPr="00216930">
        <w:rPr>
          <w:rFonts w:ascii="Helvetica" w:hAnsi="Helvetica"/>
          <w:color w:val="000000"/>
          <w:sz w:val="22"/>
          <w:szCs w:val="22"/>
        </w:rPr>
        <w:t xml:space="preserve"> </w:t>
      </w:r>
      <w:r w:rsidR="00761C88" w:rsidRPr="00216930">
        <w:rPr>
          <w:rFonts w:ascii="Helvetica" w:hAnsi="Helvetica"/>
          <w:bCs/>
          <w:color w:val="000000"/>
          <w:sz w:val="22"/>
          <w:szCs w:val="22"/>
          <w:shd w:val="clear" w:color="auto" w:fill="FFFFFF"/>
          <w:lang w:val="en-US"/>
        </w:rPr>
        <w:t>balanced averaging</w:t>
      </w:r>
      <w:r w:rsidRPr="00216930">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over data </w:t>
      </w:r>
      <w:r w:rsidR="00761C88" w:rsidRPr="00216930">
        <w:rPr>
          <w:rFonts w:ascii="Helvetica" w:hAnsi="Helvetica"/>
          <w:bCs/>
          <w:color w:val="000000"/>
          <w:sz w:val="22"/>
          <w:szCs w:val="22"/>
          <w:shd w:val="clear" w:color="auto" w:fill="FFFFFF"/>
          <w:lang w:val="en-US"/>
        </w:rPr>
        <w:t>and test</w:t>
      </w:r>
      <w:r w:rsidR="00775FBA" w:rsidRPr="00216930">
        <w:rPr>
          <w:rFonts w:ascii="Helvetica" w:hAnsi="Helvetica"/>
          <w:bCs/>
          <w:color w:val="000000"/>
          <w:sz w:val="22"/>
          <w:szCs w:val="22"/>
          <w:shd w:val="clear" w:color="auto" w:fill="FFFFFF"/>
          <w:lang w:val="en-US"/>
        </w:rPr>
        <w:t xml:space="preserve"> for </w:t>
      </w:r>
      <w:r w:rsidR="0096356A" w:rsidRPr="00216930">
        <w:rPr>
          <w:rFonts w:ascii="Helvetica" w:hAnsi="Helvetica"/>
          <w:bCs/>
          <w:color w:val="000000"/>
          <w:sz w:val="22"/>
          <w:szCs w:val="22"/>
          <w:shd w:val="clear" w:color="auto" w:fill="FFFFFF"/>
          <w:lang w:val="en-US"/>
        </w:rPr>
        <w:t xml:space="preserve">the </w:t>
      </w:r>
      <w:r w:rsidR="00775FBA" w:rsidRPr="00216930">
        <w:rPr>
          <w:rFonts w:ascii="Helvetica" w:hAnsi="Helvetica"/>
          <w:bCs/>
          <w:color w:val="000000"/>
          <w:sz w:val="22"/>
          <w:szCs w:val="22"/>
          <w:shd w:val="clear" w:color="auto" w:fill="FFFFFF"/>
          <w:lang w:val="en-US"/>
        </w:rPr>
        <w:t>accurac</w:t>
      </w:r>
      <w:r w:rsidR="0096356A" w:rsidRPr="00216930">
        <w:rPr>
          <w:rFonts w:ascii="Helvetica" w:hAnsi="Helvetica"/>
          <w:bCs/>
          <w:color w:val="000000"/>
          <w:sz w:val="22"/>
          <w:szCs w:val="22"/>
          <w:shd w:val="clear" w:color="auto" w:fill="FFFFFF"/>
          <w:lang w:val="en-US"/>
        </w:rPr>
        <w:t>y</w:t>
      </w:r>
      <w:r w:rsidR="00DC4164">
        <w:rPr>
          <w:rFonts w:ascii="Helvetica" w:hAnsi="Helvetica"/>
          <w:bCs/>
          <w:color w:val="000000"/>
          <w:sz w:val="22"/>
          <w:szCs w:val="22"/>
          <w:shd w:val="clear" w:color="auto" w:fill="FFFFFF"/>
          <w:lang w:val="en-US"/>
        </w:rPr>
        <w:t xml:space="preserve"> by simulation</w:t>
      </w:r>
      <w:r w:rsidR="0096356A" w:rsidRPr="00216930">
        <w:rPr>
          <w:rFonts w:ascii="Helvetica" w:hAnsi="Helvetica"/>
          <w:bCs/>
          <w:color w:val="000000"/>
          <w:sz w:val="22"/>
          <w:szCs w:val="22"/>
          <w:shd w:val="clear" w:color="auto" w:fill="FFFFFF"/>
          <w:lang w:val="en-US"/>
        </w:rPr>
        <w:t>, as we do</w:t>
      </w:r>
      <w:r w:rsidR="009143F3" w:rsidRPr="00216930">
        <w:rPr>
          <w:rFonts w:ascii="Helvetica" w:hAnsi="Helvetica"/>
          <w:bCs/>
          <w:color w:val="000000"/>
          <w:sz w:val="22"/>
          <w:szCs w:val="22"/>
          <w:shd w:val="clear" w:color="auto" w:fill="FFFFFF"/>
          <w:lang w:val="en-US"/>
        </w:rPr>
        <w:t>.</w:t>
      </w:r>
      <w:r w:rsidR="00B84398" w:rsidRPr="00216930">
        <w:rPr>
          <w:rFonts w:ascii="Helvetica" w:hAnsi="Helvetica"/>
          <w:bCs/>
          <w:color w:val="000000"/>
          <w:sz w:val="22"/>
          <w:szCs w:val="22"/>
          <w:shd w:val="clear" w:color="auto" w:fill="FFFFFF"/>
          <w:lang w:val="en-US"/>
        </w:rPr>
        <w:t xml:space="preserve"> </w:t>
      </w:r>
      <w:r w:rsidR="003621B2">
        <w:rPr>
          <w:rFonts w:ascii="Helvetica" w:hAnsi="Helvetica"/>
          <w:bCs/>
          <w:color w:val="000000"/>
          <w:sz w:val="22"/>
          <w:szCs w:val="22"/>
          <w:shd w:val="clear" w:color="auto" w:fill="FFFFFF"/>
          <w:lang w:val="en-US"/>
        </w:rPr>
        <w:t>This has not been done by Plotkin’s group in 2011-2015</w:t>
      </w:r>
      <w:r w:rsidR="00C72CC4">
        <w:rPr>
          <w:rFonts w:ascii="Helvetica" w:hAnsi="Helvetica"/>
          <w:bCs/>
          <w:color w:val="000000"/>
          <w:sz w:val="22"/>
          <w:szCs w:val="22"/>
          <w:shd w:val="clear" w:color="auto" w:fill="FFFFFF"/>
          <w:lang w:val="en-US"/>
        </w:rPr>
        <w:t xml:space="preserve"> who only used neutral mutations as a marker of hitchhiking</w:t>
      </w:r>
      <w:r w:rsidR="003621B2">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We would be </w:t>
      </w:r>
      <w:r w:rsidR="00955CAE">
        <w:rPr>
          <w:rFonts w:ascii="Helvetica" w:hAnsi="Helvetica"/>
          <w:bCs/>
          <w:color w:val="000000"/>
          <w:sz w:val="22"/>
          <w:szCs w:val="22"/>
          <w:shd w:val="clear" w:color="auto" w:fill="FFFFFF"/>
          <w:lang w:val="en-US"/>
        </w:rPr>
        <w:t xml:space="preserve">very </w:t>
      </w:r>
      <w:r w:rsidR="0096356A" w:rsidRPr="00216930">
        <w:rPr>
          <w:rFonts w:ascii="Helvetica" w:hAnsi="Helvetica"/>
          <w:bCs/>
          <w:color w:val="000000"/>
          <w:sz w:val="22"/>
          <w:szCs w:val="22"/>
          <w:shd w:val="clear" w:color="auto" w:fill="FFFFFF"/>
          <w:lang w:val="en-US"/>
        </w:rPr>
        <w:t xml:space="preserve">interested in reading such an article and comparing </w:t>
      </w:r>
      <w:r w:rsidR="00216930">
        <w:rPr>
          <w:rFonts w:ascii="Helvetica" w:hAnsi="Helvetica"/>
          <w:bCs/>
          <w:color w:val="000000"/>
          <w:sz w:val="22"/>
          <w:szCs w:val="22"/>
          <w:shd w:val="clear" w:color="auto" w:fill="FFFFFF"/>
          <w:lang w:val="en-US"/>
        </w:rPr>
        <w:t xml:space="preserve">its </w:t>
      </w:r>
      <w:r w:rsidR="0096356A" w:rsidRPr="00216930">
        <w:rPr>
          <w:rFonts w:ascii="Helvetica" w:hAnsi="Helvetica"/>
          <w:bCs/>
          <w:color w:val="000000"/>
          <w:sz w:val="22"/>
          <w:szCs w:val="22"/>
          <w:shd w:val="clear" w:color="auto" w:fill="FFFFFF"/>
          <w:lang w:val="en-US"/>
        </w:rPr>
        <w:t>results with ours.</w:t>
      </w:r>
    </w:p>
    <w:p w14:paraId="2375AD8D" w14:textId="011C0D86"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Minor points:</w:t>
      </w:r>
      <w:r w:rsidRPr="003552A3">
        <w:rPr>
          <w:rStyle w:val="apple-converted-space"/>
          <w:rFonts w:ascii="Helvetica" w:hAnsi="Helvetica"/>
          <w:b/>
          <w:color w:val="000000"/>
          <w:sz w:val="22"/>
          <w:szCs w:val="22"/>
          <w:shd w:val="clear" w:color="auto" w:fill="FFFFFF"/>
        </w:rPr>
        <w:t> </w:t>
      </w:r>
    </w:p>
    <w:p w14:paraId="7F95288B" w14:textId="77777777" w:rsidR="00D0221E"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3552A3">
        <w:rPr>
          <w:rStyle w:val="apple-converted-space"/>
          <w:rFonts w:ascii="Helvetica" w:hAnsi="Helvetica"/>
          <w:b/>
          <w:color w:val="000000"/>
          <w:sz w:val="22"/>
          <w:szCs w:val="22"/>
          <w:shd w:val="clear" w:color="auto" w:fill="FFFFFF"/>
        </w:rPr>
        <w:t> </w:t>
      </w:r>
    </w:p>
    <w:p w14:paraId="1C2CAC32" w14:textId="77777777" w:rsidR="00D0221E" w:rsidRPr="003552A3" w:rsidRDefault="00D0221E">
      <w:pPr>
        <w:rPr>
          <w:rStyle w:val="apple-converted-space"/>
          <w:rFonts w:ascii="Helvetica" w:hAnsi="Helvetica"/>
          <w:color w:val="000000"/>
          <w:sz w:val="22"/>
          <w:szCs w:val="22"/>
          <w:shd w:val="clear" w:color="auto" w:fill="FFFFFF"/>
        </w:rPr>
      </w:pPr>
    </w:p>
    <w:p w14:paraId="5F7B78BB" w14:textId="56315677" w:rsidR="000A411F" w:rsidRPr="003552A3" w:rsidRDefault="00D841A1">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As</w:t>
      </w:r>
      <w:r w:rsidR="001F5F81">
        <w:rPr>
          <w:rStyle w:val="apple-converted-space"/>
          <w:rFonts w:ascii="Helvetica" w:hAnsi="Helvetica"/>
          <w:color w:val="000000"/>
          <w:sz w:val="22"/>
          <w:szCs w:val="22"/>
          <w:shd w:val="clear" w:color="auto" w:fill="FFFFFF"/>
          <w:lang w:val="en-US"/>
        </w:rPr>
        <w:t xml:space="preserve"> stated in the title of the manuscript, </w:t>
      </w:r>
      <w:r w:rsidR="000A411F" w:rsidRPr="003552A3">
        <w:rPr>
          <w:rStyle w:val="apple-converted-space"/>
          <w:rFonts w:ascii="Helvetica" w:hAnsi="Helvetica"/>
          <w:color w:val="000000"/>
          <w:sz w:val="22"/>
          <w:szCs w:val="22"/>
          <w:shd w:val="clear" w:color="auto" w:fill="FFFFFF"/>
          <w:lang w:val="en-US"/>
        </w:rPr>
        <w:t xml:space="preserve">we </w:t>
      </w:r>
      <w:r w:rsidR="00CF26C0">
        <w:rPr>
          <w:rStyle w:val="apple-converted-space"/>
          <w:rFonts w:ascii="Helvetica" w:hAnsi="Helvetica"/>
          <w:color w:val="000000"/>
          <w:sz w:val="22"/>
          <w:szCs w:val="22"/>
          <w:shd w:val="clear" w:color="auto" w:fill="FFFFFF"/>
          <w:lang w:val="en-US"/>
        </w:rPr>
        <w:t>seek</w:t>
      </w:r>
      <w:r w:rsidR="000A411F" w:rsidRPr="003552A3">
        <w:rPr>
          <w:rStyle w:val="apple-converted-space"/>
          <w:rFonts w:ascii="Helvetica" w:hAnsi="Helvetica"/>
          <w:color w:val="000000"/>
          <w:sz w:val="22"/>
          <w:szCs w:val="22"/>
          <w:shd w:val="clear" w:color="auto" w:fill="FFFFFF"/>
          <w:lang w:val="en-US"/>
        </w:rPr>
        <w:t xml:space="preserve"> fitness valleys connecting major variants</w:t>
      </w:r>
      <w:r w:rsidR="00182872">
        <w:rPr>
          <w:rStyle w:val="apple-converted-space"/>
          <w:rFonts w:ascii="Helvetica" w:hAnsi="Helvetica"/>
          <w:color w:val="000000"/>
          <w:sz w:val="22"/>
          <w:szCs w:val="22"/>
          <w:shd w:val="clear" w:color="auto" w:fill="FFFFFF"/>
          <w:lang w:val="en-US"/>
        </w:rPr>
        <w:t xml:space="preserve"> to explain the emergence of VOC</w:t>
      </w:r>
      <w:r w:rsidR="000A411F" w:rsidRPr="003552A3">
        <w:rPr>
          <w:rStyle w:val="apple-converted-space"/>
          <w:rFonts w:ascii="Helvetica" w:hAnsi="Helvetica"/>
          <w:color w:val="000000"/>
          <w:sz w:val="22"/>
          <w:szCs w:val="22"/>
          <w:shd w:val="clear" w:color="auto" w:fill="FFFFFF"/>
          <w:lang w:val="en-US"/>
        </w:rPr>
        <w:t>.</w:t>
      </w:r>
      <w:r w:rsidR="00274A39">
        <w:rPr>
          <w:rStyle w:val="apple-converted-space"/>
          <w:rFonts w:ascii="Helvetica" w:hAnsi="Helvetica"/>
          <w:color w:val="000000"/>
          <w:sz w:val="22"/>
          <w:szCs w:val="22"/>
          <w:shd w:val="clear" w:color="auto" w:fill="FFFFFF"/>
          <w:lang w:val="en-US"/>
        </w:rPr>
        <w:t xml:space="preserve"> </w:t>
      </w:r>
      <w:r w:rsidR="00182872">
        <w:rPr>
          <w:rStyle w:val="apple-converted-space"/>
          <w:rFonts w:ascii="Helvetica" w:hAnsi="Helvetica"/>
          <w:color w:val="000000"/>
          <w:sz w:val="22"/>
          <w:szCs w:val="22"/>
          <w:shd w:val="clear" w:color="auto" w:fill="FFFFFF"/>
          <w:lang w:val="en-US"/>
        </w:rPr>
        <w:t>H</w:t>
      </w:r>
      <w:r w:rsidR="00274A39">
        <w:rPr>
          <w:rStyle w:val="apple-converted-space"/>
          <w:rFonts w:ascii="Helvetica" w:hAnsi="Helvetica"/>
          <w:color w:val="000000"/>
          <w:sz w:val="22"/>
          <w:szCs w:val="22"/>
          <w:shd w:val="clear" w:color="auto" w:fill="FFFFFF"/>
          <w:lang w:val="en-US"/>
        </w:rPr>
        <w:t>ence, we must use the</w:t>
      </w:r>
      <w:r w:rsidR="00E61A5A">
        <w:rPr>
          <w:rStyle w:val="apple-converted-space"/>
          <w:rFonts w:ascii="Helvetica" w:hAnsi="Helvetica"/>
          <w:color w:val="000000"/>
          <w:sz w:val="22"/>
          <w:szCs w:val="22"/>
          <w:shd w:val="clear" w:color="auto" w:fill="FFFFFF"/>
          <w:lang w:val="en-US"/>
        </w:rPr>
        <w:t xml:space="preserve"> balanced</w:t>
      </w:r>
      <w:r w:rsidR="00274A39">
        <w:rPr>
          <w:rStyle w:val="apple-converted-space"/>
          <w:rFonts w:ascii="Helvetica" w:hAnsi="Helvetica"/>
          <w:color w:val="000000"/>
          <w:sz w:val="22"/>
          <w:szCs w:val="22"/>
          <w:shd w:val="clear" w:color="auto" w:fill="FFFFFF"/>
          <w:lang w:val="en-US"/>
        </w:rPr>
        <w:t xml:space="preserve"> mix of variants</w:t>
      </w:r>
      <w:r w:rsidR="00CD2769">
        <w:rPr>
          <w:rStyle w:val="apple-converted-space"/>
          <w:rFonts w:ascii="Helvetica" w:hAnsi="Helvetica"/>
          <w:color w:val="000000"/>
          <w:sz w:val="22"/>
          <w:szCs w:val="22"/>
          <w:shd w:val="clear" w:color="auto" w:fill="FFFFFF"/>
          <w:lang w:val="en-US"/>
        </w:rPr>
        <w:t>, as we do in Dataset 1</w:t>
      </w:r>
      <w:r w:rsidR="00182872">
        <w:rPr>
          <w:rStyle w:val="apple-converted-space"/>
          <w:rFonts w:ascii="Helvetica" w:hAnsi="Helvetica"/>
          <w:color w:val="000000"/>
          <w:sz w:val="22"/>
          <w:szCs w:val="22"/>
          <w:shd w:val="clear" w:color="auto" w:fill="FFFFFF"/>
          <w:lang w:val="en-US"/>
        </w:rPr>
        <w:t>.</w:t>
      </w:r>
    </w:p>
    <w:p w14:paraId="7E502010" w14:textId="77777777" w:rsidR="000A411F"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QLE does not ignore linkage effects. It assumes that recombination is rapid compared to allele frequency changes.</w:t>
      </w:r>
      <w:r w:rsidRPr="003552A3">
        <w:rPr>
          <w:rStyle w:val="apple-converted-space"/>
          <w:rFonts w:ascii="Helvetica" w:hAnsi="Helvetica"/>
          <w:b/>
          <w:color w:val="000000"/>
          <w:sz w:val="22"/>
          <w:szCs w:val="22"/>
          <w:shd w:val="clear" w:color="auto" w:fill="FFFFFF"/>
        </w:rPr>
        <w:t> </w:t>
      </w:r>
    </w:p>
    <w:p w14:paraId="6EC288A5" w14:textId="77777777" w:rsidR="000A411F" w:rsidRPr="003552A3" w:rsidRDefault="000A411F">
      <w:pPr>
        <w:rPr>
          <w:rStyle w:val="apple-converted-space"/>
          <w:rFonts w:ascii="Helvetica" w:hAnsi="Helvetica"/>
          <w:color w:val="000000"/>
          <w:sz w:val="22"/>
          <w:szCs w:val="22"/>
          <w:shd w:val="clear" w:color="auto" w:fill="FFFFFF"/>
        </w:rPr>
      </w:pPr>
    </w:p>
    <w:p w14:paraId="0008CEC5" w14:textId="77777777" w:rsidR="00832391" w:rsidRPr="002B7CE1" w:rsidRDefault="00832391" w:rsidP="00832391">
      <w:pPr>
        <w:rPr>
          <w:rStyle w:val="apple-converted-space"/>
          <w:rFonts w:ascii="Times New Roman" w:hAnsi="Times New Roman" w:cs="Times New Roman"/>
          <w:color w:val="000000"/>
          <w:sz w:val="20"/>
          <w:szCs w:val="20"/>
          <w:shd w:val="clear" w:color="auto" w:fill="FFFFFF"/>
          <w:lang w:val="en-US"/>
        </w:rPr>
      </w:pPr>
      <w:r>
        <w:rPr>
          <w:rStyle w:val="apple-converted-space"/>
          <w:rFonts w:ascii="Helvetica" w:hAnsi="Helvetica"/>
          <w:color w:val="000000"/>
          <w:sz w:val="22"/>
          <w:szCs w:val="22"/>
          <w:shd w:val="clear" w:color="auto" w:fill="FFFFFF"/>
          <w:lang w:val="en-US"/>
        </w:rPr>
        <w:t>Thank you. In the end, it amounts to the same thing: linkage effects are relatively small.</w:t>
      </w:r>
    </w:p>
    <w:p w14:paraId="2564317D" w14:textId="75576AD6" w:rsidR="000A411F" w:rsidRPr="003552A3" w:rsidRDefault="000A411F">
      <w:pPr>
        <w:rPr>
          <w:rStyle w:val="apple-converted-space"/>
          <w:rFonts w:ascii="Helvetica" w:hAnsi="Helvetica"/>
          <w:color w:val="000000"/>
          <w:sz w:val="22"/>
          <w:szCs w:val="22"/>
          <w:shd w:val="clear" w:color="auto" w:fill="FFFFFF"/>
          <w:lang w:val="en-US"/>
        </w:rPr>
      </w:pPr>
      <w:r w:rsidRPr="00C90CFE">
        <w:rPr>
          <w:rStyle w:val="apple-converted-space"/>
          <w:rFonts w:ascii="Helvetica" w:hAnsi="Helvetica"/>
          <w:color w:val="000000"/>
          <w:sz w:val="22"/>
          <w:szCs w:val="22"/>
          <w:shd w:val="clear" w:color="auto" w:fill="FFFFFF"/>
          <w:lang w:val="en-US"/>
        </w:rPr>
        <w:t xml:space="preserve">We </w:t>
      </w:r>
      <w:r w:rsidR="00BD0B49" w:rsidRPr="00C90CFE">
        <w:rPr>
          <w:rStyle w:val="apple-converted-space"/>
          <w:rFonts w:ascii="Helvetica" w:hAnsi="Helvetica"/>
          <w:color w:val="000000"/>
          <w:sz w:val="22"/>
          <w:szCs w:val="22"/>
          <w:shd w:val="clear" w:color="auto" w:fill="FFFFFF"/>
          <w:lang w:val="en-US"/>
        </w:rPr>
        <w:t>edited</w:t>
      </w:r>
      <w:r w:rsidR="006A4193" w:rsidRPr="00C90CFE">
        <w:rPr>
          <w:rStyle w:val="apple-converted-space"/>
          <w:rFonts w:ascii="Helvetica" w:hAnsi="Helvetica"/>
          <w:color w:val="000000"/>
          <w:sz w:val="22"/>
          <w:szCs w:val="22"/>
          <w:shd w:val="clear" w:color="auto" w:fill="FFFFFF"/>
          <w:lang w:val="en-US"/>
        </w:rPr>
        <w:t xml:space="preserve"> the sentence</w:t>
      </w:r>
      <w:r w:rsidR="007B2C1B">
        <w:rPr>
          <w:rStyle w:val="apple-converted-space"/>
          <w:rFonts w:ascii="Helvetica" w:hAnsi="Helvetica"/>
          <w:color w:val="000000"/>
          <w:sz w:val="22"/>
          <w:szCs w:val="22"/>
          <w:shd w:val="clear" w:color="auto" w:fill="FFFFFF"/>
          <w:lang w:val="en-US"/>
        </w:rPr>
        <w:t xml:space="preserve"> </w:t>
      </w:r>
      <w:r w:rsidR="00832391">
        <w:rPr>
          <w:rStyle w:val="apple-converted-space"/>
          <w:rFonts w:ascii="Helvetica" w:hAnsi="Helvetica"/>
          <w:color w:val="000000"/>
          <w:sz w:val="22"/>
          <w:szCs w:val="22"/>
          <w:shd w:val="clear" w:color="auto" w:fill="FFFFFF"/>
          <w:lang w:val="en-US"/>
        </w:rPr>
        <w:t xml:space="preserve">(line </w:t>
      </w:r>
      <w:ins w:id="9" w:author="reirose2002@gmail.com" w:date="2026-05-07T13:36:00Z">
        <w:r w:rsidR="00AB7535">
          <w:rPr>
            <w:rStyle w:val="apple-converted-space"/>
            <w:rFonts w:ascii="Helvetica" w:hAnsi="Helvetica"/>
            <w:color w:val="000000"/>
            <w:sz w:val="22"/>
            <w:szCs w:val="22"/>
            <w:shd w:val="clear" w:color="auto" w:fill="FFFFFF"/>
            <w:lang w:val="en-US"/>
          </w:rPr>
          <w:t>394</w:t>
        </w:r>
      </w:ins>
      <w:del w:id="10" w:author="reirose2002@gmail.com" w:date="2026-05-07T13:36:00Z">
        <w:r w:rsidR="00832391" w:rsidDel="00AB7535">
          <w:rPr>
            <w:rStyle w:val="apple-converted-space"/>
            <w:rFonts w:ascii="Helvetica" w:hAnsi="Helvetica"/>
            <w:color w:val="000000"/>
            <w:sz w:val="22"/>
            <w:szCs w:val="22"/>
            <w:shd w:val="clear" w:color="auto" w:fill="FFFFFF"/>
            <w:lang w:val="en-US"/>
          </w:rPr>
          <w:delText>298</w:delText>
        </w:r>
      </w:del>
      <w:r w:rsidR="00832391">
        <w:rPr>
          <w:rStyle w:val="apple-converted-space"/>
          <w:rFonts w:ascii="Helvetica" w:hAnsi="Helvetica"/>
          <w:color w:val="000000"/>
          <w:sz w:val="22"/>
          <w:szCs w:val="22"/>
          <w:shd w:val="clear" w:color="auto" w:fill="FFFFFF"/>
          <w:lang w:val="en-US"/>
        </w:rPr>
        <w:t>)</w:t>
      </w:r>
      <w:r w:rsidR="006A4193" w:rsidRPr="00C90CFE">
        <w:rPr>
          <w:rStyle w:val="apple-converted-space"/>
          <w:rFonts w:ascii="Helvetica" w:hAnsi="Helvetica"/>
          <w:color w:val="000000"/>
          <w:sz w:val="22"/>
          <w:szCs w:val="22"/>
          <w:shd w:val="clear" w:color="auto" w:fill="FFFFFF"/>
          <w:lang w:val="en-US"/>
        </w:rPr>
        <w:t>:</w:t>
      </w:r>
      <w:r w:rsidRPr="003552A3">
        <w:rPr>
          <w:rStyle w:val="apple-converted-space"/>
          <w:rFonts w:ascii="Helvetica" w:hAnsi="Helvetica"/>
          <w:color w:val="000000"/>
          <w:sz w:val="22"/>
          <w:szCs w:val="22"/>
          <w:shd w:val="clear" w:color="auto" w:fill="FFFFFF"/>
          <w:lang w:val="en-US"/>
        </w:rPr>
        <w:t xml:space="preserve"> </w:t>
      </w:r>
    </w:p>
    <w:p w14:paraId="044F136C" w14:textId="77777777" w:rsidR="000A411F" w:rsidRPr="003552A3" w:rsidRDefault="000A411F">
      <w:pPr>
        <w:rPr>
          <w:rStyle w:val="apple-converted-space"/>
          <w:rFonts w:ascii="Helvetica" w:hAnsi="Helvetica"/>
          <w:color w:val="000000"/>
          <w:sz w:val="22"/>
          <w:szCs w:val="22"/>
          <w:shd w:val="clear" w:color="auto" w:fill="FFFFFF"/>
          <w:lang w:val="en-US"/>
        </w:rPr>
      </w:pPr>
    </w:p>
    <w:p w14:paraId="611C56C4" w14:textId="5AB3F899" w:rsidR="00AC7425" w:rsidRPr="00AC7425" w:rsidRDefault="00AC7425" w:rsidP="00AC7425">
      <w:pPr>
        <w:rPr>
          <w:rStyle w:val="apple-converted-space"/>
          <w:rFonts w:ascii="Times New Roman" w:hAnsi="Times New Roman" w:cs="Times New Roman"/>
          <w:color w:val="000000"/>
          <w:sz w:val="20"/>
          <w:szCs w:val="20"/>
          <w:shd w:val="clear" w:color="auto" w:fill="FFFFFF"/>
          <w:lang w:val="en-US"/>
        </w:rPr>
      </w:pPr>
      <w:r w:rsidRPr="00AB7535">
        <w:rPr>
          <w:rFonts w:ascii="Times New Roman" w:eastAsia="Times New Roman" w:hAnsi="Times New Roman" w:cs="Times New Roman"/>
          <w:sz w:val="20"/>
          <w:szCs w:val="20"/>
        </w:rPr>
        <w:t xml:space="preserve">“quasi linkage equilibrium” approach </w:t>
      </w:r>
      <w:r w:rsidRPr="00AB7535">
        <w:rPr>
          <w:rFonts w:ascii="Times New Roman" w:eastAsia="Times New Roman" w:hAnsi="Times New Roman" w:cs="Times New Roman"/>
          <w:sz w:val="20"/>
          <w:szCs w:val="20"/>
        </w:rPr>
        <w:fldChar w:fldCharType="begin"/>
      </w:r>
      <w:r w:rsidRPr="00AB7535">
        <w:rPr>
          <w:rFonts w:ascii="Times New Roman" w:eastAsia="Times New Roman" w:hAnsi="Times New Roman" w:cs="Times New Roman"/>
          <w:sz w:val="20"/>
          <w:szCs w:val="20"/>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B7535">
        <w:rPr>
          <w:rFonts w:ascii="Times New Roman" w:eastAsia="Times New Roman" w:hAnsi="Times New Roman" w:cs="Times New Roman"/>
          <w:sz w:val="20"/>
          <w:szCs w:val="20"/>
        </w:rPr>
        <w:fldChar w:fldCharType="separate"/>
      </w:r>
      <w:r w:rsidRPr="00AB7535">
        <w:rPr>
          <w:rFonts w:ascii="Times New Roman" w:eastAsia="Times New Roman" w:hAnsi="Times New Roman" w:cs="Times New Roman"/>
          <w:noProof/>
          <w:sz w:val="20"/>
          <w:szCs w:val="20"/>
        </w:rPr>
        <w:t>[28, 30]</w:t>
      </w:r>
      <w:r w:rsidRPr="00AB7535">
        <w:rPr>
          <w:rFonts w:ascii="Times New Roman" w:eastAsia="Times New Roman" w:hAnsi="Times New Roman" w:cs="Times New Roman"/>
          <w:sz w:val="20"/>
          <w:szCs w:val="20"/>
        </w:rPr>
        <w:fldChar w:fldCharType="end"/>
      </w:r>
      <w:r w:rsidRPr="00AB7535">
        <w:rPr>
          <w:rFonts w:ascii="Times New Roman" w:eastAsia="Times New Roman" w:hAnsi="Times New Roman" w:cs="Times New Roman"/>
          <w:sz w:val="20"/>
          <w:szCs w:val="20"/>
        </w:rPr>
        <w:t xml:space="preserve">, which assumes frequent recombination compared to changes in allelic frequency and a large population size. In this limit, genetic linkage effects are negligible compared to epistasis and recombination. </w:t>
      </w:r>
    </w:p>
    <w:p w14:paraId="2C70EDDF" w14:textId="77777777" w:rsidR="00B753D5" w:rsidRDefault="00B753D5">
      <w:pPr>
        <w:rPr>
          <w:rStyle w:val="apple-converted-space"/>
          <w:rFonts w:ascii="Times New Roman" w:hAnsi="Times New Roman" w:cs="Times New Roman"/>
          <w:color w:val="000000"/>
          <w:sz w:val="20"/>
          <w:szCs w:val="20"/>
          <w:shd w:val="clear" w:color="auto" w:fill="FFFFFF"/>
          <w:lang w:val="en-US"/>
        </w:rPr>
      </w:pPr>
    </w:p>
    <w:p w14:paraId="57DB932F" w14:textId="77777777" w:rsidR="00F024CC" w:rsidRDefault="00133529">
      <w:pPr>
        <w:rPr>
          <w:rStyle w:val="apple-converted-space"/>
          <w:rFonts w:ascii="Helvetica" w:hAnsi="Helvetica"/>
          <w:color w:val="000000"/>
          <w:sz w:val="22"/>
          <w:szCs w:val="22"/>
          <w:shd w:val="clear" w:color="auto" w:fill="FFFFFF"/>
          <w:lang w:val="en-US"/>
        </w:rPr>
      </w:pPr>
      <w:r w:rsidRPr="003552A3">
        <w:rPr>
          <w:rStyle w:val="apple-converted-space"/>
          <w:sz w:val="22"/>
          <w:szCs w:val="22"/>
          <w:shd w:val="clear" w:color="auto" w:fill="FFFFFF"/>
          <w:lang w:val="en-US"/>
        </w:rPr>
        <w:br/>
      </w:r>
      <w:r w:rsidRPr="003552A3">
        <w:rPr>
          <w:rFonts w:ascii="Helvetica" w:hAnsi="Helvetica"/>
          <w:b/>
          <w:color w:val="000000"/>
          <w:sz w:val="22"/>
          <w:szCs w:val="22"/>
          <w:shd w:val="clear" w:color="auto" w:fill="FFFFFF"/>
        </w:rPr>
        <w:t>Richard Neher</w:t>
      </w:r>
      <w:r w:rsidRPr="003552A3">
        <w:rPr>
          <w:rStyle w:val="apple-converted-space"/>
          <w:rFonts w:ascii="Helvetica" w:hAnsi="Helvetica"/>
          <w:color w:val="000000"/>
          <w:sz w:val="22"/>
          <w:szCs w:val="22"/>
          <w:shd w:val="clear" w:color="auto" w:fill="FFFFFF"/>
          <w:lang w:val="en-US"/>
        </w:rPr>
        <w:t> </w:t>
      </w:r>
    </w:p>
    <w:p w14:paraId="287CE9B3" w14:textId="77777777" w:rsidR="00F024CC" w:rsidRDefault="00F024CC">
      <w:pPr>
        <w:rPr>
          <w:rStyle w:val="apple-converted-space"/>
          <w:rFonts w:ascii="Helvetica" w:hAnsi="Helvetica"/>
          <w:color w:val="000000"/>
          <w:sz w:val="22"/>
          <w:szCs w:val="22"/>
          <w:shd w:val="clear" w:color="auto" w:fill="FFFFFF"/>
          <w:lang w:val="en-US"/>
        </w:rPr>
      </w:pPr>
    </w:p>
    <w:p w14:paraId="69D71AE1" w14:textId="20847008" w:rsidR="00B42A61" w:rsidRPr="00E50B5F" w:rsidRDefault="00F024CC">
      <w:pPr>
        <w:rPr>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Thank you for </w:t>
      </w:r>
      <w:r w:rsidR="00C964EB">
        <w:rPr>
          <w:rStyle w:val="apple-converted-space"/>
          <w:rFonts w:ascii="Helvetica" w:hAnsi="Helvetica"/>
          <w:color w:val="000000"/>
          <w:sz w:val="22"/>
          <w:szCs w:val="22"/>
          <w:shd w:val="clear" w:color="auto" w:fill="FFFFFF"/>
          <w:lang w:val="en-US"/>
        </w:rPr>
        <w:t>the</w:t>
      </w:r>
      <w:r w:rsidR="00832391">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comments.</w:t>
      </w:r>
      <w:r w:rsidR="00832391">
        <w:rPr>
          <w:rStyle w:val="apple-converted-space"/>
          <w:rFonts w:ascii="Helvetica" w:hAnsi="Helvetica"/>
          <w:color w:val="000000"/>
          <w:sz w:val="22"/>
          <w:szCs w:val="22"/>
          <w:shd w:val="clear" w:color="auto" w:fill="FFFFFF"/>
          <w:lang w:val="en-US"/>
        </w:rPr>
        <w:t xml:space="preserve">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B42A61">
        <w:rPr>
          <w:rFonts w:ascii="Helvetica" w:hAnsi="Helvetica"/>
          <w:b/>
          <w:bCs/>
          <w:color w:val="000000"/>
          <w:sz w:val="22"/>
          <w:szCs w:val="22"/>
          <w:shd w:val="clear" w:color="auto" w:fill="FFFFFF"/>
        </w:rPr>
        <w:t>Reviewer #2 :</w:t>
      </w:r>
      <w:r w:rsidR="00133529" w:rsidRPr="00B42A61">
        <w:rPr>
          <w:rStyle w:val="apple-converted-space"/>
          <w:rFonts w:ascii="Helvetica" w:hAnsi="Helvetica"/>
          <w:b/>
          <w:bCs/>
          <w:color w:val="000000"/>
          <w:sz w:val="22"/>
          <w:szCs w:val="22"/>
          <w:shd w:val="clear" w:color="auto" w:fill="FFFFFF"/>
        </w:rPr>
        <w:t> </w:t>
      </w:r>
      <w:r w:rsidR="00133529" w:rsidRPr="00B42A61">
        <w:rPr>
          <w:rFonts w:ascii="Helvetica" w:hAnsi="Helvetica"/>
          <w:b/>
          <w:bCs/>
          <w:color w:val="000000"/>
          <w:sz w:val="22"/>
          <w:szCs w:val="22"/>
        </w:rPr>
        <w:br/>
      </w:r>
      <w:r w:rsidR="00133529" w:rsidRPr="00B42A61">
        <w:rPr>
          <w:rFonts w:ascii="Helvetica" w:hAnsi="Helvetica"/>
          <w:b/>
          <w:bCs/>
          <w:color w:val="000000"/>
          <w:sz w:val="22"/>
          <w:szCs w:val="22"/>
        </w:rPr>
        <w:br/>
      </w:r>
      <w:r w:rsidR="00133529" w:rsidRPr="00B42A61">
        <w:rPr>
          <w:rFonts w:ascii="Helvetica" w:hAnsi="Helvetica"/>
          <w:b/>
          <w:bCs/>
          <w:color w:val="000000"/>
          <w:sz w:val="22"/>
          <w:szCs w:val="22"/>
          <w:shd w:val="clear" w:color="auto" w:fill="FFFFFF"/>
        </w:rPr>
        <w:lastRenderedPageBreak/>
        <w:t>This paper uses an epistasis inference method (developed by Pedruzzi &amp; Rouzine 2021:</w:t>
      </w:r>
      <w:r w:rsidR="00133529" w:rsidRPr="00B42A61">
        <w:rPr>
          <w:rStyle w:val="apple-converted-space"/>
          <w:rFonts w:ascii="Helvetica" w:hAnsi="Helvetica"/>
          <w:b/>
          <w:bCs/>
          <w:color w:val="000000"/>
          <w:sz w:val="22"/>
          <w:szCs w:val="22"/>
          <w:shd w:val="clear" w:color="auto" w:fill="FFFFFF"/>
        </w:rPr>
        <w:t> </w:t>
      </w:r>
      <w:hyperlink r:id="rId4" w:history="1">
        <w:r w:rsidR="00133529" w:rsidRPr="00B42A61">
          <w:rPr>
            <w:rStyle w:val="ac"/>
            <w:rFonts w:ascii="Helvetica" w:hAnsi="Helvetica"/>
            <w:b/>
            <w:bCs/>
            <w:sz w:val="22"/>
            <w:szCs w:val="22"/>
            <w:shd w:val="clear" w:color="auto" w:fill="FFFFFF"/>
          </w:rPr>
          <w:t>https://journals.plos.org/plospathogens/article?id=10.1371/journal.ppat.1009669</w:t>
        </w:r>
      </w:hyperlink>
      <w:r w:rsidR="00133529" w:rsidRPr="00B42A61">
        <w:rPr>
          <w:rFonts w:ascii="Helvetica" w:hAnsi="Helvetica"/>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B42A61">
        <w:rPr>
          <w:rStyle w:val="apple-converted-space"/>
          <w:rFonts w:ascii="Helvetica" w:hAnsi="Helvetica"/>
          <w:b/>
          <w:bCs/>
          <w:color w:val="000000"/>
          <w:sz w:val="22"/>
          <w:szCs w:val="22"/>
          <w:shd w:val="clear" w:color="auto" w:fill="FFFFFF"/>
        </w:rPr>
        <w:t> </w:t>
      </w:r>
      <w:hyperlink r:id="rId5" w:history="1">
        <w:r w:rsidR="00133529" w:rsidRPr="00B42A61">
          <w:rPr>
            <w:rStyle w:val="ac"/>
            <w:rFonts w:ascii="Helvetica" w:hAnsi="Helvetica"/>
            <w:b/>
            <w:bCs/>
            <w:sz w:val="22"/>
            <w:szCs w:val="22"/>
            <w:shd w:val="clear" w:color="auto" w:fill="FFFFFF"/>
          </w:rPr>
          <w:t>https://www.pnas.org/doi/full/10.1073/pnas.2012331117</w:t>
        </w:r>
      </w:hyperlink>
      <w:r w:rsidR="00133529" w:rsidRPr="00B42A61">
        <w:rPr>
          <w:rFonts w:ascii="Helvetica" w:hAnsi="Helvetica"/>
          <w:b/>
          <w:bCs/>
          <w:color w:val="000000"/>
          <w:sz w:val="22"/>
          <w:szCs w:val="22"/>
          <w:shd w:val="clear" w:color="auto" w:fill="FFFFFF"/>
        </w:rPr>
        <w:t>) and phylogeny (i.e., the nature of substitutions occurring along the tree;</w:t>
      </w:r>
      <w:r w:rsidR="00133529" w:rsidRPr="00B42A61">
        <w:rPr>
          <w:rStyle w:val="apple-converted-space"/>
          <w:rFonts w:ascii="Helvetica" w:hAnsi="Helvetica"/>
          <w:b/>
          <w:bCs/>
          <w:color w:val="000000"/>
          <w:sz w:val="22"/>
          <w:szCs w:val="22"/>
          <w:shd w:val="clear" w:color="auto" w:fill="FFFFFF"/>
        </w:rPr>
        <w:t> </w:t>
      </w:r>
      <w:hyperlink r:id="rId6" w:history="1">
        <w:r w:rsidR="00133529" w:rsidRPr="00B42A61">
          <w:rPr>
            <w:rStyle w:val="ac"/>
            <w:rFonts w:ascii="Helvetica" w:hAnsi="Helvetica"/>
            <w:b/>
            <w:bCs/>
            <w:sz w:val="22"/>
            <w:szCs w:val="22"/>
            <w:shd w:val="clear" w:color="auto" w:fill="FFFFFF"/>
          </w:rPr>
          <w:t>https://journals.plos.org/plosgenetics/article?id=10.1371/journal.pgen.1001301</w:t>
        </w:r>
      </w:hyperlink>
      <w:r w:rsidR="00133529" w:rsidRPr="00B42A61">
        <w:rPr>
          <w:rFonts w:ascii="Helvetica" w:hAnsi="Helvetica"/>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B42A61">
        <w:rPr>
          <w:rFonts w:ascii="Helvetica" w:hAnsi="Helvetica"/>
          <w:b/>
          <w:bCs/>
          <w:color w:val="000000"/>
          <w:sz w:val="22"/>
          <w:szCs w:val="22"/>
          <w:shd w:val="clear" w:color="auto" w:fill="FFFFFF"/>
        </w:rPr>
        <w:t>(given "a locus connected to the pair of interest carries the consensus allele</w:t>
      </w:r>
      <w:r w:rsidR="00813C95">
        <w:rPr>
          <w:rFonts w:ascii="Helvetica" w:hAnsi="Helvetica"/>
          <w:b/>
          <w:bCs/>
          <w:color w:val="000000"/>
          <w:sz w:val="22"/>
          <w:szCs w:val="22"/>
          <w:shd w:val="clear" w:color="auto" w:fill="FFFFFF"/>
        </w:rPr>
        <w:t>...</w:t>
      </w:r>
    </w:p>
    <w:p w14:paraId="35BB15CD" w14:textId="654030E9" w:rsidR="00B42A61" w:rsidRDefault="00B42A61">
      <w:pPr>
        <w:rPr>
          <w:rFonts w:ascii="Helvetica" w:hAnsi="Helvetica"/>
          <w:color w:val="000000"/>
          <w:sz w:val="22"/>
          <w:szCs w:val="22"/>
          <w:shd w:val="clear" w:color="auto" w:fill="FFFFFF"/>
        </w:rPr>
      </w:pPr>
    </w:p>
    <w:p w14:paraId="1C628872" w14:textId="06CE1ABB" w:rsidR="00520ABB"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w:t>
      </w:r>
      <w:r w:rsidR="00520ABB">
        <w:rPr>
          <w:rFonts w:ascii="Helvetica" w:hAnsi="Helvetica"/>
          <w:color w:val="000000"/>
          <w:sz w:val="22"/>
          <w:szCs w:val="22"/>
          <w:shd w:val="clear" w:color="auto" w:fill="FFFFFF"/>
          <w:lang w:val="en-US"/>
        </w:rPr>
        <w:t xml:space="preserve">for </w:t>
      </w:r>
      <w:r>
        <w:rPr>
          <w:rFonts w:ascii="Helvetica" w:hAnsi="Helvetica"/>
          <w:color w:val="000000"/>
          <w:sz w:val="22"/>
          <w:szCs w:val="22"/>
          <w:shd w:val="clear" w:color="auto" w:fill="FFFFFF"/>
          <w:lang w:val="en-US"/>
        </w:rPr>
        <w:t>the correct description</w:t>
      </w:r>
      <w:r w:rsidR="00520ABB">
        <w:rPr>
          <w:rFonts w:ascii="Helvetica" w:hAnsi="Helvetica"/>
          <w:color w:val="000000"/>
          <w:sz w:val="22"/>
          <w:szCs w:val="22"/>
          <w:shd w:val="clear" w:color="auto" w:fill="FFFFFF"/>
          <w:lang w:val="en-US"/>
        </w:rPr>
        <w:t xml:space="preserve"> of our procedure</w:t>
      </w:r>
      <w:r>
        <w:rPr>
          <w:rFonts w:ascii="Helvetica" w:hAnsi="Helvetica"/>
          <w:color w:val="000000"/>
          <w:sz w:val="22"/>
          <w:szCs w:val="22"/>
          <w:shd w:val="clear" w:color="auto" w:fill="FFFFFF"/>
          <w:lang w:val="en-US"/>
        </w:rPr>
        <w:t>.</w:t>
      </w:r>
    </w:p>
    <w:p w14:paraId="4197829E" w14:textId="77ABF782" w:rsidR="00813C95" w:rsidRPr="00E50B5F" w:rsidRDefault="00813C95" w:rsidP="00813C95">
      <w:pPr>
        <w:rPr>
          <w:rFonts w:ascii="Helvetica" w:hAnsi="Helvetica"/>
          <w:color w:val="000000"/>
          <w:sz w:val="22"/>
          <w:szCs w:val="22"/>
          <w:shd w:val="clear" w:color="auto" w:fill="FFFFFF"/>
          <w:lang w:val="en-US"/>
        </w:rPr>
      </w:pPr>
    </w:p>
    <w:p w14:paraId="632D0D34" w14:textId="6C7AC163" w:rsidR="00520ABB" w:rsidRPr="00B42A61" w:rsidRDefault="00520ABB">
      <w:pPr>
        <w:rPr>
          <w:rFonts w:ascii="Helvetica" w:hAnsi="Helvetica"/>
          <w:color w:val="000000"/>
          <w:sz w:val="22"/>
          <w:szCs w:val="22"/>
          <w:shd w:val="clear" w:color="auto" w:fill="FFFFFF"/>
          <w:lang w:val="en-US"/>
        </w:rPr>
      </w:pPr>
      <w:r w:rsidRPr="00B42A61">
        <w:rPr>
          <w:rFonts w:ascii="Helvetica" w:hAnsi="Helvetica"/>
          <w:b/>
          <w:bCs/>
          <w:color w:val="000000"/>
          <w:sz w:val="22"/>
          <w:szCs w:val="22"/>
          <w:shd w:val="clear" w:color="auto" w:fill="FFFFFF"/>
        </w:rPr>
        <w:t>which I take to mean "of the ancestral type"</w:t>
      </w:r>
      <w:r w:rsidR="00813C95">
        <w:rPr>
          <w:rFonts w:ascii="Helvetica" w:hAnsi="Helvetica"/>
          <w:b/>
          <w:bCs/>
          <w:color w:val="000000"/>
          <w:sz w:val="22"/>
          <w:szCs w:val="22"/>
          <w:shd w:val="clear" w:color="auto" w:fill="FFFFFF"/>
        </w:rPr>
        <w:t>)</w:t>
      </w:r>
      <w:r w:rsidRPr="00B42A61">
        <w:rPr>
          <w:rFonts w:ascii="Helvetica" w:hAnsi="Helvetica"/>
          <w:b/>
          <w:bCs/>
          <w:color w:val="000000"/>
          <w:sz w:val="22"/>
          <w:szCs w:val="22"/>
          <w:shd w:val="clear" w:color="auto" w:fill="FFFFFF"/>
        </w:rPr>
        <w:t xml:space="preserve">. </w:t>
      </w:r>
    </w:p>
    <w:p w14:paraId="34979733" w14:textId="60821222" w:rsidR="00B42A61" w:rsidRDefault="00B42A61">
      <w:pPr>
        <w:rPr>
          <w:rFonts w:ascii="Helvetica" w:hAnsi="Helvetica"/>
          <w:color w:val="000000"/>
          <w:sz w:val="22"/>
          <w:szCs w:val="22"/>
          <w:shd w:val="clear" w:color="auto" w:fill="FFFFFF"/>
        </w:rPr>
      </w:pPr>
    </w:p>
    <w:p w14:paraId="3A622772" w14:textId="5ED8BC08" w:rsidR="00AC7425" w:rsidRPr="00B42A61" w:rsidRDefault="00AC742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In </w:t>
      </w:r>
      <w:r w:rsidR="00334403">
        <w:rPr>
          <w:rFonts w:ascii="Helvetica" w:hAnsi="Helvetica"/>
          <w:color w:val="000000"/>
          <w:sz w:val="22"/>
          <w:szCs w:val="22"/>
          <w:shd w:val="clear" w:color="auto" w:fill="FFFFFF"/>
          <w:lang w:val="en-US"/>
        </w:rPr>
        <w:t xml:space="preserve">the </w:t>
      </w:r>
      <w:r>
        <w:rPr>
          <w:rFonts w:ascii="Helvetica" w:hAnsi="Helvetica"/>
          <w:color w:val="000000"/>
          <w:sz w:val="22"/>
          <w:szCs w:val="22"/>
          <w:shd w:val="clear" w:color="auto" w:fill="FFFFFF"/>
          <w:lang w:val="en-US"/>
        </w:rPr>
        <w:t>revised version</w:t>
      </w:r>
      <w:r w:rsidR="00832391">
        <w:rPr>
          <w:rFonts w:ascii="Helvetica" w:hAnsi="Helvetica"/>
          <w:color w:val="000000"/>
          <w:sz w:val="22"/>
          <w:szCs w:val="22"/>
          <w:shd w:val="clear" w:color="auto" w:fill="FFFFFF"/>
          <w:lang w:val="en-US"/>
        </w:rPr>
        <w:t>,</w:t>
      </w:r>
      <w:r>
        <w:rPr>
          <w:rFonts w:ascii="Helvetica" w:hAnsi="Helvetica"/>
          <w:color w:val="000000"/>
          <w:sz w:val="22"/>
          <w:szCs w:val="22"/>
          <w:shd w:val="clear" w:color="auto" w:fill="FFFFFF"/>
          <w:lang w:val="en-US"/>
        </w:rPr>
        <w:t xml:space="preserve"> we use Wuhan variant as </w:t>
      </w:r>
      <w:r w:rsidR="00832391">
        <w:rPr>
          <w:rFonts w:ascii="Helvetica" w:hAnsi="Helvetica"/>
          <w:color w:val="000000"/>
          <w:sz w:val="22"/>
          <w:szCs w:val="22"/>
          <w:shd w:val="clear" w:color="auto" w:fill="FFFFFF"/>
          <w:lang w:val="en-US"/>
        </w:rPr>
        <w:t>the</w:t>
      </w:r>
      <w:r>
        <w:rPr>
          <w:rFonts w:ascii="Helvetica" w:hAnsi="Helvetica"/>
          <w:color w:val="000000"/>
          <w:sz w:val="22"/>
          <w:szCs w:val="22"/>
          <w:shd w:val="clear" w:color="auto" w:fill="FFFFFF"/>
          <w:lang w:val="en-US"/>
        </w:rPr>
        <w:t xml:space="preserve"> consensus</w:t>
      </w:r>
      <w:r w:rsidR="00832391">
        <w:rPr>
          <w:rFonts w:ascii="Helvetica" w:hAnsi="Helvetica"/>
          <w:color w:val="000000"/>
          <w:sz w:val="22"/>
          <w:szCs w:val="22"/>
          <w:shd w:val="clear" w:color="auto" w:fill="FFFFFF"/>
          <w:lang w:val="en-US"/>
        </w:rPr>
        <w:t>.</w:t>
      </w:r>
    </w:p>
    <w:p w14:paraId="5699ACAB" w14:textId="77777777" w:rsidR="00B42A61" w:rsidRPr="00B42A61" w:rsidRDefault="00B42A61">
      <w:pPr>
        <w:rPr>
          <w:rFonts w:ascii="Helvetica" w:hAnsi="Helvetica"/>
          <w:b/>
          <w:color w:val="000000"/>
          <w:sz w:val="22"/>
          <w:szCs w:val="22"/>
          <w:shd w:val="clear" w:color="auto" w:fill="FFFFFF"/>
        </w:rPr>
      </w:pPr>
    </w:p>
    <w:p w14:paraId="65BF850F" w14:textId="69F478C4" w:rsidR="00B42A61" w:rsidRPr="00B42A61" w:rsidRDefault="00133529">
      <w:pPr>
        <w:rPr>
          <w:rFonts w:ascii="Helvetica" w:hAnsi="Helvetica"/>
          <w:b/>
          <w:color w:val="000000"/>
          <w:sz w:val="22"/>
          <w:szCs w:val="22"/>
          <w:shd w:val="clear" w:color="auto" w:fill="FFFFFF"/>
          <w:lang w:val="en-US"/>
        </w:rPr>
      </w:pPr>
      <w:r w:rsidRPr="00B42A61">
        <w:rPr>
          <w:rFonts w:ascii="Helvetica" w:hAnsi="Helvetica"/>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B42A61">
        <w:rPr>
          <w:rStyle w:val="apple-converted-space"/>
          <w:rFonts w:ascii="Helvetica" w:hAnsi="Helvetica"/>
          <w:b/>
          <w:color w:val="000000"/>
          <w:sz w:val="22"/>
          <w:szCs w:val="22"/>
          <w:shd w:val="clear" w:color="auto" w:fill="FFFFFF"/>
        </w:rPr>
        <w:t> </w:t>
      </w:r>
      <w:r w:rsidRPr="00B42A61">
        <w:rPr>
          <w:rFonts w:ascii="Helvetica" w:hAnsi="Helvetica"/>
          <w:b/>
          <w:color w:val="000000"/>
          <w:sz w:val="22"/>
          <w:szCs w:val="22"/>
        </w:rPr>
        <w:br/>
      </w:r>
      <w:r w:rsidRPr="00B42A61">
        <w:rPr>
          <w:rFonts w:ascii="Helvetica" w:hAnsi="Helvetica"/>
          <w:b/>
          <w:color w:val="000000"/>
          <w:sz w:val="22"/>
          <w:szCs w:val="22"/>
        </w:rPr>
        <w:br/>
      </w:r>
      <w:r w:rsidRPr="00B42A61">
        <w:rPr>
          <w:rFonts w:ascii="Helvetica" w:hAnsi="Helvetica"/>
          <w:b/>
          <w:color w:val="000000"/>
          <w:sz w:val="22"/>
          <w:szCs w:val="22"/>
          <w:shd w:val="clear" w:color="auto" w:fill="FFFFFF"/>
        </w:rPr>
        <w:t>I think the core idea of the method is interesting</w:t>
      </w:r>
      <w:r w:rsidR="00B42A61">
        <w:rPr>
          <w:rFonts w:ascii="Helvetica" w:hAnsi="Helvetica"/>
          <w:b/>
          <w:color w:val="000000"/>
          <w:sz w:val="22"/>
          <w:szCs w:val="22"/>
          <w:shd w:val="clear" w:color="auto" w:fill="FFFFFF"/>
          <w:lang w:val="en-US"/>
        </w:rPr>
        <w:t>…</w:t>
      </w:r>
    </w:p>
    <w:p w14:paraId="4659DE7F" w14:textId="00B975FF" w:rsidR="00B42A61" w:rsidRDefault="00B42A61">
      <w:pPr>
        <w:rPr>
          <w:rFonts w:ascii="Helvetica" w:hAnsi="Helvetica"/>
          <w:color w:val="000000"/>
          <w:sz w:val="22"/>
          <w:szCs w:val="22"/>
          <w:shd w:val="clear" w:color="auto" w:fill="FFFFFF"/>
        </w:rPr>
      </w:pPr>
    </w:p>
    <w:p w14:paraId="65F07287" w14:textId="46CC48FC" w:rsidR="00B42A61" w:rsidRPr="00B42A61"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the positive opinion about </w:t>
      </w:r>
      <w:r w:rsidR="00C964EB">
        <w:rPr>
          <w:rFonts w:ascii="Helvetica" w:hAnsi="Helvetica"/>
          <w:color w:val="000000"/>
          <w:sz w:val="22"/>
          <w:szCs w:val="22"/>
          <w:shd w:val="clear" w:color="auto" w:fill="FFFFFF"/>
          <w:lang w:val="en-US"/>
        </w:rPr>
        <w:t xml:space="preserve">our </w:t>
      </w:r>
      <w:r>
        <w:rPr>
          <w:rFonts w:ascii="Helvetica" w:hAnsi="Helvetica"/>
          <w:color w:val="000000"/>
          <w:sz w:val="22"/>
          <w:szCs w:val="22"/>
          <w:shd w:val="clear" w:color="auto" w:fill="FFFFFF"/>
          <w:lang w:val="en-US"/>
        </w:rPr>
        <w:t>core idea.</w:t>
      </w:r>
    </w:p>
    <w:p w14:paraId="605A2FE4" w14:textId="77777777" w:rsidR="00B42A61" w:rsidRDefault="00B42A61">
      <w:pPr>
        <w:rPr>
          <w:rFonts w:ascii="Helvetica" w:hAnsi="Helvetica"/>
          <w:color w:val="000000"/>
          <w:sz w:val="22"/>
          <w:szCs w:val="22"/>
          <w:shd w:val="clear" w:color="auto" w:fill="FFFFFF"/>
        </w:rPr>
      </w:pPr>
    </w:p>
    <w:p w14:paraId="56CE9428" w14:textId="179EBD6C" w:rsidR="00712A1E" w:rsidRPr="0069296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Pr>
          <w:rFonts w:ascii="Helvetica" w:hAnsi="Helvetica"/>
          <w:b/>
          <w:color w:val="000000"/>
          <w:sz w:val="22"/>
          <w:szCs w:val="22"/>
          <w:shd w:val="clear" w:color="auto" w:fill="FFFFFF"/>
          <w:lang w:val="en-US"/>
        </w:rPr>
        <w:t>…</w:t>
      </w:r>
    </w:p>
    <w:p w14:paraId="2AE94AC6" w14:textId="73B3E113" w:rsidR="00712A1E" w:rsidRP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Pr="00712A1E">
        <w:rPr>
          <w:rFonts w:ascii="Helvetica" w:hAnsi="Helvetica"/>
          <w:b/>
          <w:color w:val="000000"/>
          <w:sz w:val="22"/>
          <w:szCs w:val="22"/>
          <w:shd w:val="clear" w:color="auto" w:fill="FFFFFF"/>
        </w:rPr>
        <w:t>and ensuring that confounding in the empirical portion of the paper is controlled for in some capacity.</w:t>
      </w:r>
      <w:r w:rsidRPr="00712A1E">
        <w:rPr>
          <w:rStyle w:val="apple-converted-space"/>
          <w:rFonts w:ascii="Helvetica" w:hAnsi="Helvetica"/>
          <w:b/>
          <w:color w:val="000000"/>
          <w:sz w:val="22"/>
          <w:szCs w:val="22"/>
          <w:shd w:val="clear" w:color="auto" w:fill="FFFFFF"/>
        </w:rPr>
        <w:t> </w:t>
      </w:r>
    </w:p>
    <w:p w14:paraId="6A44D7F6" w14:textId="77777777" w:rsidR="00712A1E" w:rsidRDefault="00712A1E">
      <w:pPr>
        <w:rPr>
          <w:rFonts w:ascii="Helvetica" w:hAnsi="Helvetica"/>
          <w:color w:val="000000"/>
          <w:sz w:val="22"/>
          <w:szCs w:val="22"/>
          <w:shd w:val="clear" w:color="auto" w:fill="FFFFFF"/>
        </w:rPr>
      </w:pPr>
    </w:p>
    <w:p w14:paraId="0F098863" w14:textId="5833A272" w:rsidR="00712A1E" w:rsidRDefault="00712A1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version, we did our best to explain our approach based on Reviewer</w:t>
      </w:r>
      <w:r w:rsidR="008876C7">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comments.</w:t>
      </w:r>
    </w:p>
    <w:p w14:paraId="2A593DD9" w14:textId="77777777" w:rsidR="00712A1E" w:rsidRPr="00712A1E" w:rsidRDefault="00712A1E">
      <w:pPr>
        <w:rPr>
          <w:rFonts w:ascii="Helvetica" w:hAnsi="Helvetica"/>
          <w:color w:val="000000"/>
          <w:sz w:val="22"/>
          <w:szCs w:val="22"/>
          <w:shd w:val="clear" w:color="auto" w:fill="FFFFFF"/>
          <w:lang w:val="en-US"/>
        </w:rPr>
      </w:pPr>
    </w:p>
    <w:p w14:paraId="5B1A29E1" w14:textId="264D6AE1" w:rsid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w:t>
      </w:r>
      <w:r w:rsidR="00EF5072">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appropriately benchmarking it to LD- and tree-based methods, putting the study firmly in the context of previous work on epistasis and SARS-CoV-2 evolution</w:t>
      </w:r>
      <w:r w:rsidRPr="00712A1E">
        <w:rPr>
          <w:rFonts w:ascii="Helvetica" w:hAnsi="Helvetica"/>
          <w:b/>
          <w:color w:val="000000"/>
          <w:sz w:val="22"/>
          <w:szCs w:val="22"/>
          <w:shd w:val="clear" w:color="auto" w:fill="FFFFFF"/>
          <w:lang w:val="en-US"/>
        </w:rPr>
        <w:t>…</w:t>
      </w:r>
    </w:p>
    <w:p w14:paraId="624E90DF" w14:textId="7B189931" w:rsidR="00620991" w:rsidRDefault="00620991">
      <w:pPr>
        <w:rPr>
          <w:rFonts w:ascii="Helvetica" w:hAnsi="Helvetica"/>
          <w:b/>
          <w:color w:val="000000"/>
          <w:sz w:val="22"/>
          <w:szCs w:val="22"/>
          <w:shd w:val="clear" w:color="auto" w:fill="FFFFFF"/>
          <w:lang w:val="en-US"/>
        </w:rPr>
      </w:pPr>
    </w:p>
    <w:p w14:paraId="79B9F95D" w14:textId="5C4827EA" w:rsidR="00620991" w:rsidRPr="00620991" w:rsidRDefault="00C964EB">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Discussion, we discuss these methods in more detail. Our final results are compared to the results of two other methods in Fig. 7.</w:t>
      </w:r>
    </w:p>
    <w:p w14:paraId="035A542D" w14:textId="3B5BF78C" w:rsidR="00712A1E" w:rsidRDefault="00712A1E">
      <w:pPr>
        <w:rPr>
          <w:rFonts w:ascii="Helvetica" w:hAnsi="Helvetica"/>
          <w:b/>
          <w:color w:val="000000"/>
          <w:sz w:val="22"/>
          <w:szCs w:val="22"/>
          <w:shd w:val="clear" w:color="auto" w:fill="FFFFFF"/>
          <w:lang w:val="en-US"/>
        </w:rPr>
      </w:pPr>
    </w:p>
    <w:p w14:paraId="0755FF1C" w14:textId="415119ED" w:rsidR="002B2752" w:rsidRDefault="00712A1E">
      <w:pPr>
        <w:rPr>
          <w:rFonts w:ascii="Helvetica" w:hAnsi="Helvetica"/>
          <w:b/>
          <w:color w:val="000000"/>
          <w:sz w:val="22"/>
          <w:szCs w:val="22"/>
          <w:shd w:val="clear" w:color="auto" w:fill="FFFFFF"/>
        </w:rPr>
      </w:pPr>
      <w:r w:rsidRPr="00712A1E">
        <w:rPr>
          <w:rFonts w:ascii="Helvetica" w:hAnsi="Helvetica"/>
          <w:b/>
          <w:color w:val="000000"/>
          <w:sz w:val="22"/>
          <w:szCs w:val="22"/>
          <w:shd w:val="clear" w:color="auto" w:fill="FFFFFF"/>
          <w:lang w:val="en-US"/>
        </w:rPr>
        <w:t>…</w:t>
      </w:r>
      <w:r w:rsidRPr="00712A1E">
        <w:rPr>
          <w:rFonts w:ascii="Helvetica" w:hAnsi="Helvetica"/>
          <w:b/>
          <w:color w:val="000000"/>
          <w:sz w:val="22"/>
          <w:szCs w:val="22"/>
          <w:shd w:val="clear" w:color="auto" w:fill="FFFFFF"/>
        </w:rPr>
        <w:t xml:space="preserve"> </w:t>
      </w:r>
      <w:r>
        <w:rPr>
          <w:rFonts w:ascii="Helvetica" w:hAnsi="Helvetica"/>
          <w:b/>
          <w:color w:val="000000"/>
          <w:sz w:val="22"/>
          <w:szCs w:val="22"/>
          <w:shd w:val="clear" w:color="auto" w:fill="FFFFFF"/>
          <w:lang w:val="en-US"/>
        </w:rPr>
        <w:t xml:space="preserve">5. </w:t>
      </w:r>
      <w:r w:rsidRPr="00712A1E">
        <w:rPr>
          <w:rFonts w:ascii="Helvetica" w:hAnsi="Helvetica"/>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712A1E">
        <w:rPr>
          <w:rFonts w:ascii="Helvetica" w:hAnsi="Helvetica"/>
          <w:b/>
          <w:color w:val="000000"/>
          <w:sz w:val="22"/>
          <w:szCs w:val="22"/>
          <w:shd w:val="clear" w:color="auto" w:fill="FFFFFF"/>
        </w:rPr>
        <w:t>I could not find comparisons in the papers on which this study builds, either.</w:t>
      </w:r>
    </w:p>
    <w:p w14:paraId="75E65941" w14:textId="77777777" w:rsidR="002B2752" w:rsidRDefault="002B2752">
      <w:pPr>
        <w:rPr>
          <w:rFonts w:ascii="Helvetica" w:hAnsi="Helvetica"/>
          <w:b/>
          <w:color w:val="000000"/>
          <w:sz w:val="22"/>
          <w:szCs w:val="22"/>
          <w:shd w:val="clear" w:color="auto" w:fill="FFFFFF"/>
        </w:rPr>
      </w:pPr>
    </w:p>
    <w:p w14:paraId="592C83F5" w14:textId="4F3E4DF8" w:rsidR="00C964EB" w:rsidRDefault="00C964EB" w:rsidP="002B2752">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 problem is that</w:t>
      </w:r>
      <w:r w:rsidR="00700632">
        <w:rPr>
          <w:rFonts w:ascii="Helvetica" w:hAnsi="Helvetica"/>
          <w:color w:val="000000"/>
          <w:sz w:val="22"/>
          <w:szCs w:val="22"/>
          <w:shd w:val="clear" w:color="auto" w:fill="FFFFFF"/>
          <w:lang w:val="en-US"/>
        </w:rPr>
        <w:t xml:space="preserve"> their authors </w:t>
      </w:r>
      <w:r>
        <w:rPr>
          <w:rFonts w:ascii="Helvetica" w:hAnsi="Helvetica"/>
          <w:color w:val="000000"/>
          <w:sz w:val="22"/>
          <w:szCs w:val="22"/>
          <w:shd w:val="clear" w:color="auto" w:fill="FFFFFF"/>
          <w:lang w:val="en-US"/>
        </w:rPr>
        <w:t>usually do not</w:t>
      </w:r>
      <w:r w:rsidR="00700632">
        <w:rPr>
          <w:rFonts w:ascii="Helvetica" w:hAnsi="Helvetica"/>
          <w:color w:val="000000"/>
          <w:sz w:val="22"/>
          <w:szCs w:val="22"/>
          <w:shd w:val="clear" w:color="auto" w:fill="FFFFFF"/>
          <w:lang w:val="en-US"/>
        </w:rPr>
        <w:t xml:space="preserve"> test the</w:t>
      </w:r>
      <w:r>
        <w:rPr>
          <w:rFonts w:ascii="Helvetica" w:hAnsi="Helvetica"/>
          <w:color w:val="000000"/>
          <w:sz w:val="22"/>
          <w:szCs w:val="22"/>
          <w:shd w:val="clear" w:color="auto" w:fill="FFFFFF"/>
          <w:lang w:val="en-US"/>
        </w:rPr>
        <w:t>ir</w:t>
      </w:r>
      <w:r w:rsidR="00700632">
        <w:rPr>
          <w:rFonts w:ascii="Helvetica" w:hAnsi="Helvetica"/>
          <w:color w:val="000000"/>
          <w:sz w:val="22"/>
          <w:szCs w:val="22"/>
          <w:shd w:val="clear" w:color="auto" w:fill="FFFFFF"/>
          <w:lang w:val="en-US"/>
        </w:rPr>
        <w:t xml:space="preserve"> accuracy on simulated sequences </w:t>
      </w:r>
      <w:r>
        <w:rPr>
          <w:rFonts w:ascii="Helvetica" w:hAnsi="Helvetica"/>
          <w:color w:val="000000"/>
          <w:sz w:val="22"/>
          <w:szCs w:val="22"/>
          <w:shd w:val="clear" w:color="auto" w:fill="FFFFFF"/>
          <w:lang w:val="en-US"/>
        </w:rPr>
        <w:t xml:space="preserve">that evolved under known conditions with preset epistatic </w:t>
      </w:r>
      <w:r w:rsidR="00700632">
        <w:rPr>
          <w:rFonts w:ascii="Helvetica" w:hAnsi="Helvetica"/>
          <w:color w:val="000000"/>
          <w:sz w:val="22"/>
          <w:szCs w:val="22"/>
          <w:shd w:val="clear" w:color="auto" w:fill="FFFFFF"/>
          <w:lang w:val="en-US"/>
        </w:rPr>
        <w:t>parameters</w:t>
      </w:r>
      <w:r>
        <w:rPr>
          <w:rFonts w:ascii="Helvetica" w:hAnsi="Helvetica"/>
          <w:color w:val="000000"/>
          <w:sz w:val="22"/>
          <w:szCs w:val="22"/>
          <w:shd w:val="clear" w:color="auto" w:fill="FFFFFF"/>
          <w:lang w:val="en-US"/>
        </w:rPr>
        <w:t xml:space="preserve">, which can be then compared to the inferred values. One </w:t>
      </w:r>
      <w:r w:rsidR="00700632">
        <w:rPr>
          <w:rFonts w:ascii="Helvetica" w:hAnsi="Helvetica"/>
          <w:color w:val="000000"/>
          <w:sz w:val="22"/>
          <w:szCs w:val="22"/>
          <w:shd w:val="clear" w:color="auto" w:fill="FFFFFF"/>
          <w:lang w:val="en-US"/>
        </w:rPr>
        <w:t xml:space="preserve">contribution of the present work is to </w:t>
      </w:r>
      <w:r>
        <w:rPr>
          <w:rFonts w:ascii="Helvetica" w:hAnsi="Helvetica"/>
          <w:color w:val="000000"/>
          <w:sz w:val="22"/>
          <w:szCs w:val="22"/>
          <w:shd w:val="clear" w:color="auto" w:fill="FFFFFF"/>
          <w:lang w:val="en-US"/>
        </w:rPr>
        <w:t>use</w:t>
      </w:r>
      <w:r w:rsidR="00700632">
        <w:rPr>
          <w:rFonts w:ascii="Helvetica" w:hAnsi="Helvetica"/>
          <w:color w:val="000000"/>
          <w:sz w:val="22"/>
          <w:szCs w:val="22"/>
          <w:shd w:val="clear" w:color="auto" w:fill="FFFFFF"/>
          <w:lang w:val="en-US"/>
        </w:rPr>
        <w:t xml:space="preserve"> such testing </w:t>
      </w:r>
      <w:r w:rsidR="0091511A">
        <w:rPr>
          <w:rFonts w:ascii="Helvetica" w:hAnsi="Helvetica"/>
          <w:color w:val="000000"/>
          <w:sz w:val="22"/>
          <w:szCs w:val="22"/>
          <w:shd w:val="clear" w:color="auto" w:fill="FFFFFF"/>
          <w:lang w:val="en-US"/>
        </w:rPr>
        <w:t>as a standard routine</w:t>
      </w:r>
      <w:r>
        <w:rPr>
          <w:rFonts w:ascii="Helvetica" w:hAnsi="Helvetica"/>
          <w:color w:val="000000"/>
          <w:sz w:val="22"/>
          <w:szCs w:val="22"/>
          <w:shd w:val="clear" w:color="auto" w:fill="FFFFFF"/>
          <w:lang w:val="en-US"/>
        </w:rPr>
        <w:t xml:space="preserve"> (Figs. 1 and 4)</w:t>
      </w:r>
      <w:r w:rsidR="00700632">
        <w:rPr>
          <w:rFonts w:ascii="Helvetica" w:hAnsi="Helvetica"/>
          <w:color w:val="000000"/>
          <w:sz w:val="22"/>
          <w:szCs w:val="22"/>
          <w:shd w:val="clear" w:color="auto" w:fill="FFFFFF"/>
          <w:lang w:val="en-US"/>
        </w:rPr>
        <w:t xml:space="preserve">.  </w:t>
      </w:r>
    </w:p>
    <w:p w14:paraId="183AD721" w14:textId="77777777" w:rsidR="00C964EB" w:rsidRDefault="00C964EB" w:rsidP="002B2752">
      <w:pPr>
        <w:rPr>
          <w:rFonts w:ascii="Helvetica" w:hAnsi="Helvetica"/>
          <w:color w:val="000000"/>
          <w:sz w:val="22"/>
          <w:szCs w:val="22"/>
          <w:shd w:val="clear" w:color="auto" w:fill="FFFFFF"/>
          <w:lang w:val="en-US"/>
        </w:rPr>
      </w:pPr>
    </w:p>
    <w:p w14:paraId="3A881571" w14:textId="4C358179" w:rsidR="002B2752" w:rsidRDefault="00700632" w:rsidP="002B2752">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lastRenderedPageBreak/>
        <w:t>We also</w:t>
      </w:r>
      <w:r w:rsidR="00832391">
        <w:rPr>
          <w:rFonts w:ascii="Helvetica" w:hAnsi="Helvetica"/>
          <w:color w:val="000000"/>
          <w:sz w:val="22"/>
          <w:szCs w:val="22"/>
          <w:shd w:val="clear" w:color="auto" w:fill="FFFFFF"/>
          <w:lang w:val="en-US"/>
        </w:rPr>
        <w:t xml:space="preserve"> </w:t>
      </w:r>
      <w:r w:rsidR="002B2752">
        <w:rPr>
          <w:rFonts w:ascii="Helvetica" w:hAnsi="Helvetica"/>
          <w:color w:val="000000"/>
          <w:sz w:val="22"/>
          <w:szCs w:val="22"/>
          <w:shd w:val="clear" w:color="auto" w:fill="FFFFFF"/>
          <w:lang w:val="en-US"/>
        </w:rPr>
        <w:t xml:space="preserve">compare </w:t>
      </w:r>
      <w:r>
        <w:rPr>
          <w:rFonts w:ascii="Helvetica" w:hAnsi="Helvetica"/>
          <w:color w:val="000000"/>
          <w:sz w:val="22"/>
          <w:szCs w:val="22"/>
          <w:shd w:val="clear" w:color="auto" w:fill="FFFFFF"/>
          <w:lang w:val="en-US"/>
        </w:rPr>
        <w:t xml:space="preserve">the final results for SARS </w:t>
      </w:r>
      <w:proofErr w:type="spellStart"/>
      <w:r>
        <w:rPr>
          <w:rFonts w:ascii="Helvetica" w:hAnsi="Helvetica"/>
          <w:color w:val="000000"/>
          <w:sz w:val="22"/>
          <w:szCs w:val="22"/>
          <w:shd w:val="clear" w:color="auto" w:fill="FFFFFF"/>
          <w:lang w:val="en-US"/>
        </w:rPr>
        <w:t>CoV</w:t>
      </w:r>
      <w:proofErr w:type="spellEnd"/>
      <w:r>
        <w:rPr>
          <w:rFonts w:ascii="Helvetica" w:hAnsi="Helvetica"/>
          <w:color w:val="000000"/>
          <w:sz w:val="22"/>
          <w:szCs w:val="22"/>
          <w:shd w:val="clear" w:color="auto" w:fill="FFFFFF"/>
          <w:lang w:val="en-US"/>
        </w:rPr>
        <w:t xml:space="preserve"> 2 </w:t>
      </w:r>
      <w:r w:rsidR="00C964EB">
        <w:rPr>
          <w:rFonts w:ascii="Helvetica" w:hAnsi="Helvetica"/>
          <w:color w:val="000000"/>
          <w:sz w:val="22"/>
          <w:szCs w:val="22"/>
          <w:shd w:val="clear" w:color="auto" w:fill="FFFFFF"/>
          <w:lang w:val="en-US"/>
        </w:rPr>
        <w:t>between three methods</w:t>
      </w:r>
      <w:r w:rsidR="002B2752">
        <w:rPr>
          <w:rFonts w:ascii="Helvetica" w:hAnsi="Helvetica"/>
          <w:color w:val="000000"/>
          <w:sz w:val="22"/>
          <w:szCs w:val="22"/>
          <w:shd w:val="clear" w:color="auto" w:fill="FFFFFF"/>
          <w:lang w:val="en-US"/>
        </w:rPr>
        <w:t xml:space="preserve"> </w:t>
      </w:r>
      <w:r w:rsidR="00C964EB">
        <w:rPr>
          <w:rFonts w:ascii="Helvetica" w:hAnsi="Helvetica"/>
          <w:color w:val="000000"/>
          <w:sz w:val="22"/>
          <w:szCs w:val="22"/>
          <w:shd w:val="clear" w:color="auto" w:fill="FFFFFF"/>
          <w:lang w:val="en-US"/>
        </w:rPr>
        <w:t>(</w:t>
      </w:r>
      <w:r w:rsidR="002B2752">
        <w:rPr>
          <w:rFonts w:ascii="Helvetica" w:hAnsi="Helvetica"/>
          <w:color w:val="000000"/>
          <w:sz w:val="22"/>
          <w:szCs w:val="22"/>
          <w:shd w:val="clear" w:color="auto" w:fill="FFFFFF"/>
          <w:lang w:val="en-US"/>
        </w:rPr>
        <w:t xml:space="preserve">Fig. </w:t>
      </w:r>
      <w:r w:rsidR="00C964EB">
        <w:rPr>
          <w:rFonts w:ascii="Helvetica" w:hAnsi="Helvetica"/>
          <w:color w:val="000000"/>
          <w:sz w:val="22"/>
          <w:szCs w:val="22"/>
          <w:shd w:val="clear" w:color="auto" w:fill="FFFFFF"/>
          <w:lang w:val="en-US"/>
        </w:rPr>
        <w:t>7)</w:t>
      </w:r>
      <w:r w:rsidR="00832391">
        <w:rPr>
          <w:rFonts w:ascii="Helvetica" w:hAnsi="Helvetica"/>
          <w:color w:val="000000"/>
          <w:sz w:val="22"/>
          <w:szCs w:val="22"/>
          <w:shd w:val="clear" w:color="auto" w:fill="FFFFFF"/>
          <w:lang w:val="en-US"/>
        </w:rPr>
        <w:t>.</w:t>
      </w:r>
    </w:p>
    <w:p w14:paraId="59F6DA4A" w14:textId="77777777" w:rsidR="002B2752" w:rsidRDefault="002B2752">
      <w:pPr>
        <w:rPr>
          <w:rFonts w:ascii="Helvetica" w:hAnsi="Helvetica"/>
          <w:b/>
          <w:color w:val="000000"/>
          <w:sz w:val="22"/>
          <w:szCs w:val="22"/>
          <w:shd w:val="clear" w:color="auto" w:fill="FFFFFF"/>
        </w:rPr>
      </w:pPr>
    </w:p>
    <w:p w14:paraId="79EB0187" w14:textId="49043424" w:rsidR="00712A1E" w:rsidRPr="00BF358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rPr>
        <w:t>Such comparisons are necessary to conclude "fundamental limitations" on epistasis detection exist and to properly contextualize the method in terms of what has come before.</w:t>
      </w:r>
      <w:r w:rsidRPr="00712A1E">
        <w:rPr>
          <w:rStyle w:val="apple-converted-space"/>
          <w:rFonts w:ascii="Helvetica" w:hAnsi="Helvetica"/>
          <w:b/>
          <w:color w:val="000000"/>
          <w:sz w:val="22"/>
          <w:szCs w:val="22"/>
          <w:shd w:val="clear" w:color="auto" w:fill="FFFFFF"/>
        </w:rPr>
        <w:t> </w:t>
      </w:r>
    </w:p>
    <w:p w14:paraId="457CA524" w14:textId="3F5A4477" w:rsidR="008F6870" w:rsidRDefault="008F6870" w:rsidP="00BF358F">
      <w:pPr>
        <w:rPr>
          <w:rFonts w:ascii="Helvetica" w:hAnsi="Helvetica"/>
          <w:color w:val="000000"/>
          <w:sz w:val="22"/>
          <w:szCs w:val="22"/>
          <w:shd w:val="clear" w:color="auto" w:fill="FFFFFF"/>
          <w:lang w:val="en-US"/>
        </w:rPr>
      </w:pPr>
    </w:p>
    <w:p w14:paraId="53A9BA3F" w14:textId="0B96AC68" w:rsidR="00396881" w:rsidRDefault="00C964EB" w:rsidP="00BF35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Fundamental limitations are </w:t>
      </w:r>
      <w:r w:rsidR="00C12884">
        <w:rPr>
          <w:rFonts w:ascii="Helvetica" w:hAnsi="Helvetica"/>
          <w:color w:val="000000"/>
          <w:sz w:val="22"/>
          <w:szCs w:val="22"/>
          <w:shd w:val="clear" w:color="auto" w:fill="FFFFFF"/>
          <w:lang w:val="en-US"/>
        </w:rPr>
        <w:t>called "</w:t>
      </w:r>
      <w:r>
        <w:rPr>
          <w:rFonts w:ascii="Helvetica" w:hAnsi="Helvetica"/>
          <w:color w:val="000000"/>
          <w:sz w:val="22"/>
          <w:szCs w:val="22"/>
          <w:shd w:val="clear" w:color="auto" w:fill="FFFFFF"/>
          <w:lang w:val="en-US"/>
        </w:rPr>
        <w:t>fundamental</w:t>
      </w:r>
      <w:r w:rsidR="00C12884">
        <w:rPr>
          <w:rFonts w:ascii="Helvetica" w:hAnsi="Helvetica"/>
          <w:color w:val="000000"/>
          <w:sz w:val="22"/>
          <w:szCs w:val="22"/>
          <w:shd w:val="clear" w:color="auto" w:fill="FFFFFF"/>
          <w:lang w:val="en-US"/>
        </w:rPr>
        <w:t>"</w:t>
      </w:r>
      <w:r>
        <w:rPr>
          <w:rFonts w:ascii="Helvetica" w:hAnsi="Helvetica"/>
          <w:color w:val="000000"/>
          <w:sz w:val="22"/>
          <w:szCs w:val="22"/>
          <w:shd w:val="clear" w:color="auto" w:fill="FFFFFF"/>
          <w:lang w:val="en-US"/>
        </w:rPr>
        <w:t>, because they do not depend on a detection method used</w:t>
      </w:r>
      <w:r w:rsidR="00396881">
        <w:rPr>
          <w:rFonts w:ascii="Helvetica" w:hAnsi="Helvetica"/>
          <w:color w:val="000000"/>
          <w:sz w:val="22"/>
          <w:szCs w:val="22"/>
          <w:shd w:val="clear" w:color="auto" w:fill="FFFFFF"/>
          <w:lang w:val="en-US"/>
        </w:rPr>
        <w:t>, but are intrinsic to evolutionary dynamics</w:t>
      </w:r>
      <w:r>
        <w:rPr>
          <w:rFonts w:ascii="Helvetica" w:hAnsi="Helvetica"/>
          <w:color w:val="000000"/>
          <w:sz w:val="22"/>
          <w:szCs w:val="22"/>
          <w:shd w:val="clear" w:color="auto" w:fill="FFFFFF"/>
          <w:lang w:val="en-US"/>
        </w:rPr>
        <w:t xml:space="preserve">. </w:t>
      </w:r>
      <w:r w:rsidR="001F0B30">
        <w:rPr>
          <w:rFonts w:ascii="Helvetica" w:hAnsi="Helvetica"/>
          <w:color w:val="000000"/>
          <w:sz w:val="22"/>
          <w:szCs w:val="22"/>
          <w:shd w:val="clear" w:color="auto" w:fill="FFFFFF"/>
          <w:lang w:val="en-US"/>
        </w:rPr>
        <w:t>The</w:t>
      </w:r>
      <w:r>
        <w:rPr>
          <w:rFonts w:ascii="Helvetica" w:hAnsi="Helvetica"/>
          <w:color w:val="000000"/>
          <w:sz w:val="22"/>
          <w:szCs w:val="22"/>
          <w:shd w:val="clear" w:color="auto" w:fill="FFFFFF"/>
          <w:lang w:val="en-US"/>
        </w:rPr>
        <w:t xml:space="preserve"> existence of strong correlations</w:t>
      </w:r>
      <w:r w:rsidR="001F0B30">
        <w:rPr>
          <w:rFonts w:ascii="Helvetica" w:hAnsi="Helvetica"/>
          <w:color w:val="000000"/>
          <w:sz w:val="22"/>
          <w:szCs w:val="22"/>
          <w:shd w:val="clear" w:color="auto" w:fill="FFFFFF"/>
          <w:lang w:val="en-US"/>
        </w:rPr>
        <w:t xml:space="preserve"> caused by genetic linkage</w:t>
      </w:r>
      <w:r>
        <w:rPr>
          <w:rFonts w:ascii="Helvetica" w:hAnsi="Helvetica"/>
          <w:color w:val="000000"/>
          <w:sz w:val="22"/>
          <w:szCs w:val="22"/>
          <w:shd w:val="clear" w:color="auto" w:fill="FFFFFF"/>
          <w:lang w:val="en-US"/>
        </w:rPr>
        <w:t xml:space="preserve"> is</w:t>
      </w:r>
      <w:r w:rsidR="001F0B30">
        <w:rPr>
          <w:rFonts w:ascii="Helvetica" w:hAnsi="Helvetica"/>
          <w:color w:val="000000"/>
          <w:sz w:val="22"/>
          <w:szCs w:val="22"/>
          <w:shd w:val="clear" w:color="auto" w:fill="FFFFFF"/>
          <w:lang w:val="en-US"/>
        </w:rPr>
        <w:t xml:space="preserve"> well–known in population genetics for more than 100 years</w:t>
      </w:r>
      <w:r>
        <w:rPr>
          <w:rFonts w:ascii="Helvetica" w:hAnsi="Helvetica"/>
          <w:color w:val="000000"/>
          <w:sz w:val="22"/>
          <w:szCs w:val="22"/>
          <w:shd w:val="clear" w:color="auto" w:fill="FFFFFF"/>
          <w:lang w:val="en-US"/>
        </w:rPr>
        <w:t>,</w:t>
      </w:r>
      <w:r w:rsidR="00396881">
        <w:rPr>
          <w:rFonts w:ascii="Helvetica" w:hAnsi="Helvetica"/>
          <w:color w:val="000000"/>
          <w:sz w:val="22"/>
          <w:szCs w:val="22"/>
          <w:shd w:val="clear" w:color="auto" w:fill="FFFFFF"/>
          <w:lang w:val="en-US"/>
        </w:rPr>
        <w:t xml:space="preserve"> </w:t>
      </w:r>
    </w:p>
    <w:p w14:paraId="08004428" w14:textId="77777777" w:rsidR="00396881" w:rsidRDefault="00396881" w:rsidP="00BF358F">
      <w:pPr>
        <w:rPr>
          <w:rFonts w:ascii="Helvetica" w:hAnsi="Helvetica"/>
          <w:color w:val="000000"/>
          <w:sz w:val="22"/>
          <w:szCs w:val="22"/>
          <w:shd w:val="clear" w:color="auto" w:fill="FFFFFF"/>
          <w:lang w:val="en-US"/>
        </w:rPr>
      </w:pPr>
    </w:p>
    <w:p w14:paraId="46DBEEE2" w14:textId="5AEE4DB9" w:rsidR="00BF358F" w:rsidRPr="00AB7535" w:rsidRDefault="00C964EB" w:rsidP="00BF35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To make it clear, w</w:t>
      </w:r>
      <w:r w:rsidR="008202F2">
        <w:rPr>
          <w:rFonts w:ascii="Helvetica" w:hAnsi="Helvetica"/>
          <w:color w:val="000000"/>
          <w:sz w:val="22"/>
          <w:szCs w:val="22"/>
          <w:shd w:val="clear" w:color="auto" w:fill="FFFFFF"/>
          <w:lang w:val="en-US"/>
        </w:rPr>
        <w:t>e a</w:t>
      </w:r>
      <w:r w:rsidR="008F6870">
        <w:rPr>
          <w:rFonts w:ascii="Helvetica" w:hAnsi="Helvetica"/>
          <w:color w:val="000000"/>
          <w:sz w:val="22"/>
          <w:szCs w:val="22"/>
          <w:shd w:val="clear" w:color="auto" w:fill="FFFFFF"/>
          <w:lang w:val="en-US"/>
        </w:rPr>
        <w:t xml:space="preserve">dded </w:t>
      </w:r>
      <w:r w:rsidR="008202F2">
        <w:rPr>
          <w:rFonts w:ascii="Helvetica" w:hAnsi="Helvetica"/>
          <w:color w:val="000000"/>
          <w:sz w:val="22"/>
          <w:szCs w:val="22"/>
          <w:shd w:val="clear" w:color="auto" w:fill="FFFFFF"/>
          <w:lang w:val="en-US"/>
        </w:rPr>
        <w:t>a paragraph</w:t>
      </w:r>
      <w:r w:rsidR="00110469">
        <w:rPr>
          <w:rFonts w:ascii="Helvetica" w:hAnsi="Helvetica"/>
          <w:color w:val="000000"/>
          <w:sz w:val="22"/>
          <w:szCs w:val="22"/>
          <w:shd w:val="clear" w:color="auto" w:fill="FFFFFF"/>
          <w:lang w:val="en-US"/>
        </w:rPr>
        <w:t xml:space="preserve"> to Introduction</w:t>
      </w:r>
      <w:r w:rsidR="00832391">
        <w:rPr>
          <w:rFonts w:ascii="Helvetica" w:hAnsi="Helvetica"/>
          <w:color w:val="000000"/>
          <w:sz w:val="22"/>
          <w:szCs w:val="22"/>
          <w:shd w:val="clear" w:color="auto" w:fill="FFFFFF"/>
          <w:lang w:val="en-US"/>
        </w:rPr>
        <w:t xml:space="preserve"> (Line </w:t>
      </w:r>
      <w:ins w:id="11" w:author="reirose2002@gmail.com" w:date="2026-05-07T13:36:00Z">
        <w:r w:rsidR="00AB7535">
          <w:rPr>
            <w:rFonts w:ascii="Helvetica" w:hAnsi="Helvetica"/>
            <w:color w:val="000000"/>
            <w:sz w:val="22"/>
            <w:szCs w:val="22"/>
            <w:shd w:val="clear" w:color="auto" w:fill="FFFFFF"/>
            <w:lang w:val="en-US"/>
          </w:rPr>
          <w:t>84</w:t>
        </w:r>
      </w:ins>
      <w:del w:id="12" w:author="reirose2002@gmail.com" w:date="2026-05-07T13:36:00Z">
        <w:r w:rsidR="0016146D" w:rsidDel="00AB7535">
          <w:rPr>
            <w:rFonts w:ascii="Helvetica" w:hAnsi="Helvetica"/>
            <w:color w:val="000000"/>
            <w:sz w:val="22"/>
            <w:szCs w:val="22"/>
            <w:shd w:val="clear" w:color="auto" w:fill="FFFFFF"/>
            <w:lang w:val="en-US"/>
          </w:rPr>
          <w:delText>62</w:delText>
        </w:r>
      </w:del>
      <w:r w:rsidR="00832391">
        <w:rPr>
          <w:rFonts w:ascii="Helvetica" w:hAnsi="Helvetica"/>
          <w:color w:val="000000"/>
          <w:sz w:val="22"/>
          <w:szCs w:val="22"/>
          <w:shd w:val="clear" w:color="auto" w:fill="FFFFFF"/>
          <w:lang w:val="en-US"/>
        </w:rPr>
        <w:t>)</w:t>
      </w:r>
      <w:r w:rsidR="00BF358F">
        <w:rPr>
          <w:rFonts w:ascii="Helvetica" w:hAnsi="Helvetica"/>
          <w:color w:val="000000"/>
          <w:sz w:val="22"/>
          <w:szCs w:val="22"/>
          <w:shd w:val="clear" w:color="auto" w:fill="FFFFFF"/>
          <w:lang w:val="en-US"/>
        </w:rPr>
        <w:t>:</w:t>
      </w:r>
    </w:p>
    <w:p w14:paraId="7E683C8C" w14:textId="77777777" w:rsidR="00BF358F" w:rsidRPr="00AB7535" w:rsidRDefault="00BF358F" w:rsidP="00BF358F">
      <w:pPr>
        <w:rPr>
          <w:rFonts w:ascii="Helvetica" w:hAnsi="Helvetica"/>
          <w:color w:val="000000"/>
          <w:sz w:val="20"/>
          <w:szCs w:val="20"/>
          <w:shd w:val="clear" w:color="auto" w:fill="FFFFFF"/>
          <w:lang w:val="en-US"/>
        </w:rPr>
      </w:pPr>
    </w:p>
    <w:p w14:paraId="2A736E48" w14:textId="3D5A0B7D" w:rsidR="00E369EA" w:rsidRDefault="00BA7958" w:rsidP="00620991">
      <w:pPr>
        <w:rPr>
          <w:rFonts w:ascii="Helvetica" w:hAnsi="Helvetica"/>
          <w:color w:val="000000"/>
          <w:sz w:val="22"/>
          <w:szCs w:val="22"/>
          <w:shd w:val="clear" w:color="auto" w:fill="FFFFFF"/>
          <w:lang w:val="en-US"/>
        </w:rPr>
      </w:pPr>
      <w:r w:rsidRPr="00AB7535">
        <w:rPr>
          <w:rFonts w:ascii="Times New Roman" w:eastAsia="Times New Roman" w:hAnsi="Times New Roman" w:cs="Times New Roman"/>
          <w:sz w:val="20"/>
          <w:szCs w:val="20"/>
        </w:rPr>
        <w:t xml:space="preserve">About a century ago, it was realized that the evolution of a population is strongly affected by the fact that the fates of alleles at different loci are linked unless separated by recombination </w:t>
      </w:r>
      <w:r w:rsidRPr="00AB7535">
        <w:rPr>
          <w:rFonts w:ascii="Times New Roman" w:eastAsia="Times New Roman" w:hAnsi="Times New Roman" w:cs="Times New Roman"/>
          <w:sz w:val="20"/>
          <w:szCs w:val="20"/>
        </w:rPr>
        <w:fldChar w:fldCharType="begin"/>
      </w:r>
      <w:r w:rsidRPr="00AB7535">
        <w:rPr>
          <w:rFonts w:ascii="Times New Roman" w:eastAsia="Times New Roman" w:hAnsi="Times New Roman" w:cs="Times New Roman"/>
          <w:sz w:val="20"/>
          <w:szCs w:val="20"/>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AB7535">
        <w:rPr>
          <w:rFonts w:ascii="Times New Roman" w:eastAsia="Times New Roman" w:hAnsi="Times New Roman" w:cs="Times New Roman"/>
          <w:sz w:val="20"/>
          <w:szCs w:val="20"/>
        </w:rPr>
        <w:fldChar w:fldCharType="separate"/>
      </w:r>
      <w:r w:rsidRPr="00AB7535">
        <w:rPr>
          <w:rFonts w:ascii="Times New Roman" w:eastAsia="Times New Roman" w:hAnsi="Times New Roman" w:cs="Times New Roman"/>
          <w:noProof/>
          <w:sz w:val="20"/>
          <w:szCs w:val="20"/>
        </w:rPr>
        <w:t>[33]</w:t>
      </w:r>
      <w:r w:rsidRPr="00AB7535">
        <w:rPr>
          <w:rFonts w:ascii="Times New Roman" w:eastAsia="Times New Roman" w:hAnsi="Times New Roman" w:cs="Times New Roman"/>
          <w:sz w:val="20"/>
          <w:szCs w:val="20"/>
        </w:rPr>
        <w:fldChar w:fldCharType="end"/>
      </w:r>
      <w:r w:rsidRPr="00AB7535">
        <w:rPr>
          <w:rFonts w:ascii="Times New Roman" w:eastAsia="Times New Roman" w:hAnsi="Times New Roman" w:cs="Times New Roman"/>
          <w:sz w:val="20"/>
          <w:szCs w:val="20"/>
        </w:rPr>
        <w:t>.</w:t>
      </w:r>
      <w:r w:rsidRPr="00AB7535">
        <w:rPr>
          <w:rFonts w:ascii="Times New Roman" w:eastAsia="Times New Roman" w:hAnsi="Times New Roman" w:cs="Times New Roman"/>
          <w:sz w:val="20"/>
          <w:szCs w:val="20"/>
          <w:lang w:val="en-US"/>
        </w:rPr>
        <w:t xml:space="preserve"> Empirically, </w:t>
      </w:r>
      <w:r w:rsidRPr="00AB7535">
        <w:rPr>
          <w:rFonts w:ascii="Times New Roman" w:eastAsia="Times New Roman" w:hAnsi="Times New Roman" w:cs="Times New Roman"/>
          <w:sz w:val="20"/>
          <w:szCs w:val="20"/>
        </w:rPr>
        <w:t xml:space="preserve">the effect of strong linkage between genomic sites has been discovered by Thomas Hunt Morgan who used the inter-dependent segregation of alleles in fruit flies to understand the role of chromosomes and sex in inheritance. </w:t>
      </w:r>
      <w:r w:rsidRPr="00AB7535">
        <w:rPr>
          <w:rFonts w:ascii="Times New Roman" w:eastAsia="Times New Roman" w:hAnsi="Times New Roman" w:cs="Times New Roman"/>
          <w:sz w:val="20"/>
          <w:szCs w:val="20"/>
          <w:lang w:val="en-US"/>
        </w:rPr>
        <w:t xml:space="preserve">Since then, a large body of experiment and modeling demonstrated that linkage changes evolutionary properties drastically. In the absence of recombination, common phylogeny makes all sequences very similar to their MRCA </w:t>
      </w:r>
      <w:r w:rsidRPr="00AB7535">
        <w:rPr>
          <w:rFonts w:ascii="Times New Roman" w:eastAsia="Times New Roman" w:hAnsi="Times New Roman" w:cs="Times New Roman"/>
          <w:sz w:val="20"/>
          <w:szCs w:val="20"/>
          <w:lang w:val="en-US"/>
        </w:rPr>
        <w:fldChar w:fldCharType="begin"/>
      </w:r>
      <w:r w:rsidRPr="00AB7535">
        <w:rPr>
          <w:rFonts w:ascii="Times New Roman" w:eastAsia="Times New Roman" w:hAnsi="Times New Roman" w:cs="Times New Roman"/>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[34]</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 xml:space="preserve">. Moreover, even very frequent recombination does not break up linkage effects in a sufficiently long genome </w:t>
      </w:r>
      <w:r w:rsidRPr="00AB7535">
        <w:rPr>
          <w:rFonts w:ascii="Times New Roman" w:eastAsia="Times New Roman" w:hAnsi="Times New Roman" w:cs="Times New Roman"/>
          <w:sz w:val="20"/>
          <w:szCs w:val="20"/>
          <w:lang w:val="en-US"/>
        </w:rPr>
        <w:fldChar w:fldCharType="begin"/>
      </w:r>
      <w:r w:rsidRPr="00AB7535">
        <w:rPr>
          <w:rFonts w:ascii="Times New Roman" w:eastAsia="Times New Roman" w:hAnsi="Times New Roman" w:cs="Times New Roman"/>
          <w:sz w:val="20"/>
          <w:szCs w:val="20"/>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[35]</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w:t>
      </w:r>
    </w:p>
    <w:p w14:paraId="5D5A599C" w14:textId="77777777" w:rsidR="00832391" w:rsidRDefault="00832391" w:rsidP="00620991">
      <w:pPr>
        <w:rPr>
          <w:rFonts w:ascii="Helvetica" w:hAnsi="Helvetica"/>
          <w:color w:val="000000"/>
          <w:sz w:val="22"/>
          <w:szCs w:val="22"/>
          <w:shd w:val="clear" w:color="auto" w:fill="FFFFFF"/>
          <w:lang w:val="en-US"/>
        </w:rPr>
      </w:pPr>
    </w:p>
    <w:p w14:paraId="06184F8D" w14:textId="01D58DDF" w:rsidR="00620991" w:rsidRDefault="005A4C1A" w:rsidP="0062099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and below</w:t>
      </w:r>
      <w:r w:rsidR="00832391">
        <w:rPr>
          <w:rFonts w:ascii="Helvetica" w:hAnsi="Helvetica"/>
          <w:color w:val="000000"/>
          <w:sz w:val="22"/>
          <w:szCs w:val="22"/>
          <w:shd w:val="clear" w:color="auto" w:fill="FFFFFF"/>
          <w:lang w:val="en-US"/>
        </w:rPr>
        <w:t xml:space="preserve"> (Line </w:t>
      </w:r>
      <w:ins w:id="13" w:author="reirose2002@gmail.com" w:date="2026-05-07T13:37:00Z">
        <w:r w:rsidR="00AB7535">
          <w:rPr>
            <w:rFonts w:ascii="Helvetica" w:hAnsi="Helvetica"/>
            <w:color w:val="000000"/>
            <w:sz w:val="22"/>
            <w:szCs w:val="22"/>
            <w:shd w:val="clear" w:color="auto" w:fill="FFFFFF"/>
            <w:lang w:val="en-US"/>
          </w:rPr>
          <w:t>111</w:t>
        </w:r>
      </w:ins>
      <w:del w:id="14" w:author="reirose2002@gmail.com" w:date="2026-05-07T13:37:00Z">
        <w:r w:rsidR="00832391" w:rsidDel="00AB7535">
          <w:rPr>
            <w:rFonts w:ascii="Helvetica" w:hAnsi="Helvetica"/>
            <w:color w:val="000000"/>
            <w:sz w:val="22"/>
            <w:szCs w:val="22"/>
            <w:shd w:val="clear" w:color="auto" w:fill="FFFFFF"/>
            <w:lang w:val="en-US"/>
          </w:rPr>
          <w:delText>**</w:delText>
        </w:r>
      </w:del>
      <w:r w:rsidR="00832391">
        <w:rPr>
          <w:rFonts w:ascii="Helvetica" w:hAnsi="Helvetica"/>
          <w:color w:val="000000"/>
          <w:sz w:val="22"/>
          <w:szCs w:val="22"/>
          <w:shd w:val="clear" w:color="auto" w:fill="FFFFFF"/>
          <w:lang w:val="en-US"/>
        </w:rPr>
        <w:t>)</w:t>
      </w:r>
      <w:r>
        <w:rPr>
          <w:rFonts w:ascii="Helvetica" w:hAnsi="Helvetica"/>
          <w:color w:val="000000"/>
          <w:sz w:val="22"/>
          <w:szCs w:val="22"/>
          <w:shd w:val="clear" w:color="auto" w:fill="FFFFFF"/>
          <w:lang w:val="en-US"/>
        </w:rPr>
        <w:t>:</w:t>
      </w:r>
    </w:p>
    <w:p w14:paraId="389408F9" w14:textId="77777777" w:rsidR="005A4C1A" w:rsidRPr="00C90CFE" w:rsidRDefault="005A4C1A" w:rsidP="00620991">
      <w:pPr>
        <w:rPr>
          <w:rFonts w:ascii="Helvetica" w:hAnsi="Helvetica"/>
          <w:color w:val="000000"/>
          <w:sz w:val="22"/>
          <w:szCs w:val="22"/>
          <w:shd w:val="clear" w:color="auto" w:fill="FFFFFF"/>
          <w:lang w:val="en-US"/>
        </w:rPr>
      </w:pPr>
    </w:p>
    <w:p w14:paraId="3EAB4396" w14:textId="2924EECA" w:rsidR="00FC0904" w:rsidRPr="00D04799" w:rsidRDefault="00BA7958">
      <w:pPr>
        <w:rPr>
          <w:rFonts w:ascii="Helvetica" w:hAnsi="Helvetica"/>
          <w:b/>
          <w:color w:val="000000"/>
          <w:sz w:val="22"/>
          <w:szCs w:val="22"/>
          <w:shd w:val="clear" w:color="auto" w:fill="FFFFFF"/>
        </w:rPr>
      </w:pPr>
      <w:r w:rsidRPr="00AB7535">
        <w:rPr>
          <w:rFonts w:ascii="Times New Roman" w:eastAsia="Times New Roman" w:hAnsi="Times New Roman" w:cs="Times New Roman"/>
          <w:sz w:val="20"/>
          <w:szCs w:val="20"/>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AB753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AB7535">
        <w:rPr>
          <w:rFonts w:ascii="Times New Roman" w:eastAsia="Times New Roman" w:hAnsi="Times New Roman" w:cs="Times New Roman"/>
          <w:bCs/>
          <w:sz w:val="20"/>
          <w:szCs w:val="20"/>
          <w:lang w:val="en-US"/>
        </w:rPr>
        <w:t xml:space="preserve">The fourth feature is the use of the conditional correlator. </w:t>
      </w:r>
      <w:r w:rsidR="00133529" w:rsidRPr="00BA7958">
        <w:rPr>
          <w:rFonts w:ascii="Helvetica" w:hAnsi="Helvetica"/>
          <w:color w:val="000000"/>
          <w:sz w:val="20"/>
          <w:szCs w:val="20"/>
        </w:rPr>
        <w:br/>
      </w:r>
      <w:r w:rsidR="00133529" w:rsidRPr="003552A3">
        <w:rPr>
          <w:rFonts w:ascii="Helvetica" w:hAnsi="Helvetica"/>
          <w:color w:val="000000"/>
          <w:sz w:val="22"/>
          <w:szCs w:val="22"/>
        </w:rPr>
        <w:br/>
      </w:r>
      <w:r w:rsidR="00133529" w:rsidRPr="00D04799">
        <w:rPr>
          <w:rFonts w:ascii="Helvetica" w:hAnsi="Helvetica"/>
          <w:b/>
          <w:color w:val="000000"/>
          <w:sz w:val="22"/>
          <w:szCs w:val="22"/>
          <w:shd w:val="clear" w:color="auto" w:fill="FFFFFF"/>
        </w:rPr>
        <w:t>Major comments:</w:t>
      </w:r>
      <w:r w:rsidR="00133529" w:rsidRPr="00D04799">
        <w:rPr>
          <w:rStyle w:val="apple-converted-space"/>
          <w:rFonts w:ascii="Helvetica" w:hAnsi="Helvetica"/>
          <w:b/>
          <w:color w:val="000000"/>
          <w:sz w:val="22"/>
          <w:szCs w:val="22"/>
          <w:shd w:val="clear" w:color="auto" w:fill="FFFFFF"/>
        </w:rPr>
        <w:t> </w:t>
      </w:r>
      <w:r w:rsidR="00133529" w:rsidRPr="00D04799">
        <w:rPr>
          <w:rFonts w:ascii="Helvetica" w:hAnsi="Helvetica"/>
          <w:b/>
          <w:color w:val="000000"/>
          <w:sz w:val="22"/>
          <w:szCs w:val="22"/>
        </w:rPr>
        <w:br/>
      </w:r>
      <w:r w:rsidR="00133529" w:rsidRPr="00D04799">
        <w:rPr>
          <w:rFonts w:ascii="Helvetica" w:hAnsi="Helvetica"/>
          <w:b/>
          <w:color w:val="000000"/>
          <w:sz w:val="22"/>
          <w:szCs w:val="22"/>
        </w:rPr>
        <w:br/>
      </w:r>
      <w:r w:rsidR="00133529" w:rsidRPr="00D04799">
        <w:rPr>
          <w:rFonts w:ascii="Helvetica" w:hAnsi="Helvetica"/>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Default="00D04799">
      <w:pPr>
        <w:rPr>
          <w:rFonts w:ascii="Helvetica" w:hAnsi="Helvetica"/>
          <w:color w:val="000000"/>
          <w:sz w:val="22"/>
          <w:szCs w:val="22"/>
          <w:shd w:val="clear" w:color="auto" w:fill="FFFFFF"/>
        </w:rPr>
      </w:pPr>
    </w:p>
    <w:p w14:paraId="005716C2" w14:textId="4E8E2BE7" w:rsidR="00D04799" w:rsidRPr="00D04799" w:rsidRDefault="00D0479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In the revised version, we </w:t>
      </w:r>
      <w:r w:rsidR="00BA7958">
        <w:rPr>
          <w:rFonts w:ascii="Helvetica" w:hAnsi="Helvetica"/>
          <w:color w:val="000000"/>
          <w:sz w:val="22"/>
          <w:szCs w:val="22"/>
          <w:shd w:val="clear" w:color="auto" w:fill="FFFFFF"/>
          <w:lang w:val="en-US"/>
        </w:rPr>
        <w:t xml:space="preserve">made a </w:t>
      </w:r>
      <w:r w:rsidR="00C12884">
        <w:rPr>
          <w:rFonts w:ascii="Helvetica" w:hAnsi="Helvetica"/>
          <w:color w:val="000000"/>
          <w:sz w:val="22"/>
          <w:szCs w:val="22"/>
          <w:shd w:val="clear" w:color="auto" w:fill="FFFFFF"/>
          <w:lang w:val="en-US"/>
        </w:rPr>
        <w:t>better</w:t>
      </w:r>
      <w:r w:rsidR="00BA7958">
        <w:rPr>
          <w:rFonts w:ascii="Helvetica" w:hAnsi="Helvetica"/>
          <w:color w:val="000000"/>
          <w:sz w:val="22"/>
          <w:szCs w:val="22"/>
          <w:shd w:val="clear" w:color="auto" w:fill="FFFFFF"/>
          <w:lang w:val="en-US"/>
        </w:rPr>
        <w:t xml:space="preserve"> description</w:t>
      </w:r>
      <w:r w:rsidR="00C62C19">
        <w:rPr>
          <w:rFonts w:ascii="Helvetica" w:hAnsi="Helvetica"/>
          <w:color w:val="000000"/>
          <w:sz w:val="22"/>
          <w:szCs w:val="22"/>
          <w:shd w:val="clear" w:color="auto" w:fill="FFFFFF"/>
          <w:lang w:val="en-US"/>
        </w:rPr>
        <w:t xml:space="preserve"> of the method</w:t>
      </w:r>
      <w:r w:rsidR="00BA7958">
        <w:rPr>
          <w:rFonts w:ascii="Helvetica" w:hAnsi="Helvetica"/>
          <w:color w:val="000000"/>
          <w:sz w:val="22"/>
          <w:szCs w:val="22"/>
          <w:shd w:val="clear" w:color="auto" w:fill="FFFFFF"/>
          <w:lang w:val="en-US"/>
        </w:rPr>
        <w:t xml:space="preserve"> in</w:t>
      </w:r>
      <w:r w:rsidR="00E41E7B">
        <w:rPr>
          <w:rFonts w:ascii="Helvetica" w:hAnsi="Helvetica"/>
          <w:color w:val="000000"/>
          <w:sz w:val="22"/>
          <w:szCs w:val="22"/>
          <w:shd w:val="clear" w:color="auto" w:fill="FFFFFF"/>
          <w:lang w:val="en-US"/>
        </w:rPr>
        <w:t xml:space="preserve"> </w:t>
      </w:r>
      <w:r w:rsidR="00B0121F">
        <w:rPr>
          <w:rFonts w:ascii="Helvetica" w:hAnsi="Helvetica"/>
          <w:color w:val="000000"/>
          <w:sz w:val="22"/>
          <w:szCs w:val="22"/>
          <w:shd w:val="clear" w:color="auto" w:fill="FFFFFF"/>
          <w:lang w:val="en-US"/>
        </w:rPr>
        <w:t>Methods</w:t>
      </w:r>
      <w:r w:rsidR="00C62C19">
        <w:rPr>
          <w:rFonts w:ascii="Helvetica" w:hAnsi="Helvetica"/>
          <w:color w:val="000000"/>
          <w:sz w:val="22"/>
          <w:szCs w:val="22"/>
          <w:shd w:val="clear" w:color="auto" w:fill="FFFFFF"/>
          <w:lang w:val="en-US"/>
        </w:rPr>
        <w:t xml:space="preserve"> (Line </w:t>
      </w:r>
      <w:ins w:id="15" w:author="reirose2002@gmail.com" w:date="2026-05-07T13:38:00Z">
        <w:r w:rsidR="00AB7535">
          <w:rPr>
            <w:rFonts w:ascii="Helvetica" w:hAnsi="Helvetica"/>
            <w:color w:val="000000"/>
            <w:sz w:val="22"/>
            <w:szCs w:val="22"/>
            <w:shd w:val="clear" w:color="auto" w:fill="FFFFFF"/>
            <w:lang w:val="en-US"/>
          </w:rPr>
          <w:t>505</w:t>
        </w:r>
      </w:ins>
      <w:del w:id="16" w:author="reirose2002@gmail.com" w:date="2026-05-07T13:38:00Z">
        <w:r w:rsidR="00C62C19" w:rsidDel="00AB7535">
          <w:rPr>
            <w:rFonts w:ascii="Helvetica" w:hAnsi="Helvetica"/>
            <w:color w:val="000000"/>
            <w:sz w:val="22"/>
            <w:szCs w:val="22"/>
            <w:shd w:val="clear" w:color="auto" w:fill="FFFFFF"/>
            <w:lang w:val="en-US"/>
          </w:rPr>
          <w:delText>**</w:delText>
        </w:r>
      </w:del>
      <w:r w:rsidR="00C62C19">
        <w:rPr>
          <w:rFonts w:ascii="Helvetica" w:hAnsi="Helvetica"/>
          <w:color w:val="000000"/>
          <w:sz w:val="22"/>
          <w:szCs w:val="22"/>
          <w:shd w:val="clear" w:color="auto" w:fill="FFFFFF"/>
          <w:lang w:val="en-US"/>
        </w:rPr>
        <w:t>):</w:t>
      </w:r>
    </w:p>
    <w:p w14:paraId="6A67B79B" w14:textId="27FBB643" w:rsidR="00D04799" w:rsidRDefault="00D04799">
      <w:pPr>
        <w:rPr>
          <w:rFonts w:ascii="Helvetica" w:hAnsi="Helvetica"/>
          <w:color w:val="000000"/>
          <w:sz w:val="22"/>
          <w:szCs w:val="22"/>
          <w:shd w:val="clear" w:color="auto" w:fill="FFFFFF"/>
        </w:rPr>
      </w:pPr>
    </w:p>
    <w:p w14:paraId="623EFDA1" w14:textId="77777777" w:rsidR="00BA7958" w:rsidRPr="00AB7535" w:rsidRDefault="00BA7958" w:rsidP="00AB7535">
      <w:pPr>
        <w:pBdr>
          <w:top w:val="nil"/>
          <w:left w:val="nil"/>
          <w:bottom w:val="nil"/>
          <w:right w:val="nil"/>
          <w:between w:val="nil"/>
        </w:pBdr>
        <w:ind w:firstLine="708"/>
        <w:jc w:val="both"/>
        <w:rPr>
          <w:rFonts w:ascii="Times New Roman" w:eastAsia="Times New Roman" w:hAnsi="Times New Roman" w:cs="Times New Roman"/>
          <w:color w:val="000000"/>
          <w:sz w:val="20"/>
          <w:szCs w:val="20"/>
        </w:rPr>
      </w:pPr>
      <w:r w:rsidRPr="00AB7535">
        <w:rPr>
          <w:rFonts w:ascii="Times New Roman" w:eastAsia="Times New Roman" w:hAnsi="Times New Roman" w:cs="Times New Roman"/>
          <w:b/>
          <w:color w:val="000000"/>
          <w:sz w:val="20"/>
          <w:szCs w:val="20"/>
        </w:rPr>
        <w:t xml:space="preserve">Epistasis detection and measurement. </w:t>
      </w:r>
      <w:r w:rsidRPr="00AB7535">
        <w:rPr>
          <w:rFonts w:ascii="Times New Roman" w:eastAsia="Times New Roman" w:hAnsi="Times New Roman" w:cs="Times New Roman"/>
          <w:color w:val="000000"/>
          <w:sz w:val="20"/>
          <w:szCs w:val="20"/>
        </w:rPr>
        <w:t xml:space="preserve">Based on matrix </w:t>
      </w:r>
      <m:oMath>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K</m:t>
            </m:r>
          </m:e>
          <m:sub>
            <m:r>
              <w:rPr>
                <w:rFonts w:ascii="Cambria Math" w:eastAsia="Cambria Math" w:hAnsi="Cambria Math" w:cs="Times New Roman"/>
                <w:color w:val="000000"/>
                <w:sz w:val="20"/>
                <w:szCs w:val="20"/>
              </w:rPr>
              <m:t>ni</m:t>
            </m:r>
          </m:sub>
        </m:sSub>
      </m:oMath>
      <w:r w:rsidRPr="00AB7535">
        <w:rPr>
          <w:rFonts w:ascii="Times New Roman" w:eastAsia="Times New Roman" w:hAnsi="Times New Roman" w:cs="Times New Roman"/>
          <w:color w:val="000000"/>
          <w:sz w:val="20"/>
          <w:szCs w:val="20"/>
        </w:rPr>
        <w:t xml:space="preserve"> obtained as described above, the universal footprint of epistasis</w:t>
      </w:r>
      <w:r w:rsidRPr="00AB7535">
        <w:rPr>
          <w:rFonts w:ascii="Times New Roman" w:hAnsi="Times New Roman" w:cs="Times New Roman"/>
          <w:color w:val="000000"/>
          <w:sz w:val="20"/>
          <w:szCs w:val="20"/>
        </w:rPr>
        <w:t xml:space="preserve"> </w:t>
      </w:r>
      <w:r w:rsidRPr="00AB7535">
        <w:rPr>
          <w:rFonts w:ascii="Times New Roman" w:hAnsi="Times New Roman" w:cs="Times New Roman"/>
          <w:bCs/>
          <w:sz w:val="20"/>
          <w:szCs w:val="20"/>
          <w:lang w:val="en-US"/>
        </w:rPr>
        <w:fldChar w:fldCharType="begin"/>
      </w:r>
      <w:r w:rsidRPr="00AB7535">
        <w:rPr>
          <w:rFonts w:ascii="Times New Roman" w:hAnsi="Times New Roman" w:cs="Times New Roman"/>
          <w:bCs/>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AB7535">
        <w:rPr>
          <w:rFonts w:ascii="Times New Roman" w:hAnsi="Times New Roman" w:cs="Times New Roman"/>
          <w:bCs/>
          <w:sz w:val="20"/>
          <w:szCs w:val="20"/>
          <w:lang w:val="en-US"/>
        </w:rPr>
        <w:fldChar w:fldCharType="separate"/>
      </w:r>
      <w:r w:rsidRPr="00AB7535">
        <w:rPr>
          <w:rFonts w:ascii="Times New Roman" w:hAnsi="Times New Roman" w:cs="Times New Roman"/>
          <w:bCs/>
          <w:noProof/>
          <w:sz w:val="20"/>
          <w:szCs w:val="20"/>
          <w:lang w:val="en-US"/>
        </w:rPr>
        <w:t>[36]</w:t>
      </w:r>
      <w:r w:rsidRPr="00AB7535">
        <w:rPr>
          <w:rFonts w:ascii="Times New Roman" w:hAnsi="Times New Roman" w:cs="Times New Roman"/>
          <w:bCs/>
          <w:sz w:val="20"/>
          <w:szCs w:val="20"/>
          <w:lang w:val="en-US"/>
        </w:rPr>
        <w:fldChar w:fldCharType="end"/>
      </w:r>
      <w:r w:rsidRPr="00AB7535">
        <w:rPr>
          <w:rFonts w:ascii="Times New Roman" w:eastAsia="Times New Roman" w:hAnsi="Times New Roman" w:cs="Times New Roman"/>
          <w:sz w:val="20"/>
          <w:szCs w:val="20"/>
        </w:rPr>
        <w:t xml:space="preserve"> </w:t>
      </w:r>
      <w:r w:rsidRPr="00AB7535">
        <w:rPr>
          <w:rFonts w:ascii="Times New Roman" w:eastAsia="Times New Roman" w:hAnsi="Times New Roman" w:cs="Times New Roman"/>
          <w:color w:val="000000"/>
          <w:sz w:val="20"/>
          <w:szCs w:val="20"/>
        </w:rPr>
        <w:t xml:space="preserve">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AB7535">
        <w:rPr>
          <w:rFonts w:ascii="Times New Roman" w:eastAsia="Times New Roman" w:hAnsi="Times New Roman" w:cs="Times New Roman"/>
          <w:color w:val="000000"/>
          <w:sz w:val="20"/>
          <w:szCs w:val="20"/>
        </w:rPr>
        <w:t xml:space="preserve"> is calculated for each possible pair of sites </w:t>
      </w:r>
      <m:oMath>
        <m:r>
          <w:rPr>
            <w:rFonts w:ascii="Cambria Math" w:eastAsia="Cambria Math" w:hAnsi="Cambria Math" w:cs="Times New Roman"/>
            <w:color w:val="000000"/>
            <w:sz w:val="20"/>
            <w:szCs w:val="20"/>
          </w:rPr>
          <m:t>i,j</m:t>
        </m:r>
      </m:oMath>
      <w:r w:rsidRPr="00AB7535">
        <w:rPr>
          <w:rFonts w:ascii="Times New Roman" w:eastAsia="Times New Roman" w:hAnsi="Times New Roman" w:cs="Times New Roman"/>
          <w:color w:val="000000"/>
          <w:sz w:val="20"/>
          <w:szCs w:val="20"/>
        </w:rPr>
        <w:t xml:space="preserve"> as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r>
          <w:rPr>
            <w:rFonts w:ascii="Cambria Math" w:eastAsia="Times New Roman" w:hAnsi="Cambria Math" w:cs="Times New Roman"/>
            <w:color w:val="000000"/>
            <w:sz w:val="20"/>
            <w:szCs w:val="20"/>
          </w:rPr>
          <m:t>=1-</m:t>
        </m:r>
        <m:r>
          <m:rPr>
            <m:sty m:val="p"/>
          </m:rPr>
          <w:rPr>
            <w:rFonts w:ascii="Cambria Math" w:eastAsia="Times New Roman" w:hAnsi="Cambria Math" w:cs="Times New Roman"/>
            <w:color w:val="000000"/>
            <w:sz w:val="20"/>
            <w:szCs w:val="20"/>
          </w:rPr>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11</m:t>
                    </m:r>
                  </m:sub>
                </m:sSub>
              </m:num>
              <m:den>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Sub>
              </m:den>
            </m:f>
          </m:e>
        </m:d>
        <m:r>
          <w:rPr>
            <w:rFonts w:ascii="Cambria Math" w:eastAsia="Times New Roman" w:hAnsi="Cambria Math" w:cs="Times New Roman"/>
            <w:color w:val="000000"/>
            <w:sz w:val="20"/>
            <w:szCs w:val="20"/>
          </w:rPr>
          <m:t>/</m:t>
        </m:r>
        <m:r>
          <m:rPr>
            <m:sty m:val="p"/>
          </m:rPr>
          <w:rPr>
            <w:rFonts w:ascii="Cambria Math" w:eastAsia="Times New Roman" w:hAnsi="Cambria Math" w:cs="Times New Roman"/>
            <w:color w:val="000000"/>
            <w:sz w:val="20"/>
            <w:szCs w:val="20"/>
          </w:rPr>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01</m:t>
                    </m:r>
                  </m:sub>
                </m:sSub>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10</m:t>
                    </m:r>
                  </m:sub>
                </m:sSub>
              </m:num>
              <m:den>
                <m:sSubSup>
                  <m:sSubSupPr>
                    <m:ctrlPr>
                      <w:rPr>
                        <w:rFonts w:ascii="Cambria Math" w:eastAsia="Times New Roman" w:hAnsi="Cambria Math" w:cs="Times New Roman"/>
                        <w:i/>
                        <w:color w:val="000000"/>
                        <w:sz w:val="20"/>
                        <w:szCs w:val="20"/>
                      </w:rPr>
                    </m:ctrlPr>
                  </m:sSubSup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up>
                    <m:r>
                      <w:rPr>
                        <w:rFonts w:ascii="Cambria Math" w:eastAsia="Times New Roman" w:hAnsi="Cambria Math" w:cs="Times New Roman"/>
                        <w:color w:val="000000"/>
                        <w:sz w:val="20"/>
                        <w:szCs w:val="20"/>
                      </w:rPr>
                      <m:t>2</m:t>
                    </m:r>
                  </m:sup>
                </m:sSubSup>
              </m:den>
            </m:f>
          </m:e>
        </m:d>
        <m:r>
          <w:rPr>
            <w:rFonts w:ascii="Cambria Math" w:eastAsia="Times New Roman" w:hAnsi="Cambria Math" w:cs="Times New Roman"/>
            <w:color w:val="000000"/>
            <w:sz w:val="20"/>
            <w:szCs w:val="20"/>
          </w:rPr>
          <m:t>.</m:t>
        </m:r>
      </m:oMath>
      <w:r w:rsidRPr="00AB7535">
        <w:rPr>
          <w:rFonts w:ascii="Times New Roman" w:eastAsia="Times New Roman" w:hAnsi="Times New Roman" w:cs="Times New Roman"/>
          <w:color w:val="000000"/>
          <w:sz w:val="20"/>
          <w:szCs w:val="20"/>
        </w:rPr>
        <w:t xml:space="preserve"> Then, the conditional coefficient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AB7535">
        <w:rPr>
          <w:rFonts w:ascii="Times New Roman" w:eastAsia="Times New Roman" w:hAnsi="Times New Roman" w:cs="Times New Roman"/>
          <w:color w:val="000000"/>
          <w:sz w:val="20"/>
          <w:szCs w:val="20"/>
        </w:rPr>
        <w:t xml:space="preserve"> is re-calculated for each locus pair </w:t>
      </w:r>
      <w:r w:rsidRPr="00AB7535">
        <w:rPr>
          <w:rFonts w:ascii="Times New Roman" w:hAnsi="Times New Roman" w:cs="Times New Roman"/>
          <w:bCs/>
          <w:sz w:val="20"/>
          <w:szCs w:val="20"/>
          <w:lang w:val="en-US"/>
        </w:rPr>
        <w:fldChar w:fldCharType="begin"/>
      </w:r>
      <w:r w:rsidRPr="00AB7535">
        <w:rPr>
          <w:rFonts w:ascii="Times New Roman" w:hAnsi="Times New Roman" w:cs="Times New Roman"/>
          <w:bCs/>
          <w:sz w:val="20"/>
          <w:szCs w:val="20"/>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AB7535">
        <w:rPr>
          <w:rFonts w:ascii="Times New Roman" w:hAnsi="Times New Roman" w:cs="Times New Roman"/>
          <w:bCs/>
          <w:sz w:val="20"/>
          <w:szCs w:val="20"/>
          <w:lang w:val="en-US"/>
        </w:rPr>
        <w:fldChar w:fldCharType="separate"/>
      </w:r>
      <w:r w:rsidRPr="00AB7535">
        <w:rPr>
          <w:rFonts w:ascii="Times New Roman" w:hAnsi="Times New Roman" w:cs="Times New Roman"/>
          <w:bCs/>
          <w:noProof/>
          <w:sz w:val="20"/>
          <w:szCs w:val="20"/>
          <w:lang w:val="en-US"/>
        </w:rPr>
        <w:t>[39]</w:t>
      </w:r>
      <w:r w:rsidRPr="00AB7535">
        <w:rPr>
          <w:rFonts w:ascii="Times New Roman" w:hAnsi="Times New Roman" w:cs="Times New Roman"/>
          <w:bCs/>
          <w:sz w:val="20"/>
          <w:szCs w:val="20"/>
          <w:lang w:val="en-US"/>
        </w:rPr>
        <w:fldChar w:fldCharType="end"/>
      </w:r>
      <w:r w:rsidRPr="00AB7535">
        <w:rPr>
          <w:rFonts w:ascii="Times New Roman" w:eastAsia="Times New Roman" w:hAnsi="Times New Roman" w:cs="Times New Roman"/>
          <w:color w:val="000000"/>
          <w:sz w:val="20"/>
          <w:szCs w:val="20"/>
        </w:rPr>
        <w:t xml:space="preserve">, as follows. Only sequences where at least one of the neighboring loci of the pair has allele 0 are used. The minimum of all UFE over such neighbors is 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AB7535">
        <w:rPr>
          <w:rFonts w:ascii="Times New Roman" w:eastAsia="Times New Roman" w:hAnsi="Times New Roman" w:cs="Times New Roman"/>
          <w:color w:val="000000"/>
          <w:sz w:val="20"/>
          <w:szCs w:val="20"/>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AB7535">
        <w:rPr>
          <w:rFonts w:ascii="Times New Roman" w:eastAsia="Times New Roman" w:hAnsi="Times New Roman" w:cs="Times New Roman"/>
          <w:color w:val="000000"/>
          <w:sz w:val="20"/>
          <w:szCs w:val="20"/>
        </w:rPr>
        <w:t xml:space="preserve"> to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AB7535">
        <w:rPr>
          <w:rFonts w:ascii="Times New Roman" w:eastAsia="Times New Roman" w:hAnsi="Times New Roman" w:cs="Times New Roman"/>
          <w:color w:val="000000"/>
          <w:sz w:val="20"/>
          <w:szCs w:val="20"/>
        </w:rPr>
        <w:t xml:space="preserve">  is equal to or greater than 0.5, are considered “true pairs”, while the remaining pairs are excluded. Results are displayed in the form of circular diagrams (Figs 6 and 7).</w:t>
      </w:r>
    </w:p>
    <w:p w14:paraId="55EB7DD8" w14:textId="77777777" w:rsidR="00FC0904" w:rsidRPr="00EF5695" w:rsidRDefault="00FC0904">
      <w:pPr>
        <w:rPr>
          <w:rFonts w:ascii="Helvetica" w:hAnsi="Helvetica"/>
          <w:color w:val="000000"/>
          <w:sz w:val="22"/>
          <w:szCs w:val="22"/>
          <w:shd w:val="clear" w:color="auto" w:fill="FFFFFF"/>
          <w:lang w:val="en"/>
        </w:rPr>
      </w:pPr>
    </w:p>
    <w:p w14:paraId="0582525C" w14:textId="6EBBEB7E" w:rsidR="00FE6EDF" w:rsidRDefault="00133529">
      <w:pPr>
        <w:rPr>
          <w:rFonts w:ascii="Helvetica" w:hAnsi="Helvetica"/>
          <w:color w:val="000000"/>
          <w:sz w:val="22"/>
          <w:szCs w:val="22"/>
          <w:shd w:val="clear" w:color="auto" w:fill="FFFFFF"/>
        </w:rPr>
      </w:pPr>
      <w:r w:rsidRPr="00FE6EDF">
        <w:rPr>
          <w:rFonts w:ascii="Helvetica" w:hAnsi="Helvetica"/>
          <w:b/>
          <w:color w:val="000000"/>
          <w:sz w:val="22"/>
          <w:szCs w:val="22"/>
          <w:shd w:val="clear" w:color="auto" w:fill="FFFFFF"/>
        </w:rPr>
        <w:lastRenderedPageBreak/>
        <w:t>This is a problem because there are important limitations to the method.</w:t>
      </w:r>
      <w:r w:rsidRPr="003552A3">
        <w:rPr>
          <w:rStyle w:val="apple-converted-space"/>
          <w:rFonts w:ascii="Helvetica" w:hAnsi="Helvetica"/>
          <w:color w:val="000000"/>
          <w:sz w:val="22"/>
          <w:szCs w:val="22"/>
          <w:shd w:val="clear" w:color="auto" w:fill="FFFFFF"/>
        </w:rPr>
        <w:t> </w:t>
      </w:r>
      <w:r w:rsidRPr="00FE6EDF">
        <w:rPr>
          <w:rFonts w:ascii="Helvetica" w:hAnsi="Helvetica"/>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FE6EDF">
        <w:rPr>
          <w:rFonts w:ascii="Helvetica" w:hAnsi="Helvetica"/>
          <w:b/>
          <w:color w:val="000000"/>
          <w:sz w:val="22"/>
          <w:szCs w:val="22"/>
          <w:shd w:val="clear" w:color="auto" w:fill="FFFFFF"/>
        </w:rPr>
        <w:t>on the precise contexts in which the statistics can be meaningfully calculated and interpreted.</w:t>
      </w:r>
    </w:p>
    <w:p w14:paraId="18B9D23F" w14:textId="6BF11964" w:rsidR="00FE6EDF" w:rsidRDefault="00FE6EDF">
      <w:pPr>
        <w:rPr>
          <w:rFonts w:ascii="Helvetica" w:hAnsi="Helvetica"/>
          <w:color w:val="000000"/>
          <w:sz w:val="22"/>
          <w:szCs w:val="22"/>
          <w:shd w:val="clear" w:color="auto" w:fill="FFFFFF"/>
        </w:rPr>
      </w:pPr>
    </w:p>
    <w:p w14:paraId="1B6811E8" w14:textId="794F7C03" w:rsidR="00FE6EDF" w:rsidRPr="00FE6EDF" w:rsidRDefault="001F0B30" w:rsidP="009E4D70">
      <w:pPr>
        <w:jc w:val="both"/>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All</w:t>
      </w:r>
      <w:r w:rsidR="00C62C19">
        <w:rPr>
          <w:rFonts w:ascii="Helvetica" w:hAnsi="Helvetica"/>
          <w:color w:val="000000"/>
          <w:sz w:val="22"/>
          <w:szCs w:val="22"/>
          <w:shd w:val="clear" w:color="auto" w:fill="FFFFFF"/>
          <w:lang w:val="en-US"/>
        </w:rPr>
        <w:t xml:space="preserve"> methods of </w:t>
      </w:r>
      <w:r>
        <w:rPr>
          <w:rFonts w:ascii="Helvetica" w:hAnsi="Helvetica"/>
          <w:color w:val="000000"/>
          <w:sz w:val="22"/>
          <w:szCs w:val="22"/>
          <w:shd w:val="clear" w:color="auto" w:fill="FFFFFF"/>
          <w:lang w:val="en-US"/>
        </w:rPr>
        <w:t>epistasis detection</w:t>
      </w:r>
      <w:r w:rsidR="00FE6EDF">
        <w:rPr>
          <w:rFonts w:ascii="Helvetica" w:hAnsi="Helvetica"/>
          <w:color w:val="000000"/>
          <w:sz w:val="22"/>
          <w:szCs w:val="22"/>
          <w:shd w:val="clear" w:color="auto" w:fill="FFFFFF"/>
          <w:lang w:val="en-US"/>
        </w:rPr>
        <w:t xml:space="preserve"> consider</w:t>
      </w:r>
      <w:r w:rsidR="00C62C19">
        <w:rPr>
          <w:rFonts w:ascii="Helvetica" w:hAnsi="Helvetica"/>
          <w:color w:val="000000"/>
          <w:sz w:val="22"/>
          <w:szCs w:val="22"/>
          <w:shd w:val="clear" w:color="auto" w:fill="FFFFFF"/>
          <w:lang w:val="en-US"/>
        </w:rPr>
        <w:t xml:space="preserve"> </w:t>
      </w:r>
      <w:r w:rsidR="007A4437">
        <w:rPr>
          <w:rFonts w:ascii="Helvetica" w:hAnsi="Helvetica"/>
          <w:color w:val="000000"/>
          <w:sz w:val="22"/>
          <w:szCs w:val="22"/>
          <w:shd w:val="clear" w:color="auto" w:fill="FFFFFF"/>
          <w:lang w:val="en-US"/>
        </w:rPr>
        <w:t xml:space="preserve">only </w:t>
      </w:r>
      <w:r w:rsidR="00C62C19">
        <w:rPr>
          <w:rFonts w:ascii="Helvetica" w:hAnsi="Helvetica"/>
          <w:color w:val="000000"/>
          <w:sz w:val="22"/>
          <w:szCs w:val="22"/>
          <w:shd w:val="clear" w:color="auto" w:fill="FFFFFF"/>
          <w:lang w:val="en-US"/>
        </w:rPr>
        <w:t xml:space="preserve">polymorphic </w:t>
      </w:r>
      <w:r w:rsidR="00503214">
        <w:rPr>
          <w:rFonts w:ascii="Helvetica" w:hAnsi="Helvetica"/>
          <w:color w:val="000000"/>
          <w:sz w:val="22"/>
          <w:szCs w:val="22"/>
          <w:shd w:val="clear" w:color="auto" w:fill="FFFFFF"/>
          <w:lang w:val="en-US"/>
        </w:rPr>
        <w:t>site</w:t>
      </w:r>
      <w:r w:rsidR="00C62C19">
        <w:rPr>
          <w:rFonts w:ascii="Helvetica" w:hAnsi="Helvetica"/>
          <w:color w:val="000000"/>
          <w:sz w:val="22"/>
          <w:szCs w:val="22"/>
          <w:shd w:val="clear" w:color="auto" w:fill="FFFFFF"/>
          <w:lang w:val="en-US"/>
        </w:rPr>
        <w:t>s</w:t>
      </w:r>
      <w:r w:rsidR="00FE6EDF">
        <w:rPr>
          <w:rFonts w:ascii="Helvetica" w:hAnsi="Helvetica"/>
          <w:color w:val="000000"/>
          <w:sz w:val="22"/>
          <w:szCs w:val="22"/>
          <w:shd w:val="clear" w:color="auto" w:fill="FFFFFF"/>
          <w:lang w:val="en-US"/>
        </w:rPr>
        <w:t xml:space="preserve">. </w:t>
      </w:r>
      <w:r w:rsidR="009E4D70">
        <w:rPr>
          <w:rFonts w:ascii="Helvetica" w:hAnsi="Helvetica"/>
          <w:color w:val="000000"/>
          <w:sz w:val="22"/>
          <w:szCs w:val="22"/>
          <w:shd w:val="clear" w:color="auto" w:fill="FFFFFF"/>
          <w:lang w:val="en-US"/>
        </w:rPr>
        <w:t>Well-conserved sites carry no information</w:t>
      </w:r>
      <w:r>
        <w:rPr>
          <w:rFonts w:ascii="Helvetica" w:hAnsi="Helvetica"/>
          <w:color w:val="000000"/>
          <w:sz w:val="22"/>
          <w:szCs w:val="22"/>
          <w:shd w:val="clear" w:color="auto" w:fill="FFFFFF"/>
          <w:lang w:val="en-US"/>
        </w:rPr>
        <w:t xml:space="preserve"> in this regard</w:t>
      </w:r>
      <w:r w:rsidR="009E4D70">
        <w:rPr>
          <w:rFonts w:ascii="Helvetica" w:hAnsi="Helvetica"/>
          <w:color w:val="000000"/>
          <w:sz w:val="22"/>
          <w:szCs w:val="22"/>
          <w:shd w:val="clear" w:color="auto" w:fill="FFFFFF"/>
          <w:lang w:val="en-US"/>
        </w:rPr>
        <w:t xml:space="preserve">. </w:t>
      </w:r>
    </w:p>
    <w:p w14:paraId="03C9B353" w14:textId="77777777" w:rsidR="00FE6EDF" w:rsidRDefault="00FE6EDF">
      <w:pPr>
        <w:rPr>
          <w:rFonts w:ascii="Helvetica" w:hAnsi="Helvetica"/>
          <w:color w:val="000000"/>
          <w:sz w:val="22"/>
          <w:szCs w:val="22"/>
          <w:shd w:val="clear" w:color="auto" w:fill="FFFFFF"/>
        </w:rPr>
      </w:pPr>
    </w:p>
    <w:p w14:paraId="3D8ECDA5" w14:textId="1A7F7F18" w:rsidR="00FE6EDF" w:rsidRPr="00FE6EDF" w:rsidRDefault="00133529">
      <w:pPr>
        <w:rPr>
          <w:rFonts w:ascii="Helvetica" w:hAnsi="Helvetica"/>
          <w:b/>
          <w:color w:val="000000"/>
          <w:sz w:val="22"/>
          <w:szCs w:val="22"/>
          <w:shd w:val="clear" w:color="auto" w:fill="FFFFFF"/>
        </w:rPr>
      </w:pPr>
      <w:r w:rsidRPr="00FE6EDF">
        <w:rPr>
          <w:rFonts w:ascii="Helvetica" w:hAnsi="Helvetica"/>
          <w:b/>
          <w:color w:val="000000"/>
          <w:sz w:val="22"/>
          <w:szCs w:val="22"/>
          <w:shd w:val="clear" w:color="auto" w:fill="FFFFFF"/>
        </w:rPr>
        <w:t xml:space="preserve">It also makes tuning hyper-parameters (e.g., which sequences to include in the analysis) very challenging. </w:t>
      </w:r>
    </w:p>
    <w:p w14:paraId="283B6A7A" w14:textId="0A708AFD" w:rsidR="00FE6EDF" w:rsidRDefault="00FE6EDF">
      <w:pPr>
        <w:rPr>
          <w:rFonts w:ascii="Helvetica" w:hAnsi="Helvetica"/>
          <w:color w:val="000000"/>
          <w:sz w:val="22"/>
          <w:szCs w:val="22"/>
          <w:shd w:val="clear" w:color="auto" w:fill="FFFFFF"/>
        </w:rPr>
      </w:pPr>
    </w:p>
    <w:p w14:paraId="349F3C49" w14:textId="730E1B39" w:rsidR="00B0121F" w:rsidRDefault="00C62C1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This subtle point is e</w:t>
      </w:r>
      <w:r w:rsidR="00B0121F">
        <w:rPr>
          <w:rFonts w:ascii="Helvetica" w:hAnsi="Helvetica"/>
          <w:color w:val="000000"/>
          <w:sz w:val="22"/>
          <w:szCs w:val="22"/>
          <w:shd w:val="clear" w:color="auto" w:fill="FFFFFF"/>
          <w:lang w:val="en-US"/>
        </w:rPr>
        <w:t>xplained in the revised version</w:t>
      </w:r>
      <w:r w:rsidR="004816A1">
        <w:rPr>
          <w:rFonts w:ascii="Helvetica" w:hAnsi="Helvetica"/>
          <w:color w:val="000000"/>
          <w:sz w:val="22"/>
          <w:szCs w:val="22"/>
          <w:shd w:val="clear" w:color="auto" w:fill="FFFFFF"/>
          <w:lang w:val="en-US"/>
        </w:rPr>
        <w:t xml:space="preserve"> (Line </w:t>
      </w:r>
      <w:ins w:id="17" w:author="reirose2002@gmail.com" w:date="2026-05-07T13:38:00Z">
        <w:r w:rsidR="00AB7535">
          <w:rPr>
            <w:rFonts w:ascii="Helvetica" w:hAnsi="Helvetica"/>
            <w:color w:val="000000"/>
            <w:sz w:val="22"/>
            <w:szCs w:val="22"/>
            <w:shd w:val="clear" w:color="auto" w:fill="FFFFFF"/>
            <w:lang w:val="en-US"/>
          </w:rPr>
          <w:t>493</w:t>
        </w:r>
      </w:ins>
      <w:del w:id="18" w:author="reirose2002@gmail.com" w:date="2026-05-07T13:38:00Z">
        <w:r w:rsidR="004816A1" w:rsidDel="00AB7535">
          <w:rPr>
            <w:rFonts w:ascii="Helvetica" w:hAnsi="Helvetica"/>
            <w:color w:val="000000"/>
            <w:sz w:val="22"/>
            <w:szCs w:val="22"/>
            <w:shd w:val="clear" w:color="auto" w:fill="FFFFFF"/>
            <w:lang w:val="en-US"/>
          </w:rPr>
          <w:delText>348</w:delText>
        </w:r>
      </w:del>
      <w:r w:rsidR="004816A1">
        <w:rPr>
          <w:rFonts w:ascii="Helvetica" w:hAnsi="Helvetica"/>
          <w:color w:val="000000"/>
          <w:sz w:val="22"/>
          <w:szCs w:val="22"/>
          <w:shd w:val="clear" w:color="auto" w:fill="FFFFFF"/>
          <w:lang w:val="en-US"/>
        </w:rPr>
        <w:t>)</w:t>
      </w:r>
      <w:r w:rsidR="00B0121F">
        <w:rPr>
          <w:rFonts w:ascii="Helvetica" w:hAnsi="Helvetica"/>
          <w:color w:val="000000"/>
          <w:sz w:val="22"/>
          <w:szCs w:val="22"/>
          <w:shd w:val="clear" w:color="auto" w:fill="FFFFFF"/>
          <w:lang w:val="en-US"/>
        </w:rPr>
        <w:t>:</w:t>
      </w:r>
    </w:p>
    <w:p w14:paraId="1F85D3AA" w14:textId="77777777" w:rsidR="00B0121F" w:rsidRDefault="00B0121F">
      <w:pPr>
        <w:rPr>
          <w:rFonts w:ascii="Helvetica" w:hAnsi="Helvetica"/>
          <w:color w:val="000000"/>
          <w:sz w:val="22"/>
          <w:szCs w:val="22"/>
          <w:shd w:val="clear" w:color="auto" w:fill="FFFFFF"/>
          <w:lang w:val="en-US"/>
        </w:rPr>
      </w:pPr>
    </w:p>
    <w:p w14:paraId="7A65B258" w14:textId="371A2432" w:rsidR="00C90CFE" w:rsidRPr="00363582" w:rsidRDefault="00FE6EDF">
      <w:pPr>
        <w:rPr>
          <w:rFonts w:ascii="Times New Roman" w:hAnsi="Times New Roman" w:cs="Times New Roman"/>
          <w:color w:val="000000"/>
          <w:sz w:val="20"/>
          <w:szCs w:val="20"/>
          <w:shd w:val="clear" w:color="auto" w:fill="FFFFFF"/>
          <w:lang w:val="en-US"/>
        </w:rPr>
      </w:pPr>
      <w:r w:rsidRPr="00363582">
        <w:rPr>
          <w:rFonts w:ascii="Times New Roman" w:hAnsi="Times New Roman" w:cs="Times New Roman"/>
          <w:color w:val="000000"/>
          <w:sz w:val="20"/>
          <w:szCs w:val="20"/>
          <w:shd w:val="clear" w:color="auto" w:fill="FFFFFF"/>
          <w:lang w:val="en-US"/>
        </w:rPr>
        <w:t xml:space="preserve">We put </w:t>
      </w:r>
      <w:r w:rsidR="00BE7B90" w:rsidRPr="00363582">
        <w:rPr>
          <w:rFonts w:ascii="Times New Roman" w:hAnsi="Times New Roman" w:cs="Times New Roman"/>
          <w:color w:val="000000"/>
          <w:sz w:val="20"/>
          <w:szCs w:val="20"/>
          <w:shd w:val="clear" w:color="auto" w:fill="FFFFFF"/>
          <w:lang w:val="en-US"/>
        </w:rPr>
        <w:t xml:space="preserve">the </w:t>
      </w:r>
      <w:r w:rsidR="00B0121F" w:rsidRPr="00363582">
        <w:rPr>
          <w:rFonts w:ascii="Times New Roman" w:hAnsi="Times New Roman" w:cs="Times New Roman"/>
          <w:color w:val="000000"/>
          <w:sz w:val="20"/>
          <w:szCs w:val="20"/>
          <w:shd w:val="clear" w:color="auto" w:fill="FFFFFF"/>
          <w:lang w:val="en-US"/>
        </w:rPr>
        <w:t xml:space="preserve">monomorphism </w:t>
      </w:r>
      <w:r w:rsidRPr="00363582">
        <w:rPr>
          <w:rFonts w:ascii="Times New Roman" w:hAnsi="Times New Roman" w:cs="Times New Roman"/>
          <w:color w:val="000000"/>
          <w:sz w:val="20"/>
          <w:szCs w:val="20"/>
          <w:shd w:val="clear" w:color="auto" w:fill="FFFFFF"/>
          <w:lang w:val="en-US"/>
        </w:rPr>
        <w:t xml:space="preserve">threshold </w:t>
      </w:r>
      <w:r w:rsidR="00BE7B90" w:rsidRPr="00363582">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363582">
        <w:rPr>
          <w:rFonts w:ascii="Times New Roman" w:hAnsi="Times New Roman" w:cs="Times New Roman"/>
          <w:color w:val="000000"/>
          <w:sz w:val="20"/>
          <w:szCs w:val="20"/>
          <w:shd w:val="clear" w:color="auto" w:fill="FFFFFF"/>
          <w:lang w:val="en-US"/>
        </w:rPr>
        <w:t xml:space="preserve">final </w:t>
      </w:r>
      <w:r w:rsidR="00BE7B90" w:rsidRPr="00363582">
        <w:rPr>
          <w:rFonts w:ascii="Times New Roman" w:hAnsi="Times New Roman" w:cs="Times New Roman"/>
          <w:color w:val="000000"/>
          <w:sz w:val="20"/>
          <w:szCs w:val="20"/>
          <w:shd w:val="clear" w:color="auto" w:fill="FFFFFF"/>
          <w:lang w:val="en-US"/>
        </w:rPr>
        <w:t>results</w:t>
      </w:r>
      <w:r w:rsidR="004816A1">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BE7B90" w:rsidRDefault="00FE6EDF">
      <w:pPr>
        <w:rPr>
          <w:rFonts w:ascii="Helvetica" w:hAnsi="Helvetica"/>
          <w:color w:val="000000"/>
          <w:sz w:val="22"/>
          <w:szCs w:val="22"/>
          <w:shd w:val="clear" w:color="auto" w:fill="FFFFFF"/>
          <w:lang w:val="en-US"/>
        </w:rPr>
      </w:pPr>
    </w:p>
    <w:p w14:paraId="6898D2BC" w14:textId="2248FE56" w:rsidR="00106904" w:rsidRPr="00106904" w:rsidRDefault="00133529">
      <w:pPr>
        <w:rPr>
          <w:rFonts w:ascii="Helvetica" w:hAnsi="Helvetica"/>
          <w:b/>
          <w:color w:val="000000"/>
          <w:sz w:val="22"/>
          <w:szCs w:val="22"/>
          <w:shd w:val="clear" w:color="auto" w:fill="FFFFFF"/>
          <w:lang w:val="en-US"/>
        </w:rPr>
      </w:pPr>
      <w:r w:rsidRPr="00106904">
        <w:rPr>
          <w:rFonts w:ascii="Helvetica" w:hAnsi="Helvetica"/>
          <w:b/>
          <w:color w:val="000000"/>
          <w:sz w:val="22"/>
          <w:szCs w:val="22"/>
          <w:shd w:val="clear" w:color="auto" w:fill="FFFFFF"/>
        </w:rPr>
        <w:t>If mutations are instantaneously fixed (i.e., selection is much stronger than mutation)</w:t>
      </w:r>
      <w:r w:rsidR="00A010EE">
        <w:rPr>
          <w:rFonts w:ascii="Helvetica" w:hAnsi="Helvetica"/>
          <w:b/>
          <w:color w:val="000000"/>
          <w:sz w:val="22"/>
          <w:szCs w:val="22"/>
          <w:shd w:val="clear" w:color="auto" w:fill="FFFFFF"/>
          <w:lang w:val="en-US"/>
        </w:rPr>
        <w:t xml:space="preserve"> </w:t>
      </w:r>
      <w:r w:rsidR="00A010EE" w:rsidRPr="002F4D25">
        <w:rPr>
          <w:rFonts w:ascii="Helvetica" w:hAnsi="Helvetica"/>
          <w:b/>
          <w:color w:val="000000"/>
          <w:sz w:val="22"/>
          <w:szCs w:val="22"/>
          <w:shd w:val="clear" w:color="auto" w:fill="FFFFFF"/>
        </w:rPr>
        <w:t>it would be inappropriate to calculate the conditional correlation coefficient.</w:t>
      </w:r>
    </w:p>
    <w:p w14:paraId="014B6796" w14:textId="44D1A8A1" w:rsidR="00106904" w:rsidRDefault="00106904">
      <w:pPr>
        <w:rPr>
          <w:rFonts w:ascii="Helvetica" w:hAnsi="Helvetica"/>
          <w:color w:val="000000"/>
          <w:sz w:val="22"/>
          <w:szCs w:val="22"/>
          <w:shd w:val="clear" w:color="auto" w:fill="FFFFFF"/>
        </w:rPr>
      </w:pPr>
    </w:p>
    <w:p w14:paraId="3A3EF8BD" w14:textId="5FB9554D" w:rsidR="00106904" w:rsidRPr="00106904" w:rsidRDefault="007A4437" w:rsidP="00374ED2">
      <w:pPr>
        <w:jc w:val="both"/>
        <w:rPr>
          <w:rFonts w:ascii="Helvetica" w:hAnsi="Helvetica"/>
          <w:color w:val="000000"/>
          <w:sz w:val="22"/>
          <w:szCs w:val="22"/>
          <w:shd w:val="clear" w:color="auto" w:fill="FFFFFF"/>
          <w:lang w:val="en-US"/>
        </w:rPr>
      </w:pPr>
      <w:r>
        <w:rPr>
          <w:rFonts w:ascii="Helvetica" w:hAnsi="Helvetica"/>
          <w:bCs/>
          <w:color w:val="000000"/>
          <w:sz w:val="22"/>
          <w:szCs w:val="22"/>
          <w:shd w:val="clear" w:color="auto" w:fill="FFFFFF"/>
          <w:lang w:val="en-US"/>
        </w:rPr>
        <w:t>This scenario is not very realistic for an RNA virus. M</w:t>
      </w:r>
      <w:r w:rsidR="00265D70" w:rsidRPr="00265D70">
        <w:rPr>
          <w:rFonts w:ascii="Helvetica" w:hAnsi="Helvetica"/>
          <w:bCs/>
          <w:color w:val="000000"/>
          <w:sz w:val="22"/>
          <w:szCs w:val="22"/>
          <w:shd w:val="clear" w:color="auto" w:fill="FFFFFF"/>
        </w:rPr>
        <w:t xml:space="preserve">utations </w:t>
      </w:r>
      <w:r w:rsidR="00374ED2">
        <w:rPr>
          <w:rFonts w:ascii="Helvetica" w:hAnsi="Helvetica"/>
          <w:bCs/>
          <w:color w:val="000000"/>
          <w:sz w:val="22"/>
          <w:szCs w:val="22"/>
          <w:shd w:val="clear" w:color="auto" w:fill="FFFFFF"/>
          <w:lang w:val="en-US"/>
        </w:rPr>
        <w:t xml:space="preserve">with a large selection coefficient s ~ 1 that are fixed instantaneously (within 1-2 generations) </w:t>
      </w:r>
      <w:r w:rsidR="00265D70" w:rsidRPr="00265D70">
        <w:rPr>
          <w:rFonts w:ascii="Helvetica" w:hAnsi="Helvetica"/>
          <w:bCs/>
          <w:color w:val="000000"/>
          <w:sz w:val="22"/>
          <w:szCs w:val="22"/>
          <w:shd w:val="clear" w:color="auto" w:fill="FFFFFF"/>
        </w:rPr>
        <w:t xml:space="preserve">are </w:t>
      </w:r>
      <w:r w:rsidR="00374ED2">
        <w:rPr>
          <w:rFonts w:ascii="Helvetica" w:hAnsi="Helvetica"/>
          <w:bCs/>
          <w:color w:val="000000"/>
          <w:sz w:val="22"/>
          <w:szCs w:val="22"/>
          <w:shd w:val="clear" w:color="auto" w:fill="FFFFFF"/>
          <w:lang w:val="en-US"/>
        </w:rPr>
        <w:t>extremely rare in any</w:t>
      </w:r>
      <w:r w:rsidR="00B0121F">
        <w:rPr>
          <w:rFonts w:ascii="Helvetica" w:hAnsi="Helvetica"/>
          <w:bCs/>
          <w:color w:val="000000"/>
          <w:sz w:val="22"/>
          <w:szCs w:val="22"/>
          <w:shd w:val="clear" w:color="auto" w:fill="FFFFFF"/>
        </w:rPr>
        <w:t xml:space="preserve"> real system including RNA viruses</w:t>
      </w:r>
      <w:r w:rsidR="00265D70" w:rsidRPr="00265D70">
        <w:rPr>
          <w:rFonts w:ascii="Helvetica" w:hAnsi="Helvetica"/>
          <w:bCs/>
          <w:color w:val="000000"/>
          <w:sz w:val="22"/>
          <w:szCs w:val="22"/>
          <w:shd w:val="clear" w:color="auto" w:fill="FFFFFF"/>
        </w:rPr>
        <w:t>.</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Even if </w:t>
      </w:r>
      <w:r w:rsidR="00106904">
        <w:rPr>
          <w:rFonts w:ascii="Helvetica" w:hAnsi="Helvetica"/>
          <w:color w:val="000000"/>
          <w:sz w:val="22"/>
          <w:szCs w:val="22"/>
          <w:shd w:val="clear" w:color="auto" w:fill="FFFFFF"/>
          <w:lang w:val="en-US"/>
        </w:rPr>
        <w:t xml:space="preserve">selection </w:t>
      </w:r>
      <w:r w:rsidR="00265D70">
        <w:rPr>
          <w:rFonts w:ascii="Helvetica" w:hAnsi="Helvetica"/>
          <w:color w:val="000000"/>
          <w:sz w:val="22"/>
          <w:szCs w:val="22"/>
          <w:shd w:val="clear" w:color="auto" w:fill="FFFFFF"/>
          <w:lang w:val="en-US"/>
        </w:rPr>
        <w:t xml:space="preserve">coefficient </w:t>
      </w:r>
      <w:r w:rsidR="00106904">
        <w:rPr>
          <w:rFonts w:ascii="Helvetica" w:hAnsi="Helvetica"/>
          <w:color w:val="000000"/>
          <w:sz w:val="22"/>
          <w:szCs w:val="22"/>
          <w:shd w:val="clear" w:color="auto" w:fill="FFFFFF"/>
          <w:lang w:val="en-US"/>
        </w:rPr>
        <w:t>is much stronger than mutation</w:t>
      </w:r>
      <w:r w:rsidR="00265D70">
        <w:rPr>
          <w:rFonts w:ascii="Helvetica" w:hAnsi="Helvetica"/>
          <w:color w:val="000000"/>
          <w:sz w:val="22"/>
          <w:szCs w:val="22"/>
          <w:shd w:val="clear" w:color="auto" w:fill="FFFFFF"/>
          <w:lang w:val="en-US"/>
        </w:rPr>
        <w:t xml:space="preserve"> rate</w:t>
      </w:r>
      <w:r w:rsidR="00106904">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its value</w:t>
      </w:r>
      <w:r w:rsidR="00A010EE">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is</w:t>
      </w:r>
      <w:r w:rsidR="00A010EE">
        <w:rPr>
          <w:rFonts w:ascii="Helvetica" w:hAnsi="Helvetica"/>
          <w:color w:val="000000"/>
          <w:sz w:val="22"/>
          <w:szCs w:val="22"/>
          <w:shd w:val="clear" w:color="auto" w:fill="FFFFFF"/>
          <w:lang w:val="en-US"/>
        </w:rPr>
        <w:t xml:space="preserve"> usually </w:t>
      </w:r>
      <w:r w:rsidR="00374ED2">
        <w:rPr>
          <w:rFonts w:ascii="Helvetica" w:hAnsi="Helvetica"/>
          <w:color w:val="000000"/>
          <w:sz w:val="22"/>
          <w:szCs w:val="22"/>
          <w:shd w:val="clear" w:color="auto" w:fill="FFFFFF"/>
          <w:lang w:val="en-US"/>
        </w:rPr>
        <w:t xml:space="preserve">much </w:t>
      </w:r>
      <w:r w:rsidR="00A010EE">
        <w:rPr>
          <w:rFonts w:ascii="Helvetica" w:hAnsi="Helvetica"/>
          <w:color w:val="000000"/>
          <w:sz w:val="22"/>
          <w:szCs w:val="22"/>
          <w:shd w:val="clear" w:color="auto" w:fill="FFFFFF"/>
          <w:lang w:val="en-US"/>
        </w:rPr>
        <w:t>small</w:t>
      </w:r>
      <w:r w:rsidR="00265D70">
        <w:rPr>
          <w:rFonts w:ascii="Helvetica" w:hAnsi="Helvetica"/>
          <w:color w:val="000000"/>
          <w:sz w:val="22"/>
          <w:szCs w:val="22"/>
          <w:shd w:val="clear" w:color="auto" w:fill="FFFFFF"/>
          <w:lang w:val="en-US"/>
        </w:rPr>
        <w:t>er than unit</w:t>
      </w:r>
      <w:r w:rsidR="00A010EE">
        <w:rPr>
          <w:rFonts w:ascii="Helvetica" w:hAnsi="Helvetica"/>
          <w:color w:val="000000"/>
          <w:sz w:val="22"/>
          <w:szCs w:val="22"/>
          <w:shd w:val="clear" w:color="auto" w:fill="FFFFFF"/>
          <w:lang w:val="en-US"/>
        </w:rPr>
        <w:t xml:space="preserve">. All such </w:t>
      </w:r>
      <w:r w:rsidR="00106904">
        <w:rPr>
          <w:rFonts w:ascii="Helvetica" w:hAnsi="Helvetica"/>
          <w:color w:val="000000"/>
          <w:sz w:val="22"/>
          <w:szCs w:val="22"/>
          <w:shd w:val="clear" w:color="auto" w:fill="FFFFFF"/>
          <w:lang w:val="en-US"/>
        </w:rPr>
        <w:t xml:space="preserve">mutations are fixed </w:t>
      </w:r>
      <w:r>
        <w:rPr>
          <w:rFonts w:ascii="Helvetica" w:hAnsi="Helvetica"/>
          <w:color w:val="000000"/>
          <w:sz w:val="22"/>
          <w:szCs w:val="22"/>
          <w:shd w:val="clear" w:color="auto" w:fill="FFFFFF"/>
          <w:lang w:val="en-US"/>
        </w:rPr>
        <w:t xml:space="preserve">very </w:t>
      </w:r>
      <w:r w:rsidR="00106904">
        <w:rPr>
          <w:rFonts w:ascii="Helvetica" w:hAnsi="Helvetica"/>
          <w:color w:val="000000"/>
          <w:sz w:val="22"/>
          <w:szCs w:val="22"/>
          <w:shd w:val="clear" w:color="auto" w:fill="FFFFFF"/>
          <w:lang w:val="en-US"/>
        </w:rPr>
        <w:t xml:space="preserve">gradually, with the </w:t>
      </w:r>
      <w:r w:rsidR="00A010EE">
        <w:rPr>
          <w:rFonts w:ascii="Helvetica" w:hAnsi="Helvetica"/>
          <w:color w:val="000000"/>
          <w:sz w:val="22"/>
          <w:szCs w:val="22"/>
          <w:shd w:val="clear" w:color="auto" w:fill="FFFFFF"/>
          <w:lang w:val="en-US"/>
        </w:rPr>
        <w:t>half-</w:t>
      </w:r>
      <w:r w:rsidR="00106904">
        <w:rPr>
          <w:rFonts w:ascii="Helvetica" w:hAnsi="Helvetica"/>
          <w:color w:val="000000"/>
          <w:sz w:val="22"/>
          <w:szCs w:val="22"/>
          <w:shd w:val="clear" w:color="auto" w:fill="FFFFFF"/>
          <w:lang w:val="en-US"/>
        </w:rPr>
        <w:t>time</w:t>
      </w:r>
      <w:r w:rsidR="00A010EE">
        <w:rPr>
          <w:rFonts w:ascii="Helvetica" w:hAnsi="Helvetica"/>
          <w:color w:val="000000"/>
          <w:sz w:val="22"/>
          <w:szCs w:val="22"/>
          <w:shd w:val="clear" w:color="auto" w:fill="FFFFFF"/>
          <w:lang w:val="en-US"/>
        </w:rPr>
        <w:t xml:space="preserve"> of fixation</w:t>
      </w:r>
      <w:r w:rsidR="00106904">
        <w:rPr>
          <w:rFonts w:ascii="Helvetica" w:hAnsi="Helvetica"/>
          <w:color w:val="000000"/>
          <w:sz w:val="22"/>
          <w:szCs w:val="22"/>
          <w:shd w:val="clear" w:color="auto" w:fill="FFFFFF"/>
          <w:lang w:val="en-US"/>
        </w:rPr>
        <w:t xml:space="preserve"> inversely proportional to the selection coefficient</w:t>
      </w:r>
      <w:r w:rsidR="00265D70">
        <w:rPr>
          <w:rFonts w:ascii="Helvetica" w:hAnsi="Helvetica"/>
          <w:color w:val="000000"/>
          <w:sz w:val="22"/>
          <w:szCs w:val="22"/>
          <w:shd w:val="clear" w:color="auto" w:fill="FFFFFF"/>
          <w:lang w:val="en-US"/>
        </w:rPr>
        <w:t xml:space="preserve"> and logarithm of the ratio of selection coefficient to the mutation rate (</w:t>
      </w:r>
      <w:r w:rsidR="00374ED2">
        <w:rPr>
          <w:rFonts w:ascii="Helvetica" w:hAnsi="Helvetica"/>
          <w:color w:val="000000"/>
          <w:sz w:val="22"/>
          <w:szCs w:val="22"/>
          <w:shd w:val="clear" w:color="auto" w:fill="FFFFFF"/>
          <w:lang w:val="en-US"/>
        </w:rPr>
        <w:t>Haldane, 1927</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Hence, the </w:t>
      </w:r>
      <w:r w:rsidR="00374ED2">
        <w:rPr>
          <w:rFonts w:ascii="Helvetica" w:hAnsi="Helvetica"/>
          <w:color w:val="000000"/>
          <w:sz w:val="22"/>
          <w:szCs w:val="22"/>
          <w:shd w:val="clear" w:color="auto" w:fill="FFFFFF"/>
          <w:lang w:val="en-US"/>
        </w:rPr>
        <w:t xml:space="preserve">fixation </w:t>
      </w:r>
      <w:r w:rsidR="00265D70">
        <w:rPr>
          <w:rFonts w:ascii="Helvetica" w:hAnsi="Helvetica"/>
          <w:color w:val="000000"/>
          <w:sz w:val="22"/>
          <w:szCs w:val="22"/>
          <w:shd w:val="clear" w:color="auto" w:fill="FFFFFF"/>
          <w:lang w:val="en-US"/>
        </w:rPr>
        <w:t xml:space="preserve">times are </w:t>
      </w:r>
      <w:r w:rsidR="00106904">
        <w:rPr>
          <w:rFonts w:ascii="Helvetica" w:hAnsi="Helvetica"/>
          <w:color w:val="000000"/>
          <w:sz w:val="22"/>
          <w:szCs w:val="22"/>
          <w:shd w:val="clear" w:color="auto" w:fill="FFFFFF"/>
          <w:lang w:val="en-US"/>
        </w:rPr>
        <w:t xml:space="preserve">large. Linkage </w:t>
      </w:r>
      <w:r w:rsidR="00265D70">
        <w:rPr>
          <w:rFonts w:ascii="Helvetica" w:hAnsi="Helvetica"/>
          <w:color w:val="000000"/>
          <w:sz w:val="22"/>
          <w:szCs w:val="22"/>
          <w:shd w:val="clear" w:color="auto" w:fill="FFFFFF"/>
          <w:lang w:val="en-US"/>
        </w:rPr>
        <w:t>effects, which are always strong for RNA viruses</w:t>
      </w:r>
      <w:r>
        <w:rPr>
          <w:rFonts w:ascii="Helvetica" w:hAnsi="Helvetica"/>
          <w:color w:val="000000"/>
          <w:sz w:val="22"/>
          <w:szCs w:val="22"/>
          <w:shd w:val="clear" w:color="auto" w:fill="FFFFFF"/>
          <w:lang w:val="en-US"/>
        </w:rPr>
        <w:t xml:space="preserve"> including those with recombination</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make </w:t>
      </w:r>
      <w:r w:rsidR="00374ED2">
        <w:rPr>
          <w:rFonts w:ascii="Helvetica" w:hAnsi="Helvetica"/>
          <w:color w:val="000000"/>
          <w:sz w:val="22"/>
          <w:szCs w:val="22"/>
          <w:shd w:val="clear" w:color="auto" w:fill="FFFFFF"/>
          <w:lang w:val="en-US"/>
        </w:rPr>
        <w:t xml:space="preserve">the </w:t>
      </w:r>
      <w:r w:rsidR="00106904">
        <w:rPr>
          <w:rFonts w:ascii="Helvetica" w:hAnsi="Helvetica"/>
          <w:color w:val="000000"/>
          <w:sz w:val="22"/>
          <w:szCs w:val="22"/>
          <w:shd w:val="clear" w:color="auto" w:fill="FFFFFF"/>
          <w:lang w:val="en-US"/>
        </w:rPr>
        <w:t>fixation</w:t>
      </w:r>
      <w:r w:rsidR="00374ED2">
        <w:rPr>
          <w:rFonts w:ascii="Helvetica" w:hAnsi="Helvetica"/>
          <w:color w:val="000000"/>
          <w:sz w:val="22"/>
          <w:szCs w:val="22"/>
          <w:shd w:val="clear" w:color="auto" w:fill="FFFFFF"/>
          <w:lang w:val="en-US"/>
        </w:rPr>
        <w:t xml:space="preserve"> process</w:t>
      </w:r>
      <w:r w:rsidR="00106904">
        <w:rPr>
          <w:rFonts w:ascii="Helvetica" w:hAnsi="Helvetica"/>
          <w:color w:val="000000"/>
          <w:sz w:val="22"/>
          <w:szCs w:val="22"/>
          <w:shd w:val="clear" w:color="auto" w:fill="FFFFFF"/>
          <w:lang w:val="en-US"/>
        </w:rPr>
        <w:t xml:space="preserve"> even </w:t>
      </w:r>
      <w:r w:rsidR="00265D70">
        <w:rPr>
          <w:rFonts w:ascii="Helvetica" w:hAnsi="Helvetica"/>
          <w:color w:val="000000"/>
          <w:sz w:val="22"/>
          <w:szCs w:val="22"/>
          <w:shd w:val="clear" w:color="auto" w:fill="FFFFFF"/>
          <w:lang w:val="en-US"/>
        </w:rPr>
        <w:t>slower</w:t>
      </w:r>
      <w:r w:rsidR="00106904">
        <w:rPr>
          <w:rFonts w:ascii="Helvetica" w:hAnsi="Helvetica"/>
          <w:color w:val="000000"/>
          <w:sz w:val="22"/>
          <w:szCs w:val="22"/>
          <w:shd w:val="clear" w:color="auto" w:fill="FFFFFF"/>
          <w:lang w:val="en-US"/>
        </w:rPr>
        <w:t xml:space="preserve">. For example, in </w:t>
      </w:r>
      <w:r w:rsidR="00A010EE">
        <w:rPr>
          <w:rFonts w:ascii="Helvetica" w:hAnsi="Helvetica"/>
          <w:color w:val="000000"/>
          <w:sz w:val="22"/>
          <w:szCs w:val="22"/>
          <w:shd w:val="clear" w:color="auto" w:fill="FFFFFF"/>
          <w:lang w:val="en-US"/>
        </w:rPr>
        <w:t>a</w:t>
      </w:r>
      <w:r w:rsidR="00265D70">
        <w:rPr>
          <w:rFonts w:ascii="Helvetica" w:hAnsi="Helvetica"/>
          <w:color w:val="000000"/>
          <w:sz w:val="22"/>
          <w:szCs w:val="22"/>
          <w:shd w:val="clear" w:color="auto" w:fill="FFFFFF"/>
          <w:lang w:val="en-US"/>
        </w:rPr>
        <w:t xml:space="preserve"> drug</w:t>
      </w:r>
      <w:r w:rsidR="00374ED2">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treated HIV patient, it takes </w:t>
      </w:r>
      <w:r w:rsidR="00B0121F">
        <w:rPr>
          <w:rFonts w:ascii="Helvetica" w:hAnsi="Helvetica"/>
          <w:color w:val="000000"/>
          <w:sz w:val="22"/>
          <w:szCs w:val="22"/>
          <w:shd w:val="clear" w:color="auto" w:fill="FFFFFF"/>
          <w:lang w:val="en-US"/>
        </w:rPr>
        <w:t xml:space="preserve">4 </w:t>
      </w:r>
      <w:r w:rsidR="00265D70">
        <w:rPr>
          <w:rFonts w:ascii="Helvetica" w:hAnsi="Helvetica"/>
          <w:color w:val="000000"/>
          <w:sz w:val="22"/>
          <w:szCs w:val="22"/>
          <w:shd w:val="clear" w:color="auto" w:fill="FFFFFF"/>
          <w:lang w:val="en-US"/>
        </w:rPr>
        <w:t xml:space="preserve">weeks to </w:t>
      </w:r>
      <w:r w:rsidR="00B0121F">
        <w:rPr>
          <w:rFonts w:ascii="Helvetica" w:hAnsi="Helvetica"/>
          <w:color w:val="000000"/>
          <w:sz w:val="22"/>
          <w:szCs w:val="22"/>
          <w:shd w:val="clear" w:color="auto" w:fill="FFFFFF"/>
          <w:lang w:val="en-US"/>
        </w:rPr>
        <w:t>half-</w:t>
      </w:r>
      <w:r w:rsidR="00265D70">
        <w:rPr>
          <w:rFonts w:ascii="Helvetica" w:hAnsi="Helvetica"/>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106904" w:rsidRDefault="00106904">
      <w:pPr>
        <w:rPr>
          <w:rFonts w:ascii="Helvetica" w:hAnsi="Helvetica"/>
          <w:color w:val="000000"/>
          <w:sz w:val="22"/>
          <w:szCs w:val="22"/>
          <w:shd w:val="clear" w:color="auto" w:fill="FFFFFF"/>
          <w:lang w:val="en-US"/>
        </w:rPr>
      </w:pPr>
    </w:p>
    <w:p w14:paraId="1B9A3D77" w14:textId="77777777" w:rsidR="00265D70" w:rsidRDefault="00133529">
      <w:pPr>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I can imagine that, in the weak selection limit, the method is appropriate. </w:t>
      </w:r>
    </w:p>
    <w:p w14:paraId="0C24D7D5" w14:textId="77777777" w:rsidR="00265D70" w:rsidRDefault="00265D70">
      <w:pPr>
        <w:rPr>
          <w:rFonts w:ascii="Helvetica" w:hAnsi="Helvetica"/>
          <w:b/>
          <w:color w:val="000000"/>
          <w:sz w:val="22"/>
          <w:szCs w:val="22"/>
          <w:shd w:val="clear" w:color="auto" w:fill="FFFFFF"/>
          <w:lang w:val="en-US"/>
        </w:rPr>
      </w:pPr>
    </w:p>
    <w:p w14:paraId="65C1C2BA" w14:textId="3E29D9A7" w:rsidR="00363582" w:rsidRDefault="00927DA9">
      <w:pPr>
        <w:rPr>
          <w:rFonts w:ascii="Helvetica" w:hAnsi="Helvetica"/>
          <w:i/>
          <w:color w:val="000000"/>
          <w:sz w:val="22"/>
          <w:szCs w:val="22"/>
          <w:shd w:val="clear" w:color="auto" w:fill="FFFFFF"/>
          <w:lang w:val="en-US"/>
        </w:rPr>
      </w:pPr>
      <w:r>
        <w:rPr>
          <w:rFonts w:ascii="Helvetica" w:hAnsi="Helvetica"/>
          <w:bCs/>
          <w:color w:val="000000"/>
          <w:sz w:val="22"/>
          <w:szCs w:val="22"/>
          <w:shd w:val="clear" w:color="auto" w:fill="FFFFFF"/>
          <w:lang w:val="en-US"/>
        </w:rPr>
        <w:t xml:space="preserve">The method works if selection coefficient is much stronger than mutation rate, but both are very small compared to unit, </w:t>
      </w:r>
      <w:proofErr w:type="gramStart"/>
      <w:r>
        <w:rPr>
          <w:rFonts w:ascii="Helvetica" w:hAnsi="Helvetica"/>
          <w:bCs/>
          <w:color w:val="000000"/>
          <w:sz w:val="22"/>
          <w:szCs w:val="22"/>
          <w:shd w:val="clear" w:color="auto" w:fill="FFFFFF"/>
          <w:lang w:val="en-US"/>
        </w:rPr>
        <w:t>This</w:t>
      </w:r>
      <w:proofErr w:type="gramEnd"/>
      <w:r>
        <w:rPr>
          <w:rFonts w:ascii="Helvetica" w:hAnsi="Helvetica"/>
          <w:bCs/>
          <w:color w:val="000000"/>
          <w:sz w:val="22"/>
          <w:szCs w:val="22"/>
          <w:shd w:val="clear" w:color="auto" w:fill="FFFFFF"/>
          <w:lang w:val="en-US"/>
        </w:rPr>
        <w:t xml:space="preserve"> situation is typical</w:t>
      </w:r>
      <w:r w:rsidR="00265D70" w:rsidRPr="00265D70">
        <w:rPr>
          <w:rFonts w:ascii="Helvetica" w:hAnsi="Helvetica"/>
          <w:color w:val="000000"/>
          <w:sz w:val="22"/>
          <w:szCs w:val="22"/>
          <w:shd w:val="clear" w:color="auto" w:fill="FFFFFF"/>
          <w:lang w:val="en-US"/>
        </w:rPr>
        <w:t xml:space="preserve"> </w:t>
      </w:r>
      <w:r w:rsidR="00363582">
        <w:rPr>
          <w:rFonts w:ascii="Helvetica" w:hAnsi="Helvetica"/>
          <w:color w:val="000000"/>
          <w:sz w:val="22"/>
          <w:szCs w:val="22"/>
          <w:shd w:val="clear" w:color="auto" w:fill="FFFFFF"/>
          <w:lang w:val="en-US"/>
        </w:rPr>
        <w:t xml:space="preserve">for </w:t>
      </w:r>
      <w:r w:rsidR="00265D70">
        <w:rPr>
          <w:rFonts w:ascii="Helvetica" w:hAnsi="Helvetica"/>
          <w:color w:val="000000"/>
          <w:sz w:val="22"/>
          <w:szCs w:val="22"/>
          <w:shd w:val="clear" w:color="auto" w:fill="FFFFFF"/>
          <w:lang w:val="en-US"/>
        </w:rPr>
        <w:t xml:space="preserve">rapidly–evolving </w:t>
      </w:r>
      <w:r w:rsidR="00265D70" w:rsidRPr="00265D70">
        <w:rPr>
          <w:rFonts w:ascii="Helvetica" w:hAnsi="Helvetica"/>
          <w:color w:val="000000"/>
          <w:sz w:val="22"/>
          <w:szCs w:val="22"/>
          <w:shd w:val="clear" w:color="auto" w:fill="FFFFFF"/>
          <w:lang w:val="en-US"/>
        </w:rPr>
        <w:t>RNA viruses</w:t>
      </w:r>
      <w:r w:rsidR="00620546">
        <w:rPr>
          <w:rFonts w:ascii="Helvetica" w:hAnsi="Helvetica"/>
          <w:color w:val="000000"/>
          <w:sz w:val="22"/>
          <w:szCs w:val="22"/>
          <w:shd w:val="clear" w:color="auto" w:fill="FFFFFF"/>
          <w:lang w:val="en-US"/>
        </w:rPr>
        <w:t>.</w:t>
      </w:r>
      <w:r w:rsidR="00B0121F">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 </w:t>
      </w:r>
      <w:r w:rsidR="00363582">
        <w:rPr>
          <w:rFonts w:ascii="Helvetica" w:hAnsi="Helvetica"/>
          <w:color w:val="000000"/>
          <w:sz w:val="22"/>
          <w:szCs w:val="22"/>
          <w:shd w:val="clear" w:color="auto" w:fill="FFFFFF"/>
          <w:lang w:val="en-US"/>
        </w:rPr>
        <w:t>We added this condition to</w:t>
      </w:r>
      <w:r w:rsidR="00620546">
        <w:rPr>
          <w:rFonts w:ascii="Helvetica" w:hAnsi="Helvetica"/>
          <w:color w:val="000000"/>
          <w:sz w:val="22"/>
          <w:szCs w:val="22"/>
          <w:shd w:val="clear" w:color="auto" w:fill="FFFFFF"/>
          <w:lang w:val="en-US"/>
        </w:rPr>
        <w:t xml:space="preserve"> </w:t>
      </w:r>
      <w:r w:rsidRPr="00AB7535">
        <w:rPr>
          <w:rFonts w:ascii="Helvetica" w:hAnsi="Helvetica"/>
          <w:color w:val="000000"/>
          <w:sz w:val="22"/>
          <w:szCs w:val="22"/>
          <w:shd w:val="clear" w:color="auto" w:fill="FFFFFF"/>
          <w:lang w:val="en-US"/>
        </w:rPr>
        <w:t>Line</w:t>
      </w:r>
      <w:ins w:id="19" w:author="reirose2002@gmail.com" w:date="2026-05-07T13:39:00Z">
        <w:r w:rsidR="00AB7535">
          <w:rPr>
            <w:rFonts w:ascii="Helvetica" w:hAnsi="Helvetica"/>
            <w:color w:val="000000"/>
            <w:sz w:val="22"/>
            <w:szCs w:val="22"/>
            <w:shd w:val="clear" w:color="auto" w:fill="FFFFFF"/>
            <w:lang w:val="en-US"/>
          </w:rPr>
          <w:t>s</w:t>
        </w:r>
      </w:ins>
      <w:r w:rsidRPr="00AB7535">
        <w:rPr>
          <w:rFonts w:ascii="Helvetica" w:hAnsi="Helvetica"/>
          <w:color w:val="000000"/>
          <w:sz w:val="22"/>
          <w:szCs w:val="22"/>
          <w:shd w:val="clear" w:color="auto" w:fill="FFFFFF"/>
          <w:lang w:val="en-US"/>
        </w:rPr>
        <w:t xml:space="preserve"> </w:t>
      </w:r>
      <w:ins w:id="20" w:author="reirose2002@gmail.com" w:date="2026-05-07T13:39:00Z">
        <w:r w:rsidR="00AB7535">
          <w:rPr>
            <w:rFonts w:ascii="Helvetica" w:hAnsi="Helvetica"/>
            <w:color w:val="000000"/>
            <w:sz w:val="22"/>
            <w:szCs w:val="22"/>
            <w:shd w:val="clear" w:color="auto" w:fill="FFFFFF"/>
            <w:lang w:val="en-US"/>
          </w:rPr>
          <w:t>520-521</w:t>
        </w:r>
      </w:ins>
      <w:del w:id="21" w:author="reirose2002@gmail.com" w:date="2026-05-07T13:39:00Z">
        <w:r w:rsidDel="00AB7535">
          <w:rPr>
            <w:rFonts w:ascii="Helvetica" w:hAnsi="Helvetica"/>
            <w:color w:val="000000"/>
            <w:sz w:val="22"/>
            <w:szCs w:val="22"/>
            <w:shd w:val="clear" w:color="auto" w:fill="FFFFFF"/>
            <w:lang w:val="en-US"/>
          </w:rPr>
          <w:delText>406</w:delText>
        </w:r>
      </w:del>
      <w:r>
        <w:rPr>
          <w:rFonts w:ascii="Helvetica" w:hAnsi="Helvetica"/>
          <w:color w:val="000000"/>
          <w:sz w:val="22"/>
          <w:szCs w:val="22"/>
          <w:shd w:val="clear" w:color="auto" w:fill="FFFFFF"/>
          <w:lang w:val="en-US"/>
        </w:rPr>
        <w:t>:</w:t>
      </w:r>
    </w:p>
    <w:p w14:paraId="055BF865" w14:textId="3454E733" w:rsidR="00940AFE" w:rsidRDefault="00940AFE">
      <w:pPr>
        <w:rPr>
          <w:rFonts w:ascii="Helvetica" w:hAnsi="Helvetica"/>
          <w:i/>
          <w:color w:val="000000"/>
          <w:sz w:val="22"/>
          <w:szCs w:val="22"/>
          <w:shd w:val="clear" w:color="auto" w:fill="FFFFFF"/>
          <w:lang w:val="en-US"/>
        </w:rPr>
      </w:pPr>
    </w:p>
    <w:p w14:paraId="19D9D3CE" w14:textId="168E0F5D" w:rsidR="00940AFE" w:rsidRPr="00090F01"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Pr>
          <w:rFonts w:ascii="Times New Roman" w:eastAsia="Times New Roman" w:hAnsi="Times New Roman" w:cs="Times New Roman"/>
          <w:color w:val="000000"/>
          <w:sz w:val="20"/>
          <w:szCs w:val="20"/>
          <w:lang w:val="en"/>
        </w:rPr>
        <w:t>….</w:t>
      </w:r>
    </w:p>
    <w:p w14:paraId="2D76F190" w14:textId="77777777" w:rsidR="00265D70" w:rsidRDefault="00265D70">
      <w:pPr>
        <w:rPr>
          <w:rFonts w:ascii="Helvetica" w:hAnsi="Helvetica"/>
          <w:b/>
          <w:color w:val="000000"/>
          <w:sz w:val="22"/>
          <w:szCs w:val="22"/>
          <w:shd w:val="clear" w:color="auto" w:fill="FFFFFF"/>
          <w:lang w:val="en-US"/>
        </w:rPr>
      </w:pPr>
    </w:p>
    <w:p w14:paraId="07034107" w14:textId="59B71EDF" w:rsidR="00A010EE" w:rsidRDefault="00133529" w:rsidP="001F52AF">
      <w:pPr>
        <w:jc w:val="both"/>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2F4D25">
        <w:rPr>
          <w:rFonts w:ascii="Helvetica" w:hAnsi="Helvetica"/>
          <w:b/>
          <w:color w:val="000000"/>
          <w:sz w:val="22"/>
          <w:szCs w:val="22"/>
          <w:shd w:val="clear" w:color="auto" w:fill="FFFFFF"/>
          <w:lang w:val="en-US"/>
        </w:rPr>
        <w:t xml:space="preserve"> </w:t>
      </w:r>
    </w:p>
    <w:p w14:paraId="332CEA60" w14:textId="77777777" w:rsidR="00B0121F" w:rsidRDefault="00B0121F">
      <w:pPr>
        <w:rPr>
          <w:rFonts w:ascii="Helvetica" w:hAnsi="Helvetica"/>
          <w:b/>
          <w:color w:val="000000"/>
          <w:sz w:val="22"/>
          <w:szCs w:val="22"/>
          <w:shd w:val="clear" w:color="auto" w:fill="FFFFFF"/>
          <w:lang w:val="en-US"/>
        </w:rPr>
      </w:pPr>
    </w:p>
    <w:p w14:paraId="2C3771EB" w14:textId="716F364B" w:rsidR="00B0121F" w:rsidRDefault="00915908">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 real situation with SARS –CoV-2 and our simulation model</w:t>
      </w:r>
      <w:r w:rsidR="001F52AF">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are</w:t>
      </w:r>
      <w:r w:rsidR="001F52AF">
        <w:rPr>
          <w:rFonts w:ascii="Helvetica" w:hAnsi="Helvetica"/>
          <w:color w:val="000000"/>
          <w:sz w:val="22"/>
          <w:szCs w:val="22"/>
          <w:shd w:val="clear" w:color="auto" w:fill="FFFFFF"/>
          <w:lang w:val="en-US"/>
        </w:rPr>
        <w:t xml:space="preserve"> </w:t>
      </w:r>
      <w:r w:rsidR="00927DA9">
        <w:rPr>
          <w:rFonts w:ascii="Helvetica" w:hAnsi="Helvetica"/>
          <w:color w:val="000000"/>
          <w:sz w:val="22"/>
          <w:szCs w:val="22"/>
          <w:shd w:val="clear" w:color="auto" w:fill="FFFFFF"/>
          <w:lang w:val="en-US"/>
        </w:rPr>
        <w:t>very different from</w:t>
      </w:r>
      <w:r w:rsidR="001F52AF">
        <w:rPr>
          <w:rFonts w:ascii="Helvetica" w:hAnsi="Helvetica"/>
          <w:color w:val="000000"/>
          <w:sz w:val="22"/>
          <w:szCs w:val="22"/>
          <w:shd w:val="clear" w:color="auto" w:fill="FFFFFF"/>
          <w:lang w:val="en-US"/>
        </w:rPr>
        <w:t xml:space="preserve"> QLE</w:t>
      </w:r>
      <w:r>
        <w:rPr>
          <w:rFonts w:ascii="Helvetica" w:hAnsi="Helvetica"/>
          <w:color w:val="000000"/>
          <w:sz w:val="22"/>
          <w:szCs w:val="22"/>
          <w:shd w:val="clear" w:color="auto" w:fill="FFFFFF"/>
          <w:lang w:val="en-US"/>
        </w:rPr>
        <w:t xml:space="preserve"> limit, which neglects linkage effects between numerous sites, assuming that recombination is very strong and the population size is enormous</w:t>
      </w:r>
      <w:r w:rsidR="001F52AF">
        <w:rPr>
          <w:rFonts w:ascii="Helvetica" w:hAnsi="Helvetica"/>
          <w:color w:val="000000"/>
          <w:sz w:val="22"/>
          <w:szCs w:val="22"/>
          <w:shd w:val="clear" w:color="auto" w:fill="FFFFFF"/>
          <w:lang w:val="en-US"/>
        </w:rPr>
        <w:t>. QLE method is discussed</w:t>
      </w:r>
      <w:r w:rsidR="00C551DA">
        <w:rPr>
          <w:rFonts w:ascii="Helvetica" w:hAnsi="Helvetica"/>
          <w:color w:val="000000"/>
          <w:sz w:val="22"/>
          <w:szCs w:val="22"/>
          <w:shd w:val="clear" w:color="auto" w:fill="FFFFFF"/>
          <w:lang w:val="en-US"/>
        </w:rPr>
        <w:t xml:space="preserve"> in</w:t>
      </w:r>
      <w:r w:rsidR="00B0121F">
        <w:rPr>
          <w:rFonts w:ascii="Helvetica" w:hAnsi="Helvetica"/>
          <w:color w:val="000000"/>
          <w:sz w:val="22"/>
          <w:szCs w:val="22"/>
          <w:shd w:val="clear" w:color="auto" w:fill="FFFFFF"/>
          <w:lang w:val="en-US"/>
        </w:rPr>
        <w:t xml:space="preserve"> Discussion</w:t>
      </w:r>
      <w:r w:rsidR="001F52AF">
        <w:rPr>
          <w:rFonts w:ascii="Helvetica" w:hAnsi="Helvetica"/>
          <w:color w:val="000000"/>
          <w:sz w:val="22"/>
          <w:szCs w:val="22"/>
          <w:shd w:val="clear" w:color="auto" w:fill="FFFFFF"/>
          <w:lang w:val="en-US"/>
        </w:rPr>
        <w:t xml:space="preserve"> (Lines </w:t>
      </w:r>
      <w:ins w:id="22" w:author="reirose2002@gmail.com" w:date="2026-05-07T13:42:00Z">
        <w:r w:rsidR="00CA398B" w:rsidRPr="00CA398B">
          <w:rPr>
            <w:rFonts w:ascii="Helvetica" w:hAnsi="Helvetica"/>
            <w:color w:val="000000"/>
            <w:sz w:val="22"/>
            <w:szCs w:val="22"/>
            <w:highlight w:val="yellow"/>
            <w:shd w:val="clear" w:color="auto" w:fill="FFFFFF"/>
            <w:lang w:val="en-US"/>
            <w:rPrChange w:id="23" w:author="reirose2002@gmail.com" w:date="2026-05-07T13:42:00Z">
              <w:rPr>
                <w:rFonts w:ascii="Helvetica" w:hAnsi="Helvetica"/>
                <w:color w:val="000000"/>
                <w:sz w:val="22"/>
                <w:szCs w:val="22"/>
                <w:shd w:val="clear" w:color="auto" w:fill="FFFFFF"/>
                <w:lang w:val="en-US"/>
              </w:rPr>
            </w:rPrChange>
          </w:rPr>
          <w:t>394</w:t>
        </w:r>
      </w:ins>
      <w:del w:id="24" w:author="reirose2002@gmail.com" w:date="2026-05-07T13:42:00Z">
        <w:r w:rsidR="00E01A67" w:rsidRPr="00CA398B" w:rsidDel="00CA398B">
          <w:rPr>
            <w:rFonts w:ascii="Helvetica" w:hAnsi="Helvetica"/>
            <w:color w:val="000000"/>
            <w:sz w:val="22"/>
            <w:szCs w:val="22"/>
            <w:highlight w:val="yellow"/>
            <w:shd w:val="clear" w:color="auto" w:fill="FFFFFF"/>
            <w:lang w:val="en-US"/>
            <w:rPrChange w:id="25" w:author="reirose2002@gmail.com" w:date="2026-05-07T13:42:00Z">
              <w:rPr>
                <w:rFonts w:ascii="Helvetica" w:hAnsi="Helvetica"/>
                <w:color w:val="000000"/>
                <w:sz w:val="22"/>
                <w:szCs w:val="22"/>
                <w:shd w:val="clear" w:color="auto" w:fill="FFFFFF"/>
                <w:lang w:val="en-US"/>
              </w:rPr>
            </w:rPrChange>
          </w:rPr>
          <w:delText>297</w:delText>
        </w:r>
      </w:del>
      <w:r w:rsidR="001F52AF" w:rsidRPr="00CA398B">
        <w:rPr>
          <w:rFonts w:ascii="Helvetica" w:hAnsi="Helvetica"/>
          <w:color w:val="000000"/>
          <w:sz w:val="22"/>
          <w:szCs w:val="22"/>
          <w:highlight w:val="yellow"/>
          <w:shd w:val="clear" w:color="auto" w:fill="FFFFFF"/>
          <w:lang w:val="en-US"/>
          <w:rPrChange w:id="26" w:author="reirose2002@gmail.com" w:date="2026-05-07T13:42:00Z">
            <w:rPr>
              <w:rFonts w:ascii="Helvetica" w:hAnsi="Helvetica"/>
              <w:color w:val="000000"/>
              <w:sz w:val="22"/>
              <w:szCs w:val="22"/>
              <w:shd w:val="clear" w:color="auto" w:fill="FFFFFF"/>
              <w:lang w:val="en-US"/>
            </w:rPr>
          </w:rPrChange>
        </w:rPr>
        <w:t>-</w:t>
      </w:r>
      <w:ins w:id="27" w:author="reirose2002@gmail.com" w:date="2026-05-07T13:42:00Z">
        <w:r w:rsidR="00CA398B" w:rsidRPr="00CA398B">
          <w:rPr>
            <w:rFonts w:ascii="Helvetica" w:hAnsi="Helvetica"/>
            <w:color w:val="000000"/>
            <w:sz w:val="22"/>
            <w:szCs w:val="22"/>
            <w:highlight w:val="yellow"/>
            <w:shd w:val="clear" w:color="auto" w:fill="FFFFFF"/>
            <w:lang w:val="en-US"/>
            <w:rPrChange w:id="28" w:author="reirose2002@gmail.com" w:date="2026-05-07T13:42:00Z">
              <w:rPr>
                <w:rFonts w:ascii="Helvetica" w:hAnsi="Helvetica"/>
                <w:color w:val="000000"/>
                <w:sz w:val="22"/>
                <w:szCs w:val="22"/>
                <w:shd w:val="clear" w:color="auto" w:fill="FFFFFF"/>
                <w:lang w:val="en-US"/>
              </w:rPr>
            </w:rPrChange>
          </w:rPr>
          <w:t>403</w:t>
        </w:r>
      </w:ins>
      <w:del w:id="29" w:author="reirose2002@gmail.com" w:date="2026-05-07T13:42:00Z">
        <w:r w:rsidR="00E01A67" w:rsidRPr="00CA398B" w:rsidDel="00CA398B">
          <w:rPr>
            <w:rFonts w:ascii="Helvetica" w:hAnsi="Helvetica"/>
            <w:color w:val="000000"/>
            <w:sz w:val="22"/>
            <w:szCs w:val="22"/>
            <w:highlight w:val="yellow"/>
            <w:shd w:val="clear" w:color="auto" w:fill="FFFFFF"/>
            <w:lang w:val="en-US"/>
            <w:rPrChange w:id="30" w:author="reirose2002@gmail.com" w:date="2026-05-07T13:42:00Z">
              <w:rPr>
                <w:rFonts w:ascii="Helvetica" w:hAnsi="Helvetica"/>
                <w:color w:val="000000"/>
                <w:sz w:val="22"/>
                <w:szCs w:val="22"/>
                <w:shd w:val="clear" w:color="auto" w:fill="FFFFFF"/>
                <w:lang w:val="en-US"/>
              </w:rPr>
            </w:rPrChange>
          </w:rPr>
          <w:delText>304</w:delText>
        </w:r>
      </w:del>
      <w:r w:rsidR="001F52AF">
        <w:rPr>
          <w:rFonts w:ascii="Helvetica" w:hAnsi="Helvetica"/>
          <w:color w:val="000000"/>
          <w:sz w:val="22"/>
          <w:szCs w:val="22"/>
          <w:shd w:val="clear" w:color="auto" w:fill="FFFFFF"/>
          <w:lang w:val="en-US"/>
        </w:rPr>
        <w:t>). We added in the revised version (Line</w:t>
      </w:r>
      <w:r w:rsidR="00E01A67">
        <w:rPr>
          <w:rFonts w:ascii="Helvetica" w:hAnsi="Helvetica"/>
          <w:color w:val="000000"/>
          <w:sz w:val="22"/>
          <w:szCs w:val="22"/>
          <w:shd w:val="clear" w:color="auto" w:fill="FFFFFF"/>
          <w:lang w:val="en-US"/>
        </w:rPr>
        <w:t xml:space="preserve">s </w:t>
      </w:r>
      <w:ins w:id="31" w:author="reirose2002@gmail.com" w:date="2026-05-07T13:40:00Z">
        <w:r w:rsidR="00AB7535">
          <w:rPr>
            <w:rFonts w:ascii="Helvetica" w:hAnsi="Helvetica"/>
            <w:color w:val="000000"/>
            <w:sz w:val="22"/>
            <w:szCs w:val="22"/>
            <w:shd w:val="clear" w:color="auto" w:fill="FFFFFF"/>
            <w:lang w:val="en-US"/>
          </w:rPr>
          <w:t>425</w:t>
        </w:r>
      </w:ins>
      <w:del w:id="32" w:author="reirose2002@gmail.com" w:date="2026-05-07T13:40:00Z">
        <w:r w:rsidR="00E01A67" w:rsidDel="00AB7535">
          <w:rPr>
            <w:rFonts w:ascii="Helvetica" w:hAnsi="Helvetica"/>
            <w:color w:val="000000"/>
            <w:sz w:val="22"/>
            <w:szCs w:val="22"/>
            <w:shd w:val="clear" w:color="auto" w:fill="FFFFFF"/>
            <w:lang w:val="en-US"/>
          </w:rPr>
          <w:delText>320</w:delText>
        </w:r>
      </w:del>
      <w:r w:rsidR="00E01A67">
        <w:rPr>
          <w:rFonts w:ascii="Helvetica" w:hAnsi="Helvetica"/>
          <w:color w:val="000000"/>
          <w:sz w:val="22"/>
          <w:szCs w:val="22"/>
          <w:shd w:val="clear" w:color="auto" w:fill="FFFFFF"/>
          <w:lang w:val="en-US"/>
        </w:rPr>
        <w:t>-</w:t>
      </w:r>
      <w:ins w:id="33" w:author="reirose2002@gmail.com" w:date="2026-05-07T13:40:00Z">
        <w:r w:rsidR="00AB7535">
          <w:rPr>
            <w:rFonts w:ascii="Helvetica" w:hAnsi="Helvetica"/>
            <w:color w:val="000000"/>
            <w:sz w:val="22"/>
            <w:szCs w:val="22"/>
            <w:shd w:val="clear" w:color="auto" w:fill="FFFFFF"/>
            <w:lang w:val="en-US"/>
          </w:rPr>
          <w:t>227</w:t>
        </w:r>
      </w:ins>
      <w:del w:id="34" w:author="reirose2002@gmail.com" w:date="2026-05-07T13:40:00Z">
        <w:r w:rsidR="00E01A67" w:rsidDel="00AB7535">
          <w:rPr>
            <w:rFonts w:ascii="Helvetica" w:hAnsi="Helvetica"/>
            <w:color w:val="000000"/>
            <w:sz w:val="22"/>
            <w:szCs w:val="22"/>
            <w:shd w:val="clear" w:color="auto" w:fill="FFFFFF"/>
            <w:lang w:val="en-US"/>
          </w:rPr>
          <w:delText>322</w:delText>
        </w:r>
      </w:del>
      <w:r w:rsidR="001F52AF">
        <w:rPr>
          <w:rFonts w:ascii="Helvetica" w:hAnsi="Helvetica"/>
          <w:color w:val="000000"/>
          <w:sz w:val="22"/>
          <w:szCs w:val="22"/>
          <w:shd w:val="clear" w:color="auto" w:fill="FFFFFF"/>
          <w:lang w:val="en-US"/>
        </w:rPr>
        <w:t>):</w:t>
      </w:r>
    </w:p>
    <w:p w14:paraId="0F3FFABF" w14:textId="77777777" w:rsidR="00B0121F" w:rsidRDefault="00B0121F">
      <w:pPr>
        <w:rPr>
          <w:rFonts w:ascii="Helvetica" w:hAnsi="Helvetica"/>
          <w:color w:val="000000"/>
          <w:sz w:val="22"/>
          <w:szCs w:val="22"/>
          <w:shd w:val="clear" w:color="auto" w:fill="FFFFFF"/>
          <w:lang w:val="en-US"/>
        </w:rPr>
      </w:pPr>
    </w:p>
    <w:p w14:paraId="245EB52F" w14:textId="07602764" w:rsidR="00E01A67" w:rsidRPr="0031623F" w:rsidRDefault="00E01A67" w:rsidP="00940AFE">
      <w:pPr>
        <w:jc w:val="both"/>
        <w:rPr>
          <w:rStyle w:val="apple-converted-space"/>
          <w:rFonts w:ascii="Times New Roman" w:hAnsi="Times New Roman" w:cs="Times New Roman"/>
          <w:color w:val="000000"/>
          <w:sz w:val="20"/>
          <w:szCs w:val="20"/>
          <w:shd w:val="clear" w:color="auto" w:fill="FFFFFF"/>
          <w:lang w:val="en-US"/>
        </w:rPr>
      </w:pPr>
      <w:r w:rsidRPr="00AB7535">
        <w:rPr>
          <w:rFonts w:ascii="Times New Roman" w:eastAsia="Times New Roman" w:hAnsi="Times New Roman" w:cs="Times New Roman"/>
          <w:sz w:val="20"/>
          <w:szCs w:val="20"/>
        </w:rPr>
        <w:t xml:space="preserve">QLE does not work in SARS CoV-2 evolution, because linkage effects, which are negligible in QLE limit, are strong. Lastly, a population of infected individuals is not as large as required for QLE to work. </w:t>
      </w:r>
    </w:p>
    <w:p w14:paraId="72B9E2FF" w14:textId="77777777" w:rsidR="00B0121F" w:rsidRDefault="00B0121F">
      <w:pPr>
        <w:rPr>
          <w:rFonts w:ascii="Helvetica" w:hAnsi="Helvetica"/>
          <w:b/>
          <w:color w:val="000000"/>
          <w:sz w:val="22"/>
          <w:szCs w:val="22"/>
          <w:shd w:val="clear" w:color="auto" w:fill="FFFFFF"/>
          <w:lang w:val="en-US"/>
        </w:rPr>
      </w:pPr>
    </w:p>
    <w:p w14:paraId="3C18FB18" w14:textId="22E24DF6" w:rsidR="00106904" w:rsidRPr="002F4D25" w:rsidRDefault="00133529">
      <w:pPr>
        <w:rPr>
          <w:rStyle w:val="apple-converted-space"/>
          <w:rFonts w:ascii="Helvetica" w:hAnsi="Helvetica"/>
          <w:b/>
          <w:color w:val="000000"/>
          <w:sz w:val="22"/>
          <w:szCs w:val="22"/>
          <w:shd w:val="clear" w:color="auto" w:fill="FFFFFF"/>
        </w:rPr>
      </w:pPr>
      <w:r w:rsidRPr="002F4D25">
        <w:rPr>
          <w:rFonts w:ascii="Helvetica" w:hAnsi="Helvetica"/>
          <w:b/>
          <w:color w:val="000000"/>
          <w:sz w:val="22"/>
          <w:szCs w:val="22"/>
          <w:shd w:val="clear" w:color="auto" w:fill="FFFFFF"/>
        </w:rPr>
        <w:t>What are the relevant timescales and regime boundaries?</w:t>
      </w:r>
      <w:r w:rsidRPr="002F4D25">
        <w:rPr>
          <w:rStyle w:val="apple-converted-space"/>
          <w:rFonts w:ascii="Helvetica" w:hAnsi="Helvetica"/>
          <w:b/>
          <w:color w:val="000000"/>
          <w:sz w:val="22"/>
          <w:szCs w:val="22"/>
          <w:shd w:val="clear" w:color="auto" w:fill="FFFFFF"/>
        </w:rPr>
        <w:t> </w:t>
      </w:r>
    </w:p>
    <w:p w14:paraId="1017A3D8" w14:textId="75F55275" w:rsidR="00106904" w:rsidRDefault="00106904">
      <w:pPr>
        <w:rPr>
          <w:rStyle w:val="apple-converted-space"/>
          <w:rFonts w:ascii="Helvetica" w:hAnsi="Helvetica"/>
          <w:color w:val="000000"/>
          <w:sz w:val="22"/>
          <w:szCs w:val="22"/>
          <w:shd w:val="clear" w:color="auto" w:fill="FFFFFF"/>
        </w:rPr>
      </w:pPr>
    </w:p>
    <w:p w14:paraId="5F694D29" w14:textId="35561D73" w:rsidR="00106904" w:rsidRPr="00106904" w:rsidRDefault="0021438F">
      <w:pPr>
        <w:rPr>
          <w:rStyle w:val="apple-converted-space"/>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106904">
        <w:rPr>
          <w:rStyle w:val="apple-converted-space"/>
          <w:rFonts w:ascii="Helvetica" w:hAnsi="Helvetica"/>
          <w:color w:val="000000"/>
          <w:sz w:val="22"/>
          <w:szCs w:val="22"/>
          <w:shd w:val="clear" w:color="auto" w:fill="FFFFFF"/>
          <w:lang w:val="en-US"/>
        </w:rPr>
        <w:t xml:space="preserve"> </w:t>
      </w:r>
      <w:r w:rsidR="00B0121F">
        <w:rPr>
          <w:rStyle w:val="apple-converted-space"/>
          <w:rFonts w:ascii="Helvetica" w:hAnsi="Helvetica"/>
          <w:color w:val="000000"/>
          <w:sz w:val="22"/>
          <w:szCs w:val="22"/>
          <w:shd w:val="clear" w:color="auto" w:fill="FFFFFF"/>
          <w:lang w:val="en-US"/>
        </w:rPr>
        <w:t xml:space="preserve">in </w:t>
      </w:r>
      <w:r w:rsidR="00A203D9">
        <w:rPr>
          <w:rFonts w:ascii="Helvetica" w:hAnsi="Helvetica"/>
          <w:color w:val="000000"/>
          <w:sz w:val="22"/>
          <w:szCs w:val="22"/>
          <w:shd w:val="clear" w:color="auto" w:fill="FFFFFF"/>
          <w:lang w:val="en-US"/>
        </w:rPr>
        <w:t>Methods/Assumptions</w:t>
      </w:r>
      <w:r w:rsidR="00E01A67">
        <w:rPr>
          <w:rFonts w:ascii="Helvetica" w:hAnsi="Helvetica"/>
          <w:color w:val="000000"/>
          <w:sz w:val="22"/>
          <w:szCs w:val="22"/>
          <w:shd w:val="clear" w:color="auto" w:fill="FFFFFF"/>
          <w:lang w:val="en-US"/>
        </w:rPr>
        <w:t xml:space="preserve"> and approximations</w:t>
      </w:r>
      <w:r w:rsidR="00A203D9">
        <w:rPr>
          <w:rFonts w:ascii="Helvetica" w:hAnsi="Helvetica"/>
          <w:color w:val="000000"/>
          <w:sz w:val="22"/>
          <w:szCs w:val="22"/>
          <w:shd w:val="clear" w:color="auto" w:fill="FFFFFF"/>
          <w:lang w:val="en-US"/>
        </w:rPr>
        <w:t>:</w:t>
      </w:r>
    </w:p>
    <w:p w14:paraId="47865606" w14:textId="77777777" w:rsidR="00106904" w:rsidRDefault="00106904">
      <w:pPr>
        <w:rPr>
          <w:rStyle w:val="apple-converted-space"/>
          <w:rFonts w:ascii="Helvetica" w:hAnsi="Helvetica"/>
          <w:color w:val="000000"/>
          <w:sz w:val="22"/>
          <w:szCs w:val="22"/>
          <w:shd w:val="clear" w:color="auto" w:fill="FFFFFF"/>
        </w:rPr>
      </w:pPr>
    </w:p>
    <w:p w14:paraId="7D8618F7" w14:textId="08090AE7" w:rsidR="00A203D9" w:rsidRPr="00940AFE"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40AFE">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w:t>
      </w:r>
      <w:r w:rsidRPr="00940AFE">
        <w:rPr>
          <w:rFonts w:ascii="Times New Roman" w:eastAsia="Times New Roman" w:hAnsi="Times New Roman" w:cs="Times New Roman"/>
          <w:color w:val="000000"/>
          <w:sz w:val="20"/>
          <w:szCs w:val="20"/>
          <w:lang w:val="en"/>
        </w:rPr>
        <w:lastRenderedPageBreak/>
        <w:t xml:space="preserve">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40AFE">
        <w:rPr>
          <w:rFonts w:ascii="Times New Roman" w:eastAsia="Times New Roman" w:hAnsi="Times New Roman" w:cs="Times New Roman"/>
          <w:color w:val="000000"/>
          <w:sz w:val="20"/>
          <w:szCs w:val="20"/>
          <w:lang w:val="en"/>
        </w:rPr>
        <w:t xml:space="preserve"> and </w:t>
      </w:r>
      <w:r w:rsidRPr="00940AFE">
        <w:rPr>
          <w:rFonts w:ascii="Times New Roman" w:eastAsia="Times New Roman" w:hAnsi="Times New Roman" w:cs="Times New Roman"/>
          <w:color w:val="000000"/>
          <w:sz w:val="20"/>
          <w:szCs w:val="20"/>
        </w:rPr>
        <w:t>on</w:t>
      </w:r>
      <w:r w:rsidRPr="00940AFE">
        <w:rPr>
          <w:rFonts w:ascii="Times New Roman" w:eastAsia="Times New Roman" w:hAnsi="Times New Roman" w:cs="Times New Roman"/>
          <w:color w:val="000000"/>
          <w:sz w:val="20"/>
          <w:szCs w:val="20"/>
          <w:lang w:val="en"/>
        </w:rPr>
        <w:t xml:space="preserve"> time</w:t>
      </w:r>
      <w:r w:rsidRPr="00940AFE">
        <w:rPr>
          <w:rFonts w:ascii="Times New Roman" w:eastAsia="Times New Roman" w:hAnsi="Times New Roman" w:cs="Times New Roman"/>
          <w:color w:val="000000"/>
          <w:sz w:val="20"/>
          <w:szCs w:val="20"/>
        </w:rPr>
        <w:t xml:space="preserve"> scales</w:t>
      </w:r>
      <w:r w:rsidRPr="00940AFE">
        <w:rPr>
          <w:rFonts w:ascii="Times New Roman" w:eastAsia="Times New Roman" w:hAnsi="Times New Roman" w:cs="Times New Roman"/>
          <w:color w:val="000000"/>
          <w:sz w:val="20"/>
          <w:szCs w:val="20"/>
          <w:lang w:val="en"/>
        </w:rPr>
        <w:t xml:space="preserve"> l</w:t>
      </w:r>
      <w:r w:rsidRPr="00940AFE">
        <w:rPr>
          <w:rFonts w:ascii="Times New Roman" w:eastAsia="Times New Roman" w:hAnsi="Times New Roman" w:cs="Times New Roman"/>
          <w:color w:val="000000"/>
          <w:sz w:val="20"/>
          <w:szCs w:val="20"/>
        </w:rPr>
        <w:t>onger</w:t>
      </w:r>
      <w:r w:rsidRPr="00940AFE">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40AFE">
        <w:rPr>
          <w:rFonts w:ascii="Times New Roman" w:hAnsi="Times New Roman" w:cs="Times New Roman"/>
          <w:color w:val="000000"/>
          <w:sz w:val="20"/>
          <w:szCs w:val="20"/>
          <w:shd w:val="clear" w:color="auto" w:fill="FFFFFF"/>
          <w:lang w:val="en-US"/>
        </w:rPr>
        <w:t>.</w:t>
      </w:r>
      <w:r w:rsidR="00A203D9" w:rsidRPr="00940AFE">
        <w:rPr>
          <w:rFonts w:ascii="Times New Roman" w:hAnsi="Times New Roman" w:cs="Times New Roman"/>
          <w:color w:val="000000"/>
          <w:sz w:val="20"/>
          <w:szCs w:val="20"/>
          <w:shd w:val="clear" w:color="auto" w:fill="FFFFFF"/>
          <w:lang w:val="en-US"/>
        </w:rPr>
        <w:t xml:space="preserve"> </w:t>
      </w:r>
    </w:p>
    <w:p w14:paraId="5D2524B6" w14:textId="77777777" w:rsidR="00A203D9" w:rsidRDefault="00A203D9">
      <w:pPr>
        <w:rPr>
          <w:rFonts w:ascii="Helvetica" w:hAnsi="Helvetica"/>
          <w:color w:val="000000"/>
          <w:sz w:val="20"/>
          <w:szCs w:val="20"/>
          <w:shd w:val="clear" w:color="auto" w:fill="FFFFFF"/>
          <w:lang w:val="en-US"/>
        </w:rPr>
      </w:pPr>
    </w:p>
    <w:p w14:paraId="70C32FB3" w14:textId="1C78B0D9" w:rsidR="00325179" w:rsidRDefault="00133529">
      <w:pPr>
        <w:rPr>
          <w:rFonts w:ascii="Helvetica" w:hAnsi="Helvetica"/>
          <w:b/>
          <w:color w:val="000000"/>
          <w:sz w:val="22"/>
          <w:szCs w:val="22"/>
          <w:shd w:val="clear" w:color="auto" w:fill="FFFFFF"/>
          <w:lang w:val="en-US"/>
        </w:rPr>
      </w:pPr>
      <w:r w:rsidRPr="00325179">
        <w:rPr>
          <w:rFonts w:ascii="Helvetica" w:hAnsi="Helvetica"/>
          <w:b/>
          <w:color w:val="000000"/>
          <w:sz w:val="22"/>
          <w:szCs w:val="22"/>
          <w:shd w:val="clear" w:color="auto" w:fill="FFFFFF"/>
        </w:rPr>
        <w:t>2. Does the analysis of the SARS-CoV-2 control (in any way) for violations of the method's assumptions (e.g., hyper-mutable or recombinagenic parts of the genome)? It appears not</w:t>
      </w:r>
      <w:r w:rsidR="00A010EE" w:rsidRPr="00325179">
        <w:rPr>
          <w:rFonts w:ascii="Helvetica" w:hAnsi="Helvetica"/>
          <w:b/>
          <w:color w:val="000000"/>
          <w:sz w:val="22"/>
          <w:szCs w:val="22"/>
          <w:shd w:val="clear" w:color="auto" w:fill="FFFFFF"/>
        </w:rPr>
        <w:t>…</w:t>
      </w:r>
      <w:r w:rsidRPr="00325179">
        <w:rPr>
          <w:rFonts w:ascii="Helvetica" w:hAnsi="Helvetica"/>
          <w:b/>
          <w:color w:val="000000"/>
          <w:sz w:val="22"/>
          <w:szCs w:val="22"/>
          <w:shd w:val="clear" w:color="auto" w:fill="FFFFFF"/>
        </w:rPr>
        <w:t xml:space="preserve"> </w:t>
      </w:r>
      <w:r w:rsidR="00325179">
        <w:rPr>
          <w:rFonts w:ascii="Helvetica" w:hAnsi="Helvetica"/>
          <w:b/>
          <w:color w:val="000000"/>
          <w:sz w:val="22"/>
          <w:szCs w:val="22"/>
          <w:shd w:val="clear" w:color="auto" w:fill="FFFFFF"/>
          <w:lang w:val="en-US"/>
        </w:rPr>
        <w:t xml:space="preserve"> </w:t>
      </w:r>
    </w:p>
    <w:p w14:paraId="5E9C3A32" w14:textId="34848C42" w:rsidR="00325179" w:rsidRPr="00A203D9" w:rsidRDefault="00A010EE">
      <w:pPr>
        <w:rPr>
          <w:rFonts w:ascii="Helvetica" w:hAnsi="Helvetica"/>
          <w:b/>
          <w:color w:val="000000"/>
          <w:sz w:val="22"/>
          <w:szCs w:val="22"/>
          <w:shd w:val="clear" w:color="auto" w:fill="FFFFFF"/>
        </w:rPr>
      </w:pPr>
      <w:r w:rsidRPr="00325179">
        <w:rPr>
          <w:rFonts w:ascii="Helvetica" w:hAnsi="Helvetica"/>
          <w:b/>
          <w:color w:val="000000"/>
          <w:sz w:val="22"/>
          <w:szCs w:val="22"/>
          <w:shd w:val="clear" w:color="auto" w:fill="FFFFFF"/>
          <w:lang w:val="en-US"/>
        </w:rPr>
        <w:t>…</w:t>
      </w:r>
      <w:r w:rsidR="00133529" w:rsidRPr="00325179">
        <w:rPr>
          <w:rFonts w:ascii="Helvetica" w:hAnsi="Helvetica"/>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44F05660" w14:textId="77777777" w:rsidR="00A5090F" w:rsidRDefault="00A5090F">
      <w:pPr>
        <w:rPr>
          <w:rFonts w:ascii="Helvetica" w:hAnsi="Helvetica" w:cstheme="minorHAnsi"/>
          <w:color w:val="000000"/>
          <w:sz w:val="22"/>
          <w:szCs w:val="22"/>
          <w:shd w:val="clear" w:color="auto" w:fill="FFFFFF"/>
          <w:lang w:val="en-US"/>
        </w:rPr>
      </w:pPr>
    </w:p>
    <w:p w14:paraId="47E1E354" w14:textId="55F71F79" w:rsidR="00A010EE" w:rsidRPr="00A5090F" w:rsidRDefault="00A5090F">
      <w:pPr>
        <w:rPr>
          <w:rFonts w:ascii="Helvetica" w:hAnsi="Helvetica" w:cs="Times New Roman"/>
          <w:color w:val="000000"/>
          <w:sz w:val="18"/>
          <w:szCs w:val="18"/>
          <w:shd w:val="clear" w:color="auto" w:fill="FFFFFF"/>
          <w:lang w:val="en-US"/>
        </w:rPr>
      </w:pPr>
      <w:r>
        <w:rPr>
          <w:rFonts w:ascii="Helvetica" w:hAnsi="Helvetica" w:cstheme="minorHAnsi"/>
          <w:color w:val="000000"/>
          <w:sz w:val="22"/>
          <w:szCs w:val="22"/>
          <w:shd w:val="clear" w:color="auto" w:fill="FFFFFF"/>
          <w:lang w:val="en-US"/>
        </w:rPr>
        <w:t>Explained</w:t>
      </w:r>
      <w:r w:rsidR="0021438F">
        <w:rPr>
          <w:rFonts w:ascii="Helvetica" w:hAnsi="Helvetica"/>
          <w:color w:val="000000"/>
          <w:sz w:val="22"/>
          <w:szCs w:val="22"/>
          <w:shd w:val="clear" w:color="auto" w:fill="FFFFFF"/>
          <w:lang w:val="en-US"/>
        </w:rPr>
        <w:t xml:space="preserve"> in</w:t>
      </w:r>
      <w:r w:rsidR="00A010EE">
        <w:rPr>
          <w:rFonts w:ascii="Helvetica" w:hAnsi="Helvetica"/>
          <w:color w:val="000000"/>
          <w:sz w:val="22"/>
          <w:szCs w:val="22"/>
          <w:shd w:val="clear" w:color="auto" w:fill="FFFFFF"/>
          <w:lang w:val="en-US"/>
        </w:rPr>
        <w:t xml:space="preserve"> Methods/Assumptions</w:t>
      </w:r>
      <w:r w:rsidR="00927DA9">
        <w:rPr>
          <w:rFonts w:ascii="Helvetica" w:hAnsi="Helvetica"/>
          <w:color w:val="000000"/>
          <w:sz w:val="22"/>
          <w:szCs w:val="22"/>
          <w:shd w:val="clear" w:color="auto" w:fill="FFFFFF"/>
          <w:lang w:val="en-US"/>
        </w:rPr>
        <w:t xml:space="preserve"> (Line </w:t>
      </w:r>
      <w:ins w:id="35" w:author="reirose2002@gmail.com" w:date="2026-05-07T13:43:00Z">
        <w:r w:rsidR="00CA398B">
          <w:rPr>
            <w:rFonts w:ascii="Helvetica" w:hAnsi="Helvetica"/>
            <w:color w:val="000000"/>
            <w:sz w:val="22"/>
            <w:szCs w:val="22"/>
            <w:shd w:val="clear" w:color="auto" w:fill="FFFFFF"/>
            <w:lang w:val="en-US"/>
          </w:rPr>
          <w:t>524</w:t>
        </w:r>
      </w:ins>
      <w:del w:id="36" w:author="reirose2002@gmail.com" w:date="2026-05-07T13:43:00Z">
        <w:r w:rsidR="00927DA9" w:rsidDel="00CA398B">
          <w:rPr>
            <w:rFonts w:ascii="Helvetica" w:hAnsi="Helvetica"/>
            <w:color w:val="000000"/>
            <w:sz w:val="22"/>
            <w:szCs w:val="22"/>
            <w:shd w:val="clear" w:color="auto" w:fill="FFFFFF"/>
            <w:lang w:val="en-US"/>
          </w:rPr>
          <w:delText>**</w:delText>
        </w:r>
      </w:del>
      <w:r w:rsidR="00927DA9">
        <w:rPr>
          <w:rFonts w:ascii="Helvetica" w:hAnsi="Helvetica"/>
          <w:color w:val="000000"/>
          <w:sz w:val="22"/>
          <w:szCs w:val="22"/>
          <w:shd w:val="clear" w:color="auto" w:fill="FFFFFF"/>
          <w:lang w:val="en-US"/>
        </w:rPr>
        <w:t>)</w:t>
      </w:r>
      <w:r w:rsidR="00A010EE">
        <w:rPr>
          <w:rFonts w:ascii="Helvetica" w:hAnsi="Helvetica"/>
          <w:color w:val="000000"/>
          <w:sz w:val="22"/>
          <w:szCs w:val="22"/>
          <w:shd w:val="clear" w:color="auto" w:fill="FFFFFF"/>
          <w:lang w:val="en-US"/>
        </w:rPr>
        <w:t>:</w:t>
      </w:r>
    </w:p>
    <w:p w14:paraId="5A916FE9" w14:textId="0A0C7CCE" w:rsidR="00A010EE" w:rsidRDefault="00A010EE">
      <w:pPr>
        <w:rPr>
          <w:rFonts w:ascii="Helvetica" w:hAnsi="Helvetica"/>
          <w:color w:val="000000"/>
          <w:sz w:val="22"/>
          <w:szCs w:val="22"/>
          <w:shd w:val="clear" w:color="auto" w:fill="FFFFFF"/>
        </w:rPr>
      </w:pPr>
    </w:p>
    <w:p w14:paraId="58B5D90C" w14:textId="77777777" w:rsidR="00341C65" w:rsidRPr="00AB7535" w:rsidRDefault="00341C65" w:rsidP="00AB7535">
      <w:pPr>
        <w:pBdr>
          <w:top w:val="nil"/>
          <w:left w:val="nil"/>
          <w:bottom w:val="nil"/>
          <w:right w:val="nil"/>
          <w:between w:val="nil"/>
        </w:pBdr>
        <w:ind w:firstLine="709"/>
        <w:jc w:val="both"/>
        <w:rPr>
          <w:rFonts w:ascii="Times New Roman" w:eastAsia="Times New Roman" w:hAnsi="Times New Roman" w:cs="Times New Roman"/>
          <w:color w:val="000000"/>
          <w:sz w:val="20"/>
          <w:szCs w:val="20"/>
          <w:lang w:val="en-US"/>
        </w:rPr>
      </w:pPr>
      <w:r w:rsidRPr="00AB7535">
        <w:rPr>
          <w:rFonts w:ascii="Times New Roman" w:eastAsia="Times New Roman" w:hAnsi="Times New Roman" w:cs="Times New Roman"/>
          <w:color w:val="000000"/>
          <w:sz w:val="20"/>
          <w:szCs w:val="20"/>
          <w:lang w:val="en-US"/>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AB7535">
        <w:rPr>
          <w:rFonts w:ascii="Times New Roman" w:eastAsia="Times New Roman" w:hAnsi="Times New Roman" w:cs="Times New Roman"/>
          <w:color w:val="000000"/>
          <w:sz w:val="20"/>
          <w:szCs w:val="20"/>
          <w:lang w:val="en-US"/>
        </w:rPr>
        <w:fldChar w:fldCharType="begin"/>
      </w:r>
      <w:r w:rsidRPr="00AB7535">
        <w:rPr>
          <w:rFonts w:ascii="Times New Roman" w:eastAsia="Times New Roman" w:hAnsi="Times New Roman" w:cs="Times New Roman"/>
          <w:color w:val="000000"/>
          <w:sz w:val="20"/>
          <w:szCs w:val="20"/>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AB7535">
        <w:rPr>
          <w:rFonts w:ascii="Times New Roman" w:eastAsia="Times New Roman" w:hAnsi="Times New Roman" w:cs="Times New Roman"/>
          <w:color w:val="000000"/>
          <w:sz w:val="20"/>
          <w:szCs w:val="20"/>
          <w:lang w:val="en-US"/>
        </w:rPr>
        <w:fldChar w:fldCharType="separate"/>
      </w:r>
      <w:r w:rsidRPr="00AB7535">
        <w:rPr>
          <w:rFonts w:ascii="Times New Roman" w:eastAsia="Times New Roman" w:hAnsi="Times New Roman" w:cs="Times New Roman"/>
          <w:noProof/>
          <w:color w:val="000000"/>
          <w:sz w:val="20"/>
          <w:szCs w:val="20"/>
          <w:lang w:val="en-US"/>
        </w:rPr>
        <w:t>[53]</w:t>
      </w:r>
      <w:r w:rsidRPr="00AB7535">
        <w:rPr>
          <w:rFonts w:ascii="Times New Roman" w:eastAsia="Times New Roman" w:hAnsi="Times New Roman" w:cs="Times New Roman"/>
          <w:color w:val="000000"/>
          <w:sz w:val="20"/>
          <w:szCs w:val="20"/>
          <w:lang w:val="en-US"/>
        </w:rPr>
        <w:fldChar w:fldCharType="end"/>
      </w:r>
      <w:r w:rsidRPr="00AB7535">
        <w:rPr>
          <w:rFonts w:ascii="Times New Roman" w:eastAsia="Times New Roman" w:hAnsi="Times New Roman" w:cs="Times New Roman"/>
          <w:color w:val="000000"/>
          <w:sz w:val="20"/>
          <w:szCs w:val="20"/>
          <w:lang w:val="en-US"/>
        </w:rPr>
        <w:t xml:space="preserve">. </w:t>
      </w:r>
    </w:p>
    <w:p w14:paraId="535496EC" w14:textId="77777777" w:rsidR="00341C65" w:rsidRPr="00341C65" w:rsidRDefault="00341C65" w:rsidP="00AB7535">
      <w:pPr>
        <w:pBdr>
          <w:top w:val="nil"/>
          <w:left w:val="nil"/>
          <w:bottom w:val="nil"/>
          <w:right w:val="nil"/>
          <w:between w:val="nil"/>
        </w:pBdr>
        <w:ind w:firstLine="709"/>
        <w:jc w:val="both"/>
        <w:rPr>
          <w:rFonts w:ascii="Times New Roman" w:hAnsi="Times New Roman" w:cs="Times New Roman"/>
          <w:color w:val="000000"/>
          <w:sz w:val="20"/>
          <w:szCs w:val="20"/>
          <w:lang w:val="en-US"/>
        </w:rPr>
      </w:pPr>
      <w:r w:rsidRPr="00AB7535">
        <w:rPr>
          <w:rFonts w:ascii="Times New Roman" w:eastAsia="Times New Roman" w:hAnsi="Times New Roman" w:cs="Times New Roman"/>
          <w:color w:val="000000"/>
          <w:sz w:val="20"/>
          <w:szCs w:val="20"/>
          <w:lang w:val="en-US"/>
        </w:rPr>
        <w:t xml:space="preserve">Recombination is relatively rare in SARS-CoV-2, because it requires coinfection of an individual with two genetically remote variants, as estimated before for another virus </w:t>
      </w:r>
      <w:r w:rsidRPr="00AB7535">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AB7535">
        <w:rPr>
          <w:rFonts w:ascii="Times New Roman" w:eastAsia="Times New Roman" w:hAnsi="Times New Roman" w:cs="Times New Roman"/>
          <w:color w:val="000000"/>
          <w:sz w:val="20"/>
          <w:szCs w:val="20"/>
          <w:lang w:val="en-US"/>
        </w:rPr>
        <w:instrText xml:space="preserve"> ADDIN EN.CITE </w:instrText>
      </w:r>
      <w:r w:rsidRPr="00AB7535">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AB7535">
        <w:rPr>
          <w:rFonts w:ascii="Times New Roman" w:eastAsia="Times New Roman" w:hAnsi="Times New Roman" w:cs="Times New Roman"/>
          <w:color w:val="000000"/>
          <w:sz w:val="20"/>
          <w:szCs w:val="20"/>
          <w:lang w:val="en-US"/>
        </w:rPr>
        <w:instrText xml:space="preserve"> ADDIN EN.CITE.DATA </w:instrText>
      </w:r>
      <w:r w:rsidRPr="00AB7535">
        <w:rPr>
          <w:rFonts w:ascii="Times New Roman" w:eastAsia="Times New Roman" w:hAnsi="Times New Roman" w:cs="Times New Roman"/>
          <w:color w:val="000000"/>
          <w:sz w:val="20"/>
          <w:szCs w:val="20"/>
          <w:lang w:val="en-US"/>
        </w:rPr>
      </w:r>
      <w:r w:rsidRPr="00AB7535">
        <w:rPr>
          <w:rFonts w:ascii="Times New Roman" w:eastAsia="Times New Roman" w:hAnsi="Times New Roman" w:cs="Times New Roman"/>
          <w:color w:val="000000"/>
          <w:sz w:val="20"/>
          <w:szCs w:val="20"/>
          <w:lang w:val="en-US"/>
        </w:rPr>
        <w:fldChar w:fldCharType="end"/>
      </w:r>
      <w:r w:rsidRPr="00AB7535">
        <w:rPr>
          <w:rFonts w:ascii="Times New Roman" w:eastAsia="Times New Roman" w:hAnsi="Times New Roman" w:cs="Times New Roman"/>
          <w:color w:val="000000"/>
          <w:sz w:val="20"/>
          <w:szCs w:val="20"/>
          <w:lang w:val="en-US"/>
        </w:rPr>
      </w:r>
      <w:r w:rsidRPr="00AB7535">
        <w:rPr>
          <w:rFonts w:ascii="Times New Roman" w:eastAsia="Times New Roman" w:hAnsi="Times New Roman" w:cs="Times New Roman"/>
          <w:color w:val="000000"/>
          <w:sz w:val="20"/>
          <w:szCs w:val="20"/>
          <w:lang w:val="en-US"/>
        </w:rPr>
        <w:fldChar w:fldCharType="separate"/>
      </w:r>
      <w:r w:rsidRPr="00AB7535">
        <w:rPr>
          <w:rFonts w:ascii="Times New Roman" w:eastAsia="Times New Roman" w:hAnsi="Times New Roman" w:cs="Times New Roman"/>
          <w:noProof/>
          <w:color w:val="000000"/>
          <w:sz w:val="20"/>
          <w:szCs w:val="20"/>
          <w:lang w:val="en-US"/>
        </w:rPr>
        <w:t>[69, 72]</w:t>
      </w:r>
      <w:r w:rsidRPr="00AB7535">
        <w:rPr>
          <w:rFonts w:ascii="Times New Roman" w:eastAsia="Times New Roman" w:hAnsi="Times New Roman" w:cs="Times New Roman"/>
          <w:color w:val="000000"/>
          <w:sz w:val="20"/>
          <w:szCs w:val="20"/>
          <w:lang w:val="en-US"/>
        </w:rPr>
        <w:fldChar w:fldCharType="end"/>
      </w:r>
      <w:r w:rsidRPr="00AB7535">
        <w:rPr>
          <w:rFonts w:ascii="Times New Roman" w:eastAsia="Times New Roman" w:hAnsi="Times New Roman" w:cs="Times New Roman"/>
          <w:color w:val="000000"/>
          <w:sz w:val="20"/>
          <w:szCs w:val="20"/>
          <w:lang w:val="en-US"/>
        </w:rPr>
        <w:t xml:space="preserve">. Multiplicity of infection is incorporated into an effective recombination rate measurable directly from genomic data </w:t>
      </w:r>
      <w:r w:rsidRPr="00AB7535">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AB7535">
        <w:rPr>
          <w:rFonts w:ascii="Times New Roman" w:eastAsia="Times New Roman" w:hAnsi="Times New Roman" w:cs="Times New Roman"/>
          <w:color w:val="000000"/>
          <w:sz w:val="20"/>
          <w:szCs w:val="20"/>
          <w:lang w:val="en-US"/>
        </w:rPr>
        <w:instrText xml:space="preserve"> ADDIN EN.CITE </w:instrText>
      </w:r>
      <w:r w:rsidRPr="00AB7535">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AB7535">
        <w:rPr>
          <w:rFonts w:ascii="Times New Roman" w:eastAsia="Times New Roman" w:hAnsi="Times New Roman" w:cs="Times New Roman"/>
          <w:color w:val="000000"/>
          <w:sz w:val="20"/>
          <w:szCs w:val="20"/>
          <w:lang w:val="en-US"/>
        </w:rPr>
        <w:instrText xml:space="preserve"> ADDIN EN.CITE.DATA </w:instrText>
      </w:r>
      <w:r w:rsidRPr="00AB7535">
        <w:rPr>
          <w:rFonts w:ascii="Times New Roman" w:eastAsia="Times New Roman" w:hAnsi="Times New Roman" w:cs="Times New Roman"/>
          <w:color w:val="000000"/>
          <w:sz w:val="20"/>
          <w:szCs w:val="20"/>
          <w:lang w:val="en-US"/>
        </w:rPr>
      </w:r>
      <w:r w:rsidRPr="00AB7535">
        <w:rPr>
          <w:rFonts w:ascii="Times New Roman" w:eastAsia="Times New Roman" w:hAnsi="Times New Roman" w:cs="Times New Roman"/>
          <w:color w:val="000000"/>
          <w:sz w:val="20"/>
          <w:szCs w:val="20"/>
          <w:lang w:val="en-US"/>
        </w:rPr>
        <w:fldChar w:fldCharType="end"/>
      </w:r>
      <w:r w:rsidRPr="00AB7535">
        <w:rPr>
          <w:rFonts w:ascii="Times New Roman" w:eastAsia="Times New Roman" w:hAnsi="Times New Roman" w:cs="Times New Roman"/>
          <w:color w:val="000000"/>
          <w:sz w:val="20"/>
          <w:szCs w:val="20"/>
          <w:lang w:val="en-US"/>
        </w:rPr>
      </w:r>
      <w:r w:rsidRPr="00AB7535">
        <w:rPr>
          <w:rFonts w:ascii="Times New Roman" w:eastAsia="Times New Roman" w:hAnsi="Times New Roman" w:cs="Times New Roman"/>
          <w:color w:val="000000"/>
          <w:sz w:val="20"/>
          <w:szCs w:val="20"/>
          <w:lang w:val="en-US"/>
        </w:rPr>
        <w:fldChar w:fldCharType="separate"/>
      </w:r>
      <w:r w:rsidRPr="00AB7535">
        <w:rPr>
          <w:rFonts w:ascii="Times New Roman" w:eastAsia="Times New Roman" w:hAnsi="Times New Roman" w:cs="Times New Roman"/>
          <w:noProof/>
          <w:color w:val="000000"/>
          <w:sz w:val="20"/>
          <w:szCs w:val="20"/>
          <w:lang w:val="en-US"/>
        </w:rPr>
        <w:t>[69, 73]</w:t>
      </w:r>
      <w:r w:rsidRPr="00AB7535">
        <w:rPr>
          <w:rFonts w:ascii="Times New Roman" w:eastAsia="Times New Roman" w:hAnsi="Times New Roman" w:cs="Times New Roman"/>
          <w:color w:val="000000"/>
          <w:sz w:val="20"/>
          <w:szCs w:val="20"/>
          <w:lang w:val="en-US"/>
        </w:rPr>
        <w:fldChar w:fldCharType="end"/>
      </w:r>
      <w:r w:rsidRPr="00AB7535">
        <w:rPr>
          <w:rFonts w:ascii="Times New Roman" w:eastAsia="Times New Roman" w:hAnsi="Times New Roman" w:cs="Times New Roman"/>
          <w:color w:val="000000"/>
          <w:sz w:val="20"/>
          <w:szCs w:val="20"/>
          <w:lang w:val="en-US"/>
        </w:rPr>
        <w:t>.</w:t>
      </w:r>
      <w:r w:rsidRPr="00341C65">
        <w:rPr>
          <w:rFonts w:ascii="Times New Roman" w:hAnsi="Times New Roman" w:cs="Times New Roman"/>
          <w:color w:val="000000"/>
          <w:sz w:val="20"/>
          <w:szCs w:val="20"/>
          <w:lang w:val="en-US"/>
        </w:rPr>
        <w:t xml:space="preserve"> </w:t>
      </w:r>
    </w:p>
    <w:p w14:paraId="603E9000" w14:textId="77777777" w:rsidR="00A010EE" w:rsidRDefault="00A010EE">
      <w:pPr>
        <w:rPr>
          <w:rFonts w:ascii="Helvetica" w:hAnsi="Helvetica"/>
          <w:color w:val="000000"/>
          <w:sz w:val="22"/>
          <w:szCs w:val="22"/>
          <w:shd w:val="clear" w:color="auto" w:fill="FFFFFF"/>
        </w:rPr>
      </w:pPr>
    </w:p>
    <w:p w14:paraId="35505664" w14:textId="4E52C144" w:rsidR="00BA00B3" w:rsidRDefault="00A010EE" w:rsidP="00A010EE">
      <w:pPr>
        <w:rPr>
          <w:rStyle w:val="apple-converted-space"/>
          <w:rFonts w:ascii="Helvetica" w:hAnsi="Helvetica"/>
          <w:color w:val="000000"/>
          <w:sz w:val="22"/>
          <w:szCs w:val="22"/>
          <w:shd w:val="clear" w:color="auto" w:fill="FFFFFF"/>
        </w:rPr>
      </w:pPr>
      <w:r w:rsidRPr="00BA00B3">
        <w:rPr>
          <w:rFonts w:ascii="Helvetica" w:hAnsi="Helvetica"/>
          <w:b/>
          <w:color w:val="000000"/>
          <w:sz w:val="22"/>
          <w:szCs w:val="22"/>
          <w:shd w:val="clear" w:color="auto" w:fill="FFFFFF"/>
        </w:rPr>
        <w:t>I could not find evidence that sequences are stratified by sampling date</w:t>
      </w:r>
      <w:r w:rsidR="00BA00B3" w:rsidRPr="00BA00B3">
        <w:rPr>
          <w:rFonts w:ascii="Helvetica" w:hAnsi="Helvetica"/>
          <w:color w:val="000000"/>
          <w:sz w:val="22"/>
          <w:szCs w:val="22"/>
          <w:shd w:val="clear" w:color="auto" w:fill="FFFFFF"/>
        </w:rPr>
        <w:t xml:space="preserve"> </w:t>
      </w:r>
      <w:r w:rsidR="00BA00B3" w:rsidRPr="00BA00B3">
        <w:rPr>
          <w:rFonts w:ascii="Helvetica" w:hAnsi="Helvetica"/>
          <w:b/>
          <w:color w:val="000000"/>
          <w:sz w:val="22"/>
          <w:szCs w:val="22"/>
          <w:shd w:val="clear" w:color="auto" w:fill="FFFFFF"/>
        </w:rPr>
        <w:t xml:space="preserve">even though this will determine the amount of polymorphism observed </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 xml:space="preserve">and lead </w:t>
      </w:r>
      <w:r w:rsidR="00BA00B3">
        <w:rPr>
          <w:rFonts w:ascii="Helvetica" w:hAnsi="Helvetica"/>
          <w:b/>
          <w:color w:val="000000"/>
          <w:sz w:val="22"/>
          <w:szCs w:val="22"/>
          <w:shd w:val="clear" w:color="auto" w:fill="FFFFFF"/>
          <w:lang w:val="en-US"/>
        </w:rPr>
        <w:t xml:space="preserve">to </w:t>
      </w:r>
      <w:r w:rsidR="00BA00B3" w:rsidRPr="00BA00B3">
        <w:rPr>
          <w:rFonts w:ascii="Helvetica" w:hAnsi="Helvetica"/>
          <w:b/>
          <w:color w:val="000000"/>
          <w:sz w:val="22"/>
          <w:szCs w:val="22"/>
          <w:shd w:val="clear" w:color="auto" w:fill="FFFFFF"/>
        </w:rPr>
        <w:t>problems in the calculation of the unconditional and conditional correlation coefficients.</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Controlling for the issues of timescale and evolutionary rate heterogeneity are essential in epistasis inference.</w:t>
      </w:r>
      <w:r w:rsidR="00BA00B3" w:rsidRPr="003552A3">
        <w:rPr>
          <w:rStyle w:val="apple-converted-space"/>
          <w:rFonts w:ascii="Helvetica" w:hAnsi="Helvetica"/>
          <w:color w:val="000000"/>
          <w:sz w:val="22"/>
          <w:szCs w:val="22"/>
          <w:shd w:val="clear" w:color="auto" w:fill="FFFFFF"/>
        </w:rPr>
        <w:t> </w:t>
      </w:r>
    </w:p>
    <w:p w14:paraId="56398EB2" w14:textId="77777777" w:rsidR="00A203D9" w:rsidRDefault="00A203D9" w:rsidP="00A010EE">
      <w:pPr>
        <w:rPr>
          <w:rStyle w:val="apple-converted-space"/>
          <w:rFonts w:ascii="Helvetica" w:hAnsi="Helvetica"/>
          <w:color w:val="000000"/>
          <w:sz w:val="22"/>
          <w:szCs w:val="22"/>
          <w:shd w:val="clear" w:color="auto" w:fill="FFFFFF"/>
        </w:rPr>
      </w:pPr>
    </w:p>
    <w:p w14:paraId="6A5D749C" w14:textId="042F1E73" w:rsidR="00BA00B3" w:rsidRDefault="00D97404" w:rsidP="00A010E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It depends on the aim of a study. The</w:t>
      </w:r>
      <w:r w:rsidR="00927DA9">
        <w:rPr>
          <w:rFonts w:ascii="Helvetica" w:hAnsi="Helvetica"/>
          <w:color w:val="000000"/>
          <w:sz w:val="22"/>
          <w:szCs w:val="22"/>
          <w:shd w:val="clear" w:color="auto" w:fill="FFFFFF"/>
          <w:lang w:val="en-US"/>
        </w:rPr>
        <w:t xml:space="preserve"> aim of the</w:t>
      </w:r>
      <w:r w:rsidR="006144CA">
        <w:rPr>
          <w:rFonts w:ascii="Helvetica" w:hAnsi="Helvetica"/>
          <w:color w:val="000000"/>
          <w:sz w:val="22"/>
          <w:szCs w:val="22"/>
          <w:shd w:val="clear" w:color="auto" w:fill="FFFFFF"/>
          <w:lang w:val="en-US"/>
        </w:rPr>
        <w:t xml:space="preserve"> present</w:t>
      </w:r>
      <w:r w:rsidR="00927DA9">
        <w:rPr>
          <w:rFonts w:ascii="Helvetica" w:hAnsi="Helvetica"/>
          <w:color w:val="000000"/>
          <w:sz w:val="22"/>
          <w:szCs w:val="22"/>
          <w:shd w:val="clear" w:color="auto" w:fill="FFFFFF"/>
          <w:lang w:val="en-US"/>
        </w:rPr>
        <w:t xml:space="preserve"> study is to detect the fitness valley related to VOC emergence. That</w:t>
      </w:r>
      <w:r>
        <w:rPr>
          <w:rFonts w:ascii="Helvetica" w:hAnsi="Helvetica"/>
          <w:color w:val="000000"/>
          <w:sz w:val="22"/>
          <w:szCs w:val="22"/>
          <w:shd w:val="clear" w:color="auto" w:fill="FFFFFF"/>
          <w:lang w:val="en-US"/>
        </w:rPr>
        <w:t xml:space="preserve"> task</w:t>
      </w:r>
      <w:r w:rsidR="00927DA9">
        <w:rPr>
          <w:rFonts w:ascii="Helvetica" w:hAnsi="Helvetica"/>
          <w:color w:val="000000"/>
          <w:sz w:val="22"/>
          <w:szCs w:val="22"/>
          <w:shd w:val="clear" w:color="auto" w:fill="FFFFFF"/>
          <w:lang w:val="en-US"/>
        </w:rPr>
        <w:t xml:space="preserve"> requires mixing </w:t>
      </w:r>
      <w:r>
        <w:rPr>
          <w:rFonts w:ascii="Helvetica" w:hAnsi="Helvetica"/>
          <w:color w:val="000000"/>
          <w:sz w:val="22"/>
          <w:szCs w:val="22"/>
          <w:shd w:val="clear" w:color="auto" w:fill="FFFFFF"/>
          <w:lang w:val="en-US"/>
        </w:rPr>
        <w:t xml:space="preserve">sequences from </w:t>
      </w:r>
      <w:r w:rsidR="00927DA9">
        <w:rPr>
          <w:rFonts w:ascii="Helvetica" w:hAnsi="Helvetica"/>
          <w:color w:val="000000"/>
          <w:sz w:val="22"/>
          <w:szCs w:val="22"/>
          <w:shd w:val="clear" w:color="auto" w:fill="FFFFFF"/>
          <w:lang w:val="en-US"/>
        </w:rPr>
        <w:t>different time points</w:t>
      </w:r>
      <w:r>
        <w:rPr>
          <w:rFonts w:ascii="Helvetica" w:hAnsi="Helvetica"/>
          <w:color w:val="000000"/>
          <w:sz w:val="22"/>
          <w:szCs w:val="22"/>
          <w:shd w:val="clear" w:color="auto" w:fill="FFFFFF"/>
          <w:lang w:val="en-US"/>
        </w:rPr>
        <w:t>, before and after VOC emergence.</w:t>
      </w:r>
      <w:r w:rsidR="00927DA9">
        <w:rPr>
          <w:rFonts w:ascii="Helvetica" w:hAnsi="Helvetica"/>
          <w:color w:val="000000"/>
          <w:sz w:val="22"/>
          <w:szCs w:val="22"/>
          <w:shd w:val="clear" w:color="auto" w:fill="FFFFFF"/>
          <w:lang w:val="en-US"/>
        </w:rPr>
        <w:t xml:space="preserve"> Explained </w:t>
      </w:r>
      <w:r w:rsidR="00A203D9">
        <w:rPr>
          <w:rFonts w:ascii="Helvetica" w:hAnsi="Helvetica"/>
          <w:color w:val="000000"/>
          <w:sz w:val="22"/>
          <w:szCs w:val="22"/>
          <w:shd w:val="clear" w:color="auto" w:fill="FFFFFF"/>
          <w:lang w:val="en-US"/>
        </w:rPr>
        <w:t>in Methods</w:t>
      </w:r>
      <w:r w:rsidR="002477E2">
        <w:rPr>
          <w:rFonts w:ascii="Helvetica" w:hAnsi="Helvetica"/>
          <w:color w:val="000000"/>
          <w:sz w:val="22"/>
          <w:szCs w:val="22"/>
          <w:shd w:val="clear" w:color="auto" w:fill="FFFFFF"/>
          <w:lang w:val="en-US"/>
        </w:rPr>
        <w:t xml:space="preserve"> (Line </w:t>
      </w:r>
      <w:ins w:id="37" w:author="reirose2002@gmail.com" w:date="2026-05-07T13:44:00Z">
        <w:r w:rsidR="00CA398B">
          <w:rPr>
            <w:rFonts w:ascii="Helvetica" w:hAnsi="Helvetica"/>
            <w:color w:val="000000"/>
            <w:sz w:val="22"/>
            <w:szCs w:val="22"/>
            <w:shd w:val="clear" w:color="auto" w:fill="FFFFFF"/>
            <w:lang w:val="en-US"/>
          </w:rPr>
          <w:t>481</w:t>
        </w:r>
      </w:ins>
      <w:del w:id="38" w:author="reirose2002@gmail.com" w:date="2026-05-07T13:44:00Z">
        <w:r w:rsidR="002477E2" w:rsidDel="00CA398B">
          <w:rPr>
            <w:rFonts w:ascii="Helvetica" w:hAnsi="Helvetica"/>
            <w:color w:val="000000"/>
            <w:sz w:val="22"/>
            <w:szCs w:val="22"/>
            <w:shd w:val="clear" w:color="auto" w:fill="FFFFFF"/>
            <w:lang w:val="en-US"/>
          </w:rPr>
          <w:delText>3</w:delText>
        </w:r>
        <w:r w:rsidR="00341C65" w:rsidDel="00CA398B">
          <w:rPr>
            <w:rFonts w:ascii="Helvetica" w:hAnsi="Helvetica"/>
            <w:color w:val="000000"/>
            <w:sz w:val="22"/>
            <w:szCs w:val="22"/>
            <w:shd w:val="clear" w:color="auto" w:fill="FFFFFF"/>
            <w:lang w:val="en-US"/>
          </w:rPr>
          <w:delText>71</w:delText>
        </w:r>
      </w:del>
      <w:r w:rsidR="002477E2">
        <w:rPr>
          <w:rFonts w:ascii="Helvetica" w:hAnsi="Helvetica"/>
          <w:color w:val="000000"/>
          <w:sz w:val="22"/>
          <w:szCs w:val="22"/>
          <w:shd w:val="clear" w:color="auto" w:fill="FFFFFF"/>
          <w:lang w:val="en-US"/>
        </w:rPr>
        <w:t>)</w:t>
      </w:r>
      <w:r w:rsidR="00A203D9">
        <w:rPr>
          <w:rFonts w:ascii="Helvetica" w:hAnsi="Helvetica"/>
          <w:color w:val="000000"/>
          <w:sz w:val="22"/>
          <w:szCs w:val="22"/>
          <w:shd w:val="clear" w:color="auto" w:fill="FFFFFF"/>
          <w:lang w:val="en-US"/>
        </w:rPr>
        <w:t>:</w:t>
      </w:r>
    </w:p>
    <w:p w14:paraId="55E262F1" w14:textId="77777777" w:rsidR="00A203D9" w:rsidRPr="00AB7535" w:rsidRDefault="00A203D9" w:rsidP="00341C65">
      <w:pPr>
        <w:rPr>
          <w:rFonts w:ascii="Helvetica" w:hAnsi="Helvetica"/>
          <w:color w:val="000000"/>
          <w:sz w:val="20"/>
          <w:szCs w:val="20"/>
          <w:shd w:val="clear" w:color="auto" w:fill="FFFFFF"/>
          <w:lang w:val="en-US"/>
        </w:rPr>
      </w:pPr>
    </w:p>
    <w:p w14:paraId="34B8610B" w14:textId="77777777" w:rsidR="00341C65" w:rsidRPr="00AB7535" w:rsidRDefault="00341C65" w:rsidP="00AB7535">
      <w:pPr>
        <w:ind w:firstLine="709"/>
        <w:jc w:val="both"/>
        <w:rPr>
          <w:rFonts w:ascii="Times New Roman" w:eastAsia="Times New Roman" w:hAnsi="Times New Roman" w:cs="Times New Roman"/>
          <w:sz w:val="20"/>
          <w:szCs w:val="20"/>
          <w:lang w:val="en-US"/>
        </w:rPr>
      </w:pPr>
      <w:r w:rsidRPr="00AB7535">
        <w:rPr>
          <w:rFonts w:ascii="Times New Roman" w:eastAsia="Times New Roman" w:hAnsi="Times New Roman" w:cs="Times New Roman"/>
          <w:sz w:val="20"/>
          <w:szCs w:val="20"/>
          <w:lang w:val="en-US"/>
        </w:rPr>
        <w:t xml:space="preserve">The sequences were not stratified by sampling date for two reasons, as follows. Firstly, the necessary size of statistics would be missing. Also, previous experience with hemagglutinin data </w:t>
      </w:r>
      <w:r w:rsidRPr="00AB7535">
        <w:rPr>
          <w:rFonts w:ascii="Times New Roman" w:eastAsia="Times New Roman" w:hAnsi="Times New Roman" w:cs="Times New Roman"/>
          <w:sz w:val="20"/>
          <w:szCs w:val="20"/>
          <w:lang w:val="en-US"/>
        </w:rPr>
        <w:fldChar w:fldCharType="begin"/>
      </w:r>
      <w:r w:rsidRPr="00AB7535">
        <w:rPr>
          <w:rFonts w:ascii="Times New Roman" w:eastAsia="Times New Roman" w:hAnsi="Times New Roman" w:cs="Times New Roman"/>
          <w:sz w:val="20"/>
          <w:szCs w:val="20"/>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[39]</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AB7535">
        <w:rPr>
          <w:rFonts w:ascii="Times New Roman" w:eastAsia="Times New Roman" w:hAnsi="Times New Roman" w:cs="Times New Roman"/>
          <w:sz w:val="20"/>
          <w:szCs w:val="20"/>
          <w:lang w:val="en-US"/>
        </w:rPr>
        <w:fldChar w:fldCharType="begin"/>
      </w:r>
      <w:r w:rsidRPr="00AB7535">
        <w:rPr>
          <w:rFonts w:ascii="Times New Roman" w:eastAsia="Times New Roman" w:hAnsi="Times New Roman" w:cs="Times New Roman"/>
          <w:sz w:val="20"/>
          <w:szCs w:val="20"/>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[70]</w:t>
      </w:r>
      <w:r w:rsidRPr="00AB7535">
        <w:rPr>
          <w:rFonts w:ascii="Times New Roman" w:eastAsia="Times New Roman" w:hAnsi="Times New Roman" w:cs="Times New Roman"/>
          <w:sz w:val="20"/>
          <w:szCs w:val="20"/>
          <w:lang w:val="en-US"/>
        </w:rPr>
        <w:fldChar w:fldCharType="end"/>
      </w:r>
      <w:r w:rsidRPr="00AB7535" w:rsidDel="006363C9">
        <w:rPr>
          <w:rFonts w:ascii="Times New Roman" w:eastAsia="Times New Roman" w:hAnsi="Times New Roman" w:cs="Times New Roman"/>
          <w:sz w:val="20"/>
          <w:szCs w:val="20"/>
          <w:lang w:val="en-US"/>
        </w:rPr>
        <w:t xml:space="preserve"> </w:t>
      </w:r>
      <w:r w:rsidRPr="00AB7535">
        <w:rPr>
          <w:rFonts w:ascii="Times New Roman" w:eastAsia="Times New Roman" w:hAnsi="Times New Roman" w:cs="Times New Roman"/>
          <w:sz w:val="20"/>
          <w:szCs w:val="20"/>
          <w:lang w:val="en-US"/>
        </w:rPr>
        <w:t>.</w:t>
      </w:r>
    </w:p>
    <w:p w14:paraId="2D63463A" w14:textId="337FDC56" w:rsidR="004C59E9" w:rsidRDefault="00133529" w:rsidP="004C59E9">
      <w:pPr>
        <w:rPr>
          <w:rFonts w:ascii="Helvetica" w:hAnsi="Helvetica"/>
          <w:color w:val="000000"/>
          <w:sz w:val="22"/>
          <w:szCs w:val="22"/>
          <w:shd w:val="clear" w:color="auto" w:fill="FFFFFF"/>
        </w:rPr>
      </w:pPr>
      <w:r w:rsidRPr="003552A3">
        <w:rPr>
          <w:rFonts w:ascii="Helvetica" w:hAnsi="Helvetica"/>
          <w:color w:val="000000"/>
          <w:sz w:val="22"/>
          <w:szCs w:val="22"/>
        </w:rPr>
        <w:br/>
      </w:r>
      <w:r w:rsidRPr="003552A3">
        <w:rPr>
          <w:rFonts w:ascii="Helvetica" w:hAnsi="Helvetica"/>
          <w:color w:val="000000"/>
          <w:sz w:val="22"/>
          <w:szCs w:val="22"/>
        </w:rPr>
        <w:br/>
      </w:r>
      <w:r w:rsidRPr="003552A3">
        <w:rPr>
          <w:rFonts w:ascii="Helvetica" w:hAnsi="Helvetica"/>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3552A3">
        <w:rPr>
          <w:rFonts w:ascii="Helvetica" w:hAnsi="Helvetica"/>
          <w:color w:val="000000"/>
          <w:sz w:val="22"/>
          <w:szCs w:val="22"/>
          <w:shd w:val="clear" w:color="auto" w:fill="FFFFFF"/>
        </w:rPr>
        <w:t xml:space="preserve">To the best of my knowledge, it is a kind of time-averaged epistasis in within- and between-host fitness. </w:t>
      </w:r>
    </w:p>
    <w:p w14:paraId="3172665F" w14:textId="77777777" w:rsidR="00B83C85" w:rsidRDefault="00B83C85">
      <w:pPr>
        <w:rPr>
          <w:rFonts w:ascii="Helvetica" w:hAnsi="Helvetica"/>
          <w:color w:val="000000"/>
          <w:sz w:val="22"/>
          <w:szCs w:val="22"/>
          <w:shd w:val="clear" w:color="auto" w:fill="FFFFFF"/>
        </w:rPr>
      </w:pPr>
    </w:p>
    <w:p w14:paraId="70539842" w14:textId="1F4AF564" w:rsidR="00B83C85" w:rsidRDefault="002143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w:t>
      </w:r>
      <w:r w:rsidR="004C59E9">
        <w:rPr>
          <w:rFonts w:ascii="Helvetica" w:hAnsi="Helvetica"/>
          <w:color w:val="000000"/>
          <w:sz w:val="22"/>
          <w:szCs w:val="22"/>
          <w:shd w:val="clear" w:color="auto" w:fill="FFFFFF"/>
          <w:lang w:val="en-US"/>
        </w:rPr>
        <w:t>dded in Intro</w:t>
      </w:r>
      <w:r w:rsidR="00341C65">
        <w:rPr>
          <w:rFonts w:ascii="Helvetica" w:hAnsi="Helvetica"/>
          <w:color w:val="000000"/>
          <w:sz w:val="22"/>
          <w:szCs w:val="22"/>
          <w:shd w:val="clear" w:color="auto" w:fill="FFFFFF"/>
          <w:lang w:val="en-US"/>
        </w:rPr>
        <w:t xml:space="preserve"> </w:t>
      </w:r>
      <w:r w:rsidR="005C3376">
        <w:rPr>
          <w:rFonts w:ascii="Helvetica" w:hAnsi="Helvetica"/>
          <w:color w:val="000000"/>
          <w:sz w:val="22"/>
          <w:szCs w:val="22"/>
          <w:shd w:val="clear" w:color="auto" w:fill="FFFFFF"/>
          <w:lang w:val="en-US"/>
        </w:rPr>
        <w:t>(L</w:t>
      </w:r>
      <w:r w:rsidR="00341C65">
        <w:rPr>
          <w:rFonts w:ascii="Helvetica" w:hAnsi="Helvetica"/>
          <w:color w:val="000000"/>
          <w:sz w:val="22"/>
          <w:szCs w:val="22"/>
          <w:shd w:val="clear" w:color="auto" w:fill="FFFFFF"/>
          <w:lang w:val="en-US"/>
        </w:rPr>
        <w:t>ines</w:t>
      </w:r>
      <w:r w:rsidR="005C3376">
        <w:rPr>
          <w:rFonts w:ascii="Helvetica" w:hAnsi="Helvetica"/>
          <w:color w:val="000000"/>
          <w:sz w:val="22"/>
          <w:szCs w:val="22"/>
          <w:shd w:val="clear" w:color="auto" w:fill="FFFFFF"/>
          <w:lang w:val="en-US"/>
        </w:rPr>
        <w:t xml:space="preserve"> </w:t>
      </w:r>
      <w:ins w:id="39" w:author="reirose2002@gmail.com" w:date="2026-05-07T13:45:00Z">
        <w:r w:rsidR="00CA398B">
          <w:rPr>
            <w:rFonts w:ascii="Helvetica" w:hAnsi="Helvetica"/>
            <w:color w:val="000000"/>
            <w:sz w:val="22"/>
            <w:szCs w:val="22"/>
            <w:shd w:val="clear" w:color="auto" w:fill="FFFFFF"/>
            <w:lang w:val="en-US"/>
          </w:rPr>
          <w:t>76</w:t>
        </w:r>
      </w:ins>
      <w:del w:id="40" w:author="reirose2002@gmail.com" w:date="2026-05-07T13:45:00Z">
        <w:r w:rsidR="00341C65" w:rsidDel="00CA398B">
          <w:rPr>
            <w:rFonts w:ascii="Helvetica" w:hAnsi="Helvetica"/>
            <w:color w:val="000000"/>
            <w:sz w:val="22"/>
            <w:szCs w:val="22"/>
            <w:shd w:val="clear" w:color="auto" w:fill="FFFFFF"/>
            <w:lang w:val="en-US"/>
          </w:rPr>
          <w:delText>55</w:delText>
        </w:r>
      </w:del>
      <w:r w:rsidR="00341C65">
        <w:rPr>
          <w:rFonts w:ascii="Helvetica" w:hAnsi="Helvetica"/>
          <w:color w:val="000000"/>
          <w:sz w:val="22"/>
          <w:szCs w:val="22"/>
          <w:shd w:val="clear" w:color="auto" w:fill="FFFFFF"/>
          <w:lang w:val="en-US"/>
        </w:rPr>
        <w:t>-</w:t>
      </w:r>
      <w:ins w:id="41" w:author="reirose2002@gmail.com" w:date="2026-05-07T13:45:00Z">
        <w:r w:rsidR="00CA398B">
          <w:rPr>
            <w:rFonts w:ascii="Helvetica" w:hAnsi="Helvetica"/>
            <w:color w:val="000000"/>
            <w:sz w:val="22"/>
            <w:szCs w:val="22"/>
            <w:shd w:val="clear" w:color="auto" w:fill="FFFFFF"/>
            <w:lang w:val="en-US"/>
          </w:rPr>
          <w:t>77</w:t>
        </w:r>
      </w:ins>
      <w:del w:id="42" w:author="reirose2002@gmail.com" w:date="2026-05-07T13:45:00Z">
        <w:r w:rsidR="00341C65" w:rsidDel="00CA398B">
          <w:rPr>
            <w:rFonts w:ascii="Helvetica" w:hAnsi="Helvetica"/>
            <w:color w:val="000000"/>
            <w:sz w:val="22"/>
            <w:szCs w:val="22"/>
            <w:shd w:val="clear" w:color="auto" w:fill="FFFFFF"/>
            <w:lang w:val="en-US"/>
          </w:rPr>
          <w:delText>56</w:delText>
        </w:r>
      </w:del>
      <w:r w:rsidR="00341C65">
        <w:rPr>
          <w:rFonts w:ascii="Helvetica" w:hAnsi="Helvetica"/>
          <w:color w:val="000000"/>
          <w:sz w:val="22"/>
          <w:szCs w:val="22"/>
          <w:shd w:val="clear" w:color="auto" w:fill="FFFFFF"/>
          <w:lang w:val="en-US"/>
        </w:rPr>
        <w:t>)</w:t>
      </w:r>
      <w:r w:rsidR="004C59E9">
        <w:rPr>
          <w:rFonts w:ascii="Helvetica" w:hAnsi="Helvetica"/>
          <w:color w:val="000000"/>
          <w:sz w:val="22"/>
          <w:szCs w:val="22"/>
          <w:shd w:val="clear" w:color="auto" w:fill="FFFFFF"/>
          <w:lang w:val="en-US"/>
        </w:rPr>
        <w:t>:</w:t>
      </w:r>
    </w:p>
    <w:p w14:paraId="55C2EC15" w14:textId="31E7C1C4" w:rsidR="004C59E9" w:rsidRDefault="004C59E9">
      <w:pPr>
        <w:rPr>
          <w:rFonts w:ascii="Helvetica" w:hAnsi="Helvetica"/>
          <w:color w:val="000000"/>
          <w:sz w:val="22"/>
          <w:szCs w:val="22"/>
          <w:shd w:val="clear" w:color="auto" w:fill="FFFFFF"/>
          <w:lang w:val="en-US"/>
        </w:rPr>
      </w:pPr>
    </w:p>
    <w:p w14:paraId="37F39A0C" w14:textId="17DEFFF3" w:rsidR="00341C65" w:rsidRPr="00341C65" w:rsidRDefault="00341C65">
      <w:pPr>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w:t>
      </w:r>
      <w:r w:rsidRPr="00AB7535">
        <w:rPr>
          <w:rFonts w:ascii="Times New Roman" w:eastAsia="Times New Roman" w:hAnsi="Times New Roman" w:cs="Times New Roman"/>
          <w:sz w:val="20"/>
          <w:szCs w:val="20"/>
          <w:lang w:val="en-US"/>
        </w:rPr>
        <w:t xml:space="preserve">where </w:t>
      </w:r>
      <w:r w:rsidRPr="00AB7535">
        <w:rPr>
          <w:rFonts w:ascii="Times New Roman" w:eastAsia="Times New Roman" w:hAnsi="Times New Roman" w:cs="Times New Roman"/>
          <w:sz w:val="20"/>
          <w:szCs w:val="20"/>
        </w:rPr>
        <w:t xml:space="preserve">epistasis is defined with respect to fitness, i.e. the reproduction number at the within-host or between-host </w:t>
      </w:r>
      <w:proofErr w:type="gramStart"/>
      <w:r w:rsidRPr="00AB7535">
        <w:rPr>
          <w:rFonts w:ascii="Times New Roman" w:eastAsia="Times New Roman" w:hAnsi="Times New Roman" w:cs="Times New Roman"/>
          <w:sz w:val="20"/>
          <w:szCs w:val="20"/>
        </w:rPr>
        <w:t>levels</w:t>
      </w:r>
      <w:r w:rsidRPr="00341C65" w:rsidDel="00341C6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proofErr w:type="gramEnd"/>
    </w:p>
    <w:p w14:paraId="329601C1" w14:textId="77777777" w:rsidR="004C59E9" w:rsidRDefault="004C59E9">
      <w:pPr>
        <w:rPr>
          <w:rFonts w:ascii="Helvetica" w:hAnsi="Helvetica"/>
          <w:color w:val="000000"/>
          <w:sz w:val="22"/>
          <w:szCs w:val="22"/>
          <w:shd w:val="clear" w:color="auto" w:fill="FFFFFF"/>
        </w:rPr>
      </w:pPr>
    </w:p>
    <w:p w14:paraId="5FF4FBB1" w14:textId="17CDE809" w:rsidR="004C59E9" w:rsidRPr="004C59E9" w:rsidRDefault="00133529">
      <w:pPr>
        <w:rPr>
          <w:rStyle w:val="apple-converted-space"/>
          <w:rFonts w:ascii="Helvetica" w:hAnsi="Helvetica"/>
          <w:b/>
          <w:color w:val="000000"/>
          <w:sz w:val="22"/>
          <w:szCs w:val="22"/>
          <w:shd w:val="clear" w:color="auto" w:fill="FFFFFF"/>
        </w:rPr>
      </w:pPr>
      <w:r w:rsidRPr="004C59E9">
        <w:rPr>
          <w:rFonts w:ascii="Helvetica" w:hAnsi="Helvetica"/>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4C59E9">
        <w:rPr>
          <w:rStyle w:val="apple-converted-space"/>
          <w:rFonts w:ascii="Helvetica" w:hAnsi="Helvetica"/>
          <w:b/>
          <w:color w:val="000000"/>
          <w:sz w:val="22"/>
          <w:szCs w:val="22"/>
          <w:shd w:val="clear" w:color="auto" w:fill="FFFFFF"/>
        </w:rPr>
        <w:t> </w:t>
      </w:r>
    </w:p>
    <w:p w14:paraId="38043E2B" w14:textId="77777777" w:rsidR="004C59E9" w:rsidRDefault="004C59E9">
      <w:pPr>
        <w:rPr>
          <w:rStyle w:val="apple-converted-space"/>
          <w:rFonts w:ascii="Helvetica" w:hAnsi="Helvetica"/>
          <w:color w:val="000000"/>
          <w:sz w:val="22"/>
          <w:szCs w:val="22"/>
          <w:shd w:val="clear" w:color="auto" w:fill="FFFFFF"/>
          <w:lang w:val="en-US"/>
        </w:rPr>
      </w:pPr>
    </w:p>
    <w:p w14:paraId="027128E4" w14:textId="655FCA8D" w:rsidR="00C53AA4" w:rsidRDefault="004C59E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Added in </w:t>
      </w:r>
      <w:r w:rsidR="00B1556F">
        <w:rPr>
          <w:rStyle w:val="apple-converted-space"/>
          <w:rFonts w:ascii="Helvetica" w:hAnsi="Helvetica"/>
          <w:color w:val="000000"/>
          <w:sz w:val="22"/>
          <w:szCs w:val="22"/>
          <w:shd w:val="clear" w:color="auto" w:fill="FFFFFF"/>
          <w:lang w:val="en-US"/>
        </w:rPr>
        <w:t>Methods/Assumptions (Line</w:t>
      </w:r>
      <w:r w:rsidR="00D70979">
        <w:rPr>
          <w:rStyle w:val="apple-converted-space"/>
          <w:rFonts w:ascii="Helvetica" w:hAnsi="Helvetica"/>
          <w:color w:val="000000"/>
          <w:sz w:val="22"/>
          <w:szCs w:val="22"/>
          <w:shd w:val="clear" w:color="auto" w:fill="FFFFFF"/>
          <w:lang w:val="en-US"/>
        </w:rPr>
        <w:t xml:space="preserve"> </w:t>
      </w:r>
      <w:ins w:id="43" w:author="reirose2002@gmail.com" w:date="2026-05-07T13:46:00Z">
        <w:r w:rsidR="00CA398B">
          <w:rPr>
            <w:rStyle w:val="apple-converted-space"/>
            <w:rFonts w:ascii="Helvetica" w:hAnsi="Helvetica"/>
            <w:color w:val="000000"/>
            <w:sz w:val="22"/>
            <w:szCs w:val="22"/>
            <w:shd w:val="clear" w:color="auto" w:fill="FFFFFF"/>
            <w:lang w:val="en-US"/>
          </w:rPr>
          <w:t>533</w:t>
        </w:r>
      </w:ins>
      <w:del w:id="44" w:author="reirose2002@gmail.com" w:date="2026-05-07T13:46:00Z">
        <w:r w:rsidR="00D70979" w:rsidDel="00CA398B">
          <w:rPr>
            <w:rStyle w:val="apple-converted-space"/>
            <w:rFonts w:ascii="Helvetica" w:hAnsi="Helvetica"/>
            <w:color w:val="000000"/>
            <w:sz w:val="22"/>
            <w:szCs w:val="22"/>
            <w:shd w:val="clear" w:color="auto" w:fill="FFFFFF"/>
            <w:lang w:val="en-US"/>
          </w:rPr>
          <w:delText>417</w:delText>
        </w:r>
      </w:del>
      <w:r w:rsidR="00B1556F">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7974D5F5" w14:textId="77777777" w:rsidR="006144CA" w:rsidRDefault="006144CA">
      <w:pPr>
        <w:rPr>
          <w:rStyle w:val="apple-converted-space"/>
          <w:rFonts w:ascii="Helvetica" w:hAnsi="Helvetica"/>
          <w:color w:val="000000"/>
          <w:sz w:val="22"/>
          <w:szCs w:val="22"/>
          <w:shd w:val="clear" w:color="auto" w:fill="FFFFFF"/>
          <w:lang w:val="en-US"/>
        </w:rPr>
      </w:pPr>
    </w:p>
    <w:p w14:paraId="152BCF36" w14:textId="77777777" w:rsidR="00D70979" w:rsidRPr="00AB7535" w:rsidRDefault="00D70979" w:rsidP="00AB7535">
      <w:pPr>
        <w:pBdr>
          <w:top w:val="nil"/>
          <w:left w:val="nil"/>
          <w:bottom w:val="nil"/>
          <w:right w:val="nil"/>
          <w:between w:val="nil"/>
        </w:pBdr>
        <w:ind w:firstLine="709"/>
        <w:jc w:val="both"/>
        <w:rPr>
          <w:rFonts w:ascii="Times New Roman" w:eastAsia="Times New Roman" w:hAnsi="Times New Roman" w:cs="Times New Roman"/>
          <w:color w:val="000000"/>
          <w:sz w:val="20"/>
          <w:szCs w:val="20"/>
        </w:rPr>
      </w:pPr>
      <w:r w:rsidRPr="00AB7535">
        <w:rPr>
          <w:rFonts w:ascii="Times New Roman" w:eastAsia="Times New Roman" w:hAnsi="Times New Roman" w:cs="Times New Roman"/>
          <w:color w:val="000000"/>
          <w:sz w:val="20"/>
          <w:szCs w:val="20"/>
          <w:lang w:val="en-US"/>
        </w:rPr>
        <w:lastRenderedPageBreak/>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AB7535">
        <w:rPr>
          <w:rFonts w:ascii="Times New Roman" w:eastAsia="Times New Roman" w:hAnsi="Times New Roman" w:cs="Times New Roman"/>
          <w:color w:val="000000"/>
          <w:sz w:val="20"/>
          <w:szCs w:val="20"/>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AB7535">
        <w:rPr>
          <w:rFonts w:ascii="Times New Roman" w:eastAsia="Times New Roman" w:hAnsi="Times New Roman" w:cs="Times New Roman"/>
          <w:color w:val="000000"/>
          <w:sz w:val="20"/>
          <w:szCs w:val="20"/>
          <w:lang w:val="en-US"/>
        </w:rPr>
        <w:instrText xml:space="preserve"> ADDIN EN.CITE </w:instrText>
      </w:r>
      <w:r w:rsidRPr="00AB7535">
        <w:rPr>
          <w:rFonts w:ascii="Times New Roman" w:eastAsia="Times New Roman" w:hAnsi="Times New Roman" w:cs="Times New Roman"/>
          <w:color w:val="000000"/>
          <w:sz w:val="20"/>
          <w:szCs w:val="20"/>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AB7535">
        <w:rPr>
          <w:rFonts w:ascii="Times New Roman" w:eastAsia="Times New Roman" w:hAnsi="Times New Roman" w:cs="Times New Roman"/>
          <w:color w:val="000000"/>
          <w:sz w:val="20"/>
          <w:szCs w:val="20"/>
          <w:lang w:val="en-US"/>
        </w:rPr>
        <w:instrText xml:space="preserve"> ADDIN EN.CITE.DATA </w:instrText>
      </w:r>
      <w:r w:rsidRPr="00AB7535">
        <w:rPr>
          <w:rFonts w:ascii="Times New Roman" w:eastAsia="Times New Roman" w:hAnsi="Times New Roman" w:cs="Times New Roman"/>
          <w:color w:val="000000"/>
          <w:sz w:val="20"/>
          <w:szCs w:val="20"/>
          <w:lang w:val="en-US"/>
        </w:rPr>
      </w:r>
      <w:r w:rsidRPr="00AB7535">
        <w:rPr>
          <w:rFonts w:ascii="Times New Roman" w:eastAsia="Times New Roman" w:hAnsi="Times New Roman" w:cs="Times New Roman"/>
          <w:color w:val="000000"/>
          <w:sz w:val="20"/>
          <w:szCs w:val="20"/>
          <w:lang w:val="en-US"/>
        </w:rPr>
        <w:fldChar w:fldCharType="end"/>
      </w:r>
      <w:r w:rsidRPr="00AB7535">
        <w:rPr>
          <w:rFonts w:ascii="Times New Roman" w:eastAsia="Times New Roman" w:hAnsi="Times New Roman" w:cs="Times New Roman"/>
          <w:color w:val="000000"/>
          <w:sz w:val="20"/>
          <w:szCs w:val="20"/>
          <w:lang w:val="en-US"/>
        </w:rPr>
      </w:r>
      <w:r w:rsidRPr="00AB7535">
        <w:rPr>
          <w:rFonts w:ascii="Times New Roman" w:eastAsia="Times New Roman" w:hAnsi="Times New Roman" w:cs="Times New Roman"/>
          <w:color w:val="000000"/>
          <w:sz w:val="20"/>
          <w:szCs w:val="20"/>
          <w:lang w:val="en-US"/>
        </w:rPr>
        <w:fldChar w:fldCharType="separate"/>
      </w:r>
      <w:r w:rsidRPr="00AB7535">
        <w:rPr>
          <w:rFonts w:ascii="Times New Roman" w:eastAsia="Times New Roman" w:hAnsi="Times New Roman" w:cs="Times New Roman"/>
          <w:noProof/>
          <w:color w:val="000000"/>
          <w:sz w:val="20"/>
          <w:szCs w:val="20"/>
          <w:lang w:val="en-US"/>
        </w:rPr>
        <w:t>[74]</w:t>
      </w:r>
      <w:r w:rsidRPr="00AB7535">
        <w:rPr>
          <w:rFonts w:ascii="Times New Roman" w:eastAsia="Times New Roman" w:hAnsi="Times New Roman" w:cs="Times New Roman"/>
          <w:color w:val="000000"/>
          <w:sz w:val="20"/>
          <w:szCs w:val="20"/>
          <w:lang w:val="en-US"/>
        </w:rPr>
        <w:fldChar w:fldCharType="end"/>
      </w:r>
      <w:r w:rsidRPr="00AB7535">
        <w:rPr>
          <w:rFonts w:ascii="Times New Roman" w:eastAsia="Times New Roman" w:hAnsi="Times New Roman" w:cs="Times New Roman"/>
          <w:color w:val="000000"/>
          <w:sz w:val="20"/>
          <w:szCs w:val="20"/>
          <w:lang w:val="en-US"/>
        </w:rPr>
        <w:t>.</w:t>
      </w:r>
    </w:p>
    <w:p w14:paraId="042C27F6" w14:textId="3C3EDD02" w:rsidR="00C53AA4" w:rsidRDefault="00133529">
      <w:pPr>
        <w:rPr>
          <w:rStyle w:val="apple-converted-space"/>
          <w:rFonts w:ascii="Helvetica" w:hAnsi="Helvetica"/>
          <w:color w:val="000000"/>
          <w:sz w:val="22"/>
          <w:szCs w:val="22"/>
          <w:shd w:val="clear" w:color="auto" w:fill="FFFFFF"/>
        </w:rPr>
      </w:pPr>
      <w:r w:rsidRPr="003552A3">
        <w:rPr>
          <w:rFonts w:ascii="Helvetica" w:hAnsi="Helvetica"/>
          <w:color w:val="000000"/>
          <w:sz w:val="22"/>
          <w:szCs w:val="22"/>
        </w:rPr>
        <w:br/>
      </w:r>
      <w:r w:rsidRPr="001071D8">
        <w:rPr>
          <w:rFonts w:ascii="Helvetica" w:hAnsi="Helvetica"/>
          <w:b/>
          <w:color w:val="000000"/>
          <w:sz w:val="22"/>
          <w:szCs w:val="22"/>
          <w:shd w:val="clear" w:color="auto" w:fill="FFFFFF"/>
        </w:rPr>
        <w:t>4. I am not convinced that the simulations are appropriate.</w:t>
      </w:r>
      <w:r w:rsidRPr="001071D8">
        <w:rPr>
          <w:rStyle w:val="apple-converted-space"/>
          <w:rFonts w:ascii="Helvetica" w:hAnsi="Helvetica"/>
          <w:b/>
          <w:color w:val="000000"/>
          <w:sz w:val="22"/>
          <w:szCs w:val="22"/>
          <w:shd w:val="clear" w:color="auto" w:fill="FFFFFF"/>
        </w:rPr>
        <w:t> </w:t>
      </w:r>
      <w:r w:rsidRPr="003552A3">
        <w:rPr>
          <w:rFonts w:ascii="Helvetica" w:hAnsi="Helvetica"/>
          <w:color w:val="000000"/>
          <w:sz w:val="22"/>
          <w:szCs w:val="22"/>
        </w:rPr>
        <w:br/>
      </w:r>
      <w:r w:rsidRPr="00C53AA4">
        <w:rPr>
          <w:rFonts w:ascii="Helvetica" w:hAnsi="Helvetica"/>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Pr="003552A3">
        <w:rPr>
          <w:rStyle w:val="apple-converted-space"/>
          <w:rFonts w:ascii="Helvetica" w:hAnsi="Helvetica"/>
          <w:color w:val="000000"/>
          <w:sz w:val="22"/>
          <w:szCs w:val="22"/>
          <w:shd w:val="clear" w:color="auto" w:fill="FFFFFF"/>
        </w:rPr>
        <w:t> </w:t>
      </w:r>
    </w:p>
    <w:p w14:paraId="6131CC73" w14:textId="4E7D470C" w:rsidR="00C53AA4" w:rsidRDefault="00C53AA4">
      <w:pPr>
        <w:rPr>
          <w:rStyle w:val="apple-converted-space"/>
          <w:rFonts w:ascii="Helvetica" w:hAnsi="Helvetica"/>
          <w:color w:val="000000"/>
          <w:sz w:val="22"/>
          <w:szCs w:val="22"/>
          <w:shd w:val="clear" w:color="auto" w:fill="FFFFFF"/>
        </w:rPr>
      </w:pPr>
    </w:p>
    <w:p w14:paraId="371B6715" w14:textId="1C35B830" w:rsidR="00C53AA4" w:rsidRPr="00A16507" w:rsidRDefault="00F951D4">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Pr="00F951D4">
        <w:rPr>
          <w:rFonts w:ascii="Helvetica" w:hAnsi="Helvetica"/>
          <w:color w:val="000000"/>
          <w:sz w:val="22"/>
          <w:szCs w:val="22"/>
          <w:shd w:val="clear" w:color="auto" w:fill="FFFFFF"/>
        </w:rPr>
        <w:t>multi-locus epidemiological model</w:t>
      </w:r>
      <w:r w:rsidR="00D97404">
        <w:rPr>
          <w:rFonts w:ascii="Helvetica" w:hAnsi="Helvetica"/>
          <w:color w:val="000000"/>
          <w:sz w:val="22"/>
          <w:szCs w:val="22"/>
          <w:shd w:val="clear" w:color="auto" w:fill="FFFFFF"/>
        </w:rPr>
        <w:t xml:space="preserve"> </w:t>
      </w:r>
      <w:r w:rsidRPr="00F951D4">
        <w:rPr>
          <w:rFonts w:ascii="Helvetica" w:hAnsi="Helvetica"/>
          <w:color w:val="000000"/>
          <w:sz w:val="22"/>
          <w:szCs w:val="22"/>
          <w:shd w:val="clear" w:color="auto" w:fill="FFFFFF"/>
          <w:lang w:val="en-US"/>
        </w:rPr>
        <w:t>has been shown to map</w:t>
      </w:r>
      <w:r w:rsidR="00A16507">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onto a WF model </w:t>
      </w:r>
      <w:r w:rsidR="00D97404">
        <w:rPr>
          <w:rStyle w:val="apple-converted-space"/>
          <w:rFonts w:ascii="Helvetica" w:hAnsi="Helvetica"/>
          <w:color w:val="000000"/>
          <w:sz w:val="22"/>
          <w:szCs w:val="22"/>
          <w:shd w:val="clear" w:color="auto" w:fill="FFFFFF"/>
          <w:lang w:val="en-US"/>
        </w:rPr>
        <w:t xml:space="preserve">with an effective selection coefficient distribution </w:t>
      </w:r>
      <w:r>
        <w:rPr>
          <w:rStyle w:val="apple-converted-space"/>
          <w:rFonts w:ascii="Helvetica" w:hAnsi="Helvetica"/>
          <w:color w:val="000000"/>
          <w:sz w:val="22"/>
          <w:szCs w:val="22"/>
          <w:shd w:val="clear" w:color="auto" w:fill="FFFFFF"/>
          <w:lang w:val="en-US"/>
        </w:rPr>
        <w:t xml:space="preserve">by </w:t>
      </w:r>
      <w:r w:rsidR="00D97404">
        <w:rPr>
          <w:rStyle w:val="apple-converted-space"/>
          <w:rFonts w:ascii="Helvetica" w:hAnsi="Helvetica"/>
          <w:color w:val="000000"/>
          <w:sz w:val="22"/>
          <w:szCs w:val="22"/>
          <w:shd w:val="clear" w:color="auto" w:fill="FFFFFF"/>
          <w:lang w:val="en-US"/>
        </w:rPr>
        <w:t xml:space="preserve">three </w:t>
      </w:r>
      <w:r w:rsidR="003D7B7A">
        <w:rPr>
          <w:rStyle w:val="apple-converted-space"/>
          <w:rFonts w:ascii="Helvetica" w:hAnsi="Helvetica"/>
          <w:color w:val="000000"/>
          <w:sz w:val="22"/>
          <w:szCs w:val="22"/>
          <w:shd w:val="clear" w:color="auto" w:fill="FFFFFF"/>
          <w:lang w:val="en-US"/>
        </w:rPr>
        <w:t xml:space="preserve">modeling </w:t>
      </w:r>
      <w:r>
        <w:rPr>
          <w:rStyle w:val="apple-converted-space"/>
          <w:rFonts w:ascii="Helvetica" w:hAnsi="Helvetica"/>
          <w:color w:val="000000"/>
          <w:sz w:val="22"/>
          <w:szCs w:val="22"/>
          <w:shd w:val="clear" w:color="auto" w:fill="FFFFFF"/>
          <w:lang w:val="en-US"/>
        </w:rPr>
        <w:t>teams. This point is</w:t>
      </w:r>
      <w:r w:rsidR="000E1D81">
        <w:rPr>
          <w:rStyle w:val="apple-converted-space"/>
          <w:rFonts w:ascii="Helvetica" w:hAnsi="Helvetica"/>
          <w:color w:val="000000"/>
          <w:sz w:val="22"/>
          <w:szCs w:val="22"/>
          <w:shd w:val="clear" w:color="auto" w:fill="FFFFFF"/>
          <w:lang w:val="en-US"/>
        </w:rPr>
        <w:t xml:space="preserve"> </w:t>
      </w:r>
      <w:r w:rsidR="00A16507">
        <w:rPr>
          <w:rStyle w:val="apple-converted-space"/>
          <w:rFonts w:ascii="Helvetica" w:hAnsi="Helvetica"/>
          <w:color w:val="000000"/>
          <w:sz w:val="22"/>
          <w:szCs w:val="22"/>
          <w:shd w:val="clear" w:color="auto" w:fill="FFFFFF"/>
          <w:lang w:val="en-US"/>
        </w:rPr>
        <w:t>explained</w:t>
      </w:r>
      <w:r w:rsidR="00D97404">
        <w:rPr>
          <w:rStyle w:val="apple-converted-space"/>
          <w:rFonts w:ascii="Helvetica" w:hAnsi="Helvetica"/>
          <w:color w:val="000000"/>
          <w:sz w:val="22"/>
          <w:szCs w:val="22"/>
          <w:shd w:val="clear" w:color="auto" w:fill="FFFFFF"/>
          <w:lang w:val="en-US"/>
        </w:rPr>
        <w:t xml:space="preserve"> now</w:t>
      </w:r>
      <w:r w:rsidR="00A16507">
        <w:rPr>
          <w:rStyle w:val="apple-converted-space"/>
          <w:rFonts w:ascii="Helvetica" w:hAnsi="Helvetica"/>
          <w:color w:val="000000"/>
          <w:sz w:val="22"/>
          <w:szCs w:val="22"/>
          <w:shd w:val="clear" w:color="auto" w:fill="FFFFFF"/>
          <w:lang w:val="en-US"/>
        </w:rPr>
        <w:t xml:space="preserve"> in Discussion</w:t>
      </w:r>
      <w:r>
        <w:rPr>
          <w:rStyle w:val="apple-converted-space"/>
          <w:rFonts w:ascii="Helvetica" w:hAnsi="Helvetica"/>
          <w:color w:val="000000"/>
          <w:sz w:val="22"/>
          <w:szCs w:val="22"/>
          <w:shd w:val="clear" w:color="auto" w:fill="FFFFFF"/>
          <w:lang w:val="en-US"/>
        </w:rPr>
        <w:t xml:space="preserve"> (Line </w:t>
      </w:r>
      <w:ins w:id="45" w:author="reirose2002@gmail.com" w:date="2026-05-07T13:47:00Z">
        <w:r w:rsidR="00CA398B">
          <w:rPr>
            <w:rStyle w:val="apple-converted-space"/>
            <w:rFonts w:ascii="Helvetica" w:hAnsi="Helvetica"/>
            <w:color w:val="000000"/>
            <w:sz w:val="22"/>
            <w:szCs w:val="22"/>
            <w:shd w:val="clear" w:color="auto" w:fill="FFFFFF"/>
            <w:lang w:val="en-US"/>
          </w:rPr>
          <w:t>380</w:t>
        </w:r>
      </w:ins>
      <w:del w:id="46" w:author="reirose2002@gmail.com" w:date="2026-05-07T13:47:00Z">
        <w:r w:rsidDel="00CA398B">
          <w:rPr>
            <w:rStyle w:val="apple-converted-space"/>
            <w:rFonts w:ascii="Helvetica" w:hAnsi="Helvetica"/>
            <w:color w:val="000000"/>
            <w:sz w:val="22"/>
            <w:szCs w:val="22"/>
            <w:shd w:val="clear" w:color="auto" w:fill="FFFFFF"/>
            <w:lang w:val="en-US"/>
          </w:rPr>
          <w:delText>2</w:delText>
        </w:r>
        <w:r w:rsidR="00D70979" w:rsidDel="00CA398B">
          <w:rPr>
            <w:rStyle w:val="apple-converted-space"/>
            <w:rFonts w:ascii="Helvetica" w:hAnsi="Helvetica"/>
            <w:color w:val="000000"/>
            <w:sz w:val="22"/>
            <w:szCs w:val="22"/>
            <w:shd w:val="clear" w:color="auto" w:fill="FFFFFF"/>
            <w:lang w:val="en-US"/>
          </w:rPr>
          <w:delText>83</w:delText>
        </w:r>
      </w:del>
      <w:r>
        <w:rPr>
          <w:rStyle w:val="apple-converted-space"/>
          <w:rFonts w:ascii="Helvetica" w:hAnsi="Helvetica"/>
          <w:color w:val="000000"/>
          <w:sz w:val="22"/>
          <w:szCs w:val="22"/>
          <w:shd w:val="clear" w:color="auto" w:fill="FFFFFF"/>
          <w:lang w:val="en-US"/>
        </w:rPr>
        <w:t>)</w:t>
      </w:r>
      <w:r w:rsidR="00A16507">
        <w:rPr>
          <w:rStyle w:val="apple-converted-space"/>
          <w:rFonts w:ascii="Helvetica" w:hAnsi="Helvetica"/>
          <w:color w:val="000000"/>
          <w:sz w:val="22"/>
          <w:szCs w:val="22"/>
          <w:shd w:val="clear" w:color="auto" w:fill="FFFFFF"/>
          <w:lang w:val="en-US"/>
        </w:rPr>
        <w:t>:</w:t>
      </w:r>
    </w:p>
    <w:p w14:paraId="52B8DFF9" w14:textId="77777777" w:rsidR="00C53AA4" w:rsidRPr="00A16507" w:rsidRDefault="00C53AA4">
      <w:pPr>
        <w:rPr>
          <w:rStyle w:val="apple-converted-space"/>
          <w:rFonts w:ascii="Helvetica" w:hAnsi="Helvetica"/>
          <w:color w:val="000000"/>
          <w:sz w:val="18"/>
          <w:szCs w:val="18"/>
          <w:shd w:val="clear" w:color="auto" w:fill="FFFFFF"/>
        </w:rPr>
      </w:pPr>
    </w:p>
    <w:p w14:paraId="46D45413" w14:textId="77777777" w:rsidR="00D70979" w:rsidRPr="00AB7535" w:rsidRDefault="00D70979" w:rsidP="00AB7535">
      <w:pPr>
        <w:ind w:firstLine="709"/>
        <w:jc w:val="both"/>
        <w:rPr>
          <w:rFonts w:ascii="Times New Roman" w:eastAsia="Times New Roman" w:hAnsi="Times New Roman" w:cs="Times New Roman"/>
          <w:sz w:val="20"/>
          <w:szCs w:val="20"/>
        </w:rPr>
      </w:pPr>
      <w:r w:rsidRPr="00AB7535">
        <w:rPr>
          <w:rFonts w:ascii="Times New Roman" w:eastAsia="Times New Roman" w:hAnsi="Times New Roman" w:cs="Times New Roman"/>
          <w:sz w:val="20"/>
          <w:szCs w:val="20"/>
          <w:lang w:val="en-US"/>
        </w:rPr>
        <w:t>For testing the accuracy, we used a model with directional selection. In fact, SARS-</w:t>
      </w:r>
      <w:proofErr w:type="spellStart"/>
      <w:r w:rsidRPr="00AB7535">
        <w:rPr>
          <w:rFonts w:ascii="Times New Roman" w:eastAsia="Times New Roman" w:hAnsi="Times New Roman" w:cs="Times New Roman"/>
          <w:sz w:val="20"/>
          <w:szCs w:val="20"/>
          <w:lang w:val="en-US"/>
        </w:rPr>
        <w:t>CoV</w:t>
      </w:r>
      <w:proofErr w:type="spellEnd"/>
      <w:r w:rsidRPr="00AB7535">
        <w:rPr>
          <w:rFonts w:ascii="Times New Roman" w:eastAsia="Times New Roman" w:hAnsi="Times New Roman" w:cs="Times New Roman"/>
          <w:sz w:val="20"/>
          <w:szCs w:val="20"/>
          <w:lang w:val="en-US"/>
        </w:rPr>
        <w:t xml:space="preserve">–2 evolves in antibody–binding regions due to collective immunity of population, which is a case of the selection for change (Red Queen effect). Nevertheless, as it has been shown by several groups </w:t>
      </w:r>
      <w:r w:rsidRPr="00AB7535">
        <w:rPr>
          <w:rFonts w:ascii="Times New Roman" w:eastAsia="Times New Roman" w:hAnsi="Times New Roman" w:cs="Times New Roman"/>
          <w:sz w:val="20"/>
          <w:szCs w:val="20"/>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AB7535">
        <w:rPr>
          <w:rFonts w:ascii="Times New Roman" w:eastAsia="Times New Roman" w:hAnsi="Times New Roman" w:cs="Times New Roman"/>
          <w:sz w:val="20"/>
          <w:szCs w:val="20"/>
          <w:lang w:val="en-US"/>
        </w:rPr>
        <w:instrText xml:space="preserve"> ADDIN EN.CITE </w:instrText>
      </w:r>
      <w:r w:rsidRPr="00AB7535">
        <w:rPr>
          <w:rFonts w:ascii="Times New Roman" w:eastAsia="Times New Roman" w:hAnsi="Times New Roman" w:cs="Times New Roman"/>
          <w:sz w:val="20"/>
          <w:szCs w:val="20"/>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AB7535">
        <w:rPr>
          <w:rFonts w:ascii="Times New Roman" w:eastAsia="Times New Roman" w:hAnsi="Times New Roman" w:cs="Times New Roman"/>
          <w:sz w:val="20"/>
          <w:szCs w:val="20"/>
          <w:lang w:val="en-US"/>
        </w:rPr>
        <w:instrText xml:space="preserve"> ADDIN EN.CITE.DATA </w:instrText>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r>
      <w:r w:rsidRPr="00AB7535">
        <w:rPr>
          <w:rFonts w:ascii="Times New Roman" w:eastAsia="Times New Roman" w:hAnsi="Times New Roman" w:cs="Times New Roman"/>
          <w:sz w:val="20"/>
          <w:szCs w:val="20"/>
          <w:lang w:val="en-US"/>
        </w:rPr>
        <w:fldChar w:fldCharType="separate"/>
      </w:r>
      <w:r w:rsidRPr="00AB7535">
        <w:rPr>
          <w:rFonts w:ascii="Times New Roman" w:eastAsia="Times New Roman" w:hAnsi="Times New Roman" w:cs="Times New Roman"/>
          <w:noProof/>
          <w:sz w:val="20"/>
          <w:szCs w:val="20"/>
          <w:lang w:val="en-US"/>
        </w:rPr>
        <w:t>[56-58]</w:t>
      </w:r>
      <w:r w:rsidRPr="00AB7535">
        <w:rPr>
          <w:rFonts w:ascii="Times New Roman" w:eastAsia="Times New Roman" w:hAnsi="Times New Roman" w:cs="Times New Roman"/>
          <w:sz w:val="20"/>
          <w:szCs w:val="20"/>
          <w:lang w:val="en-US"/>
        </w:rPr>
        <w:fldChar w:fldCharType="end"/>
      </w:r>
      <w:r w:rsidRPr="00AB7535">
        <w:rPr>
          <w:rFonts w:ascii="Times New Roman" w:eastAsia="Times New Roman" w:hAnsi="Times New Roman" w:cs="Times New Roman"/>
          <w:sz w:val="20"/>
          <w:szCs w:val="20"/>
          <w:lang w:val="en-US"/>
        </w:rPr>
        <w:t xml:space="preserve">, the </w:t>
      </w:r>
      <w:r w:rsidRPr="00AB7535">
        <w:rPr>
          <w:rFonts w:ascii="Times New Roman" w:eastAsia="Times New Roman" w:hAnsi="Times New Roman" w:cs="Times New Roman"/>
          <w:sz w:val="20"/>
          <w:szCs w:val="20"/>
        </w:rPr>
        <w:t>multi-locus epidemiological model</w:t>
      </w:r>
      <w:r w:rsidRPr="00AB7535">
        <w:rPr>
          <w:rFonts w:ascii="Times New Roman" w:eastAsia="Times New Roman" w:hAnsi="Times New Roman" w:cs="Times New Roman"/>
          <w:sz w:val="20"/>
          <w:szCs w:val="20"/>
          <w:lang w:val="en-US"/>
        </w:rPr>
        <w:t xml:space="preserve"> of respiratory viruses is effectively reduced to t</w:t>
      </w:r>
      <w:r w:rsidRPr="00AB7535">
        <w:rPr>
          <w:rFonts w:ascii="Times New Roman" w:eastAsia="Times New Roman" w:hAnsi="Times New Roman" w:cs="Times New Roman"/>
          <w:sz w:val="20"/>
          <w:szCs w:val="20"/>
        </w:rPr>
        <w:t>he Wright-Fisher model</w:t>
      </w:r>
      <w:r w:rsidRPr="00AB7535">
        <w:rPr>
          <w:rFonts w:ascii="Times New Roman" w:eastAsia="Times New Roman" w:hAnsi="Times New Roman" w:cs="Times New Roman"/>
          <w:sz w:val="20"/>
          <w:szCs w:val="20"/>
          <w:lang w:val="en-US"/>
        </w:rPr>
        <w:t xml:space="preserve"> with constant directional selection. The selection coefficient is expressed in terms of basic reproduction ratio in a naïve population and the breadth of antibody neutralization, calculated in these works using different approximations.</w:t>
      </w:r>
    </w:p>
    <w:p w14:paraId="030BD6CC" w14:textId="22BE4A34" w:rsidR="00E82AF9" w:rsidRDefault="00133529" w:rsidP="00F951D4">
      <w:pPr>
        <w:jc w:val="both"/>
        <w:rPr>
          <w:rFonts w:ascii="Helvetica" w:hAnsi="Helvetica"/>
          <w:color w:val="000000"/>
          <w:sz w:val="22"/>
          <w:szCs w:val="22"/>
          <w:lang w:val="en-US"/>
        </w:rPr>
      </w:pPr>
      <w:r w:rsidRPr="003552A3">
        <w:rPr>
          <w:rFonts w:ascii="Helvetica" w:hAnsi="Helvetica"/>
          <w:color w:val="000000"/>
          <w:sz w:val="22"/>
          <w:szCs w:val="22"/>
        </w:rPr>
        <w:br/>
      </w:r>
      <w:r w:rsidRPr="00E82AF9">
        <w:rPr>
          <w:rFonts w:ascii="Helvetica" w:hAnsi="Helvetica"/>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Pr="003552A3">
        <w:rPr>
          <w:rStyle w:val="apple-converted-space"/>
          <w:rFonts w:ascii="Helvetica" w:hAnsi="Helvetica"/>
          <w:color w:val="000000"/>
          <w:sz w:val="22"/>
          <w:szCs w:val="22"/>
          <w:shd w:val="clear" w:color="auto" w:fill="FFFFFF"/>
        </w:rPr>
        <w:t> </w:t>
      </w:r>
    </w:p>
    <w:p w14:paraId="46A7557A" w14:textId="77777777" w:rsidR="00660F68" w:rsidRPr="00660F68" w:rsidRDefault="00660F68" w:rsidP="00F951D4">
      <w:pPr>
        <w:jc w:val="both"/>
        <w:rPr>
          <w:rFonts w:ascii="Times New Roman" w:hAnsi="Times New Roman" w:cs="Times New Roman"/>
          <w:color w:val="000000"/>
          <w:sz w:val="20"/>
          <w:szCs w:val="20"/>
          <w:shd w:val="clear" w:color="auto" w:fill="FFFFFF"/>
          <w:lang w:val="en-US"/>
        </w:rPr>
      </w:pPr>
    </w:p>
    <w:p w14:paraId="758D0A40" w14:textId="6AC9FAF1" w:rsidR="00E82AF9" w:rsidRPr="00E82AF9" w:rsidRDefault="00362A9E">
      <w:pPr>
        <w:rPr>
          <w:rFonts w:ascii="Helvetica" w:hAnsi="Helvetica"/>
          <w:color w:val="000000"/>
          <w:sz w:val="22"/>
          <w:szCs w:val="22"/>
          <w:lang w:val="en-US"/>
        </w:rPr>
      </w:pPr>
      <w:r>
        <w:rPr>
          <w:rFonts w:ascii="Helvetica" w:hAnsi="Helvetica"/>
          <w:color w:val="000000"/>
          <w:sz w:val="22"/>
          <w:szCs w:val="22"/>
          <w:lang w:val="en-US"/>
        </w:rPr>
        <w:t>We</w:t>
      </w:r>
      <w:r w:rsidR="00C27258">
        <w:rPr>
          <w:rFonts w:ascii="Helvetica" w:hAnsi="Helvetica"/>
          <w:color w:val="000000"/>
          <w:sz w:val="22"/>
          <w:szCs w:val="22"/>
          <w:lang w:val="en-US"/>
        </w:rPr>
        <w:t xml:space="preserve"> now</w:t>
      </w:r>
      <w:r>
        <w:rPr>
          <w:rFonts w:ascii="Helvetica" w:hAnsi="Helvetica"/>
          <w:color w:val="000000"/>
          <w:sz w:val="22"/>
          <w:szCs w:val="22"/>
          <w:lang w:val="en-US"/>
        </w:rPr>
        <w:t xml:space="preserve"> explained in</w:t>
      </w:r>
      <w:r w:rsidR="00E82AF9">
        <w:rPr>
          <w:rFonts w:ascii="Helvetica" w:hAnsi="Helvetica"/>
          <w:color w:val="000000"/>
          <w:sz w:val="22"/>
          <w:szCs w:val="22"/>
          <w:lang w:val="en-US"/>
        </w:rPr>
        <w:t xml:space="preserve"> Methods/A</w:t>
      </w:r>
      <w:r w:rsidR="000E1D81">
        <w:rPr>
          <w:rFonts w:ascii="Helvetica" w:hAnsi="Helvetica"/>
          <w:color w:val="000000"/>
          <w:sz w:val="22"/>
          <w:szCs w:val="22"/>
          <w:lang w:val="en-US"/>
        </w:rPr>
        <w:t>ssumptions</w:t>
      </w:r>
      <w:r>
        <w:rPr>
          <w:rFonts w:ascii="Helvetica" w:hAnsi="Helvetica"/>
          <w:color w:val="000000"/>
          <w:sz w:val="22"/>
          <w:szCs w:val="22"/>
          <w:lang w:val="en-US"/>
        </w:rPr>
        <w:t xml:space="preserve"> why the role of recombination for detection of epistasis is small </w:t>
      </w:r>
      <w:r w:rsidR="00E65018">
        <w:rPr>
          <w:rFonts w:ascii="Helvetica" w:hAnsi="Helvetica"/>
          <w:color w:val="000000"/>
          <w:sz w:val="22"/>
          <w:szCs w:val="22"/>
          <w:lang w:val="en-US"/>
        </w:rPr>
        <w:t xml:space="preserve">(Line </w:t>
      </w:r>
      <w:ins w:id="47" w:author="reirose2002@gmail.com" w:date="2026-05-07T13:48:00Z">
        <w:r w:rsidR="00CA398B">
          <w:rPr>
            <w:rFonts w:ascii="Helvetica" w:hAnsi="Helvetica"/>
            <w:color w:val="000000"/>
            <w:sz w:val="22"/>
            <w:szCs w:val="22"/>
            <w:lang w:val="en-US"/>
          </w:rPr>
          <w:t>527</w:t>
        </w:r>
      </w:ins>
      <w:del w:id="48" w:author="reirose2002@gmail.com" w:date="2026-05-07T13:48:00Z">
        <w:r w:rsidR="00E65018" w:rsidDel="00CA398B">
          <w:rPr>
            <w:rFonts w:ascii="Helvetica" w:hAnsi="Helvetica"/>
            <w:color w:val="000000"/>
            <w:sz w:val="22"/>
            <w:szCs w:val="22"/>
            <w:lang w:val="en-US"/>
          </w:rPr>
          <w:delText>4</w:delText>
        </w:r>
        <w:r w:rsidR="00D70979" w:rsidDel="00CA398B">
          <w:rPr>
            <w:rFonts w:ascii="Helvetica" w:hAnsi="Helvetica"/>
            <w:color w:val="000000"/>
            <w:sz w:val="22"/>
            <w:szCs w:val="22"/>
            <w:lang w:val="en-US"/>
          </w:rPr>
          <w:delText>1</w:delText>
        </w:r>
        <w:r w:rsidR="00D97404" w:rsidDel="00CA398B">
          <w:rPr>
            <w:rFonts w:ascii="Helvetica" w:hAnsi="Helvetica"/>
            <w:color w:val="000000"/>
            <w:sz w:val="22"/>
            <w:szCs w:val="22"/>
            <w:lang w:val="en-US"/>
          </w:rPr>
          <w:delText>3</w:delText>
        </w:r>
      </w:del>
      <w:r w:rsidR="00E65018">
        <w:rPr>
          <w:rFonts w:ascii="Helvetica" w:hAnsi="Helvetica"/>
          <w:color w:val="000000"/>
          <w:sz w:val="22"/>
          <w:szCs w:val="22"/>
          <w:lang w:val="en-US"/>
        </w:rPr>
        <w:t>)</w:t>
      </w:r>
      <w:r w:rsidR="00E82AF9">
        <w:rPr>
          <w:rFonts w:ascii="Helvetica" w:hAnsi="Helvetica"/>
          <w:color w:val="000000"/>
          <w:sz w:val="22"/>
          <w:szCs w:val="22"/>
          <w:lang w:val="en-US"/>
        </w:rPr>
        <w:t>:</w:t>
      </w:r>
    </w:p>
    <w:p w14:paraId="2F65E2AE" w14:textId="77777777" w:rsidR="00E82AF9" w:rsidRDefault="00E82AF9">
      <w:pPr>
        <w:rPr>
          <w:rFonts w:ascii="Helvetica" w:hAnsi="Helvetica"/>
          <w:color w:val="000000"/>
          <w:sz w:val="22"/>
          <w:szCs w:val="22"/>
        </w:rPr>
      </w:pPr>
    </w:p>
    <w:p w14:paraId="15360A6A" w14:textId="77777777" w:rsidR="00CA398B" w:rsidRPr="00CA398B" w:rsidRDefault="00CA398B" w:rsidP="00CA398B">
      <w:pPr>
        <w:pBdr>
          <w:top w:val="nil"/>
          <w:left w:val="nil"/>
          <w:bottom w:val="nil"/>
          <w:right w:val="nil"/>
          <w:between w:val="nil"/>
        </w:pBdr>
        <w:ind w:firstLine="709"/>
        <w:jc w:val="both"/>
        <w:rPr>
          <w:ins w:id="49" w:author="reirose2002@gmail.com" w:date="2026-05-07T13:48:00Z"/>
          <w:rFonts w:ascii="Times New Roman" w:hAnsi="Times New Roman" w:cs="Times New Roman"/>
          <w:color w:val="000000"/>
          <w:sz w:val="20"/>
          <w:szCs w:val="20"/>
          <w:lang w:val="en-US"/>
        </w:rPr>
        <w:pPrChange w:id="50" w:author="reirose2002@gmail.com" w:date="2026-05-07T13:48:00Z">
          <w:pPr>
            <w:pBdr>
              <w:top w:val="nil"/>
              <w:left w:val="nil"/>
              <w:bottom w:val="nil"/>
              <w:right w:val="nil"/>
              <w:between w:val="nil"/>
            </w:pBdr>
            <w:spacing w:line="360" w:lineRule="auto"/>
            <w:ind w:firstLine="709"/>
            <w:jc w:val="both"/>
          </w:pPr>
        </w:pPrChange>
      </w:pPr>
      <w:ins w:id="51" w:author="reirose2002@gmail.com" w:date="2026-05-07T13:48:00Z">
        <w:r w:rsidRPr="00CA398B">
          <w:rPr>
            <w:rFonts w:ascii="Times New Roman" w:eastAsia="Times New Roman" w:hAnsi="Times New Roman" w:cs="Times New Roman"/>
            <w:color w:val="000000"/>
            <w:sz w:val="20"/>
            <w:szCs w:val="20"/>
            <w:lang w:val="en-US"/>
            <w:rPrChange w:id="52" w:author="reirose2002@gmail.com" w:date="2026-05-07T13:48:00Z">
              <w:rPr>
                <w:rFonts w:ascii="Times New Roman" w:eastAsia="Times New Roman" w:hAnsi="Times New Roman" w:cs="Times New Roman"/>
                <w:color w:val="000000"/>
                <w:lang w:val="en-US"/>
              </w:rPr>
            </w:rPrChange>
          </w:rPr>
          <w:t xml:space="preserve">Recombination, although observed for example for Omicron variants, is relatively rare in SARS-CoV-2, because it requires coinfection of an individual with two genetically remote variants, as estimated before for another virus </w:t>
        </w:r>
        <w:r w:rsidRPr="00CA398B">
          <w:rPr>
            <w:rFonts w:ascii="Times New Roman" w:eastAsia="Times New Roman" w:hAnsi="Times New Roman" w:cs="Times New Roman"/>
            <w:color w:val="000000"/>
            <w:sz w:val="20"/>
            <w:szCs w:val="20"/>
            <w:lang w:val="en-US"/>
            <w:rPrChange w:id="53" w:author="reirose2002@gmail.com" w:date="2026-05-07T13:48: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CA398B">
          <w:rPr>
            <w:rFonts w:ascii="Times New Roman" w:eastAsia="Times New Roman" w:hAnsi="Times New Roman" w:cs="Times New Roman"/>
            <w:color w:val="000000"/>
            <w:sz w:val="20"/>
            <w:szCs w:val="20"/>
            <w:lang w:val="en-US"/>
            <w:rPrChange w:id="54" w:author="reirose2002@gmail.com" w:date="2026-05-07T13:48:00Z">
              <w:rPr>
                <w:rFonts w:ascii="Times New Roman" w:eastAsia="Times New Roman" w:hAnsi="Times New Roman" w:cs="Times New Roman"/>
                <w:color w:val="000000"/>
                <w:lang w:val="en-US"/>
              </w:rPr>
            </w:rPrChange>
          </w:rPr>
          <w:instrText xml:space="preserve"> ADDIN EN.CITE </w:instrText>
        </w:r>
        <w:r w:rsidRPr="00CA398B">
          <w:rPr>
            <w:rFonts w:ascii="Times New Roman" w:eastAsia="Times New Roman" w:hAnsi="Times New Roman" w:cs="Times New Roman"/>
            <w:color w:val="000000"/>
            <w:sz w:val="20"/>
            <w:szCs w:val="20"/>
            <w:lang w:val="en-US"/>
            <w:rPrChange w:id="55" w:author="reirose2002@gmail.com" w:date="2026-05-07T13:48: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CA398B">
          <w:rPr>
            <w:rFonts w:ascii="Times New Roman" w:eastAsia="Times New Roman" w:hAnsi="Times New Roman" w:cs="Times New Roman"/>
            <w:color w:val="000000"/>
            <w:sz w:val="20"/>
            <w:szCs w:val="20"/>
            <w:lang w:val="en-US"/>
            <w:rPrChange w:id="56" w:author="reirose2002@gmail.com" w:date="2026-05-07T13:48:00Z">
              <w:rPr>
                <w:rFonts w:ascii="Times New Roman" w:eastAsia="Times New Roman" w:hAnsi="Times New Roman" w:cs="Times New Roman"/>
                <w:color w:val="000000"/>
                <w:lang w:val="en-US"/>
              </w:rPr>
            </w:rPrChange>
          </w:rPr>
          <w:instrText xml:space="preserve"> ADDIN EN.CITE.DATA </w:instrText>
        </w:r>
        <w:r w:rsidRPr="00CA398B">
          <w:rPr>
            <w:rFonts w:ascii="Times New Roman" w:eastAsia="Times New Roman" w:hAnsi="Times New Roman" w:cs="Times New Roman"/>
            <w:color w:val="000000"/>
            <w:sz w:val="20"/>
            <w:szCs w:val="20"/>
            <w:lang w:val="en-US"/>
            <w:rPrChange w:id="57" w:author="reirose2002@gmail.com" w:date="2026-05-07T13:48:00Z">
              <w:rPr>
                <w:rFonts w:ascii="Times New Roman" w:eastAsia="Times New Roman" w:hAnsi="Times New Roman" w:cs="Times New Roman"/>
                <w:color w:val="000000"/>
                <w:lang w:val="en-US"/>
              </w:rPr>
            </w:rPrChange>
          </w:rPr>
        </w:r>
        <w:r w:rsidRPr="00CA398B">
          <w:rPr>
            <w:rFonts w:ascii="Times New Roman" w:eastAsia="Times New Roman" w:hAnsi="Times New Roman" w:cs="Times New Roman"/>
            <w:color w:val="000000"/>
            <w:sz w:val="20"/>
            <w:szCs w:val="20"/>
            <w:lang w:val="en-US"/>
            <w:rPrChange w:id="58" w:author="reirose2002@gmail.com" w:date="2026-05-07T13:48:00Z">
              <w:rPr>
                <w:rFonts w:ascii="Times New Roman" w:eastAsia="Times New Roman" w:hAnsi="Times New Roman" w:cs="Times New Roman"/>
                <w:color w:val="000000"/>
                <w:lang w:val="en-US"/>
              </w:rPr>
            </w:rPrChange>
          </w:rPr>
          <w:fldChar w:fldCharType="end"/>
        </w:r>
        <w:r w:rsidRPr="00CA398B">
          <w:rPr>
            <w:rFonts w:ascii="Times New Roman" w:eastAsia="Times New Roman" w:hAnsi="Times New Roman" w:cs="Times New Roman"/>
            <w:color w:val="000000"/>
            <w:sz w:val="20"/>
            <w:szCs w:val="20"/>
            <w:lang w:val="en-US"/>
            <w:rPrChange w:id="59" w:author="reirose2002@gmail.com" w:date="2026-05-07T13:48:00Z">
              <w:rPr>
                <w:rFonts w:ascii="Times New Roman" w:eastAsia="Times New Roman" w:hAnsi="Times New Roman" w:cs="Times New Roman"/>
                <w:color w:val="000000"/>
                <w:lang w:val="en-US"/>
              </w:rPr>
            </w:rPrChange>
          </w:rPr>
        </w:r>
        <w:r w:rsidRPr="00CA398B">
          <w:rPr>
            <w:rFonts w:ascii="Times New Roman" w:eastAsia="Times New Roman" w:hAnsi="Times New Roman" w:cs="Times New Roman"/>
            <w:color w:val="000000"/>
            <w:sz w:val="20"/>
            <w:szCs w:val="20"/>
            <w:lang w:val="en-US"/>
            <w:rPrChange w:id="60" w:author="reirose2002@gmail.com" w:date="2026-05-07T13:48:00Z">
              <w:rPr>
                <w:rFonts w:ascii="Times New Roman" w:eastAsia="Times New Roman" w:hAnsi="Times New Roman" w:cs="Times New Roman"/>
                <w:color w:val="000000"/>
                <w:lang w:val="en-US"/>
              </w:rPr>
            </w:rPrChange>
          </w:rPr>
          <w:fldChar w:fldCharType="separate"/>
        </w:r>
        <w:r w:rsidRPr="00CA398B">
          <w:rPr>
            <w:rFonts w:ascii="Times New Roman" w:eastAsia="Times New Roman" w:hAnsi="Times New Roman" w:cs="Times New Roman"/>
            <w:noProof/>
            <w:color w:val="000000"/>
            <w:sz w:val="20"/>
            <w:szCs w:val="20"/>
            <w:lang w:val="en-US"/>
            <w:rPrChange w:id="61" w:author="reirose2002@gmail.com" w:date="2026-05-07T13:48:00Z">
              <w:rPr>
                <w:rFonts w:ascii="Times New Roman" w:eastAsia="Times New Roman" w:hAnsi="Times New Roman" w:cs="Times New Roman"/>
                <w:noProof/>
                <w:color w:val="000000"/>
                <w:lang w:val="en-US"/>
              </w:rPr>
            </w:rPrChange>
          </w:rPr>
          <w:t>[69, 72]</w:t>
        </w:r>
        <w:r w:rsidRPr="00CA398B">
          <w:rPr>
            <w:rFonts w:ascii="Times New Roman" w:eastAsia="Times New Roman" w:hAnsi="Times New Roman" w:cs="Times New Roman"/>
            <w:color w:val="000000"/>
            <w:sz w:val="20"/>
            <w:szCs w:val="20"/>
            <w:lang w:val="en-US"/>
            <w:rPrChange w:id="62" w:author="reirose2002@gmail.com" w:date="2026-05-07T13:48:00Z">
              <w:rPr>
                <w:rFonts w:ascii="Times New Roman" w:eastAsia="Times New Roman" w:hAnsi="Times New Roman" w:cs="Times New Roman"/>
                <w:color w:val="000000"/>
                <w:lang w:val="en-US"/>
              </w:rPr>
            </w:rPrChange>
          </w:rPr>
          <w:fldChar w:fldCharType="end"/>
        </w:r>
        <w:r w:rsidRPr="00CA398B">
          <w:rPr>
            <w:rFonts w:ascii="Times New Roman" w:eastAsia="Times New Roman" w:hAnsi="Times New Roman" w:cs="Times New Roman"/>
            <w:color w:val="000000"/>
            <w:sz w:val="20"/>
            <w:szCs w:val="20"/>
            <w:lang w:val="en-US"/>
            <w:rPrChange w:id="63" w:author="reirose2002@gmail.com" w:date="2026-05-07T13:48: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CA398B">
          <w:rPr>
            <w:rFonts w:ascii="Times New Roman" w:eastAsia="Times New Roman" w:hAnsi="Times New Roman" w:cs="Times New Roman"/>
            <w:color w:val="000000"/>
            <w:sz w:val="20"/>
            <w:szCs w:val="20"/>
            <w:lang w:val="en-US"/>
            <w:rPrChange w:id="64" w:author="reirose2002@gmail.com" w:date="2026-05-07T13:48: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CA398B">
          <w:rPr>
            <w:rFonts w:ascii="Times New Roman" w:eastAsia="Times New Roman" w:hAnsi="Times New Roman" w:cs="Times New Roman"/>
            <w:color w:val="000000"/>
            <w:sz w:val="20"/>
            <w:szCs w:val="20"/>
            <w:lang w:val="en-US"/>
            <w:rPrChange w:id="65" w:author="reirose2002@gmail.com" w:date="2026-05-07T13:48:00Z">
              <w:rPr>
                <w:rFonts w:ascii="Times New Roman" w:eastAsia="Times New Roman" w:hAnsi="Times New Roman" w:cs="Times New Roman"/>
                <w:color w:val="000000"/>
                <w:lang w:val="en-US"/>
              </w:rPr>
            </w:rPrChange>
          </w:rPr>
          <w:instrText xml:space="preserve"> ADDIN EN.CITE </w:instrText>
        </w:r>
        <w:r w:rsidRPr="00CA398B">
          <w:rPr>
            <w:rFonts w:ascii="Times New Roman" w:eastAsia="Times New Roman" w:hAnsi="Times New Roman" w:cs="Times New Roman"/>
            <w:color w:val="000000"/>
            <w:sz w:val="20"/>
            <w:szCs w:val="20"/>
            <w:lang w:val="en-US"/>
            <w:rPrChange w:id="66" w:author="reirose2002@gmail.com" w:date="2026-05-07T13:48: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CA398B">
          <w:rPr>
            <w:rFonts w:ascii="Times New Roman" w:eastAsia="Times New Roman" w:hAnsi="Times New Roman" w:cs="Times New Roman"/>
            <w:color w:val="000000"/>
            <w:sz w:val="20"/>
            <w:szCs w:val="20"/>
            <w:lang w:val="en-US"/>
            <w:rPrChange w:id="67" w:author="reirose2002@gmail.com" w:date="2026-05-07T13:48:00Z">
              <w:rPr>
                <w:rFonts w:ascii="Times New Roman" w:eastAsia="Times New Roman" w:hAnsi="Times New Roman" w:cs="Times New Roman"/>
                <w:color w:val="000000"/>
                <w:lang w:val="en-US"/>
              </w:rPr>
            </w:rPrChange>
          </w:rPr>
          <w:instrText xml:space="preserve"> ADDIN EN.CITE.DATA </w:instrText>
        </w:r>
        <w:r w:rsidRPr="00CA398B">
          <w:rPr>
            <w:rFonts w:ascii="Times New Roman" w:eastAsia="Times New Roman" w:hAnsi="Times New Roman" w:cs="Times New Roman"/>
            <w:color w:val="000000"/>
            <w:sz w:val="20"/>
            <w:szCs w:val="20"/>
            <w:lang w:val="en-US"/>
            <w:rPrChange w:id="68" w:author="reirose2002@gmail.com" w:date="2026-05-07T13:48:00Z">
              <w:rPr>
                <w:rFonts w:ascii="Times New Roman" w:eastAsia="Times New Roman" w:hAnsi="Times New Roman" w:cs="Times New Roman"/>
                <w:color w:val="000000"/>
                <w:lang w:val="en-US"/>
              </w:rPr>
            </w:rPrChange>
          </w:rPr>
        </w:r>
        <w:r w:rsidRPr="00CA398B">
          <w:rPr>
            <w:rFonts w:ascii="Times New Roman" w:eastAsia="Times New Roman" w:hAnsi="Times New Roman" w:cs="Times New Roman"/>
            <w:color w:val="000000"/>
            <w:sz w:val="20"/>
            <w:szCs w:val="20"/>
            <w:lang w:val="en-US"/>
            <w:rPrChange w:id="69" w:author="reirose2002@gmail.com" w:date="2026-05-07T13:48:00Z">
              <w:rPr>
                <w:rFonts w:ascii="Times New Roman" w:eastAsia="Times New Roman" w:hAnsi="Times New Roman" w:cs="Times New Roman"/>
                <w:color w:val="000000"/>
                <w:lang w:val="en-US"/>
              </w:rPr>
            </w:rPrChange>
          </w:rPr>
          <w:fldChar w:fldCharType="end"/>
        </w:r>
        <w:r w:rsidRPr="00CA398B">
          <w:rPr>
            <w:rFonts w:ascii="Times New Roman" w:eastAsia="Times New Roman" w:hAnsi="Times New Roman" w:cs="Times New Roman"/>
            <w:color w:val="000000"/>
            <w:sz w:val="20"/>
            <w:szCs w:val="20"/>
            <w:lang w:val="en-US"/>
            <w:rPrChange w:id="70" w:author="reirose2002@gmail.com" w:date="2026-05-07T13:48:00Z">
              <w:rPr>
                <w:rFonts w:ascii="Times New Roman" w:eastAsia="Times New Roman" w:hAnsi="Times New Roman" w:cs="Times New Roman"/>
                <w:color w:val="000000"/>
                <w:lang w:val="en-US"/>
              </w:rPr>
            </w:rPrChange>
          </w:rPr>
        </w:r>
        <w:r w:rsidRPr="00CA398B">
          <w:rPr>
            <w:rFonts w:ascii="Times New Roman" w:eastAsia="Times New Roman" w:hAnsi="Times New Roman" w:cs="Times New Roman"/>
            <w:color w:val="000000"/>
            <w:sz w:val="20"/>
            <w:szCs w:val="20"/>
            <w:lang w:val="en-US"/>
            <w:rPrChange w:id="71" w:author="reirose2002@gmail.com" w:date="2026-05-07T13:48:00Z">
              <w:rPr>
                <w:rFonts w:ascii="Times New Roman" w:eastAsia="Times New Roman" w:hAnsi="Times New Roman" w:cs="Times New Roman"/>
                <w:color w:val="000000"/>
                <w:lang w:val="en-US"/>
              </w:rPr>
            </w:rPrChange>
          </w:rPr>
          <w:fldChar w:fldCharType="separate"/>
        </w:r>
        <w:r w:rsidRPr="00CA398B">
          <w:rPr>
            <w:rFonts w:ascii="Times New Roman" w:eastAsia="Times New Roman" w:hAnsi="Times New Roman" w:cs="Times New Roman"/>
            <w:noProof/>
            <w:color w:val="000000"/>
            <w:sz w:val="20"/>
            <w:szCs w:val="20"/>
            <w:lang w:val="en-US"/>
            <w:rPrChange w:id="72" w:author="reirose2002@gmail.com" w:date="2026-05-07T13:48:00Z">
              <w:rPr>
                <w:rFonts w:ascii="Times New Roman" w:eastAsia="Times New Roman" w:hAnsi="Times New Roman" w:cs="Times New Roman"/>
                <w:noProof/>
                <w:color w:val="000000"/>
                <w:lang w:val="en-US"/>
              </w:rPr>
            </w:rPrChange>
          </w:rPr>
          <w:t>[69, 73]</w:t>
        </w:r>
        <w:r w:rsidRPr="00CA398B">
          <w:rPr>
            <w:rFonts w:ascii="Times New Roman" w:eastAsia="Times New Roman" w:hAnsi="Times New Roman" w:cs="Times New Roman"/>
            <w:color w:val="000000"/>
            <w:sz w:val="20"/>
            <w:szCs w:val="20"/>
            <w:lang w:val="en-US"/>
            <w:rPrChange w:id="73" w:author="reirose2002@gmail.com" w:date="2026-05-07T13:48:00Z">
              <w:rPr>
                <w:rFonts w:ascii="Times New Roman" w:eastAsia="Times New Roman" w:hAnsi="Times New Roman" w:cs="Times New Roman"/>
                <w:color w:val="000000"/>
                <w:lang w:val="en-US"/>
              </w:rPr>
            </w:rPrChange>
          </w:rPr>
          <w:fldChar w:fldCharType="end"/>
        </w:r>
        <w:r w:rsidRPr="00CA398B">
          <w:rPr>
            <w:rFonts w:ascii="Times New Roman" w:eastAsia="Times New Roman" w:hAnsi="Times New Roman" w:cs="Times New Roman"/>
            <w:color w:val="000000"/>
            <w:sz w:val="20"/>
            <w:szCs w:val="20"/>
            <w:lang w:val="en-US"/>
            <w:rPrChange w:id="74" w:author="reirose2002@gmail.com" w:date="2026-05-07T13:48:00Z">
              <w:rPr>
                <w:rFonts w:ascii="Times New Roman" w:eastAsia="Times New Roman" w:hAnsi="Times New Roman" w:cs="Times New Roman"/>
                <w:color w:val="000000"/>
                <w:lang w:val="en-US"/>
              </w:rPr>
            </w:rPrChange>
          </w:rPr>
          <w:t>.</w:t>
        </w:r>
        <w:r w:rsidRPr="00CA398B">
          <w:rPr>
            <w:rFonts w:ascii="Times New Roman" w:hAnsi="Times New Roman" w:cs="Times New Roman"/>
            <w:color w:val="000000"/>
            <w:sz w:val="20"/>
            <w:szCs w:val="20"/>
            <w:lang w:val="en-US"/>
          </w:rPr>
          <w:t xml:space="preserve"> </w:t>
        </w:r>
        <w:r w:rsidRPr="00CA398B">
          <w:rPr>
            <w:rFonts w:ascii="Times New Roman" w:eastAsia="Times New Roman" w:hAnsi="Times New Roman" w:cs="Times New Roman"/>
            <w:color w:val="000000"/>
            <w:sz w:val="20"/>
            <w:szCs w:val="20"/>
            <w:lang w:val="en-US"/>
            <w:rPrChange w:id="75" w:author="reirose2002@gmail.com" w:date="2026-05-07T13:48:00Z">
              <w:rPr>
                <w:rFonts w:ascii="Times New Roman" w:eastAsia="Times New Roman" w:hAnsi="Times New Roman" w:cs="Times New Roman"/>
                <w:color w:val="000000"/>
                <w:lang w:val="en-US"/>
              </w:rPr>
            </w:rPrChange>
          </w:rPr>
          <w:t xml:space="preserve">The effect of recombination on detection accuracy was tested an initially-diverse population and found to be modest (Fig. 1). </w:t>
        </w:r>
      </w:ins>
    </w:p>
    <w:p w14:paraId="6CF81E29" w14:textId="042EDF38" w:rsidR="00D97404" w:rsidRPr="00D97404" w:rsidDel="00CA398B" w:rsidRDefault="00D97404" w:rsidP="00AB7535">
      <w:pPr>
        <w:pBdr>
          <w:top w:val="nil"/>
          <w:left w:val="nil"/>
          <w:bottom w:val="nil"/>
          <w:right w:val="nil"/>
          <w:between w:val="nil"/>
        </w:pBdr>
        <w:ind w:firstLine="709"/>
        <w:jc w:val="both"/>
        <w:rPr>
          <w:del w:id="76" w:author="reirose2002@gmail.com" w:date="2026-05-07T13:48:00Z"/>
          <w:rFonts w:ascii="Times New Roman" w:hAnsi="Times New Roman" w:cs="Times New Roman"/>
          <w:color w:val="000000"/>
          <w:sz w:val="20"/>
          <w:szCs w:val="20"/>
          <w:lang w:val="en-US"/>
        </w:rPr>
      </w:pPr>
      <w:del w:id="77" w:author="reirose2002@gmail.com" w:date="2026-05-07T13:48:00Z">
        <w:r w:rsidRPr="00AB7535" w:rsidDel="00CA398B">
          <w:rPr>
            <w:rFonts w:ascii="Times New Roman" w:eastAsia="Times New Roman" w:hAnsi="Times New Roman" w:cs="Times New Roman"/>
            <w:color w:val="000000"/>
            <w:sz w:val="20"/>
            <w:szCs w:val="20"/>
            <w:lang w:val="en-US"/>
          </w:rPr>
          <w:delText>Recombination is</w:delText>
        </w:r>
        <w:r w:rsidR="00362A9E" w:rsidDel="00CA398B">
          <w:rPr>
            <w:rFonts w:ascii="Times New Roman" w:eastAsia="Times New Roman" w:hAnsi="Times New Roman" w:cs="Times New Roman"/>
            <w:color w:val="000000"/>
            <w:sz w:val="20"/>
            <w:szCs w:val="20"/>
            <w:lang w:val="en-US"/>
          </w:rPr>
          <w:delText xml:space="preserve"> observed, for example for Omicron variants, but still</w:delText>
        </w:r>
        <w:r w:rsidRPr="00AB7535" w:rsidDel="00CA398B">
          <w:rPr>
            <w:rFonts w:ascii="Times New Roman" w:eastAsia="Times New Roman" w:hAnsi="Times New Roman" w:cs="Times New Roman"/>
            <w:color w:val="000000"/>
            <w:sz w:val="20"/>
            <w:szCs w:val="20"/>
            <w:lang w:val="en-US"/>
          </w:rPr>
          <w:delText xml:space="preserve"> relatively rare in SARS-CoV-2, because it requires coinfection of an individual with two genetically remote variants, as estimated before for another virus </w:delText>
        </w:r>
        <w:r w:rsidRPr="00AB7535" w:rsidDel="00CA398B">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AB7535" w:rsidDel="00CA398B">
          <w:rPr>
            <w:rFonts w:ascii="Times New Roman" w:eastAsia="Times New Roman" w:hAnsi="Times New Roman" w:cs="Times New Roman"/>
            <w:color w:val="000000"/>
            <w:sz w:val="20"/>
            <w:szCs w:val="20"/>
            <w:lang w:val="en-US"/>
          </w:rPr>
          <w:delInstrText xml:space="preserve"> ADDIN EN.CITE </w:delInstrText>
        </w:r>
        <w:r w:rsidRPr="00AB7535" w:rsidDel="00CA398B">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AB7535" w:rsidDel="00CA398B">
          <w:rPr>
            <w:rFonts w:ascii="Times New Roman" w:eastAsia="Times New Roman" w:hAnsi="Times New Roman" w:cs="Times New Roman"/>
            <w:color w:val="000000"/>
            <w:sz w:val="20"/>
            <w:szCs w:val="20"/>
            <w:lang w:val="en-US"/>
          </w:rPr>
          <w:delInstrText xml:space="preserve"> ADDIN EN.CITE.DATA </w:delInstrText>
        </w:r>
        <w:r w:rsidRPr="00AB7535" w:rsidDel="00CA398B">
          <w:rPr>
            <w:rFonts w:ascii="Times New Roman" w:eastAsia="Times New Roman" w:hAnsi="Times New Roman" w:cs="Times New Roman"/>
            <w:color w:val="000000"/>
            <w:sz w:val="20"/>
            <w:szCs w:val="20"/>
            <w:lang w:val="en-US"/>
          </w:rPr>
        </w:r>
        <w:r w:rsidRPr="00AB7535" w:rsidDel="00CA398B">
          <w:rPr>
            <w:rFonts w:ascii="Times New Roman" w:eastAsia="Times New Roman" w:hAnsi="Times New Roman" w:cs="Times New Roman"/>
            <w:color w:val="000000"/>
            <w:sz w:val="20"/>
            <w:szCs w:val="20"/>
            <w:lang w:val="en-US"/>
          </w:rPr>
          <w:fldChar w:fldCharType="end"/>
        </w:r>
        <w:r w:rsidRPr="00AB7535" w:rsidDel="00CA398B">
          <w:rPr>
            <w:rFonts w:ascii="Times New Roman" w:eastAsia="Times New Roman" w:hAnsi="Times New Roman" w:cs="Times New Roman"/>
            <w:color w:val="000000"/>
            <w:sz w:val="20"/>
            <w:szCs w:val="20"/>
            <w:lang w:val="en-US"/>
          </w:rPr>
        </w:r>
        <w:r w:rsidRPr="00AB7535" w:rsidDel="00CA398B">
          <w:rPr>
            <w:rFonts w:ascii="Times New Roman" w:eastAsia="Times New Roman" w:hAnsi="Times New Roman" w:cs="Times New Roman"/>
            <w:color w:val="000000"/>
            <w:sz w:val="20"/>
            <w:szCs w:val="20"/>
            <w:lang w:val="en-US"/>
          </w:rPr>
          <w:fldChar w:fldCharType="separate"/>
        </w:r>
        <w:r w:rsidRPr="00AB7535" w:rsidDel="00CA398B">
          <w:rPr>
            <w:rFonts w:ascii="Times New Roman" w:eastAsia="Times New Roman" w:hAnsi="Times New Roman" w:cs="Times New Roman"/>
            <w:noProof/>
            <w:color w:val="000000"/>
            <w:sz w:val="20"/>
            <w:szCs w:val="20"/>
            <w:lang w:val="en-US"/>
          </w:rPr>
          <w:delText>[69, 72]</w:delText>
        </w:r>
        <w:r w:rsidRPr="00AB7535" w:rsidDel="00CA398B">
          <w:rPr>
            <w:rFonts w:ascii="Times New Roman" w:eastAsia="Times New Roman" w:hAnsi="Times New Roman" w:cs="Times New Roman"/>
            <w:color w:val="000000"/>
            <w:sz w:val="20"/>
            <w:szCs w:val="20"/>
            <w:lang w:val="en-US"/>
          </w:rPr>
          <w:fldChar w:fldCharType="end"/>
        </w:r>
        <w:r w:rsidRPr="00AB7535" w:rsidDel="00CA398B">
          <w:rPr>
            <w:rFonts w:ascii="Times New Roman" w:eastAsia="Times New Roman" w:hAnsi="Times New Roman" w:cs="Times New Roman"/>
            <w:color w:val="000000"/>
            <w:sz w:val="20"/>
            <w:szCs w:val="20"/>
            <w:lang w:val="en-US"/>
          </w:rPr>
          <w:delText xml:space="preserve">. Multiplicity of infection is incorporated into an effective recombination rate measurable directly from genomic data </w:delText>
        </w:r>
        <w:r w:rsidRPr="00AB7535" w:rsidDel="00CA398B">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AB7535" w:rsidDel="00CA398B">
          <w:rPr>
            <w:rFonts w:ascii="Times New Roman" w:eastAsia="Times New Roman" w:hAnsi="Times New Roman" w:cs="Times New Roman"/>
            <w:color w:val="000000"/>
            <w:sz w:val="20"/>
            <w:szCs w:val="20"/>
            <w:lang w:val="en-US"/>
          </w:rPr>
          <w:delInstrText xml:space="preserve"> ADDIN EN.CITE </w:delInstrText>
        </w:r>
        <w:r w:rsidRPr="00AB7535" w:rsidDel="00CA398B">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AB7535" w:rsidDel="00CA398B">
          <w:rPr>
            <w:rFonts w:ascii="Times New Roman" w:eastAsia="Times New Roman" w:hAnsi="Times New Roman" w:cs="Times New Roman"/>
            <w:color w:val="000000"/>
            <w:sz w:val="20"/>
            <w:szCs w:val="20"/>
            <w:lang w:val="en-US"/>
          </w:rPr>
          <w:delInstrText xml:space="preserve"> ADDIN EN.CITE.DATA </w:delInstrText>
        </w:r>
        <w:r w:rsidRPr="00AB7535" w:rsidDel="00CA398B">
          <w:rPr>
            <w:rFonts w:ascii="Times New Roman" w:eastAsia="Times New Roman" w:hAnsi="Times New Roman" w:cs="Times New Roman"/>
            <w:color w:val="000000"/>
            <w:sz w:val="20"/>
            <w:szCs w:val="20"/>
            <w:lang w:val="en-US"/>
          </w:rPr>
        </w:r>
        <w:r w:rsidRPr="00AB7535" w:rsidDel="00CA398B">
          <w:rPr>
            <w:rFonts w:ascii="Times New Roman" w:eastAsia="Times New Roman" w:hAnsi="Times New Roman" w:cs="Times New Roman"/>
            <w:color w:val="000000"/>
            <w:sz w:val="20"/>
            <w:szCs w:val="20"/>
            <w:lang w:val="en-US"/>
          </w:rPr>
          <w:fldChar w:fldCharType="end"/>
        </w:r>
        <w:r w:rsidRPr="00AB7535" w:rsidDel="00CA398B">
          <w:rPr>
            <w:rFonts w:ascii="Times New Roman" w:eastAsia="Times New Roman" w:hAnsi="Times New Roman" w:cs="Times New Roman"/>
            <w:color w:val="000000"/>
            <w:sz w:val="20"/>
            <w:szCs w:val="20"/>
            <w:lang w:val="en-US"/>
          </w:rPr>
        </w:r>
        <w:r w:rsidRPr="00AB7535" w:rsidDel="00CA398B">
          <w:rPr>
            <w:rFonts w:ascii="Times New Roman" w:eastAsia="Times New Roman" w:hAnsi="Times New Roman" w:cs="Times New Roman"/>
            <w:color w:val="000000"/>
            <w:sz w:val="20"/>
            <w:szCs w:val="20"/>
            <w:lang w:val="en-US"/>
          </w:rPr>
          <w:fldChar w:fldCharType="separate"/>
        </w:r>
        <w:r w:rsidRPr="00AB7535" w:rsidDel="00CA398B">
          <w:rPr>
            <w:rFonts w:ascii="Times New Roman" w:eastAsia="Times New Roman" w:hAnsi="Times New Roman" w:cs="Times New Roman"/>
            <w:noProof/>
            <w:color w:val="000000"/>
            <w:sz w:val="20"/>
            <w:szCs w:val="20"/>
            <w:lang w:val="en-US"/>
          </w:rPr>
          <w:delText>[69, 73]</w:delText>
        </w:r>
        <w:r w:rsidRPr="00AB7535" w:rsidDel="00CA398B">
          <w:rPr>
            <w:rFonts w:ascii="Times New Roman" w:eastAsia="Times New Roman" w:hAnsi="Times New Roman" w:cs="Times New Roman"/>
            <w:color w:val="000000"/>
            <w:sz w:val="20"/>
            <w:szCs w:val="20"/>
            <w:lang w:val="en-US"/>
          </w:rPr>
          <w:fldChar w:fldCharType="end"/>
        </w:r>
        <w:r w:rsidRPr="00AB7535" w:rsidDel="00CA398B">
          <w:rPr>
            <w:rFonts w:ascii="Times New Roman" w:eastAsia="Times New Roman" w:hAnsi="Times New Roman" w:cs="Times New Roman"/>
            <w:color w:val="000000"/>
            <w:sz w:val="20"/>
            <w:szCs w:val="20"/>
            <w:lang w:val="en-US"/>
          </w:rPr>
          <w:delText>.</w:delText>
        </w:r>
        <w:r w:rsidRPr="00D97404" w:rsidDel="00CA398B">
          <w:rPr>
            <w:rFonts w:ascii="Times New Roman" w:hAnsi="Times New Roman" w:cs="Times New Roman"/>
            <w:color w:val="000000"/>
            <w:sz w:val="20"/>
            <w:szCs w:val="20"/>
            <w:lang w:val="en-US"/>
          </w:rPr>
          <w:delText xml:space="preserve"> </w:delText>
        </w:r>
        <w:r w:rsidRPr="00AB7535" w:rsidDel="00CA398B">
          <w:rPr>
            <w:rFonts w:ascii="Times New Roman" w:eastAsia="Times New Roman" w:hAnsi="Times New Roman" w:cs="Times New Roman"/>
            <w:color w:val="000000"/>
            <w:sz w:val="20"/>
            <w:szCs w:val="20"/>
            <w:lang w:val="en-US"/>
          </w:rPr>
          <w:delText>The effect of recombination on detection accuracy was tested in Fig. 1 and found to be modest.</w:delText>
        </w:r>
      </w:del>
    </w:p>
    <w:p w14:paraId="588DE815" w14:textId="77777777" w:rsidR="00D70979" w:rsidRPr="00D70979" w:rsidRDefault="00D70979">
      <w:pPr>
        <w:rPr>
          <w:rFonts w:ascii="Times New Roman" w:hAnsi="Times New Roman" w:cs="Times New Roman"/>
          <w:color w:val="000000"/>
          <w:sz w:val="20"/>
          <w:szCs w:val="20"/>
          <w:lang w:val="en-US"/>
        </w:rPr>
      </w:pPr>
    </w:p>
    <w:p w14:paraId="70F5F905" w14:textId="77777777"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Default="00506493">
      <w:pPr>
        <w:rPr>
          <w:rFonts w:ascii="Helvetica" w:hAnsi="Helvetica"/>
          <w:color w:val="000000"/>
          <w:sz w:val="22"/>
          <w:szCs w:val="22"/>
          <w:shd w:val="clear" w:color="auto" w:fill="FFFFFF"/>
        </w:rPr>
      </w:pPr>
    </w:p>
    <w:p w14:paraId="2F2B28BE" w14:textId="7553BC5A" w:rsidR="00506493" w:rsidRPr="00506493" w:rsidRDefault="00D97BF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legend of Fig. 1, t</w:t>
      </w:r>
      <w:r w:rsidR="00506493">
        <w:rPr>
          <w:rFonts w:ascii="Helvetica" w:hAnsi="Helvetica"/>
          <w:color w:val="000000"/>
          <w:sz w:val="22"/>
          <w:szCs w:val="22"/>
          <w:shd w:val="clear" w:color="auto" w:fill="FFFFFF"/>
          <w:lang w:val="en-US"/>
        </w:rPr>
        <w:t xml:space="preserve">he error of detection </w:t>
      </w:r>
      <w:r w:rsidR="00506493" w:rsidRPr="00506493">
        <w:rPr>
          <w:rFonts w:ascii="Helvetica" w:hAnsi="Helvetica"/>
          <w:color w:val="000000"/>
          <w:sz w:val="22"/>
          <w:szCs w:val="22"/>
          <w:shd w:val="clear" w:color="auto" w:fill="FFFFFF"/>
          <w:lang w:val="en-US"/>
        </w:rPr>
        <w:t>is defined as the sum of the false positive and false negative interactions divided by the number of true interactions</w:t>
      </w:r>
      <w:r>
        <w:rPr>
          <w:rFonts w:ascii="Helvetica" w:hAnsi="Helvetica"/>
          <w:color w:val="000000"/>
          <w:sz w:val="22"/>
          <w:szCs w:val="22"/>
          <w:shd w:val="clear" w:color="auto" w:fill="FFFFFF"/>
          <w:lang w:val="en-US"/>
        </w:rPr>
        <w:t xml:space="preserve"> averaged</w:t>
      </w:r>
      <w:r w:rsidR="001F0DE7">
        <w:rPr>
          <w:rFonts w:ascii="Helvetica" w:hAnsi="Helvetica"/>
          <w:color w:val="000000"/>
          <w:sz w:val="22"/>
          <w:szCs w:val="22"/>
          <w:shd w:val="clear" w:color="auto" w:fill="FFFFFF"/>
          <w:lang w:val="en-US"/>
        </w:rPr>
        <w:t xml:space="preserve"> over </w:t>
      </w:r>
      <w:r w:rsidR="001F0DE7">
        <w:rPr>
          <w:rFonts w:ascii="Helvetica" w:hAnsi="Helvetica"/>
          <w:color w:val="000000"/>
          <w:sz w:val="22"/>
          <w:szCs w:val="22"/>
          <w:shd w:val="clear" w:color="auto" w:fill="FFFFFF"/>
          <w:lang w:val="en-US"/>
        </w:rPr>
        <w:lastRenderedPageBreak/>
        <w:t>populations whose number is shown</w:t>
      </w:r>
      <w:r w:rsidR="00506493" w:rsidRPr="00506493">
        <w:rPr>
          <w:rFonts w:ascii="Helvetica" w:hAnsi="Helvetica"/>
          <w:color w:val="000000"/>
          <w:sz w:val="22"/>
          <w:szCs w:val="22"/>
          <w:shd w:val="clear" w:color="auto" w:fill="FFFFFF"/>
          <w:lang w:val="en-US"/>
        </w:rPr>
        <w:t xml:space="preserve">. This is the relevant measure </w:t>
      </w:r>
      <w:r w:rsidR="00410276">
        <w:rPr>
          <w:rFonts w:ascii="Helvetica" w:hAnsi="Helvetica"/>
          <w:color w:val="000000"/>
          <w:sz w:val="22"/>
          <w:szCs w:val="22"/>
          <w:shd w:val="clear" w:color="auto" w:fill="FFFFFF"/>
          <w:lang w:val="en-US"/>
        </w:rPr>
        <w:t xml:space="preserve">of </w:t>
      </w:r>
      <w:r>
        <w:rPr>
          <w:rFonts w:ascii="Helvetica" w:hAnsi="Helvetica"/>
          <w:color w:val="000000"/>
          <w:sz w:val="22"/>
          <w:szCs w:val="22"/>
          <w:shd w:val="clear" w:color="auto" w:fill="FFFFFF"/>
          <w:lang w:val="en-US"/>
        </w:rPr>
        <w:t>the accuracy of detection</w:t>
      </w:r>
      <w:r w:rsidR="00506493" w:rsidRPr="00506493">
        <w:rPr>
          <w:rFonts w:ascii="Helvetica" w:hAnsi="Helvetica"/>
          <w:color w:val="000000"/>
          <w:sz w:val="22"/>
          <w:szCs w:val="22"/>
          <w:shd w:val="clear" w:color="auto" w:fill="FFFFFF"/>
          <w:lang w:val="en-US"/>
        </w:rPr>
        <w:t>.</w:t>
      </w:r>
    </w:p>
    <w:p w14:paraId="3CF2CA9D" w14:textId="77777777" w:rsidR="00506493" w:rsidRDefault="00506493">
      <w:pPr>
        <w:rPr>
          <w:rFonts w:ascii="Helvetica" w:hAnsi="Helvetica"/>
          <w:color w:val="000000"/>
          <w:sz w:val="22"/>
          <w:szCs w:val="22"/>
          <w:shd w:val="clear" w:color="auto" w:fill="FFFFFF"/>
        </w:rPr>
      </w:pPr>
    </w:p>
    <w:p w14:paraId="08AA93AC" w14:textId="77777777" w:rsidR="00506493" w:rsidRPr="00D97BF5" w:rsidRDefault="00133529">
      <w:pPr>
        <w:rPr>
          <w:rStyle w:val="apple-converted-space"/>
          <w:rFonts w:ascii="Helvetica" w:hAnsi="Helvetica"/>
          <w:b/>
          <w:color w:val="000000"/>
          <w:sz w:val="22"/>
          <w:szCs w:val="22"/>
          <w:shd w:val="clear" w:color="auto" w:fill="FFFFFF"/>
        </w:rPr>
      </w:pPr>
      <w:r w:rsidRPr="00D97BF5">
        <w:rPr>
          <w:rFonts w:ascii="Helvetica" w:hAnsi="Helvetica"/>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D97BF5">
        <w:rPr>
          <w:rStyle w:val="apple-converted-space"/>
          <w:rFonts w:ascii="Helvetica" w:hAnsi="Helvetica"/>
          <w:b/>
          <w:color w:val="000000"/>
          <w:sz w:val="22"/>
          <w:szCs w:val="22"/>
          <w:shd w:val="clear" w:color="auto" w:fill="FFFFFF"/>
        </w:rPr>
        <w:t> </w:t>
      </w:r>
    </w:p>
    <w:p w14:paraId="17FAAA84" w14:textId="77777777" w:rsidR="00506493" w:rsidRDefault="00506493">
      <w:pPr>
        <w:rPr>
          <w:rStyle w:val="apple-converted-space"/>
          <w:rFonts w:ascii="Helvetica" w:hAnsi="Helvetica"/>
          <w:color w:val="000000"/>
          <w:sz w:val="22"/>
          <w:szCs w:val="22"/>
          <w:shd w:val="clear" w:color="auto" w:fill="FFFFFF"/>
        </w:rPr>
      </w:pPr>
    </w:p>
    <w:p w14:paraId="0870E8D0" w14:textId="09525AAA" w:rsidR="00506493" w:rsidRDefault="00506493">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Unfortunately, we cannot run simulations at length</w:t>
      </w:r>
      <w:r w:rsidR="00400CCF">
        <w:rPr>
          <w:rStyle w:val="apple-converted-space"/>
          <w:rFonts w:ascii="Helvetica" w:hAnsi="Helvetica"/>
          <w:color w:val="000000"/>
          <w:sz w:val="22"/>
          <w:szCs w:val="22"/>
          <w:shd w:val="clear" w:color="auto" w:fill="FFFFFF"/>
          <w:lang w:val="en-US"/>
        </w:rPr>
        <w:t>s</w:t>
      </w:r>
      <w:r>
        <w:rPr>
          <w:rStyle w:val="apple-converted-space"/>
          <w:rFonts w:ascii="Helvetica" w:hAnsi="Helvetica"/>
          <w:color w:val="000000"/>
          <w:sz w:val="22"/>
          <w:szCs w:val="22"/>
          <w:shd w:val="clear" w:color="auto" w:fill="FFFFFF"/>
          <w:lang w:val="en-US"/>
        </w:rPr>
        <w:t xml:space="preserve"> much larger than 200, as they take too much time. </w:t>
      </w:r>
    </w:p>
    <w:p w14:paraId="4F251F1E" w14:textId="6901C44B"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Default="00506493">
      <w:pPr>
        <w:rPr>
          <w:rFonts w:ascii="Helvetica" w:hAnsi="Helvetica"/>
          <w:color w:val="000000"/>
          <w:sz w:val="22"/>
          <w:szCs w:val="22"/>
          <w:shd w:val="clear" w:color="auto" w:fill="FFFFFF"/>
        </w:rPr>
      </w:pPr>
    </w:p>
    <w:p w14:paraId="312C8C38" w14:textId="3DC5E03A" w:rsidR="00506493" w:rsidRPr="00506493" w:rsidRDefault="000E1D8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We</w:t>
      </w:r>
      <w:r w:rsidR="00506493">
        <w:rPr>
          <w:rFonts w:ascii="Helvetica" w:hAnsi="Helvetica"/>
          <w:color w:val="000000"/>
          <w:sz w:val="22"/>
          <w:szCs w:val="22"/>
          <w:shd w:val="clear" w:color="auto" w:fill="FFFFFF"/>
          <w:lang w:val="en-US"/>
        </w:rPr>
        <w:t xml:space="preserve"> hope that our re</w:t>
      </w:r>
      <w:r w:rsidR="00E65018">
        <w:rPr>
          <w:rFonts w:ascii="Helvetica" w:hAnsi="Helvetica"/>
          <w:color w:val="000000"/>
          <w:sz w:val="22"/>
          <w:szCs w:val="22"/>
          <w:shd w:val="clear" w:color="auto" w:fill="FFFFFF"/>
          <w:lang w:val="en-US"/>
        </w:rPr>
        <w:t>visions</w:t>
      </w:r>
      <w:r w:rsidR="00506493">
        <w:rPr>
          <w:rFonts w:ascii="Helvetica" w:hAnsi="Helvetica"/>
          <w:color w:val="000000"/>
          <w:sz w:val="22"/>
          <w:szCs w:val="22"/>
          <w:shd w:val="clear" w:color="auto" w:fill="FFFFFF"/>
          <w:lang w:val="en-US"/>
        </w:rPr>
        <w:t xml:space="preserve"> helped to clarify these issues.</w:t>
      </w:r>
    </w:p>
    <w:p w14:paraId="0CCB2972" w14:textId="77777777" w:rsidR="00506493" w:rsidRDefault="00506493">
      <w:pPr>
        <w:rPr>
          <w:rFonts w:ascii="Helvetica" w:hAnsi="Helvetica"/>
          <w:color w:val="000000"/>
          <w:sz w:val="22"/>
          <w:szCs w:val="22"/>
          <w:shd w:val="clear" w:color="auto" w:fill="FFFFFF"/>
        </w:rPr>
      </w:pPr>
    </w:p>
    <w:p w14:paraId="060D6791" w14:textId="77777777" w:rsidR="00506493" w:rsidRPr="00506493" w:rsidRDefault="00133529">
      <w:pPr>
        <w:rPr>
          <w:rStyle w:val="apple-converted-space"/>
          <w:rFonts w:ascii="Helvetica" w:hAnsi="Helvetica"/>
          <w:b/>
          <w:color w:val="000000"/>
          <w:sz w:val="22"/>
          <w:szCs w:val="22"/>
          <w:shd w:val="clear" w:color="auto" w:fill="FFFFFF"/>
        </w:rPr>
      </w:pPr>
      <w:r w:rsidRPr="00506493">
        <w:rPr>
          <w:rFonts w:ascii="Helvetica" w:hAnsi="Helvetica"/>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506493">
        <w:rPr>
          <w:rStyle w:val="apple-converted-space"/>
          <w:rFonts w:ascii="Helvetica" w:hAnsi="Helvetica"/>
          <w:b/>
          <w:color w:val="000000"/>
          <w:sz w:val="22"/>
          <w:szCs w:val="22"/>
          <w:shd w:val="clear" w:color="auto" w:fill="FFFFFF"/>
        </w:rPr>
        <w:t> </w:t>
      </w:r>
    </w:p>
    <w:p w14:paraId="11CCDB18" w14:textId="77777777" w:rsidR="00506493" w:rsidRDefault="00506493">
      <w:pPr>
        <w:rPr>
          <w:rStyle w:val="apple-converted-space"/>
          <w:rFonts w:ascii="Helvetica" w:hAnsi="Helvetica"/>
          <w:color w:val="000000"/>
          <w:sz w:val="22"/>
          <w:szCs w:val="22"/>
          <w:shd w:val="clear" w:color="auto" w:fill="FFFFFF"/>
        </w:rPr>
      </w:pPr>
    </w:p>
    <w:p w14:paraId="155B0A1B" w14:textId="77777777" w:rsidR="00A057CC" w:rsidRDefault="00506493" w:rsidP="003558C2">
      <w:pPr>
        <w:rPr>
          <w:rFonts w:ascii="Helvetica" w:hAnsi="Helvetica"/>
          <w:b/>
          <w:color w:val="000000"/>
          <w:sz w:val="22"/>
          <w:szCs w:val="22"/>
          <w:shd w:val="clear" w:color="auto" w:fill="FFFFFF"/>
        </w:rPr>
      </w:pPr>
      <w:r>
        <w:rPr>
          <w:rStyle w:val="apple-converted-space"/>
          <w:rFonts w:ascii="Helvetica" w:hAnsi="Helvetica"/>
          <w:color w:val="000000"/>
          <w:sz w:val="22"/>
          <w:szCs w:val="22"/>
          <w:shd w:val="clear" w:color="auto" w:fill="FFFFFF"/>
          <w:lang w:val="en-US"/>
        </w:rPr>
        <w:t xml:space="preserve">Thank you for </w:t>
      </w:r>
      <w:r w:rsidR="000E1D81">
        <w:rPr>
          <w:rStyle w:val="apple-converted-space"/>
          <w:rFonts w:ascii="Helvetica" w:hAnsi="Helvetica"/>
          <w:color w:val="000000"/>
          <w:sz w:val="22"/>
          <w:szCs w:val="22"/>
          <w:shd w:val="clear" w:color="auto" w:fill="FFFFFF"/>
          <w:lang w:val="en-US"/>
        </w:rPr>
        <w:t xml:space="preserve">the </w:t>
      </w:r>
      <w:r>
        <w:rPr>
          <w:rStyle w:val="apple-converted-space"/>
          <w:rFonts w:ascii="Helvetica" w:hAnsi="Helvetica"/>
          <w:color w:val="000000"/>
          <w:sz w:val="22"/>
          <w:szCs w:val="22"/>
          <w:shd w:val="clear" w:color="auto" w:fill="FFFFFF"/>
          <w:lang w:val="en-US"/>
        </w:rPr>
        <w:t>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Reviewer #3:</w:t>
      </w:r>
      <w:r w:rsidR="00133529" w:rsidRPr="003552A3">
        <w:rPr>
          <w:rStyle w:val="apple-converted-space"/>
          <w:rFonts w:ascii="Helvetica" w:hAnsi="Helvetica"/>
          <w:color w:val="000000"/>
          <w:sz w:val="22"/>
          <w:szCs w:val="22"/>
          <w:shd w:val="clear" w:color="auto" w:fill="FFFFFF"/>
        </w:rPr>
        <w:t>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1F0DE7">
        <w:rPr>
          <w:rStyle w:val="apple-converted-space"/>
          <w:rFonts w:ascii="Helvetica" w:hAnsi="Helvetica"/>
          <w:b/>
          <w:color w:val="000000"/>
          <w:sz w:val="22"/>
          <w:szCs w:val="22"/>
          <w:shd w:val="clear" w:color="auto" w:fill="FFFFFF"/>
        </w:rPr>
        <w:t> </w:t>
      </w:r>
      <w:r w:rsidR="00133529" w:rsidRPr="001F0DE7">
        <w:rPr>
          <w:rFonts w:ascii="Helvetica" w:hAnsi="Helvetica"/>
          <w:b/>
          <w:color w:val="000000"/>
          <w:sz w:val="22"/>
          <w:szCs w:val="22"/>
        </w:rPr>
        <w:br/>
      </w:r>
      <w:r w:rsidR="00133529" w:rsidRPr="001F0DE7">
        <w:rPr>
          <w:rFonts w:ascii="Helvetica" w:hAnsi="Helvetica"/>
          <w:b/>
          <w:color w:val="000000"/>
          <w:sz w:val="22"/>
          <w:szCs w:val="22"/>
        </w:rPr>
        <w:br/>
      </w:r>
      <w:r w:rsidR="00133529" w:rsidRPr="001F0DE7">
        <w:rPr>
          <w:rFonts w:ascii="Helvetica" w:hAnsi="Helvetica"/>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Default="00A057CC" w:rsidP="003558C2">
      <w:pPr>
        <w:rPr>
          <w:rFonts w:ascii="Helvetica" w:hAnsi="Helvetica"/>
          <w:b/>
          <w:color w:val="000000"/>
          <w:sz w:val="22"/>
          <w:szCs w:val="22"/>
          <w:shd w:val="clear" w:color="auto" w:fill="FFFFFF"/>
        </w:rPr>
      </w:pPr>
    </w:p>
    <w:p w14:paraId="0F7BCAE6" w14:textId="60E4CC4E" w:rsidR="00A057CC" w:rsidRPr="00AB7535" w:rsidRDefault="009B0FE6" w:rsidP="003558C2">
      <w:pPr>
        <w:rPr>
          <w:rFonts w:ascii="Helvetica" w:hAnsi="Helvetica"/>
          <w:bCs/>
          <w:color w:val="000000"/>
          <w:sz w:val="22"/>
          <w:szCs w:val="22"/>
          <w:shd w:val="clear" w:color="auto" w:fill="FFFFFF"/>
        </w:rPr>
      </w:pPr>
      <w:r>
        <w:rPr>
          <w:rFonts w:ascii="Helvetica" w:hAnsi="Helvetica"/>
          <w:bCs/>
          <w:color w:val="000000"/>
          <w:sz w:val="22"/>
          <w:szCs w:val="22"/>
          <w:shd w:val="clear" w:color="auto" w:fill="FFFFFF"/>
        </w:rPr>
        <w:t>In the revised version,</w:t>
      </w:r>
      <w:r w:rsidR="00A057CC" w:rsidRPr="00AB7535">
        <w:rPr>
          <w:rFonts w:ascii="Helvetica" w:hAnsi="Helvetica"/>
          <w:bCs/>
          <w:color w:val="000000"/>
          <w:sz w:val="22"/>
          <w:szCs w:val="22"/>
          <w:shd w:val="clear" w:color="auto" w:fill="FFFFFF"/>
        </w:rPr>
        <w:t xml:space="preserve"> we changed the title</w:t>
      </w:r>
      <w:r w:rsidR="0073356B">
        <w:rPr>
          <w:rFonts w:ascii="Helvetica" w:hAnsi="Helvetica"/>
          <w:bCs/>
          <w:color w:val="000000"/>
          <w:sz w:val="22"/>
          <w:szCs w:val="22"/>
          <w:shd w:val="clear" w:color="auto" w:fill="FFFFFF"/>
        </w:rPr>
        <w:t xml:space="preserve"> to</w:t>
      </w:r>
      <w:r w:rsidR="00F174F1">
        <w:rPr>
          <w:rFonts w:ascii="Helvetica" w:hAnsi="Helvetica"/>
          <w:bCs/>
          <w:color w:val="000000"/>
          <w:sz w:val="22"/>
          <w:szCs w:val="22"/>
          <w:shd w:val="clear" w:color="auto" w:fill="FFFFFF"/>
        </w:rPr>
        <w:t>:</w:t>
      </w:r>
      <w:r w:rsidR="00A057CC" w:rsidRPr="00AB7535">
        <w:rPr>
          <w:rFonts w:ascii="Helvetica" w:hAnsi="Helvetica"/>
          <w:bCs/>
          <w:color w:val="000000"/>
          <w:sz w:val="22"/>
          <w:szCs w:val="22"/>
          <w:shd w:val="clear" w:color="auto" w:fill="FFFFFF"/>
        </w:rPr>
        <w:t xml:space="preserve"> </w:t>
      </w:r>
    </w:p>
    <w:p w14:paraId="091D0EDA" w14:textId="77777777" w:rsidR="00A057CC" w:rsidRDefault="00A057CC" w:rsidP="003558C2">
      <w:pPr>
        <w:rPr>
          <w:rFonts w:ascii="Helvetica" w:hAnsi="Helvetica"/>
          <w:b/>
          <w:color w:val="000000"/>
          <w:sz w:val="22"/>
          <w:szCs w:val="22"/>
          <w:shd w:val="clear" w:color="auto" w:fill="FFFFFF"/>
        </w:rPr>
      </w:pPr>
    </w:p>
    <w:p w14:paraId="08385DE4" w14:textId="5C1A67D8" w:rsidR="00A057CC" w:rsidRPr="00AB7535" w:rsidRDefault="0073356B" w:rsidP="003558C2">
      <w:pPr>
        <w:rPr>
          <w:rFonts w:ascii="Helvetica" w:hAnsi="Helvetica"/>
          <w:bCs/>
          <w:color w:val="000000"/>
          <w:sz w:val="22"/>
          <w:szCs w:val="22"/>
          <w:shd w:val="clear" w:color="auto" w:fill="FFFFFF"/>
        </w:rPr>
      </w:pPr>
      <w:r>
        <w:rPr>
          <w:rFonts w:ascii="Helvetica" w:hAnsi="Helvetica"/>
          <w:bCs/>
          <w:color w:val="000000"/>
          <w:sz w:val="22"/>
          <w:szCs w:val="22"/>
          <w:shd w:val="clear" w:color="auto" w:fill="FFFFFF"/>
        </w:rPr>
        <w:t>"</w:t>
      </w:r>
      <w:r w:rsidR="00A057CC" w:rsidRPr="00AB7535">
        <w:rPr>
          <w:rFonts w:ascii="Helvetica" w:hAnsi="Helvetica"/>
          <w:bCs/>
          <w:color w:val="000000"/>
          <w:sz w:val="22"/>
          <w:szCs w:val="22"/>
          <w:shd w:val="clear" w:color="auto" w:fill="FFFFFF"/>
        </w:rPr>
        <w:t xml:space="preserve">Epistasis detection and fitness valleys in </w:t>
      </w:r>
      <w:r w:rsidR="009B0FE6">
        <w:rPr>
          <w:rFonts w:ascii="Helvetica" w:hAnsi="Helvetica"/>
          <w:bCs/>
          <w:color w:val="000000"/>
          <w:sz w:val="22"/>
          <w:szCs w:val="22"/>
          <w:shd w:val="clear" w:color="auto" w:fill="FFFFFF"/>
        </w:rPr>
        <w:t>viral</w:t>
      </w:r>
      <w:r w:rsidR="00A057CC" w:rsidRPr="00AB7535">
        <w:rPr>
          <w:rFonts w:ascii="Helvetica" w:hAnsi="Helvetica"/>
          <w:bCs/>
          <w:color w:val="000000"/>
          <w:sz w:val="22"/>
          <w:szCs w:val="22"/>
          <w:shd w:val="clear" w:color="auto" w:fill="FFFFFF"/>
        </w:rPr>
        <w:t xml:space="preserve"> evolution</w:t>
      </w:r>
      <w:r>
        <w:rPr>
          <w:rFonts w:ascii="Helvetica" w:hAnsi="Helvetica"/>
          <w:bCs/>
          <w:color w:val="000000"/>
          <w:sz w:val="22"/>
          <w:szCs w:val="22"/>
          <w:shd w:val="clear" w:color="auto" w:fill="FFFFFF"/>
        </w:rPr>
        <w:t>"</w:t>
      </w:r>
    </w:p>
    <w:p w14:paraId="61721516" w14:textId="77777777" w:rsidR="00A057CC" w:rsidRDefault="00A057CC" w:rsidP="003558C2">
      <w:pPr>
        <w:rPr>
          <w:rFonts w:ascii="Helvetica" w:hAnsi="Helvetica"/>
          <w:b/>
          <w:color w:val="000000"/>
          <w:sz w:val="22"/>
          <w:szCs w:val="22"/>
          <w:shd w:val="clear" w:color="auto" w:fill="FFFFFF"/>
        </w:rPr>
      </w:pPr>
    </w:p>
    <w:p w14:paraId="2534849B" w14:textId="6549F613" w:rsidR="003558C2" w:rsidRDefault="003558C2" w:rsidP="003558C2">
      <w:pPr>
        <w:rPr>
          <w:rFonts w:ascii="Helvetica" w:hAnsi="Helvetica"/>
          <w:color w:val="000000"/>
          <w:sz w:val="22"/>
          <w:szCs w:val="22"/>
          <w:shd w:val="clear" w:color="auto" w:fill="FFFFFF"/>
        </w:rPr>
      </w:pPr>
      <w:r w:rsidRPr="003558C2">
        <w:rPr>
          <w:rFonts w:ascii="Helvetica" w:hAnsi="Helvetica"/>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3552A3">
        <w:rPr>
          <w:rFonts w:ascii="Helvetica" w:hAnsi="Helvetica"/>
          <w:color w:val="000000"/>
          <w:sz w:val="22"/>
          <w:szCs w:val="22"/>
          <w:shd w:val="clear" w:color="auto" w:fill="FFFFFF"/>
        </w:rPr>
        <w:t xml:space="preserve"> </w:t>
      </w:r>
    </w:p>
    <w:p w14:paraId="0A0F2D33" w14:textId="1CF1735F" w:rsidR="001F0DE7" w:rsidRPr="003558C2" w:rsidRDefault="007648D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 </w:t>
      </w:r>
    </w:p>
    <w:p w14:paraId="59824789" w14:textId="754BA07C" w:rsidR="001F0DE7" w:rsidRPr="001F0DE7" w:rsidRDefault="00A057CC">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We did our best to make </w:t>
      </w:r>
      <w:r w:rsidR="00F174F1">
        <w:rPr>
          <w:rFonts w:ascii="Helvetica" w:hAnsi="Helvetica"/>
          <w:color w:val="000000"/>
          <w:sz w:val="22"/>
          <w:szCs w:val="22"/>
          <w:shd w:val="clear" w:color="auto" w:fill="FFFFFF"/>
          <w:lang w:val="en-US"/>
        </w:rPr>
        <w:t>the work</w:t>
      </w:r>
      <w:r>
        <w:rPr>
          <w:rFonts w:ascii="Helvetica" w:hAnsi="Helvetica"/>
          <w:color w:val="000000"/>
          <w:sz w:val="22"/>
          <w:szCs w:val="22"/>
          <w:shd w:val="clear" w:color="auto" w:fill="FFFFFF"/>
          <w:lang w:val="en-US"/>
        </w:rPr>
        <w:t xml:space="preserve"> </w:t>
      </w:r>
      <w:proofErr w:type="gramStart"/>
      <w:r>
        <w:rPr>
          <w:rFonts w:ascii="Helvetica" w:hAnsi="Helvetica"/>
          <w:color w:val="000000"/>
          <w:sz w:val="22"/>
          <w:szCs w:val="22"/>
          <w:shd w:val="clear" w:color="auto" w:fill="FFFFFF"/>
          <w:lang w:val="en-US"/>
        </w:rPr>
        <w:t>more clear</w:t>
      </w:r>
      <w:proofErr w:type="gramEnd"/>
      <w:r>
        <w:rPr>
          <w:rFonts w:ascii="Helvetica" w:hAnsi="Helvetica"/>
          <w:color w:val="000000"/>
          <w:sz w:val="22"/>
          <w:szCs w:val="22"/>
          <w:shd w:val="clear" w:color="auto" w:fill="FFFFFF"/>
          <w:lang w:val="en-US"/>
        </w:rPr>
        <w:t>.</w:t>
      </w:r>
    </w:p>
    <w:p w14:paraId="5B6A56CE" w14:textId="77777777" w:rsidR="001F0DE7" w:rsidRPr="003558C2" w:rsidRDefault="001F0DE7">
      <w:pPr>
        <w:rPr>
          <w:rFonts w:ascii="Helvetica" w:hAnsi="Helvetica"/>
          <w:color w:val="000000"/>
          <w:sz w:val="22"/>
          <w:szCs w:val="22"/>
          <w:shd w:val="clear" w:color="auto" w:fill="FFFFFF"/>
          <w:lang w:val="en-US"/>
        </w:rPr>
      </w:pPr>
    </w:p>
    <w:p w14:paraId="15874B0B" w14:textId="77777777" w:rsidR="003558C2" w:rsidRPr="003558C2" w:rsidRDefault="00133529">
      <w:pPr>
        <w:rPr>
          <w:rFonts w:ascii="Helvetica" w:hAnsi="Helvetica"/>
          <w:b/>
          <w:color w:val="000000"/>
          <w:sz w:val="22"/>
          <w:szCs w:val="22"/>
          <w:shd w:val="clear" w:color="auto" w:fill="FFFFFF"/>
        </w:rPr>
      </w:pPr>
      <w:r w:rsidRPr="003558C2">
        <w:rPr>
          <w:rFonts w:ascii="Helvetica" w:hAnsi="Helvetica"/>
          <w:b/>
          <w:color w:val="000000"/>
          <w:sz w:val="22"/>
          <w:szCs w:val="22"/>
          <w:shd w:val="clear" w:color="auto" w:fill="FFFFFF"/>
        </w:rPr>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Default="003558C2">
      <w:pPr>
        <w:rPr>
          <w:rFonts w:ascii="Helvetica" w:hAnsi="Helvetica"/>
          <w:color w:val="000000"/>
          <w:sz w:val="22"/>
          <w:szCs w:val="22"/>
          <w:shd w:val="clear" w:color="auto" w:fill="FFFFFF"/>
        </w:rPr>
      </w:pPr>
    </w:p>
    <w:p w14:paraId="027DFA7B" w14:textId="79BE259D" w:rsidR="00C328C6" w:rsidRDefault="009B0FE6" w:rsidP="006329A7">
      <w:pPr>
        <w:ind w:firstLine="709"/>
        <w:jc w:val="both"/>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lastRenderedPageBreak/>
        <w:t xml:space="preserve">There is big confusion here that needs clarification. </w:t>
      </w:r>
      <w:r w:rsidR="00D97404">
        <w:rPr>
          <w:rStyle w:val="apple-converted-space"/>
          <w:rFonts w:ascii="Helvetica" w:hAnsi="Helvetica"/>
          <w:color w:val="000000"/>
          <w:sz w:val="22"/>
          <w:szCs w:val="22"/>
          <w:shd w:val="clear" w:color="auto" w:fill="FFFFFF"/>
          <w:lang w:val="en-US"/>
        </w:rPr>
        <w:t xml:space="preserve">The </w:t>
      </w:r>
      <w:r w:rsidR="001F0B30">
        <w:rPr>
          <w:rStyle w:val="apple-converted-space"/>
          <w:rFonts w:ascii="Helvetica" w:hAnsi="Helvetica"/>
          <w:color w:val="000000"/>
          <w:sz w:val="22"/>
          <w:szCs w:val="22"/>
          <w:shd w:val="clear" w:color="auto" w:fill="FFFFFF"/>
          <w:lang w:val="en-US"/>
        </w:rPr>
        <w:t>evidence for strong</w:t>
      </w:r>
      <w:r w:rsidR="006329A7">
        <w:rPr>
          <w:rStyle w:val="apple-converted-space"/>
          <w:rFonts w:ascii="Helvetica" w:hAnsi="Helvetica"/>
          <w:color w:val="000000"/>
          <w:sz w:val="22"/>
          <w:szCs w:val="22"/>
          <w:shd w:val="clear" w:color="auto" w:fill="FFFFFF"/>
          <w:lang w:val="en-US"/>
        </w:rPr>
        <w:t xml:space="preserve"> </w:t>
      </w:r>
      <w:r w:rsidR="001F0B30">
        <w:rPr>
          <w:rStyle w:val="apple-converted-space"/>
          <w:rFonts w:ascii="Helvetica" w:hAnsi="Helvetica"/>
          <w:color w:val="000000"/>
          <w:sz w:val="22"/>
          <w:szCs w:val="22"/>
          <w:shd w:val="clear" w:color="auto" w:fill="FFFFFF"/>
          <w:lang w:val="en-US"/>
        </w:rPr>
        <w:t>correlations</w:t>
      </w:r>
      <w:r w:rsidR="006329A7">
        <w:rPr>
          <w:rStyle w:val="apple-converted-space"/>
          <w:rFonts w:ascii="Helvetica" w:hAnsi="Helvetica"/>
          <w:color w:val="000000"/>
          <w:sz w:val="22"/>
          <w:szCs w:val="22"/>
          <w:shd w:val="clear" w:color="auto" w:fill="FFFFFF"/>
          <w:lang w:val="en-US"/>
        </w:rPr>
        <w:t xml:space="preserve"> caused by </w:t>
      </w:r>
      <w:r>
        <w:rPr>
          <w:rStyle w:val="apple-converted-space"/>
          <w:rFonts w:ascii="Helvetica" w:hAnsi="Helvetica"/>
          <w:color w:val="000000"/>
          <w:sz w:val="22"/>
          <w:szCs w:val="22"/>
          <w:shd w:val="clear" w:color="auto" w:fill="FFFFFF"/>
          <w:lang w:val="en-US"/>
        </w:rPr>
        <w:t xml:space="preserve">genetic </w:t>
      </w:r>
      <w:r w:rsidR="006329A7">
        <w:rPr>
          <w:rStyle w:val="apple-converted-space"/>
          <w:rFonts w:ascii="Helvetica" w:hAnsi="Helvetica"/>
          <w:color w:val="000000"/>
          <w:sz w:val="22"/>
          <w:szCs w:val="22"/>
          <w:shd w:val="clear" w:color="auto" w:fill="FFFFFF"/>
          <w:lang w:val="en-US"/>
        </w:rPr>
        <w:t>linkage</w:t>
      </w:r>
      <w:r w:rsidR="001F0B30">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(hence the fundamental restrictions for epistasis detection) is not our discovery. It is well known in population genetics since </w:t>
      </w:r>
      <w:r w:rsidR="001F0B30">
        <w:rPr>
          <w:rStyle w:val="apple-converted-space"/>
          <w:rFonts w:ascii="Helvetica" w:hAnsi="Helvetica"/>
          <w:color w:val="000000"/>
          <w:sz w:val="22"/>
          <w:szCs w:val="22"/>
          <w:shd w:val="clear" w:color="auto" w:fill="FFFFFF"/>
          <w:lang w:val="en-US"/>
        </w:rPr>
        <w:t xml:space="preserve">Thomas Hunt Morgan back in 1916. </w:t>
      </w:r>
      <w:r w:rsidR="006329A7">
        <w:rPr>
          <w:rStyle w:val="apple-converted-space"/>
          <w:rFonts w:ascii="Helvetica" w:hAnsi="Helvetica"/>
          <w:color w:val="000000"/>
          <w:sz w:val="22"/>
          <w:szCs w:val="22"/>
          <w:shd w:val="clear" w:color="auto" w:fill="FFFFFF"/>
          <w:lang w:val="en-US"/>
        </w:rPr>
        <w:t xml:space="preserve"> </w:t>
      </w:r>
      <w:r w:rsidR="00D97404">
        <w:rPr>
          <w:rStyle w:val="apple-converted-space"/>
          <w:rFonts w:ascii="Helvetica" w:hAnsi="Helvetica"/>
          <w:color w:val="000000"/>
          <w:sz w:val="22"/>
          <w:szCs w:val="22"/>
          <w:shd w:val="clear" w:color="auto" w:fill="FFFFFF"/>
          <w:lang w:val="en-US"/>
        </w:rPr>
        <w:t xml:space="preserve">The aim of the present paper is to test a </w:t>
      </w:r>
      <w:r>
        <w:rPr>
          <w:rStyle w:val="apple-converted-space"/>
          <w:rFonts w:ascii="Helvetica" w:hAnsi="Helvetica"/>
          <w:color w:val="000000"/>
          <w:sz w:val="22"/>
          <w:szCs w:val="22"/>
          <w:shd w:val="clear" w:color="auto" w:fill="FFFFFF"/>
          <w:lang w:val="en-US"/>
        </w:rPr>
        <w:t>working</w:t>
      </w:r>
      <w:r w:rsidR="00D97404">
        <w:rPr>
          <w:rStyle w:val="apple-converted-space"/>
          <w:rFonts w:ascii="Helvetica" w:hAnsi="Helvetica"/>
          <w:color w:val="000000"/>
          <w:sz w:val="22"/>
          <w:szCs w:val="22"/>
          <w:shd w:val="clear" w:color="auto" w:fill="FFFFFF"/>
          <w:lang w:val="en-US"/>
        </w:rPr>
        <w:t xml:space="preserve"> method of detection</w:t>
      </w:r>
      <w:r>
        <w:rPr>
          <w:rStyle w:val="apple-converted-space"/>
          <w:rFonts w:ascii="Helvetica" w:hAnsi="Helvetica"/>
          <w:color w:val="000000"/>
          <w:sz w:val="22"/>
          <w:szCs w:val="22"/>
          <w:shd w:val="clear" w:color="auto" w:fill="FFFFFF"/>
          <w:lang w:val="en-US"/>
        </w:rPr>
        <w:t xml:space="preserve"> that takes this well–known fact into account on simulated sequences</w:t>
      </w:r>
      <w:r w:rsidR="00D97404">
        <w:rPr>
          <w:rStyle w:val="apple-converted-space"/>
          <w:rFonts w:ascii="Helvetica" w:hAnsi="Helvetica"/>
          <w:color w:val="000000"/>
          <w:sz w:val="22"/>
          <w:szCs w:val="22"/>
          <w:shd w:val="clear" w:color="auto" w:fill="FFFFFF"/>
          <w:lang w:val="en-US"/>
        </w:rPr>
        <w:t xml:space="preserve"> </w:t>
      </w:r>
      <w:r w:rsidR="006329A7">
        <w:rPr>
          <w:rStyle w:val="apple-converted-space"/>
          <w:rFonts w:ascii="Helvetica" w:hAnsi="Helvetica"/>
          <w:color w:val="000000"/>
          <w:sz w:val="22"/>
          <w:szCs w:val="22"/>
          <w:shd w:val="clear" w:color="auto" w:fill="FFFFFF"/>
          <w:lang w:val="en-US"/>
        </w:rPr>
        <w:t>in two scenarios</w:t>
      </w:r>
      <w:r w:rsidR="00D97404">
        <w:rPr>
          <w:rStyle w:val="apple-converted-space"/>
          <w:rFonts w:ascii="Helvetica" w:hAnsi="Helvetica"/>
          <w:color w:val="000000"/>
          <w:sz w:val="22"/>
          <w:szCs w:val="22"/>
          <w:shd w:val="clear" w:color="auto" w:fill="FFFFFF"/>
          <w:lang w:val="en-US"/>
        </w:rPr>
        <w:t xml:space="preserve">: when the initial population is polymorphous, and when it is </w:t>
      </w:r>
      <w:proofErr w:type="spellStart"/>
      <w:r w:rsidR="00D97404">
        <w:rPr>
          <w:rStyle w:val="apple-converted-space"/>
          <w:rFonts w:ascii="Helvetica" w:hAnsi="Helvetica"/>
          <w:color w:val="000000"/>
          <w:sz w:val="22"/>
          <w:szCs w:val="22"/>
          <w:shd w:val="clear" w:color="auto" w:fill="FFFFFF"/>
          <w:lang w:val="en-US"/>
        </w:rPr>
        <w:t>monomorph</w:t>
      </w:r>
      <w:r>
        <w:rPr>
          <w:rStyle w:val="apple-converted-space"/>
          <w:rFonts w:ascii="Helvetica" w:hAnsi="Helvetica"/>
          <w:color w:val="000000"/>
          <w:sz w:val="22"/>
          <w:szCs w:val="22"/>
          <w:shd w:val="clear" w:color="auto" w:fill="FFFFFF"/>
          <w:lang w:val="en-US"/>
        </w:rPr>
        <w:t>ous</w:t>
      </w:r>
      <w:proofErr w:type="spellEnd"/>
      <w:r>
        <w:rPr>
          <w:rStyle w:val="apple-converted-space"/>
          <w:rFonts w:ascii="Helvetica" w:hAnsi="Helvetica"/>
          <w:color w:val="000000"/>
          <w:sz w:val="22"/>
          <w:szCs w:val="22"/>
          <w:shd w:val="clear" w:color="auto" w:fill="FFFFFF"/>
          <w:lang w:val="en-US"/>
        </w:rPr>
        <w:t xml:space="preserve">, under a scenario </w:t>
      </w:r>
      <w:r w:rsidR="001F0B30">
        <w:rPr>
          <w:rStyle w:val="apple-converted-space"/>
          <w:rFonts w:ascii="Helvetica" w:hAnsi="Helvetica"/>
          <w:color w:val="000000"/>
          <w:sz w:val="22"/>
          <w:szCs w:val="22"/>
          <w:shd w:val="clear" w:color="auto" w:fill="FFFFFF"/>
          <w:lang w:val="en-US"/>
        </w:rPr>
        <w:t>relevant to SARS-CoV-</w:t>
      </w:r>
      <w:proofErr w:type="gramStart"/>
      <w:r w:rsidR="001F0B30">
        <w:rPr>
          <w:rStyle w:val="apple-converted-space"/>
          <w:rFonts w:ascii="Helvetica" w:hAnsi="Helvetica"/>
          <w:color w:val="000000"/>
          <w:sz w:val="22"/>
          <w:szCs w:val="22"/>
          <w:shd w:val="clear" w:color="auto" w:fill="FFFFFF"/>
          <w:lang w:val="en-US"/>
        </w:rPr>
        <w:t>2</w:t>
      </w:r>
      <w:r w:rsidR="006329A7">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roofErr w:type="gramEnd"/>
      <w:r>
        <w:rPr>
          <w:rStyle w:val="apple-converted-space"/>
          <w:rFonts w:ascii="Helvetica" w:hAnsi="Helvetica"/>
          <w:color w:val="000000"/>
          <w:sz w:val="22"/>
          <w:szCs w:val="22"/>
          <w:shd w:val="clear" w:color="auto" w:fill="FFFFFF"/>
          <w:lang w:val="en-US"/>
        </w:rPr>
        <w:t xml:space="preserve"> Please </w:t>
      </w:r>
      <w:r w:rsidR="006329A7">
        <w:rPr>
          <w:rStyle w:val="apple-converted-space"/>
          <w:rFonts w:ascii="Helvetica" w:hAnsi="Helvetica"/>
          <w:color w:val="000000"/>
          <w:sz w:val="22"/>
          <w:szCs w:val="22"/>
          <w:shd w:val="clear" w:color="auto" w:fill="FFFFFF"/>
          <w:lang w:val="en-US"/>
        </w:rPr>
        <w:t xml:space="preserve">see </w:t>
      </w:r>
      <w:r>
        <w:rPr>
          <w:rStyle w:val="apple-converted-space"/>
          <w:rFonts w:ascii="Helvetica" w:hAnsi="Helvetica"/>
          <w:color w:val="000000"/>
          <w:sz w:val="22"/>
          <w:szCs w:val="22"/>
          <w:shd w:val="clear" w:color="auto" w:fill="FFFFFF"/>
          <w:lang w:val="en-US"/>
        </w:rPr>
        <w:t xml:space="preserve">new </w:t>
      </w:r>
      <w:r w:rsidR="006329A7">
        <w:rPr>
          <w:rStyle w:val="apple-converted-space"/>
          <w:rFonts w:ascii="Helvetica" w:hAnsi="Helvetica"/>
          <w:color w:val="000000"/>
          <w:sz w:val="22"/>
          <w:szCs w:val="22"/>
          <w:shd w:val="clear" w:color="auto" w:fill="FFFFFF"/>
          <w:lang w:val="en-US"/>
        </w:rPr>
        <w:t>Figs. 2 to 4</w:t>
      </w:r>
      <w:r>
        <w:rPr>
          <w:rStyle w:val="apple-converted-space"/>
          <w:rFonts w:ascii="Helvetica" w:hAnsi="Helvetica"/>
          <w:color w:val="000000"/>
          <w:sz w:val="22"/>
          <w:szCs w:val="22"/>
          <w:shd w:val="clear" w:color="auto" w:fill="FFFFFF"/>
          <w:lang w:val="en-US"/>
        </w:rPr>
        <w:t xml:space="preserve"> in the revised version</w:t>
      </w:r>
      <w:r w:rsidR="001F0B30">
        <w:rPr>
          <w:rStyle w:val="apple-converted-space"/>
          <w:rFonts w:ascii="Helvetica" w:hAnsi="Helvetica"/>
          <w:color w:val="000000"/>
          <w:sz w:val="22"/>
          <w:szCs w:val="22"/>
          <w:shd w:val="clear" w:color="auto" w:fill="FFFFFF"/>
          <w:lang w:val="en-US"/>
        </w:rPr>
        <w:t>.</w:t>
      </w:r>
    </w:p>
    <w:p w14:paraId="0F0C700A" w14:textId="77777777" w:rsidR="00C328C6" w:rsidRDefault="00C328C6" w:rsidP="006329A7">
      <w:pPr>
        <w:ind w:firstLine="709"/>
        <w:jc w:val="both"/>
        <w:rPr>
          <w:rStyle w:val="apple-converted-space"/>
          <w:rFonts w:ascii="Helvetica" w:hAnsi="Helvetica"/>
          <w:color w:val="000000"/>
          <w:sz w:val="22"/>
          <w:szCs w:val="22"/>
          <w:shd w:val="clear" w:color="auto" w:fill="FFFFFF"/>
          <w:lang w:val="en-US"/>
        </w:rPr>
      </w:pPr>
    </w:p>
    <w:p w14:paraId="71732A12" w14:textId="3CD5175B" w:rsidR="009B0FE6" w:rsidRDefault="00C328C6" w:rsidP="00C328C6">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We emphasize it now in Introduction</w:t>
      </w:r>
      <w:r w:rsidR="009B0FE6">
        <w:rPr>
          <w:rStyle w:val="apple-converted-space"/>
          <w:rFonts w:ascii="Helvetica" w:hAnsi="Helvetica"/>
          <w:color w:val="000000"/>
          <w:sz w:val="22"/>
          <w:szCs w:val="22"/>
          <w:shd w:val="clear" w:color="auto" w:fill="FFFFFF"/>
          <w:lang w:val="en-US"/>
        </w:rPr>
        <w:t xml:space="preserve"> </w:t>
      </w:r>
      <w:r w:rsidR="009B0FE6" w:rsidRPr="00AB7535">
        <w:rPr>
          <w:rStyle w:val="apple-converted-space"/>
          <w:rFonts w:ascii="Helvetica" w:hAnsi="Helvetica"/>
          <w:color w:val="000000"/>
          <w:sz w:val="22"/>
          <w:szCs w:val="22"/>
          <w:highlight w:val="yellow"/>
          <w:shd w:val="clear" w:color="auto" w:fill="FFFFFF"/>
          <w:lang w:val="en-US"/>
        </w:rPr>
        <w:t xml:space="preserve">(Line </w:t>
      </w:r>
      <w:ins w:id="78" w:author="reirose2002@gmail.com" w:date="2026-05-07T13:49:00Z">
        <w:r w:rsidR="00CA398B">
          <w:rPr>
            <w:rStyle w:val="apple-converted-space"/>
            <w:rFonts w:ascii="Helvetica" w:hAnsi="Helvetica"/>
            <w:color w:val="000000"/>
            <w:sz w:val="22"/>
            <w:szCs w:val="22"/>
            <w:highlight w:val="yellow"/>
            <w:shd w:val="clear" w:color="auto" w:fill="FFFFFF"/>
            <w:lang w:val="en-US"/>
          </w:rPr>
          <w:t>84</w:t>
        </w:r>
      </w:ins>
      <w:del w:id="79" w:author="reirose2002@gmail.com" w:date="2026-05-07T13:49:00Z">
        <w:r w:rsidR="009B0FE6" w:rsidRPr="00AB7535" w:rsidDel="00CA398B">
          <w:rPr>
            <w:rStyle w:val="apple-converted-space"/>
            <w:rFonts w:ascii="Helvetica" w:hAnsi="Helvetica"/>
            <w:color w:val="000000"/>
            <w:sz w:val="22"/>
            <w:szCs w:val="22"/>
            <w:highlight w:val="yellow"/>
            <w:shd w:val="clear" w:color="auto" w:fill="FFFFFF"/>
            <w:lang w:val="en-US"/>
          </w:rPr>
          <w:delText>**</w:delText>
        </w:r>
      </w:del>
      <w:r w:rsidR="009B0FE6" w:rsidRPr="00AB7535">
        <w:rPr>
          <w:rStyle w:val="apple-converted-space"/>
          <w:rFonts w:ascii="Helvetica" w:hAnsi="Helvetica"/>
          <w:color w:val="000000"/>
          <w:sz w:val="22"/>
          <w:szCs w:val="22"/>
          <w:highlight w:val="yellow"/>
          <w:shd w:val="clear" w:color="auto" w:fill="FFFFFF"/>
          <w:lang w:val="en-US"/>
        </w:rPr>
        <w:t>)</w:t>
      </w:r>
      <w:r>
        <w:rPr>
          <w:rStyle w:val="apple-converted-space"/>
          <w:rFonts w:ascii="Helvetica" w:hAnsi="Helvetica"/>
          <w:color w:val="000000"/>
          <w:sz w:val="22"/>
          <w:szCs w:val="22"/>
          <w:shd w:val="clear" w:color="auto" w:fill="FFFFFF"/>
          <w:lang w:val="en-US"/>
        </w:rPr>
        <w:t xml:space="preserve"> </w:t>
      </w:r>
    </w:p>
    <w:p w14:paraId="40CFC9E6" w14:textId="77777777" w:rsidR="009B0FE6" w:rsidRDefault="009B0FE6" w:rsidP="00C328C6">
      <w:pPr>
        <w:rPr>
          <w:rStyle w:val="apple-converted-space"/>
          <w:rFonts w:ascii="Helvetica" w:hAnsi="Helvetica"/>
          <w:color w:val="000000"/>
          <w:sz w:val="22"/>
          <w:szCs w:val="22"/>
          <w:shd w:val="clear" w:color="auto" w:fill="FFFFFF"/>
          <w:lang w:val="en-US"/>
        </w:rPr>
      </w:pPr>
    </w:p>
    <w:p w14:paraId="419D2C2F" w14:textId="45B4D586" w:rsidR="009B0FE6" w:rsidRDefault="009B0FE6" w:rsidP="00C328C6">
      <w:pPr>
        <w:rPr>
          <w:rStyle w:val="apple-converted-space"/>
          <w:rFonts w:ascii="Helvetica" w:hAnsi="Helvetica"/>
          <w:color w:val="000000"/>
          <w:sz w:val="22"/>
          <w:szCs w:val="22"/>
          <w:shd w:val="clear" w:color="auto" w:fill="FFFFFF"/>
          <w:lang w:val="en-US"/>
        </w:rPr>
      </w:pPr>
      <w:r w:rsidRPr="00DA54C5">
        <w:rPr>
          <w:rFonts w:ascii="Times New Roman" w:eastAsia="Times New Roman" w:hAnsi="Times New Roman" w:cs="Times New Roman"/>
          <w:sz w:val="20"/>
          <w:szCs w:val="20"/>
        </w:rPr>
        <w:t xml:space="preserve">About a century ago, it was realized that the evolution of a population is strongly affected by the fact that the fates of alleles at different loci are linked unless separated by recombination </w:t>
      </w:r>
      <w:r w:rsidRPr="00DA54C5">
        <w:rPr>
          <w:rFonts w:ascii="Times New Roman" w:eastAsia="Times New Roman" w:hAnsi="Times New Roman" w:cs="Times New Roman"/>
          <w:sz w:val="20"/>
          <w:szCs w:val="20"/>
        </w:rPr>
        <w:fldChar w:fldCharType="begin"/>
      </w:r>
      <w:r w:rsidRPr="00DA54C5">
        <w:rPr>
          <w:rFonts w:ascii="Times New Roman" w:eastAsia="Times New Roman" w:hAnsi="Times New Roman" w:cs="Times New Roman"/>
          <w:sz w:val="20"/>
          <w:szCs w:val="20"/>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DA54C5">
        <w:rPr>
          <w:rFonts w:ascii="Times New Roman" w:eastAsia="Times New Roman" w:hAnsi="Times New Roman" w:cs="Times New Roman"/>
          <w:sz w:val="20"/>
          <w:szCs w:val="20"/>
        </w:rPr>
        <w:fldChar w:fldCharType="separate"/>
      </w:r>
      <w:r w:rsidRPr="00DA54C5">
        <w:rPr>
          <w:rFonts w:ascii="Times New Roman" w:eastAsia="Times New Roman" w:hAnsi="Times New Roman" w:cs="Times New Roman"/>
          <w:noProof/>
          <w:sz w:val="20"/>
          <w:szCs w:val="20"/>
        </w:rPr>
        <w:t>[33]</w:t>
      </w:r>
      <w:r w:rsidRPr="00DA54C5">
        <w:rPr>
          <w:rFonts w:ascii="Times New Roman" w:eastAsia="Times New Roman" w:hAnsi="Times New Roman" w:cs="Times New Roman"/>
          <w:sz w:val="20"/>
          <w:szCs w:val="20"/>
        </w:rPr>
        <w:fldChar w:fldCharType="end"/>
      </w:r>
      <w:r w:rsidRPr="00DA54C5">
        <w:rPr>
          <w:rFonts w:ascii="Times New Roman" w:eastAsia="Times New Roman" w:hAnsi="Times New Roman" w:cs="Times New Roman"/>
          <w:sz w:val="20"/>
          <w:szCs w:val="20"/>
        </w:rPr>
        <w:t>.</w:t>
      </w:r>
      <w:r w:rsidRPr="00DA54C5">
        <w:rPr>
          <w:rFonts w:ascii="Times New Roman" w:eastAsia="Times New Roman" w:hAnsi="Times New Roman" w:cs="Times New Roman"/>
          <w:sz w:val="20"/>
          <w:szCs w:val="20"/>
          <w:lang w:val="en-US"/>
        </w:rPr>
        <w:t xml:space="preserve"> Empirically, </w:t>
      </w:r>
      <w:r w:rsidRPr="00DA54C5">
        <w:rPr>
          <w:rFonts w:ascii="Times New Roman" w:eastAsia="Times New Roman" w:hAnsi="Times New Roman" w:cs="Times New Roman"/>
          <w:sz w:val="20"/>
          <w:szCs w:val="20"/>
        </w:rPr>
        <w:t xml:space="preserve">the effect of strong linkage between genomic sites has been discovered by Thomas Hunt Morgan who used the inter-dependent segregation of alleles in fruit flies to understand the role of chromosomes and sex in inheritance. </w:t>
      </w:r>
      <w:r w:rsidRPr="00DA54C5">
        <w:rPr>
          <w:rFonts w:ascii="Times New Roman" w:eastAsia="Times New Roman" w:hAnsi="Times New Roman" w:cs="Times New Roman"/>
          <w:sz w:val="20"/>
          <w:szCs w:val="20"/>
          <w:lang w:val="en-US"/>
        </w:rPr>
        <w:t xml:space="preserve">Since then, a large body of experiment and modeling demonstrated that linkage changes evolutionary properties drastically. In the absence of recombination, common phylogeny makes all sequences very similar to their MRCA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[34]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Moreover, even very frequent recombination does not break up linkage effects in a sufficiently long genome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[35]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p>
    <w:p w14:paraId="33F06C2F" w14:textId="77777777" w:rsidR="009B0FE6" w:rsidRDefault="009B0FE6" w:rsidP="00C328C6">
      <w:pPr>
        <w:rPr>
          <w:rStyle w:val="apple-converted-space"/>
          <w:rFonts w:ascii="Helvetica" w:hAnsi="Helvetica"/>
          <w:color w:val="000000"/>
          <w:sz w:val="22"/>
          <w:szCs w:val="22"/>
          <w:shd w:val="clear" w:color="auto" w:fill="FFFFFF"/>
          <w:lang w:val="en-US"/>
        </w:rPr>
      </w:pPr>
    </w:p>
    <w:p w14:paraId="40E22142" w14:textId="77777777" w:rsidR="009B0FE6" w:rsidRDefault="009B0FE6" w:rsidP="00C328C6">
      <w:pPr>
        <w:rPr>
          <w:rStyle w:val="apple-converted-space"/>
          <w:rFonts w:ascii="Helvetica" w:hAnsi="Helvetica"/>
          <w:color w:val="000000"/>
          <w:sz w:val="22"/>
          <w:szCs w:val="22"/>
          <w:shd w:val="clear" w:color="auto" w:fill="FFFFFF"/>
          <w:lang w:val="en-US"/>
        </w:rPr>
      </w:pPr>
    </w:p>
    <w:p w14:paraId="400F6E30" w14:textId="04C29445" w:rsidR="009B0FE6" w:rsidRDefault="00C328C6" w:rsidP="00C328C6">
      <w:pPr>
        <w:rPr>
          <w:rStyle w:val="apple-converted-space"/>
          <w:rFonts w:ascii="Helvetica" w:hAnsi="Helvetica"/>
          <w:color w:val="000000"/>
          <w:sz w:val="22"/>
          <w:szCs w:val="22"/>
          <w:shd w:val="clear" w:color="auto" w:fill="FFFFFF"/>
          <w:lang w:val="en-US"/>
        </w:rPr>
      </w:pPr>
      <w:r w:rsidRPr="00AB7535">
        <w:rPr>
          <w:rStyle w:val="apple-converted-space"/>
          <w:rFonts w:ascii="Helvetica" w:hAnsi="Helvetica"/>
          <w:color w:val="000000"/>
          <w:sz w:val="22"/>
          <w:szCs w:val="22"/>
          <w:highlight w:val="yellow"/>
          <w:shd w:val="clear" w:color="auto" w:fill="FFFFFF"/>
          <w:lang w:val="en-US"/>
        </w:rPr>
        <w:t xml:space="preserve">(Line </w:t>
      </w:r>
      <w:ins w:id="80" w:author="reirose2002@gmail.com" w:date="2026-05-07T13:51:00Z">
        <w:r w:rsidR="0077596F">
          <w:rPr>
            <w:rStyle w:val="apple-converted-space"/>
            <w:rFonts w:ascii="Helvetica" w:hAnsi="Helvetica"/>
            <w:color w:val="000000"/>
            <w:sz w:val="22"/>
            <w:szCs w:val="22"/>
            <w:highlight w:val="yellow"/>
            <w:shd w:val="clear" w:color="auto" w:fill="FFFFFF"/>
            <w:lang w:val="en-US"/>
          </w:rPr>
          <w:t>115</w:t>
        </w:r>
      </w:ins>
      <w:del w:id="81" w:author="reirose2002@gmail.com" w:date="2026-05-07T13:51:00Z">
        <w:r w:rsidRPr="00AB7535" w:rsidDel="0077596F">
          <w:rPr>
            <w:rStyle w:val="apple-converted-space"/>
            <w:rFonts w:ascii="Helvetica" w:hAnsi="Helvetica"/>
            <w:color w:val="000000"/>
            <w:sz w:val="22"/>
            <w:szCs w:val="22"/>
            <w:highlight w:val="yellow"/>
            <w:shd w:val="clear" w:color="auto" w:fill="FFFFFF"/>
            <w:lang w:val="en-US"/>
          </w:rPr>
          <w:delText>**</w:delText>
        </w:r>
      </w:del>
      <w:r w:rsidRPr="00AB7535">
        <w:rPr>
          <w:rStyle w:val="apple-converted-space"/>
          <w:rFonts w:ascii="Helvetica" w:hAnsi="Helvetica"/>
          <w:color w:val="000000"/>
          <w:sz w:val="22"/>
          <w:szCs w:val="22"/>
          <w:highlight w:val="yellow"/>
          <w:shd w:val="clear" w:color="auto" w:fill="FFFFFF"/>
          <w:lang w:val="en-US"/>
        </w:rPr>
        <w:t>):</w:t>
      </w:r>
    </w:p>
    <w:p w14:paraId="7D29188E" w14:textId="77777777" w:rsidR="00C328C6" w:rsidRDefault="00C328C6" w:rsidP="00C328C6">
      <w:pPr>
        <w:rPr>
          <w:rStyle w:val="apple-converted-space"/>
          <w:rFonts w:ascii="Helvetica" w:hAnsi="Helvetica"/>
          <w:color w:val="000000"/>
          <w:sz w:val="22"/>
          <w:szCs w:val="22"/>
          <w:shd w:val="clear" w:color="auto" w:fill="FFFFFF"/>
          <w:lang w:val="en-US"/>
        </w:rPr>
      </w:pPr>
    </w:p>
    <w:p w14:paraId="2C9FFC0B" w14:textId="21CE856B" w:rsidR="00C328C6" w:rsidRPr="00DA54C5" w:rsidRDefault="00C328C6" w:rsidP="00C328C6">
      <w:pPr>
        <w:rPr>
          <w:rFonts w:ascii="Times New Roman" w:eastAsia="Times New Roman" w:hAnsi="Times New Roman" w:cs="Times New Roman"/>
          <w:bCs/>
          <w:sz w:val="20"/>
          <w:szCs w:val="20"/>
          <w:lang w:val="en-US"/>
        </w:rPr>
      </w:pPr>
      <w:r w:rsidRPr="00DA54C5">
        <w:rPr>
          <w:rFonts w:ascii="Times New Roman" w:eastAsia="Times New Roman" w:hAnsi="Times New Roman" w:cs="Times New Roman"/>
          <w:sz w:val="20"/>
          <w:szCs w:val="20"/>
        </w:rPr>
        <w:t>This</w:t>
      </w:r>
      <w:r w:rsidRPr="00DA54C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w:t>
      </w:r>
      <w:r>
        <w:rPr>
          <w:rFonts w:ascii="Times New Roman" w:eastAsia="Times New Roman" w:hAnsi="Times New Roman" w:cs="Times New Roman"/>
          <w:sz w:val="20"/>
          <w:szCs w:val="20"/>
          <w:lang w:val="en-US"/>
        </w:rPr>
        <w:t xml:space="preserve"> for two scenarios of evolution</w:t>
      </w:r>
      <w:r w:rsidRPr="00DA54C5">
        <w:rPr>
          <w:rFonts w:ascii="Times New Roman" w:eastAsia="Times New Roman" w:hAnsi="Times New Roman" w:cs="Times New Roman"/>
          <w:sz w:val="20"/>
          <w:szCs w:val="20"/>
          <w:lang w:val="en-US"/>
        </w:rPr>
        <w:t xml:space="preserve">. Thirdly, the application to data is focused on well-balanced sampling between sequences related to major variants. </w:t>
      </w:r>
      <w:r w:rsidRPr="00DA54C5">
        <w:rPr>
          <w:rFonts w:ascii="Times New Roman" w:eastAsia="Times New Roman" w:hAnsi="Times New Roman" w:cs="Times New Roman"/>
          <w:bCs/>
          <w:sz w:val="20"/>
          <w:szCs w:val="20"/>
          <w:lang w:val="en-US"/>
        </w:rPr>
        <w:t xml:space="preserve">The fourth feature is the use of the conditional correlator. </w:t>
      </w:r>
    </w:p>
    <w:p w14:paraId="4413108F" w14:textId="77777777" w:rsidR="00C328C6" w:rsidRDefault="00C328C6" w:rsidP="00AB7535">
      <w:pPr>
        <w:ind w:firstLine="709"/>
        <w:jc w:val="both"/>
        <w:rPr>
          <w:rStyle w:val="apple-converted-space"/>
          <w:rFonts w:ascii="Helvetica" w:hAnsi="Helvetica"/>
          <w:color w:val="000000"/>
          <w:sz w:val="22"/>
          <w:szCs w:val="22"/>
          <w:shd w:val="clear" w:color="auto" w:fill="FFFFFF"/>
          <w:lang w:val="en-US"/>
        </w:rPr>
      </w:pPr>
    </w:p>
    <w:p w14:paraId="27E17A18" w14:textId="77777777" w:rsidR="003C44DC" w:rsidRPr="003C44DC" w:rsidRDefault="003C44DC" w:rsidP="00AB7535">
      <w:pPr>
        <w:ind w:firstLine="709"/>
        <w:jc w:val="both"/>
        <w:rPr>
          <w:rFonts w:ascii="Times New Roman" w:hAnsi="Times New Roman" w:cs="Times New Roman"/>
          <w:color w:val="000000"/>
          <w:sz w:val="18"/>
          <w:szCs w:val="18"/>
          <w:shd w:val="clear" w:color="auto" w:fill="FFFFFF"/>
          <w:lang w:val="en-US"/>
        </w:rPr>
      </w:pPr>
    </w:p>
    <w:p w14:paraId="7819355B" w14:textId="77777777" w:rsidR="003558C2" w:rsidRPr="00CF36AD" w:rsidRDefault="00133529">
      <w:pPr>
        <w:rPr>
          <w:rStyle w:val="apple-converted-space"/>
          <w:rFonts w:ascii="Helvetica" w:hAnsi="Helvetica"/>
          <w:b/>
          <w:color w:val="000000"/>
          <w:sz w:val="22"/>
          <w:szCs w:val="22"/>
          <w:shd w:val="clear" w:color="auto" w:fill="FFFFFF"/>
        </w:rPr>
      </w:pPr>
      <w:r w:rsidRPr="00CF36AD">
        <w:rPr>
          <w:rFonts w:ascii="Helvetica" w:hAnsi="Helvetica"/>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CF36AD">
        <w:rPr>
          <w:rStyle w:val="apple-converted-space"/>
          <w:rFonts w:ascii="Helvetica" w:hAnsi="Helvetica"/>
          <w:b/>
          <w:color w:val="000000"/>
          <w:sz w:val="22"/>
          <w:szCs w:val="22"/>
          <w:shd w:val="clear" w:color="auto" w:fill="FFFFFF"/>
        </w:rPr>
        <w:t> </w:t>
      </w:r>
    </w:p>
    <w:p w14:paraId="59BC7D47" w14:textId="77777777" w:rsidR="003558C2" w:rsidRPr="00CF36AD" w:rsidRDefault="003558C2">
      <w:pPr>
        <w:rPr>
          <w:rStyle w:val="apple-converted-space"/>
          <w:rFonts w:ascii="Helvetica" w:hAnsi="Helvetica"/>
          <w:color w:val="000000"/>
          <w:sz w:val="22"/>
          <w:szCs w:val="22"/>
          <w:shd w:val="clear" w:color="auto" w:fill="FFFFFF"/>
          <w:lang w:val="en-US"/>
        </w:rPr>
      </w:pPr>
    </w:p>
    <w:p w14:paraId="0569A9D8" w14:textId="21D9D6C7" w:rsidR="006329A7" w:rsidRDefault="00690F67">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Nevertheless, it</w:t>
      </w:r>
      <w:r w:rsidR="002929BC">
        <w:rPr>
          <w:rStyle w:val="apple-converted-space"/>
          <w:rFonts w:ascii="Helvetica" w:hAnsi="Helvetica"/>
          <w:color w:val="000000"/>
          <w:sz w:val="22"/>
          <w:szCs w:val="22"/>
          <w:shd w:val="clear" w:color="auto" w:fill="FFFFFF"/>
          <w:lang w:val="en-US"/>
        </w:rPr>
        <w:t xml:space="preserve"> is</w:t>
      </w:r>
      <w:r w:rsidR="0073356B">
        <w:rPr>
          <w:rStyle w:val="apple-converted-space"/>
          <w:rFonts w:ascii="Helvetica" w:hAnsi="Helvetica"/>
          <w:color w:val="000000"/>
          <w:sz w:val="22"/>
          <w:szCs w:val="22"/>
          <w:shd w:val="clear" w:color="auto" w:fill="FFFFFF"/>
          <w:lang w:val="en-US"/>
        </w:rPr>
        <w:t xml:space="preserve"> common knowledge in genetics since Morgan's Nobel Prize work. He discovered that some pairs of genes </w:t>
      </w:r>
      <w:r w:rsidR="0084049B">
        <w:rPr>
          <w:rStyle w:val="apple-converted-space"/>
          <w:rFonts w:ascii="Helvetica" w:hAnsi="Helvetica"/>
          <w:color w:val="000000"/>
          <w:sz w:val="22"/>
          <w:szCs w:val="22"/>
          <w:shd w:val="clear" w:color="auto" w:fill="FFFFFF"/>
          <w:lang w:val="en-US"/>
        </w:rPr>
        <w:t xml:space="preserve">in </w:t>
      </w:r>
      <w:proofErr w:type="spellStart"/>
      <w:r w:rsidR="0084049B">
        <w:rPr>
          <w:rStyle w:val="apple-converted-space"/>
          <w:rFonts w:ascii="Helvetica" w:hAnsi="Helvetica"/>
          <w:color w:val="000000"/>
          <w:sz w:val="22"/>
          <w:szCs w:val="22"/>
          <w:shd w:val="clear" w:color="auto" w:fill="FFFFFF"/>
          <w:lang w:val="en-US"/>
        </w:rPr>
        <w:t>frruit</w:t>
      </w:r>
      <w:proofErr w:type="spellEnd"/>
      <w:r w:rsidR="0084049B">
        <w:rPr>
          <w:rStyle w:val="apple-converted-space"/>
          <w:rFonts w:ascii="Helvetica" w:hAnsi="Helvetica"/>
          <w:color w:val="000000"/>
          <w:sz w:val="22"/>
          <w:szCs w:val="22"/>
          <w:shd w:val="clear" w:color="auto" w:fill="FFFFFF"/>
          <w:lang w:val="en-US"/>
        </w:rPr>
        <w:t xml:space="preserve"> flies </w:t>
      </w:r>
      <w:r w:rsidR="0073356B">
        <w:rPr>
          <w:rStyle w:val="apple-converted-space"/>
          <w:rFonts w:ascii="Helvetica" w:hAnsi="Helvetica"/>
          <w:color w:val="000000"/>
          <w:sz w:val="22"/>
          <w:szCs w:val="22"/>
          <w:shd w:val="clear" w:color="auto" w:fill="FFFFFF"/>
          <w:lang w:val="en-US"/>
        </w:rPr>
        <w:t>segregate in a correlated manner. This is how he understood that "genes"</w:t>
      </w:r>
      <w:r w:rsidR="00725182">
        <w:rPr>
          <w:rStyle w:val="apple-converted-space"/>
          <w:rFonts w:ascii="Helvetica" w:hAnsi="Helvetica"/>
          <w:color w:val="000000"/>
          <w:sz w:val="22"/>
          <w:szCs w:val="22"/>
          <w:shd w:val="clear" w:color="auto" w:fill="FFFFFF"/>
          <w:lang w:val="en-US"/>
        </w:rPr>
        <w:t xml:space="preserve"> proposed by Mendel</w:t>
      </w:r>
      <w:r w:rsidR="0073356B">
        <w:rPr>
          <w:rStyle w:val="apple-converted-space"/>
          <w:rFonts w:ascii="Helvetica" w:hAnsi="Helvetica"/>
          <w:color w:val="000000"/>
          <w:sz w:val="22"/>
          <w:szCs w:val="22"/>
          <w:shd w:val="clear" w:color="auto" w:fill="FFFFFF"/>
          <w:lang w:val="en-US"/>
        </w:rPr>
        <w:t xml:space="preserve"> are connected in a chain.</w:t>
      </w:r>
      <w:r w:rsidR="00725182">
        <w:rPr>
          <w:rStyle w:val="apple-converted-space"/>
          <w:rFonts w:ascii="Helvetica" w:hAnsi="Helvetica"/>
          <w:color w:val="000000"/>
          <w:sz w:val="22"/>
          <w:szCs w:val="22"/>
          <w:shd w:val="clear" w:color="auto" w:fill="FFFFFF"/>
          <w:lang w:val="en-US"/>
        </w:rPr>
        <w:t xml:space="preserve"> </w:t>
      </w:r>
      <w:r w:rsidR="000D57E9">
        <w:rPr>
          <w:rStyle w:val="apple-converted-space"/>
          <w:rFonts w:ascii="Helvetica" w:hAnsi="Helvetica"/>
          <w:color w:val="000000"/>
          <w:sz w:val="22"/>
          <w:szCs w:val="22"/>
          <w:shd w:val="clear" w:color="auto" w:fill="FFFFFF"/>
          <w:lang w:val="en-US"/>
        </w:rPr>
        <w:t>This is called "genetic linkage".</w:t>
      </w:r>
    </w:p>
    <w:p w14:paraId="103B7764" w14:textId="4BDCDF88" w:rsidR="00CF36AD" w:rsidRPr="00CF36AD" w:rsidRDefault="00133529">
      <w:pPr>
        <w:rPr>
          <w:rFonts w:ascii="Helvetica" w:hAnsi="Helvetica"/>
          <w:color w:val="000000"/>
          <w:sz w:val="22"/>
          <w:szCs w:val="22"/>
          <w:shd w:val="clear" w:color="auto" w:fill="FFFFFF"/>
          <w:lang w:val="en-US"/>
        </w:rPr>
      </w:pPr>
      <w:r w:rsidRPr="003552A3">
        <w:rPr>
          <w:rFonts w:ascii="Helvetica" w:hAnsi="Helvetica"/>
          <w:color w:val="000000"/>
          <w:sz w:val="22"/>
          <w:szCs w:val="22"/>
        </w:rPr>
        <w:br/>
      </w:r>
      <w:r w:rsidRPr="00CF36AD">
        <w:rPr>
          <w:rFonts w:ascii="Helvetica" w:hAnsi="Helvetica"/>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00CF36AD" w:rsidRPr="00CF36AD">
        <w:rPr>
          <w:rFonts w:ascii="Helvetica" w:hAnsi="Helvetica"/>
          <w:b/>
          <w:color w:val="000000"/>
          <w:sz w:val="22"/>
          <w:szCs w:val="22"/>
          <w:shd w:val="clear" w:color="auto" w:fill="FFFFFF"/>
          <w:lang w:val="en-US"/>
        </w:rPr>
        <w:t xml:space="preserve"> and </w:t>
      </w:r>
      <w:r w:rsidR="00CF36AD" w:rsidRPr="00CF36AD">
        <w:rPr>
          <w:rFonts w:ascii="Helvetica" w:hAnsi="Helvetica"/>
          <w:b/>
          <w:color w:val="000000"/>
          <w:sz w:val="22"/>
          <w:szCs w:val="22"/>
          <w:shd w:val="clear" w:color="auto" w:fill="FFFFFF"/>
        </w:rPr>
        <w:t>is composed</w:t>
      </w:r>
      <w:r w:rsidR="00B775D3">
        <w:rPr>
          <w:rFonts w:ascii="Helvetica" w:hAnsi="Helvetica"/>
          <w:b/>
          <w:color w:val="000000"/>
          <w:sz w:val="22"/>
          <w:szCs w:val="22"/>
          <w:shd w:val="clear" w:color="auto" w:fill="FFFFFF"/>
        </w:rPr>
        <w:t>...</w:t>
      </w:r>
    </w:p>
    <w:p w14:paraId="027447D6" w14:textId="363199A6" w:rsidR="00CF36AD" w:rsidRDefault="00CF36AD">
      <w:pPr>
        <w:rPr>
          <w:rFonts w:ascii="Helvetica" w:hAnsi="Helvetica"/>
          <w:color w:val="000000"/>
          <w:sz w:val="22"/>
          <w:szCs w:val="22"/>
          <w:shd w:val="clear" w:color="auto" w:fill="FFFFFF"/>
        </w:rPr>
      </w:pPr>
    </w:p>
    <w:p w14:paraId="27E05524" w14:textId="1E104C0B" w:rsidR="00CF36AD" w:rsidRPr="00CF36AD" w:rsidRDefault="00C328C6" w:rsidP="00BE6168">
      <w:pPr>
        <w:jc w:val="both"/>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 dependence on the sample composition is</w:t>
      </w:r>
      <w:r w:rsidR="00B775D3">
        <w:rPr>
          <w:rFonts w:ascii="Helvetica" w:hAnsi="Helvetica"/>
          <w:color w:val="000000"/>
          <w:sz w:val="22"/>
          <w:szCs w:val="22"/>
          <w:shd w:val="clear" w:color="auto" w:fill="FFFFFF"/>
          <w:lang w:val="en-US"/>
        </w:rPr>
        <w:t>, indeed,</w:t>
      </w:r>
      <w:r>
        <w:rPr>
          <w:rFonts w:ascii="Helvetica" w:hAnsi="Helvetica"/>
          <w:color w:val="000000"/>
          <w:sz w:val="22"/>
          <w:szCs w:val="22"/>
          <w:shd w:val="clear" w:color="auto" w:fill="FFFFFF"/>
          <w:lang w:val="en-US"/>
        </w:rPr>
        <w:t xml:space="preserve"> a major focus of the present </w:t>
      </w:r>
      <w:proofErr w:type="gramStart"/>
      <w:r>
        <w:rPr>
          <w:rFonts w:ascii="Helvetica" w:hAnsi="Helvetica"/>
          <w:color w:val="000000"/>
          <w:sz w:val="22"/>
          <w:szCs w:val="22"/>
          <w:shd w:val="clear" w:color="auto" w:fill="FFFFFF"/>
          <w:lang w:val="en-US"/>
        </w:rPr>
        <w:t>work .</w:t>
      </w:r>
      <w:proofErr w:type="gramEnd"/>
      <w:r w:rsidR="00BE6168">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T</w:t>
      </w:r>
      <w:r w:rsidR="00CF36AD">
        <w:rPr>
          <w:rFonts w:ascii="Helvetica" w:hAnsi="Helvetica"/>
          <w:color w:val="000000"/>
          <w:sz w:val="22"/>
          <w:szCs w:val="22"/>
          <w:shd w:val="clear" w:color="auto" w:fill="FFFFFF"/>
          <w:lang w:val="en-US"/>
        </w:rPr>
        <w:t xml:space="preserve">he </w:t>
      </w:r>
      <w:r w:rsidR="00AB419D">
        <w:rPr>
          <w:rFonts w:ascii="Helvetica" w:hAnsi="Helvetica"/>
          <w:color w:val="000000"/>
          <w:sz w:val="22"/>
          <w:szCs w:val="22"/>
          <w:shd w:val="clear" w:color="auto" w:fill="FFFFFF"/>
          <w:lang w:val="en-US"/>
        </w:rPr>
        <w:t xml:space="preserve">well-balanced </w:t>
      </w:r>
      <w:r w:rsidR="00CF36AD">
        <w:rPr>
          <w:rFonts w:ascii="Helvetica" w:hAnsi="Helvetica"/>
          <w:color w:val="000000"/>
          <w:sz w:val="22"/>
          <w:szCs w:val="22"/>
          <w:shd w:val="clear" w:color="auto" w:fill="FFFFFF"/>
          <w:lang w:val="en-US"/>
        </w:rPr>
        <w:t>sampling</w:t>
      </w:r>
      <w:r w:rsidR="009216F2">
        <w:rPr>
          <w:rFonts w:ascii="Helvetica" w:hAnsi="Helvetica"/>
          <w:color w:val="000000"/>
          <w:sz w:val="22"/>
          <w:szCs w:val="22"/>
          <w:shd w:val="clear" w:color="auto" w:fill="FFFFFF"/>
          <w:lang w:val="en-US"/>
        </w:rPr>
        <w:t xml:space="preserve"> between strains</w:t>
      </w:r>
      <w:r w:rsidR="00CF36AD">
        <w:rPr>
          <w:rFonts w:ascii="Helvetica" w:hAnsi="Helvetica"/>
          <w:color w:val="000000"/>
          <w:sz w:val="22"/>
          <w:szCs w:val="22"/>
          <w:shd w:val="clear" w:color="auto" w:fill="FFFFFF"/>
          <w:lang w:val="en-US"/>
        </w:rPr>
        <w:t xml:space="preserve"> gives </w:t>
      </w:r>
      <w:r w:rsidR="00A27538">
        <w:rPr>
          <w:rFonts w:ascii="Helvetica" w:hAnsi="Helvetica"/>
          <w:color w:val="000000"/>
          <w:sz w:val="22"/>
          <w:szCs w:val="22"/>
          <w:shd w:val="clear" w:color="auto" w:fill="FFFFFF"/>
          <w:lang w:val="en-US"/>
        </w:rPr>
        <w:t xml:space="preserve">very </w:t>
      </w:r>
      <w:r w:rsidR="00CF36AD">
        <w:rPr>
          <w:rFonts w:ascii="Helvetica" w:hAnsi="Helvetica"/>
          <w:color w:val="000000"/>
          <w:sz w:val="22"/>
          <w:szCs w:val="22"/>
          <w:shd w:val="clear" w:color="auto" w:fill="FFFFFF"/>
          <w:lang w:val="en-US"/>
        </w:rPr>
        <w:t>stable results (</w:t>
      </w:r>
      <w:r w:rsidR="009F4F56">
        <w:rPr>
          <w:rFonts w:ascii="Helvetica" w:hAnsi="Helvetica"/>
          <w:color w:val="000000"/>
          <w:sz w:val="22"/>
          <w:szCs w:val="22"/>
          <w:shd w:val="clear" w:color="auto" w:fill="FFFFFF"/>
          <w:lang w:val="en-US"/>
        </w:rPr>
        <w:t>Fig.</w:t>
      </w:r>
      <w:r w:rsidR="001C4480">
        <w:rPr>
          <w:rFonts w:ascii="Helvetica" w:hAnsi="Helvetica"/>
          <w:color w:val="000000"/>
          <w:sz w:val="22"/>
          <w:szCs w:val="22"/>
          <w:shd w:val="clear" w:color="auto" w:fill="FFFFFF"/>
          <w:lang w:val="en-US"/>
        </w:rPr>
        <w:t xml:space="preserve"> 4)</w:t>
      </w:r>
      <w:r w:rsidR="00CF36AD">
        <w:rPr>
          <w:rFonts w:ascii="Helvetica" w:hAnsi="Helvetica"/>
          <w:color w:val="000000"/>
          <w:sz w:val="22"/>
          <w:szCs w:val="22"/>
          <w:shd w:val="clear" w:color="auto" w:fill="FFFFFF"/>
          <w:lang w:val="en-US"/>
        </w:rPr>
        <w:t xml:space="preserve"> </w:t>
      </w:r>
    </w:p>
    <w:p w14:paraId="5BA7248A" w14:textId="77777777" w:rsidR="00CF36AD" w:rsidRPr="00AB7535" w:rsidRDefault="00CF36AD">
      <w:pPr>
        <w:rPr>
          <w:rFonts w:ascii="Helvetica" w:hAnsi="Helvetica"/>
          <w:color w:val="000000"/>
          <w:sz w:val="22"/>
          <w:szCs w:val="22"/>
          <w:shd w:val="clear" w:color="auto" w:fill="FFFFFF"/>
          <w:lang w:val="en-US"/>
        </w:rPr>
      </w:pPr>
    </w:p>
    <w:p w14:paraId="60F2A4A8" w14:textId="66E2FA53" w:rsidR="009216F2" w:rsidRPr="00591B93" w:rsidRDefault="00B775D3" w:rsidP="00BE6168">
      <w:pPr>
        <w:jc w:val="both"/>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00133529" w:rsidRPr="00CF36AD">
        <w:rPr>
          <w:rFonts w:ascii="Helvetica" w:hAnsi="Helvetica"/>
          <w:b/>
          <w:color w:val="000000"/>
          <w:sz w:val="22"/>
          <w:szCs w:val="22"/>
          <w:shd w:val="clear" w:color="auto" w:fill="FFFFFF"/>
        </w:rPr>
        <w:t xml:space="preserve">and the results are also quite different from two different analyses of epistasis in SARS-CoV2 that used direct coupling analysis (DCA). </w:t>
      </w:r>
      <w:r w:rsidR="00CF36AD" w:rsidRPr="00CF36AD">
        <w:rPr>
          <w:rFonts w:ascii="Helvetica" w:hAnsi="Helvetica"/>
          <w:b/>
          <w:color w:val="000000"/>
          <w:sz w:val="22"/>
          <w:szCs w:val="22"/>
          <w:shd w:val="clear" w:color="auto" w:fill="FFFFFF"/>
          <w:lang w:val="en-US"/>
        </w:rPr>
        <w:t xml:space="preserve"> </w:t>
      </w:r>
      <w:r w:rsidR="00133529" w:rsidRPr="00CF36AD">
        <w:rPr>
          <w:rFonts w:ascii="Helvetica" w:hAnsi="Helvetica"/>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Pr>
          <w:rFonts w:ascii="Helvetica" w:hAnsi="Helvetica"/>
          <w:b/>
          <w:color w:val="000000"/>
          <w:sz w:val="22"/>
          <w:szCs w:val="22"/>
          <w:shd w:val="clear" w:color="auto" w:fill="FFFFFF"/>
          <w:lang w:val="en-US"/>
        </w:rPr>
        <w:t xml:space="preserve"> </w:t>
      </w:r>
      <w:r w:rsidR="00133529" w:rsidRPr="00F72A5A">
        <w:rPr>
          <w:rFonts w:ascii="Helvetica" w:hAnsi="Helvetica"/>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Pr>
          <w:rFonts w:ascii="Helvetica" w:hAnsi="Helvetica"/>
          <w:b/>
          <w:color w:val="000000"/>
          <w:sz w:val="22"/>
          <w:szCs w:val="22"/>
          <w:shd w:val="clear" w:color="auto" w:fill="FFFFFF"/>
        </w:rPr>
        <w:t>...</w:t>
      </w:r>
    </w:p>
    <w:p w14:paraId="6796E76E" w14:textId="77777777" w:rsidR="009216F2" w:rsidRDefault="009216F2" w:rsidP="00F72A5A">
      <w:pPr>
        <w:rPr>
          <w:rFonts w:ascii="Helvetica" w:hAnsi="Helvetica"/>
          <w:b/>
          <w:color w:val="000000"/>
          <w:sz w:val="22"/>
          <w:szCs w:val="22"/>
          <w:shd w:val="clear" w:color="auto" w:fill="FFFFFF"/>
        </w:rPr>
      </w:pPr>
    </w:p>
    <w:p w14:paraId="68497531" w14:textId="676F33CA" w:rsidR="009216F2" w:rsidRDefault="00591B93" w:rsidP="00F72A5A">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We added in Discussion (Line </w:t>
      </w:r>
      <w:ins w:id="82" w:author="reirose2002@gmail.com" w:date="2026-05-07T13:52:00Z">
        <w:r w:rsidR="0077596F">
          <w:rPr>
            <w:rFonts w:ascii="Helvetica" w:hAnsi="Helvetica"/>
            <w:color w:val="000000"/>
            <w:sz w:val="22"/>
            <w:szCs w:val="22"/>
            <w:shd w:val="clear" w:color="auto" w:fill="FFFFFF"/>
            <w:lang w:val="en-US"/>
          </w:rPr>
          <w:t>425</w:t>
        </w:r>
      </w:ins>
      <w:del w:id="83" w:author="reirose2002@gmail.com" w:date="2026-05-07T13:52:00Z">
        <w:r w:rsidDel="0077596F">
          <w:rPr>
            <w:rFonts w:ascii="Helvetica" w:hAnsi="Helvetica"/>
            <w:color w:val="000000"/>
            <w:sz w:val="22"/>
            <w:szCs w:val="22"/>
            <w:shd w:val="clear" w:color="auto" w:fill="FFFFFF"/>
            <w:lang w:val="en-US"/>
          </w:rPr>
          <w:delText>3</w:delText>
        </w:r>
        <w:r w:rsidR="001C4480" w:rsidDel="0077596F">
          <w:rPr>
            <w:rFonts w:ascii="Helvetica" w:hAnsi="Helvetica"/>
            <w:color w:val="000000"/>
            <w:sz w:val="22"/>
            <w:szCs w:val="22"/>
            <w:shd w:val="clear" w:color="auto" w:fill="FFFFFF"/>
            <w:lang w:val="en-US"/>
          </w:rPr>
          <w:delText>20</w:delText>
        </w:r>
      </w:del>
      <w:r>
        <w:rPr>
          <w:rFonts w:ascii="Helvetica" w:hAnsi="Helvetica"/>
          <w:color w:val="000000"/>
          <w:sz w:val="22"/>
          <w:szCs w:val="22"/>
          <w:shd w:val="clear" w:color="auto" w:fill="FFFFFF"/>
          <w:lang w:val="en-US"/>
        </w:rPr>
        <w:t>):</w:t>
      </w:r>
    </w:p>
    <w:p w14:paraId="7D1A56AA" w14:textId="767BB3C3" w:rsidR="00591B93" w:rsidRPr="00591B93" w:rsidRDefault="00591B93" w:rsidP="00F72A5A">
      <w:pPr>
        <w:rPr>
          <w:rFonts w:ascii="Helvetica" w:hAnsi="Helvetica"/>
          <w:color w:val="000000"/>
          <w:sz w:val="22"/>
          <w:szCs w:val="22"/>
          <w:shd w:val="clear" w:color="auto" w:fill="FFFFFF"/>
          <w:lang w:val="en-US"/>
        </w:rPr>
      </w:pPr>
    </w:p>
    <w:p w14:paraId="589106BE" w14:textId="4E9C5F43" w:rsidR="00A83AF6" w:rsidRPr="001C4480" w:rsidRDefault="001C4480" w:rsidP="00F72A5A">
      <w:pPr>
        <w:rPr>
          <w:rFonts w:ascii="Times New Roman" w:hAnsi="Times New Roman" w:cs="Times New Roman"/>
          <w:color w:val="000000"/>
          <w:sz w:val="20"/>
          <w:szCs w:val="20"/>
          <w:shd w:val="clear" w:color="auto" w:fill="FFFFFF"/>
          <w:lang w:val="en"/>
        </w:rPr>
      </w:pPr>
      <w:r w:rsidRPr="00AB7535">
        <w:rPr>
          <w:rFonts w:ascii="Times New Roman" w:eastAsia="Times New Roman" w:hAnsi="Times New Roman" w:cs="Times New Roman"/>
          <w:sz w:val="20"/>
          <w:szCs w:val="20"/>
          <w:lang w:val="en-US"/>
        </w:rPr>
        <w:t>…</w:t>
      </w:r>
      <w:r w:rsidRPr="00AB7535">
        <w:rPr>
          <w:rFonts w:ascii="Times New Roman" w:eastAsia="Times New Roman" w:hAnsi="Times New Roman" w:cs="Times New Roman"/>
          <w:sz w:val="20"/>
          <w:szCs w:val="20"/>
        </w:rPr>
        <w:t xml:space="preserve">QLE does not work in SARS CoV-2 evolution, because linkage effects, which are negligible in QLE limit, are strong. Lastly, a population of infected individuals is not as large as required for QLE to work. </w:t>
      </w:r>
    </w:p>
    <w:p w14:paraId="3FA65311" w14:textId="77777777" w:rsidR="009216F2" w:rsidRPr="00AB7535" w:rsidRDefault="009216F2" w:rsidP="00F72A5A">
      <w:pPr>
        <w:rPr>
          <w:rFonts w:ascii="Helvetica" w:hAnsi="Helvetica"/>
          <w:b/>
          <w:color w:val="000000"/>
          <w:sz w:val="20"/>
          <w:szCs w:val="20"/>
          <w:shd w:val="clear" w:color="auto" w:fill="FFFFFF"/>
        </w:rPr>
      </w:pPr>
    </w:p>
    <w:p w14:paraId="5B076CA6" w14:textId="518D4E97" w:rsidR="00D53C9F" w:rsidRPr="009216F2" w:rsidRDefault="00133529" w:rsidP="00D53C9F">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whereas DCA is a phenomenological modeling approach. 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F72A5A">
        <w:rPr>
          <w:rFonts w:ascii="Helvetica" w:hAnsi="Helvetica"/>
          <w:b/>
          <w:color w:val="000000"/>
          <w:sz w:val="22"/>
          <w:szCs w:val="22"/>
          <w:shd w:val="clear" w:color="auto" w:fill="FFFFFF"/>
        </w:rPr>
        <w:t>but would not make sense from a QLE standpoint.</w:t>
      </w:r>
      <w:r w:rsidR="00D53C9F" w:rsidRPr="003552A3">
        <w:rPr>
          <w:rFonts w:ascii="Helvetica" w:hAnsi="Helvetica"/>
          <w:color w:val="000000"/>
          <w:sz w:val="22"/>
          <w:szCs w:val="22"/>
        </w:rPr>
        <w:br/>
      </w:r>
      <w:r w:rsidR="00D53C9F">
        <w:rPr>
          <w:rFonts w:ascii="Helvetica" w:hAnsi="Helvetica"/>
          <w:b/>
          <w:color w:val="000000"/>
          <w:sz w:val="22"/>
          <w:szCs w:val="22"/>
          <w:shd w:val="clear" w:color="auto" w:fill="FFFFFF"/>
          <w:lang w:val="en-US"/>
        </w:rPr>
        <w:t>…</w:t>
      </w:r>
      <w:r w:rsidR="00D53C9F" w:rsidRPr="009216F2">
        <w:rPr>
          <w:rFonts w:ascii="Helvetica" w:hAnsi="Helvetica"/>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Default="00342B06" w:rsidP="00342B06">
      <w:pPr>
        <w:rPr>
          <w:shd w:val="clear" w:color="auto" w:fill="FFFFFF"/>
          <w:lang w:val="en-US"/>
        </w:rPr>
      </w:pPr>
    </w:p>
    <w:p w14:paraId="0DCB5127" w14:textId="2C301EB0" w:rsidR="00342B06" w:rsidRPr="00342B06" w:rsidRDefault="00A83AF6" w:rsidP="00342B06">
      <w:pPr>
        <w:rPr>
          <w:shd w:val="clear" w:color="auto" w:fill="FFFFFF"/>
        </w:rPr>
      </w:pPr>
      <w:r>
        <w:rPr>
          <w:shd w:val="clear" w:color="auto" w:fill="FFFFFF"/>
        </w:rPr>
        <w:t>We a</w:t>
      </w:r>
      <w:r w:rsidR="00342B06" w:rsidRPr="00342B06">
        <w:rPr>
          <w:shd w:val="clear" w:color="auto" w:fill="FFFFFF"/>
        </w:rPr>
        <w:t>dded</w:t>
      </w:r>
      <w:r w:rsidR="00FC1692">
        <w:rPr>
          <w:shd w:val="clear" w:color="auto" w:fill="FFFFFF"/>
          <w:lang w:val="en-US"/>
        </w:rPr>
        <w:t xml:space="preserve"> a paragraph about DCA to</w:t>
      </w:r>
      <w:r w:rsidR="00342B06" w:rsidRPr="00342B06">
        <w:rPr>
          <w:shd w:val="clear" w:color="auto" w:fill="FFFFFF"/>
        </w:rPr>
        <w:t xml:space="preserve"> Discussion</w:t>
      </w:r>
      <w:r w:rsidR="00FC1692">
        <w:rPr>
          <w:shd w:val="clear" w:color="auto" w:fill="FFFFFF"/>
          <w:lang w:val="en-US"/>
        </w:rPr>
        <w:t xml:space="preserve"> (Lines </w:t>
      </w:r>
      <w:ins w:id="84" w:author="reirose2002@gmail.com" w:date="2026-05-07T13:52:00Z">
        <w:r w:rsidR="0077596F">
          <w:rPr>
            <w:shd w:val="clear" w:color="auto" w:fill="FFFFFF"/>
            <w:lang w:val="en-US"/>
          </w:rPr>
          <w:t>404</w:t>
        </w:r>
      </w:ins>
      <w:del w:id="85" w:author="reirose2002@gmail.com" w:date="2026-05-07T13:52:00Z">
        <w:r w:rsidR="00FC1692" w:rsidDel="0077596F">
          <w:rPr>
            <w:shd w:val="clear" w:color="auto" w:fill="FFFFFF"/>
            <w:lang w:val="en-US"/>
          </w:rPr>
          <w:delText>305</w:delText>
        </w:r>
      </w:del>
      <w:r w:rsidR="00FC1692">
        <w:rPr>
          <w:shd w:val="clear" w:color="auto" w:fill="FFFFFF"/>
          <w:lang w:val="en-US"/>
        </w:rPr>
        <w:t>-</w:t>
      </w:r>
      <w:ins w:id="86" w:author="reirose2002@gmail.com" w:date="2026-05-07T13:53:00Z">
        <w:r w:rsidR="0077596F">
          <w:rPr>
            <w:shd w:val="clear" w:color="auto" w:fill="FFFFFF"/>
            <w:lang w:val="en-US"/>
          </w:rPr>
          <w:t>427</w:t>
        </w:r>
      </w:ins>
      <w:del w:id="87" w:author="reirose2002@gmail.com" w:date="2026-05-07T13:53:00Z">
        <w:r w:rsidR="00FC1692" w:rsidDel="0077596F">
          <w:rPr>
            <w:shd w:val="clear" w:color="auto" w:fill="FFFFFF"/>
            <w:lang w:val="en-US"/>
          </w:rPr>
          <w:delText>322</w:delText>
        </w:r>
      </w:del>
      <w:r w:rsidR="00FC1692">
        <w:rPr>
          <w:shd w:val="clear" w:color="auto" w:fill="FFFFFF"/>
          <w:lang w:val="en-US"/>
        </w:rPr>
        <w:t>)</w:t>
      </w:r>
      <w:r w:rsidR="00342B06" w:rsidRPr="00342B06">
        <w:rPr>
          <w:shd w:val="clear" w:color="auto" w:fill="FFFFFF"/>
        </w:rPr>
        <w:t>:</w:t>
      </w:r>
    </w:p>
    <w:p w14:paraId="33807C99" w14:textId="77777777" w:rsidR="00342B06" w:rsidRDefault="00342B06" w:rsidP="00342B06">
      <w:pPr>
        <w:rPr>
          <w:rFonts w:ascii="Helvetica" w:hAnsi="Helvetica"/>
          <w:color w:val="000000"/>
          <w:sz w:val="20"/>
          <w:szCs w:val="20"/>
          <w:shd w:val="clear" w:color="auto" w:fill="FFFFFF"/>
        </w:rPr>
      </w:pPr>
    </w:p>
    <w:p w14:paraId="1266792E" w14:textId="77777777" w:rsidR="00FC1692" w:rsidRPr="00AB7535" w:rsidRDefault="00FC1692" w:rsidP="00AB7535">
      <w:pPr>
        <w:ind w:firstLine="720"/>
        <w:jc w:val="both"/>
        <w:rPr>
          <w:rFonts w:ascii="Times New Roman" w:eastAsia="Times New Roman" w:hAnsi="Times New Roman" w:cs="Times New Roman"/>
          <w:sz w:val="20"/>
          <w:szCs w:val="20"/>
        </w:rPr>
      </w:pPr>
      <w:r w:rsidRPr="00AB7535">
        <w:rPr>
          <w:rFonts w:ascii="Times New Roman" w:eastAsia="Times New Roman" w:hAnsi="Times New Roman" w:cs="Times New Roman"/>
          <w:sz w:val="20"/>
          <w:szCs w:val="20"/>
        </w:rPr>
        <w:t xml:space="preserve">To address the problem of false-negative bonds, another team </w:t>
      </w:r>
      <w:r w:rsidRPr="00AB7535">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AB7535">
        <w:rPr>
          <w:rFonts w:ascii="Times New Roman" w:eastAsia="Times New Roman" w:hAnsi="Times New Roman" w:cs="Times New Roman"/>
          <w:sz w:val="20"/>
          <w:szCs w:val="20"/>
        </w:rPr>
        <w:instrText xml:space="preserve"> ADDIN EN.CITE </w:instrText>
      </w:r>
      <w:r w:rsidRPr="00AB7535">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AB7535">
        <w:rPr>
          <w:rFonts w:ascii="Times New Roman" w:eastAsia="Times New Roman" w:hAnsi="Times New Roman" w:cs="Times New Roman"/>
          <w:sz w:val="20"/>
          <w:szCs w:val="20"/>
        </w:rPr>
        <w:instrText xml:space="preserve"> ADDIN EN.CITE.DATA </w:instrText>
      </w:r>
      <w:r w:rsidRPr="00AB7535">
        <w:rPr>
          <w:rFonts w:ascii="Times New Roman" w:eastAsia="Times New Roman" w:hAnsi="Times New Roman" w:cs="Times New Roman"/>
          <w:sz w:val="20"/>
          <w:szCs w:val="20"/>
        </w:rPr>
      </w:r>
      <w:r w:rsidRPr="00AB7535">
        <w:rPr>
          <w:rFonts w:ascii="Times New Roman" w:eastAsia="Times New Roman" w:hAnsi="Times New Roman" w:cs="Times New Roman"/>
          <w:sz w:val="20"/>
          <w:szCs w:val="20"/>
        </w:rPr>
        <w:fldChar w:fldCharType="end"/>
      </w:r>
      <w:r w:rsidRPr="00AB7535">
        <w:rPr>
          <w:rFonts w:ascii="Times New Roman" w:eastAsia="Times New Roman" w:hAnsi="Times New Roman" w:cs="Times New Roman"/>
          <w:sz w:val="20"/>
          <w:szCs w:val="20"/>
        </w:rPr>
      </w:r>
      <w:r w:rsidRPr="00AB7535">
        <w:rPr>
          <w:rFonts w:ascii="Times New Roman" w:eastAsia="Times New Roman" w:hAnsi="Times New Roman" w:cs="Times New Roman"/>
          <w:sz w:val="20"/>
          <w:szCs w:val="20"/>
        </w:rPr>
        <w:fldChar w:fldCharType="separate"/>
      </w:r>
      <w:r w:rsidRPr="00AB7535">
        <w:rPr>
          <w:rFonts w:ascii="Times New Roman" w:eastAsia="Times New Roman" w:hAnsi="Times New Roman" w:cs="Times New Roman"/>
          <w:noProof/>
          <w:sz w:val="20"/>
          <w:szCs w:val="20"/>
        </w:rPr>
        <w:t>[67]</w:t>
      </w:r>
      <w:r w:rsidRPr="00AB7535">
        <w:rPr>
          <w:rFonts w:ascii="Times New Roman" w:eastAsia="Times New Roman" w:hAnsi="Times New Roman" w:cs="Times New Roman"/>
          <w:sz w:val="20"/>
          <w:szCs w:val="20"/>
        </w:rPr>
        <w:fldChar w:fldCharType="end"/>
      </w:r>
      <w:r w:rsidRPr="00AB7535">
        <w:rPr>
          <w:rFonts w:ascii="Times New Roman" w:eastAsia="Times New Roman" w:hAnsi="Times New Roman" w:cs="Times New Roman"/>
          <w:sz w:val="20"/>
          <w:szCs w:val="20"/>
        </w:rPr>
        <w:t xml:space="preserve"> compared the sequences of SARS CoV-2 not between themselves, but with other coronaviruses. They used “direct coupling analysis”, which postulates a statistical distribution of sequences </w:t>
      </w:r>
      <w:r w:rsidRPr="00AB7535">
        <w:rPr>
          <w:rFonts w:ascii="Times New Roman" w:eastAsia="Times New Roman" w:hAnsi="Times New Roman" w:cs="Times New Roman"/>
          <w:sz w:val="20"/>
          <w:szCs w:val="20"/>
          <w:lang w:val="en-US"/>
        </w:rPr>
        <w:t xml:space="preserve">(usually, </w:t>
      </w:r>
      <w:r w:rsidRPr="00AB7535">
        <w:rPr>
          <w:rFonts w:ascii="Times New Roman" w:eastAsia="Times New Roman" w:hAnsi="Times New Roman" w:cs="Times New Roman"/>
          <w:sz w:val="20"/>
          <w:szCs w:val="20"/>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AB7535">
        <w:rPr>
          <w:rFonts w:ascii="Times New Roman" w:eastAsia="Times New Roman" w:hAnsi="Times New Roman" w:cs="Times New Roman"/>
          <w:sz w:val="20"/>
          <w:szCs w:val="20"/>
        </w:rPr>
        <w:fldChar w:fldCharType="begin"/>
      </w:r>
      <w:r w:rsidRPr="00AB7535">
        <w:rPr>
          <w:rFonts w:ascii="Times New Roman" w:eastAsia="Times New Roman" w:hAnsi="Times New Roman" w:cs="Times New Roman"/>
          <w:sz w:val="20"/>
          <w:szCs w:val="20"/>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B7535">
        <w:rPr>
          <w:rFonts w:ascii="Times New Roman" w:eastAsia="Times New Roman" w:hAnsi="Times New Roman" w:cs="Times New Roman"/>
          <w:sz w:val="20"/>
          <w:szCs w:val="20"/>
        </w:rPr>
        <w:fldChar w:fldCharType="separate"/>
      </w:r>
      <w:r w:rsidRPr="00AB7535">
        <w:rPr>
          <w:rFonts w:ascii="Times New Roman" w:eastAsia="Times New Roman" w:hAnsi="Times New Roman" w:cs="Times New Roman"/>
          <w:noProof/>
          <w:sz w:val="20"/>
          <w:szCs w:val="20"/>
        </w:rPr>
        <w:t>[28, 30]</w:t>
      </w:r>
      <w:r w:rsidRPr="00AB7535">
        <w:rPr>
          <w:rFonts w:ascii="Times New Roman" w:eastAsia="Times New Roman" w:hAnsi="Times New Roman" w:cs="Times New Roman"/>
          <w:sz w:val="20"/>
          <w:szCs w:val="20"/>
        </w:rPr>
        <w:fldChar w:fldCharType="end"/>
      </w:r>
      <w:r w:rsidRPr="00AB7535">
        <w:rPr>
          <w:rFonts w:ascii="Times New Roman" w:eastAsia="Times New Roman" w:hAnsi="Times New Roman" w:cs="Times New Roman"/>
          <w:sz w:val="20"/>
          <w:szCs w:val="20"/>
        </w:rPr>
        <w:t xml:space="preserve">. Parameters of the Gaussian are fit to sequence data using various approximations </w:t>
      </w:r>
      <w:r w:rsidRPr="00AB7535">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AB7535">
        <w:rPr>
          <w:rFonts w:ascii="Times New Roman" w:eastAsia="Times New Roman" w:hAnsi="Times New Roman" w:cs="Times New Roman"/>
          <w:sz w:val="20"/>
          <w:szCs w:val="20"/>
        </w:rPr>
        <w:instrText xml:space="preserve"> ADDIN EN.CITE </w:instrText>
      </w:r>
      <w:r w:rsidRPr="00AB7535">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AB7535">
        <w:rPr>
          <w:rFonts w:ascii="Times New Roman" w:eastAsia="Times New Roman" w:hAnsi="Times New Roman" w:cs="Times New Roman"/>
          <w:sz w:val="20"/>
          <w:szCs w:val="20"/>
        </w:rPr>
        <w:instrText xml:space="preserve"> ADDIN EN.CITE.DATA </w:instrText>
      </w:r>
      <w:r w:rsidRPr="00AB7535">
        <w:rPr>
          <w:rFonts w:ascii="Times New Roman" w:eastAsia="Times New Roman" w:hAnsi="Times New Roman" w:cs="Times New Roman"/>
          <w:sz w:val="20"/>
          <w:szCs w:val="20"/>
        </w:rPr>
      </w:r>
      <w:r w:rsidRPr="00AB7535">
        <w:rPr>
          <w:rFonts w:ascii="Times New Roman" w:eastAsia="Times New Roman" w:hAnsi="Times New Roman" w:cs="Times New Roman"/>
          <w:sz w:val="20"/>
          <w:szCs w:val="20"/>
        </w:rPr>
        <w:fldChar w:fldCharType="end"/>
      </w:r>
      <w:r w:rsidRPr="00AB7535">
        <w:rPr>
          <w:rFonts w:ascii="Times New Roman" w:eastAsia="Times New Roman" w:hAnsi="Times New Roman" w:cs="Times New Roman"/>
          <w:sz w:val="20"/>
          <w:szCs w:val="20"/>
        </w:rPr>
      </w:r>
      <w:r w:rsidRPr="00AB7535">
        <w:rPr>
          <w:rFonts w:ascii="Times New Roman" w:eastAsia="Times New Roman" w:hAnsi="Times New Roman" w:cs="Times New Roman"/>
          <w:sz w:val="20"/>
          <w:szCs w:val="20"/>
        </w:rPr>
        <w:fldChar w:fldCharType="separate"/>
      </w:r>
      <w:r w:rsidRPr="00AB7535">
        <w:rPr>
          <w:rFonts w:ascii="Times New Roman" w:eastAsia="Times New Roman" w:hAnsi="Times New Roman" w:cs="Times New Roman"/>
          <w:noProof/>
          <w:sz w:val="20"/>
          <w:szCs w:val="20"/>
        </w:rPr>
        <w:t>[67]</w:t>
      </w:r>
      <w:r w:rsidRPr="00AB7535">
        <w:rPr>
          <w:rFonts w:ascii="Times New Roman" w:eastAsia="Times New Roman" w:hAnsi="Times New Roman" w:cs="Times New Roman"/>
          <w:sz w:val="20"/>
          <w:szCs w:val="20"/>
        </w:rPr>
        <w:fldChar w:fldCharType="end"/>
      </w:r>
      <w:r w:rsidRPr="00AB7535">
        <w:rPr>
          <w:rFonts w:ascii="Times New Roman" w:eastAsia="Times New Roman" w:hAnsi="Times New Roman" w:cs="Times New Roman"/>
          <w:sz w:val="20"/>
          <w:szCs w:val="20"/>
        </w:rPr>
        <w:t>. DCA also includes</w:t>
      </w:r>
      <w:r w:rsidRPr="00AB7535">
        <w:rPr>
          <w:rFonts w:ascii="Times New Roman" w:eastAsia="Times New Roman" w:hAnsi="Times New Roman" w:cs="Times New Roman"/>
          <w:bCs/>
          <w:sz w:val="20"/>
          <w:szCs w:val="20"/>
          <w:lang w:val="en-US"/>
        </w:rPr>
        <w:t xml:space="preserve"> down-weighing sequences with over 80% identity, which is a phenomenological trick to deal with the effects of random linkage</w:t>
      </w:r>
      <w:r w:rsidRPr="00FC1692">
        <w:rPr>
          <w:rFonts w:ascii="Times New Roman" w:hAnsi="Times New Roman" w:cs="Times New Roman"/>
          <w:color w:val="000000"/>
          <w:sz w:val="20"/>
          <w:szCs w:val="20"/>
          <w:shd w:val="clear" w:color="auto" w:fill="FFFFFF"/>
          <w:lang w:val="en-US"/>
        </w:rPr>
        <w:t xml:space="preserve">. </w:t>
      </w:r>
      <w:r w:rsidRPr="00AB7535">
        <w:rPr>
          <w:rFonts w:ascii="Times New Roman" w:eastAsia="Times New Roman" w:hAnsi="Times New Roman" w:cs="Times New Roman"/>
          <w:sz w:val="20"/>
          <w:szCs w:val="20"/>
        </w:rPr>
        <w:t xml:space="preserve"> As result, the number of false-positive epistatic bonds due to genetic linkage is sharply decreased (Fig. 8C). </w:t>
      </w:r>
      <w:r w:rsidRPr="00AB7535">
        <w:rPr>
          <w:rFonts w:ascii="Times New Roman" w:eastAsia="Times New Roman" w:hAnsi="Times New Roman" w:cs="Times New Roman"/>
          <w:bCs/>
          <w:sz w:val="20"/>
          <w:szCs w:val="20"/>
          <w:lang w:val="en-US"/>
        </w:rPr>
        <w:t>The</w:t>
      </w:r>
      <w:r w:rsidRPr="00AB7535">
        <w:rPr>
          <w:rFonts w:ascii="Times New Roman" w:eastAsia="Times New Roman" w:hAnsi="Times New Roman" w:cs="Times New Roman"/>
          <w:sz w:val="20"/>
          <w:szCs w:val="20"/>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p>
    <w:p w14:paraId="15B7EC87" w14:textId="77777777" w:rsidR="00342B06" w:rsidRPr="00572001" w:rsidRDefault="00342B06">
      <w:pPr>
        <w:rPr>
          <w:rFonts w:ascii="Helvetica" w:hAnsi="Helvetica"/>
          <w:color w:val="000000"/>
          <w:sz w:val="20"/>
          <w:szCs w:val="20"/>
          <w:shd w:val="clear" w:color="auto" w:fill="FFFFFF"/>
          <w:lang w:val="en-US"/>
        </w:rPr>
      </w:pPr>
    </w:p>
    <w:p w14:paraId="7BC2851D" w14:textId="22B88BD7" w:rsidR="00F31CE8" w:rsidRPr="00F31CE8" w:rsidRDefault="00342B06">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72A5A">
        <w:rPr>
          <w:rFonts w:ascii="Helvetica" w:hAnsi="Helvetica"/>
          <w:b/>
          <w:color w:val="000000"/>
          <w:sz w:val="22"/>
          <w:szCs w:val="22"/>
          <w:shd w:val="clear" w:color="auto" w:fill="FFFFFF"/>
        </w:rPr>
        <w:t>as a crude attempt to deal with the similar effects of random linkage as Universal Footprint of Epistasis</w:t>
      </w:r>
      <w:r w:rsidR="00A83AF6">
        <w:rPr>
          <w:rFonts w:ascii="Helvetica" w:hAnsi="Helvetica"/>
          <w:b/>
          <w:color w:val="000000"/>
          <w:sz w:val="22"/>
          <w:szCs w:val="22"/>
          <w:shd w:val="clear" w:color="auto" w:fill="FFFFFF"/>
        </w:rPr>
        <w:t xml:space="preserve">. </w:t>
      </w:r>
      <w:r w:rsidR="00133529" w:rsidRPr="00F31CE8">
        <w:rPr>
          <w:rFonts w:ascii="Helvetica" w:hAnsi="Helvetica"/>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Pr>
          <w:rFonts w:ascii="Helvetica" w:hAnsi="Helvetica"/>
          <w:b/>
          <w:color w:val="000000"/>
          <w:sz w:val="22"/>
          <w:szCs w:val="22"/>
          <w:shd w:val="clear" w:color="auto" w:fill="FFFFFF"/>
        </w:rPr>
        <w:t>...</w:t>
      </w:r>
    </w:p>
    <w:p w14:paraId="06210D08" w14:textId="77777777" w:rsidR="00F31CE8" w:rsidRDefault="00F31CE8">
      <w:pPr>
        <w:rPr>
          <w:rStyle w:val="apple-converted-space"/>
          <w:rFonts w:ascii="Helvetica" w:hAnsi="Helvetica"/>
          <w:color w:val="000000"/>
          <w:sz w:val="22"/>
          <w:szCs w:val="22"/>
          <w:shd w:val="clear" w:color="auto" w:fill="FFFFFF"/>
          <w:lang w:val="en-US"/>
        </w:rPr>
      </w:pPr>
    </w:p>
    <w:p w14:paraId="0B60748E" w14:textId="2C9BE0B9" w:rsidR="00F31CE8" w:rsidRDefault="00A83AF6">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In the </w:t>
      </w:r>
      <w:r w:rsidR="00FC1692">
        <w:rPr>
          <w:rStyle w:val="apple-converted-space"/>
          <w:rFonts w:ascii="Helvetica" w:hAnsi="Helvetica"/>
          <w:color w:val="000000"/>
          <w:sz w:val="22"/>
          <w:szCs w:val="22"/>
          <w:shd w:val="clear" w:color="auto" w:fill="FFFFFF"/>
          <w:lang w:val="en-US"/>
        </w:rPr>
        <w:t>revised version</w:t>
      </w:r>
      <w:r>
        <w:rPr>
          <w:rStyle w:val="apple-converted-space"/>
          <w:rFonts w:ascii="Helvetica" w:hAnsi="Helvetica"/>
          <w:color w:val="000000"/>
          <w:sz w:val="22"/>
          <w:szCs w:val="22"/>
          <w:shd w:val="clear" w:color="auto" w:fill="FFFFFF"/>
          <w:lang w:val="en-US"/>
        </w:rPr>
        <w:t>,</w:t>
      </w:r>
      <w:r w:rsidR="00FC1692">
        <w:rPr>
          <w:rStyle w:val="apple-converted-space"/>
          <w:rFonts w:ascii="Helvetica" w:hAnsi="Helvetica"/>
          <w:color w:val="000000"/>
          <w:sz w:val="22"/>
          <w:szCs w:val="22"/>
          <w:shd w:val="clear" w:color="auto" w:fill="FFFFFF"/>
          <w:lang w:val="en-US"/>
        </w:rPr>
        <w:t xml:space="preserve"> we </w:t>
      </w:r>
      <w:r>
        <w:rPr>
          <w:rStyle w:val="apple-converted-space"/>
          <w:rFonts w:ascii="Helvetica" w:hAnsi="Helvetica"/>
          <w:color w:val="000000"/>
          <w:sz w:val="22"/>
          <w:szCs w:val="22"/>
          <w:shd w:val="clear" w:color="auto" w:fill="FFFFFF"/>
          <w:lang w:val="en-US"/>
        </w:rPr>
        <w:t>added</w:t>
      </w:r>
      <w:r w:rsidR="00FC1692">
        <w:rPr>
          <w:rStyle w:val="apple-converted-space"/>
          <w:rFonts w:ascii="Helvetica" w:hAnsi="Helvetica"/>
          <w:color w:val="000000"/>
          <w:sz w:val="22"/>
          <w:szCs w:val="22"/>
          <w:shd w:val="clear" w:color="auto" w:fill="FFFFFF"/>
          <w:lang w:val="en-US"/>
        </w:rPr>
        <w:t xml:space="preserve"> a paragraph devoted to the biological significance of the results (Lines </w:t>
      </w:r>
      <w:ins w:id="88" w:author="reirose2002@gmail.com" w:date="2026-05-07T13:53:00Z">
        <w:r w:rsidR="0077596F">
          <w:rPr>
            <w:rStyle w:val="apple-converted-space"/>
            <w:rFonts w:ascii="Helvetica" w:hAnsi="Helvetica"/>
            <w:color w:val="000000"/>
            <w:sz w:val="22"/>
            <w:szCs w:val="22"/>
            <w:shd w:val="clear" w:color="auto" w:fill="FFFFFF"/>
            <w:lang w:val="en-US"/>
          </w:rPr>
          <w:t>300</w:t>
        </w:r>
      </w:ins>
      <w:del w:id="89" w:author="reirose2002@gmail.com" w:date="2026-05-07T13:53:00Z">
        <w:r w:rsidR="00FC1692" w:rsidDel="0077596F">
          <w:rPr>
            <w:rStyle w:val="apple-converted-space"/>
            <w:rFonts w:ascii="Helvetica" w:hAnsi="Helvetica"/>
            <w:color w:val="000000"/>
            <w:sz w:val="22"/>
            <w:szCs w:val="22"/>
            <w:shd w:val="clear" w:color="auto" w:fill="FFFFFF"/>
            <w:lang w:val="en-US"/>
          </w:rPr>
          <w:delText>220</w:delText>
        </w:r>
      </w:del>
      <w:r w:rsidR="00FC1692">
        <w:rPr>
          <w:rStyle w:val="apple-converted-space"/>
          <w:rFonts w:ascii="Helvetica" w:hAnsi="Helvetica"/>
          <w:color w:val="000000"/>
          <w:sz w:val="22"/>
          <w:szCs w:val="22"/>
          <w:shd w:val="clear" w:color="auto" w:fill="FFFFFF"/>
          <w:lang w:val="en-US"/>
        </w:rPr>
        <w:t>-</w:t>
      </w:r>
      <w:ins w:id="90" w:author="reirose2002@gmail.com" w:date="2026-05-07T13:53:00Z">
        <w:r w:rsidR="0077596F">
          <w:rPr>
            <w:rStyle w:val="apple-converted-space"/>
            <w:rFonts w:ascii="Helvetica" w:hAnsi="Helvetica"/>
            <w:color w:val="000000"/>
            <w:sz w:val="22"/>
            <w:szCs w:val="22"/>
            <w:shd w:val="clear" w:color="auto" w:fill="FFFFFF"/>
            <w:lang w:val="en-US"/>
          </w:rPr>
          <w:t>320</w:t>
        </w:r>
      </w:ins>
      <w:del w:id="91" w:author="reirose2002@gmail.com" w:date="2026-05-07T13:53:00Z">
        <w:r w:rsidR="00FC1692" w:rsidDel="0077596F">
          <w:rPr>
            <w:rStyle w:val="apple-converted-space"/>
            <w:rFonts w:ascii="Helvetica" w:hAnsi="Helvetica"/>
            <w:color w:val="000000"/>
            <w:sz w:val="22"/>
            <w:szCs w:val="22"/>
            <w:shd w:val="clear" w:color="auto" w:fill="FFFFFF"/>
            <w:lang w:val="en-US"/>
          </w:rPr>
          <w:delText>241</w:delText>
        </w:r>
      </w:del>
      <w:r w:rsidR="00FC1692">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46A45652" w14:textId="77777777" w:rsidR="00A83AF6" w:rsidRDefault="00A83AF6">
      <w:pPr>
        <w:rPr>
          <w:rStyle w:val="apple-converted-space"/>
          <w:rFonts w:ascii="Helvetica" w:hAnsi="Helvetica"/>
          <w:color w:val="000000"/>
          <w:sz w:val="22"/>
          <w:szCs w:val="22"/>
          <w:shd w:val="clear" w:color="auto" w:fill="FFFFFF"/>
          <w:lang w:val="en-US"/>
        </w:rPr>
      </w:pPr>
    </w:p>
    <w:p w14:paraId="66324563" w14:textId="77777777" w:rsidR="00A83AF6" w:rsidRPr="00DA54C5" w:rsidRDefault="00A83AF6" w:rsidP="00A83AF6">
      <w:pPr>
        <w:ind w:firstLine="709"/>
        <w:jc w:val="both"/>
        <w:rPr>
          <w:rFonts w:ascii="Times New Roman" w:eastAsia="Times New Roman" w:hAnsi="Times New Roman" w:cs="Times New Roman"/>
          <w:sz w:val="20"/>
          <w:szCs w:val="20"/>
          <w:lang w:val="en-US"/>
        </w:rPr>
      </w:pPr>
      <w:r w:rsidRPr="00DA54C5">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w:t>
      </w:r>
      <w:proofErr w:type="gramStart"/>
      <w:r w:rsidRPr="00DA54C5">
        <w:rPr>
          <w:rFonts w:ascii="Times New Roman" w:eastAsia="Times New Roman" w:hAnsi="Times New Roman" w:cs="Times New Roman"/>
          <w:sz w:val="20"/>
          <w:szCs w:val="20"/>
          <w:lang w:val="en-US"/>
        </w:rPr>
        <w:t>viral  escape</w:t>
      </w:r>
      <w:proofErr w:type="gramEnd"/>
      <w:r w:rsidRPr="00DA54C5">
        <w:rPr>
          <w:rFonts w:ascii="Times New Roman" w:eastAsia="Times New Roman" w:hAnsi="Times New Roman" w:cs="Times New Roman"/>
          <w:sz w:val="20"/>
          <w:szCs w:val="20"/>
          <w:lang w:val="en-US"/>
        </w:rPr>
        <w:t xml:space="preserv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[41]</w:t>
      </w:r>
      <w:r w:rsidRPr="00DA54C5">
        <w:rPr>
          <w:rFonts w:ascii="Times New Roman" w:eastAsia="Times New Roman" w:hAnsi="Times New Roman" w:cs="Times New Roman"/>
          <w:sz w:val="20"/>
          <w:szCs w:val="20"/>
          <w:lang w:val="en-US"/>
        </w:rPr>
        <w:fldChar w:fldCharType="end"/>
      </w:r>
    </w:p>
    <w:p w14:paraId="319CE392" w14:textId="77777777" w:rsidR="00A83AF6" w:rsidRPr="00DA54C5" w:rsidRDefault="00A83AF6" w:rsidP="00A83AF6">
      <w:pPr>
        <w:ind w:firstLine="720"/>
        <w:jc w:val="both"/>
        <w:rPr>
          <w:rFonts w:ascii="Times New Roman" w:eastAsia="Times New Roman" w:hAnsi="Times New Roman" w:cs="Times New Roman"/>
          <w:sz w:val="20"/>
          <w:szCs w:val="20"/>
          <w:lang w:val="en-US"/>
        </w:rPr>
      </w:pPr>
      <w:r w:rsidRPr="00DA54C5">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w:t>
      </w:r>
      <w:proofErr w:type="spellStart"/>
      <w:r w:rsidRPr="00DA54C5">
        <w:rPr>
          <w:rFonts w:ascii="Times New Roman" w:eastAsia="Times New Roman" w:hAnsi="Times New Roman" w:cs="Times New Roman"/>
          <w:sz w:val="20"/>
          <w:szCs w:val="20"/>
          <w:lang w:val="en-US"/>
        </w:rPr>
        <w:t>furin</w:t>
      </w:r>
      <w:proofErr w:type="spellEnd"/>
      <w:r w:rsidRPr="00DA54C5">
        <w:rPr>
          <w:rFonts w:ascii="Times New Roman" w:eastAsia="Times New Roman" w:hAnsi="Times New Roman" w:cs="Times New Roman"/>
          <w:sz w:val="20"/>
          <w:szCs w:val="20"/>
          <w:lang w:val="en-US"/>
        </w:rPr>
        <w:t xml:space="preserve"> cleavage region of Spike. They both confer a change in the amino acids from nonpolar hydrophobic to positively charge. They affect tropism (repertoire of </w:t>
      </w:r>
      <w:proofErr w:type="spellStart"/>
      <w:r w:rsidRPr="00DA54C5">
        <w:rPr>
          <w:rFonts w:ascii="Times New Roman" w:eastAsia="Times New Roman" w:hAnsi="Times New Roman" w:cs="Times New Roman"/>
          <w:sz w:val="20"/>
          <w:szCs w:val="20"/>
          <w:lang w:val="en-US"/>
        </w:rPr>
        <w:t>infectable</w:t>
      </w:r>
      <w:proofErr w:type="spellEnd"/>
      <w:r w:rsidRPr="00DA54C5">
        <w:rPr>
          <w:rFonts w:ascii="Times New Roman" w:eastAsia="Times New Roman" w:hAnsi="Times New Roman" w:cs="Times New Roman"/>
          <w:sz w:val="20"/>
          <w:szCs w:val="20"/>
          <w:lang w:val="en-US"/>
        </w:rPr>
        <w:t xml:space="preserve"> cells) by increasing the cleavage of S1/S2 proteins in human airway epithelial cells </w: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[42]</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p>
    <w:p w14:paraId="6AD33480" w14:textId="77777777" w:rsidR="00A83AF6" w:rsidRPr="00DA54C5" w:rsidRDefault="00A83AF6" w:rsidP="00A83AF6">
      <w:pPr>
        <w:ind w:firstLine="720"/>
        <w:jc w:val="both"/>
        <w:rPr>
          <w:rFonts w:ascii="Times New Roman" w:eastAsia="Times New Roman" w:hAnsi="Times New Roman" w:cs="Times New Roman"/>
          <w:sz w:val="20"/>
          <w:szCs w:val="20"/>
          <w:lang w:val="en-US"/>
        </w:rPr>
      </w:pPr>
      <w:r w:rsidRPr="00DA54C5">
        <w:rPr>
          <w:rFonts w:ascii="Times New Roman" w:eastAsia="Times New Roman" w:hAnsi="Times New Roman" w:cs="Times New Roman"/>
          <w:sz w:val="20"/>
          <w:szCs w:val="20"/>
          <w:lang w:val="en-US"/>
        </w:rPr>
        <w:t xml:space="preserve">Mutation D138Y in </w:t>
      </w:r>
      <w:proofErr w:type="gramStart"/>
      <w:r w:rsidRPr="00DA54C5">
        <w:rPr>
          <w:rFonts w:ascii="Times New Roman" w:eastAsia="Times New Roman" w:hAnsi="Times New Roman" w:cs="Times New Roman"/>
          <w:sz w:val="20"/>
          <w:szCs w:val="20"/>
          <w:lang w:val="en-US"/>
        </w:rPr>
        <w:t>Spike  is</w:t>
      </w:r>
      <w:proofErr w:type="gramEnd"/>
      <w:r w:rsidRPr="00DA54C5">
        <w:rPr>
          <w:rFonts w:ascii="Times New Roman" w:eastAsia="Times New Roman" w:hAnsi="Times New Roman" w:cs="Times New Roman"/>
          <w:sz w:val="20"/>
          <w:szCs w:val="20"/>
          <w:lang w:val="en-US"/>
        </w:rPr>
        <w:t xml:space="preserve"> believed to affect the protein's secondary structure thus reducing antibody -binding efficiency </w: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[43]</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t>
      </w:r>
    </w:p>
    <w:p w14:paraId="2573B2D7" w14:textId="4391F1E2" w:rsidR="00A83AF6" w:rsidRDefault="00A83AF6" w:rsidP="00A83AF6">
      <w:pPr>
        <w:rPr>
          <w:rStyle w:val="apple-converted-space"/>
          <w:rFonts w:ascii="Helvetica" w:hAnsi="Helvetica"/>
          <w:color w:val="000000"/>
          <w:sz w:val="22"/>
          <w:szCs w:val="22"/>
          <w:shd w:val="clear" w:color="auto" w:fill="FFFFFF"/>
          <w:lang w:val="en-US"/>
        </w:rPr>
      </w:pPr>
      <w:r w:rsidRPr="00DA54C5">
        <w:rPr>
          <w:rFonts w:ascii="Times New Roman" w:eastAsia="Times New Roman" w:hAnsi="Times New Roman" w:cs="Times New Roman"/>
          <w:sz w:val="20"/>
          <w:szCs w:val="20"/>
          <w:lang w:val="en-US"/>
        </w:rPr>
        <w:t xml:space="preserve">V82A and T120I in ORF7a are most frequently found in variant Delta of the coronavirus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[46]</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p>
    <w:p w14:paraId="7B960D46" w14:textId="77777777" w:rsidR="00E546CA" w:rsidRDefault="00E546CA">
      <w:pPr>
        <w:rPr>
          <w:rStyle w:val="apple-converted-space"/>
          <w:rFonts w:ascii="Helvetica" w:hAnsi="Helvetica"/>
          <w:color w:val="000000"/>
          <w:sz w:val="22"/>
          <w:szCs w:val="22"/>
          <w:shd w:val="clear" w:color="auto" w:fill="FFFFFF"/>
          <w:lang w:val="en-US"/>
        </w:rPr>
      </w:pPr>
    </w:p>
    <w:p w14:paraId="3E1ED1AA" w14:textId="14A0A127" w:rsidR="00E546CA" w:rsidRPr="00F31CE8" w:rsidRDefault="00E546CA" w:rsidP="00E546C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31CE8">
        <w:rPr>
          <w:rFonts w:ascii="Helvetica" w:hAnsi="Helvetica"/>
          <w:b/>
          <w:color w:val="000000"/>
          <w:sz w:val="22"/>
          <w:szCs w:val="22"/>
          <w:shd w:val="clear" w:color="auto" w:fill="FFFFFF"/>
        </w:rPr>
        <w:t>or the nature of the disagreements with prior studies.</w:t>
      </w:r>
      <w:r w:rsidRPr="00F31CE8">
        <w:rPr>
          <w:rStyle w:val="apple-converted-space"/>
          <w:rFonts w:ascii="Helvetica" w:hAnsi="Helvetica"/>
          <w:b/>
          <w:color w:val="000000"/>
          <w:sz w:val="22"/>
          <w:szCs w:val="22"/>
          <w:shd w:val="clear" w:color="auto" w:fill="FFFFFF"/>
        </w:rPr>
        <w:t> </w:t>
      </w:r>
    </w:p>
    <w:p w14:paraId="7103E96C" w14:textId="77777777" w:rsidR="00E546CA" w:rsidRDefault="00E546CA">
      <w:pPr>
        <w:rPr>
          <w:rStyle w:val="apple-converted-space"/>
          <w:rFonts w:ascii="Helvetica" w:hAnsi="Helvetica"/>
          <w:color w:val="000000"/>
          <w:sz w:val="22"/>
          <w:szCs w:val="22"/>
          <w:shd w:val="clear" w:color="auto" w:fill="FFFFFF"/>
          <w:lang w:val="en-US"/>
        </w:rPr>
      </w:pPr>
    </w:p>
    <w:p w14:paraId="1E487A9A" w14:textId="65DD1156" w:rsidR="00E546CA" w:rsidRDefault="00E546CA" w:rsidP="00E546CA">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lastRenderedPageBreak/>
        <w:t xml:space="preserve">We hope that, with all these </w:t>
      </w:r>
      <w:r w:rsidR="00A83AF6">
        <w:rPr>
          <w:rStyle w:val="apple-converted-space"/>
          <w:rFonts w:ascii="Helvetica" w:hAnsi="Helvetica"/>
          <w:color w:val="000000"/>
          <w:sz w:val="22"/>
          <w:szCs w:val="22"/>
          <w:shd w:val="clear" w:color="auto" w:fill="FFFFFF"/>
          <w:lang w:val="en-US"/>
        </w:rPr>
        <w:t xml:space="preserve">new </w:t>
      </w:r>
      <w:r>
        <w:rPr>
          <w:rStyle w:val="apple-converted-space"/>
          <w:rFonts w:ascii="Helvetica" w:hAnsi="Helvetica"/>
          <w:color w:val="000000"/>
          <w:sz w:val="22"/>
          <w:szCs w:val="22"/>
          <w:shd w:val="clear" w:color="auto" w:fill="FFFFFF"/>
          <w:lang w:val="en-US"/>
        </w:rPr>
        <w:t>clarifications, the nature of disagreement has been explained.</w:t>
      </w:r>
    </w:p>
    <w:p w14:paraId="05078383" w14:textId="77777777" w:rsidR="00E546CA" w:rsidRPr="00F31CE8" w:rsidRDefault="00E546CA" w:rsidP="00E546CA">
      <w:pPr>
        <w:rPr>
          <w:rFonts w:ascii="Helvetica" w:hAnsi="Helvetica"/>
          <w:b/>
          <w:color w:val="000000"/>
          <w:sz w:val="22"/>
          <w:szCs w:val="22"/>
          <w:shd w:val="clear" w:color="auto" w:fill="FFFFFF"/>
        </w:rPr>
      </w:pPr>
    </w:p>
    <w:p w14:paraId="2A6A2322" w14:textId="152EB0CC"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shd w:val="clear" w:color="auto" w:fill="FFFFFF"/>
        </w:rPr>
        <w:t>Minor comments:</w:t>
      </w:r>
      <w:r w:rsidRPr="00F31CE8">
        <w:rPr>
          <w:rStyle w:val="apple-converted-space"/>
          <w:rFonts w:ascii="Helvetica" w:hAnsi="Helvetica"/>
          <w:b/>
          <w:color w:val="000000"/>
          <w:sz w:val="22"/>
          <w:szCs w:val="22"/>
          <w:shd w:val="clear" w:color="auto" w:fill="FFFFFF"/>
        </w:rPr>
        <w:t> </w:t>
      </w:r>
    </w:p>
    <w:p w14:paraId="4D05E6EB" w14:textId="77777777"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rPr>
        <w:br/>
      </w:r>
      <w:r w:rsidRPr="00F31CE8">
        <w:rPr>
          <w:rFonts w:ascii="Helvetica" w:hAnsi="Helvetica"/>
          <w:b/>
          <w:color w:val="000000"/>
          <w:sz w:val="22"/>
          <w:szCs w:val="22"/>
          <w:shd w:val="clear" w:color="auto" w:fill="FFFFFF"/>
        </w:rPr>
        <w:t>- Figure 5D should probably be redrawn since the graphic is from a previous study, and it is important that the authors have determined the interactions inferred from that study for comparison with their own.</w:t>
      </w:r>
      <w:r w:rsidRPr="00F31CE8">
        <w:rPr>
          <w:rStyle w:val="apple-converted-space"/>
          <w:rFonts w:ascii="Helvetica" w:hAnsi="Helvetica"/>
          <w:b/>
          <w:color w:val="000000"/>
          <w:sz w:val="22"/>
          <w:szCs w:val="22"/>
          <w:shd w:val="clear" w:color="auto" w:fill="FFFFFF"/>
        </w:rPr>
        <w:t> </w:t>
      </w:r>
    </w:p>
    <w:p w14:paraId="0C4CEE9F" w14:textId="77777777" w:rsidR="00F31CE8" w:rsidRDefault="00F31CE8">
      <w:pPr>
        <w:rPr>
          <w:rStyle w:val="apple-converted-space"/>
          <w:rFonts w:ascii="Helvetica" w:hAnsi="Helvetica"/>
          <w:color w:val="000000"/>
          <w:sz w:val="22"/>
          <w:szCs w:val="22"/>
          <w:shd w:val="clear" w:color="auto" w:fill="FFFFFF"/>
        </w:rPr>
      </w:pPr>
    </w:p>
    <w:p w14:paraId="690EE401" w14:textId="61A294BC" w:rsidR="00F31CE8" w:rsidRPr="00F31CE8" w:rsidRDefault="00F31CE8">
      <w:pPr>
        <w:rPr>
          <w:rStyle w:val="apple-converted-space"/>
          <w:rFonts w:ascii="Helvetica" w:hAnsi="Helvetica"/>
          <w:color w:val="000000"/>
          <w:sz w:val="22"/>
          <w:szCs w:val="22"/>
          <w:shd w:val="clear" w:color="auto" w:fill="FFFFFF"/>
          <w:lang w:val="en-US"/>
        </w:rPr>
      </w:pPr>
      <w:r w:rsidRPr="00AB7535">
        <w:rPr>
          <w:rStyle w:val="apple-converted-space"/>
          <w:rFonts w:ascii="Helvetica" w:hAnsi="Helvetica"/>
          <w:color w:val="000000"/>
          <w:sz w:val="22"/>
          <w:szCs w:val="22"/>
          <w:shd w:val="clear" w:color="auto" w:fill="FFFFFF"/>
          <w:lang w:val="en-US"/>
        </w:rPr>
        <w:t>Done</w:t>
      </w:r>
      <w:r w:rsidR="00A83AF6">
        <w:rPr>
          <w:rStyle w:val="apple-converted-space"/>
          <w:rFonts w:ascii="Helvetica" w:hAnsi="Helvetica"/>
          <w:color w:val="000000"/>
          <w:sz w:val="22"/>
          <w:szCs w:val="22"/>
          <w:shd w:val="clear" w:color="auto" w:fill="FFFFFF"/>
          <w:lang w:val="en-US"/>
        </w:rPr>
        <w:t xml:space="preserve"> (now Fig. 8)</w:t>
      </w:r>
      <w:r w:rsidRPr="00AB7535">
        <w:rPr>
          <w:rStyle w:val="apple-converted-space"/>
          <w:rFonts w:ascii="Helvetica" w:hAnsi="Helvetica"/>
          <w:color w:val="000000"/>
          <w:sz w:val="22"/>
          <w:szCs w:val="22"/>
          <w:shd w:val="clear" w:color="auto" w:fill="FFFFFF"/>
          <w:lang w:val="en-US"/>
        </w:rPr>
        <w:t>.</w:t>
      </w:r>
    </w:p>
    <w:p w14:paraId="1CBFDD7D" w14:textId="77777777" w:rsidR="00F31CE8" w:rsidRPr="009216F2"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9216F2">
        <w:rPr>
          <w:rFonts w:ascii="Helvetica" w:hAnsi="Helvetica"/>
          <w:b/>
          <w:color w:val="000000"/>
          <w:sz w:val="22"/>
          <w:szCs w:val="22"/>
          <w:shd w:val="clear" w:color="auto" w:fill="FFFFFF"/>
        </w:rPr>
        <w:t>- There is language used describing "bonds" in fitness valleys that I did not understand.</w:t>
      </w:r>
      <w:r w:rsidRPr="009216F2">
        <w:rPr>
          <w:rStyle w:val="apple-converted-space"/>
          <w:rFonts w:ascii="Helvetica" w:hAnsi="Helvetica"/>
          <w:b/>
          <w:color w:val="000000"/>
          <w:sz w:val="22"/>
          <w:szCs w:val="22"/>
          <w:shd w:val="clear" w:color="auto" w:fill="FFFFFF"/>
        </w:rPr>
        <w:t> </w:t>
      </w:r>
    </w:p>
    <w:p w14:paraId="095B2AC2" w14:textId="77777777" w:rsidR="009216F2" w:rsidRDefault="009216F2">
      <w:pPr>
        <w:rPr>
          <w:rStyle w:val="apple-converted-space"/>
          <w:rFonts w:ascii="Helvetica" w:hAnsi="Helvetica"/>
          <w:color w:val="000000"/>
          <w:sz w:val="22"/>
          <w:szCs w:val="22"/>
          <w:shd w:val="clear" w:color="auto" w:fill="FFFFFF"/>
          <w:lang w:val="en-US"/>
        </w:rPr>
      </w:pPr>
    </w:p>
    <w:p w14:paraId="4926E8FA" w14:textId="6853B22A" w:rsidR="00F31CE8" w:rsidRPr="00AB7535" w:rsidRDefault="009216F2">
      <w:pPr>
        <w:rPr>
          <w:rStyle w:val="apple-converted-space"/>
          <w:rFonts w:ascii="Times New Roman" w:hAnsi="Times New Roman" w:cs="Times New Roman"/>
          <w:color w:val="000000"/>
          <w:shd w:val="clear" w:color="auto" w:fill="FFFFFF"/>
          <w:lang w:val="en-US"/>
        </w:rPr>
      </w:pPr>
      <w:r>
        <w:rPr>
          <w:rStyle w:val="apple-converted-space"/>
          <w:rFonts w:ascii="Helvetica" w:hAnsi="Helvetica"/>
          <w:color w:val="000000"/>
          <w:sz w:val="22"/>
          <w:szCs w:val="22"/>
          <w:shd w:val="clear" w:color="auto" w:fill="FFFFFF"/>
          <w:lang w:val="en-US"/>
        </w:rPr>
        <w:t>Clarified:</w:t>
      </w:r>
      <w:r w:rsidR="00F31CE8" w:rsidRPr="00C90CFE">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 </w:t>
      </w:r>
      <w:r w:rsidRPr="00AB7535">
        <w:rPr>
          <w:rStyle w:val="apple-converted-space"/>
          <w:rFonts w:ascii="Times New Roman" w:hAnsi="Times New Roman" w:cs="Times New Roman"/>
          <w:color w:val="000000"/>
          <w:shd w:val="clear" w:color="auto" w:fill="FFFFFF"/>
          <w:lang w:val="en-US"/>
        </w:rPr>
        <w:t>"(</w:t>
      </w:r>
      <w:r w:rsidR="00F31CE8" w:rsidRPr="00AB7535">
        <w:rPr>
          <w:rStyle w:val="apple-converted-space"/>
          <w:rFonts w:ascii="Times New Roman" w:hAnsi="Times New Roman" w:cs="Times New Roman"/>
          <w:color w:val="000000"/>
          <w:shd w:val="clear" w:color="auto" w:fill="FFFFFF"/>
          <w:lang w:val="en-US"/>
        </w:rPr>
        <w:t>interactions</w:t>
      </w:r>
      <w:r w:rsidRPr="00AB7535">
        <w:rPr>
          <w:rStyle w:val="apple-converted-space"/>
          <w:rFonts w:ascii="Times New Roman" w:hAnsi="Times New Roman" w:cs="Times New Roman"/>
          <w:color w:val="000000"/>
          <w:shd w:val="clear" w:color="auto" w:fill="FFFFFF"/>
          <w:lang w:val="en-US"/>
        </w:rPr>
        <w:t>)"</w:t>
      </w:r>
      <w:r w:rsidR="00F31CE8" w:rsidRPr="00AB7535">
        <w:rPr>
          <w:rStyle w:val="apple-converted-space"/>
          <w:rFonts w:ascii="Times New Roman" w:hAnsi="Times New Roman" w:cs="Times New Roman"/>
          <w:color w:val="000000"/>
          <w:shd w:val="clear" w:color="auto" w:fill="FFFFFF"/>
          <w:lang w:val="en-US"/>
        </w:rPr>
        <w:t>.</w:t>
      </w:r>
    </w:p>
    <w:p w14:paraId="1E1C54D1" w14:textId="77777777" w:rsidR="00F31CE8" w:rsidRPr="00F31CE8"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F31CE8">
        <w:rPr>
          <w:rFonts w:ascii="Helvetica" w:hAnsi="Helvetica"/>
          <w:b/>
          <w:color w:val="000000"/>
          <w:sz w:val="22"/>
          <w:szCs w:val="22"/>
          <w:shd w:val="clear" w:color="auto" w:fill="FFFFFF"/>
        </w:rPr>
        <w:t>- UFE should certainly be described at first use in the results.</w:t>
      </w:r>
      <w:r w:rsidRPr="00F31CE8">
        <w:rPr>
          <w:rStyle w:val="apple-converted-space"/>
          <w:rFonts w:ascii="Helvetica" w:hAnsi="Helvetica"/>
          <w:b/>
          <w:color w:val="000000"/>
          <w:sz w:val="22"/>
          <w:szCs w:val="22"/>
          <w:shd w:val="clear" w:color="auto" w:fill="FFFFFF"/>
        </w:rPr>
        <w:t> </w:t>
      </w:r>
    </w:p>
    <w:p w14:paraId="40616054" w14:textId="77777777" w:rsidR="00F31CE8" w:rsidRDefault="00F31CE8">
      <w:pPr>
        <w:rPr>
          <w:rStyle w:val="apple-converted-space"/>
          <w:rFonts w:ascii="Helvetica" w:hAnsi="Helvetica"/>
          <w:color w:val="000000"/>
          <w:sz w:val="22"/>
          <w:szCs w:val="22"/>
          <w:shd w:val="clear" w:color="auto" w:fill="FFFFFF"/>
        </w:rPr>
      </w:pPr>
    </w:p>
    <w:p w14:paraId="481EDDD2" w14:textId="5C607860" w:rsidR="00F31CE8" w:rsidRPr="00F31CE8" w:rsidRDefault="00FC3865">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w:t>
      </w:r>
      <w:r w:rsidR="00F31CE8">
        <w:rPr>
          <w:rStyle w:val="apple-converted-space"/>
          <w:rFonts w:ascii="Helvetica" w:hAnsi="Helvetica"/>
          <w:color w:val="000000"/>
          <w:sz w:val="22"/>
          <w:szCs w:val="22"/>
          <w:shd w:val="clear" w:color="auto" w:fill="FFFFFF"/>
          <w:lang w:val="en-US"/>
        </w:rPr>
        <w:t>e</w:t>
      </w:r>
      <w:r w:rsidR="00A54A42">
        <w:rPr>
          <w:rStyle w:val="apple-converted-space"/>
          <w:rFonts w:ascii="Helvetica" w:hAnsi="Helvetica"/>
          <w:color w:val="000000"/>
          <w:sz w:val="22"/>
          <w:szCs w:val="22"/>
          <w:shd w:val="clear" w:color="auto" w:fill="FFFFFF"/>
          <w:lang w:val="en-US"/>
        </w:rPr>
        <w:t xml:space="preserve"> now describe it in </w:t>
      </w:r>
      <w:r w:rsidR="00A83AF6">
        <w:rPr>
          <w:rStyle w:val="apple-converted-space"/>
          <w:rFonts w:ascii="Helvetica" w:hAnsi="Helvetica"/>
          <w:color w:val="000000"/>
          <w:sz w:val="22"/>
          <w:szCs w:val="22"/>
          <w:shd w:val="clear" w:color="auto" w:fill="FFFFFF"/>
          <w:lang w:val="en-US"/>
        </w:rPr>
        <w:t>R</w:t>
      </w:r>
      <w:r w:rsidR="00A54A42">
        <w:rPr>
          <w:rStyle w:val="apple-converted-space"/>
          <w:rFonts w:ascii="Helvetica" w:hAnsi="Helvetica"/>
          <w:color w:val="000000"/>
          <w:sz w:val="22"/>
          <w:szCs w:val="22"/>
          <w:shd w:val="clear" w:color="auto" w:fill="FFFFFF"/>
          <w:lang w:val="en-US"/>
        </w:rPr>
        <w:t>esults and also</w:t>
      </w:r>
      <w:r w:rsidR="00F31CE8">
        <w:rPr>
          <w:rStyle w:val="apple-converted-space"/>
          <w:rFonts w:ascii="Helvetica" w:hAnsi="Helvetica"/>
          <w:color w:val="000000"/>
          <w:sz w:val="22"/>
          <w:szCs w:val="22"/>
          <w:shd w:val="clear" w:color="auto" w:fill="FFFFFF"/>
          <w:lang w:val="en-US"/>
        </w:rPr>
        <w:t xml:space="preserve"> </w:t>
      </w:r>
      <w:r w:rsidR="00A54A42">
        <w:rPr>
          <w:rStyle w:val="apple-converted-space"/>
          <w:rFonts w:ascii="Helvetica" w:hAnsi="Helvetica"/>
          <w:color w:val="000000"/>
          <w:sz w:val="22"/>
          <w:szCs w:val="22"/>
          <w:shd w:val="clear" w:color="auto" w:fill="FFFFFF"/>
          <w:lang w:val="en-US"/>
        </w:rPr>
        <w:t>refer to the</w:t>
      </w:r>
      <w:r>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Methods</w:t>
      </w:r>
      <w:r w:rsidR="00A54A42">
        <w:rPr>
          <w:rStyle w:val="apple-converted-space"/>
          <w:rFonts w:ascii="Helvetica" w:hAnsi="Helvetica"/>
          <w:color w:val="000000"/>
          <w:sz w:val="22"/>
          <w:szCs w:val="22"/>
          <w:shd w:val="clear" w:color="auto" w:fill="FFFFFF"/>
          <w:lang w:val="en-US"/>
        </w:rPr>
        <w:t xml:space="preserve"> section</w:t>
      </w:r>
      <w:r w:rsidR="00015361">
        <w:rPr>
          <w:rStyle w:val="apple-converted-space"/>
          <w:rFonts w:ascii="Helvetica" w:hAnsi="Helvetica"/>
          <w:color w:val="000000"/>
          <w:sz w:val="22"/>
          <w:szCs w:val="22"/>
          <w:shd w:val="clear" w:color="auto" w:fill="FFFFFF"/>
          <w:lang w:val="en-US"/>
        </w:rPr>
        <w:t>, in more detail</w:t>
      </w:r>
      <w:r w:rsidR="00F31CE8">
        <w:rPr>
          <w:rStyle w:val="apple-converted-space"/>
          <w:rFonts w:ascii="Helvetica" w:hAnsi="Helvetica"/>
          <w:color w:val="000000"/>
          <w:sz w:val="22"/>
          <w:szCs w:val="22"/>
          <w:shd w:val="clear" w:color="auto" w:fill="FFFFFF"/>
          <w:lang w:val="en-US"/>
        </w:rPr>
        <w:t>.</w:t>
      </w:r>
    </w:p>
    <w:p w14:paraId="350A42E9" w14:textId="77777777" w:rsidR="00292E84" w:rsidRDefault="00292E84">
      <w:pPr>
        <w:rPr>
          <w:rFonts w:ascii="Helvetica" w:hAnsi="Helvetica"/>
          <w:color w:val="000000"/>
          <w:sz w:val="22"/>
          <w:szCs w:val="22"/>
          <w:shd w:val="clear" w:color="auto" w:fill="FFFFFF"/>
          <w:lang w:val="en-US"/>
        </w:rPr>
      </w:pPr>
    </w:p>
    <w:p w14:paraId="3E5BC263" w14:textId="27BCF39E" w:rsidR="00F31CE8" w:rsidRDefault="00AB419D">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w:t>
      </w:r>
      <w:r w:rsidR="005F0D2E">
        <w:rPr>
          <w:rFonts w:ascii="Helvetica" w:hAnsi="Helvetica"/>
          <w:color w:val="000000"/>
          <w:sz w:val="22"/>
          <w:szCs w:val="22"/>
          <w:shd w:val="clear" w:color="auto" w:fill="FFFFFF"/>
          <w:lang w:val="en-US"/>
        </w:rPr>
        <w:t xml:space="preserve">the </w:t>
      </w:r>
      <w:r w:rsidR="00A83AF6">
        <w:rPr>
          <w:rFonts w:ascii="Helvetica" w:hAnsi="Helvetica"/>
          <w:color w:val="000000"/>
          <w:sz w:val="22"/>
          <w:szCs w:val="22"/>
          <w:shd w:val="clear" w:color="auto" w:fill="FFFFFF"/>
          <w:lang w:val="en-US"/>
        </w:rPr>
        <w:t xml:space="preserve">insightful </w:t>
      </w:r>
      <w:r>
        <w:rPr>
          <w:rFonts w:ascii="Helvetica" w:hAnsi="Helvetica"/>
          <w:color w:val="000000"/>
          <w:sz w:val="22"/>
          <w:szCs w:val="22"/>
          <w:shd w:val="clear" w:color="auto" w:fill="FFFFFF"/>
          <w:lang w:val="en-US"/>
        </w:rPr>
        <w:t>comments.</w:t>
      </w:r>
    </w:p>
    <w:p w14:paraId="5F23C60D" w14:textId="77777777" w:rsidR="009216F2" w:rsidRDefault="009216F2">
      <w:pPr>
        <w:rPr>
          <w:rFonts w:ascii="Helvetica" w:hAnsi="Helvetica"/>
          <w:color w:val="000000"/>
          <w:sz w:val="22"/>
          <w:szCs w:val="22"/>
          <w:shd w:val="clear" w:color="auto" w:fill="FFFFFF"/>
          <w:lang w:val="en-US"/>
        </w:rPr>
      </w:pPr>
    </w:p>
    <w:p w14:paraId="77C9FB16" w14:textId="77777777" w:rsidR="009216F2" w:rsidRPr="00712860" w:rsidRDefault="009216F2">
      <w:pPr>
        <w:rPr>
          <w:rFonts w:ascii="Helvetica" w:hAnsi="Helvetica"/>
          <w:color w:val="000000"/>
          <w:sz w:val="22"/>
          <w:szCs w:val="22"/>
          <w:shd w:val="clear" w:color="auto" w:fill="FFFFFF"/>
          <w:lang w:val="en-US"/>
        </w:rPr>
      </w:pPr>
    </w:p>
    <w:sectPr w:rsidR="009216F2" w:rsidRPr="00712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20002A87" w:usb1="00000000" w:usb2="00000000" w:usb3="00000000" w:csb0="000001FF" w:csb1="00000000"/>
  </w:font>
  <w:font w:name="Cambria Math">
    <w:panose1 w:val="02040503050406030204"/>
    <w:charset w:val="CC"/>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eirose2002@gmail.com">
    <w15:presenceInfo w15:providerId="Windows Live" w15:userId="5352a93f057e8c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371F4"/>
    <w:rsid w:val="00043A85"/>
    <w:rsid w:val="00043D3A"/>
    <w:rsid w:val="00047B35"/>
    <w:rsid w:val="00050A3A"/>
    <w:rsid w:val="00053D5A"/>
    <w:rsid w:val="00054F84"/>
    <w:rsid w:val="000633B8"/>
    <w:rsid w:val="00064A43"/>
    <w:rsid w:val="0007243A"/>
    <w:rsid w:val="00082298"/>
    <w:rsid w:val="00087634"/>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6146D"/>
    <w:rsid w:val="00177FDD"/>
    <w:rsid w:val="001801DA"/>
    <w:rsid w:val="0018032E"/>
    <w:rsid w:val="001819BB"/>
    <w:rsid w:val="00182872"/>
    <w:rsid w:val="001A4009"/>
    <w:rsid w:val="001A728B"/>
    <w:rsid w:val="001B1543"/>
    <w:rsid w:val="001B3EC4"/>
    <w:rsid w:val="001C04C4"/>
    <w:rsid w:val="001C3D07"/>
    <w:rsid w:val="001C3FD8"/>
    <w:rsid w:val="001C4480"/>
    <w:rsid w:val="001D1973"/>
    <w:rsid w:val="001D4ACE"/>
    <w:rsid w:val="001E0746"/>
    <w:rsid w:val="001F0B30"/>
    <w:rsid w:val="001F0DE7"/>
    <w:rsid w:val="001F52AF"/>
    <w:rsid w:val="001F5F81"/>
    <w:rsid w:val="001F7E3C"/>
    <w:rsid w:val="002018DD"/>
    <w:rsid w:val="00202CAE"/>
    <w:rsid w:val="0021263C"/>
    <w:rsid w:val="0021438F"/>
    <w:rsid w:val="00215670"/>
    <w:rsid w:val="00216930"/>
    <w:rsid w:val="00216D96"/>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5134"/>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1FD"/>
    <w:rsid w:val="00300643"/>
    <w:rsid w:val="003058EF"/>
    <w:rsid w:val="00311305"/>
    <w:rsid w:val="00313288"/>
    <w:rsid w:val="0031623F"/>
    <w:rsid w:val="00325179"/>
    <w:rsid w:val="00330336"/>
    <w:rsid w:val="00334403"/>
    <w:rsid w:val="00341C65"/>
    <w:rsid w:val="00342B06"/>
    <w:rsid w:val="0034353E"/>
    <w:rsid w:val="00352890"/>
    <w:rsid w:val="003552A3"/>
    <w:rsid w:val="003558C2"/>
    <w:rsid w:val="003621B2"/>
    <w:rsid w:val="00362A9E"/>
    <w:rsid w:val="00363582"/>
    <w:rsid w:val="00363E82"/>
    <w:rsid w:val="00374ED2"/>
    <w:rsid w:val="00375979"/>
    <w:rsid w:val="003850ED"/>
    <w:rsid w:val="00385B51"/>
    <w:rsid w:val="00393ED4"/>
    <w:rsid w:val="00394A37"/>
    <w:rsid w:val="00396881"/>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13B07"/>
    <w:rsid w:val="0042408F"/>
    <w:rsid w:val="004328D7"/>
    <w:rsid w:val="004372A3"/>
    <w:rsid w:val="0044599D"/>
    <w:rsid w:val="00453226"/>
    <w:rsid w:val="004537A8"/>
    <w:rsid w:val="0045680E"/>
    <w:rsid w:val="00457934"/>
    <w:rsid w:val="0047006F"/>
    <w:rsid w:val="00473A9D"/>
    <w:rsid w:val="00475836"/>
    <w:rsid w:val="004816A1"/>
    <w:rsid w:val="004840CD"/>
    <w:rsid w:val="004904C3"/>
    <w:rsid w:val="00497D8D"/>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C4FC1"/>
    <w:rsid w:val="005D412E"/>
    <w:rsid w:val="005E3D14"/>
    <w:rsid w:val="005F0D2E"/>
    <w:rsid w:val="005F2885"/>
    <w:rsid w:val="005F62E6"/>
    <w:rsid w:val="00602B02"/>
    <w:rsid w:val="00610180"/>
    <w:rsid w:val="0061286B"/>
    <w:rsid w:val="006144CA"/>
    <w:rsid w:val="00620546"/>
    <w:rsid w:val="00620991"/>
    <w:rsid w:val="00623600"/>
    <w:rsid w:val="00624595"/>
    <w:rsid w:val="006329A7"/>
    <w:rsid w:val="00650E7A"/>
    <w:rsid w:val="00651EC8"/>
    <w:rsid w:val="00660F68"/>
    <w:rsid w:val="00661198"/>
    <w:rsid w:val="0066602C"/>
    <w:rsid w:val="006729DA"/>
    <w:rsid w:val="00676B33"/>
    <w:rsid w:val="006868C3"/>
    <w:rsid w:val="00690F67"/>
    <w:rsid w:val="0069296F"/>
    <w:rsid w:val="00694CD2"/>
    <w:rsid w:val="006A4193"/>
    <w:rsid w:val="006B01F5"/>
    <w:rsid w:val="006B740A"/>
    <w:rsid w:val="006C22C3"/>
    <w:rsid w:val="006C4FA8"/>
    <w:rsid w:val="006D1C99"/>
    <w:rsid w:val="006D2D13"/>
    <w:rsid w:val="006D3C98"/>
    <w:rsid w:val="006D6FA2"/>
    <w:rsid w:val="006D7A73"/>
    <w:rsid w:val="006E25FD"/>
    <w:rsid w:val="006E310E"/>
    <w:rsid w:val="006F0687"/>
    <w:rsid w:val="006F7ED3"/>
    <w:rsid w:val="00700632"/>
    <w:rsid w:val="00706B61"/>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96F"/>
    <w:rsid w:val="00775FBA"/>
    <w:rsid w:val="007806B7"/>
    <w:rsid w:val="0078222D"/>
    <w:rsid w:val="00786D68"/>
    <w:rsid w:val="007913D4"/>
    <w:rsid w:val="007962D6"/>
    <w:rsid w:val="00796FB4"/>
    <w:rsid w:val="007A34F5"/>
    <w:rsid w:val="007A4437"/>
    <w:rsid w:val="007B2C1B"/>
    <w:rsid w:val="007B758F"/>
    <w:rsid w:val="007B7742"/>
    <w:rsid w:val="007C0420"/>
    <w:rsid w:val="007C0936"/>
    <w:rsid w:val="007C6318"/>
    <w:rsid w:val="007D4B91"/>
    <w:rsid w:val="007D71E7"/>
    <w:rsid w:val="007E3764"/>
    <w:rsid w:val="007F0434"/>
    <w:rsid w:val="007F4A31"/>
    <w:rsid w:val="00800C6D"/>
    <w:rsid w:val="00813C95"/>
    <w:rsid w:val="00814C4B"/>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11A"/>
    <w:rsid w:val="00915908"/>
    <w:rsid w:val="00915D34"/>
    <w:rsid w:val="00917E22"/>
    <w:rsid w:val="00917F60"/>
    <w:rsid w:val="00921262"/>
    <w:rsid w:val="009216F2"/>
    <w:rsid w:val="00923E6D"/>
    <w:rsid w:val="00927DA9"/>
    <w:rsid w:val="00940AFE"/>
    <w:rsid w:val="00945810"/>
    <w:rsid w:val="00952580"/>
    <w:rsid w:val="00955CAE"/>
    <w:rsid w:val="0096356A"/>
    <w:rsid w:val="00977924"/>
    <w:rsid w:val="009830BA"/>
    <w:rsid w:val="009A1697"/>
    <w:rsid w:val="009A2D24"/>
    <w:rsid w:val="009A3B16"/>
    <w:rsid w:val="009B0FE6"/>
    <w:rsid w:val="009C12B1"/>
    <w:rsid w:val="009D7091"/>
    <w:rsid w:val="009D7342"/>
    <w:rsid w:val="009E149F"/>
    <w:rsid w:val="009E243A"/>
    <w:rsid w:val="009E4D70"/>
    <w:rsid w:val="009F1552"/>
    <w:rsid w:val="009F4F56"/>
    <w:rsid w:val="00A010EE"/>
    <w:rsid w:val="00A0525F"/>
    <w:rsid w:val="00A057CC"/>
    <w:rsid w:val="00A12DD4"/>
    <w:rsid w:val="00A13369"/>
    <w:rsid w:val="00A16507"/>
    <w:rsid w:val="00A203D9"/>
    <w:rsid w:val="00A20EBC"/>
    <w:rsid w:val="00A23778"/>
    <w:rsid w:val="00A27538"/>
    <w:rsid w:val="00A3243B"/>
    <w:rsid w:val="00A5090F"/>
    <w:rsid w:val="00A54A42"/>
    <w:rsid w:val="00A64CCB"/>
    <w:rsid w:val="00A65A6B"/>
    <w:rsid w:val="00A66017"/>
    <w:rsid w:val="00A66333"/>
    <w:rsid w:val="00A769CB"/>
    <w:rsid w:val="00A770A6"/>
    <w:rsid w:val="00A77921"/>
    <w:rsid w:val="00A83243"/>
    <w:rsid w:val="00A83AF6"/>
    <w:rsid w:val="00A85993"/>
    <w:rsid w:val="00AB419D"/>
    <w:rsid w:val="00AB7219"/>
    <w:rsid w:val="00AB7535"/>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4E14"/>
    <w:rsid w:val="00C07ADF"/>
    <w:rsid w:val="00C12884"/>
    <w:rsid w:val="00C27258"/>
    <w:rsid w:val="00C328C6"/>
    <w:rsid w:val="00C348CC"/>
    <w:rsid w:val="00C51793"/>
    <w:rsid w:val="00C53AA4"/>
    <w:rsid w:val="00C551DA"/>
    <w:rsid w:val="00C62C19"/>
    <w:rsid w:val="00C65604"/>
    <w:rsid w:val="00C67628"/>
    <w:rsid w:val="00C7140A"/>
    <w:rsid w:val="00C72480"/>
    <w:rsid w:val="00C72CC4"/>
    <w:rsid w:val="00C73E12"/>
    <w:rsid w:val="00C75B06"/>
    <w:rsid w:val="00C7646C"/>
    <w:rsid w:val="00C771A0"/>
    <w:rsid w:val="00C82D58"/>
    <w:rsid w:val="00C8797A"/>
    <w:rsid w:val="00C90772"/>
    <w:rsid w:val="00C90CFE"/>
    <w:rsid w:val="00C92D0F"/>
    <w:rsid w:val="00C953F2"/>
    <w:rsid w:val="00C964EB"/>
    <w:rsid w:val="00CA398B"/>
    <w:rsid w:val="00CA5559"/>
    <w:rsid w:val="00CB0546"/>
    <w:rsid w:val="00CC2F32"/>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3940"/>
    <w:rsid w:val="00E24495"/>
    <w:rsid w:val="00E25845"/>
    <w:rsid w:val="00E26319"/>
    <w:rsid w:val="00E27239"/>
    <w:rsid w:val="00E369EA"/>
    <w:rsid w:val="00E41E7B"/>
    <w:rsid w:val="00E43292"/>
    <w:rsid w:val="00E4451D"/>
    <w:rsid w:val="00E4521C"/>
    <w:rsid w:val="00E47A1D"/>
    <w:rsid w:val="00E50B5F"/>
    <w:rsid w:val="00E546CA"/>
    <w:rsid w:val="00E55EFD"/>
    <w:rsid w:val="00E57460"/>
    <w:rsid w:val="00E607B9"/>
    <w:rsid w:val="00E610F3"/>
    <w:rsid w:val="00E615F8"/>
    <w:rsid w:val="00E61A5A"/>
    <w:rsid w:val="00E65018"/>
    <w:rsid w:val="00E82AF9"/>
    <w:rsid w:val="00E9148E"/>
    <w:rsid w:val="00E94510"/>
    <w:rsid w:val="00E9571B"/>
    <w:rsid w:val="00E97FE4"/>
    <w:rsid w:val="00EA5642"/>
    <w:rsid w:val="00EB0B01"/>
    <w:rsid w:val="00EB1D8F"/>
    <w:rsid w:val="00EB3BC4"/>
    <w:rsid w:val="00EB50E0"/>
    <w:rsid w:val="00EB5733"/>
    <w:rsid w:val="00EB7593"/>
    <w:rsid w:val="00EC4918"/>
    <w:rsid w:val="00EE4BEB"/>
    <w:rsid w:val="00EF5072"/>
    <w:rsid w:val="00EF5695"/>
    <w:rsid w:val="00EF5D2A"/>
    <w:rsid w:val="00EF654A"/>
    <w:rsid w:val="00F024CC"/>
    <w:rsid w:val="00F067AC"/>
    <w:rsid w:val="00F174F1"/>
    <w:rsid w:val="00F251B5"/>
    <w:rsid w:val="00F26121"/>
    <w:rsid w:val="00F27379"/>
    <w:rsid w:val="00F3110B"/>
    <w:rsid w:val="00F31215"/>
    <w:rsid w:val="00F31CE8"/>
    <w:rsid w:val="00F370B2"/>
    <w:rsid w:val="00F40B43"/>
    <w:rsid w:val="00F42DD9"/>
    <w:rsid w:val="00F47157"/>
    <w:rsid w:val="00F5569D"/>
    <w:rsid w:val="00F6129A"/>
    <w:rsid w:val="00F659E0"/>
    <w:rsid w:val="00F72A5A"/>
    <w:rsid w:val="00F877C6"/>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35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335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335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335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335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33529"/>
    <w:rPr>
      <w:rFonts w:eastAsiaTheme="majorEastAsia" w:cstheme="majorBidi"/>
      <w:color w:val="595959" w:themeColor="text1" w:themeTint="A6"/>
    </w:rPr>
  </w:style>
  <w:style w:type="character" w:customStyle="1" w:styleId="80">
    <w:name w:val="Заголовок 8 Знак"/>
    <w:basedOn w:val="a0"/>
    <w:link w:val="8"/>
    <w:uiPriority w:val="9"/>
    <w:semiHidden/>
    <w:rsid w:val="001335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33529"/>
    <w:rPr>
      <w:rFonts w:eastAsiaTheme="majorEastAsia" w:cstheme="majorBidi"/>
      <w:color w:val="272727" w:themeColor="text1" w:themeTint="D8"/>
    </w:rPr>
  </w:style>
  <w:style w:type="paragraph" w:styleId="a3">
    <w:name w:val="Title"/>
    <w:basedOn w:val="a"/>
    <w:next w:val="a"/>
    <w:link w:val="a4"/>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335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335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33529"/>
    <w:pPr>
      <w:spacing w:before="160" w:after="160"/>
      <w:jc w:val="center"/>
    </w:pPr>
    <w:rPr>
      <w:i/>
      <w:iCs/>
      <w:color w:val="404040" w:themeColor="text1" w:themeTint="BF"/>
    </w:rPr>
  </w:style>
  <w:style w:type="character" w:customStyle="1" w:styleId="22">
    <w:name w:val="Цитата 2 Знак"/>
    <w:basedOn w:val="a0"/>
    <w:link w:val="21"/>
    <w:uiPriority w:val="29"/>
    <w:rsid w:val="00133529"/>
    <w:rPr>
      <w:i/>
      <w:iCs/>
      <w:color w:val="404040" w:themeColor="text1" w:themeTint="BF"/>
    </w:rPr>
  </w:style>
  <w:style w:type="paragraph" w:styleId="a7">
    <w:name w:val="List Paragraph"/>
    <w:basedOn w:val="a"/>
    <w:uiPriority w:val="34"/>
    <w:qFormat/>
    <w:rsid w:val="00133529"/>
    <w:pPr>
      <w:ind w:left="720"/>
      <w:contextualSpacing/>
    </w:pPr>
  </w:style>
  <w:style w:type="character" w:styleId="a8">
    <w:name w:val="Intense Emphasis"/>
    <w:basedOn w:val="a0"/>
    <w:uiPriority w:val="21"/>
    <w:qFormat/>
    <w:rsid w:val="00133529"/>
    <w:rPr>
      <w:i/>
      <w:iCs/>
      <w:color w:val="2F5496" w:themeColor="accent1" w:themeShade="BF"/>
    </w:rPr>
  </w:style>
  <w:style w:type="paragraph" w:styleId="a9">
    <w:name w:val="Intense Quote"/>
    <w:basedOn w:val="a"/>
    <w:next w:val="a"/>
    <w:link w:val="aa"/>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33529"/>
    <w:rPr>
      <w:i/>
      <w:iCs/>
      <w:color w:val="2F5496" w:themeColor="accent1" w:themeShade="BF"/>
    </w:rPr>
  </w:style>
  <w:style w:type="character" w:styleId="ab">
    <w:name w:val="Intense Reference"/>
    <w:basedOn w:val="a0"/>
    <w:uiPriority w:val="32"/>
    <w:qFormat/>
    <w:rsid w:val="00133529"/>
    <w:rPr>
      <w:b/>
      <w:bCs/>
      <w:smallCaps/>
      <w:color w:val="2F5496" w:themeColor="accent1" w:themeShade="BF"/>
      <w:spacing w:val="5"/>
    </w:rPr>
  </w:style>
  <w:style w:type="character" w:customStyle="1" w:styleId="apple-converted-space">
    <w:name w:val="apple-converted-space"/>
    <w:basedOn w:val="a0"/>
    <w:rsid w:val="00133529"/>
  </w:style>
  <w:style w:type="character" w:styleId="ac">
    <w:name w:val="Hyperlink"/>
    <w:basedOn w:val="a0"/>
    <w:uiPriority w:val="99"/>
    <w:semiHidden/>
    <w:unhideWhenUsed/>
    <w:rsid w:val="00133529"/>
    <w:rPr>
      <w:color w:val="0000FF"/>
      <w:u w:val="single"/>
    </w:rPr>
  </w:style>
  <w:style w:type="character" w:styleId="ad">
    <w:name w:val="FollowedHyperlink"/>
    <w:basedOn w:val="a0"/>
    <w:uiPriority w:val="99"/>
    <w:semiHidden/>
    <w:unhideWhenUsed/>
    <w:rsid w:val="00B42A61"/>
    <w:rPr>
      <w:color w:val="954F72" w:themeColor="followedHyperlink"/>
      <w:u w:val="single"/>
    </w:rPr>
  </w:style>
  <w:style w:type="paragraph" w:styleId="ae">
    <w:name w:val="Revision"/>
    <w:hidden/>
    <w:uiPriority w:val="99"/>
    <w:semiHidden/>
    <w:rsid w:val="003B77F9"/>
  </w:style>
  <w:style w:type="character" w:styleId="af">
    <w:name w:val="annotation reference"/>
    <w:basedOn w:val="a0"/>
    <w:uiPriority w:val="99"/>
    <w:semiHidden/>
    <w:unhideWhenUsed/>
    <w:rsid w:val="00B36128"/>
    <w:rPr>
      <w:sz w:val="16"/>
      <w:szCs w:val="16"/>
    </w:rPr>
  </w:style>
  <w:style w:type="paragraph" w:styleId="af0">
    <w:name w:val="annotation text"/>
    <w:basedOn w:val="a"/>
    <w:link w:val="af1"/>
    <w:uiPriority w:val="99"/>
    <w:semiHidden/>
    <w:unhideWhenUsed/>
    <w:rsid w:val="00B36128"/>
    <w:rPr>
      <w:sz w:val="20"/>
      <w:szCs w:val="20"/>
    </w:rPr>
  </w:style>
  <w:style w:type="character" w:customStyle="1" w:styleId="af1">
    <w:name w:val="Текст примечания Знак"/>
    <w:basedOn w:val="a0"/>
    <w:link w:val="af0"/>
    <w:uiPriority w:val="99"/>
    <w:semiHidden/>
    <w:rsid w:val="00B36128"/>
    <w:rPr>
      <w:sz w:val="20"/>
      <w:szCs w:val="20"/>
    </w:rPr>
  </w:style>
  <w:style w:type="paragraph" w:styleId="af2">
    <w:name w:val="annotation subject"/>
    <w:basedOn w:val="af0"/>
    <w:next w:val="af0"/>
    <w:link w:val="af3"/>
    <w:uiPriority w:val="99"/>
    <w:semiHidden/>
    <w:unhideWhenUsed/>
    <w:rsid w:val="00B36128"/>
    <w:rPr>
      <w:b/>
      <w:bCs/>
    </w:rPr>
  </w:style>
  <w:style w:type="character" w:customStyle="1" w:styleId="af3">
    <w:name w:val="Тема примечания Знак"/>
    <w:basedOn w:val="af1"/>
    <w:link w:val="af2"/>
    <w:uiPriority w:val="99"/>
    <w:semiHidden/>
    <w:rsid w:val="00B36128"/>
    <w:rPr>
      <w:b/>
      <w:bCs/>
      <w:sz w:val="20"/>
      <w:szCs w:val="20"/>
    </w:rPr>
  </w:style>
  <w:style w:type="paragraph" w:styleId="af4">
    <w:name w:val="Balloon Text"/>
    <w:basedOn w:val="a"/>
    <w:link w:val="af5"/>
    <w:uiPriority w:val="99"/>
    <w:semiHidden/>
    <w:unhideWhenUsed/>
    <w:rsid w:val="00AB7535"/>
    <w:rPr>
      <w:rFonts w:ascii="Segoe UI" w:hAnsi="Segoe UI" w:cs="Segoe UI"/>
      <w:sz w:val="18"/>
      <w:szCs w:val="18"/>
    </w:rPr>
  </w:style>
  <w:style w:type="character" w:customStyle="1" w:styleId="af5">
    <w:name w:val="Текст выноски Знак"/>
    <w:basedOn w:val="a0"/>
    <w:link w:val="af4"/>
    <w:uiPriority w:val="99"/>
    <w:semiHidden/>
    <w:rsid w:val="00AB75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genetics/article?id=10.1371/journal.pgen.1001301" TargetMode="External"/><Relationship Id="rId5" Type="http://schemas.openxmlformats.org/officeDocument/2006/relationships/hyperlink" Target="https://www.pnas.org/doi/full/10.1073/pnas.2012331117" TargetMode="External"/><Relationship Id="rId4" Type="http://schemas.openxmlformats.org/officeDocument/2006/relationships/hyperlink" Target="https://journals.plos.org/plospathogens/article?id=10.1371/journal.ppat.100966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9459</Words>
  <Characters>53920</Characters>
  <Application>Microsoft Office Word</Application>
  <DocSecurity>0</DocSecurity>
  <Lines>449</Lines>
  <Paragraphs>126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reirose2002@gmail.com</cp:lastModifiedBy>
  <cp:revision>2</cp:revision>
  <dcterms:created xsi:type="dcterms:W3CDTF">2026-05-07T10:54:00Z</dcterms:created>
  <dcterms:modified xsi:type="dcterms:W3CDTF">2026-05-07T10:54:00Z</dcterms:modified>
</cp:coreProperties>
</file>